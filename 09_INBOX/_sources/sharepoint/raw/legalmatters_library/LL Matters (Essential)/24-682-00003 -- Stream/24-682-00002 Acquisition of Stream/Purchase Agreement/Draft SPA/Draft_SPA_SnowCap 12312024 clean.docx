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13417C93" w:rsidR="00FE1016" w:rsidRPr="00260FBB" w:rsidRDefault="00FE1016" w:rsidP="00FE1016">
      <w:pPr>
        <w:spacing w:before="120" w:line="300" w:lineRule="atLeast"/>
        <w:ind w:left="360"/>
        <w:jc w:val="center"/>
      </w:pPr>
      <w:r w:rsidRPr="00260FBB">
        <w:rPr>
          <w:rFonts w:eastAsia="Arial"/>
          <w:color w:val="000000"/>
        </w:rPr>
        <w:t>[</w:t>
      </w:r>
      <w:r w:rsidR="00DA7305">
        <w:rPr>
          <w:rFonts w:eastAsia="Arial"/>
          <w:color w:val="000000"/>
        </w:rPr>
        <w:t>Clear Sky</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del w:id="0" w:author="Matthew Levine" w:date="2025-01-09T11:44:00Z">
        <w:r w:rsidRPr="00260FBB" w:rsidDel="00F34ADC">
          <w:rPr>
            <w:rFonts w:eastAsia="Arial"/>
            <w:color w:val="000000"/>
          </w:rPr>
          <w:delText>jurisdiction</w:delText>
        </w:r>
      </w:del>
      <w:ins w:id="1" w:author="Matthew Levine" w:date="2025-01-09T11:44:00Z">
        <w:r w:rsidR="00F34ADC">
          <w:rPr>
            <w:rFonts w:eastAsia="Arial"/>
            <w:color w:val="000000"/>
          </w:rPr>
          <w:t>Hong Kong</w:t>
        </w:r>
      </w:ins>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000000">
      <w:pPr>
        <w:spacing w:before="120" w:line="300" w:lineRule="atLeast"/>
        <w:ind w:left="360"/>
        <w:jc w:val="center"/>
      </w:pPr>
      <w:r w:rsidRPr="001D4F64">
        <w:rPr>
          <w:rFonts w:eastAsia="Arial"/>
          <w:color w:val="000000"/>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6AB62490" w:rsidR="0017795B" w:rsidRPr="00260FBB" w:rsidRDefault="00DA7305">
      <w:pPr>
        <w:spacing w:before="120" w:line="300" w:lineRule="atLeast"/>
        <w:ind w:left="360"/>
        <w:jc w:val="center"/>
      </w:pPr>
      <w:r>
        <w:rPr>
          <w:rFonts w:eastAsia="Arial"/>
          <w:color w:val="000000"/>
        </w:rPr>
        <w:t>SnowCap Financial Limite</w:t>
      </w:r>
      <w:ins w:id="2" w:author="Matthew Levine" w:date="2025-01-09T11:44:00Z">
        <w:r w:rsidR="00F34ADC">
          <w:rPr>
            <w:rFonts w:eastAsia="Arial"/>
            <w:color w:val="000000"/>
          </w:rPr>
          <w:t>d</w:t>
        </w:r>
      </w:ins>
      <w:del w:id="3" w:author="Matthew Levine" w:date="2025-01-09T11:44:00Z">
        <w:r w:rsidRPr="00260FBB" w:rsidDel="00F34ADC">
          <w:rPr>
            <w:rFonts w:eastAsia="Arial"/>
            <w:color w:val="000000"/>
          </w:rPr>
          <w:delText>]</w:delText>
        </w:r>
      </w:del>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non-assessable;</w:t>
      </w:r>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r w:rsidRPr="00260FBB">
        <w:rPr>
          <w:rFonts w:eastAsia="Arial"/>
          <w:color w:val="000000"/>
        </w:rPr>
        <w:t>;</w:t>
      </w:r>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Corporation;</w:t>
      </w:r>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000000"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540C452"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2CD83789" w:rsidR="006932E0" w:rsidRDefault="006932E0" w:rsidP="006932E0">
      <w:pPr>
        <w:spacing w:before="120" w:line="300" w:lineRule="atLeast"/>
        <w:ind w:left="720" w:firstLine="720"/>
        <w:jc w:val="both"/>
        <w:rPr>
          <w:rFonts w:eastAsia="Arial"/>
          <w:color w:val="000000"/>
        </w:rPr>
      </w:pPr>
      <w:r>
        <w:rPr>
          <w:rFonts w:eastAsia="Arial"/>
          <w:color w:val="000000"/>
        </w:rPr>
        <w:t xml:space="preserve">2.2.2 </w:t>
      </w:r>
      <w:r w:rsidR="00AB5F86">
        <w:rPr>
          <w:rFonts w:eastAsia="Arial"/>
          <w:color w:val="000000"/>
        </w:rPr>
        <w:t xml:space="preserve"> </w:t>
      </w:r>
      <w:r w:rsidR="00CB7494">
        <w:rPr>
          <w:rFonts w:eastAsia="Arial"/>
          <w:color w:val="000000"/>
        </w:rPr>
        <w:t>[2</w:t>
      </w:r>
      <w:r w:rsidR="00DA7305">
        <w:rPr>
          <w:rFonts w:eastAsia="Arial"/>
          <w:color w:val="000000"/>
        </w:rPr>
        <w:t>0</w:t>
      </w:r>
      <w:r w:rsidR="00CB7494">
        <w:rPr>
          <w:rFonts w:eastAsia="Arial"/>
          <w:color w:val="000000"/>
        </w:rPr>
        <w:t>,000] [</w:t>
      </w:r>
      <w:r w:rsidR="00DA7305">
        <w:rPr>
          <w:rFonts w:eastAsia="Arial"/>
          <w:color w:val="000000"/>
        </w:rPr>
        <w:t>Euro</w:t>
      </w:r>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7DD75723" w:rsidR="00EE341D" w:rsidRDefault="006932E0" w:rsidP="006932E0">
      <w:pPr>
        <w:spacing w:before="120" w:line="300" w:lineRule="atLeast"/>
        <w:ind w:left="720" w:firstLine="720"/>
        <w:jc w:val="both"/>
        <w:rPr>
          <w:rFonts w:eastAsia="Arial"/>
          <w:color w:val="000000"/>
        </w:rPr>
      </w:pPr>
      <w:r>
        <w:rPr>
          <w:rFonts w:eastAsia="Arial"/>
          <w:color w:val="000000"/>
        </w:rPr>
        <w:t xml:space="preserve">2.2.3 </w:t>
      </w:r>
      <w:r w:rsidR="00EE341D">
        <w:rPr>
          <w:rFonts w:eastAsia="Arial"/>
          <w:color w:val="000000"/>
        </w:rPr>
        <w:t xml:space="preserve"> </w:t>
      </w:r>
      <w:r w:rsidR="00303FD2">
        <w:rPr>
          <w:rFonts w:eastAsia="Arial"/>
          <w:color w:val="000000"/>
        </w:rPr>
        <w:t>[</w:t>
      </w:r>
      <w:r w:rsidR="00DA7305">
        <w:rPr>
          <w:rFonts w:eastAsia="Arial"/>
          <w:color w:val="000000"/>
        </w:rPr>
        <w:t>10</w:t>
      </w:r>
      <w:r w:rsidR="00303FD2">
        <w:rPr>
          <w:rFonts w:eastAsia="Arial"/>
          <w:color w:val="000000"/>
        </w:rPr>
        <w:t>,000] [</w:t>
      </w:r>
      <w:r w:rsidR="00DA7305">
        <w:rPr>
          <w:rFonts w:eastAsia="Arial"/>
          <w:color w:val="000000"/>
        </w:rPr>
        <w:t>Euro</w:t>
      </w:r>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Agreement</w:t>
      </w:r>
      <w:r w:rsidR="00BF1BDB">
        <w:rPr>
          <w:rFonts w:eastAsia="Arial"/>
          <w:color w:val="000000"/>
        </w:rPr>
        <w:t>;</w:t>
      </w:r>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Date;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F00FC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certificates representing all the Purchased Shares duly endorsed in favour of the Purchaser</w:t>
      </w:r>
      <w:r w:rsidR="00FB4915">
        <w:rPr>
          <w:rFonts w:eastAsia="Arial"/>
          <w:color w:val="000000"/>
        </w:rPr>
        <w:t>;</w:t>
      </w:r>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registry;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1EAA87B"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 </w:t>
      </w:r>
    </w:p>
    <w:p w14:paraId="5179B140" w14:textId="3C8F1DA7"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p>
    <w:p w14:paraId="6ECCB330" w14:textId="205B181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p>
    <w:p w14:paraId="098C2A06" w14:textId="2409E744" w:rsidR="007615B6" w:rsidRPr="005435E8"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iv) </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1CECD76B" w:rsidR="008227BE" w:rsidRDefault="006E7AA7" w:rsidP="002E5A68">
      <w:pPr>
        <w:spacing w:before="120" w:line="300" w:lineRule="atLeast"/>
        <w:ind w:left="720"/>
        <w:jc w:val="both"/>
        <w:rPr>
          <w:rFonts w:eastAsia="Arial"/>
          <w:color w:val="000000"/>
        </w:rPr>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185CF598" w14:textId="4510E06A" w:rsidR="005D3D9A" w:rsidRDefault="006E7AA7" w:rsidP="001D4F64">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4BA4A390" w14:textId="77777777" w:rsidR="005D3D9A" w:rsidRDefault="005D3D9A">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1D4F64">
        <w:rPr>
          <w:rStyle w:val="Heading2Char"/>
          <w:rFonts w:ascii="Times New Roman" w:hAnsi="Times New Roman" w:cs="Times New Roman"/>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7EB894E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t xml:space="preserve">Broker </w:t>
      </w:r>
    </w:p>
    <w:p w14:paraId="192EC660" w14:textId="01515A8B" w:rsidR="0014150F" w:rsidRPr="000111C7" w:rsidRDefault="0014150F" w:rsidP="001D4F64">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5A5E9EFE" w14:textId="77777777" w:rsidR="005D3D9A" w:rsidRDefault="005D3D9A" w:rsidP="001D4F64">
      <w:pPr>
        <w:spacing w:before="120" w:line="300" w:lineRule="atLeast"/>
        <w:jc w:val="both"/>
        <w:rPr>
          <w:rFonts w:eastAsia="Arial"/>
          <w:color w:val="000000"/>
        </w:rPr>
      </w:pP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enure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402E2E60" w:rsidR="0017795B" w:rsidRPr="00260FBB" w:rsidRDefault="00950BFD">
      <w:pPr>
        <w:spacing w:before="200" w:line="300" w:lineRule="atLeast"/>
        <w:ind w:left="360"/>
        <w:jc w:val="both"/>
      </w:pPr>
      <w:r>
        <w:rPr>
          <w:rFonts w:eastAsia="Arial"/>
          <w:color w:val="000000"/>
        </w:rPr>
        <w:t>Jose David Barrios</w:t>
      </w:r>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3A8C9C6D" w:rsidR="00897EE1" w:rsidRPr="00260FBB" w:rsidRDefault="00950BFD" w:rsidP="00897EE1">
      <w:pPr>
        <w:spacing w:before="200" w:line="300" w:lineRule="atLeast"/>
        <w:ind w:left="360"/>
        <w:jc w:val="both"/>
      </w:pPr>
      <w:r>
        <w:rPr>
          <w:rFonts w:eastAsia="Arial"/>
          <w:color w:val="000000"/>
        </w:rPr>
        <w:t>Clear Sky</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r>
        <w:rPr>
          <w:rFonts w:eastAsia="Arial"/>
          <w:color w:val="000000"/>
        </w:rPr>
        <w:t>SnowCap Financial Ltd</w:t>
      </w:r>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Default="00344E98">
      <w:pPr>
        <w:spacing w:before="200" w:line="300" w:lineRule="atLeast"/>
        <w:ind w:left="360"/>
        <w:jc w:val="both"/>
        <w:rPr>
          <w:rFonts w:eastAsia="Arial"/>
          <w:color w:val="000000"/>
        </w:rPr>
      </w:pPr>
      <w:r>
        <w:rPr>
          <w:rFonts w:eastAsia="Arial"/>
          <w:color w:val="000000"/>
        </w:rPr>
        <w:t>[Director Name]</w:t>
      </w:r>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AC8CE" w14:textId="77777777" w:rsidR="00C66F4B" w:rsidRDefault="00C66F4B">
      <w:r>
        <w:separator/>
      </w:r>
    </w:p>
  </w:endnote>
  <w:endnote w:type="continuationSeparator" w:id="0">
    <w:p w14:paraId="0E321AD8" w14:textId="77777777" w:rsidR="00C66F4B" w:rsidRDefault="00C6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190E4" w14:textId="77777777" w:rsidR="00C66F4B" w:rsidRDefault="00C66F4B">
      <w:r>
        <w:separator/>
      </w:r>
    </w:p>
  </w:footnote>
  <w:footnote w:type="continuationSeparator" w:id="0">
    <w:p w14:paraId="7B306CFF" w14:textId="77777777" w:rsidR="00C66F4B" w:rsidRDefault="00C66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4150F"/>
    <w:rsid w:val="00155E74"/>
    <w:rsid w:val="0017795B"/>
    <w:rsid w:val="00196368"/>
    <w:rsid w:val="00196622"/>
    <w:rsid w:val="001C10A7"/>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260FF"/>
    <w:rsid w:val="00735E70"/>
    <w:rsid w:val="00736245"/>
    <w:rsid w:val="00747AB3"/>
    <w:rsid w:val="007615B6"/>
    <w:rsid w:val="00765D8B"/>
    <w:rsid w:val="007A6986"/>
    <w:rsid w:val="007B456D"/>
    <w:rsid w:val="007C3DA4"/>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A09FD"/>
    <w:rsid w:val="009A47E2"/>
    <w:rsid w:val="00A029CD"/>
    <w:rsid w:val="00A123E9"/>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66F4B"/>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D4163"/>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37DECF-E522-4A96-979B-03BF9B5E5BBA}"/>
</file>

<file path=customXml/itemProps2.xml><?xml version="1.0" encoding="utf-8"?>
<ds:datastoreItem xmlns:ds="http://schemas.openxmlformats.org/officeDocument/2006/customXml" ds:itemID="{B8ACA1B0-9797-4776-8840-8BCB58654A28}"/>
</file>

<file path=customXml/itemProps3.xml><?xml version="1.0" encoding="utf-8"?>
<ds:datastoreItem xmlns:ds="http://schemas.openxmlformats.org/officeDocument/2006/customXml" ds:itemID="{ECF0885F-AC4B-4031-B761-E02B775363DA}"/>
</file>

<file path=docProps/app.xml><?xml version="1.0" encoding="utf-8"?>
<Properties xmlns="http://schemas.openxmlformats.org/officeDocument/2006/extended-properties" xmlns:vt="http://schemas.openxmlformats.org/officeDocument/2006/docPropsVTypes">
  <Template>Normal.dotm</Template>
  <TotalTime>3</TotalTime>
  <Pages>9</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4</cp:revision>
  <dcterms:created xsi:type="dcterms:W3CDTF">2024-12-31T19:52:00Z</dcterms:created>
  <dcterms:modified xsi:type="dcterms:W3CDTF">2025-01-09T16:44:00Z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