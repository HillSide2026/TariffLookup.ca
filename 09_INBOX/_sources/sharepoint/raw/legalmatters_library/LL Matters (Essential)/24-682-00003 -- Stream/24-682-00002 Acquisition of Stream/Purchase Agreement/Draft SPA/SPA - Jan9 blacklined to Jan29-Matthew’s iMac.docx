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headerReference w:type="default" r:id="rId10"/>
          <w:footerReference w:type="default" r:id="rId11"/>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040BFBBF"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del w:id="0" w:author="Chen | Clearsky Network" w:date="2025-01-29T14:29:00Z">
        <w:r w:rsidRPr="00260FBB">
          <w:rPr>
            <w:rFonts w:eastAsia="Arial"/>
            <w:color w:val="000000"/>
          </w:rPr>
          <w:delText>[day]</w:delText>
        </w:r>
      </w:del>
      <w:ins w:id="1" w:author="Chen | Clearsky Network" w:date="2025-01-29T14:29:00Z">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ins>
      <w:r w:rsidRPr="00260FBB">
        <w:rPr>
          <w:rFonts w:eastAsia="Arial"/>
          <w:color w:val="000000"/>
        </w:rPr>
        <w:t xml:space="preserve"> day</w:t>
      </w:r>
      <w:proofErr w:type="gramEnd"/>
      <w:r w:rsidRPr="00260FBB">
        <w:rPr>
          <w:rFonts w:eastAsia="Arial"/>
          <w:color w:val="000000"/>
        </w:rPr>
        <w:t xml:space="preserve"> of </w:t>
      </w:r>
      <w:del w:id="2" w:author="Chen | Clearsky Network" w:date="2025-01-29T14:29:00Z">
        <w:r w:rsidRPr="00260FBB">
          <w:rPr>
            <w:rFonts w:eastAsia="Arial"/>
            <w:color w:val="000000"/>
          </w:rPr>
          <w:delText>[month], [</w:delText>
        </w:r>
      </w:del>
      <w:ins w:id="3" w:author="Chen | Clearsky Network" w:date="2025-01-29T14:29:00Z">
        <w:r w:rsidR="00AF6638">
          <w:rPr>
            <w:rFonts w:eastAsia="Arial"/>
            <w:color w:val="000000"/>
          </w:rPr>
          <w:t>January</w:t>
        </w:r>
        <w:r w:rsidRPr="00260FBB">
          <w:rPr>
            <w:rFonts w:eastAsia="Arial"/>
            <w:color w:val="000000"/>
          </w:rPr>
          <w:t xml:space="preserve"> </w:t>
        </w:r>
      </w:ins>
      <w:r w:rsidR="00AF6638">
        <w:rPr>
          <w:rFonts w:eastAsia="Arial"/>
          <w:color w:val="000000"/>
        </w:rPr>
        <w:t>2025</w:t>
      </w:r>
      <w:del w:id="4" w:author="Chen | Clearsky Network" w:date="2025-01-29T14:29:00Z">
        <w:r w:rsidRPr="00260FBB">
          <w:rPr>
            <w:rFonts w:eastAsia="Arial"/>
            <w:color w:val="000000"/>
          </w:rPr>
          <w:delText>]</w:delText>
        </w:r>
      </w:del>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AC5938B"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r w:rsidR="00AF6638" w:rsidRPr="00260FBB">
        <w:rPr>
          <w:rFonts w:eastAsia="Arial"/>
          <w:color w:val="000000"/>
        </w:rPr>
        <w:t>assessable</w:t>
      </w:r>
      <w:del w:id="5" w:author="Chen | Clearsky Network" w:date="2025-01-29T14:29:00Z">
        <w:r w:rsidRPr="00260FBB">
          <w:rPr>
            <w:rFonts w:eastAsia="Arial"/>
            <w:color w:val="000000"/>
          </w:rPr>
          <w:delText>;</w:delText>
        </w:r>
      </w:del>
      <w:ins w:id="6" w:author="Chen | Clearsky Network" w:date="2025-01-29T14:29:00Z">
        <w:r w:rsidR="00AF6638" w:rsidRPr="00260FBB">
          <w:rPr>
            <w:rFonts w:eastAsia="Arial"/>
            <w:color w:val="000000"/>
          </w:rPr>
          <w:t>.</w:t>
        </w:r>
      </w:ins>
    </w:p>
    <w:p w14:paraId="470692B7" w14:textId="49944A97"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del w:id="7" w:author="Chen | Clearsky Network" w:date="2025-01-29T14:29:00Z">
        <w:r w:rsidR="00F86C69">
          <w:rPr>
            <w:rFonts w:eastAsia="Arial"/>
            <w:color w:val="000000"/>
          </w:rPr>
          <w:delText>one</w:delText>
        </w:r>
      </w:del>
      <w:proofErr w:type="gramStart"/>
      <w:ins w:id="8" w:author="Chen | Clearsky Network" w:date="2025-01-29T14:29:00Z">
        <w:r w:rsidR="00EC1DBA">
          <w:rPr>
            <w:rFonts w:eastAsia="Arial"/>
            <w:color w:val="000000"/>
          </w:rPr>
          <w:t>twenty six</w:t>
        </w:r>
      </w:ins>
      <w:proofErr w:type="gramEnd"/>
      <w:r w:rsidR="00EC1DBA">
        <w:rPr>
          <w:rFonts w:eastAsia="Arial"/>
          <w:color w:val="000000"/>
        </w:rPr>
        <w:t xml:space="preserve"> thousand </w:t>
      </w:r>
      <w:del w:id="9" w:author="Chen | Clearsky Network" w:date="2025-01-29T14:29:00Z">
        <w:r w:rsidR="00F86C69">
          <w:rPr>
            <w:rFonts w:eastAsia="Arial"/>
            <w:color w:val="000000"/>
          </w:rPr>
          <w:delText>(1,000</w:delText>
        </w:r>
      </w:del>
      <w:ins w:id="10" w:author="Chen | Clearsky Network" w:date="2025-01-29T14:29:00Z">
        <w:r w:rsidR="00EC1DBA">
          <w:rPr>
            <w:rFonts w:eastAsia="Arial"/>
            <w:color w:val="000000"/>
          </w:rPr>
          <w:t xml:space="preserve">two hundred and </w:t>
        </w:r>
        <w:proofErr w:type="spellStart"/>
        <w:r w:rsidR="00EC1DBA">
          <w:rPr>
            <w:rFonts w:eastAsia="Arial"/>
            <w:color w:val="000000"/>
          </w:rPr>
          <w:t>fify</w:t>
        </w:r>
        <w:proofErr w:type="spellEnd"/>
        <w:r w:rsidR="00F86C69">
          <w:rPr>
            <w:rFonts w:eastAsia="Arial"/>
            <w:color w:val="000000"/>
          </w:rPr>
          <w:t xml:space="preserve"> (</w:t>
        </w:r>
        <w:r w:rsidR="00EC1DBA">
          <w:rPr>
            <w:rFonts w:eastAsia="Arial"/>
            <w:color w:val="000000"/>
          </w:rPr>
          <w:t>26,250</w:t>
        </w:r>
      </w:ins>
      <w:r w:rsidR="00F86C69">
        <w:rPr>
          <w:rFonts w:eastAsia="Arial"/>
          <w:color w:val="000000"/>
        </w:rPr>
        <w:t>)</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w:t>
      </w:r>
      <w:proofErr w:type="gramStart"/>
      <w:r w:rsidR="00F86C69">
        <w:rPr>
          <w:rFonts w:eastAsia="Arial"/>
          <w:color w:val="000000"/>
        </w:rPr>
        <w:t>all of</w:t>
      </w:r>
      <w:proofErr w:type="gramEnd"/>
      <w:r w:rsidR="00F86C69">
        <w:rPr>
          <w:rFonts w:eastAsia="Arial"/>
          <w:color w:val="000000"/>
        </w:rPr>
        <w:t xml:space="preserve">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del w:id="11" w:author="Chen | Clearsky Network" w:date="2025-01-29T14:29:00Z">
        <w:r w:rsidRPr="00260FBB">
          <w:rPr>
            <w:rFonts w:eastAsia="Arial"/>
            <w:color w:val="000000"/>
          </w:rPr>
          <w:delText>;</w:delText>
        </w:r>
      </w:del>
      <w:ins w:id="12" w:author="Chen | Clearsky Network" w:date="2025-01-29T14:29:00Z">
        <w:r w:rsidR="00AF6638" w:rsidRPr="00260FBB">
          <w:rPr>
            <w:rFonts w:eastAsia="Arial"/>
            <w:color w:val="000000"/>
          </w:rPr>
          <w:t>.</w:t>
        </w:r>
      </w:ins>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3139CA35"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del w:id="13" w:author="Chen | Clearsky Network" w:date="2025-01-29T14:29:00Z">
        <w:r w:rsidR="007B7F35">
          <w:rPr>
            <w:rFonts w:eastAsia="Arial"/>
            <w:color w:val="000000"/>
          </w:rPr>
          <w:delText xml:space="preserve"> </w:delText>
        </w:r>
      </w:del>
      <w:r w:rsidR="00AF6638">
        <w:rPr>
          <w:rFonts w:eastAsia="Arial"/>
          <w:color w:val="000000"/>
        </w:rPr>
        <w:t>.</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CB7494">
        <w:rPr>
          <w:rFonts w:eastAsia="Arial"/>
          <w:color w:val="000000"/>
        </w:rPr>
        <w:t>[</w:t>
      </w:r>
      <w:proofErr w:type="gramEnd"/>
      <w:r w:rsidR="007B7F35">
        <w:rPr>
          <w:rFonts w:eastAsia="Arial"/>
          <w:color w:val="000000"/>
        </w:rPr>
        <w:t>30</w:t>
      </w:r>
      <w:r w:rsidR="00CB7494">
        <w:rPr>
          <w:rFonts w:eastAsia="Arial"/>
          <w:color w:val="000000"/>
        </w:rPr>
        <w:t>,000]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110F2887"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w:t>
      </w:r>
      <w:del w:id="14" w:author="Chen | Clearsky Network" w:date="2025-01-29T14:29:00Z">
        <w:r w:rsidR="0080132A" w:rsidRPr="00E4535C">
          <w:rPr>
            <w:rFonts w:asciiTheme="majorBidi" w:hAnsiTheme="majorBidi" w:cstheme="majorBidi"/>
            <w:lang w:val="en-GB" w:bidi="he-IL"/>
          </w:rPr>
          <w:delText xml:space="preserve"> </w:delText>
        </w:r>
      </w:del>
      <w:r w:rsidRPr="00DB6366">
        <w:rPr>
          <w:rFonts w:asciiTheme="majorBidi" w:hAnsiTheme="majorBidi" w:cstheme="majorBidi"/>
          <w:lang w:val="en-GB" w:bidi="he-IL"/>
        </w:rPr>
        <w:t xml:space="preserve">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EA4F2AB"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0D926B4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del w:id="15" w:author="Chen | Clearsky Network" w:date="2025-01-29T14:29:00Z">
        <w:r w:rsidR="00BF1BDB">
          <w:rPr>
            <w:rFonts w:eastAsia="Arial"/>
            <w:color w:val="000000"/>
          </w:rPr>
          <w:delText>;</w:delText>
        </w:r>
      </w:del>
      <w:ins w:id="16" w:author="Chen | Clearsky Network" w:date="2025-01-29T14:29:00Z">
        <w:r w:rsidR="00AF6638">
          <w:rPr>
            <w:rFonts w:eastAsia="Arial"/>
            <w:color w:val="000000"/>
          </w:rPr>
          <w:t>.</w:t>
        </w:r>
      </w:ins>
    </w:p>
    <w:p w14:paraId="1CE19E89" w14:textId="452A7163"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del w:id="17" w:author="Chen | Clearsky Network" w:date="2025-01-29T14:29:00Z">
        <w:r w:rsidR="00BF1BDB">
          <w:rPr>
            <w:rFonts w:eastAsia="Arial"/>
            <w:color w:val="000000"/>
          </w:rPr>
          <w:delText>;</w:delText>
        </w:r>
      </w:del>
      <w:ins w:id="18" w:author="Chen | Clearsky Network" w:date="2025-01-29T14:29:00Z">
        <w:r w:rsidR="00AF6638">
          <w:rPr>
            <w:rFonts w:eastAsia="Arial"/>
            <w:color w:val="000000"/>
          </w:rPr>
          <w:t>.</w:t>
        </w:r>
      </w:ins>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084CC0B4"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del w:id="19" w:author="Chen | Clearsky Network" w:date="2025-01-29T14:29:00Z">
        <w:r w:rsidR="006E7AA7">
          <w:rPr>
            <w:rFonts w:eastAsia="Arial"/>
            <w:color w:val="000000"/>
          </w:rPr>
          <w:delText>”</w:delText>
        </w:r>
        <w:r w:rsidR="00F00FC8">
          <w:rPr>
            <w:rFonts w:eastAsia="Arial"/>
            <w:color w:val="000000"/>
          </w:rPr>
          <w:delText>;</w:delText>
        </w:r>
      </w:del>
      <w:ins w:id="20" w:author="Chen | Clearsky Network" w:date="2025-01-29T14:29:00Z">
        <w:r w:rsidR="00AF6638">
          <w:rPr>
            <w:rFonts w:eastAsia="Arial"/>
            <w:color w:val="000000"/>
          </w:rPr>
          <w:t>”.</w:t>
        </w:r>
      </w:ins>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038975C9"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del w:id="21" w:author="Chen | Clearsky Network" w:date="2025-01-29T14:29:00Z">
        <w:r w:rsidR="00FB4915">
          <w:rPr>
            <w:rFonts w:eastAsia="Arial"/>
            <w:color w:val="000000"/>
          </w:rPr>
          <w:delText>;</w:delText>
        </w:r>
      </w:del>
      <w:ins w:id="22" w:author="Chen | Clearsky Network" w:date="2025-01-29T14:29:00Z">
        <w:r w:rsidR="00AF6638">
          <w:rPr>
            <w:rFonts w:eastAsia="Arial"/>
            <w:color w:val="000000"/>
          </w:rPr>
          <w:t>.</w:t>
        </w:r>
      </w:ins>
    </w:p>
    <w:p w14:paraId="636BF5DA" w14:textId="4B7862EE"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del w:id="23" w:author="Chen | Clearsky Network" w:date="2025-01-29T14:29:00Z">
        <w:r w:rsidR="00067A64">
          <w:rPr>
            <w:rFonts w:eastAsia="Arial"/>
            <w:color w:val="000000"/>
          </w:rPr>
          <w:delText>;</w:delText>
        </w:r>
      </w:del>
      <w:ins w:id="24" w:author="Chen | Clearsky Network" w:date="2025-01-29T14:29:00Z">
        <w:r w:rsidR="00AF6638">
          <w:rPr>
            <w:rFonts w:eastAsia="Arial"/>
            <w:color w:val="000000"/>
          </w:rPr>
          <w:t>.</w:t>
        </w:r>
      </w:ins>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2"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4D31F65B"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52EB01FB"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DA7305">
      <w:pPr>
        <w:spacing w:before="200" w:line="300" w:lineRule="atLeast"/>
        <w:ind w:left="360"/>
        <w:jc w:val="center"/>
        <w:rPr>
          <w:rFonts w:eastAsia="Arial"/>
          <w:color w:val="000000"/>
        </w:rPr>
        <w:pPrChange w:id="25" w:author="Chen | Clearsky Network" w:date="2025-01-29T14:29:00Z">
          <w:pPr>
            <w:spacing w:before="200" w:line="300" w:lineRule="atLeast"/>
            <w:ind w:left="360"/>
            <w:jc w:val="both"/>
          </w:pPr>
        </w:pPrChange>
      </w:pPr>
    </w:p>
    <w:p w14:paraId="6478262A" w14:textId="77777777" w:rsidR="00DA7305" w:rsidRDefault="00DA7305">
      <w:pPr>
        <w:spacing w:before="200" w:line="300" w:lineRule="atLeast"/>
        <w:ind w:left="360"/>
        <w:jc w:val="both"/>
        <w:rPr>
          <w:del w:id="26" w:author="Chen | Clearsky Network" w:date="2025-01-29T14:29:00Z"/>
        </w:rPr>
        <w:sectPr w:rsidR="00DA7305">
          <w:headerReference w:type="even" r:id="rId13"/>
          <w:headerReference w:type="default" r:id="rId14"/>
          <w:footerReference w:type="even" r:id="rId15"/>
          <w:footerReference w:type="default" r:id="rId16"/>
          <w:footerReference w:type="first" r:id="rId17"/>
          <w:type w:val="continuous"/>
          <w:pgSz w:w="12240" w:h="15840"/>
          <w:pgMar w:top="840" w:right="1000" w:bottom="840" w:left="1000" w:header="400" w:footer="400" w:gutter="0"/>
          <w:pgNumType w:start="1"/>
          <w:cols w:space="720"/>
          <w:titlePg/>
        </w:sect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8"/>
          <w:headerReference w:type="default" r:id="rId19"/>
          <w:footerReference w:type="even" r:id="rId20"/>
          <w:footerReference w:type="default" r:id="rId21"/>
          <w:footerReference w:type="first" r:id="rId22"/>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A2CD1" w14:textId="77777777" w:rsidR="006B1D74" w:rsidRDefault="006B1D74">
      <w:r>
        <w:separator/>
      </w:r>
    </w:p>
  </w:endnote>
  <w:endnote w:type="continuationSeparator" w:id="0">
    <w:p w14:paraId="05C0B90D" w14:textId="77777777" w:rsidR="006B1D74" w:rsidRDefault="006B1D74">
      <w:r>
        <w:continuationSeparator/>
      </w:r>
    </w:p>
  </w:endnote>
  <w:endnote w:type="continuationNotice" w:id="1">
    <w:p w14:paraId="437D16E2" w14:textId="77777777" w:rsidR="006B1D74" w:rsidRDefault="006B1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EC2A" w14:textId="77777777" w:rsidR="006B1D74" w:rsidRDefault="006B1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2916F" w14:textId="77777777" w:rsidR="0017795B" w:rsidRDefault="0017795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141F3E69" w14:textId="77777777">
      <w:trPr>
        <w:jc w:val="center"/>
      </w:trPr>
      <w:tc>
        <w:tcPr>
          <w:tcW w:w="2600" w:type="dxa"/>
          <w:tcMar>
            <w:top w:w="200" w:type="dxa"/>
          </w:tcMar>
          <w:vAlign w:val="center"/>
        </w:tcPr>
        <w:p w14:paraId="49976AA7" w14:textId="77777777" w:rsidR="0017795B" w:rsidRDefault="0017795B"/>
      </w:tc>
      <w:tc>
        <w:tcPr>
          <w:tcW w:w="4880" w:type="dxa"/>
          <w:tcMar>
            <w:top w:w="200" w:type="dxa"/>
          </w:tcMar>
          <w:vAlign w:val="center"/>
        </w:tcPr>
        <w:p w14:paraId="50E3552B" w14:textId="77777777" w:rsidR="0017795B" w:rsidRDefault="0017795B"/>
      </w:tc>
      <w:tc>
        <w:tcPr>
          <w:tcW w:w="2600" w:type="dxa"/>
          <w:tcMar>
            <w:top w:w="200" w:type="dxa"/>
          </w:tcMar>
          <w:vAlign w:val="center"/>
        </w:tcPr>
        <w:p w14:paraId="3C473DEB" w14:textId="77777777" w:rsidR="0017795B" w:rsidRDefault="0017795B"/>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4926" w14:textId="77777777" w:rsidR="0017795B" w:rsidRDefault="0017795B">
    <w:pPr>
      <w:spacing w:before="20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35" w:author="Chen | Clearsky Network" w:date="2025-01-29T14:29:00Z">
        <w:pPr>
          <w:pStyle w:val="Footer"/>
        </w:pPr>
      </w:pPrChan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D59A9" w14:textId="77777777" w:rsidR="00E4535C" w:rsidRDefault="00E4535C">
    <w:pPr>
      <w:pStyle w:val="Footer"/>
      <w:rPr>
        <w:del w:id="36"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ins w:id="37" w:author="Chen | Clearsky Network" w:date="2025-01-29T14:29:00Z"/>
      </w:trPr>
      <w:tc>
        <w:tcPr>
          <w:tcW w:w="2600" w:type="dxa"/>
          <w:tcMar>
            <w:top w:w="200" w:type="dxa"/>
          </w:tcMar>
          <w:vAlign w:val="center"/>
        </w:tcPr>
        <w:p w14:paraId="3ADB9248" w14:textId="77777777" w:rsidR="0017795B" w:rsidRDefault="0017795B">
          <w:pPr>
            <w:rPr>
              <w:ins w:id="38" w:author="Chen | Clearsky Network" w:date="2025-01-29T14:29:00Z"/>
            </w:rPr>
          </w:pPr>
        </w:p>
      </w:tc>
      <w:tc>
        <w:tcPr>
          <w:tcW w:w="4880" w:type="dxa"/>
          <w:tcMar>
            <w:top w:w="200" w:type="dxa"/>
          </w:tcMar>
          <w:vAlign w:val="center"/>
        </w:tcPr>
        <w:p w14:paraId="1487A349" w14:textId="77777777" w:rsidR="0017795B" w:rsidRDefault="0017795B">
          <w:pPr>
            <w:rPr>
              <w:ins w:id="39" w:author="Chen | Clearsky Network" w:date="2025-01-29T14:29:00Z"/>
            </w:rPr>
          </w:pPr>
        </w:p>
      </w:tc>
      <w:tc>
        <w:tcPr>
          <w:tcW w:w="2600" w:type="dxa"/>
          <w:tcMar>
            <w:top w:w="200" w:type="dxa"/>
          </w:tcMar>
          <w:vAlign w:val="center"/>
        </w:tcPr>
        <w:p w14:paraId="328FD3CE" w14:textId="77777777" w:rsidR="0017795B" w:rsidRDefault="0017795B">
          <w:pPr>
            <w:rPr>
              <w:ins w:id="40" w:author="Chen | Clearsky Network" w:date="2025-01-29T14:29:00Z"/>
            </w:rPr>
          </w:pP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41"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D75BA" w14:textId="77777777" w:rsidR="006B1D74" w:rsidRDefault="006B1D74">
      <w:r>
        <w:separator/>
      </w:r>
    </w:p>
  </w:footnote>
  <w:footnote w:type="continuationSeparator" w:id="0">
    <w:p w14:paraId="6D711B1A" w14:textId="77777777" w:rsidR="006B1D74" w:rsidRDefault="006B1D74">
      <w:r>
        <w:continuationSeparator/>
      </w:r>
    </w:p>
  </w:footnote>
  <w:footnote w:type="continuationNotice" w:id="1">
    <w:p w14:paraId="0A1723C3" w14:textId="77777777" w:rsidR="006B1D74" w:rsidRDefault="006B1D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D3EBA" w14:textId="77777777" w:rsidR="006B1D74" w:rsidRDefault="006B1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1410" w14:textId="77777777" w:rsidR="0017795B" w:rsidRDefault="001779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5AB41C0C" w14:textId="77777777">
      <w:trPr>
        <w:jc w:val="center"/>
      </w:trPr>
      <w:tc>
        <w:tcPr>
          <w:tcW w:w="10080" w:type="dxa"/>
          <w:vAlign w:val="center"/>
        </w:tcPr>
        <w:p w14:paraId="13F5E08C"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048FE64" w14:textId="77777777">
      <w:trPr>
        <w:jc w:val="center"/>
      </w:trPr>
      <w:tc>
        <w:tcPr>
          <w:tcW w:w="10080" w:type="dxa"/>
        </w:tcPr>
        <w:p w14:paraId="4AA4D33F" w14:textId="77777777" w:rsidR="0017795B" w:rsidRDefault="00AB5F86">
          <w:pPr>
            <w:spacing w:before="60" w:after="200"/>
            <w:jc w:val="center"/>
          </w:pPr>
          <w:r>
            <w:rPr>
              <w:rFonts w:ascii="Arial" w:eastAsia="Arial" w:hAnsi="Arial" w:cs="Arial"/>
              <w:sz w:val="20"/>
            </w:rPr>
            <w:t xml:space="preserve"> </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27" w:author="Chen | Clearsky Network" w:date="2025-01-29T14:29:00Z">
        <w:pPr>
          <w:pStyle w:val="Header"/>
        </w:pPr>
      </w:pPrChang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F46D7" w14:textId="77777777" w:rsidR="00E4535C" w:rsidRDefault="00E4535C">
    <w:pPr>
      <w:pStyle w:val="Header"/>
      <w:rPr>
        <w:del w:id="28" w:author="Chen | Clearsky Network" w:date="2025-01-29T14:29:00Z"/>
      </w:rPr>
    </w:pPr>
  </w:p>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ins w:id="29" w:author="Chen | Clearsky Network" w:date="2025-01-29T14:29:00Z"/>
      </w:trPr>
      <w:tc>
        <w:tcPr>
          <w:tcW w:w="10080" w:type="dxa"/>
          <w:vAlign w:val="center"/>
        </w:tcPr>
        <w:p w14:paraId="7C575DE4" w14:textId="77777777" w:rsidR="0017795B" w:rsidRDefault="007D032A">
          <w:pPr>
            <w:jc w:val="right"/>
            <w:rPr>
              <w:ins w:id="30" w:author="Chen | Clearsky Network" w:date="2025-01-29T14:29:00Z"/>
            </w:rPr>
          </w:pPr>
          <w:ins w:id="31" w:author="Chen | Clearsky Network" w:date="2025-01-29T14:29:00Z">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ins>
        </w:p>
      </w:tc>
    </w:tr>
    <w:tr w:rsidR="0017795B" w14:paraId="3E37C213" w14:textId="77777777">
      <w:trPr>
        <w:jc w:val="center"/>
        <w:ins w:id="32" w:author="Chen | Clearsky Network" w:date="2025-01-29T14:29:00Z"/>
      </w:trPr>
      <w:tc>
        <w:tcPr>
          <w:tcW w:w="10080" w:type="dxa"/>
        </w:tcPr>
        <w:p w14:paraId="7FF03BEC" w14:textId="26745260" w:rsidR="0017795B" w:rsidRDefault="00AB5F86">
          <w:pPr>
            <w:spacing w:before="60" w:after="200"/>
            <w:jc w:val="center"/>
            <w:rPr>
              <w:ins w:id="33" w:author="Chen | Clearsky Network" w:date="2025-01-29T14:29:00Z"/>
            </w:rPr>
          </w:pPr>
          <w:ins w:id="34" w:author="Chen | Clearsky Network" w:date="2025-01-29T14:29:00Z">
            <w:r>
              <w:rPr>
                <w:rFonts w:ascii="Arial" w:eastAsia="Arial" w:hAnsi="Arial" w:cs="Arial"/>
                <w:sz w:val="20"/>
              </w:rPr>
              <w:t xml:space="preserve"> </w:t>
            </w:r>
          </w:ins>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C13EE"/>
    <w:rsid w:val="001D161A"/>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13E0"/>
    <w:rsid w:val="00382344"/>
    <w:rsid w:val="003E0CDA"/>
    <w:rsid w:val="004149EB"/>
    <w:rsid w:val="00422229"/>
    <w:rsid w:val="004563F2"/>
    <w:rsid w:val="004824AA"/>
    <w:rsid w:val="004A6618"/>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B1D74"/>
    <w:rsid w:val="006C0CAD"/>
    <w:rsid w:val="006C233E"/>
    <w:rsid w:val="006C4048"/>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9113F"/>
    <w:rsid w:val="00897EE1"/>
    <w:rsid w:val="008C391E"/>
    <w:rsid w:val="008E791C"/>
    <w:rsid w:val="008F333F"/>
    <w:rsid w:val="00924727"/>
    <w:rsid w:val="009257E8"/>
    <w:rsid w:val="0092660C"/>
    <w:rsid w:val="009426C8"/>
    <w:rsid w:val="009449AF"/>
    <w:rsid w:val="00946AC5"/>
    <w:rsid w:val="00950BFD"/>
    <w:rsid w:val="0098358F"/>
    <w:rsid w:val="009851E8"/>
    <w:rsid w:val="009A09FD"/>
    <w:rsid w:val="009A47E2"/>
    <w:rsid w:val="009A62DF"/>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51463"/>
    <w:rsid w:val="00D7647A"/>
    <w:rsid w:val="00D94B9C"/>
    <w:rsid w:val="00DA7305"/>
    <w:rsid w:val="00DA7627"/>
    <w:rsid w:val="00DB6366"/>
    <w:rsid w:val="00DD4163"/>
    <w:rsid w:val="00DF3E29"/>
    <w:rsid w:val="00DF473A"/>
    <w:rsid w:val="00DF7228"/>
    <w:rsid w:val="00E022EC"/>
    <w:rsid w:val="00E24757"/>
    <w:rsid w:val="00E4535C"/>
    <w:rsid w:val="00E473DC"/>
    <w:rsid w:val="00E55C30"/>
    <w:rsid w:val="00E7367D"/>
    <w:rsid w:val="00EA19B2"/>
    <w:rsid w:val="00EA251B"/>
    <w:rsid w:val="00EC1DBA"/>
    <w:rsid w:val="00ED1C2C"/>
    <w:rsid w:val="00EE2D75"/>
    <w:rsid w:val="00EE341D"/>
    <w:rsid w:val="00EF2A15"/>
    <w:rsid w:val="00F00FC8"/>
    <w:rsid w:val="00F1251C"/>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yperlink" Target="https://forms-formulaires.alpha.canada.ca/en/id/clwtp4i5j031kx883je15qc78" TargetMode="Externa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B65BBEFD-586F-4FF1-A049-86CEF7B2F6BE}"/>
</file>

<file path=customXml/itemProps3.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2773</Words>
  <Characters>14815</Characters>
  <Application>Microsoft Office Word</Application>
  <DocSecurity>0</DocSecurity>
  <Lines>123</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1</cp:revision>
  <dcterms:created xsi:type="dcterms:W3CDTF">2025-01-29T10:40:00Z</dcterms:created>
  <dcterms:modified xsi:type="dcterms:W3CDTF">2025-01-29T19:30:00Z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Order">
    <vt:r8>2210800</vt:r8>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