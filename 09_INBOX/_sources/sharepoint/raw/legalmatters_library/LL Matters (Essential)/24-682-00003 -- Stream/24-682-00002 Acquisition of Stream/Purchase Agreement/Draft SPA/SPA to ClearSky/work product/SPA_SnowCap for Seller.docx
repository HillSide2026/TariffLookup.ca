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9C62DD">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0E398F3C" w:rsidR="0017795B" w:rsidRPr="00260FBB" w:rsidRDefault="009C62DD"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del w:id="0" w:author="Matthew Levine" w:date="2025-01-09T11:45:00Z">
        <w:r w:rsidRPr="00260FBB" w:rsidDel="0071315D">
          <w:rPr>
            <w:rFonts w:eastAsia="Arial"/>
            <w:color w:val="000000"/>
          </w:rPr>
          <w:delText>year</w:delText>
        </w:r>
      </w:del>
      <w:ins w:id="1" w:author="Matthew Levine" w:date="2025-01-09T11:45:00Z">
        <w:r w:rsidR="0071315D">
          <w:rPr>
            <w:rFonts w:eastAsia="Arial"/>
            <w:color w:val="000000"/>
          </w:rPr>
          <w:t>2025</w:t>
        </w:r>
      </w:ins>
      <w:r w:rsidRPr="00260FBB">
        <w:rPr>
          <w:rFonts w:eastAsia="Arial"/>
          <w:color w:val="000000"/>
        </w:rPr>
        <w:t>]</w:t>
      </w:r>
    </w:p>
    <w:p w14:paraId="290F7ECD" w14:textId="77777777" w:rsidR="0017795B" w:rsidRPr="00260FBB" w:rsidRDefault="009C62DD">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9C62DD">
      <w:pPr>
        <w:spacing w:before="120" w:line="300" w:lineRule="atLeast"/>
        <w:ind w:left="360"/>
        <w:jc w:val="center"/>
      </w:pPr>
      <w:r w:rsidRPr="00260FBB">
        <w:rPr>
          <w:rFonts w:eastAsia="Arial"/>
          <w:color w:val="000000"/>
        </w:rPr>
        <w:t>(the “Vendor”)</w:t>
      </w:r>
    </w:p>
    <w:p w14:paraId="35E391F0" w14:textId="77777777" w:rsidR="0017795B" w:rsidRPr="00260FBB" w:rsidRDefault="009C62DD">
      <w:pPr>
        <w:spacing w:before="120" w:line="300" w:lineRule="atLeast"/>
        <w:ind w:left="360"/>
        <w:jc w:val="center"/>
      </w:pPr>
      <w:r w:rsidRPr="00260FBB">
        <w:rPr>
          <w:rFonts w:eastAsia="Arial"/>
          <w:color w:val="000000"/>
        </w:rPr>
        <w:t>–and–</w:t>
      </w:r>
    </w:p>
    <w:p w14:paraId="22499275" w14:textId="0B2B3E5C" w:rsidR="00FE1016" w:rsidRPr="00260FBB" w:rsidRDefault="00FE1016" w:rsidP="00FE1016">
      <w:pPr>
        <w:spacing w:before="120" w:line="300" w:lineRule="atLeast"/>
        <w:ind w:left="360"/>
        <w:jc w:val="center"/>
      </w:pPr>
      <w:r w:rsidRPr="00260FBB">
        <w:rPr>
          <w:rFonts w:eastAsia="Arial"/>
          <w:color w:val="000000"/>
        </w:rPr>
        <w:t>[</w:t>
      </w:r>
      <w:proofErr w:type="spellStart"/>
      <w:del w:id="2" w:author="Matthew Levine" w:date="2025-01-09T11:45:00Z">
        <w:r w:rsidR="00DA7305" w:rsidDel="0071315D">
          <w:rPr>
            <w:rFonts w:eastAsia="Arial"/>
            <w:color w:val="000000"/>
          </w:rPr>
          <w:delText>Clear Sky</w:delText>
        </w:r>
      </w:del>
      <w:ins w:id="3" w:author="Matthew Levine" w:date="2025-01-09T11:45:00Z">
        <w:r w:rsidR="0071315D" w:rsidRPr="0071315D">
          <w:rPr>
            <w:rFonts w:eastAsia="Arial"/>
            <w:color w:val="000000"/>
          </w:rPr>
          <w:t>Clearsky</w:t>
        </w:r>
        <w:proofErr w:type="spellEnd"/>
        <w:r w:rsidR="0071315D" w:rsidRPr="0071315D">
          <w:rPr>
            <w:rFonts w:eastAsia="Arial"/>
            <w:color w:val="000000"/>
          </w:rPr>
          <w:t xml:space="preserve"> Solutions Limited</w:t>
        </w:r>
      </w:ins>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del w:id="4" w:author="Matthew Levine" w:date="2025-01-09T11:44:00Z">
        <w:r w:rsidRPr="00260FBB" w:rsidDel="00F34ADC">
          <w:rPr>
            <w:rFonts w:eastAsia="Arial"/>
            <w:color w:val="000000"/>
          </w:rPr>
          <w:delText>jurisdiction</w:delText>
        </w:r>
      </w:del>
      <w:ins w:id="5" w:author="Matthew Levine" w:date="2025-01-09T11:44:00Z">
        <w:r w:rsidR="00F34ADC">
          <w:rPr>
            <w:rFonts w:eastAsia="Arial"/>
            <w:color w:val="000000"/>
          </w:rPr>
          <w:t>Hong Kong</w:t>
        </w:r>
      </w:ins>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9C62DD">
      <w:pPr>
        <w:spacing w:before="120" w:line="300" w:lineRule="atLeast"/>
        <w:ind w:left="360"/>
        <w:jc w:val="center"/>
      </w:pPr>
      <w:r w:rsidRPr="001D4F64">
        <w:rPr>
          <w:rFonts w:eastAsia="Arial"/>
          <w:color w:val="000000"/>
        </w:rPr>
        <w:t>(the “Purchaser”)</w:t>
      </w:r>
    </w:p>
    <w:p w14:paraId="5BCCA5A5" w14:textId="77777777" w:rsidR="0017795B" w:rsidRPr="00260FBB" w:rsidRDefault="009C62DD">
      <w:pPr>
        <w:spacing w:before="120" w:line="300" w:lineRule="atLeast"/>
        <w:ind w:left="360"/>
        <w:jc w:val="center"/>
      </w:pPr>
      <w:r w:rsidRPr="00260FBB">
        <w:rPr>
          <w:rFonts w:eastAsia="Arial"/>
          <w:color w:val="000000"/>
        </w:rPr>
        <w:t>–and–</w:t>
      </w:r>
    </w:p>
    <w:p w14:paraId="54FB8A66" w14:textId="6AB62490"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ins w:id="6" w:author="Matthew Levine" w:date="2025-01-09T11:44:00Z">
        <w:r w:rsidR="00F34ADC">
          <w:rPr>
            <w:rFonts w:eastAsia="Arial"/>
            <w:color w:val="000000"/>
          </w:rPr>
          <w:t>d</w:t>
        </w:r>
      </w:ins>
      <w:del w:id="7" w:author="Matthew Levine" w:date="2025-01-09T11:44:00Z">
        <w:r w:rsidRPr="00260FBB" w:rsidDel="00F34ADC">
          <w:rPr>
            <w:rFonts w:eastAsia="Arial"/>
            <w:color w:val="000000"/>
          </w:rPr>
          <w:delText>]</w:delText>
        </w:r>
      </w:del>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9C62DD">
      <w:pPr>
        <w:spacing w:before="120" w:line="300" w:lineRule="atLeast"/>
        <w:ind w:left="360"/>
        <w:jc w:val="center"/>
      </w:pPr>
      <w:r w:rsidRPr="00260FBB">
        <w:rPr>
          <w:rFonts w:eastAsia="Arial"/>
          <w:color w:val="000000"/>
        </w:rPr>
        <w:t>(the “Corporation”)</w:t>
      </w:r>
    </w:p>
    <w:p w14:paraId="08307BB5" w14:textId="5FB9CD1E" w:rsidR="0017795B" w:rsidRPr="00260FBB" w:rsidRDefault="009C62DD">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9C62DD">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9C62DD">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9C62DD">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9C62DD"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9C62DD"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9C62DD">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9C62DD"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2.2.3 </w:t>
      </w:r>
      <w:r w:rsidR="00EE341D">
        <w:rPr>
          <w:rFonts w:eastAsia="Arial"/>
          <w:color w:val="000000"/>
        </w:rPr>
        <w:t xml:space="preserve"> </w:t>
      </w:r>
      <w:r w:rsidR="00303FD2">
        <w:rPr>
          <w:rFonts w:eastAsia="Arial"/>
          <w:color w:val="000000"/>
        </w:rPr>
        <w:t>[</w:t>
      </w:r>
      <w:proofErr w:type="gramEnd"/>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proofErr w:type="gramStart"/>
      <w:r w:rsidR="006E7AA7">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proofErr w:type="gramStart"/>
      <w:r w:rsidRPr="00260FBB">
        <w:rPr>
          <w:rFonts w:eastAsia="Arial"/>
          <w:color w:val="000000"/>
        </w:rPr>
        <w:t>Purchaser</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9C62DD">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9C62DD">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1AA150D9" w:rsidR="007615B6" w:rsidRDefault="007615B6" w:rsidP="00784A43">
      <w:pPr>
        <w:spacing w:before="120" w:line="300" w:lineRule="atLeast"/>
        <w:ind w:left="1440"/>
        <w:jc w:val="both"/>
        <w:rPr>
          <w:color w:val="212121"/>
          <w:bdr w:val="none" w:sz="0" w:space="0" w:color="auto" w:frame="1"/>
          <w:shd w:val="clear" w:color="auto" w:fill="FFFFFF"/>
        </w:rPr>
        <w:pPrChange w:id="8" w:author="Matthew Levine" w:date="2025-01-09T11:49:00Z">
          <w:pPr>
            <w:spacing w:before="120" w:line="300" w:lineRule="atLeast"/>
            <w:ind w:left="720"/>
            <w:jc w:val="both"/>
          </w:pPr>
        </w:pPrChange>
      </w:pPr>
      <w:del w:id="9" w:author="Matthew Levine" w:date="2025-01-09T11:49:00Z">
        <w:r w:rsidDel="00784A43">
          <w:rPr>
            <w:color w:val="212121"/>
            <w:bdr w:val="none" w:sz="0" w:space="0" w:color="auto" w:frame="1"/>
            <w:shd w:val="clear" w:color="auto" w:fill="FFFFFF"/>
          </w:rPr>
          <w:tab/>
        </w:r>
      </w:del>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ins w:id="10" w:author="Matthew Levine" w:date="2025-01-09T11:48:00Z">
        <w:r w:rsidR="00784A43" w:rsidRPr="00784A43">
          <w:rPr>
            <w:color w:val="212121"/>
            <w:bdr w:val="none" w:sz="0" w:space="0" w:color="auto" w:frame="1"/>
            <w:shd w:val="clear" w:color="auto" w:fill="FFFFFF"/>
          </w:rPr>
          <w:t xml:space="preserve">Remitting funds or transmitting funds by any means or through any person, </w:t>
        </w:r>
        <w:proofErr w:type="gramStart"/>
        <w:r w:rsidR="00784A43" w:rsidRPr="00784A43">
          <w:rPr>
            <w:color w:val="212121"/>
            <w:bdr w:val="none" w:sz="0" w:space="0" w:color="auto" w:frame="1"/>
            <w:shd w:val="clear" w:color="auto" w:fill="FFFFFF"/>
          </w:rPr>
          <w:t>entity</w:t>
        </w:r>
        <w:proofErr w:type="gramEnd"/>
        <w:r w:rsidR="00784A43" w:rsidRPr="00784A43">
          <w:rPr>
            <w:color w:val="212121"/>
            <w:bdr w:val="none" w:sz="0" w:space="0" w:color="auto" w:frame="1"/>
            <w:shd w:val="clear" w:color="auto" w:fill="FFFFFF"/>
          </w:rPr>
          <w:t xml:space="preserve"> or electronic funds transfer network</w:t>
        </w:r>
      </w:ins>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ins w:id="11" w:author="Matthew Levine" w:date="2025-01-09T11:46:00Z">
        <w:r w:rsidR="009851E8">
          <w:rPr>
            <w:color w:val="212121"/>
            <w:bdr w:val="none" w:sz="0" w:space="0" w:color="auto" w:frame="1"/>
            <w:shd w:val="clear" w:color="auto" w:fill="FFFFFF"/>
          </w:rPr>
          <w:t>payment services</w:t>
        </w:r>
      </w:ins>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ins w:id="12" w:author="Matthew Levine" w:date="2025-01-09T11:48:00Z">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ins>
    </w:p>
    <w:p w14:paraId="098C2A06" w14:textId="7339AAA4" w:rsidR="007615B6" w:rsidRPr="005435E8" w:rsidDel="00784A43" w:rsidRDefault="007615B6" w:rsidP="000E7B2F">
      <w:pPr>
        <w:spacing w:before="120" w:line="300" w:lineRule="atLeast"/>
        <w:ind w:left="720"/>
        <w:jc w:val="both"/>
        <w:rPr>
          <w:del w:id="13" w:author="Matthew Levine" w:date="2025-01-09T11:49:00Z"/>
          <w:color w:val="212121"/>
          <w:bdr w:val="none" w:sz="0" w:space="0" w:color="auto" w:frame="1"/>
          <w:shd w:val="clear" w:color="auto" w:fill="FFFFFF"/>
        </w:rPr>
      </w:pPr>
      <w:del w:id="14" w:author="Matthew Levine" w:date="2025-01-09T11:49:00Z">
        <w:r w:rsidDel="00784A43">
          <w:rPr>
            <w:color w:val="212121"/>
            <w:bdr w:val="none" w:sz="0" w:space="0" w:color="auto" w:frame="1"/>
            <w:shd w:val="clear" w:color="auto" w:fill="FFFFFF"/>
          </w:rPr>
          <w:tab/>
          <w:delText xml:space="preserve">iv) </w:delText>
        </w:r>
      </w:del>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Del="00C22DC4" w:rsidRDefault="00E24757" w:rsidP="00A40AE9">
      <w:pPr>
        <w:spacing w:before="120" w:line="300" w:lineRule="atLeast"/>
        <w:ind w:left="720"/>
        <w:jc w:val="both"/>
        <w:rPr>
          <w:del w:id="15" w:author="Matthew Levine" w:date="2025-01-09T11:49:00Z"/>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rsidP="00C22DC4">
      <w:pPr>
        <w:spacing w:before="120" w:line="300" w:lineRule="atLeast"/>
        <w:ind w:left="720"/>
        <w:jc w:val="both"/>
        <w:rPr>
          <w:rFonts w:eastAsia="Arial"/>
          <w:color w:val="000000"/>
        </w:rPr>
      </w:pPr>
    </w:p>
    <w:p w14:paraId="050ED9A4" w14:textId="1CECD76B" w:rsidR="008227BE" w:rsidDel="00C22DC4" w:rsidRDefault="006E7AA7" w:rsidP="002E5A68">
      <w:pPr>
        <w:spacing w:before="120" w:line="300" w:lineRule="atLeast"/>
        <w:ind w:left="720"/>
        <w:jc w:val="both"/>
        <w:rPr>
          <w:del w:id="16" w:author="Matthew Levine" w:date="2025-01-09T11:49:00Z"/>
          <w:rFonts w:eastAsia="Arial"/>
          <w:color w:val="000000"/>
        </w:rPr>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rsidP="00C22DC4">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185CF598" w14:textId="4510E06A" w:rsidR="005D3D9A" w:rsidDel="00C22DC4" w:rsidRDefault="006E7AA7" w:rsidP="001D4F64">
      <w:pPr>
        <w:spacing w:before="120" w:line="300" w:lineRule="atLeast"/>
        <w:ind w:left="720"/>
        <w:jc w:val="both"/>
        <w:rPr>
          <w:del w:id="17" w:author="Matthew Levine" w:date="2025-01-09T11:49:00Z"/>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4BA4A390" w14:textId="77777777" w:rsidR="005D3D9A" w:rsidRDefault="005D3D9A" w:rsidP="00C22DC4">
      <w:pPr>
        <w:spacing w:before="120" w:line="300" w:lineRule="atLeast"/>
        <w:ind w:left="720"/>
        <w:jc w:val="both"/>
        <w:rPr>
          <w:rFonts w:eastAsia="Arial"/>
          <w:color w:val="000000"/>
        </w:rPr>
        <w:pPrChange w:id="18" w:author="Matthew Levine" w:date="2025-01-09T11:49:00Z">
          <w:pPr>
            <w:spacing w:before="120" w:line="300" w:lineRule="atLeast"/>
            <w:ind w:left="360"/>
            <w:jc w:val="both"/>
          </w:pPr>
        </w:pPrChange>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C22DC4">
        <w:rPr>
          <w:rStyle w:val="Heading2Char"/>
          <w:rFonts w:ascii="Times New Roman" w:hAnsi="Times New Roman" w:cs="Times New Roman"/>
          <w:b/>
          <w:bCs/>
          <w:color w:val="000000" w:themeColor="text1"/>
          <w:sz w:val="24"/>
          <w:szCs w:val="24"/>
          <w:rPrChange w:id="19" w:author="Matthew Levine" w:date="2025-01-09T11:49:00Z">
            <w:rPr>
              <w:rStyle w:val="Heading2Char"/>
              <w:rFonts w:ascii="Times New Roman" w:hAnsi="Times New Roman" w:cs="Times New Roman"/>
              <w:sz w:val="24"/>
              <w:szCs w:val="24"/>
            </w:rPr>
          </w:rPrChange>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192EC660" w14:textId="01515A8B" w:rsidR="0014150F" w:rsidRPr="000111C7" w:rsidDel="00C22DC4" w:rsidRDefault="0014150F" w:rsidP="001D4F64">
      <w:pPr>
        <w:pStyle w:val="LexisNexisList1"/>
        <w:numPr>
          <w:ilvl w:val="0"/>
          <w:numId w:val="0"/>
        </w:numPr>
        <w:ind w:left="720"/>
        <w:jc w:val="left"/>
        <w:rPr>
          <w:del w:id="20" w:author="Matthew Levine" w:date="2025-01-09T11:49:00Z"/>
        </w:rPr>
      </w:pPr>
      <w:r>
        <w:lastRenderedPageBreak/>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5A5E9EFE" w14:textId="77777777" w:rsidR="005D3D9A" w:rsidRDefault="005D3D9A" w:rsidP="00C22DC4">
      <w:pPr>
        <w:pStyle w:val="LexisNexisList1"/>
        <w:numPr>
          <w:ilvl w:val="0"/>
          <w:numId w:val="0"/>
        </w:numPr>
        <w:ind w:left="720"/>
        <w:jc w:val="left"/>
        <w:pPrChange w:id="21" w:author="Matthew Levine" w:date="2025-01-09T11:49:00Z">
          <w:pPr>
            <w:spacing w:before="120" w:line="300" w:lineRule="atLeast"/>
            <w:jc w:val="both"/>
          </w:pPr>
        </w:pPrChange>
      </w:pP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9C62DD">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ins w:id="22" w:author="Matthew Levine" w:date="2025-01-09T11:49:00Z">
        <w:r w:rsidR="00C22DC4">
          <w:rPr>
            <w:rFonts w:eastAsia="Arial"/>
            <w:color w:val="000000"/>
          </w:rPr>
          <w:t xml:space="preserve">as set out in the Finder Agreement between the Broker and the </w:t>
        </w:r>
      </w:ins>
      <w:ins w:id="23" w:author="Matthew Levine" w:date="2025-01-09T11:50:00Z">
        <w:r w:rsidR="00C22DC4">
          <w:rPr>
            <w:rFonts w:eastAsia="Arial"/>
            <w:color w:val="000000"/>
          </w:rPr>
          <w:t>Purchaser</w:t>
        </w:r>
      </w:ins>
    </w:p>
    <w:p w14:paraId="6BE46BC6" w14:textId="77777777" w:rsidR="0017795B" w:rsidRPr="00260FBB" w:rsidRDefault="009C62DD">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9C62DD">
      <w:pPr>
        <w:spacing w:before="200" w:line="300" w:lineRule="atLeast"/>
        <w:ind w:left="360"/>
        <w:jc w:val="both"/>
      </w:pPr>
      <w:r w:rsidRPr="00260FBB">
        <w:rPr>
          <w:rFonts w:eastAsia="Arial"/>
          <w:color w:val="000000"/>
        </w:rPr>
        <w:t>[Address]</w:t>
      </w:r>
    </w:p>
    <w:p w14:paraId="7AFEC54A" w14:textId="77777777" w:rsidR="0017795B" w:rsidRPr="00260FBB" w:rsidRDefault="009C62DD">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w:t>
      </w:r>
      <w:r w:rsidR="00897EE1" w:rsidRPr="00260FBB">
        <w:rPr>
          <w:rFonts w:eastAsia="Arial"/>
          <w:color w:val="000000"/>
        </w:rPr>
        <w:lastRenderedPageBreak/>
        <w:t>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9C62DD">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383660B5" w:rsidR="0017795B" w:rsidRPr="00260FBB" w:rsidRDefault="00950BFD">
      <w:pPr>
        <w:spacing w:before="200" w:line="300" w:lineRule="atLeast"/>
        <w:ind w:left="360"/>
        <w:jc w:val="both"/>
      </w:pPr>
      <w:del w:id="24" w:author="Matthew Levine" w:date="2025-01-09T11:50:00Z">
        <w:r w:rsidDel="009C62DD">
          <w:rPr>
            <w:rFonts w:eastAsia="Arial"/>
            <w:color w:val="000000"/>
          </w:rPr>
          <w:delText>Jose David Barrios</w:delText>
        </w:r>
      </w:del>
      <w:ins w:id="25" w:author="Matthew Levine" w:date="2025-01-09T11:50:00Z">
        <w:r w:rsidR="009C62DD">
          <w:rPr>
            <w:rFonts w:eastAsia="Arial"/>
            <w:color w:val="000000"/>
          </w:rPr>
          <w:t xml:space="preserve"> </w:t>
        </w:r>
      </w:ins>
    </w:p>
    <w:p w14:paraId="64C33203" w14:textId="77777777" w:rsidR="0017795B" w:rsidRPr="00260FBB" w:rsidRDefault="009C62DD">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rPr>
          <w:ins w:id="26" w:author="Matthew Levine" w:date="2025-01-09T11:50:00Z"/>
        </w:rPr>
      </w:pPr>
      <w:ins w:id="27" w:author="Matthew Levine" w:date="2025-01-09T11:50:00Z">
        <w:r>
          <w:rPr>
            <w:rFonts w:eastAsia="Arial"/>
            <w:color w:val="000000"/>
          </w:rPr>
          <w:t>Jose David Barrios</w:t>
        </w:r>
      </w:ins>
    </w:p>
    <w:p w14:paraId="57EC114A" w14:textId="4082C4EA" w:rsidR="00897EE1" w:rsidRPr="00260FBB" w:rsidRDefault="00897EE1" w:rsidP="00594981">
      <w:pPr>
        <w:spacing w:before="200" w:line="300" w:lineRule="atLeast"/>
        <w:jc w:val="both"/>
      </w:pPr>
    </w:p>
    <w:p w14:paraId="721BAD86" w14:textId="1AEB17BD" w:rsidR="00897EE1" w:rsidRPr="00260FBB" w:rsidRDefault="00950BFD" w:rsidP="00897EE1">
      <w:pPr>
        <w:spacing w:before="200" w:line="300" w:lineRule="atLeast"/>
        <w:ind w:left="360"/>
        <w:jc w:val="both"/>
      </w:pPr>
      <w:proofErr w:type="spellStart"/>
      <w:r>
        <w:rPr>
          <w:rFonts w:eastAsia="Arial"/>
          <w:color w:val="000000"/>
        </w:rPr>
        <w:t>Clear</w:t>
      </w:r>
      <w:del w:id="28" w:author="Matthew Levine" w:date="2025-01-09T11:50:00Z">
        <w:r w:rsidDel="009C62DD">
          <w:rPr>
            <w:rFonts w:eastAsia="Arial"/>
            <w:color w:val="000000"/>
          </w:rPr>
          <w:delText xml:space="preserve"> </w:delText>
        </w:r>
      </w:del>
      <w:r>
        <w:rPr>
          <w:rFonts w:eastAsia="Arial"/>
          <w:color w:val="000000"/>
        </w:rPr>
        <w:t>Sky</w:t>
      </w:r>
      <w:proofErr w:type="spellEnd"/>
      <w:ins w:id="29" w:author="Matthew Levine" w:date="2025-01-09T11:50:00Z">
        <w:r w:rsidR="009C62DD">
          <w:rPr>
            <w:rFonts w:eastAsia="Arial"/>
            <w:color w:val="000000"/>
          </w:rPr>
          <w:t xml:space="preserve"> Solutions Incorporated</w:t>
        </w:r>
      </w:ins>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029BCA35" w:rsidR="00594981" w:rsidRDefault="00594981" w:rsidP="00594981">
      <w:pPr>
        <w:spacing w:before="200" w:line="300" w:lineRule="atLeast"/>
        <w:ind w:left="360"/>
        <w:jc w:val="both"/>
        <w:rPr>
          <w:rFonts w:eastAsia="Arial"/>
          <w:color w:val="000000"/>
        </w:rPr>
      </w:pPr>
      <w:del w:id="30" w:author="Matthew Levine" w:date="2025-01-09T11:50:00Z">
        <w:r w:rsidDel="009C62DD">
          <w:rPr>
            <w:rFonts w:eastAsia="Arial"/>
            <w:color w:val="000000"/>
          </w:rPr>
          <w:delText>[</w:delText>
        </w:r>
        <w:r w:rsidRPr="00260FBB" w:rsidDel="009C62DD">
          <w:rPr>
            <w:rFonts w:eastAsia="Arial"/>
            <w:color w:val="000000"/>
          </w:rPr>
          <w:delText>President</w:delText>
        </w:r>
        <w:r w:rsidDel="009C62DD">
          <w:rPr>
            <w:rFonts w:eastAsia="Arial"/>
            <w:color w:val="000000"/>
          </w:rPr>
          <w:delText xml:space="preserve"> Name]</w:delText>
        </w:r>
      </w:del>
      <w:proofErr w:type="spellStart"/>
      <w:ins w:id="31" w:author="Matthew Levine" w:date="2025-01-09T11:50:00Z">
        <w:r w:rsidR="009C62DD">
          <w:rPr>
            <w:rFonts w:eastAsia="Arial"/>
            <w:color w:val="000000"/>
          </w:rPr>
          <w:t>Herinder</w:t>
        </w:r>
        <w:proofErr w:type="spellEnd"/>
        <w:r w:rsidR="009C62DD">
          <w:rPr>
            <w:rFonts w:eastAsia="Arial"/>
            <w:color w:val="000000"/>
          </w:rPr>
          <w:t xml:space="preserve"> </w:t>
        </w:r>
        <w:proofErr w:type="spellStart"/>
        <w:r w:rsidR="009C62DD">
          <w:rPr>
            <w:rFonts w:eastAsia="Arial"/>
            <w:color w:val="000000"/>
          </w:rPr>
          <w:t>Bedi</w:t>
        </w:r>
      </w:ins>
      <w:proofErr w:type="spellEnd"/>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9C62DD">
      <w:pPr>
        <w:spacing w:before="200" w:line="300" w:lineRule="atLeast"/>
        <w:ind w:left="360"/>
        <w:jc w:val="both"/>
      </w:pPr>
      <w:r w:rsidRPr="00260FBB">
        <w:rPr>
          <w:rFonts w:eastAsia="Arial"/>
          <w:color w:val="000000"/>
        </w:rPr>
        <w:t>By: _________________________ c/s</w:t>
      </w:r>
    </w:p>
    <w:p w14:paraId="7DB06BEE" w14:textId="0F51BACB" w:rsidR="0017795B" w:rsidRDefault="00344E98">
      <w:pPr>
        <w:spacing w:before="200" w:line="300" w:lineRule="atLeast"/>
        <w:ind w:left="360"/>
        <w:jc w:val="both"/>
        <w:rPr>
          <w:rFonts w:eastAsia="Arial"/>
          <w:color w:val="000000"/>
        </w:rPr>
      </w:pPr>
      <w:del w:id="32" w:author="Matthew Levine" w:date="2025-01-09T11:50:00Z">
        <w:r w:rsidDel="009C62DD">
          <w:rPr>
            <w:rFonts w:eastAsia="Arial"/>
            <w:color w:val="000000"/>
          </w:rPr>
          <w:delText>[Director Name]</w:delText>
        </w:r>
      </w:del>
      <w:ins w:id="33" w:author="Matthew Levine" w:date="2025-01-09T11:50:00Z">
        <w:r w:rsidR="009C62DD">
          <w:rPr>
            <w:rFonts w:eastAsia="Arial"/>
            <w:color w:val="000000"/>
          </w:rPr>
          <w:t>Jose David Barrios</w:t>
        </w:r>
      </w:ins>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2A8B0" w14:textId="77777777" w:rsidR="00223C11" w:rsidRDefault="00223C11">
      <w:r>
        <w:separator/>
      </w:r>
    </w:p>
  </w:endnote>
  <w:endnote w:type="continuationSeparator" w:id="0">
    <w:p w14:paraId="769E57AB" w14:textId="77777777" w:rsidR="00223C11" w:rsidRDefault="0022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BBB0" w14:textId="77777777" w:rsidR="00223C11" w:rsidRDefault="00223C11">
      <w:r>
        <w:separator/>
      </w:r>
    </w:p>
  </w:footnote>
  <w:footnote w:type="continuationSeparator" w:id="0">
    <w:p w14:paraId="3EB6CD89" w14:textId="77777777" w:rsidR="00223C11" w:rsidRDefault="0022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9C62DD">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22229"/>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03F474-7171-41AF-921D-FDA7A417DA2C}"/>
</file>

<file path=customXml/itemProps2.xml><?xml version="1.0" encoding="utf-8"?>
<ds:datastoreItem xmlns:ds="http://schemas.openxmlformats.org/officeDocument/2006/customXml" ds:itemID="{C5F2C0F9-3466-456E-89B6-8267E82A7590}"/>
</file>

<file path=customXml/itemProps3.xml><?xml version="1.0" encoding="utf-8"?>
<ds:datastoreItem xmlns:ds="http://schemas.openxmlformats.org/officeDocument/2006/customXml" ds:itemID="{FF0978E6-41A3-4459-9F09-7097F0B8D0BC}"/>
</file>

<file path=docProps/app.xml><?xml version="1.0" encoding="utf-8"?>
<Properties xmlns="http://schemas.openxmlformats.org/officeDocument/2006/extended-properties" xmlns:vt="http://schemas.openxmlformats.org/officeDocument/2006/docPropsVTypes">
  <Template>Normal.dotm</Template>
  <TotalTime>5</TotalTime>
  <Pages>9</Pages>
  <Words>2657</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8</cp:revision>
  <dcterms:created xsi:type="dcterms:W3CDTF">2025-01-09T16:45:00Z</dcterms:created>
  <dcterms:modified xsi:type="dcterms:W3CDTF">2025-01-09T16:51:00Z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