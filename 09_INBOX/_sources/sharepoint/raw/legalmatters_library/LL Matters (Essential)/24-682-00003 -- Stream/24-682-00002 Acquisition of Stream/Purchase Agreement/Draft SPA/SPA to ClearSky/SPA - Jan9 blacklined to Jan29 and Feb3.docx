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headerReference w:type="default" r:id="rId10"/>
          <w:footerReference w:type="default" r:id="rId11"/>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040BFBBF"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del w:id="0" w:author="Chen | Clearsky Network" w:date="2025-01-29T14:29:00Z">
        <w:r w:rsidRPr="00260FBB">
          <w:rPr>
            <w:rFonts w:eastAsia="Arial"/>
            <w:color w:val="000000"/>
          </w:rPr>
          <w:delText>[day]</w:delText>
        </w:r>
      </w:del>
      <w:ins w:id="1" w:author="Chen | Clearsky Network" w:date="2025-01-29T14:29:00Z">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ins>
      <w:r w:rsidRPr="00260FBB">
        <w:rPr>
          <w:rFonts w:eastAsia="Arial"/>
          <w:color w:val="000000"/>
        </w:rPr>
        <w:t xml:space="preserve"> day</w:t>
      </w:r>
      <w:proofErr w:type="gramEnd"/>
      <w:r w:rsidRPr="00260FBB">
        <w:rPr>
          <w:rFonts w:eastAsia="Arial"/>
          <w:color w:val="000000"/>
        </w:rPr>
        <w:t xml:space="preserve"> of </w:t>
      </w:r>
      <w:del w:id="2" w:author="Chen | Clearsky Network" w:date="2025-01-29T14:29:00Z">
        <w:r w:rsidRPr="00260FBB">
          <w:rPr>
            <w:rFonts w:eastAsia="Arial"/>
            <w:color w:val="000000"/>
          </w:rPr>
          <w:delText>[month], [</w:delText>
        </w:r>
      </w:del>
      <w:ins w:id="3" w:author="Chen | Clearsky Network" w:date="2025-01-29T14:29:00Z">
        <w:r w:rsidR="00AF6638">
          <w:rPr>
            <w:rFonts w:eastAsia="Arial"/>
            <w:color w:val="000000"/>
          </w:rPr>
          <w:t>January</w:t>
        </w:r>
        <w:r w:rsidRPr="00260FBB">
          <w:rPr>
            <w:rFonts w:eastAsia="Arial"/>
            <w:color w:val="000000"/>
          </w:rPr>
          <w:t xml:space="preserve"> </w:t>
        </w:r>
      </w:ins>
      <w:r w:rsidR="00AF6638">
        <w:rPr>
          <w:rFonts w:eastAsia="Arial"/>
          <w:color w:val="000000"/>
        </w:rPr>
        <w:t>2025</w:t>
      </w:r>
      <w:del w:id="4" w:author="Chen | Clearsky Network" w:date="2025-01-29T14:29:00Z">
        <w:r w:rsidRPr="00260FBB">
          <w:rPr>
            <w:rFonts w:eastAsia="Arial"/>
            <w:color w:val="000000"/>
          </w:rPr>
          <w:delText>]</w:delText>
        </w:r>
      </w:del>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AC5938B"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ins w:id="5" w:author="Chen | Clearsky Network" w:date="2025-01-29T14:29:00Z">
        <w:r w:rsidR="00AF6638" w:rsidRPr="00260FBB">
          <w:rPr>
            <w:rFonts w:eastAsia="Arial"/>
            <w:color w:val="000000"/>
          </w:rPr>
          <w:t>.</w:t>
        </w:r>
      </w:ins>
      <w:proofErr w:type="gramEnd"/>
    </w:p>
    <w:p w14:paraId="3A389BC0" w14:textId="7703EFDB" w:rsidR="009C1280" w:rsidRPr="004A66B2" w:rsidRDefault="007D032A" w:rsidP="004A66B2">
      <w:pPr>
        <w:spacing w:before="200" w:line="300" w:lineRule="atLeast"/>
        <w:ind w:left="360"/>
        <w:jc w:val="both"/>
        <w:rPr>
          <w:rFonts w:eastAsia="Arial"/>
          <w:color w:val="000000"/>
          <w:rPrChange w:id="6" w:author="Matthew Levine" w:date="2025-02-03T12:57:00Z" w16du:dateUtc="2025-02-03T17:57:00Z">
            <w:rPr/>
          </w:rPrChange>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ins w:id="7" w:author="Chen | Clearsky Network" w:date="2025-01-29T14:29:00Z">
        <w:del w:id="8" w:author="Matthew Levine" w:date="2025-02-03T12:55:00Z" w16du:dateUtc="2025-02-03T17:55:00Z">
          <w:r w:rsidR="00EC1DBA" w:rsidDel="00662294">
            <w:rPr>
              <w:rFonts w:eastAsia="Arial"/>
              <w:color w:val="000000"/>
            </w:rPr>
            <w:delText>twenty six</w:delText>
          </w:r>
        </w:del>
      </w:ins>
      <w:r w:rsidR="00EC1DBA">
        <w:rPr>
          <w:rFonts w:eastAsia="Arial"/>
          <w:color w:val="000000"/>
        </w:rPr>
        <w:t xml:space="preserve"> thousand </w:t>
      </w:r>
      <w:r w:rsidR="00F86C69">
        <w:rPr>
          <w:rFonts w:eastAsia="Arial"/>
          <w:color w:val="000000"/>
        </w:rPr>
        <w:t>(1,000</w:t>
      </w:r>
      <w:ins w:id="9" w:author="Matthew Levine" w:date="2025-02-03T12:55:00Z" w16du:dateUtc="2025-02-03T17:55:00Z">
        <w:r w:rsidR="00662294">
          <w:rPr>
            <w:rFonts w:eastAsia="Arial"/>
            <w:color w:val="000000"/>
          </w:rPr>
          <w:t xml:space="preserve">) </w:t>
        </w:r>
      </w:ins>
      <w:ins w:id="10" w:author="Chen | Clearsky Network" w:date="2025-01-29T14:29:00Z">
        <w:del w:id="11" w:author="Matthew Levine" w:date="2025-02-03T12:55:00Z" w16du:dateUtc="2025-02-03T17:55:00Z">
          <w:r w:rsidR="00EC1DBA" w:rsidDel="00662294">
            <w:rPr>
              <w:rFonts w:eastAsia="Arial"/>
              <w:color w:val="000000"/>
            </w:rPr>
            <w:delText>two hundred and fify</w:delText>
          </w:r>
          <w:r w:rsidR="00F86C69" w:rsidDel="00662294">
            <w:rPr>
              <w:rFonts w:eastAsia="Arial"/>
              <w:color w:val="000000"/>
            </w:rPr>
            <w:delText xml:space="preserve"> (</w:delText>
          </w:r>
          <w:r w:rsidR="00EC1DBA" w:rsidDel="00662294">
            <w:rPr>
              <w:rFonts w:eastAsia="Arial"/>
              <w:color w:val="000000"/>
            </w:rPr>
            <w:delText>26,250</w:delText>
          </w:r>
        </w:del>
      </w:ins>
      <w:del w:id="12" w:author="Matthew Levine" w:date="2025-02-03T12:55:00Z" w16du:dateUtc="2025-02-03T17:55:00Z">
        <w:r w:rsidR="00F86C69" w:rsidDel="00662294">
          <w:rPr>
            <w:rFonts w:eastAsia="Arial"/>
            <w:color w:val="000000"/>
          </w:rPr>
          <w:delText>)</w:delText>
        </w:r>
        <w:r w:rsidRPr="00260FBB" w:rsidDel="00662294">
          <w:rPr>
            <w:rFonts w:eastAsia="Arial"/>
            <w:color w:val="000000"/>
          </w:rPr>
          <w:delText xml:space="preserve"> </w:delText>
        </w:r>
      </w:del>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ins w:id="13" w:author="Chen | Clearsky Network" w:date="2025-01-29T14:29:00Z">
        <w:r w:rsidR="00AF6638" w:rsidRPr="00260FBB">
          <w:rPr>
            <w:rFonts w:eastAsia="Arial"/>
            <w:color w:val="000000"/>
          </w:rPr>
          <w:t>.</w:t>
        </w:r>
      </w:ins>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3139CA35"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del w:id="14" w:author="Chen | Clearsky Network" w:date="2025-01-29T14:29:00Z">
        <w:r w:rsidR="007B7F35">
          <w:rPr>
            <w:rFonts w:eastAsia="Arial"/>
            <w:color w:val="000000"/>
          </w:rPr>
          <w:delText xml:space="preserve"> </w:delText>
        </w:r>
      </w:del>
      <w:r w:rsidR="00AF6638">
        <w:rPr>
          <w:rFonts w:eastAsia="Arial"/>
          <w:color w:val="000000"/>
        </w:rPr>
        <w:t>.</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CB7494">
        <w:rPr>
          <w:rFonts w:eastAsia="Arial"/>
          <w:color w:val="000000"/>
        </w:rPr>
        <w:t>[</w:t>
      </w:r>
      <w:proofErr w:type="gramEnd"/>
      <w:r w:rsidR="007B7F35">
        <w:rPr>
          <w:rFonts w:eastAsia="Arial"/>
          <w:color w:val="000000"/>
        </w:rPr>
        <w:t>30</w:t>
      </w:r>
      <w:r w:rsidR="00CB7494">
        <w:rPr>
          <w:rFonts w:eastAsia="Arial"/>
          <w:color w:val="000000"/>
        </w:rPr>
        <w:t>,000]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110F2887"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w:t>
      </w:r>
      <w:del w:id="15" w:author="Chen | Clearsky Network" w:date="2025-01-29T14:29:00Z">
        <w:r w:rsidR="0080132A" w:rsidRPr="00E4535C">
          <w:rPr>
            <w:rFonts w:asciiTheme="majorBidi" w:hAnsiTheme="majorBidi" w:cstheme="majorBidi"/>
            <w:lang w:val="en-GB" w:bidi="he-IL"/>
          </w:rPr>
          <w:delText xml:space="preserve"> </w:delText>
        </w:r>
      </w:del>
      <w:r w:rsidRPr="00DB6366">
        <w:rPr>
          <w:rFonts w:asciiTheme="majorBidi" w:hAnsiTheme="majorBidi" w:cstheme="majorBidi"/>
          <w:lang w:val="en-GB" w:bidi="he-IL"/>
        </w:rPr>
        <w:t xml:space="preserve">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w:t>
      </w:r>
      <w:proofErr w:type="gramStart"/>
      <w:r w:rsidR="0080132A" w:rsidRPr="00DB6366">
        <w:rPr>
          <w:rFonts w:asciiTheme="majorBidi" w:hAnsiTheme="majorBidi" w:cstheme="majorBidi"/>
          <w:lang w:val="en-GB" w:bidi="he-IL"/>
        </w:rPr>
        <w:t>all of</w:t>
      </w:r>
      <w:proofErr w:type="gramEnd"/>
      <w:r w:rsidR="0080132A" w:rsidRPr="00DB6366">
        <w:rPr>
          <w:rFonts w:asciiTheme="majorBidi" w:hAnsiTheme="majorBidi" w:cstheme="majorBidi"/>
          <w:lang w:val="en-GB" w:bidi="he-IL"/>
        </w:rPr>
        <w:t xml:space="preserve">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EA4F2AB"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0D926B4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del w:id="16" w:author="Chen | Clearsky Network" w:date="2025-01-29T14:29:00Z">
        <w:r w:rsidR="00BF1BDB">
          <w:rPr>
            <w:rFonts w:eastAsia="Arial"/>
            <w:color w:val="000000"/>
          </w:rPr>
          <w:delText>;</w:delText>
        </w:r>
      </w:del>
      <w:ins w:id="17" w:author="Chen | Clearsky Network" w:date="2025-01-29T14:29:00Z">
        <w:r w:rsidR="00AF6638">
          <w:rPr>
            <w:rFonts w:eastAsia="Arial"/>
            <w:color w:val="000000"/>
          </w:rPr>
          <w:t>.</w:t>
        </w:r>
      </w:ins>
    </w:p>
    <w:p w14:paraId="1CE19E89" w14:textId="452A7163"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del w:id="18" w:author="Chen | Clearsky Network" w:date="2025-01-29T14:29:00Z">
        <w:r w:rsidR="00BF1BDB">
          <w:rPr>
            <w:rFonts w:eastAsia="Arial"/>
            <w:color w:val="000000"/>
          </w:rPr>
          <w:delText>;</w:delText>
        </w:r>
      </w:del>
      <w:ins w:id="19" w:author="Chen | Clearsky Network" w:date="2025-01-29T14:29:00Z">
        <w:r w:rsidR="00AF6638">
          <w:rPr>
            <w:rFonts w:eastAsia="Arial"/>
            <w:color w:val="000000"/>
          </w:rPr>
          <w:t>.</w:t>
        </w:r>
      </w:ins>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084CC0B4"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del w:id="20" w:author="Chen | Clearsky Network" w:date="2025-01-29T14:29:00Z">
        <w:r w:rsidR="006E7AA7">
          <w:rPr>
            <w:rFonts w:eastAsia="Arial"/>
            <w:color w:val="000000"/>
          </w:rPr>
          <w:delText>”</w:delText>
        </w:r>
        <w:r w:rsidR="00F00FC8">
          <w:rPr>
            <w:rFonts w:eastAsia="Arial"/>
            <w:color w:val="000000"/>
          </w:rPr>
          <w:delText>;</w:delText>
        </w:r>
      </w:del>
      <w:ins w:id="21" w:author="Chen | Clearsky Network" w:date="2025-01-29T14:29:00Z">
        <w:r w:rsidR="00AF6638">
          <w:rPr>
            <w:rFonts w:eastAsia="Arial"/>
            <w:color w:val="000000"/>
          </w:rPr>
          <w:t>”.</w:t>
        </w:r>
      </w:ins>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038975C9"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del w:id="22" w:author="Chen | Clearsky Network" w:date="2025-01-29T14:29:00Z">
        <w:r w:rsidR="00FB4915">
          <w:rPr>
            <w:rFonts w:eastAsia="Arial"/>
            <w:color w:val="000000"/>
          </w:rPr>
          <w:delText>;</w:delText>
        </w:r>
      </w:del>
      <w:ins w:id="23" w:author="Chen | Clearsky Network" w:date="2025-01-29T14:29:00Z">
        <w:r w:rsidR="00AF6638">
          <w:rPr>
            <w:rFonts w:eastAsia="Arial"/>
            <w:color w:val="000000"/>
          </w:rPr>
          <w:t>.</w:t>
        </w:r>
      </w:ins>
    </w:p>
    <w:p w14:paraId="636BF5DA" w14:textId="4B7862EE"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del w:id="24" w:author="Chen | Clearsky Network" w:date="2025-01-29T14:29:00Z">
        <w:r w:rsidR="00067A64">
          <w:rPr>
            <w:rFonts w:eastAsia="Arial"/>
            <w:color w:val="000000"/>
          </w:rPr>
          <w:delText>;</w:delText>
        </w:r>
      </w:del>
      <w:ins w:id="25" w:author="Chen | Clearsky Network" w:date="2025-01-29T14:29:00Z">
        <w:r w:rsidR="00AF6638">
          <w:rPr>
            <w:rFonts w:eastAsia="Arial"/>
            <w:color w:val="000000"/>
          </w:rPr>
          <w:t>.</w:t>
        </w:r>
      </w:ins>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2"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4D31F65B"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0909AA58"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del w:id="26" w:author="Matthew Levine" w:date="2025-02-03T13:01:00Z" w16du:dateUtc="2025-02-03T18:01:00Z">
        <w:r w:rsidDel="006C0198">
          <w:rPr>
            <w:rFonts w:eastAsia="Arial"/>
            <w:color w:val="000000"/>
          </w:rPr>
          <w:delText>5</w:delText>
        </w:r>
        <w:r w:rsidRPr="00260FBB" w:rsidDel="006C0198">
          <w:rPr>
            <w:rFonts w:eastAsia="Arial"/>
            <w:color w:val="000000"/>
          </w:rPr>
          <w:delText xml:space="preserve"> </w:delText>
        </w:r>
        <w:r w:rsidRPr="006E7AA7" w:rsidDel="006C0198">
          <w:rPr>
            <w:rFonts w:eastAsia="Arial"/>
            <w:color w:val="000000"/>
          </w:rPr>
          <w:delText xml:space="preserve"> </w:delText>
        </w:r>
      </w:del>
      <w:ins w:id="27" w:author="Matthew Levine" w:date="2025-02-03T13:01:00Z" w16du:dateUtc="2025-02-03T18:01:00Z">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ins>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pPr>
        <w:spacing w:before="200" w:line="300" w:lineRule="atLeast"/>
        <w:ind w:left="360"/>
        <w:jc w:val="center"/>
        <w:rPr>
          <w:rFonts w:eastAsia="Arial"/>
          <w:color w:val="000000"/>
        </w:rPr>
        <w:pPrChange w:id="28" w:author="Chen | Clearsky Network" w:date="2025-01-29T14:29:00Z">
          <w:pPr>
            <w:spacing w:before="200" w:line="300" w:lineRule="atLeast"/>
            <w:ind w:left="360"/>
            <w:jc w:val="both"/>
          </w:pPr>
        </w:pPrChange>
      </w:pPr>
    </w:p>
    <w:p w14:paraId="6478262A" w14:textId="77777777" w:rsidR="00DA7305" w:rsidRDefault="00DA7305">
      <w:pPr>
        <w:spacing w:before="200" w:line="300" w:lineRule="atLeast"/>
        <w:ind w:left="360"/>
        <w:jc w:val="both"/>
        <w:rPr>
          <w:del w:id="29" w:author="Chen | Clearsky Network" w:date="2025-01-29T14:29:00Z"/>
        </w:rPr>
        <w:sectPr w:rsidR="00DA7305">
          <w:headerReference w:type="even" r:id="rId13"/>
          <w:headerReference w:type="default" r:id="rId14"/>
          <w:footerReference w:type="even" r:id="rId15"/>
          <w:footerReference w:type="default" r:id="rId16"/>
          <w:footerReference w:type="first" r:id="rId17"/>
          <w:type w:val="continuous"/>
          <w:pgSz w:w="12240" w:h="15840"/>
          <w:pgMar w:top="840" w:right="1000" w:bottom="840" w:left="1000" w:header="400" w:footer="400" w:gutter="0"/>
          <w:pgNumType w:start="1"/>
          <w:cols w:space="720"/>
          <w:titlePg/>
        </w:sect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39119E" w:rsidRDefault="00DA7305" w:rsidP="00DA7305">
      <w:pPr>
        <w:spacing w:before="200" w:line="300" w:lineRule="atLeast"/>
        <w:ind w:left="360"/>
        <w:jc w:val="center"/>
        <w:rPr>
          <w:b/>
          <w:bCs/>
          <w:u w:val="single"/>
          <w:rPrChange w:id="30" w:author="Matthew Levine" w:date="2025-02-03T13:32:00Z" w16du:dateUtc="2025-02-03T18:32:00Z">
            <w:rPr/>
          </w:rPrChange>
        </w:rPr>
      </w:pPr>
      <w:r w:rsidRPr="0039119E">
        <w:rPr>
          <w:b/>
          <w:bCs/>
          <w:u w:val="single"/>
          <w:rPrChange w:id="31" w:author="Matthew Levine" w:date="2025-02-03T13:32:00Z" w16du:dateUtc="2025-02-03T18:32:00Z">
            <w:rPr/>
          </w:rPrChange>
        </w:rPr>
        <w:t>Resignation</w:t>
      </w:r>
    </w:p>
    <w:p w14:paraId="5A599DD1" w14:textId="77777777" w:rsidR="00DA7305" w:rsidRDefault="00DA7305" w:rsidP="00DA7305">
      <w:pPr>
        <w:spacing w:before="200" w:line="300" w:lineRule="atLeast"/>
        <w:ind w:left="360"/>
        <w:jc w:val="center"/>
        <w:rPr>
          <w:ins w:id="32" w:author="Matthew Levine" w:date="2025-02-03T13:32:00Z" w16du:dateUtc="2025-02-03T18:32:00Z"/>
        </w:rPr>
      </w:pPr>
    </w:p>
    <w:p w14:paraId="34B75015" w14:textId="77777777" w:rsidR="0039119E" w:rsidRPr="00B713BC" w:rsidRDefault="0039119E" w:rsidP="0039119E">
      <w:pPr>
        <w:spacing w:before="200" w:line="300" w:lineRule="atLeast"/>
        <w:ind w:left="360"/>
        <w:jc w:val="center"/>
        <w:rPr>
          <w:ins w:id="33" w:author="Matthew Levine" w:date="2025-02-03T13:32:00Z" w16du:dateUtc="2025-02-03T18:32:00Z"/>
        </w:rPr>
      </w:pPr>
      <w:ins w:id="34" w:author="Matthew Levine" w:date="2025-02-03T13:32:00Z" w16du:dateUtc="2025-02-03T18:32:00Z">
        <w:r w:rsidRPr="00B713BC">
          <w:rPr>
            <w:rFonts w:eastAsia="Arial"/>
            <w:caps/>
            <w:color w:val="000000"/>
          </w:rPr>
          <w:t>RESIGNATION</w:t>
        </w:r>
      </w:ins>
    </w:p>
    <w:p w14:paraId="7788111D" w14:textId="77777777" w:rsidR="0039119E" w:rsidRDefault="0039119E" w:rsidP="0039119E">
      <w:pPr>
        <w:spacing w:before="120" w:line="300" w:lineRule="atLeast"/>
        <w:ind w:left="360"/>
        <w:jc w:val="both"/>
        <w:rPr>
          <w:ins w:id="35" w:author="Matthew Levine" w:date="2025-02-03T13:32:00Z" w16du:dateUtc="2025-02-03T18:32:00Z"/>
          <w:rFonts w:eastAsia="Arial"/>
          <w:caps/>
          <w:color w:val="000000"/>
        </w:rPr>
      </w:pPr>
    </w:p>
    <w:p w14:paraId="3A057D6C" w14:textId="77777777" w:rsidR="0039119E" w:rsidRDefault="0039119E" w:rsidP="0039119E">
      <w:pPr>
        <w:spacing w:before="120" w:line="300" w:lineRule="atLeast"/>
        <w:ind w:left="360"/>
        <w:jc w:val="both"/>
        <w:rPr>
          <w:ins w:id="36" w:author="Matthew Levine" w:date="2025-02-03T13:32:00Z" w16du:dateUtc="2025-02-03T18:32:00Z"/>
          <w:rFonts w:eastAsia="Arial"/>
          <w:caps/>
          <w:color w:val="000000"/>
        </w:rPr>
      </w:pPr>
    </w:p>
    <w:p w14:paraId="7FA963AF" w14:textId="77777777" w:rsidR="0039119E" w:rsidRPr="00B713BC" w:rsidRDefault="0039119E" w:rsidP="0039119E">
      <w:pPr>
        <w:spacing w:before="120" w:line="300" w:lineRule="atLeast"/>
        <w:ind w:left="360"/>
        <w:jc w:val="both"/>
        <w:rPr>
          <w:ins w:id="37" w:author="Matthew Levine" w:date="2025-02-03T13:32:00Z" w16du:dateUtc="2025-02-03T18:32:00Z"/>
        </w:rPr>
      </w:pPr>
      <w:ins w:id="38" w:author="Matthew Levine" w:date="2025-02-03T13:32:00Z" w16du:dateUtc="2025-02-03T18:32:00Z">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ins>
    </w:p>
    <w:p w14:paraId="20622D68" w14:textId="77777777" w:rsidR="0039119E" w:rsidRPr="00B713BC" w:rsidRDefault="0039119E" w:rsidP="0039119E">
      <w:pPr>
        <w:spacing w:before="200" w:line="300" w:lineRule="atLeast"/>
        <w:ind w:left="360"/>
        <w:jc w:val="both"/>
        <w:rPr>
          <w:ins w:id="39" w:author="Matthew Levine" w:date="2025-02-03T13:32:00Z" w16du:dateUtc="2025-02-03T18:32:00Z"/>
        </w:rPr>
      </w:pPr>
      <w:ins w:id="40" w:author="Matthew Levine" w:date="2025-02-03T13:32:00Z" w16du:dateUtc="2025-02-03T18:32:00Z">
        <w:r w:rsidRPr="00B713BC">
          <w:rPr>
            <w:rFonts w:eastAsia="Arial"/>
            <w:caps/>
            <w:color w:val="000000"/>
          </w:rPr>
          <w:t>And to:</w:t>
        </w:r>
        <w:r w:rsidRPr="00B713BC">
          <w:rPr>
            <w:rFonts w:eastAsia="Arial"/>
            <w:color w:val="000000"/>
          </w:rPr>
          <w:t xml:space="preserve"> The Board of Directors thereof</w:t>
        </w:r>
      </w:ins>
    </w:p>
    <w:p w14:paraId="7174B9EE" w14:textId="77777777" w:rsidR="0039119E" w:rsidRDefault="0039119E" w:rsidP="0039119E">
      <w:pPr>
        <w:spacing w:before="120" w:line="300" w:lineRule="atLeast"/>
        <w:ind w:left="360"/>
        <w:jc w:val="both"/>
        <w:rPr>
          <w:ins w:id="41" w:author="Matthew Levine" w:date="2025-02-03T13:32:00Z" w16du:dateUtc="2025-02-03T18:32:00Z"/>
          <w:rFonts w:eastAsia="Arial"/>
          <w:color w:val="000000"/>
        </w:rPr>
      </w:pPr>
      <w:ins w:id="42" w:author="Matthew Levine" w:date="2025-02-03T13:32:00Z" w16du:dateUtc="2025-02-03T18:32:00Z">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Pr>
            <w:rFonts w:eastAsia="Arial"/>
            <w:color w:val="000000"/>
          </w:rPr>
          <w:t>January</w:t>
        </w:r>
        <w:r w:rsidRPr="00260FBB">
          <w:rPr>
            <w:rFonts w:eastAsia="Arial"/>
            <w:color w:val="000000"/>
          </w:rPr>
          <w:t xml:space="preserve"> </w:t>
        </w:r>
        <w:r>
          <w:rPr>
            <w:rFonts w:eastAsia="Arial"/>
            <w:color w:val="000000"/>
          </w:rPr>
          <w:t>2025).</w:t>
        </w:r>
      </w:ins>
    </w:p>
    <w:p w14:paraId="260DE6C9" w14:textId="77777777" w:rsidR="0039119E" w:rsidRPr="00DF5522" w:rsidRDefault="0039119E" w:rsidP="0039119E">
      <w:pPr>
        <w:spacing w:before="120" w:line="300" w:lineRule="atLeast"/>
        <w:ind w:left="360"/>
        <w:jc w:val="both"/>
        <w:rPr>
          <w:ins w:id="43" w:author="Matthew Levine" w:date="2025-02-03T13:32:00Z" w16du:dateUtc="2025-02-03T18:32:00Z"/>
          <w:rFonts w:eastAsia="Arial"/>
          <w:color w:val="000000"/>
        </w:rPr>
      </w:pPr>
    </w:p>
    <w:p w14:paraId="7E5B624A" w14:textId="77777777" w:rsidR="0039119E" w:rsidRPr="00B713BC" w:rsidRDefault="0039119E" w:rsidP="0039119E">
      <w:pPr>
        <w:spacing w:before="120" w:line="300" w:lineRule="atLeast"/>
        <w:ind w:left="360"/>
        <w:jc w:val="both"/>
        <w:rPr>
          <w:ins w:id="44" w:author="Matthew Levine" w:date="2025-02-03T13:32:00Z" w16du:dateUtc="2025-02-03T18:32:00Z"/>
        </w:rPr>
      </w:pPr>
      <w:ins w:id="45" w:author="Matthew Levine" w:date="2025-02-03T13:32:00Z" w16du:dateUtc="2025-02-03T18:32:00Z">
        <w:r w:rsidRPr="00B713BC">
          <w:rPr>
            <w:rFonts w:eastAsia="Arial"/>
            <w:color w:val="000000"/>
          </w:rPr>
          <w:t>This resignation may be delivered by electronic means.</w:t>
        </w:r>
      </w:ins>
    </w:p>
    <w:p w14:paraId="12D6B6B5" w14:textId="77777777" w:rsidR="0039119E" w:rsidRPr="00B713BC" w:rsidRDefault="0039119E" w:rsidP="0039119E">
      <w:pPr>
        <w:spacing w:before="120" w:line="300" w:lineRule="atLeast"/>
        <w:ind w:left="360"/>
        <w:jc w:val="both"/>
        <w:rPr>
          <w:ins w:id="46" w:author="Matthew Levine" w:date="2025-02-03T13:32:00Z" w16du:dateUtc="2025-02-03T18:32:00Z"/>
        </w:rPr>
      </w:pPr>
      <w:ins w:id="47" w:author="Matthew Levine" w:date="2025-02-03T13:32:00Z" w16du:dateUtc="2025-02-03T18:32:00Z">
        <w:r w:rsidRPr="00B713BC">
          <w:rPr>
            <w:rFonts w:eastAsia="Arial"/>
            <w:caps/>
            <w:color w:val="000000"/>
          </w:rPr>
          <w:t>Dated</w:t>
        </w:r>
        <w:r w:rsidRPr="00B713BC">
          <w:rPr>
            <w:rFonts w:eastAsia="Arial"/>
            <w:color w:val="000000"/>
          </w:rPr>
          <w:t xml:space="preserve"> this [day] day of [month] [year].</w:t>
        </w:r>
      </w:ins>
    </w:p>
    <w:p w14:paraId="522C011D" w14:textId="77777777" w:rsidR="0039119E" w:rsidRPr="00B713BC" w:rsidRDefault="0039119E" w:rsidP="0039119E">
      <w:pPr>
        <w:spacing w:before="200" w:line="300" w:lineRule="atLeast"/>
        <w:ind w:left="360"/>
        <w:jc w:val="both"/>
        <w:rPr>
          <w:ins w:id="48" w:author="Matthew Levine" w:date="2025-02-03T13:32:00Z" w16du:dateUtc="2025-02-03T18:32:00Z"/>
        </w:rPr>
      </w:pPr>
      <w:ins w:id="49" w:author="Matthew Levine" w:date="2025-02-03T13:32:00Z" w16du:dateUtc="2025-02-03T18:32:00Z">
        <w:r w:rsidRPr="00B713BC">
          <w:rPr>
            <w:rFonts w:eastAsia="Arial"/>
            <w:color w:val="000000"/>
          </w:rPr>
          <w:t>______________________________</w:t>
        </w:r>
      </w:ins>
    </w:p>
    <w:p w14:paraId="7D339AAF" w14:textId="77777777" w:rsidR="0039119E" w:rsidRPr="00B713BC" w:rsidRDefault="0039119E" w:rsidP="0039119E">
      <w:pPr>
        <w:spacing w:before="120" w:line="300" w:lineRule="atLeast"/>
        <w:ind w:left="720"/>
        <w:jc w:val="both"/>
        <w:rPr>
          <w:ins w:id="50" w:author="Matthew Levine" w:date="2025-02-03T13:32:00Z" w16du:dateUtc="2025-02-03T18:32:00Z"/>
        </w:rPr>
      </w:pPr>
      <w:ins w:id="51" w:author="Matthew Levine" w:date="2025-02-03T13:32:00Z" w16du:dateUtc="2025-02-03T18:32:00Z">
        <w:r>
          <w:rPr>
            <w:rFonts w:eastAsia="Arial"/>
            <w:color w:val="000000"/>
          </w:rPr>
          <w:t>Jose David Barrios</w:t>
        </w:r>
      </w:ins>
    </w:p>
    <w:p w14:paraId="3FC23405" w14:textId="77777777" w:rsidR="0039119E" w:rsidRPr="00B713BC" w:rsidRDefault="0039119E" w:rsidP="0039119E">
      <w:pPr>
        <w:spacing w:before="120" w:line="300" w:lineRule="atLeast"/>
        <w:ind w:left="720"/>
        <w:jc w:val="both"/>
        <w:rPr>
          <w:ins w:id="52" w:author="Matthew Levine" w:date="2025-02-03T13:32:00Z" w16du:dateUtc="2025-02-03T18:32:00Z"/>
        </w:rPr>
      </w:pPr>
    </w:p>
    <w:p w14:paraId="6D539D9F" w14:textId="77777777" w:rsidR="0039119E" w:rsidRDefault="0039119E" w:rsidP="00DA7305">
      <w:pPr>
        <w:spacing w:before="200" w:line="300" w:lineRule="atLeast"/>
        <w:ind w:left="360"/>
        <w:jc w:val="center"/>
        <w:rPr>
          <w:ins w:id="53" w:author="Matthew Levine" w:date="2025-02-03T13:32:00Z" w16du:dateUtc="2025-02-03T18:32:00Z"/>
        </w:rPr>
      </w:pPr>
    </w:p>
    <w:p w14:paraId="7A62E768" w14:textId="77777777" w:rsidR="0039119E" w:rsidRDefault="0039119E" w:rsidP="00DA7305">
      <w:pPr>
        <w:spacing w:before="200" w:line="300" w:lineRule="atLeast"/>
        <w:ind w:left="360"/>
        <w:jc w:val="center"/>
      </w:pPr>
    </w:p>
    <w:p w14:paraId="4628B4EA" w14:textId="6EE94BC1" w:rsidR="00DA7305" w:rsidRPr="0039119E" w:rsidRDefault="00DA7305" w:rsidP="00DA7305">
      <w:pPr>
        <w:spacing w:before="200" w:line="300" w:lineRule="atLeast"/>
        <w:ind w:left="360"/>
        <w:jc w:val="center"/>
        <w:rPr>
          <w:b/>
          <w:bCs/>
          <w:u w:val="single"/>
          <w:rPrChange w:id="54" w:author="Matthew Levine" w:date="2025-02-03T13:32:00Z" w16du:dateUtc="2025-02-03T18:32:00Z">
            <w:rPr/>
          </w:rPrChange>
        </w:rPr>
      </w:pPr>
      <w:r w:rsidRPr="0039119E">
        <w:rPr>
          <w:b/>
          <w:bCs/>
          <w:u w:val="single"/>
          <w:rPrChange w:id="55" w:author="Matthew Levine" w:date="2025-02-03T13:32:00Z" w16du:dateUtc="2025-02-03T18:32:00Z">
            <w:rPr/>
          </w:rPrChange>
        </w:rPr>
        <w:t>Directors Register</w:t>
      </w:r>
    </w:p>
    <w:p w14:paraId="322A6FFC" w14:textId="77777777" w:rsidR="00EE1EB4" w:rsidRDefault="00EE1EB4" w:rsidP="00EE1EB4">
      <w:pPr>
        <w:pStyle w:val="LexisNexisPara"/>
        <w:jc w:val="center"/>
        <w:rPr>
          <w:ins w:id="56" w:author="Matthew Levine" w:date="2025-02-03T13:39:00Z" w16du:dateUtc="2025-02-03T18:39:00Z"/>
          <w:b/>
          <w:caps/>
        </w:rPr>
      </w:pPr>
      <w:ins w:id="57" w:author="Matthew Levine" w:date="2025-02-03T13:39:00Z" w16du:dateUtc="2025-02-03T18:39:00Z">
        <w:r>
          <w:rPr>
            <w:b/>
            <w:caps/>
          </w:rPr>
          <w:t>DIRECTOR</w:t>
        </w:r>
        <w:r>
          <w:rPr>
            <w:b/>
            <w:caps/>
          </w:rPr>
          <w:t xml:space="preserve"> </w:t>
        </w:r>
        <w:r>
          <w:rPr>
            <w:b/>
            <w:caps/>
          </w:rPr>
          <w:t>REGISTER</w:t>
        </w:r>
      </w:ins>
    </w:p>
    <w:p w14:paraId="2116E9DF" w14:textId="77777777" w:rsidR="00EE1EB4" w:rsidRDefault="00EE1EB4" w:rsidP="00EE1EB4">
      <w:pPr>
        <w:pStyle w:val="LexisNexisPara"/>
        <w:jc w:val="center"/>
        <w:rPr>
          <w:ins w:id="58" w:author="Matthew Levine" w:date="2025-02-03T13:39:00Z" w16du:dateUtc="2025-02-03T18:39:00Z"/>
          <w:b/>
          <w:caps/>
        </w:rPr>
      </w:pPr>
      <w:ins w:id="59" w:author="Matthew Levine" w:date="2025-02-03T13:39:00Z" w16du:dateUtc="2025-02-03T18:39:00Z">
        <w:r>
          <w:rPr>
            <w:b/>
            <w:caps/>
          </w:rPr>
          <w:t>of</w:t>
        </w:r>
      </w:ins>
    </w:p>
    <w:p w14:paraId="0716C2E4" w14:textId="77777777" w:rsidR="00EE1EB4" w:rsidRDefault="00EE1EB4" w:rsidP="00EE1EB4">
      <w:pPr>
        <w:pStyle w:val="LexisNexisPara"/>
        <w:jc w:val="center"/>
        <w:rPr>
          <w:ins w:id="60" w:author="Matthew Levine" w:date="2025-02-03T13:39:00Z" w16du:dateUtc="2025-02-03T18:39:00Z"/>
          <w:b/>
          <w:caps/>
        </w:rPr>
      </w:pPr>
      <w:ins w:id="61" w:author="Matthew Levine" w:date="2025-02-03T13:39:00Z" w16du:dateUtc="2025-02-03T18:39:00Z">
        <w:r>
          <w:rPr>
            <w:b/>
            <w:caps/>
          </w:rPr>
          <w:t>SNOWCAP FINANCIAL LIMITED</w:t>
        </w:r>
      </w:ins>
    </w:p>
    <w:p w14:paraId="0F3F651F" w14:textId="77777777" w:rsidR="00EE1EB4" w:rsidRDefault="00EE1EB4" w:rsidP="00EE1EB4">
      <w:pPr>
        <w:pStyle w:val="LexisNexisPara"/>
        <w:jc w:val="center"/>
        <w:rPr>
          <w:ins w:id="62" w:author="Matthew Levine" w:date="2025-02-03T13:39:00Z" w16du:dateUtc="2025-02-03T18:39:00Z"/>
          <w:b/>
          <w:caps/>
        </w:rPr>
      </w:pPr>
      <w:ins w:id="63" w:author="Matthew Levine" w:date="2025-02-03T13:39:00Z" w16du:dateUtc="2025-02-03T18:39:00Z">
        <w:r>
          <w:rPr>
            <w:b/>
            <w:caps/>
          </w:rPr>
          <w:t>(THE “CORPORATION”)</w:t>
        </w:r>
      </w:ins>
    </w:p>
    <w:p w14:paraId="0E1703E5" w14:textId="77777777" w:rsidR="00EE1EB4" w:rsidRDefault="00EE1EB4" w:rsidP="00EE1EB4">
      <w:pPr>
        <w:pStyle w:val="LexisNexisPara"/>
        <w:jc w:val="center"/>
        <w:rPr>
          <w:ins w:id="64" w:author="Matthew Levine" w:date="2025-02-03T13:39:00Z" w16du:dateUtc="2025-02-03T18:39:00Z"/>
        </w:rP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rPr>
          <w:ins w:id="65" w:author="Matthew Levine" w:date="2025-02-03T13:39:00Z" w16du:dateUtc="2025-02-03T18:39:00Z"/>
        </w:trPr>
        <w:tc>
          <w:tcPr>
            <w:tcW w:w="2342" w:type="dxa"/>
            <w:vAlign w:val="bottom"/>
          </w:tcPr>
          <w:p w14:paraId="23FD336C" w14:textId="77777777" w:rsidR="00EE1EB4" w:rsidRPr="006A49EA" w:rsidRDefault="00EE1EB4" w:rsidP="00E723D6">
            <w:pPr>
              <w:pStyle w:val="LexisNexisPara"/>
              <w:rPr>
                <w:ins w:id="66" w:author="Matthew Levine" w:date="2025-02-03T13:39:00Z" w16du:dateUtc="2025-02-03T18:39:00Z"/>
                <w:rFonts w:ascii="Times New Roman" w:hAnsi="Times New Roman" w:cs="Times New Roman"/>
                <w:b/>
                <w:szCs w:val="24"/>
              </w:rPr>
            </w:pPr>
            <w:ins w:id="67" w:author="Matthew Levine" w:date="2025-02-03T13:39:00Z" w16du:dateUtc="2025-02-03T18:39:00Z">
              <w:r w:rsidRPr="00574DB9">
                <w:rPr>
                  <w:rFonts w:ascii="Times New Roman" w:eastAsia="Arial" w:hAnsi="Times New Roman" w:cs="Times New Roman"/>
                  <w:szCs w:val="24"/>
                </w:rPr>
                <w:t xml:space="preserve">Name </w:t>
              </w:r>
            </w:ins>
          </w:p>
        </w:tc>
        <w:tc>
          <w:tcPr>
            <w:tcW w:w="2330" w:type="dxa"/>
            <w:vAlign w:val="bottom"/>
          </w:tcPr>
          <w:p w14:paraId="43AA77CC" w14:textId="77777777" w:rsidR="00EE1EB4" w:rsidRPr="006A49EA" w:rsidRDefault="00EE1EB4" w:rsidP="00E723D6">
            <w:pPr>
              <w:pStyle w:val="LexisNexisPara"/>
              <w:rPr>
                <w:ins w:id="68" w:author="Matthew Levine" w:date="2025-02-03T13:39:00Z" w16du:dateUtc="2025-02-03T18:39:00Z"/>
                <w:rFonts w:ascii="Times New Roman" w:hAnsi="Times New Roman" w:cs="Times New Roman"/>
                <w:b/>
                <w:szCs w:val="24"/>
              </w:rPr>
            </w:pPr>
            <w:ins w:id="69" w:author="Matthew Levine" w:date="2025-02-03T13:39:00Z" w16du:dateUtc="2025-02-03T18:39:00Z">
              <w:r w:rsidRPr="00E723D6">
                <w:rPr>
                  <w:rFonts w:ascii="Times New Roman" w:eastAsia="Arial" w:hAnsi="Times New Roman" w:cs="Times New Roman"/>
                  <w:szCs w:val="24"/>
                </w:rPr>
                <w:t>Residence 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ins>
          </w:p>
        </w:tc>
        <w:tc>
          <w:tcPr>
            <w:tcW w:w="2330" w:type="dxa"/>
            <w:vAlign w:val="bottom"/>
          </w:tcPr>
          <w:p w14:paraId="7DC2A479" w14:textId="77777777" w:rsidR="00EE1EB4" w:rsidRPr="006A49EA" w:rsidRDefault="00EE1EB4" w:rsidP="00E723D6">
            <w:pPr>
              <w:pStyle w:val="LexisNexisPara"/>
              <w:rPr>
                <w:ins w:id="70" w:author="Matthew Levine" w:date="2025-02-03T13:39:00Z" w16du:dateUtc="2025-02-03T18:39:00Z"/>
                <w:rFonts w:ascii="Times New Roman" w:hAnsi="Times New Roman" w:cs="Times New Roman"/>
                <w:b/>
                <w:szCs w:val="24"/>
              </w:rPr>
            </w:pPr>
            <w:ins w:id="71" w:author="Matthew Levine" w:date="2025-02-03T13:39:00Z" w16du:dateUtc="2025-02-03T18:39:00Z">
              <w:r w:rsidRPr="00574DB9">
                <w:rPr>
                  <w:rFonts w:ascii="Times New Roman" w:eastAsia="Arial" w:hAnsi="Times New Roman" w:cs="Times New Roman"/>
                  <w:szCs w:val="24"/>
                </w:rPr>
                <w:t>Date Elected</w:t>
              </w:r>
            </w:ins>
          </w:p>
        </w:tc>
        <w:tc>
          <w:tcPr>
            <w:tcW w:w="2348" w:type="dxa"/>
            <w:vAlign w:val="bottom"/>
          </w:tcPr>
          <w:p w14:paraId="2F2CAE38" w14:textId="77777777" w:rsidR="00EE1EB4" w:rsidRPr="006A49EA" w:rsidRDefault="00EE1EB4" w:rsidP="00E723D6">
            <w:pPr>
              <w:pStyle w:val="LexisNexisPara"/>
              <w:rPr>
                <w:ins w:id="72" w:author="Matthew Levine" w:date="2025-02-03T13:39:00Z" w16du:dateUtc="2025-02-03T18:39:00Z"/>
                <w:rFonts w:ascii="Times New Roman" w:hAnsi="Times New Roman" w:cs="Times New Roman"/>
                <w:b/>
                <w:szCs w:val="24"/>
              </w:rPr>
            </w:pPr>
            <w:ins w:id="73" w:author="Matthew Levine" w:date="2025-02-03T13:39:00Z" w16du:dateUtc="2025-02-03T18:39:00Z">
              <w:r w:rsidRPr="00574DB9">
                <w:rPr>
                  <w:rFonts w:ascii="Times New Roman" w:eastAsia="Arial" w:hAnsi="Times New Roman" w:cs="Times New Roman"/>
                  <w:szCs w:val="24"/>
                </w:rPr>
                <w:t>Date Resigned/Removed</w:t>
              </w:r>
            </w:ins>
          </w:p>
        </w:tc>
      </w:tr>
      <w:tr w:rsidR="00EE1EB4" w:rsidRPr="00F973DE" w14:paraId="2A943EAD" w14:textId="77777777" w:rsidTr="00E723D6">
        <w:trPr>
          <w:ins w:id="74" w:author="Matthew Levine" w:date="2025-02-03T13:39:00Z" w16du:dateUtc="2025-02-03T18:39:00Z"/>
        </w:trPr>
        <w:tc>
          <w:tcPr>
            <w:tcW w:w="2342" w:type="dxa"/>
          </w:tcPr>
          <w:p w14:paraId="6EDDDF86" w14:textId="77777777" w:rsidR="00EE1EB4" w:rsidRPr="00035934" w:rsidRDefault="00EE1EB4" w:rsidP="00E723D6">
            <w:pPr>
              <w:pStyle w:val="LexisNexisPara"/>
              <w:rPr>
                <w:ins w:id="75" w:author="Matthew Levine" w:date="2025-02-03T13:39:00Z" w16du:dateUtc="2025-02-03T18:39:00Z"/>
                <w:rFonts w:ascii="Times New Roman" w:hAnsi="Times New Roman" w:cs="Times New Roman"/>
                <w:sz w:val="18"/>
                <w:szCs w:val="18"/>
              </w:rPr>
            </w:pPr>
            <w:ins w:id="76" w:author="Matthew Levine" w:date="2025-02-03T13:39:00Z" w16du:dateUtc="2025-02-03T18:39:00Z">
              <w:r w:rsidRPr="00035934">
                <w:rPr>
                  <w:rFonts w:ascii="Times New Roman" w:hAnsi="Times New Roman" w:cs="Times New Roman"/>
                  <w:sz w:val="18"/>
                  <w:szCs w:val="18"/>
                </w:rPr>
                <w:t>Jose David Barrios</w:t>
              </w:r>
            </w:ins>
          </w:p>
        </w:tc>
        <w:tc>
          <w:tcPr>
            <w:tcW w:w="2330" w:type="dxa"/>
          </w:tcPr>
          <w:p w14:paraId="50D506CC" w14:textId="77777777" w:rsidR="00EE1EB4" w:rsidRPr="00035934" w:rsidRDefault="00EE1EB4" w:rsidP="00E723D6">
            <w:pPr>
              <w:pStyle w:val="LexisNexisPara"/>
              <w:rPr>
                <w:ins w:id="77" w:author="Matthew Levine" w:date="2025-02-03T13:39:00Z" w16du:dateUtc="2025-02-03T18:39:00Z"/>
                <w:rFonts w:ascii="Times New Roman" w:hAnsi="Times New Roman" w:cs="Times New Roman"/>
                <w:strike/>
                <w:sz w:val="18"/>
                <w:szCs w:val="18"/>
              </w:rPr>
            </w:pPr>
            <w:ins w:id="78" w:author="Matthew Levine" w:date="2025-02-03T13:39:00Z" w16du:dateUtc="2025-02-03T18:39:00Z">
              <w:r w:rsidRPr="00035934">
                <w:rPr>
                  <w:rFonts w:ascii="Times New Roman" w:hAnsi="Times New Roman" w:cs="Times New Roman"/>
                  <w:sz w:val="18"/>
                  <w:szCs w:val="18"/>
                </w:rPr>
                <w:t xml:space="preserve">Avenida Paseo Monte Miranda 13, </w:t>
              </w:r>
              <w:proofErr w:type="spellStart"/>
              <w:r w:rsidRPr="00035934">
                <w:rPr>
                  <w:rFonts w:ascii="Times New Roman" w:hAnsi="Times New Roman" w:cs="Times New Roman"/>
                  <w:sz w:val="18"/>
                  <w:szCs w:val="18"/>
                </w:rPr>
                <w:t>Piamonte</w:t>
              </w:r>
              <w:proofErr w:type="spellEnd"/>
              <w:r w:rsidRPr="00035934">
                <w:rPr>
                  <w:rFonts w:ascii="Times New Roman" w:hAnsi="Times New Roman" w:cs="Times New Roman"/>
                  <w:sz w:val="18"/>
                  <w:szCs w:val="18"/>
                </w:rPr>
                <w:t>, 76246, Queretaro, Mexico</w:t>
              </w:r>
            </w:ins>
          </w:p>
        </w:tc>
        <w:tc>
          <w:tcPr>
            <w:tcW w:w="2330" w:type="dxa"/>
          </w:tcPr>
          <w:p w14:paraId="1772A856" w14:textId="77777777" w:rsidR="00EE1EB4" w:rsidRPr="00035934" w:rsidRDefault="00EE1EB4" w:rsidP="00E723D6">
            <w:pPr>
              <w:pStyle w:val="LexisNexisPara"/>
              <w:rPr>
                <w:ins w:id="79" w:author="Matthew Levine" w:date="2025-02-03T13:39:00Z" w16du:dateUtc="2025-02-03T18:39:00Z"/>
                <w:rFonts w:ascii="Times New Roman" w:hAnsi="Times New Roman" w:cs="Times New Roman"/>
                <w:strike/>
                <w:sz w:val="18"/>
                <w:szCs w:val="18"/>
              </w:rPr>
            </w:pPr>
            <w:ins w:id="80" w:author="Matthew Levine" w:date="2025-02-03T13:39:00Z" w16du:dateUtc="2025-02-03T18:39:00Z">
              <w:r w:rsidRPr="00035934">
                <w:rPr>
                  <w:rFonts w:ascii="Times New Roman" w:hAnsi="Times New Roman" w:cs="Times New Roman"/>
                  <w:strike/>
                  <w:sz w:val="18"/>
                  <w:szCs w:val="18"/>
                </w:rPr>
                <w:t xml:space="preserve"> </w:t>
              </w:r>
            </w:ins>
          </w:p>
        </w:tc>
        <w:tc>
          <w:tcPr>
            <w:tcW w:w="2348" w:type="dxa"/>
          </w:tcPr>
          <w:p w14:paraId="24B0B81F" w14:textId="77777777" w:rsidR="00EE1EB4" w:rsidRPr="00035934" w:rsidRDefault="00EE1EB4" w:rsidP="00E723D6">
            <w:pPr>
              <w:pStyle w:val="LexisNexisPara"/>
              <w:rPr>
                <w:ins w:id="81" w:author="Matthew Levine" w:date="2025-02-03T13:39:00Z" w16du:dateUtc="2025-02-03T18:39:00Z"/>
                <w:rFonts w:ascii="Times New Roman" w:hAnsi="Times New Roman" w:cs="Times New Roman"/>
                <w:sz w:val="18"/>
                <w:szCs w:val="18"/>
              </w:rPr>
            </w:pPr>
            <w:ins w:id="82" w:author="Matthew Levine" w:date="2025-02-03T13:39:00Z" w16du:dateUtc="2025-02-03T18:39:00Z">
              <w:r>
                <w:rPr>
                  <w:rFonts w:ascii="Times New Roman" w:hAnsi="Times New Roman" w:cs="Times New Roman"/>
                  <w:sz w:val="18"/>
                  <w:szCs w:val="18"/>
                </w:rPr>
                <w:t xml:space="preserve">[3 </w:t>
              </w:r>
              <w:proofErr w:type="gramStart"/>
              <w:r w:rsidRPr="00035934">
                <w:rPr>
                  <w:rFonts w:ascii="Times New Roman" w:hAnsi="Times New Roman" w:cs="Times New Roman"/>
                  <w:sz w:val="18"/>
                  <w:szCs w:val="18"/>
                </w:rPr>
                <w:t>February,</w:t>
              </w:r>
              <w:proofErr w:type="gramEnd"/>
              <w:r w:rsidRPr="00035934">
                <w:rPr>
                  <w:rFonts w:ascii="Times New Roman" w:hAnsi="Times New Roman" w:cs="Times New Roman"/>
                  <w:sz w:val="18"/>
                  <w:szCs w:val="18"/>
                </w:rPr>
                <w:t xml:space="preserve"> 2025]</w:t>
              </w:r>
            </w:ins>
          </w:p>
        </w:tc>
      </w:tr>
      <w:tr w:rsidR="00EE1EB4" w:rsidRPr="00F973DE" w14:paraId="541A7C93" w14:textId="77777777" w:rsidTr="00E723D6">
        <w:trPr>
          <w:ins w:id="83" w:author="Matthew Levine" w:date="2025-02-03T13:39:00Z" w16du:dateUtc="2025-02-03T18:39:00Z"/>
        </w:trPr>
        <w:tc>
          <w:tcPr>
            <w:tcW w:w="2342" w:type="dxa"/>
          </w:tcPr>
          <w:p w14:paraId="14353C48" w14:textId="77777777" w:rsidR="00EE1EB4" w:rsidRPr="00035934" w:rsidRDefault="00EE1EB4" w:rsidP="00E723D6">
            <w:pPr>
              <w:pStyle w:val="LexisNexisPara"/>
              <w:rPr>
                <w:ins w:id="84" w:author="Matthew Levine" w:date="2025-02-03T13:39:00Z" w16du:dateUtc="2025-02-03T18:39:00Z"/>
                <w:rFonts w:ascii="Times New Roman" w:hAnsi="Times New Roman" w:cs="Times New Roman"/>
                <w:sz w:val="18"/>
                <w:szCs w:val="18"/>
              </w:rPr>
            </w:pPr>
            <w:proofErr w:type="spellStart"/>
            <w:ins w:id="85" w:author="Matthew Levine" w:date="2025-02-03T13:39:00Z" w16du:dateUtc="2025-02-03T18:39:00Z">
              <w:r w:rsidRPr="00035934">
                <w:rPr>
                  <w:rFonts w:ascii="Times New Roman" w:hAnsi="Times New Roman" w:cs="Times New Roman"/>
                  <w:sz w:val="18"/>
                  <w:szCs w:val="18"/>
                </w:rPr>
                <w:lastRenderedPageBreak/>
                <w:t>Herinder</w:t>
              </w:r>
              <w:proofErr w:type="spellEnd"/>
              <w:r w:rsidRPr="00035934">
                <w:rPr>
                  <w:rFonts w:ascii="Times New Roman" w:hAnsi="Times New Roman" w:cs="Times New Roman"/>
                  <w:sz w:val="18"/>
                  <w:szCs w:val="18"/>
                </w:rPr>
                <w:t xml:space="preserve"> Bedi</w:t>
              </w:r>
            </w:ins>
          </w:p>
        </w:tc>
        <w:tc>
          <w:tcPr>
            <w:tcW w:w="2330" w:type="dxa"/>
          </w:tcPr>
          <w:p w14:paraId="595649EE" w14:textId="77777777" w:rsidR="00EE1EB4" w:rsidRPr="00035934" w:rsidRDefault="00EE1EB4" w:rsidP="00E723D6">
            <w:pPr>
              <w:pStyle w:val="LexisNexisPara"/>
              <w:rPr>
                <w:ins w:id="86" w:author="Matthew Levine" w:date="2025-02-03T13:39:00Z" w16du:dateUtc="2025-02-03T18:39:00Z"/>
                <w:rFonts w:ascii="Times New Roman" w:hAnsi="Times New Roman" w:cs="Times New Roman"/>
                <w:sz w:val="18"/>
                <w:szCs w:val="18"/>
              </w:rPr>
            </w:pPr>
            <w:ins w:id="87" w:author="Matthew Levine" w:date="2025-02-03T13:39:00Z" w16du:dateUtc="2025-02-03T18:39:00Z">
              <w:r w:rsidRPr="00035934">
                <w:rPr>
                  <w:rFonts w:ascii="Times New Roman" w:hAnsi="Times New Roman" w:cs="Times New Roman"/>
                  <w:sz w:val="18"/>
                  <w:szCs w:val="18"/>
                </w:rPr>
                <w:t>1235 Bay Suite 700, Toronto ON M5R 3K4 Canada</w:t>
              </w:r>
            </w:ins>
          </w:p>
        </w:tc>
        <w:tc>
          <w:tcPr>
            <w:tcW w:w="2330" w:type="dxa"/>
          </w:tcPr>
          <w:p w14:paraId="5E5F1D01" w14:textId="77777777" w:rsidR="00EE1EB4" w:rsidRPr="00035934" w:rsidRDefault="00EE1EB4" w:rsidP="00E723D6">
            <w:pPr>
              <w:pStyle w:val="LexisNexisPara"/>
              <w:rPr>
                <w:ins w:id="88" w:author="Matthew Levine" w:date="2025-02-03T13:39:00Z" w16du:dateUtc="2025-02-03T18:39:00Z"/>
                <w:rFonts w:ascii="Times New Roman" w:hAnsi="Times New Roman" w:cs="Times New Roman"/>
                <w:sz w:val="18"/>
                <w:szCs w:val="18"/>
              </w:rPr>
            </w:pPr>
            <w:ins w:id="89" w:author="Matthew Levine" w:date="2025-02-03T13:39:00Z" w16du:dateUtc="2025-02-03T18:39:00Z">
              <w:r w:rsidRPr="00035934">
                <w:rPr>
                  <w:rFonts w:ascii="Times New Roman" w:hAnsi="Times New Roman" w:cs="Times New Roman"/>
                  <w:sz w:val="18"/>
                  <w:szCs w:val="18"/>
                </w:rPr>
                <w:t xml:space="preserve"> </w:t>
              </w:r>
            </w:ins>
          </w:p>
        </w:tc>
        <w:tc>
          <w:tcPr>
            <w:tcW w:w="2348" w:type="dxa"/>
          </w:tcPr>
          <w:p w14:paraId="01E89EA3" w14:textId="77777777" w:rsidR="00EE1EB4" w:rsidRPr="00035934" w:rsidRDefault="00EE1EB4" w:rsidP="00E723D6">
            <w:pPr>
              <w:pStyle w:val="LexisNexisPara"/>
              <w:rPr>
                <w:ins w:id="90" w:author="Matthew Levine" w:date="2025-02-03T13:39:00Z" w16du:dateUtc="2025-02-03T18:39:00Z"/>
                <w:rFonts w:ascii="Times New Roman" w:hAnsi="Times New Roman" w:cs="Times New Roman"/>
                <w:sz w:val="18"/>
                <w:szCs w:val="18"/>
              </w:rPr>
            </w:pPr>
            <w:ins w:id="91" w:author="Matthew Levine" w:date="2025-02-03T13:39:00Z" w16du:dateUtc="2025-02-03T18:39:00Z">
              <w:r w:rsidRPr="00035934">
                <w:rPr>
                  <w:rFonts w:ascii="Times New Roman" w:hAnsi="Times New Roman" w:cs="Times New Roman"/>
                  <w:sz w:val="18"/>
                  <w:szCs w:val="18"/>
                </w:rPr>
                <w:t xml:space="preserve"> </w:t>
              </w:r>
            </w:ins>
          </w:p>
        </w:tc>
      </w:tr>
      <w:tr w:rsidR="00EE1EB4" w:rsidRPr="00F973DE" w14:paraId="78B988BF" w14:textId="77777777" w:rsidTr="00E723D6">
        <w:trPr>
          <w:ins w:id="92" w:author="Matthew Levine" w:date="2025-02-03T13:39:00Z" w16du:dateUtc="2025-02-03T18:39:00Z"/>
        </w:trPr>
        <w:tc>
          <w:tcPr>
            <w:tcW w:w="2342" w:type="dxa"/>
          </w:tcPr>
          <w:p w14:paraId="1729F770" w14:textId="77777777" w:rsidR="00EE1EB4" w:rsidRPr="00F973DE" w:rsidRDefault="00EE1EB4" w:rsidP="00E723D6">
            <w:pPr>
              <w:pStyle w:val="LexisNexisPara"/>
              <w:rPr>
                <w:ins w:id="93" w:author="Matthew Levine" w:date="2025-02-03T13:39:00Z" w16du:dateUtc="2025-02-03T18:39:00Z"/>
                <w:rFonts w:ascii="Times New Roman" w:hAnsi="Times New Roman" w:cs="Times New Roman"/>
              </w:rPr>
            </w:pPr>
          </w:p>
        </w:tc>
        <w:tc>
          <w:tcPr>
            <w:tcW w:w="2330" w:type="dxa"/>
          </w:tcPr>
          <w:p w14:paraId="40063A9C" w14:textId="77777777" w:rsidR="00EE1EB4" w:rsidRPr="00F973DE" w:rsidRDefault="00EE1EB4" w:rsidP="00E723D6">
            <w:pPr>
              <w:pStyle w:val="LexisNexisPara"/>
              <w:rPr>
                <w:ins w:id="94" w:author="Matthew Levine" w:date="2025-02-03T13:39:00Z" w16du:dateUtc="2025-02-03T18:39:00Z"/>
                <w:rFonts w:ascii="Times New Roman" w:hAnsi="Times New Roman" w:cs="Times New Roman"/>
              </w:rPr>
            </w:pPr>
          </w:p>
        </w:tc>
        <w:tc>
          <w:tcPr>
            <w:tcW w:w="2330" w:type="dxa"/>
          </w:tcPr>
          <w:p w14:paraId="4A0351FB" w14:textId="77777777" w:rsidR="00EE1EB4" w:rsidRPr="00F973DE" w:rsidRDefault="00EE1EB4" w:rsidP="00E723D6">
            <w:pPr>
              <w:pStyle w:val="LexisNexisPara"/>
              <w:rPr>
                <w:ins w:id="95" w:author="Matthew Levine" w:date="2025-02-03T13:39:00Z" w16du:dateUtc="2025-02-03T18:39:00Z"/>
                <w:rFonts w:ascii="Times New Roman" w:hAnsi="Times New Roman" w:cs="Times New Roman"/>
              </w:rPr>
            </w:pPr>
          </w:p>
        </w:tc>
        <w:tc>
          <w:tcPr>
            <w:tcW w:w="2348" w:type="dxa"/>
          </w:tcPr>
          <w:p w14:paraId="7C6CE5D1" w14:textId="77777777" w:rsidR="00EE1EB4" w:rsidRPr="00F973DE" w:rsidRDefault="00EE1EB4" w:rsidP="00E723D6">
            <w:pPr>
              <w:pStyle w:val="LexisNexisPara"/>
              <w:rPr>
                <w:ins w:id="96" w:author="Matthew Levine" w:date="2025-02-03T13:39:00Z" w16du:dateUtc="2025-02-03T18:39:00Z"/>
                <w:rFonts w:ascii="Times New Roman" w:hAnsi="Times New Roman" w:cs="Times New Roman"/>
              </w:rPr>
            </w:pPr>
          </w:p>
        </w:tc>
      </w:tr>
      <w:tr w:rsidR="00EE1EB4" w:rsidRPr="00F973DE" w14:paraId="270FFBB2" w14:textId="77777777" w:rsidTr="00E723D6">
        <w:trPr>
          <w:ins w:id="97" w:author="Matthew Levine" w:date="2025-02-03T13:39:00Z" w16du:dateUtc="2025-02-03T18:39:00Z"/>
        </w:trPr>
        <w:tc>
          <w:tcPr>
            <w:tcW w:w="2342" w:type="dxa"/>
          </w:tcPr>
          <w:p w14:paraId="00BFF11D" w14:textId="77777777" w:rsidR="00EE1EB4" w:rsidRPr="00F973DE" w:rsidRDefault="00EE1EB4" w:rsidP="00E723D6">
            <w:pPr>
              <w:pStyle w:val="LexisNexisPara"/>
              <w:rPr>
                <w:ins w:id="98" w:author="Matthew Levine" w:date="2025-02-03T13:39:00Z" w16du:dateUtc="2025-02-03T18:39:00Z"/>
                <w:rFonts w:ascii="Times New Roman" w:hAnsi="Times New Roman" w:cs="Times New Roman"/>
              </w:rPr>
            </w:pPr>
          </w:p>
        </w:tc>
        <w:tc>
          <w:tcPr>
            <w:tcW w:w="2330" w:type="dxa"/>
          </w:tcPr>
          <w:p w14:paraId="5E91A466" w14:textId="77777777" w:rsidR="00EE1EB4" w:rsidRPr="00F973DE" w:rsidRDefault="00EE1EB4" w:rsidP="00E723D6">
            <w:pPr>
              <w:pStyle w:val="LexisNexisPara"/>
              <w:rPr>
                <w:ins w:id="99" w:author="Matthew Levine" w:date="2025-02-03T13:39:00Z" w16du:dateUtc="2025-02-03T18:39:00Z"/>
                <w:rFonts w:ascii="Times New Roman" w:hAnsi="Times New Roman" w:cs="Times New Roman"/>
              </w:rPr>
            </w:pPr>
          </w:p>
        </w:tc>
        <w:tc>
          <w:tcPr>
            <w:tcW w:w="2330" w:type="dxa"/>
          </w:tcPr>
          <w:p w14:paraId="145CC61C" w14:textId="77777777" w:rsidR="00EE1EB4" w:rsidRPr="00F973DE" w:rsidRDefault="00EE1EB4" w:rsidP="00E723D6">
            <w:pPr>
              <w:pStyle w:val="LexisNexisPara"/>
              <w:rPr>
                <w:ins w:id="100" w:author="Matthew Levine" w:date="2025-02-03T13:39:00Z" w16du:dateUtc="2025-02-03T18:39:00Z"/>
                <w:rFonts w:ascii="Times New Roman" w:hAnsi="Times New Roman" w:cs="Times New Roman"/>
              </w:rPr>
            </w:pPr>
          </w:p>
        </w:tc>
        <w:tc>
          <w:tcPr>
            <w:tcW w:w="2348" w:type="dxa"/>
          </w:tcPr>
          <w:p w14:paraId="4628D213" w14:textId="77777777" w:rsidR="00EE1EB4" w:rsidRPr="00F973DE" w:rsidRDefault="00EE1EB4" w:rsidP="00E723D6">
            <w:pPr>
              <w:pStyle w:val="LexisNexisPara"/>
              <w:rPr>
                <w:ins w:id="101" w:author="Matthew Levine" w:date="2025-02-03T13:39:00Z" w16du:dateUtc="2025-02-03T18:39:00Z"/>
                <w:rFonts w:ascii="Times New Roman" w:hAnsi="Times New Roman" w:cs="Times New Roman"/>
              </w:rPr>
            </w:pPr>
          </w:p>
        </w:tc>
      </w:tr>
      <w:tr w:rsidR="00EE1EB4" w:rsidRPr="00F973DE" w14:paraId="5650D036" w14:textId="77777777" w:rsidTr="00E723D6">
        <w:trPr>
          <w:ins w:id="102" w:author="Matthew Levine" w:date="2025-02-03T13:39:00Z" w16du:dateUtc="2025-02-03T18:39:00Z"/>
        </w:trPr>
        <w:tc>
          <w:tcPr>
            <w:tcW w:w="2342" w:type="dxa"/>
          </w:tcPr>
          <w:p w14:paraId="2B379882" w14:textId="77777777" w:rsidR="00EE1EB4" w:rsidRPr="00F973DE" w:rsidRDefault="00EE1EB4" w:rsidP="00E723D6">
            <w:pPr>
              <w:pStyle w:val="LexisNexisPara"/>
              <w:rPr>
                <w:ins w:id="103" w:author="Matthew Levine" w:date="2025-02-03T13:39:00Z" w16du:dateUtc="2025-02-03T18:39:00Z"/>
                <w:rFonts w:ascii="Times New Roman" w:hAnsi="Times New Roman" w:cs="Times New Roman"/>
              </w:rPr>
            </w:pPr>
          </w:p>
        </w:tc>
        <w:tc>
          <w:tcPr>
            <w:tcW w:w="2330" w:type="dxa"/>
          </w:tcPr>
          <w:p w14:paraId="0EE27996" w14:textId="77777777" w:rsidR="00EE1EB4" w:rsidRPr="00F973DE" w:rsidRDefault="00EE1EB4" w:rsidP="00E723D6">
            <w:pPr>
              <w:pStyle w:val="LexisNexisPara"/>
              <w:rPr>
                <w:ins w:id="104" w:author="Matthew Levine" w:date="2025-02-03T13:39:00Z" w16du:dateUtc="2025-02-03T18:39:00Z"/>
                <w:rFonts w:ascii="Times New Roman" w:hAnsi="Times New Roman" w:cs="Times New Roman"/>
              </w:rPr>
            </w:pPr>
          </w:p>
        </w:tc>
        <w:tc>
          <w:tcPr>
            <w:tcW w:w="2330" w:type="dxa"/>
          </w:tcPr>
          <w:p w14:paraId="215F3879" w14:textId="77777777" w:rsidR="00EE1EB4" w:rsidRPr="00F973DE" w:rsidRDefault="00EE1EB4" w:rsidP="00E723D6">
            <w:pPr>
              <w:pStyle w:val="LexisNexisPara"/>
              <w:rPr>
                <w:ins w:id="105" w:author="Matthew Levine" w:date="2025-02-03T13:39:00Z" w16du:dateUtc="2025-02-03T18:39:00Z"/>
                <w:rFonts w:ascii="Times New Roman" w:hAnsi="Times New Roman" w:cs="Times New Roman"/>
              </w:rPr>
            </w:pPr>
          </w:p>
        </w:tc>
        <w:tc>
          <w:tcPr>
            <w:tcW w:w="2348" w:type="dxa"/>
          </w:tcPr>
          <w:p w14:paraId="5D0650A6" w14:textId="77777777" w:rsidR="00EE1EB4" w:rsidRPr="00F973DE" w:rsidRDefault="00EE1EB4" w:rsidP="00E723D6">
            <w:pPr>
              <w:pStyle w:val="LexisNexisPara"/>
              <w:rPr>
                <w:ins w:id="106" w:author="Matthew Levine" w:date="2025-02-03T13:39:00Z" w16du:dateUtc="2025-02-03T18:39:00Z"/>
                <w:rFonts w:ascii="Times New Roman" w:hAnsi="Times New Roman" w:cs="Times New Roman"/>
              </w:rPr>
            </w:pPr>
          </w:p>
        </w:tc>
      </w:tr>
      <w:tr w:rsidR="00EE1EB4" w:rsidRPr="00F973DE" w14:paraId="29A84477" w14:textId="77777777" w:rsidTr="00E723D6">
        <w:trPr>
          <w:ins w:id="107" w:author="Matthew Levine" w:date="2025-02-03T13:39:00Z" w16du:dateUtc="2025-02-03T18:39:00Z"/>
        </w:trPr>
        <w:tc>
          <w:tcPr>
            <w:tcW w:w="2342" w:type="dxa"/>
          </w:tcPr>
          <w:p w14:paraId="755094A3" w14:textId="77777777" w:rsidR="00EE1EB4" w:rsidRPr="00F973DE" w:rsidRDefault="00EE1EB4" w:rsidP="00E723D6">
            <w:pPr>
              <w:pStyle w:val="LexisNexisPara"/>
              <w:rPr>
                <w:ins w:id="108" w:author="Matthew Levine" w:date="2025-02-03T13:39:00Z" w16du:dateUtc="2025-02-03T18:39:00Z"/>
                <w:rFonts w:ascii="Times New Roman" w:hAnsi="Times New Roman" w:cs="Times New Roman"/>
              </w:rPr>
            </w:pPr>
          </w:p>
        </w:tc>
        <w:tc>
          <w:tcPr>
            <w:tcW w:w="2330" w:type="dxa"/>
          </w:tcPr>
          <w:p w14:paraId="2F631612" w14:textId="77777777" w:rsidR="00EE1EB4" w:rsidRPr="00F973DE" w:rsidRDefault="00EE1EB4" w:rsidP="00E723D6">
            <w:pPr>
              <w:pStyle w:val="LexisNexisPara"/>
              <w:rPr>
                <w:ins w:id="109" w:author="Matthew Levine" w:date="2025-02-03T13:39:00Z" w16du:dateUtc="2025-02-03T18:39:00Z"/>
                <w:rFonts w:ascii="Times New Roman" w:hAnsi="Times New Roman" w:cs="Times New Roman"/>
              </w:rPr>
            </w:pPr>
          </w:p>
        </w:tc>
        <w:tc>
          <w:tcPr>
            <w:tcW w:w="2330" w:type="dxa"/>
          </w:tcPr>
          <w:p w14:paraId="075276E7" w14:textId="77777777" w:rsidR="00EE1EB4" w:rsidRPr="00F973DE" w:rsidRDefault="00EE1EB4" w:rsidP="00E723D6">
            <w:pPr>
              <w:pStyle w:val="LexisNexisPara"/>
              <w:rPr>
                <w:ins w:id="110" w:author="Matthew Levine" w:date="2025-02-03T13:39:00Z" w16du:dateUtc="2025-02-03T18:39:00Z"/>
                <w:rFonts w:ascii="Times New Roman" w:hAnsi="Times New Roman" w:cs="Times New Roman"/>
              </w:rPr>
            </w:pPr>
          </w:p>
        </w:tc>
        <w:tc>
          <w:tcPr>
            <w:tcW w:w="2348" w:type="dxa"/>
          </w:tcPr>
          <w:p w14:paraId="01A81E8A" w14:textId="77777777" w:rsidR="00EE1EB4" w:rsidRPr="00F973DE" w:rsidRDefault="00EE1EB4" w:rsidP="00E723D6">
            <w:pPr>
              <w:pStyle w:val="LexisNexisPara"/>
              <w:rPr>
                <w:ins w:id="111" w:author="Matthew Levine" w:date="2025-02-03T13:39:00Z" w16du:dateUtc="2025-02-03T18:39:00Z"/>
                <w:rFonts w:ascii="Times New Roman" w:hAnsi="Times New Roman" w:cs="Times New Roman"/>
              </w:rPr>
            </w:pPr>
          </w:p>
        </w:tc>
      </w:tr>
      <w:tr w:rsidR="00EE1EB4" w:rsidRPr="00F973DE" w14:paraId="5B632280" w14:textId="77777777" w:rsidTr="00E723D6">
        <w:trPr>
          <w:ins w:id="112" w:author="Matthew Levine" w:date="2025-02-03T13:39:00Z" w16du:dateUtc="2025-02-03T18:39:00Z"/>
        </w:trPr>
        <w:tc>
          <w:tcPr>
            <w:tcW w:w="2342" w:type="dxa"/>
          </w:tcPr>
          <w:p w14:paraId="375742C7" w14:textId="77777777" w:rsidR="00EE1EB4" w:rsidRPr="00F973DE" w:rsidRDefault="00EE1EB4" w:rsidP="00E723D6">
            <w:pPr>
              <w:pStyle w:val="LexisNexisPara"/>
              <w:rPr>
                <w:ins w:id="113" w:author="Matthew Levine" w:date="2025-02-03T13:39:00Z" w16du:dateUtc="2025-02-03T18:39:00Z"/>
                <w:rFonts w:ascii="Times New Roman" w:hAnsi="Times New Roman" w:cs="Times New Roman"/>
              </w:rPr>
            </w:pPr>
          </w:p>
        </w:tc>
        <w:tc>
          <w:tcPr>
            <w:tcW w:w="2330" w:type="dxa"/>
          </w:tcPr>
          <w:p w14:paraId="29A99E74" w14:textId="77777777" w:rsidR="00EE1EB4" w:rsidRPr="00F973DE" w:rsidRDefault="00EE1EB4" w:rsidP="00E723D6">
            <w:pPr>
              <w:pStyle w:val="LexisNexisPara"/>
              <w:rPr>
                <w:ins w:id="114" w:author="Matthew Levine" w:date="2025-02-03T13:39:00Z" w16du:dateUtc="2025-02-03T18:39:00Z"/>
                <w:rFonts w:ascii="Times New Roman" w:hAnsi="Times New Roman" w:cs="Times New Roman"/>
              </w:rPr>
            </w:pPr>
          </w:p>
        </w:tc>
        <w:tc>
          <w:tcPr>
            <w:tcW w:w="2330" w:type="dxa"/>
          </w:tcPr>
          <w:p w14:paraId="6B309551" w14:textId="77777777" w:rsidR="00EE1EB4" w:rsidRPr="00F973DE" w:rsidRDefault="00EE1EB4" w:rsidP="00E723D6">
            <w:pPr>
              <w:pStyle w:val="LexisNexisPara"/>
              <w:rPr>
                <w:ins w:id="115" w:author="Matthew Levine" w:date="2025-02-03T13:39:00Z" w16du:dateUtc="2025-02-03T18:39:00Z"/>
                <w:rFonts w:ascii="Times New Roman" w:hAnsi="Times New Roman" w:cs="Times New Roman"/>
              </w:rPr>
            </w:pPr>
          </w:p>
        </w:tc>
        <w:tc>
          <w:tcPr>
            <w:tcW w:w="2348" w:type="dxa"/>
          </w:tcPr>
          <w:p w14:paraId="41DD21B6" w14:textId="77777777" w:rsidR="00EE1EB4" w:rsidRPr="00F973DE" w:rsidRDefault="00EE1EB4" w:rsidP="00E723D6">
            <w:pPr>
              <w:pStyle w:val="LexisNexisPara"/>
              <w:rPr>
                <w:ins w:id="116" w:author="Matthew Levine" w:date="2025-02-03T13:39:00Z" w16du:dateUtc="2025-02-03T18:39:00Z"/>
                <w:rFonts w:ascii="Times New Roman" w:hAnsi="Times New Roman" w:cs="Times New Roman"/>
              </w:rPr>
            </w:pPr>
          </w:p>
        </w:tc>
      </w:tr>
      <w:tr w:rsidR="00EE1EB4" w:rsidRPr="00F973DE" w14:paraId="127706E7" w14:textId="77777777" w:rsidTr="00E723D6">
        <w:trPr>
          <w:ins w:id="117" w:author="Matthew Levine" w:date="2025-02-03T13:39:00Z" w16du:dateUtc="2025-02-03T18:39:00Z"/>
        </w:trPr>
        <w:tc>
          <w:tcPr>
            <w:tcW w:w="2342" w:type="dxa"/>
          </w:tcPr>
          <w:p w14:paraId="052F6B1C" w14:textId="77777777" w:rsidR="00EE1EB4" w:rsidRPr="00F973DE" w:rsidRDefault="00EE1EB4" w:rsidP="00E723D6">
            <w:pPr>
              <w:pStyle w:val="LexisNexisPara"/>
              <w:rPr>
                <w:ins w:id="118" w:author="Matthew Levine" w:date="2025-02-03T13:39:00Z" w16du:dateUtc="2025-02-03T18:39:00Z"/>
                <w:rFonts w:ascii="Times New Roman" w:hAnsi="Times New Roman" w:cs="Times New Roman"/>
              </w:rPr>
            </w:pPr>
          </w:p>
        </w:tc>
        <w:tc>
          <w:tcPr>
            <w:tcW w:w="2330" w:type="dxa"/>
          </w:tcPr>
          <w:p w14:paraId="072CC626" w14:textId="77777777" w:rsidR="00EE1EB4" w:rsidRPr="00F973DE" w:rsidRDefault="00EE1EB4" w:rsidP="00E723D6">
            <w:pPr>
              <w:pStyle w:val="LexisNexisPara"/>
              <w:rPr>
                <w:ins w:id="119" w:author="Matthew Levine" w:date="2025-02-03T13:39:00Z" w16du:dateUtc="2025-02-03T18:39:00Z"/>
                <w:rFonts w:ascii="Times New Roman" w:hAnsi="Times New Roman" w:cs="Times New Roman"/>
              </w:rPr>
            </w:pPr>
          </w:p>
        </w:tc>
        <w:tc>
          <w:tcPr>
            <w:tcW w:w="2330" w:type="dxa"/>
          </w:tcPr>
          <w:p w14:paraId="5BBA6363" w14:textId="77777777" w:rsidR="00EE1EB4" w:rsidRPr="00F973DE" w:rsidRDefault="00EE1EB4" w:rsidP="00E723D6">
            <w:pPr>
              <w:pStyle w:val="LexisNexisPara"/>
              <w:rPr>
                <w:ins w:id="120" w:author="Matthew Levine" w:date="2025-02-03T13:39:00Z" w16du:dateUtc="2025-02-03T18:39:00Z"/>
                <w:rFonts w:ascii="Times New Roman" w:hAnsi="Times New Roman" w:cs="Times New Roman"/>
              </w:rPr>
            </w:pPr>
          </w:p>
        </w:tc>
        <w:tc>
          <w:tcPr>
            <w:tcW w:w="2348" w:type="dxa"/>
          </w:tcPr>
          <w:p w14:paraId="1883C707" w14:textId="77777777" w:rsidR="00EE1EB4" w:rsidRPr="00F973DE" w:rsidRDefault="00EE1EB4" w:rsidP="00E723D6">
            <w:pPr>
              <w:pStyle w:val="LexisNexisPara"/>
              <w:rPr>
                <w:ins w:id="121" w:author="Matthew Levine" w:date="2025-02-03T13:39:00Z" w16du:dateUtc="2025-02-03T18:39:00Z"/>
                <w:rFonts w:ascii="Times New Roman" w:hAnsi="Times New Roman" w:cs="Times New Roman"/>
              </w:rPr>
            </w:pPr>
          </w:p>
        </w:tc>
      </w:tr>
      <w:tr w:rsidR="00EE1EB4" w:rsidRPr="00F973DE" w14:paraId="72A3488F" w14:textId="77777777" w:rsidTr="00E723D6">
        <w:trPr>
          <w:ins w:id="122" w:author="Matthew Levine" w:date="2025-02-03T13:39:00Z" w16du:dateUtc="2025-02-03T18:39:00Z"/>
        </w:trPr>
        <w:tc>
          <w:tcPr>
            <w:tcW w:w="2342" w:type="dxa"/>
          </w:tcPr>
          <w:p w14:paraId="7B507799" w14:textId="77777777" w:rsidR="00EE1EB4" w:rsidRPr="00F973DE" w:rsidRDefault="00EE1EB4" w:rsidP="00E723D6">
            <w:pPr>
              <w:pStyle w:val="LexisNexisPara"/>
              <w:rPr>
                <w:ins w:id="123" w:author="Matthew Levine" w:date="2025-02-03T13:39:00Z" w16du:dateUtc="2025-02-03T18:39:00Z"/>
                <w:rFonts w:ascii="Times New Roman" w:hAnsi="Times New Roman" w:cs="Times New Roman"/>
              </w:rPr>
            </w:pPr>
          </w:p>
        </w:tc>
        <w:tc>
          <w:tcPr>
            <w:tcW w:w="2330" w:type="dxa"/>
          </w:tcPr>
          <w:p w14:paraId="590924D0" w14:textId="77777777" w:rsidR="00EE1EB4" w:rsidRPr="00F973DE" w:rsidRDefault="00EE1EB4" w:rsidP="00E723D6">
            <w:pPr>
              <w:pStyle w:val="LexisNexisPara"/>
              <w:rPr>
                <w:ins w:id="124" w:author="Matthew Levine" w:date="2025-02-03T13:39:00Z" w16du:dateUtc="2025-02-03T18:39:00Z"/>
                <w:rFonts w:ascii="Times New Roman" w:hAnsi="Times New Roman" w:cs="Times New Roman"/>
              </w:rPr>
            </w:pPr>
          </w:p>
        </w:tc>
        <w:tc>
          <w:tcPr>
            <w:tcW w:w="2330" w:type="dxa"/>
          </w:tcPr>
          <w:p w14:paraId="4ED61FB2" w14:textId="77777777" w:rsidR="00EE1EB4" w:rsidRPr="00F973DE" w:rsidRDefault="00EE1EB4" w:rsidP="00E723D6">
            <w:pPr>
              <w:pStyle w:val="LexisNexisPara"/>
              <w:rPr>
                <w:ins w:id="125" w:author="Matthew Levine" w:date="2025-02-03T13:39:00Z" w16du:dateUtc="2025-02-03T18:39:00Z"/>
                <w:rFonts w:ascii="Times New Roman" w:hAnsi="Times New Roman" w:cs="Times New Roman"/>
              </w:rPr>
            </w:pPr>
          </w:p>
        </w:tc>
        <w:tc>
          <w:tcPr>
            <w:tcW w:w="2348" w:type="dxa"/>
          </w:tcPr>
          <w:p w14:paraId="078ACB3B" w14:textId="77777777" w:rsidR="00EE1EB4" w:rsidRPr="00F973DE" w:rsidRDefault="00EE1EB4" w:rsidP="00E723D6">
            <w:pPr>
              <w:pStyle w:val="LexisNexisPara"/>
              <w:rPr>
                <w:ins w:id="126" w:author="Matthew Levine" w:date="2025-02-03T13:39:00Z" w16du:dateUtc="2025-02-03T18:39:00Z"/>
                <w:rFonts w:ascii="Times New Roman" w:hAnsi="Times New Roman" w:cs="Times New Roman"/>
              </w:rPr>
            </w:pPr>
          </w:p>
        </w:tc>
      </w:tr>
      <w:tr w:rsidR="00EE1EB4" w:rsidRPr="00F973DE" w14:paraId="2542334A" w14:textId="77777777" w:rsidTr="00E723D6">
        <w:trPr>
          <w:ins w:id="127" w:author="Matthew Levine" w:date="2025-02-03T13:39:00Z" w16du:dateUtc="2025-02-03T18:39:00Z"/>
        </w:trPr>
        <w:tc>
          <w:tcPr>
            <w:tcW w:w="2342" w:type="dxa"/>
          </w:tcPr>
          <w:p w14:paraId="7D2383A4" w14:textId="77777777" w:rsidR="00EE1EB4" w:rsidRPr="00F973DE" w:rsidRDefault="00EE1EB4" w:rsidP="00E723D6">
            <w:pPr>
              <w:pStyle w:val="LexisNexisPara"/>
              <w:rPr>
                <w:ins w:id="128" w:author="Matthew Levine" w:date="2025-02-03T13:39:00Z" w16du:dateUtc="2025-02-03T18:39:00Z"/>
                <w:rFonts w:ascii="Times New Roman" w:hAnsi="Times New Roman" w:cs="Times New Roman"/>
              </w:rPr>
            </w:pPr>
          </w:p>
        </w:tc>
        <w:tc>
          <w:tcPr>
            <w:tcW w:w="2330" w:type="dxa"/>
          </w:tcPr>
          <w:p w14:paraId="567E27C8" w14:textId="77777777" w:rsidR="00EE1EB4" w:rsidRPr="00F973DE" w:rsidRDefault="00EE1EB4" w:rsidP="00E723D6">
            <w:pPr>
              <w:pStyle w:val="LexisNexisPara"/>
              <w:rPr>
                <w:ins w:id="129" w:author="Matthew Levine" w:date="2025-02-03T13:39:00Z" w16du:dateUtc="2025-02-03T18:39:00Z"/>
                <w:rFonts w:ascii="Times New Roman" w:hAnsi="Times New Roman" w:cs="Times New Roman"/>
              </w:rPr>
            </w:pPr>
          </w:p>
        </w:tc>
        <w:tc>
          <w:tcPr>
            <w:tcW w:w="2330" w:type="dxa"/>
          </w:tcPr>
          <w:p w14:paraId="40C91194" w14:textId="77777777" w:rsidR="00EE1EB4" w:rsidRPr="00F973DE" w:rsidRDefault="00EE1EB4" w:rsidP="00E723D6">
            <w:pPr>
              <w:pStyle w:val="LexisNexisPara"/>
              <w:rPr>
                <w:ins w:id="130" w:author="Matthew Levine" w:date="2025-02-03T13:39:00Z" w16du:dateUtc="2025-02-03T18:39:00Z"/>
                <w:rFonts w:ascii="Times New Roman" w:hAnsi="Times New Roman" w:cs="Times New Roman"/>
              </w:rPr>
            </w:pPr>
          </w:p>
        </w:tc>
        <w:tc>
          <w:tcPr>
            <w:tcW w:w="2348" w:type="dxa"/>
          </w:tcPr>
          <w:p w14:paraId="7CB42025" w14:textId="77777777" w:rsidR="00EE1EB4" w:rsidRPr="00F973DE" w:rsidRDefault="00EE1EB4" w:rsidP="00E723D6">
            <w:pPr>
              <w:pStyle w:val="LexisNexisPara"/>
              <w:rPr>
                <w:ins w:id="131" w:author="Matthew Levine" w:date="2025-02-03T13:39:00Z" w16du:dateUtc="2025-02-03T18:39:00Z"/>
                <w:rFonts w:ascii="Times New Roman" w:hAnsi="Times New Roman" w:cs="Times New Roman"/>
              </w:rPr>
            </w:pPr>
          </w:p>
        </w:tc>
      </w:tr>
    </w:tbl>
    <w:p w14:paraId="77B65D7E" w14:textId="77777777" w:rsidR="00EE1EB4" w:rsidRDefault="00EE1EB4" w:rsidP="00EE1EB4">
      <w:pPr>
        <w:pStyle w:val="LexisNexisPara"/>
        <w:rPr>
          <w:ins w:id="132" w:author="Matthew Levine" w:date="2025-02-03T13:39:00Z" w16du:dateUtc="2025-02-03T18:39:00Z"/>
        </w:rPr>
      </w:pPr>
    </w:p>
    <w:p w14:paraId="642CAC5D" w14:textId="77777777" w:rsidR="00DA7305" w:rsidRDefault="00DA7305" w:rsidP="00DA7305">
      <w:pPr>
        <w:spacing w:before="200" w:line="300" w:lineRule="atLeast"/>
        <w:ind w:left="360"/>
        <w:jc w:val="center"/>
        <w:rPr>
          <w:ins w:id="133" w:author="Matthew Levine" w:date="2025-02-03T13:39:00Z" w16du:dateUtc="2025-02-03T18:39:00Z"/>
        </w:rPr>
      </w:pPr>
    </w:p>
    <w:p w14:paraId="29D14982" w14:textId="77777777" w:rsidR="00EE1EB4" w:rsidRDefault="00EE1EB4" w:rsidP="00DA7305">
      <w:pPr>
        <w:spacing w:before="200" w:line="300" w:lineRule="atLeast"/>
        <w:ind w:left="360"/>
        <w:jc w:val="center"/>
        <w:rPr>
          <w:ins w:id="134" w:author="Matthew Levine" w:date="2025-02-03T13:39:00Z" w16du:dateUtc="2025-02-03T18:39:00Z"/>
        </w:rPr>
      </w:pPr>
    </w:p>
    <w:p w14:paraId="0C9BC9CA" w14:textId="77777777" w:rsidR="00EE1EB4" w:rsidRDefault="00EE1EB4" w:rsidP="00DA7305">
      <w:pPr>
        <w:spacing w:before="200" w:line="300" w:lineRule="atLeast"/>
        <w:ind w:left="360"/>
        <w:jc w:val="center"/>
      </w:pPr>
    </w:p>
    <w:p w14:paraId="44D0E74D" w14:textId="40F22F00" w:rsidR="00DA7305" w:rsidRPr="0039119E" w:rsidRDefault="00DA7305" w:rsidP="00DA7305">
      <w:pPr>
        <w:spacing w:before="200" w:line="300" w:lineRule="atLeast"/>
        <w:ind w:left="360"/>
        <w:jc w:val="center"/>
        <w:rPr>
          <w:b/>
          <w:bCs/>
          <w:u w:val="single"/>
          <w:rPrChange w:id="135" w:author="Matthew Levine" w:date="2025-02-03T13:32:00Z" w16du:dateUtc="2025-02-03T18:32:00Z">
            <w:rPr/>
          </w:rPrChange>
        </w:rPr>
      </w:pPr>
      <w:r w:rsidRPr="0039119E">
        <w:rPr>
          <w:b/>
          <w:bCs/>
          <w:u w:val="single"/>
          <w:rPrChange w:id="136" w:author="Matthew Levine" w:date="2025-02-03T13:32:00Z" w16du:dateUtc="2025-02-03T18:32:00Z">
            <w:rPr/>
          </w:rPrChange>
        </w:rPr>
        <w:t>Shareholders Register</w:t>
      </w:r>
    </w:p>
    <w:p w14:paraId="5F239701" w14:textId="77777777" w:rsidR="001024E4" w:rsidRDefault="001024E4" w:rsidP="001024E4">
      <w:pPr>
        <w:pStyle w:val="LexisNexisPara"/>
        <w:jc w:val="center"/>
        <w:rPr>
          <w:ins w:id="137" w:author="Matthew Levine" w:date="2025-02-03T13:28:00Z" w16du:dateUtc="2025-02-03T18:28:00Z"/>
          <w:b/>
          <w:caps/>
        </w:rPr>
      </w:pPr>
      <w:ins w:id="138" w:author="Matthew Levine" w:date="2025-02-03T13:28:00Z" w16du:dateUtc="2025-02-03T18:28:00Z">
        <w:r>
          <w:rPr>
            <w:b/>
            <w:caps/>
          </w:rPr>
          <w:t>SHAREHOLDER REGISTER</w:t>
        </w:r>
      </w:ins>
    </w:p>
    <w:p w14:paraId="7364FCC4" w14:textId="77777777" w:rsidR="001024E4" w:rsidRDefault="001024E4" w:rsidP="001024E4">
      <w:pPr>
        <w:pStyle w:val="LexisNexisPara"/>
        <w:jc w:val="center"/>
        <w:rPr>
          <w:ins w:id="139" w:author="Matthew Levine" w:date="2025-02-03T13:28:00Z" w16du:dateUtc="2025-02-03T18:28:00Z"/>
          <w:b/>
          <w:caps/>
        </w:rPr>
      </w:pPr>
      <w:ins w:id="140" w:author="Matthew Levine" w:date="2025-02-03T13:28:00Z" w16du:dateUtc="2025-02-03T18:28:00Z">
        <w:r>
          <w:rPr>
            <w:b/>
            <w:caps/>
          </w:rPr>
          <w:t>of</w:t>
        </w:r>
      </w:ins>
    </w:p>
    <w:p w14:paraId="0441F1A1" w14:textId="77777777" w:rsidR="001024E4" w:rsidRDefault="001024E4" w:rsidP="001024E4">
      <w:pPr>
        <w:pStyle w:val="LexisNexisPara"/>
        <w:jc w:val="center"/>
        <w:rPr>
          <w:ins w:id="141" w:author="Matthew Levine" w:date="2025-02-03T13:28:00Z" w16du:dateUtc="2025-02-03T18:28:00Z"/>
          <w:b/>
          <w:caps/>
        </w:rPr>
      </w:pPr>
      <w:ins w:id="142" w:author="Matthew Levine" w:date="2025-02-03T13:28:00Z" w16du:dateUtc="2025-02-03T18:28:00Z">
        <w:r>
          <w:rPr>
            <w:b/>
            <w:caps/>
          </w:rPr>
          <w:t>SNOWCAP FINANCIAL LIMITED</w:t>
        </w:r>
      </w:ins>
    </w:p>
    <w:p w14:paraId="70DF5BDE" w14:textId="77777777" w:rsidR="001024E4" w:rsidRDefault="001024E4" w:rsidP="001024E4">
      <w:pPr>
        <w:pStyle w:val="LexisNexisPara"/>
        <w:jc w:val="center"/>
        <w:rPr>
          <w:ins w:id="143" w:author="Matthew Levine" w:date="2025-02-03T13:28:00Z" w16du:dateUtc="2025-02-03T18:28:00Z"/>
          <w:b/>
          <w:caps/>
        </w:rPr>
      </w:pPr>
      <w:ins w:id="144" w:author="Matthew Levine" w:date="2025-02-03T13:28:00Z" w16du:dateUtc="2025-02-03T18:28:00Z">
        <w:r>
          <w:rPr>
            <w:b/>
            <w:caps/>
          </w:rPr>
          <w:t>(THE “CORPORATION”)</w:t>
        </w:r>
      </w:ins>
    </w:p>
    <w:p w14:paraId="43D43E32" w14:textId="77777777" w:rsidR="001024E4" w:rsidRDefault="001024E4" w:rsidP="001024E4">
      <w:pPr>
        <w:pStyle w:val="LexisNexisPara"/>
        <w:jc w:val="center"/>
        <w:rPr>
          <w:ins w:id="145" w:author="Matthew Levine" w:date="2025-02-03T13:28:00Z" w16du:dateUtc="2025-02-03T18:28:00Z"/>
        </w:rP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rPr>
          <w:ins w:id="146" w:author="Matthew Levine" w:date="2025-02-03T13:28:00Z" w16du:dateUtc="2025-02-03T18:28:00Z"/>
        </w:trPr>
        <w:tc>
          <w:tcPr>
            <w:tcW w:w="2342" w:type="dxa"/>
          </w:tcPr>
          <w:p w14:paraId="4062E964" w14:textId="77777777" w:rsidR="001024E4" w:rsidRPr="00F973DE" w:rsidRDefault="001024E4" w:rsidP="00E723D6">
            <w:pPr>
              <w:pStyle w:val="LexisNexisPara"/>
              <w:rPr>
                <w:ins w:id="147" w:author="Matthew Levine" w:date="2025-02-03T13:28:00Z" w16du:dateUtc="2025-02-03T18:28:00Z"/>
                <w:rFonts w:ascii="Times New Roman" w:hAnsi="Times New Roman" w:cs="Times New Roman"/>
                <w:b/>
              </w:rPr>
            </w:pPr>
            <w:ins w:id="148" w:author="Matthew Levine" w:date="2025-02-03T13:28:00Z" w16du:dateUtc="2025-02-03T18:28:00Z">
              <w:r w:rsidRPr="00F973DE">
                <w:rPr>
                  <w:rFonts w:ascii="Times New Roman" w:hAnsi="Times New Roman" w:cs="Times New Roman"/>
                  <w:b/>
                </w:rPr>
                <w:t>Name of Registered Holder</w:t>
              </w:r>
            </w:ins>
          </w:p>
        </w:tc>
        <w:tc>
          <w:tcPr>
            <w:tcW w:w="2330" w:type="dxa"/>
          </w:tcPr>
          <w:p w14:paraId="2DA08A61" w14:textId="77777777" w:rsidR="001024E4" w:rsidRPr="00F973DE" w:rsidRDefault="001024E4" w:rsidP="00E723D6">
            <w:pPr>
              <w:pStyle w:val="LexisNexisPara"/>
              <w:rPr>
                <w:ins w:id="149" w:author="Matthew Levine" w:date="2025-02-03T13:28:00Z" w16du:dateUtc="2025-02-03T18:28:00Z"/>
                <w:rFonts w:ascii="Times New Roman" w:hAnsi="Times New Roman" w:cs="Times New Roman"/>
                <w:b/>
              </w:rPr>
            </w:pPr>
            <w:ins w:id="150" w:author="Matthew Levine" w:date="2025-02-03T13:28:00Z" w16du:dateUtc="2025-02-03T18:28:00Z">
              <w:r w:rsidRPr="00F973DE">
                <w:rPr>
                  <w:rFonts w:ascii="Times New Roman" w:hAnsi="Times New Roman" w:cs="Times New Roman"/>
                  <w:b/>
                </w:rPr>
                <w:t>Address</w:t>
              </w:r>
            </w:ins>
          </w:p>
        </w:tc>
        <w:tc>
          <w:tcPr>
            <w:tcW w:w="2330" w:type="dxa"/>
          </w:tcPr>
          <w:p w14:paraId="02E9780B" w14:textId="77777777" w:rsidR="001024E4" w:rsidRPr="00F973DE" w:rsidRDefault="001024E4" w:rsidP="00E723D6">
            <w:pPr>
              <w:pStyle w:val="LexisNexisPara"/>
              <w:rPr>
                <w:ins w:id="151" w:author="Matthew Levine" w:date="2025-02-03T13:28:00Z" w16du:dateUtc="2025-02-03T18:28:00Z"/>
                <w:rFonts w:ascii="Times New Roman" w:hAnsi="Times New Roman" w:cs="Times New Roman"/>
                <w:b/>
              </w:rPr>
            </w:pPr>
            <w:ins w:id="152" w:author="Matthew Levine" w:date="2025-02-03T13:28:00Z" w16du:dateUtc="2025-02-03T18:28:00Z">
              <w:r w:rsidRPr="00F973DE">
                <w:rPr>
                  <w:rFonts w:ascii="Times New Roman" w:hAnsi="Times New Roman" w:cs="Times New Roman"/>
                  <w:b/>
                </w:rPr>
                <w:t>Number of Shares</w:t>
              </w:r>
            </w:ins>
          </w:p>
        </w:tc>
        <w:tc>
          <w:tcPr>
            <w:tcW w:w="2348" w:type="dxa"/>
          </w:tcPr>
          <w:p w14:paraId="51AEF870" w14:textId="77777777" w:rsidR="001024E4" w:rsidRPr="00F973DE" w:rsidRDefault="001024E4" w:rsidP="00E723D6">
            <w:pPr>
              <w:pStyle w:val="LexisNexisPara"/>
              <w:rPr>
                <w:ins w:id="153" w:author="Matthew Levine" w:date="2025-02-03T13:28:00Z" w16du:dateUtc="2025-02-03T18:28:00Z"/>
                <w:rFonts w:ascii="Times New Roman" w:hAnsi="Times New Roman" w:cs="Times New Roman"/>
                <w:b/>
              </w:rPr>
            </w:pPr>
            <w:ins w:id="154" w:author="Matthew Levine" w:date="2025-02-03T13:28:00Z" w16du:dateUtc="2025-02-03T18:28:00Z">
              <w:r w:rsidRPr="00F973DE">
                <w:rPr>
                  <w:rFonts w:ascii="Times New Roman" w:hAnsi="Times New Roman" w:cs="Times New Roman"/>
                  <w:b/>
                </w:rPr>
                <w:t>Class/Series</w:t>
              </w:r>
            </w:ins>
          </w:p>
        </w:tc>
      </w:tr>
      <w:tr w:rsidR="001024E4" w:rsidRPr="00F973DE" w14:paraId="536401B5" w14:textId="77777777" w:rsidTr="00E723D6">
        <w:trPr>
          <w:ins w:id="155" w:author="Matthew Levine" w:date="2025-02-03T13:28:00Z" w16du:dateUtc="2025-02-03T18:28:00Z"/>
        </w:trPr>
        <w:tc>
          <w:tcPr>
            <w:tcW w:w="2342" w:type="dxa"/>
          </w:tcPr>
          <w:p w14:paraId="365208B7" w14:textId="77777777" w:rsidR="001024E4" w:rsidRPr="00C00B4C" w:rsidRDefault="001024E4" w:rsidP="00E723D6">
            <w:pPr>
              <w:pStyle w:val="LexisNexisPara"/>
              <w:rPr>
                <w:ins w:id="156" w:author="Matthew Levine" w:date="2025-02-03T13:28:00Z" w16du:dateUtc="2025-02-03T18:28:00Z"/>
                <w:rFonts w:ascii="Times New Roman" w:hAnsi="Times New Roman" w:cs="Times New Roman"/>
                <w:strike/>
                <w:sz w:val="18"/>
                <w:szCs w:val="18"/>
                <w:rPrChange w:id="157" w:author="Matthew Levine" w:date="2025-02-03T13:38:00Z" w16du:dateUtc="2025-02-03T18:38:00Z">
                  <w:rPr>
                    <w:ins w:id="158" w:author="Matthew Levine" w:date="2025-02-03T13:28:00Z" w16du:dateUtc="2025-02-03T18:28:00Z"/>
                    <w:rFonts w:ascii="Times New Roman" w:hAnsi="Times New Roman" w:cs="Times New Roman"/>
                    <w:strike/>
                  </w:rPr>
                </w:rPrChange>
              </w:rPr>
            </w:pPr>
            <w:ins w:id="159" w:author="Matthew Levine" w:date="2025-02-03T13:28:00Z" w16du:dateUtc="2025-02-03T18:28:00Z">
              <w:r w:rsidRPr="00C00B4C">
                <w:rPr>
                  <w:rFonts w:ascii="Times New Roman" w:hAnsi="Times New Roman" w:cs="Times New Roman"/>
                  <w:strike/>
                  <w:sz w:val="18"/>
                  <w:szCs w:val="18"/>
                  <w:rPrChange w:id="160" w:author="Matthew Levine" w:date="2025-02-03T13:38:00Z" w16du:dateUtc="2025-02-03T18:38:00Z">
                    <w:rPr>
                      <w:rFonts w:ascii="Times New Roman" w:hAnsi="Times New Roman" w:cs="Times New Roman"/>
                      <w:strike/>
                    </w:rPr>
                  </w:rPrChange>
                </w:rPr>
                <w:t>Jose David Barrios</w:t>
              </w:r>
            </w:ins>
          </w:p>
        </w:tc>
        <w:tc>
          <w:tcPr>
            <w:tcW w:w="2330" w:type="dxa"/>
          </w:tcPr>
          <w:p w14:paraId="0425161F" w14:textId="77777777" w:rsidR="001024E4" w:rsidRPr="00C00B4C" w:rsidRDefault="001024E4" w:rsidP="00E723D6">
            <w:pPr>
              <w:pStyle w:val="LexisNexisPara"/>
              <w:rPr>
                <w:ins w:id="161" w:author="Matthew Levine" w:date="2025-02-03T13:28:00Z" w16du:dateUtc="2025-02-03T18:28:00Z"/>
                <w:rFonts w:ascii="Times New Roman" w:hAnsi="Times New Roman" w:cs="Times New Roman"/>
                <w:strike/>
                <w:sz w:val="18"/>
                <w:szCs w:val="18"/>
                <w:rPrChange w:id="162" w:author="Matthew Levine" w:date="2025-02-03T13:38:00Z" w16du:dateUtc="2025-02-03T18:38:00Z">
                  <w:rPr>
                    <w:ins w:id="163" w:author="Matthew Levine" w:date="2025-02-03T13:28:00Z" w16du:dateUtc="2025-02-03T18:28:00Z"/>
                    <w:rFonts w:ascii="Times New Roman" w:hAnsi="Times New Roman" w:cs="Times New Roman"/>
                    <w:strike/>
                  </w:rPr>
                </w:rPrChange>
              </w:rPr>
            </w:pPr>
            <w:ins w:id="164" w:author="Matthew Levine" w:date="2025-02-03T13:28:00Z" w16du:dateUtc="2025-02-03T18:28:00Z">
              <w:r w:rsidRPr="00C00B4C">
                <w:rPr>
                  <w:rFonts w:ascii="Times New Roman" w:hAnsi="Times New Roman" w:cs="Times New Roman"/>
                  <w:sz w:val="18"/>
                  <w:szCs w:val="18"/>
                  <w:rPrChange w:id="165" w:author="Matthew Levine" w:date="2025-02-03T13:38:00Z" w16du:dateUtc="2025-02-03T18:38:00Z">
                    <w:rPr>
                      <w:rFonts w:ascii="Times New Roman" w:hAnsi="Times New Roman" w:cs="Times New Roman"/>
                    </w:rPr>
                  </w:rPrChange>
                </w:rPr>
                <w:t xml:space="preserve">Avenida Paseo Monte Miranda 13, </w:t>
              </w:r>
              <w:proofErr w:type="spellStart"/>
              <w:r w:rsidRPr="00C00B4C">
                <w:rPr>
                  <w:rFonts w:ascii="Times New Roman" w:hAnsi="Times New Roman" w:cs="Times New Roman"/>
                  <w:sz w:val="18"/>
                  <w:szCs w:val="18"/>
                  <w:rPrChange w:id="166" w:author="Matthew Levine" w:date="2025-02-03T13:38:00Z" w16du:dateUtc="2025-02-03T18:38:00Z">
                    <w:rPr>
                      <w:rFonts w:ascii="Times New Roman" w:hAnsi="Times New Roman" w:cs="Times New Roman"/>
                    </w:rPr>
                  </w:rPrChange>
                </w:rPr>
                <w:t>Piamonte</w:t>
              </w:r>
              <w:proofErr w:type="spellEnd"/>
              <w:r w:rsidRPr="00C00B4C">
                <w:rPr>
                  <w:rFonts w:ascii="Times New Roman" w:hAnsi="Times New Roman" w:cs="Times New Roman"/>
                  <w:sz w:val="18"/>
                  <w:szCs w:val="18"/>
                  <w:rPrChange w:id="167" w:author="Matthew Levine" w:date="2025-02-03T13:38:00Z" w16du:dateUtc="2025-02-03T18:38:00Z">
                    <w:rPr>
                      <w:rFonts w:ascii="Times New Roman" w:hAnsi="Times New Roman" w:cs="Times New Roman"/>
                    </w:rPr>
                  </w:rPrChange>
                </w:rPr>
                <w:t>, 76246, Queretaro, Mexico</w:t>
              </w:r>
            </w:ins>
          </w:p>
        </w:tc>
        <w:tc>
          <w:tcPr>
            <w:tcW w:w="2330" w:type="dxa"/>
          </w:tcPr>
          <w:p w14:paraId="1DCE5B3C" w14:textId="77777777" w:rsidR="001024E4" w:rsidRPr="00C00B4C" w:rsidRDefault="001024E4" w:rsidP="00E723D6">
            <w:pPr>
              <w:pStyle w:val="LexisNexisPara"/>
              <w:rPr>
                <w:ins w:id="168" w:author="Matthew Levine" w:date="2025-02-03T13:28:00Z" w16du:dateUtc="2025-02-03T18:28:00Z"/>
                <w:rFonts w:ascii="Times New Roman" w:hAnsi="Times New Roman" w:cs="Times New Roman"/>
                <w:strike/>
                <w:sz w:val="18"/>
                <w:szCs w:val="18"/>
                <w:rPrChange w:id="169" w:author="Matthew Levine" w:date="2025-02-03T13:38:00Z" w16du:dateUtc="2025-02-03T18:38:00Z">
                  <w:rPr>
                    <w:ins w:id="170" w:author="Matthew Levine" w:date="2025-02-03T13:28:00Z" w16du:dateUtc="2025-02-03T18:28:00Z"/>
                    <w:rFonts w:ascii="Times New Roman" w:hAnsi="Times New Roman" w:cs="Times New Roman"/>
                    <w:strike/>
                  </w:rPr>
                </w:rPrChange>
              </w:rPr>
            </w:pPr>
            <w:ins w:id="171" w:author="Matthew Levine" w:date="2025-02-03T13:28:00Z" w16du:dateUtc="2025-02-03T18:28:00Z">
              <w:r w:rsidRPr="00C00B4C">
                <w:rPr>
                  <w:rFonts w:ascii="Times New Roman" w:hAnsi="Times New Roman" w:cs="Times New Roman"/>
                  <w:strike/>
                  <w:sz w:val="18"/>
                  <w:szCs w:val="18"/>
                  <w:rPrChange w:id="172" w:author="Matthew Levine" w:date="2025-02-03T13:38:00Z" w16du:dateUtc="2025-02-03T18:38:00Z">
                    <w:rPr>
                      <w:rFonts w:ascii="Times New Roman" w:hAnsi="Times New Roman" w:cs="Times New Roman"/>
                      <w:strike/>
                    </w:rPr>
                  </w:rPrChange>
                </w:rPr>
                <w:t>1,000</w:t>
              </w:r>
            </w:ins>
          </w:p>
        </w:tc>
        <w:tc>
          <w:tcPr>
            <w:tcW w:w="2348" w:type="dxa"/>
          </w:tcPr>
          <w:p w14:paraId="108EDA93" w14:textId="77777777" w:rsidR="001024E4" w:rsidRPr="00C00B4C" w:rsidRDefault="001024E4" w:rsidP="00E723D6">
            <w:pPr>
              <w:pStyle w:val="LexisNexisPara"/>
              <w:rPr>
                <w:ins w:id="173" w:author="Matthew Levine" w:date="2025-02-03T13:28:00Z" w16du:dateUtc="2025-02-03T18:28:00Z"/>
                <w:rFonts w:ascii="Times New Roman" w:hAnsi="Times New Roman" w:cs="Times New Roman"/>
                <w:strike/>
                <w:sz w:val="18"/>
                <w:szCs w:val="18"/>
                <w:rPrChange w:id="174" w:author="Matthew Levine" w:date="2025-02-03T13:38:00Z" w16du:dateUtc="2025-02-03T18:38:00Z">
                  <w:rPr>
                    <w:ins w:id="175" w:author="Matthew Levine" w:date="2025-02-03T13:28:00Z" w16du:dateUtc="2025-02-03T18:28:00Z"/>
                    <w:rFonts w:ascii="Times New Roman" w:hAnsi="Times New Roman" w:cs="Times New Roman"/>
                    <w:strike/>
                  </w:rPr>
                </w:rPrChange>
              </w:rPr>
            </w:pPr>
            <w:ins w:id="176" w:author="Matthew Levine" w:date="2025-02-03T13:28:00Z" w16du:dateUtc="2025-02-03T18:28:00Z">
              <w:r w:rsidRPr="00C00B4C">
                <w:rPr>
                  <w:rFonts w:ascii="Times New Roman" w:hAnsi="Times New Roman" w:cs="Times New Roman"/>
                  <w:strike/>
                  <w:sz w:val="18"/>
                  <w:szCs w:val="18"/>
                  <w:rPrChange w:id="177" w:author="Matthew Levine" w:date="2025-02-03T13:38:00Z" w16du:dateUtc="2025-02-03T18:38:00Z">
                    <w:rPr>
                      <w:rFonts w:ascii="Times New Roman" w:hAnsi="Times New Roman" w:cs="Times New Roman"/>
                      <w:strike/>
                    </w:rPr>
                  </w:rPrChange>
                </w:rPr>
                <w:t>Common</w:t>
              </w:r>
            </w:ins>
          </w:p>
        </w:tc>
      </w:tr>
      <w:tr w:rsidR="001024E4" w:rsidRPr="00F973DE" w14:paraId="33D3E50A" w14:textId="77777777" w:rsidTr="00E723D6">
        <w:trPr>
          <w:ins w:id="178" w:author="Matthew Levine" w:date="2025-02-03T13:28:00Z" w16du:dateUtc="2025-02-03T18:28:00Z"/>
        </w:trPr>
        <w:tc>
          <w:tcPr>
            <w:tcW w:w="2342" w:type="dxa"/>
          </w:tcPr>
          <w:p w14:paraId="3EA26175" w14:textId="77777777" w:rsidR="001024E4" w:rsidRPr="00C00B4C" w:rsidRDefault="001024E4" w:rsidP="00E723D6">
            <w:pPr>
              <w:pStyle w:val="LexisNexisPara"/>
              <w:rPr>
                <w:ins w:id="179" w:author="Matthew Levine" w:date="2025-02-03T13:28:00Z" w16du:dateUtc="2025-02-03T18:28:00Z"/>
                <w:rFonts w:ascii="Times New Roman" w:hAnsi="Times New Roman" w:cs="Times New Roman"/>
                <w:sz w:val="18"/>
                <w:szCs w:val="18"/>
                <w:rPrChange w:id="180" w:author="Matthew Levine" w:date="2025-02-03T13:38:00Z" w16du:dateUtc="2025-02-03T18:38:00Z">
                  <w:rPr>
                    <w:ins w:id="181" w:author="Matthew Levine" w:date="2025-02-03T13:28:00Z" w16du:dateUtc="2025-02-03T18:28:00Z"/>
                    <w:rFonts w:ascii="Times New Roman" w:hAnsi="Times New Roman" w:cs="Times New Roman"/>
                  </w:rPr>
                </w:rPrChange>
              </w:rPr>
            </w:pPr>
            <w:ins w:id="182" w:author="Matthew Levine" w:date="2025-02-03T13:28:00Z" w16du:dateUtc="2025-02-03T18:28:00Z">
              <w:r w:rsidRPr="00C00B4C">
                <w:rPr>
                  <w:rFonts w:ascii="Times New Roman" w:hAnsi="Times New Roman" w:cs="Times New Roman"/>
                  <w:sz w:val="18"/>
                  <w:szCs w:val="18"/>
                  <w:rPrChange w:id="183" w:author="Matthew Levine" w:date="2025-02-03T13:38:00Z" w16du:dateUtc="2025-02-03T18:38:00Z">
                    <w:rPr>
                      <w:rFonts w:ascii="Times New Roman" w:hAnsi="Times New Roman" w:cs="Times New Roman"/>
                    </w:rPr>
                  </w:rPrChange>
                </w:rPr>
                <w:t>Maple Wave Capital Inc</w:t>
              </w:r>
            </w:ins>
          </w:p>
        </w:tc>
        <w:tc>
          <w:tcPr>
            <w:tcW w:w="2330" w:type="dxa"/>
          </w:tcPr>
          <w:p w14:paraId="7681A423" w14:textId="77777777" w:rsidR="001024E4" w:rsidRPr="00C00B4C" w:rsidRDefault="001024E4" w:rsidP="00E723D6">
            <w:pPr>
              <w:pStyle w:val="LexisNexisPara"/>
              <w:rPr>
                <w:ins w:id="184" w:author="Matthew Levine" w:date="2025-02-03T13:28:00Z" w16du:dateUtc="2025-02-03T18:28:00Z"/>
                <w:rFonts w:ascii="Times New Roman" w:hAnsi="Times New Roman" w:cs="Times New Roman"/>
                <w:sz w:val="18"/>
                <w:szCs w:val="18"/>
                <w:rPrChange w:id="185" w:author="Matthew Levine" w:date="2025-02-03T13:38:00Z" w16du:dateUtc="2025-02-03T18:38:00Z">
                  <w:rPr>
                    <w:ins w:id="186" w:author="Matthew Levine" w:date="2025-02-03T13:28:00Z" w16du:dateUtc="2025-02-03T18:28:00Z"/>
                    <w:rFonts w:ascii="Times New Roman" w:hAnsi="Times New Roman" w:cs="Times New Roman"/>
                  </w:rPr>
                </w:rPrChange>
              </w:rPr>
            </w:pPr>
            <w:ins w:id="187" w:author="Matthew Levine" w:date="2025-02-03T13:28:00Z" w16du:dateUtc="2025-02-03T18:28:00Z">
              <w:r w:rsidRPr="00C00B4C">
                <w:rPr>
                  <w:rFonts w:ascii="Times New Roman" w:hAnsi="Times New Roman" w:cs="Times New Roman"/>
                  <w:sz w:val="18"/>
                  <w:szCs w:val="18"/>
                  <w:rPrChange w:id="188" w:author="Matthew Levine" w:date="2025-02-03T13:38:00Z" w16du:dateUtc="2025-02-03T18:38:00Z">
                    <w:rPr>
                      <w:rFonts w:ascii="Times New Roman" w:hAnsi="Times New Roman" w:cs="Times New Roman"/>
                    </w:rPr>
                  </w:rPrChange>
                </w:rPr>
                <w:t>1235 Bay Suite 700, Toronto ON M5R 3K4 Canada</w:t>
              </w:r>
            </w:ins>
          </w:p>
        </w:tc>
        <w:tc>
          <w:tcPr>
            <w:tcW w:w="2330" w:type="dxa"/>
          </w:tcPr>
          <w:p w14:paraId="6682BC5D" w14:textId="77777777" w:rsidR="001024E4" w:rsidRPr="00C00B4C" w:rsidRDefault="001024E4" w:rsidP="00E723D6">
            <w:pPr>
              <w:pStyle w:val="LexisNexisPara"/>
              <w:rPr>
                <w:ins w:id="189" w:author="Matthew Levine" w:date="2025-02-03T13:28:00Z" w16du:dateUtc="2025-02-03T18:28:00Z"/>
                <w:rFonts w:ascii="Times New Roman" w:hAnsi="Times New Roman" w:cs="Times New Roman"/>
                <w:sz w:val="18"/>
                <w:szCs w:val="18"/>
                <w:rPrChange w:id="190" w:author="Matthew Levine" w:date="2025-02-03T13:38:00Z" w16du:dateUtc="2025-02-03T18:38:00Z">
                  <w:rPr>
                    <w:ins w:id="191" w:author="Matthew Levine" w:date="2025-02-03T13:28:00Z" w16du:dateUtc="2025-02-03T18:28:00Z"/>
                    <w:rFonts w:ascii="Times New Roman" w:hAnsi="Times New Roman" w:cs="Times New Roman"/>
                  </w:rPr>
                </w:rPrChange>
              </w:rPr>
            </w:pPr>
            <w:ins w:id="192" w:author="Matthew Levine" w:date="2025-02-03T13:28:00Z" w16du:dateUtc="2025-02-03T18:28:00Z">
              <w:r w:rsidRPr="00C00B4C">
                <w:rPr>
                  <w:rFonts w:ascii="Times New Roman" w:hAnsi="Times New Roman" w:cs="Times New Roman"/>
                  <w:sz w:val="18"/>
                  <w:szCs w:val="18"/>
                  <w:rPrChange w:id="193" w:author="Matthew Levine" w:date="2025-02-03T13:38:00Z" w16du:dateUtc="2025-02-03T18:38:00Z">
                    <w:rPr>
                      <w:rFonts w:ascii="Times New Roman" w:hAnsi="Times New Roman" w:cs="Times New Roman"/>
                    </w:rPr>
                  </w:rPrChange>
                </w:rPr>
                <w:t>1,000</w:t>
              </w:r>
            </w:ins>
          </w:p>
        </w:tc>
        <w:tc>
          <w:tcPr>
            <w:tcW w:w="2348" w:type="dxa"/>
          </w:tcPr>
          <w:p w14:paraId="40811A1F" w14:textId="77777777" w:rsidR="001024E4" w:rsidRPr="00C00B4C" w:rsidRDefault="001024E4" w:rsidP="00E723D6">
            <w:pPr>
              <w:pStyle w:val="LexisNexisPara"/>
              <w:rPr>
                <w:ins w:id="194" w:author="Matthew Levine" w:date="2025-02-03T13:28:00Z" w16du:dateUtc="2025-02-03T18:28:00Z"/>
                <w:rFonts w:ascii="Times New Roman" w:hAnsi="Times New Roman" w:cs="Times New Roman"/>
                <w:sz w:val="18"/>
                <w:szCs w:val="18"/>
                <w:rPrChange w:id="195" w:author="Matthew Levine" w:date="2025-02-03T13:38:00Z" w16du:dateUtc="2025-02-03T18:38:00Z">
                  <w:rPr>
                    <w:ins w:id="196" w:author="Matthew Levine" w:date="2025-02-03T13:28:00Z" w16du:dateUtc="2025-02-03T18:28:00Z"/>
                    <w:rFonts w:ascii="Times New Roman" w:hAnsi="Times New Roman" w:cs="Times New Roman"/>
                  </w:rPr>
                </w:rPrChange>
              </w:rPr>
            </w:pPr>
            <w:ins w:id="197" w:author="Matthew Levine" w:date="2025-02-03T13:28:00Z" w16du:dateUtc="2025-02-03T18:28:00Z">
              <w:r w:rsidRPr="00C00B4C">
                <w:rPr>
                  <w:rFonts w:ascii="Times New Roman" w:hAnsi="Times New Roman" w:cs="Times New Roman"/>
                  <w:sz w:val="18"/>
                  <w:szCs w:val="18"/>
                  <w:rPrChange w:id="198" w:author="Matthew Levine" w:date="2025-02-03T13:38:00Z" w16du:dateUtc="2025-02-03T18:38:00Z">
                    <w:rPr>
                      <w:rFonts w:ascii="Times New Roman" w:hAnsi="Times New Roman" w:cs="Times New Roman"/>
                    </w:rPr>
                  </w:rPrChange>
                </w:rPr>
                <w:t>Common</w:t>
              </w:r>
            </w:ins>
          </w:p>
        </w:tc>
      </w:tr>
      <w:tr w:rsidR="001024E4" w:rsidRPr="00F973DE" w14:paraId="6EFD2E23" w14:textId="77777777" w:rsidTr="00E723D6">
        <w:trPr>
          <w:ins w:id="199" w:author="Matthew Levine" w:date="2025-02-03T13:28:00Z" w16du:dateUtc="2025-02-03T18:28:00Z"/>
        </w:trPr>
        <w:tc>
          <w:tcPr>
            <w:tcW w:w="2342" w:type="dxa"/>
          </w:tcPr>
          <w:p w14:paraId="630678F0" w14:textId="77777777" w:rsidR="001024E4" w:rsidRPr="00F973DE" w:rsidRDefault="001024E4" w:rsidP="00E723D6">
            <w:pPr>
              <w:pStyle w:val="LexisNexisPara"/>
              <w:rPr>
                <w:ins w:id="200" w:author="Matthew Levine" w:date="2025-02-03T13:28:00Z" w16du:dateUtc="2025-02-03T18:28:00Z"/>
                <w:rFonts w:ascii="Times New Roman" w:hAnsi="Times New Roman" w:cs="Times New Roman"/>
              </w:rPr>
            </w:pPr>
          </w:p>
        </w:tc>
        <w:tc>
          <w:tcPr>
            <w:tcW w:w="2330" w:type="dxa"/>
          </w:tcPr>
          <w:p w14:paraId="0A5A73E5" w14:textId="77777777" w:rsidR="001024E4" w:rsidRPr="00F973DE" w:rsidRDefault="001024E4" w:rsidP="00E723D6">
            <w:pPr>
              <w:pStyle w:val="LexisNexisPara"/>
              <w:rPr>
                <w:ins w:id="201" w:author="Matthew Levine" w:date="2025-02-03T13:28:00Z" w16du:dateUtc="2025-02-03T18:28:00Z"/>
                <w:rFonts w:ascii="Times New Roman" w:hAnsi="Times New Roman" w:cs="Times New Roman"/>
              </w:rPr>
            </w:pPr>
          </w:p>
        </w:tc>
        <w:tc>
          <w:tcPr>
            <w:tcW w:w="2330" w:type="dxa"/>
          </w:tcPr>
          <w:p w14:paraId="4B1CD076" w14:textId="77777777" w:rsidR="001024E4" w:rsidRPr="00F973DE" w:rsidRDefault="001024E4" w:rsidP="00E723D6">
            <w:pPr>
              <w:pStyle w:val="LexisNexisPara"/>
              <w:rPr>
                <w:ins w:id="202" w:author="Matthew Levine" w:date="2025-02-03T13:28:00Z" w16du:dateUtc="2025-02-03T18:28:00Z"/>
                <w:rFonts w:ascii="Times New Roman" w:hAnsi="Times New Roman" w:cs="Times New Roman"/>
              </w:rPr>
            </w:pPr>
          </w:p>
        </w:tc>
        <w:tc>
          <w:tcPr>
            <w:tcW w:w="2348" w:type="dxa"/>
          </w:tcPr>
          <w:p w14:paraId="2B762885" w14:textId="77777777" w:rsidR="001024E4" w:rsidRPr="00F973DE" w:rsidRDefault="001024E4" w:rsidP="00E723D6">
            <w:pPr>
              <w:pStyle w:val="LexisNexisPara"/>
              <w:rPr>
                <w:ins w:id="203" w:author="Matthew Levine" w:date="2025-02-03T13:28:00Z" w16du:dateUtc="2025-02-03T18:28:00Z"/>
                <w:rFonts w:ascii="Times New Roman" w:hAnsi="Times New Roman" w:cs="Times New Roman"/>
              </w:rPr>
            </w:pPr>
          </w:p>
        </w:tc>
      </w:tr>
      <w:tr w:rsidR="001024E4" w:rsidRPr="00F973DE" w14:paraId="6603FEF2" w14:textId="77777777" w:rsidTr="00E723D6">
        <w:trPr>
          <w:ins w:id="204" w:author="Matthew Levine" w:date="2025-02-03T13:28:00Z" w16du:dateUtc="2025-02-03T18:28:00Z"/>
        </w:trPr>
        <w:tc>
          <w:tcPr>
            <w:tcW w:w="2342" w:type="dxa"/>
          </w:tcPr>
          <w:p w14:paraId="01DFDAEC" w14:textId="77777777" w:rsidR="001024E4" w:rsidRPr="00F973DE" w:rsidRDefault="001024E4" w:rsidP="00E723D6">
            <w:pPr>
              <w:pStyle w:val="LexisNexisPara"/>
              <w:rPr>
                <w:ins w:id="205" w:author="Matthew Levine" w:date="2025-02-03T13:28:00Z" w16du:dateUtc="2025-02-03T18:28:00Z"/>
                <w:rFonts w:ascii="Times New Roman" w:hAnsi="Times New Roman" w:cs="Times New Roman"/>
              </w:rPr>
            </w:pPr>
          </w:p>
        </w:tc>
        <w:tc>
          <w:tcPr>
            <w:tcW w:w="2330" w:type="dxa"/>
          </w:tcPr>
          <w:p w14:paraId="03DE39EC" w14:textId="77777777" w:rsidR="001024E4" w:rsidRPr="00F973DE" w:rsidRDefault="001024E4" w:rsidP="00E723D6">
            <w:pPr>
              <w:pStyle w:val="LexisNexisPara"/>
              <w:rPr>
                <w:ins w:id="206" w:author="Matthew Levine" w:date="2025-02-03T13:28:00Z" w16du:dateUtc="2025-02-03T18:28:00Z"/>
                <w:rFonts w:ascii="Times New Roman" w:hAnsi="Times New Roman" w:cs="Times New Roman"/>
              </w:rPr>
            </w:pPr>
          </w:p>
        </w:tc>
        <w:tc>
          <w:tcPr>
            <w:tcW w:w="2330" w:type="dxa"/>
          </w:tcPr>
          <w:p w14:paraId="7F60D053" w14:textId="77777777" w:rsidR="001024E4" w:rsidRPr="00F973DE" w:rsidRDefault="001024E4" w:rsidP="00E723D6">
            <w:pPr>
              <w:pStyle w:val="LexisNexisPara"/>
              <w:rPr>
                <w:ins w:id="207" w:author="Matthew Levine" w:date="2025-02-03T13:28:00Z" w16du:dateUtc="2025-02-03T18:28:00Z"/>
                <w:rFonts w:ascii="Times New Roman" w:hAnsi="Times New Roman" w:cs="Times New Roman"/>
              </w:rPr>
            </w:pPr>
          </w:p>
        </w:tc>
        <w:tc>
          <w:tcPr>
            <w:tcW w:w="2348" w:type="dxa"/>
          </w:tcPr>
          <w:p w14:paraId="4024FCD3" w14:textId="77777777" w:rsidR="001024E4" w:rsidRPr="00F973DE" w:rsidRDefault="001024E4" w:rsidP="00E723D6">
            <w:pPr>
              <w:pStyle w:val="LexisNexisPara"/>
              <w:rPr>
                <w:ins w:id="208" w:author="Matthew Levine" w:date="2025-02-03T13:28:00Z" w16du:dateUtc="2025-02-03T18:28:00Z"/>
                <w:rFonts w:ascii="Times New Roman" w:hAnsi="Times New Roman" w:cs="Times New Roman"/>
              </w:rPr>
            </w:pPr>
          </w:p>
        </w:tc>
      </w:tr>
      <w:tr w:rsidR="001024E4" w:rsidRPr="00F973DE" w14:paraId="60754E93" w14:textId="77777777" w:rsidTr="00E723D6">
        <w:trPr>
          <w:ins w:id="209" w:author="Matthew Levine" w:date="2025-02-03T13:28:00Z" w16du:dateUtc="2025-02-03T18:28:00Z"/>
        </w:trPr>
        <w:tc>
          <w:tcPr>
            <w:tcW w:w="2342" w:type="dxa"/>
          </w:tcPr>
          <w:p w14:paraId="42587104" w14:textId="77777777" w:rsidR="001024E4" w:rsidRPr="00F973DE" w:rsidRDefault="001024E4" w:rsidP="00E723D6">
            <w:pPr>
              <w:pStyle w:val="LexisNexisPara"/>
              <w:rPr>
                <w:ins w:id="210" w:author="Matthew Levine" w:date="2025-02-03T13:28:00Z" w16du:dateUtc="2025-02-03T18:28:00Z"/>
                <w:rFonts w:ascii="Times New Roman" w:hAnsi="Times New Roman" w:cs="Times New Roman"/>
              </w:rPr>
            </w:pPr>
          </w:p>
        </w:tc>
        <w:tc>
          <w:tcPr>
            <w:tcW w:w="2330" w:type="dxa"/>
          </w:tcPr>
          <w:p w14:paraId="55F47DE5" w14:textId="77777777" w:rsidR="001024E4" w:rsidRPr="00F973DE" w:rsidRDefault="001024E4" w:rsidP="00E723D6">
            <w:pPr>
              <w:pStyle w:val="LexisNexisPara"/>
              <w:rPr>
                <w:ins w:id="211" w:author="Matthew Levine" w:date="2025-02-03T13:28:00Z" w16du:dateUtc="2025-02-03T18:28:00Z"/>
                <w:rFonts w:ascii="Times New Roman" w:hAnsi="Times New Roman" w:cs="Times New Roman"/>
              </w:rPr>
            </w:pPr>
          </w:p>
        </w:tc>
        <w:tc>
          <w:tcPr>
            <w:tcW w:w="2330" w:type="dxa"/>
          </w:tcPr>
          <w:p w14:paraId="1F8E930F" w14:textId="77777777" w:rsidR="001024E4" w:rsidRPr="00F973DE" w:rsidRDefault="001024E4" w:rsidP="00E723D6">
            <w:pPr>
              <w:pStyle w:val="LexisNexisPara"/>
              <w:rPr>
                <w:ins w:id="212" w:author="Matthew Levine" w:date="2025-02-03T13:28:00Z" w16du:dateUtc="2025-02-03T18:28:00Z"/>
                <w:rFonts w:ascii="Times New Roman" w:hAnsi="Times New Roman" w:cs="Times New Roman"/>
              </w:rPr>
            </w:pPr>
          </w:p>
        </w:tc>
        <w:tc>
          <w:tcPr>
            <w:tcW w:w="2348" w:type="dxa"/>
          </w:tcPr>
          <w:p w14:paraId="3BAC6A43" w14:textId="77777777" w:rsidR="001024E4" w:rsidRPr="00F973DE" w:rsidRDefault="001024E4" w:rsidP="00E723D6">
            <w:pPr>
              <w:pStyle w:val="LexisNexisPara"/>
              <w:rPr>
                <w:ins w:id="213" w:author="Matthew Levine" w:date="2025-02-03T13:28:00Z" w16du:dateUtc="2025-02-03T18:28:00Z"/>
                <w:rFonts w:ascii="Times New Roman" w:hAnsi="Times New Roman" w:cs="Times New Roman"/>
              </w:rPr>
            </w:pPr>
          </w:p>
        </w:tc>
      </w:tr>
      <w:tr w:rsidR="001024E4" w:rsidRPr="00F973DE" w14:paraId="6C85020F" w14:textId="77777777" w:rsidTr="00E723D6">
        <w:trPr>
          <w:ins w:id="214" w:author="Matthew Levine" w:date="2025-02-03T13:28:00Z" w16du:dateUtc="2025-02-03T18:28:00Z"/>
        </w:trPr>
        <w:tc>
          <w:tcPr>
            <w:tcW w:w="2342" w:type="dxa"/>
          </w:tcPr>
          <w:p w14:paraId="0F544D20" w14:textId="77777777" w:rsidR="001024E4" w:rsidRPr="00F973DE" w:rsidRDefault="001024E4" w:rsidP="00E723D6">
            <w:pPr>
              <w:pStyle w:val="LexisNexisPara"/>
              <w:rPr>
                <w:ins w:id="215" w:author="Matthew Levine" w:date="2025-02-03T13:28:00Z" w16du:dateUtc="2025-02-03T18:28:00Z"/>
                <w:rFonts w:ascii="Times New Roman" w:hAnsi="Times New Roman" w:cs="Times New Roman"/>
              </w:rPr>
            </w:pPr>
          </w:p>
        </w:tc>
        <w:tc>
          <w:tcPr>
            <w:tcW w:w="2330" w:type="dxa"/>
          </w:tcPr>
          <w:p w14:paraId="301F716F" w14:textId="77777777" w:rsidR="001024E4" w:rsidRPr="00F973DE" w:rsidRDefault="001024E4" w:rsidP="00E723D6">
            <w:pPr>
              <w:pStyle w:val="LexisNexisPara"/>
              <w:rPr>
                <w:ins w:id="216" w:author="Matthew Levine" w:date="2025-02-03T13:28:00Z" w16du:dateUtc="2025-02-03T18:28:00Z"/>
                <w:rFonts w:ascii="Times New Roman" w:hAnsi="Times New Roman" w:cs="Times New Roman"/>
              </w:rPr>
            </w:pPr>
          </w:p>
        </w:tc>
        <w:tc>
          <w:tcPr>
            <w:tcW w:w="2330" w:type="dxa"/>
          </w:tcPr>
          <w:p w14:paraId="414F7AA1" w14:textId="77777777" w:rsidR="001024E4" w:rsidRPr="00F973DE" w:rsidRDefault="001024E4" w:rsidP="00E723D6">
            <w:pPr>
              <w:pStyle w:val="LexisNexisPara"/>
              <w:rPr>
                <w:ins w:id="217" w:author="Matthew Levine" w:date="2025-02-03T13:28:00Z" w16du:dateUtc="2025-02-03T18:28:00Z"/>
                <w:rFonts w:ascii="Times New Roman" w:hAnsi="Times New Roman" w:cs="Times New Roman"/>
              </w:rPr>
            </w:pPr>
          </w:p>
        </w:tc>
        <w:tc>
          <w:tcPr>
            <w:tcW w:w="2348" w:type="dxa"/>
          </w:tcPr>
          <w:p w14:paraId="21203B05" w14:textId="77777777" w:rsidR="001024E4" w:rsidRPr="00F973DE" w:rsidRDefault="001024E4" w:rsidP="00E723D6">
            <w:pPr>
              <w:pStyle w:val="LexisNexisPara"/>
              <w:rPr>
                <w:ins w:id="218" w:author="Matthew Levine" w:date="2025-02-03T13:28:00Z" w16du:dateUtc="2025-02-03T18:28:00Z"/>
                <w:rFonts w:ascii="Times New Roman" w:hAnsi="Times New Roman" w:cs="Times New Roman"/>
              </w:rPr>
            </w:pPr>
          </w:p>
        </w:tc>
      </w:tr>
      <w:tr w:rsidR="001024E4" w:rsidRPr="00F973DE" w14:paraId="3481F92D" w14:textId="77777777" w:rsidTr="00E723D6">
        <w:trPr>
          <w:ins w:id="219" w:author="Matthew Levine" w:date="2025-02-03T13:28:00Z" w16du:dateUtc="2025-02-03T18:28:00Z"/>
        </w:trPr>
        <w:tc>
          <w:tcPr>
            <w:tcW w:w="2342" w:type="dxa"/>
          </w:tcPr>
          <w:p w14:paraId="45ACF215" w14:textId="77777777" w:rsidR="001024E4" w:rsidRPr="00F973DE" w:rsidRDefault="001024E4" w:rsidP="00E723D6">
            <w:pPr>
              <w:pStyle w:val="LexisNexisPara"/>
              <w:rPr>
                <w:ins w:id="220" w:author="Matthew Levine" w:date="2025-02-03T13:28:00Z" w16du:dateUtc="2025-02-03T18:28:00Z"/>
                <w:rFonts w:ascii="Times New Roman" w:hAnsi="Times New Roman" w:cs="Times New Roman"/>
              </w:rPr>
            </w:pPr>
          </w:p>
        </w:tc>
        <w:tc>
          <w:tcPr>
            <w:tcW w:w="2330" w:type="dxa"/>
          </w:tcPr>
          <w:p w14:paraId="16CFFA8E" w14:textId="77777777" w:rsidR="001024E4" w:rsidRPr="00F973DE" w:rsidRDefault="001024E4" w:rsidP="00E723D6">
            <w:pPr>
              <w:pStyle w:val="LexisNexisPara"/>
              <w:rPr>
                <w:ins w:id="221" w:author="Matthew Levine" w:date="2025-02-03T13:28:00Z" w16du:dateUtc="2025-02-03T18:28:00Z"/>
                <w:rFonts w:ascii="Times New Roman" w:hAnsi="Times New Roman" w:cs="Times New Roman"/>
              </w:rPr>
            </w:pPr>
          </w:p>
        </w:tc>
        <w:tc>
          <w:tcPr>
            <w:tcW w:w="2330" w:type="dxa"/>
          </w:tcPr>
          <w:p w14:paraId="43CBD4C8" w14:textId="77777777" w:rsidR="001024E4" w:rsidRPr="00F973DE" w:rsidRDefault="001024E4" w:rsidP="00E723D6">
            <w:pPr>
              <w:pStyle w:val="LexisNexisPara"/>
              <w:rPr>
                <w:ins w:id="222" w:author="Matthew Levine" w:date="2025-02-03T13:28:00Z" w16du:dateUtc="2025-02-03T18:28:00Z"/>
                <w:rFonts w:ascii="Times New Roman" w:hAnsi="Times New Roman" w:cs="Times New Roman"/>
              </w:rPr>
            </w:pPr>
          </w:p>
        </w:tc>
        <w:tc>
          <w:tcPr>
            <w:tcW w:w="2348" w:type="dxa"/>
          </w:tcPr>
          <w:p w14:paraId="7DAEC329" w14:textId="77777777" w:rsidR="001024E4" w:rsidRPr="00F973DE" w:rsidRDefault="001024E4" w:rsidP="00E723D6">
            <w:pPr>
              <w:pStyle w:val="LexisNexisPara"/>
              <w:rPr>
                <w:ins w:id="223" w:author="Matthew Levine" w:date="2025-02-03T13:28:00Z" w16du:dateUtc="2025-02-03T18:28:00Z"/>
                <w:rFonts w:ascii="Times New Roman" w:hAnsi="Times New Roman" w:cs="Times New Roman"/>
              </w:rPr>
            </w:pPr>
          </w:p>
        </w:tc>
      </w:tr>
      <w:tr w:rsidR="001024E4" w:rsidRPr="00F973DE" w14:paraId="75CB5694" w14:textId="77777777" w:rsidTr="00E723D6">
        <w:trPr>
          <w:ins w:id="224" w:author="Matthew Levine" w:date="2025-02-03T13:28:00Z" w16du:dateUtc="2025-02-03T18:28:00Z"/>
        </w:trPr>
        <w:tc>
          <w:tcPr>
            <w:tcW w:w="2342" w:type="dxa"/>
          </w:tcPr>
          <w:p w14:paraId="794101CB" w14:textId="77777777" w:rsidR="001024E4" w:rsidRPr="00F973DE" w:rsidRDefault="001024E4" w:rsidP="00E723D6">
            <w:pPr>
              <w:pStyle w:val="LexisNexisPara"/>
              <w:rPr>
                <w:ins w:id="225" w:author="Matthew Levine" w:date="2025-02-03T13:28:00Z" w16du:dateUtc="2025-02-03T18:28:00Z"/>
                <w:rFonts w:ascii="Times New Roman" w:hAnsi="Times New Roman" w:cs="Times New Roman"/>
              </w:rPr>
            </w:pPr>
          </w:p>
        </w:tc>
        <w:tc>
          <w:tcPr>
            <w:tcW w:w="2330" w:type="dxa"/>
          </w:tcPr>
          <w:p w14:paraId="4DEECFC4" w14:textId="77777777" w:rsidR="001024E4" w:rsidRPr="00F973DE" w:rsidRDefault="001024E4" w:rsidP="00E723D6">
            <w:pPr>
              <w:pStyle w:val="LexisNexisPara"/>
              <w:rPr>
                <w:ins w:id="226" w:author="Matthew Levine" w:date="2025-02-03T13:28:00Z" w16du:dateUtc="2025-02-03T18:28:00Z"/>
                <w:rFonts w:ascii="Times New Roman" w:hAnsi="Times New Roman" w:cs="Times New Roman"/>
              </w:rPr>
            </w:pPr>
          </w:p>
        </w:tc>
        <w:tc>
          <w:tcPr>
            <w:tcW w:w="2330" w:type="dxa"/>
          </w:tcPr>
          <w:p w14:paraId="5DA57854" w14:textId="77777777" w:rsidR="001024E4" w:rsidRPr="00F973DE" w:rsidRDefault="001024E4" w:rsidP="00E723D6">
            <w:pPr>
              <w:pStyle w:val="LexisNexisPara"/>
              <w:rPr>
                <w:ins w:id="227" w:author="Matthew Levine" w:date="2025-02-03T13:28:00Z" w16du:dateUtc="2025-02-03T18:28:00Z"/>
                <w:rFonts w:ascii="Times New Roman" w:hAnsi="Times New Roman" w:cs="Times New Roman"/>
              </w:rPr>
            </w:pPr>
          </w:p>
        </w:tc>
        <w:tc>
          <w:tcPr>
            <w:tcW w:w="2348" w:type="dxa"/>
          </w:tcPr>
          <w:p w14:paraId="30061E76" w14:textId="77777777" w:rsidR="001024E4" w:rsidRPr="00F973DE" w:rsidRDefault="001024E4" w:rsidP="00E723D6">
            <w:pPr>
              <w:pStyle w:val="LexisNexisPara"/>
              <w:rPr>
                <w:ins w:id="228" w:author="Matthew Levine" w:date="2025-02-03T13:28:00Z" w16du:dateUtc="2025-02-03T18:28:00Z"/>
                <w:rFonts w:ascii="Times New Roman" w:hAnsi="Times New Roman" w:cs="Times New Roman"/>
              </w:rPr>
            </w:pPr>
          </w:p>
        </w:tc>
      </w:tr>
      <w:tr w:rsidR="001024E4" w:rsidRPr="00F973DE" w14:paraId="7369F670" w14:textId="77777777" w:rsidTr="00E723D6">
        <w:trPr>
          <w:ins w:id="229" w:author="Matthew Levine" w:date="2025-02-03T13:28:00Z" w16du:dateUtc="2025-02-03T18:28:00Z"/>
        </w:trPr>
        <w:tc>
          <w:tcPr>
            <w:tcW w:w="2342" w:type="dxa"/>
          </w:tcPr>
          <w:p w14:paraId="14C55112" w14:textId="77777777" w:rsidR="001024E4" w:rsidRPr="00F973DE" w:rsidRDefault="001024E4" w:rsidP="00E723D6">
            <w:pPr>
              <w:pStyle w:val="LexisNexisPara"/>
              <w:rPr>
                <w:ins w:id="230" w:author="Matthew Levine" w:date="2025-02-03T13:28:00Z" w16du:dateUtc="2025-02-03T18:28:00Z"/>
                <w:rFonts w:ascii="Times New Roman" w:hAnsi="Times New Roman" w:cs="Times New Roman"/>
              </w:rPr>
            </w:pPr>
          </w:p>
        </w:tc>
        <w:tc>
          <w:tcPr>
            <w:tcW w:w="2330" w:type="dxa"/>
          </w:tcPr>
          <w:p w14:paraId="70C3E931" w14:textId="77777777" w:rsidR="001024E4" w:rsidRPr="00F973DE" w:rsidRDefault="001024E4" w:rsidP="00E723D6">
            <w:pPr>
              <w:pStyle w:val="LexisNexisPara"/>
              <w:rPr>
                <w:ins w:id="231" w:author="Matthew Levine" w:date="2025-02-03T13:28:00Z" w16du:dateUtc="2025-02-03T18:28:00Z"/>
                <w:rFonts w:ascii="Times New Roman" w:hAnsi="Times New Roman" w:cs="Times New Roman"/>
              </w:rPr>
            </w:pPr>
          </w:p>
        </w:tc>
        <w:tc>
          <w:tcPr>
            <w:tcW w:w="2330" w:type="dxa"/>
          </w:tcPr>
          <w:p w14:paraId="26D5EBD9" w14:textId="77777777" w:rsidR="001024E4" w:rsidRPr="00F973DE" w:rsidRDefault="001024E4" w:rsidP="00E723D6">
            <w:pPr>
              <w:pStyle w:val="LexisNexisPara"/>
              <w:rPr>
                <w:ins w:id="232" w:author="Matthew Levine" w:date="2025-02-03T13:28:00Z" w16du:dateUtc="2025-02-03T18:28:00Z"/>
                <w:rFonts w:ascii="Times New Roman" w:hAnsi="Times New Roman" w:cs="Times New Roman"/>
              </w:rPr>
            </w:pPr>
          </w:p>
        </w:tc>
        <w:tc>
          <w:tcPr>
            <w:tcW w:w="2348" w:type="dxa"/>
          </w:tcPr>
          <w:p w14:paraId="77C59ECC" w14:textId="77777777" w:rsidR="001024E4" w:rsidRPr="00F973DE" w:rsidRDefault="001024E4" w:rsidP="00E723D6">
            <w:pPr>
              <w:pStyle w:val="LexisNexisPara"/>
              <w:rPr>
                <w:ins w:id="233" w:author="Matthew Levine" w:date="2025-02-03T13:28:00Z" w16du:dateUtc="2025-02-03T18:28:00Z"/>
                <w:rFonts w:ascii="Times New Roman" w:hAnsi="Times New Roman" w:cs="Times New Roman"/>
              </w:rPr>
            </w:pPr>
          </w:p>
        </w:tc>
      </w:tr>
      <w:tr w:rsidR="001024E4" w:rsidRPr="00F973DE" w14:paraId="1DC30D59" w14:textId="77777777" w:rsidTr="00E723D6">
        <w:trPr>
          <w:ins w:id="234" w:author="Matthew Levine" w:date="2025-02-03T13:28:00Z" w16du:dateUtc="2025-02-03T18:28:00Z"/>
        </w:trPr>
        <w:tc>
          <w:tcPr>
            <w:tcW w:w="2342" w:type="dxa"/>
          </w:tcPr>
          <w:p w14:paraId="43200A1E" w14:textId="77777777" w:rsidR="001024E4" w:rsidRPr="00F973DE" w:rsidRDefault="001024E4" w:rsidP="00E723D6">
            <w:pPr>
              <w:pStyle w:val="LexisNexisPara"/>
              <w:rPr>
                <w:ins w:id="235" w:author="Matthew Levine" w:date="2025-02-03T13:28:00Z" w16du:dateUtc="2025-02-03T18:28:00Z"/>
                <w:rFonts w:ascii="Times New Roman" w:hAnsi="Times New Roman" w:cs="Times New Roman"/>
              </w:rPr>
            </w:pPr>
          </w:p>
        </w:tc>
        <w:tc>
          <w:tcPr>
            <w:tcW w:w="2330" w:type="dxa"/>
          </w:tcPr>
          <w:p w14:paraId="3F30FC3D" w14:textId="77777777" w:rsidR="001024E4" w:rsidRPr="00F973DE" w:rsidRDefault="001024E4" w:rsidP="00E723D6">
            <w:pPr>
              <w:pStyle w:val="LexisNexisPara"/>
              <w:rPr>
                <w:ins w:id="236" w:author="Matthew Levine" w:date="2025-02-03T13:28:00Z" w16du:dateUtc="2025-02-03T18:28:00Z"/>
                <w:rFonts w:ascii="Times New Roman" w:hAnsi="Times New Roman" w:cs="Times New Roman"/>
              </w:rPr>
            </w:pPr>
          </w:p>
        </w:tc>
        <w:tc>
          <w:tcPr>
            <w:tcW w:w="2330" w:type="dxa"/>
          </w:tcPr>
          <w:p w14:paraId="554973BF" w14:textId="77777777" w:rsidR="001024E4" w:rsidRPr="00F973DE" w:rsidRDefault="001024E4" w:rsidP="00E723D6">
            <w:pPr>
              <w:pStyle w:val="LexisNexisPara"/>
              <w:rPr>
                <w:ins w:id="237" w:author="Matthew Levine" w:date="2025-02-03T13:28:00Z" w16du:dateUtc="2025-02-03T18:28:00Z"/>
                <w:rFonts w:ascii="Times New Roman" w:hAnsi="Times New Roman" w:cs="Times New Roman"/>
              </w:rPr>
            </w:pPr>
          </w:p>
        </w:tc>
        <w:tc>
          <w:tcPr>
            <w:tcW w:w="2348" w:type="dxa"/>
          </w:tcPr>
          <w:p w14:paraId="7DEA3A14" w14:textId="77777777" w:rsidR="001024E4" w:rsidRPr="00F973DE" w:rsidRDefault="001024E4" w:rsidP="00E723D6">
            <w:pPr>
              <w:pStyle w:val="LexisNexisPara"/>
              <w:rPr>
                <w:ins w:id="238" w:author="Matthew Levine" w:date="2025-02-03T13:28:00Z" w16du:dateUtc="2025-02-03T18:28:00Z"/>
                <w:rFonts w:ascii="Times New Roman" w:hAnsi="Times New Roman" w:cs="Times New Roman"/>
              </w:rPr>
            </w:pPr>
          </w:p>
        </w:tc>
      </w:tr>
    </w:tbl>
    <w:p w14:paraId="5EE3E160" w14:textId="77777777" w:rsidR="001024E4" w:rsidRDefault="001024E4" w:rsidP="001024E4">
      <w:pPr>
        <w:pStyle w:val="LexisNexisPara"/>
        <w:rPr>
          <w:ins w:id="239" w:author="Matthew Levine" w:date="2025-02-03T13:28:00Z" w16du:dateUtc="2025-02-03T18:28:00Z"/>
        </w:rPr>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8"/>
          <w:headerReference w:type="default" r:id="rId19"/>
          <w:footerReference w:type="even" r:id="rId20"/>
          <w:footerReference w:type="default" r:id="rId21"/>
          <w:footerReference w:type="first" r:id="rId22"/>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0A6D5" w14:textId="77777777" w:rsidR="00705571" w:rsidRDefault="00705571">
      <w:r>
        <w:separator/>
      </w:r>
    </w:p>
  </w:endnote>
  <w:endnote w:type="continuationSeparator" w:id="0">
    <w:p w14:paraId="5C4F3BFF" w14:textId="77777777" w:rsidR="00705571" w:rsidRDefault="00705571">
      <w:r>
        <w:continuationSeparator/>
      </w:r>
    </w:p>
  </w:endnote>
  <w:endnote w:type="continuationNotice" w:id="1">
    <w:p w14:paraId="108DC8F3" w14:textId="77777777" w:rsidR="00705571" w:rsidRDefault="007055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EC2A" w14:textId="77777777" w:rsidR="006B1D74" w:rsidRDefault="006B1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916F" w14:textId="77777777" w:rsidR="0017795B" w:rsidRDefault="0017795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141F3E69" w14:textId="77777777">
      <w:trPr>
        <w:jc w:val="center"/>
      </w:trPr>
      <w:tc>
        <w:tcPr>
          <w:tcW w:w="2600" w:type="dxa"/>
          <w:tcMar>
            <w:top w:w="200" w:type="dxa"/>
          </w:tcMar>
          <w:vAlign w:val="center"/>
        </w:tcPr>
        <w:p w14:paraId="49976AA7" w14:textId="77777777" w:rsidR="0017795B" w:rsidRDefault="0017795B"/>
      </w:tc>
      <w:tc>
        <w:tcPr>
          <w:tcW w:w="4880" w:type="dxa"/>
          <w:tcMar>
            <w:top w:w="200" w:type="dxa"/>
          </w:tcMar>
          <w:vAlign w:val="center"/>
        </w:tcPr>
        <w:p w14:paraId="50E3552B" w14:textId="77777777" w:rsidR="0017795B" w:rsidRDefault="0017795B"/>
      </w:tc>
      <w:tc>
        <w:tcPr>
          <w:tcW w:w="2600" w:type="dxa"/>
          <w:tcMar>
            <w:top w:w="200" w:type="dxa"/>
          </w:tcMar>
          <w:vAlign w:val="center"/>
        </w:tcPr>
        <w:p w14:paraId="3C473DEB" w14:textId="77777777" w:rsidR="0017795B" w:rsidRDefault="0017795B"/>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4926" w14:textId="77777777" w:rsidR="0017795B" w:rsidRDefault="0017795B">
    <w:pPr>
      <w:spacing w:before="20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248" w:author="Chen | Clearsky Network" w:date="2025-01-29T14:29:00Z">
        <w:pPr>
          <w:pStyle w:val="Footer"/>
        </w:pPr>
      </w:pPrChan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59A9" w14:textId="77777777" w:rsidR="00E4535C" w:rsidRDefault="00E4535C">
    <w:pPr>
      <w:pStyle w:val="Footer"/>
      <w:rPr>
        <w:del w:id="249" w:author="Chen | Clearsky Network" w:date="2025-01-29T14:29:00Z"/>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ins w:id="250" w:author="Chen | Clearsky Network" w:date="2025-01-29T14:29:00Z"/>
      </w:trPr>
      <w:tc>
        <w:tcPr>
          <w:tcW w:w="2600" w:type="dxa"/>
          <w:tcMar>
            <w:top w:w="200" w:type="dxa"/>
          </w:tcMar>
          <w:vAlign w:val="center"/>
        </w:tcPr>
        <w:p w14:paraId="3ADB9248" w14:textId="77777777" w:rsidR="0017795B" w:rsidRDefault="0017795B">
          <w:pPr>
            <w:rPr>
              <w:ins w:id="251" w:author="Chen | Clearsky Network" w:date="2025-01-29T14:29:00Z"/>
            </w:rPr>
          </w:pPr>
        </w:p>
      </w:tc>
      <w:tc>
        <w:tcPr>
          <w:tcW w:w="4880" w:type="dxa"/>
          <w:tcMar>
            <w:top w:w="200" w:type="dxa"/>
          </w:tcMar>
          <w:vAlign w:val="center"/>
        </w:tcPr>
        <w:p w14:paraId="1487A349" w14:textId="77777777" w:rsidR="0017795B" w:rsidRDefault="0017795B">
          <w:pPr>
            <w:rPr>
              <w:ins w:id="252" w:author="Chen | Clearsky Network" w:date="2025-01-29T14:29:00Z"/>
            </w:rPr>
          </w:pPr>
        </w:p>
      </w:tc>
      <w:tc>
        <w:tcPr>
          <w:tcW w:w="2600" w:type="dxa"/>
          <w:tcMar>
            <w:top w:w="200" w:type="dxa"/>
          </w:tcMar>
          <w:vAlign w:val="center"/>
        </w:tcPr>
        <w:p w14:paraId="328FD3CE" w14:textId="77777777" w:rsidR="0017795B" w:rsidRDefault="0017795B">
          <w:pPr>
            <w:rPr>
              <w:ins w:id="253" w:author="Chen | Clearsky Network" w:date="2025-01-29T14:29:00Z"/>
            </w:rPr>
          </w:pP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254"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BC25" w14:textId="77777777" w:rsidR="00705571" w:rsidRDefault="00705571">
      <w:r>
        <w:separator/>
      </w:r>
    </w:p>
  </w:footnote>
  <w:footnote w:type="continuationSeparator" w:id="0">
    <w:p w14:paraId="7CCCAB9D" w14:textId="77777777" w:rsidR="00705571" w:rsidRDefault="00705571">
      <w:r>
        <w:continuationSeparator/>
      </w:r>
    </w:p>
  </w:footnote>
  <w:footnote w:type="continuationNotice" w:id="1">
    <w:p w14:paraId="0EACAB77" w14:textId="77777777" w:rsidR="00705571" w:rsidRDefault="007055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3EBA" w14:textId="77777777" w:rsidR="006B1D74" w:rsidRDefault="006B1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1410" w14:textId="77777777" w:rsidR="0017795B" w:rsidRDefault="001779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5AB41C0C" w14:textId="77777777">
      <w:trPr>
        <w:jc w:val="center"/>
      </w:trPr>
      <w:tc>
        <w:tcPr>
          <w:tcW w:w="10080" w:type="dxa"/>
          <w:vAlign w:val="center"/>
        </w:tcPr>
        <w:p w14:paraId="13F5E08C"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048FE64" w14:textId="77777777">
      <w:trPr>
        <w:jc w:val="center"/>
      </w:trPr>
      <w:tc>
        <w:tcPr>
          <w:tcW w:w="10080" w:type="dxa"/>
        </w:tcPr>
        <w:p w14:paraId="4AA4D33F" w14:textId="77777777" w:rsidR="0017795B" w:rsidRDefault="00AB5F86">
          <w:pPr>
            <w:spacing w:before="60" w:after="200"/>
            <w:jc w:val="center"/>
          </w:pPr>
          <w:r>
            <w:rPr>
              <w:rFonts w:ascii="Arial" w:eastAsia="Arial" w:hAnsi="Arial" w:cs="Arial"/>
              <w:sz w:val="20"/>
            </w:rPr>
            <w:t xml:space="preserve"> </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240" w:author="Chen | Clearsky Network" w:date="2025-01-29T14:29:00Z">
        <w:pPr>
          <w:pStyle w:val="Header"/>
        </w:pPr>
      </w:pPrChang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46D7" w14:textId="77777777" w:rsidR="00E4535C" w:rsidRDefault="00E4535C">
    <w:pPr>
      <w:pStyle w:val="Header"/>
      <w:rPr>
        <w:del w:id="241" w:author="Chen | Clearsky Network" w:date="2025-01-29T14:29:00Z"/>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ins w:id="242" w:author="Chen | Clearsky Network" w:date="2025-01-29T14:29:00Z"/>
      </w:trPr>
      <w:tc>
        <w:tcPr>
          <w:tcW w:w="10080" w:type="dxa"/>
          <w:vAlign w:val="center"/>
        </w:tcPr>
        <w:p w14:paraId="7C575DE4" w14:textId="77777777" w:rsidR="0017795B" w:rsidRDefault="007D032A">
          <w:pPr>
            <w:jc w:val="right"/>
            <w:rPr>
              <w:ins w:id="243" w:author="Chen | Clearsky Network" w:date="2025-01-29T14:29:00Z"/>
            </w:rPr>
          </w:pPr>
          <w:ins w:id="244" w:author="Chen | Clearsky Network" w:date="2025-01-29T14:29:00Z">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ins>
        </w:p>
      </w:tc>
    </w:tr>
    <w:tr w:rsidR="0017795B" w14:paraId="3E37C213" w14:textId="77777777">
      <w:trPr>
        <w:jc w:val="center"/>
        <w:ins w:id="245" w:author="Chen | Clearsky Network" w:date="2025-01-29T14:29:00Z"/>
      </w:trPr>
      <w:tc>
        <w:tcPr>
          <w:tcW w:w="10080" w:type="dxa"/>
        </w:tcPr>
        <w:p w14:paraId="7FF03BEC" w14:textId="26745260" w:rsidR="0017795B" w:rsidRDefault="00AB5F86">
          <w:pPr>
            <w:spacing w:before="60" w:after="200"/>
            <w:jc w:val="center"/>
            <w:rPr>
              <w:ins w:id="246" w:author="Chen | Clearsky Network" w:date="2025-01-29T14:29:00Z"/>
            </w:rPr>
          </w:pPr>
          <w:ins w:id="247" w:author="Chen | Clearsky Network" w:date="2025-01-29T14:29:00Z">
            <w:r>
              <w:rPr>
                <w:rFonts w:ascii="Arial" w:eastAsia="Arial" w:hAnsi="Arial" w:cs="Arial"/>
                <w:sz w:val="20"/>
              </w:rPr>
              <w:t xml:space="preserve"> </w:t>
            </w:r>
          </w:ins>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6368"/>
    <w:rsid w:val="00196622"/>
    <w:rsid w:val="001A4D7E"/>
    <w:rsid w:val="001C10A7"/>
    <w:rsid w:val="001C13EE"/>
    <w:rsid w:val="001D161A"/>
    <w:rsid w:val="001D4F64"/>
    <w:rsid w:val="001E0DA1"/>
    <w:rsid w:val="00200288"/>
    <w:rsid w:val="00223C11"/>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05571"/>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7EE1"/>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94B9C"/>
    <w:rsid w:val="00DA7305"/>
    <w:rsid w:val="00DA7627"/>
    <w:rsid w:val="00DB6366"/>
    <w:rsid w:val="00DD4163"/>
    <w:rsid w:val="00DF3E29"/>
    <w:rsid w:val="00DF473A"/>
    <w:rsid w:val="00DF7228"/>
    <w:rsid w:val="00E022EC"/>
    <w:rsid w:val="00E24757"/>
    <w:rsid w:val="00E4535C"/>
    <w:rsid w:val="00E473DC"/>
    <w:rsid w:val="00E55C30"/>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yperlink" Target="https://forms-formulaires.alpha.canada.ca/en/id/clwtp4i5j031kx883je15qc78" TargetMode="Externa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8D0AF1-2D94-4028-BBB2-9FDB8F8A2745}"/>
</file>

<file path=customXml/itemProps2.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3.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2812</Words>
  <Characters>16031</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11</cp:revision>
  <dcterms:created xsi:type="dcterms:W3CDTF">2025-02-03T17:58:00Z</dcterms:created>
  <dcterms:modified xsi:type="dcterms:W3CDTF">2025-02-03T18:39:00Z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