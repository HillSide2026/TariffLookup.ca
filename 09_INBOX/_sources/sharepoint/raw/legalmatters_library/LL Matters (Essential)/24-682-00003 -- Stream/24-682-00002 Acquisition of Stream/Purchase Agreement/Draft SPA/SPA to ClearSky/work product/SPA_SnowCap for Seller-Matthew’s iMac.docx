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9C62DD">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0E398F3C" w:rsidR="0017795B" w:rsidRPr="00260FBB" w:rsidRDefault="009C62DD"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w:t>
      </w:r>
      <w:del w:id="0" w:author="Matthew Levine" w:date="2025-01-09T11:45:00Z">
        <w:r w:rsidRPr="00260FBB" w:rsidDel="0071315D">
          <w:rPr>
            <w:rFonts w:eastAsia="Arial"/>
            <w:color w:val="000000"/>
          </w:rPr>
          <w:delText>year</w:delText>
        </w:r>
      </w:del>
      <w:ins w:id="1" w:author="Matthew Levine" w:date="2025-01-09T11:45:00Z">
        <w:r w:rsidR="0071315D">
          <w:rPr>
            <w:rFonts w:eastAsia="Arial"/>
            <w:color w:val="000000"/>
          </w:rPr>
          <w:t>2025</w:t>
        </w:r>
      </w:ins>
      <w:r w:rsidRPr="00260FBB">
        <w:rPr>
          <w:rFonts w:eastAsia="Arial"/>
          <w:color w:val="000000"/>
        </w:rPr>
        <w:t>]</w:t>
      </w:r>
    </w:p>
    <w:p w14:paraId="290F7ECD" w14:textId="77777777" w:rsidR="0017795B" w:rsidRPr="00260FBB" w:rsidRDefault="009C62DD">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9C62DD">
      <w:pPr>
        <w:spacing w:before="120" w:line="300" w:lineRule="atLeast"/>
        <w:ind w:left="360"/>
        <w:jc w:val="center"/>
      </w:pPr>
      <w:r w:rsidRPr="00260FBB">
        <w:rPr>
          <w:rFonts w:eastAsia="Arial"/>
          <w:color w:val="000000"/>
        </w:rPr>
        <w:t>(the “Vendor”)</w:t>
      </w:r>
    </w:p>
    <w:p w14:paraId="35E391F0" w14:textId="77777777" w:rsidR="0017795B" w:rsidRPr="00260FBB" w:rsidRDefault="009C62DD">
      <w:pPr>
        <w:spacing w:before="120" w:line="300" w:lineRule="atLeast"/>
        <w:ind w:left="360"/>
        <w:jc w:val="center"/>
      </w:pPr>
      <w:r w:rsidRPr="00260FBB">
        <w:rPr>
          <w:rFonts w:eastAsia="Arial"/>
          <w:color w:val="000000"/>
        </w:rPr>
        <w:t>–and–</w:t>
      </w:r>
    </w:p>
    <w:p w14:paraId="22499275" w14:textId="0B2B3E5C" w:rsidR="00FE1016" w:rsidRPr="00260FBB" w:rsidRDefault="00FE1016" w:rsidP="00FE1016">
      <w:pPr>
        <w:spacing w:before="120" w:line="300" w:lineRule="atLeast"/>
        <w:ind w:left="360"/>
        <w:jc w:val="center"/>
      </w:pPr>
      <w:r w:rsidRPr="00260FBB">
        <w:rPr>
          <w:rFonts w:eastAsia="Arial"/>
          <w:color w:val="000000"/>
        </w:rPr>
        <w:t>[</w:t>
      </w:r>
      <w:proofErr w:type="spellStart"/>
      <w:del w:id="2" w:author="Matthew Levine" w:date="2025-01-09T11:45:00Z">
        <w:r w:rsidR="00DA7305" w:rsidDel="0071315D">
          <w:rPr>
            <w:rFonts w:eastAsia="Arial"/>
            <w:color w:val="000000"/>
          </w:rPr>
          <w:delText>Clear Sky</w:delText>
        </w:r>
      </w:del>
      <w:ins w:id="3" w:author="Matthew Levine" w:date="2025-01-09T11:45:00Z">
        <w:r w:rsidR="0071315D" w:rsidRPr="0071315D">
          <w:rPr>
            <w:rFonts w:eastAsia="Arial"/>
            <w:color w:val="000000"/>
          </w:rPr>
          <w:t>Clearsky</w:t>
        </w:r>
        <w:proofErr w:type="spellEnd"/>
        <w:r w:rsidR="0071315D" w:rsidRPr="0071315D">
          <w:rPr>
            <w:rFonts w:eastAsia="Arial"/>
            <w:color w:val="000000"/>
          </w:rPr>
          <w:t xml:space="preserve"> Solutions Limited</w:t>
        </w:r>
      </w:ins>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del w:id="4" w:author="Matthew Levine" w:date="2025-01-09T11:44:00Z">
        <w:r w:rsidRPr="00260FBB" w:rsidDel="00F34ADC">
          <w:rPr>
            <w:rFonts w:eastAsia="Arial"/>
            <w:color w:val="000000"/>
          </w:rPr>
          <w:delText>jurisdiction</w:delText>
        </w:r>
      </w:del>
      <w:ins w:id="5" w:author="Matthew Levine" w:date="2025-01-09T11:44:00Z">
        <w:r w:rsidR="00F34ADC">
          <w:rPr>
            <w:rFonts w:eastAsia="Arial"/>
            <w:color w:val="000000"/>
          </w:rPr>
          <w:t>Hong Kong</w:t>
        </w:r>
      </w:ins>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9C62DD">
      <w:pPr>
        <w:spacing w:before="120" w:line="300" w:lineRule="atLeast"/>
        <w:ind w:left="360"/>
        <w:jc w:val="center"/>
      </w:pPr>
      <w:r w:rsidRPr="001D4F64">
        <w:rPr>
          <w:rFonts w:eastAsia="Arial"/>
          <w:color w:val="000000"/>
        </w:rPr>
        <w:t>(the “Purchaser”)</w:t>
      </w:r>
    </w:p>
    <w:p w14:paraId="5BCCA5A5" w14:textId="77777777" w:rsidR="0017795B" w:rsidRPr="00260FBB" w:rsidRDefault="009C62DD">
      <w:pPr>
        <w:spacing w:before="120" w:line="300" w:lineRule="atLeast"/>
        <w:ind w:left="360"/>
        <w:jc w:val="center"/>
      </w:pPr>
      <w:r w:rsidRPr="00260FBB">
        <w:rPr>
          <w:rFonts w:eastAsia="Arial"/>
          <w:color w:val="000000"/>
        </w:rPr>
        <w:t>–and–</w:t>
      </w:r>
    </w:p>
    <w:p w14:paraId="54FB8A66" w14:textId="6AB62490"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ins w:id="6" w:author="Matthew Levine" w:date="2025-01-09T11:44:00Z">
        <w:r w:rsidR="00F34ADC">
          <w:rPr>
            <w:rFonts w:eastAsia="Arial"/>
            <w:color w:val="000000"/>
          </w:rPr>
          <w:t>d</w:t>
        </w:r>
      </w:ins>
      <w:del w:id="7" w:author="Matthew Levine" w:date="2025-01-09T11:44:00Z">
        <w:r w:rsidRPr="00260FBB" w:rsidDel="00F34ADC">
          <w:rPr>
            <w:rFonts w:eastAsia="Arial"/>
            <w:color w:val="000000"/>
          </w:rPr>
          <w:delText>]</w:delText>
        </w:r>
      </w:del>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9C62DD">
      <w:pPr>
        <w:spacing w:before="120" w:line="300" w:lineRule="atLeast"/>
        <w:ind w:left="360"/>
        <w:jc w:val="center"/>
      </w:pPr>
      <w:r w:rsidRPr="00260FBB">
        <w:rPr>
          <w:rFonts w:eastAsia="Arial"/>
          <w:color w:val="000000"/>
        </w:rPr>
        <w:t>(the “Corporation”)</w:t>
      </w:r>
    </w:p>
    <w:p w14:paraId="08307BB5" w14:textId="5FB9CD1E" w:rsidR="0017795B" w:rsidRPr="00260FBB" w:rsidRDefault="009C62DD">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9C62DD">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9C62DD">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9C62DD">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9C62DD"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9C62DD"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9C62DD">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9C62DD"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3540C452"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2CD83789"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t xml:space="preserve">2.2.2 </w:t>
      </w:r>
      <w:r w:rsidR="00AB5F86">
        <w:rPr>
          <w:rFonts w:eastAsia="Arial"/>
          <w:color w:val="000000"/>
        </w:rPr>
        <w:t xml:space="preserve"> </w:t>
      </w:r>
      <w:r w:rsidR="00CB7494">
        <w:rPr>
          <w:rFonts w:eastAsia="Arial"/>
          <w:color w:val="000000"/>
        </w:rPr>
        <w:t>[</w:t>
      </w:r>
      <w:proofErr w:type="gramEnd"/>
      <w:r w:rsidR="00CB7494">
        <w:rPr>
          <w:rFonts w:eastAsia="Arial"/>
          <w:color w:val="000000"/>
        </w:rPr>
        <w:t>2</w:t>
      </w:r>
      <w:r w:rsidR="00DA7305">
        <w:rPr>
          <w:rFonts w:eastAsia="Arial"/>
          <w:color w:val="000000"/>
        </w:rPr>
        <w:t>0</w:t>
      </w:r>
      <w:r w:rsidR="00CB7494">
        <w:rPr>
          <w:rFonts w:eastAsia="Arial"/>
          <w:color w:val="000000"/>
        </w:rPr>
        <w:t>,000] [</w:t>
      </w:r>
      <w:r w:rsidR="00DA7305">
        <w:rPr>
          <w:rFonts w:eastAsia="Arial"/>
          <w:color w:val="000000"/>
        </w:rPr>
        <w:t>Euro</w:t>
      </w:r>
      <w:r w:rsidR="00CB7494">
        <w:rPr>
          <w:rFonts w:eastAsia="Arial"/>
          <w:color w:val="000000"/>
        </w:rPr>
        <w:t>] in trust to the Purchaser’s solicitor 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7DD75723" w:rsidR="00EE341D" w:rsidRDefault="006932E0" w:rsidP="006932E0">
      <w:pPr>
        <w:spacing w:before="120" w:line="300" w:lineRule="atLeast"/>
        <w:ind w:left="720" w:firstLine="720"/>
        <w:jc w:val="both"/>
        <w:rPr>
          <w:rFonts w:eastAsia="Arial"/>
          <w:color w:val="000000"/>
        </w:rPr>
      </w:pPr>
      <w:proofErr w:type="gramStart"/>
      <w:r>
        <w:rPr>
          <w:rFonts w:eastAsia="Arial"/>
          <w:color w:val="000000"/>
        </w:rPr>
        <w:t xml:space="preserve">2.2.3 </w:t>
      </w:r>
      <w:r w:rsidR="00EE341D">
        <w:rPr>
          <w:rFonts w:eastAsia="Arial"/>
          <w:color w:val="000000"/>
        </w:rPr>
        <w:t xml:space="preserve"> </w:t>
      </w:r>
      <w:r w:rsidR="00303FD2">
        <w:rPr>
          <w:rFonts w:eastAsia="Arial"/>
          <w:color w:val="000000"/>
        </w:rPr>
        <w:t>[</w:t>
      </w:r>
      <w:proofErr w:type="gramEnd"/>
      <w:r w:rsidR="00DA7305">
        <w:rPr>
          <w:rFonts w:eastAsia="Arial"/>
          <w:color w:val="000000"/>
        </w:rPr>
        <w:t>10</w:t>
      </w:r>
      <w:r w:rsidR="00303FD2">
        <w:rPr>
          <w:rFonts w:eastAsia="Arial"/>
          <w:color w:val="000000"/>
        </w:rPr>
        <w:t>,000] [</w:t>
      </w:r>
      <w:r w:rsidR="00DA7305">
        <w:rPr>
          <w:rFonts w:eastAsia="Arial"/>
          <w:color w:val="000000"/>
        </w:rPr>
        <w:t>Euro</w:t>
      </w:r>
      <w:r w:rsidR="00303FD2">
        <w:rPr>
          <w:rFonts w:eastAsia="Arial"/>
          <w:color w:val="000000"/>
        </w:rPr>
        <w:t>] in trust to the Purchaser’s solicitor upon the Closing Date (“Third Tranche”)</w:t>
      </w:r>
      <w:r w:rsidR="00351C43">
        <w:rPr>
          <w:rFonts w:eastAsia="Arial"/>
          <w:color w:val="000000"/>
        </w:rPr>
        <w:t>.</w:t>
      </w: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this Agreement, on the Closing </w:t>
      </w:r>
      <w:proofErr w:type="gramStart"/>
      <w:r w:rsidR="00BF1BDB">
        <w:rPr>
          <w:rFonts w:eastAsia="Arial"/>
          <w:color w:val="000000"/>
        </w:rPr>
        <w:t>Date;</w:t>
      </w:r>
      <w:proofErr w:type="gramEnd"/>
      <w:r w:rsidR="00BF1BDB">
        <w:rPr>
          <w:rFonts w:eastAsia="Arial"/>
          <w:color w:val="000000"/>
        </w:rPr>
        <w:t xml:space="preserv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 xml:space="preserve">3.1.3 </w:t>
      </w:r>
      <w:r w:rsidR="00196368">
        <w:rPr>
          <w:rFonts w:eastAsia="Arial"/>
          <w:color w:val="000000"/>
        </w:rPr>
        <w:t>Payment of the Third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4EEAE636"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proofErr w:type="gramStart"/>
      <w:r w:rsidR="006E7AA7">
        <w:rPr>
          <w:rFonts w:eastAsia="Arial"/>
          <w:color w:val="000000"/>
        </w:rPr>
        <w:t>”</w:t>
      </w:r>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C0A1C9D"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proofErr w:type="gramStart"/>
      <w:r w:rsidRPr="00260FBB">
        <w:rPr>
          <w:rFonts w:eastAsia="Arial"/>
          <w:color w:val="000000"/>
        </w:rPr>
        <w:t>Purchaser</w:t>
      </w:r>
      <w:r w:rsidR="00FB4915">
        <w:rPr>
          <w:rFonts w:eastAsia="Arial"/>
          <w:color w:val="000000"/>
        </w:rPr>
        <w:t>;</w:t>
      </w:r>
      <w:proofErr w:type="gramEnd"/>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EAA59B9"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w:t>
      </w:r>
      <w:r w:rsidR="00594981">
        <w:rPr>
          <w:rFonts w:eastAsia="Arial"/>
          <w:color w:val="000000"/>
        </w:rPr>
        <w:t xml:space="preserve">[and the Broker] each </w:t>
      </w:r>
      <w:r w:rsidRPr="00260FBB">
        <w:rPr>
          <w:rFonts w:eastAsia="Arial"/>
          <w:color w:val="000000"/>
        </w:rPr>
        <w:t xml:space="preserve">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xml:space="preserve">] have been duly issued </w:t>
      </w:r>
      <w:r w:rsidRPr="007B456D">
        <w:rPr>
          <w:rFonts w:eastAsia="Arial"/>
          <w:strike/>
          <w:color w:val="000000"/>
        </w:rPr>
        <w:t>for an aggregate purchase price of $[amount]</w:t>
      </w:r>
      <w:r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9C62DD">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9C62DD">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1AA150D9" w:rsidR="007615B6" w:rsidRDefault="007615B6" w:rsidP="00784A43">
      <w:pPr>
        <w:spacing w:before="120" w:line="300" w:lineRule="atLeast"/>
        <w:ind w:left="1440"/>
        <w:jc w:val="both"/>
        <w:rPr>
          <w:color w:val="212121"/>
          <w:bdr w:val="none" w:sz="0" w:space="0" w:color="auto" w:frame="1"/>
          <w:shd w:val="clear" w:color="auto" w:fill="FFFFFF"/>
        </w:rPr>
        <w:pPrChange w:id="8" w:author="Matthew Levine" w:date="2025-01-09T11:49:00Z">
          <w:pPr>
            <w:spacing w:before="120" w:line="300" w:lineRule="atLeast"/>
            <w:ind w:left="720"/>
            <w:jc w:val="both"/>
          </w:pPr>
        </w:pPrChange>
      </w:pPr>
      <w:del w:id="9" w:author="Matthew Levine" w:date="2025-01-09T11:49:00Z">
        <w:r w:rsidDel="00784A43">
          <w:rPr>
            <w:color w:val="212121"/>
            <w:bdr w:val="none" w:sz="0" w:space="0" w:color="auto" w:frame="1"/>
            <w:shd w:val="clear" w:color="auto" w:fill="FFFFFF"/>
          </w:rPr>
          <w:tab/>
        </w:r>
      </w:del>
      <w:proofErr w:type="spellStart"/>
      <w:r>
        <w:rPr>
          <w:color w:val="212121"/>
          <w:bdr w:val="none" w:sz="0" w:space="0" w:color="auto" w:frame="1"/>
          <w:shd w:val="clear" w:color="auto" w:fill="FFFFFF"/>
        </w:rPr>
        <w:t>i</w:t>
      </w:r>
      <w:proofErr w:type="spellEnd"/>
      <w:r>
        <w:rPr>
          <w:color w:val="212121"/>
          <w:bdr w:val="none" w:sz="0" w:space="0" w:color="auto" w:frame="1"/>
          <w:shd w:val="clear" w:color="auto" w:fill="FFFFFF"/>
        </w:rPr>
        <w:t xml:space="preserve">) </w:t>
      </w:r>
      <w:ins w:id="10" w:author="Matthew Levine" w:date="2025-01-09T11:48:00Z">
        <w:r w:rsidR="00784A43" w:rsidRPr="00784A43">
          <w:rPr>
            <w:color w:val="212121"/>
            <w:bdr w:val="none" w:sz="0" w:space="0" w:color="auto" w:frame="1"/>
            <w:shd w:val="clear" w:color="auto" w:fill="FFFFFF"/>
          </w:rPr>
          <w:t xml:space="preserve">Remitting funds or transmitting funds by any means or through any person, </w:t>
        </w:r>
        <w:proofErr w:type="gramStart"/>
        <w:r w:rsidR="00784A43" w:rsidRPr="00784A43">
          <w:rPr>
            <w:color w:val="212121"/>
            <w:bdr w:val="none" w:sz="0" w:space="0" w:color="auto" w:frame="1"/>
            <w:shd w:val="clear" w:color="auto" w:fill="FFFFFF"/>
          </w:rPr>
          <w:t>entity</w:t>
        </w:r>
        <w:proofErr w:type="gramEnd"/>
        <w:r w:rsidR="00784A43" w:rsidRPr="00784A43">
          <w:rPr>
            <w:color w:val="212121"/>
            <w:bdr w:val="none" w:sz="0" w:space="0" w:color="auto" w:frame="1"/>
            <w:shd w:val="clear" w:color="auto" w:fill="FFFFFF"/>
          </w:rPr>
          <w:t xml:space="preserve"> or electronic funds transfer network</w:t>
        </w:r>
      </w:ins>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ins w:id="11" w:author="Matthew Levine" w:date="2025-01-09T11:46:00Z">
        <w:r w:rsidR="009851E8">
          <w:rPr>
            <w:color w:val="212121"/>
            <w:bdr w:val="none" w:sz="0" w:space="0" w:color="auto" w:frame="1"/>
            <w:shd w:val="clear" w:color="auto" w:fill="FFFFFF"/>
          </w:rPr>
          <w:t>payment services</w:t>
        </w:r>
      </w:ins>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ins w:id="12" w:author="Matthew Levine" w:date="2025-01-09T11:48:00Z">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ins>
    </w:p>
    <w:p w14:paraId="098C2A06" w14:textId="7339AAA4" w:rsidR="007615B6" w:rsidRPr="005435E8" w:rsidDel="00784A43" w:rsidRDefault="007615B6" w:rsidP="000E7B2F">
      <w:pPr>
        <w:spacing w:before="120" w:line="300" w:lineRule="atLeast"/>
        <w:ind w:left="720"/>
        <w:jc w:val="both"/>
        <w:rPr>
          <w:del w:id="13" w:author="Matthew Levine" w:date="2025-01-09T11:49:00Z"/>
          <w:color w:val="212121"/>
          <w:bdr w:val="none" w:sz="0" w:space="0" w:color="auto" w:frame="1"/>
          <w:shd w:val="clear" w:color="auto" w:fill="FFFFFF"/>
        </w:rPr>
      </w:pPr>
      <w:del w:id="14" w:author="Matthew Levine" w:date="2025-01-09T11:49:00Z">
        <w:r w:rsidDel="00784A43">
          <w:rPr>
            <w:color w:val="212121"/>
            <w:bdr w:val="none" w:sz="0" w:space="0" w:color="auto" w:frame="1"/>
            <w:shd w:val="clear" w:color="auto" w:fill="FFFFFF"/>
          </w:rPr>
          <w:tab/>
          <w:delText xml:space="preserve">iv) </w:delText>
        </w:r>
      </w:del>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 xml:space="preserve">the </w:t>
      </w:r>
      <w:proofErr w:type="gramStart"/>
      <w:r w:rsidR="00E24757">
        <w:rPr>
          <w:rFonts w:eastAsia="Arial"/>
          <w:color w:val="000000"/>
        </w:rPr>
        <w:t>afor</w:t>
      </w:r>
      <w:r w:rsidR="007C3DA4">
        <w:rPr>
          <w:rFonts w:eastAsia="Arial"/>
          <w:color w:val="000000"/>
        </w:rPr>
        <w:t>e</w:t>
      </w:r>
      <w:r w:rsidR="00E24757">
        <w:rPr>
          <w:rFonts w:eastAsia="Arial"/>
          <w:color w:val="000000"/>
        </w:rPr>
        <w:t>mentioned</w:t>
      </w:r>
      <w:r w:rsidRPr="00260FBB">
        <w:rPr>
          <w:rFonts w:eastAsia="Arial"/>
          <w:color w:val="000000"/>
        </w:rPr>
        <w:t xml:space="preserve"> 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lastRenderedPageBreak/>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Del="00C22DC4" w:rsidRDefault="00E24757" w:rsidP="00A40AE9">
      <w:pPr>
        <w:spacing w:before="120" w:line="300" w:lineRule="atLeast"/>
        <w:ind w:left="720"/>
        <w:jc w:val="both"/>
        <w:rPr>
          <w:del w:id="15" w:author="Matthew Levine" w:date="2025-01-09T11:49:00Z"/>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rsidP="00C22DC4">
      <w:pPr>
        <w:spacing w:before="120" w:line="300" w:lineRule="atLeast"/>
        <w:ind w:left="720"/>
        <w:jc w:val="both"/>
        <w:rPr>
          <w:rFonts w:eastAsia="Arial"/>
          <w:color w:val="000000"/>
        </w:rPr>
      </w:pPr>
    </w:p>
    <w:p w14:paraId="050ED9A4" w14:textId="1CECD76B" w:rsidR="008227BE" w:rsidDel="00C22DC4" w:rsidRDefault="006E7AA7" w:rsidP="002E5A68">
      <w:pPr>
        <w:spacing w:before="120" w:line="300" w:lineRule="atLeast"/>
        <w:ind w:left="720"/>
        <w:jc w:val="both"/>
        <w:rPr>
          <w:del w:id="16" w:author="Matthew Levine" w:date="2025-01-09T11:49:00Z"/>
          <w:rFonts w:eastAsia="Arial"/>
          <w:color w:val="000000"/>
        </w:rPr>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54ED232C" w14:textId="77777777" w:rsidR="008227BE" w:rsidRPr="00260FBB" w:rsidRDefault="008227BE" w:rsidP="00C22DC4">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sidR="00BD25E7">
        <w:rPr>
          <w:rFonts w:eastAsia="Arial"/>
          <w:color w:val="000000"/>
        </w:rPr>
        <w:t>4</w:t>
      </w:r>
      <w:r w:rsidRPr="00260FBB">
        <w:rPr>
          <w:rFonts w:eastAsia="Arial"/>
          <w:color w:val="000000"/>
        </w:rPr>
        <w:t xml:space="preserve"> At closing, </w:t>
      </w:r>
      <w:r>
        <w:rPr>
          <w:rFonts w:eastAsia="Arial"/>
          <w:color w:val="000000"/>
        </w:rPr>
        <w:t>the Broker</w:t>
      </w:r>
      <w:r w:rsidRPr="00260FBB">
        <w:rPr>
          <w:rFonts w:eastAsia="Arial"/>
          <w:color w:val="000000"/>
        </w:rPr>
        <w:t xml:space="preserve"> will notify the Purchaser in writing of the name of </w:t>
      </w:r>
      <w:r>
        <w:rPr>
          <w:rFonts w:eastAsia="Arial"/>
          <w:color w:val="000000"/>
        </w:rPr>
        <w:t>Broker</w:t>
      </w:r>
      <w:r w:rsidRPr="00260FBB">
        <w:rPr>
          <w:rFonts w:eastAsia="Arial"/>
          <w:color w:val="000000"/>
        </w:rPr>
        <w:t xml:space="preserve">’s employee </w:t>
      </w:r>
      <w:r>
        <w:rPr>
          <w:rFonts w:eastAsia="Arial"/>
          <w:color w:val="000000"/>
        </w:rPr>
        <w:t xml:space="preserve">or agent </w:t>
      </w:r>
      <w:r w:rsidRPr="00260FBB">
        <w:rPr>
          <w:rFonts w:eastAsia="Arial"/>
          <w:color w:val="000000"/>
        </w:rPr>
        <w:t>who will be the Purchaser’s contact for any warranty claims or other matters regarding the Corporation.</w:t>
      </w:r>
    </w:p>
    <w:p w14:paraId="185CF598" w14:textId="4510E06A" w:rsidR="005D3D9A" w:rsidDel="00C22DC4" w:rsidRDefault="006E7AA7" w:rsidP="001D4F64">
      <w:pPr>
        <w:spacing w:before="120" w:line="300" w:lineRule="atLeast"/>
        <w:ind w:left="720"/>
        <w:jc w:val="both"/>
        <w:rPr>
          <w:del w:id="17" w:author="Matthew Levine" w:date="2025-01-09T11:49:00Z"/>
          <w:rFonts w:eastAsia="Arial"/>
          <w:color w:val="000000"/>
        </w:rPr>
      </w:pPr>
      <w:proofErr w:type="gramStart"/>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r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4BA4A390" w14:textId="77777777" w:rsidR="005D3D9A" w:rsidRDefault="005D3D9A" w:rsidP="00C22DC4">
      <w:pPr>
        <w:spacing w:before="120" w:line="300" w:lineRule="atLeast"/>
        <w:ind w:left="720"/>
        <w:jc w:val="both"/>
        <w:rPr>
          <w:rFonts w:eastAsia="Arial"/>
          <w:color w:val="000000"/>
        </w:rPr>
        <w:pPrChange w:id="18" w:author="Matthew Levine" w:date="2025-01-09T11:49:00Z">
          <w:pPr>
            <w:spacing w:before="120" w:line="300" w:lineRule="atLeast"/>
            <w:ind w:left="360"/>
            <w:jc w:val="both"/>
          </w:pPr>
        </w:pPrChange>
      </w:pP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C22DC4">
        <w:rPr>
          <w:rStyle w:val="Heading2Char"/>
          <w:rFonts w:ascii="Times New Roman" w:hAnsi="Times New Roman" w:cs="Times New Roman"/>
          <w:b/>
          <w:bCs/>
          <w:color w:val="000000" w:themeColor="text1"/>
          <w:sz w:val="24"/>
          <w:szCs w:val="24"/>
          <w:rPrChange w:id="19" w:author="Matthew Levine" w:date="2025-01-09T11:49:00Z">
            <w:rPr>
              <w:rStyle w:val="Heading2Char"/>
              <w:rFonts w:ascii="Times New Roman" w:hAnsi="Times New Roman" w:cs="Times New Roman"/>
              <w:sz w:val="24"/>
              <w:szCs w:val="24"/>
            </w:rPr>
          </w:rPrChange>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7EB894E3"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t xml:space="preserve">Broker </w:t>
      </w:r>
    </w:p>
    <w:p w14:paraId="192EC660" w14:textId="01515A8B" w:rsidR="0014150F" w:rsidRPr="000111C7" w:rsidDel="00C22DC4" w:rsidRDefault="0014150F" w:rsidP="001D4F64">
      <w:pPr>
        <w:pStyle w:val="LexisNexisList1"/>
        <w:numPr>
          <w:ilvl w:val="0"/>
          <w:numId w:val="0"/>
        </w:numPr>
        <w:ind w:left="720"/>
        <w:jc w:val="left"/>
        <w:rPr>
          <w:del w:id="20" w:author="Matthew Levine" w:date="2025-01-09T11:49:00Z"/>
        </w:rPr>
      </w:pPr>
      <w:r>
        <w:lastRenderedPageBreak/>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5A5E9EFE" w14:textId="77777777" w:rsidR="005D3D9A" w:rsidRDefault="005D3D9A" w:rsidP="00C22DC4">
      <w:pPr>
        <w:pStyle w:val="LexisNexisList1"/>
        <w:numPr>
          <w:ilvl w:val="0"/>
          <w:numId w:val="0"/>
        </w:numPr>
        <w:ind w:left="720"/>
        <w:jc w:val="left"/>
        <w:pPrChange w:id="21" w:author="Matthew Levine" w:date="2025-01-09T11:49:00Z">
          <w:pPr>
            <w:spacing w:before="120" w:line="300" w:lineRule="atLeast"/>
            <w:jc w:val="both"/>
          </w:pPr>
        </w:pPrChange>
      </w:pP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xml:space="preserve">, </w:t>
      </w:r>
      <w:proofErr w:type="gramStart"/>
      <w:r>
        <w:rPr>
          <w:rFonts w:eastAsia="Arial"/>
          <w:color w:val="000000"/>
        </w:rPr>
        <w:t>liabilities</w:t>
      </w:r>
      <w:proofErr w:type="gramEnd"/>
      <w:r>
        <w:rPr>
          <w:rFonts w:eastAsia="Arial"/>
          <w:color w:val="000000"/>
        </w:rPr>
        <w:t xml:space="preserve">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9C62DD">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ins w:id="22" w:author="Matthew Levine" w:date="2025-01-09T11:49:00Z">
        <w:r w:rsidR="00C22DC4">
          <w:rPr>
            <w:rFonts w:eastAsia="Arial"/>
            <w:color w:val="000000"/>
          </w:rPr>
          <w:t xml:space="preserve">as set out in the Finder Agreement between the Broker and the </w:t>
        </w:r>
      </w:ins>
      <w:ins w:id="23" w:author="Matthew Levine" w:date="2025-01-09T11:50:00Z">
        <w:r w:rsidR="00C22DC4">
          <w:rPr>
            <w:rFonts w:eastAsia="Arial"/>
            <w:color w:val="000000"/>
          </w:rPr>
          <w:t>Purchaser</w:t>
        </w:r>
      </w:ins>
    </w:p>
    <w:p w14:paraId="6BE46BC6" w14:textId="77777777" w:rsidR="0017795B" w:rsidRPr="00260FBB" w:rsidRDefault="009C62DD">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Pr="00260FBB" w:rsidRDefault="009C62DD">
      <w:pPr>
        <w:spacing w:before="200" w:line="300" w:lineRule="atLeast"/>
        <w:ind w:left="360"/>
        <w:jc w:val="both"/>
      </w:pPr>
      <w:r w:rsidRPr="00260FBB">
        <w:rPr>
          <w:rFonts w:eastAsia="Arial"/>
          <w:color w:val="000000"/>
        </w:rPr>
        <w:t>[Address]</w:t>
      </w:r>
    </w:p>
    <w:p w14:paraId="7AFEC54A" w14:textId="77777777" w:rsidR="0017795B" w:rsidRPr="00260FBB" w:rsidRDefault="009C62DD">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w:t>
      </w:r>
      <w:proofErr w:type="spellStart"/>
      <w:r w:rsidR="00CF16EF" w:rsidRPr="00CF16EF">
        <w:rPr>
          <w:rFonts w:eastAsia="Arial"/>
          <w:color w:val="000000"/>
        </w:rPr>
        <w:t>i</w:t>
      </w:r>
      <w:proofErr w:type="spellEnd"/>
      <w:r w:rsidR="00CF16EF" w:rsidRPr="00CF16EF">
        <w:rPr>
          <w:rFonts w:eastAsia="Arial"/>
          <w:color w:val="000000"/>
        </w:rPr>
        <w:t xml:space="preserve">)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w:t>
      </w:r>
      <w:r w:rsidR="00897EE1" w:rsidRPr="00260FBB">
        <w:rPr>
          <w:rFonts w:eastAsia="Arial"/>
          <w:color w:val="000000"/>
        </w:rPr>
        <w:lastRenderedPageBreak/>
        <w:t>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9C62DD">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383660B5" w:rsidR="0017795B" w:rsidRPr="00260FBB" w:rsidRDefault="00950BFD">
      <w:pPr>
        <w:spacing w:before="200" w:line="300" w:lineRule="atLeast"/>
        <w:ind w:left="360"/>
        <w:jc w:val="both"/>
      </w:pPr>
      <w:del w:id="24" w:author="Matthew Levine" w:date="2025-01-09T11:50:00Z">
        <w:r w:rsidDel="009C62DD">
          <w:rPr>
            <w:rFonts w:eastAsia="Arial"/>
            <w:color w:val="000000"/>
          </w:rPr>
          <w:delText>Jose David Barrios</w:delText>
        </w:r>
      </w:del>
      <w:ins w:id="25" w:author="Matthew Levine" w:date="2025-01-09T11:50:00Z">
        <w:r w:rsidR="009C62DD">
          <w:rPr>
            <w:rFonts w:eastAsia="Arial"/>
            <w:color w:val="000000"/>
          </w:rPr>
          <w:t xml:space="preserve"> </w:t>
        </w:r>
      </w:ins>
    </w:p>
    <w:p w14:paraId="64C33203" w14:textId="77777777" w:rsidR="0017795B" w:rsidRPr="00260FBB" w:rsidRDefault="009C62DD">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rPr>
          <w:ins w:id="26" w:author="Matthew Levine" w:date="2025-01-09T11:50:00Z"/>
        </w:rPr>
      </w:pPr>
      <w:ins w:id="27" w:author="Matthew Levine" w:date="2025-01-09T11:50:00Z">
        <w:r>
          <w:rPr>
            <w:rFonts w:eastAsia="Arial"/>
            <w:color w:val="000000"/>
          </w:rPr>
          <w:t>Jose David Barrios</w:t>
        </w:r>
      </w:ins>
    </w:p>
    <w:p w14:paraId="57EC114A" w14:textId="4082C4EA" w:rsidR="00897EE1" w:rsidRPr="00260FBB" w:rsidRDefault="00897EE1" w:rsidP="00594981">
      <w:pPr>
        <w:spacing w:before="200" w:line="300" w:lineRule="atLeast"/>
        <w:jc w:val="both"/>
      </w:pPr>
    </w:p>
    <w:p w14:paraId="721BAD86" w14:textId="1AEB17BD" w:rsidR="00897EE1" w:rsidRPr="00260FBB" w:rsidRDefault="00950BFD" w:rsidP="00897EE1">
      <w:pPr>
        <w:spacing w:before="200" w:line="300" w:lineRule="atLeast"/>
        <w:ind w:left="360"/>
        <w:jc w:val="both"/>
      </w:pPr>
      <w:proofErr w:type="spellStart"/>
      <w:r>
        <w:rPr>
          <w:rFonts w:eastAsia="Arial"/>
          <w:color w:val="000000"/>
        </w:rPr>
        <w:t>Clear</w:t>
      </w:r>
      <w:del w:id="28" w:author="Matthew Levine" w:date="2025-01-09T11:50:00Z">
        <w:r w:rsidDel="009C62DD">
          <w:rPr>
            <w:rFonts w:eastAsia="Arial"/>
            <w:color w:val="000000"/>
          </w:rPr>
          <w:delText xml:space="preserve"> </w:delText>
        </w:r>
      </w:del>
      <w:r>
        <w:rPr>
          <w:rFonts w:eastAsia="Arial"/>
          <w:color w:val="000000"/>
        </w:rPr>
        <w:t>Sky</w:t>
      </w:r>
      <w:proofErr w:type="spellEnd"/>
      <w:ins w:id="29" w:author="Matthew Levine" w:date="2025-01-09T11:50:00Z">
        <w:r w:rsidR="009C62DD">
          <w:rPr>
            <w:rFonts w:eastAsia="Arial"/>
            <w:color w:val="000000"/>
          </w:rPr>
          <w:t xml:space="preserve"> Solutions Incorporated</w:t>
        </w:r>
      </w:ins>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029BCA35" w:rsidR="00594981" w:rsidRDefault="00594981" w:rsidP="00594981">
      <w:pPr>
        <w:spacing w:before="200" w:line="300" w:lineRule="atLeast"/>
        <w:ind w:left="360"/>
        <w:jc w:val="both"/>
        <w:rPr>
          <w:rFonts w:eastAsia="Arial"/>
          <w:color w:val="000000"/>
        </w:rPr>
      </w:pPr>
      <w:del w:id="30" w:author="Matthew Levine" w:date="2025-01-09T11:50:00Z">
        <w:r w:rsidDel="009C62DD">
          <w:rPr>
            <w:rFonts w:eastAsia="Arial"/>
            <w:color w:val="000000"/>
          </w:rPr>
          <w:delText>[</w:delText>
        </w:r>
        <w:r w:rsidRPr="00260FBB" w:rsidDel="009C62DD">
          <w:rPr>
            <w:rFonts w:eastAsia="Arial"/>
            <w:color w:val="000000"/>
          </w:rPr>
          <w:delText>President</w:delText>
        </w:r>
        <w:r w:rsidDel="009C62DD">
          <w:rPr>
            <w:rFonts w:eastAsia="Arial"/>
            <w:color w:val="000000"/>
          </w:rPr>
          <w:delText xml:space="preserve"> Name]</w:delText>
        </w:r>
      </w:del>
      <w:proofErr w:type="spellStart"/>
      <w:ins w:id="31" w:author="Matthew Levine" w:date="2025-01-09T11:50:00Z">
        <w:r w:rsidR="009C62DD">
          <w:rPr>
            <w:rFonts w:eastAsia="Arial"/>
            <w:color w:val="000000"/>
          </w:rPr>
          <w:t>Herinder</w:t>
        </w:r>
        <w:proofErr w:type="spellEnd"/>
        <w:r w:rsidR="009C62DD">
          <w:rPr>
            <w:rFonts w:eastAsia="Arial"/>
            <w:color w:val="000000"/>
          </w:rPr>
          <w:t xml:space="preserve"> </w:t>
        </w:r>
        <w:proofErr w:type="spellStart"/>
        <w:r w:rsidR="009C62DD">
          <w:rPr>
            <w:rFonts w:eastAsia="Arial"/>
            <w:color w:val="000000"/>
          </w:rPr>
          <w:t>Bedi</w:t>
        </w:r>
      </w:ins>
      <w:proofErr w:type="spellEnd"/>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9C62DD">
      <w:pPr>
        <w:spacing w:before="200" w:line="300" w:lineRule="atLeast"/>
        <w:ind w:left="360"/>
        <w:jc w:val="both"/>
      </w:pPr>
      <w:r w:rsidRPr="00260FBB">
        <w:rPr>
          <w:rFonts w:eastAsia="Arial"/>
          <w:color w:val="000000"/>
        </w:rPr>
        <w:t>By: _________________________ c/s</w:t>
      </w:r>
    </w:p>
    <w:p w14:paraId="7DB06BEE" w14:textId="0F51BACB" w:rsidR="0017795B" w:rsidRDefault="00344E98">
      <w:pPr>
        <w:spacing w:before="200" w:line="300" w:lineRule="atLeast"/>
        <w:ind w:left="360"/>
        <w:jc w:val="both"/>
        <w:rPr>
          <w:rFonts w:eastAsia="Arial"/>
          <w:color w:val="000000"/>
        </w:rPr>
      </w:pPr>
      <w:del w:id="32" w:author="Matthew Levine" w:date="2025-01-09T11:50:00Z">
        <w:r w:rsidDel="009C62DD">
          <w:rPr>
            <w:rFonts w:eastAsia="Arial"/>
            <w:color w:val="000000"/>
          </w:rPr>
          <w:delText>[Director Name]</w:delText>
        </w:r>
      </w:del>
      <w:ins w:id="33" w:author="Matthew Levine" w:date="2025-01-09T11:50:00Z">
        <w:r w:rsidR="009C62DD">
          <w:rPr>
            <w:rFonts w:eastAsia="Arial"/>
            <w:color w:val="000000"/>
          </w:rPr>
          <w:t>Jose David Barrios</w:t>
        </w:r>
      </w:ins>
    </w:p>
    <w:p w14:paraId="1532E868" w14:textId="77777777" w:rsidR="00DA7305" w:rsidRDefault="00DA7305">
      <w:pPr>
        <w:spacing w:before="200" w:line="300" w:lineRule="atLeast"/>
        <w:ind w:left="360"/>
        <w:jc w:val="both"/>
        <w:rPr>
          <w:rFonts w:eastAsia="Arial"/>
          <w:color w:val="000000"/>
        </w:rPr>
      </w:pPr>
    </w:p>
    <w:p w14:paraId="290E4BB4" w14:textId="77777777" w:rsidR="00DA7305" w:rsidRDefault="00DA7305">
      <w:pPr>
        <w:spacing w:before="200" w:line="300" w:lineRule="atLeast"/>
        <w:ind w:left="360"/>
        <w:jc w:val="both"/>
        <w:rPr>
          <w:rFonts w:eastAsia="Arial"/>
          <w:color w:val="000000"/>
        </w:rPr>
      </w:pPr>
    </w:p>
    <w:p w14:paraId="3882DC49" w14:textId="77777777" w:rsidR="00DA7305" w:rsidRDefault="00DA7305">
      <w:pPr>
        <w:spacing w:before="200" w:line="300" w:lineRule="atLeast"/>
        <w:ind w:left="360"/>
        <w:jc w:val="both"/>
        <w:sectPr w:rsidR="00DA7305">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pPr>
    </w:p>
    <w:p w14:paraId="1D805540" w14:textId="286DD06C"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Default="00DA7305" w:rsidP="00DA7305">
      <w:pPr>
        <w:spacing w:before="200" w:line="300" w:lineRule="atLeast"/>
        <w:ind w:left="360"/>
        <w:jc w:val="center"/>
      </w:pPr>
      <w:r>
        <w:t>Resignation</w:t>
      </w:r>
    </w:p>
    <w:p w14:paraId="5A599DD1" w14:textId="77777777" w:rsidR="00DA7305" w:rsidRDefault="00DA7305" w:rsidP="00DA7305">
      <w:pPr>
        <w:spacing w:before="200" w:line="300" w:lineRule="atLeast"/>
        <w:ind w:left="360"/>
        <w:jc w:val="center"/>
      </w:pPr>
    </w:p>
    <w:p w14:paraId="4628B4EA" w14:textId="6EE94BC1" w:rsidR="00DA7305" w:rsidRDefault="00DA7305" w:rsidP="00DA7305">
      <w:pPr>
        <w:spacing w:before="200" w:line="300" w:lineRule="atLeast"/>
        <w:ind w:left="360"/>
        <w:jc w:val="center"/>
      </w:pPr>
      <w:r>
        <w:t>Directors Register</w:t>
      </w:r>
    </w:p>
    <w:p w14:paraId="642CAC5D" w14:textId="77777777" w:rsidR="00DA7305" w:rsidRDefault="00DA7305" w:rsidP="00DA7305">
      <w:pPr>
        <w:spacing w:before="200" w:line="300" w:lineRule="atLeast"/>
        <w:ind w:left="360"/>
        <w:jc w:val="center"/>
      </w:pPr>
    </w:p>
    <w:p w14:paraId="44D0E74D" w14:textId="40F22F00" w:rsidR="00DA7305" w:rsidRPr="00260FBB" w:rsidRDefault="00DA7305" w:rsidP="00DA7305">
      <w:pPr>
        <w:spacing w:before="200" w:line="300" w:lineRule="atLeast"/>
        <w:ind w:left="360"/>
        <w:jc w:val="center"/>
      </w:pPr>
      <w:r>
        <w:t>Shareholders Register</w:t>
      </w: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2A8B0" w14:textId="77777777" w:rsidR="00223C11" w:rsidRDefault="00223C11">
      <w:r>
        <w:separator/>
      </w:r>
    </w:p>
  </w:endnote>
  <w:endnote w:type="continuationSeparator" w:id="0">
    <w:p w14:paraId="769E57AB" w14:textId="77777777" w:rsidR="00223C11" w:rsidRDefault="00223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6BBB0" w14:textId="77777777" w:rsidR="00223C11" w:rsidRDefault="00223C11">
      <w:r>
        <w:separator/>
      </w:r>
    </w:p>
  </w:footnote>
  <w:footnote w:type="continuationSeparator" w:id="0">
    <w:p w14:paraId="3EB6CD89" w14:textId="77777777" w:rsidR="00223C11" w:rsidRDefault="00223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9C62DD">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3"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3"/>
  </w:num>
  <w:num w:numId="2" w16cid:durableId="1918903751">
    <w:abstractNumId w:val="0"/>
  </w:num>
  <w:num w:numId="3" w16cid:durableId="1760371667">
    <w:abstractNumId w:val="1"/>
  </w:num>
  <w:num w:numId="4" w16cid:durableId="6500165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103856"/>
    <w:rsid w:val="001117F4"/>
    <w:rsid w:val="00122855"/>
    <w:rsid w:val="0014150F"/>
    <w:rsid w:val="00155E74"/>
    <w:rsid w:val="0017795B"/>
    <w:rsid w:val="00196368"/>
    <w:rsid w:val="00196622"/>
    <w:rsid w:val="001C10A7"/>
    <w:rsid w:val="001D4F64"/>
    <w:rsid w:val="001E0DA1"/>
    <w:rsid w:val="00200288"/>
    <w:rsid w:val="00223C11"/>
    <w:rsid w:val="00260FBB"/>
    <w:rsid w:val="00264211"/>
    <w:rsid w:val="002721B4"/>
    <w:rsid w:val="002B4169"/>
    <w:rsid w:val="002B4C72"/>
    <w:rsid w:val="002B6CD3"/>
    <w:rsid w:val="002C2D5E"/>
    <w:rsid w:val="002E5A68"/>
    <w:rsid w:val="002F4037"/>
    <w:rsid w:val="00303FD2"/>
    <w:rsid w:val="00344E98"/>
    <w:rsid w:val="00345A77"/>
    <w:rsid w:val="00351C43"/>
    <w:rsid w:val="00382344"/>
    <w:rsid w:val="003E0CDA"/>
    <w:rsid w:val="004149EB"/>
    <w:rsid w:val="00422229"/>
    <w:rsid w:val="004563F2"/>
    <w:rsid w:val="004824AA"/>
    <w:rsid w:val="004A6618"/>
    <w:rsid w:val="004E6284"/>
    <w:rsid w:val="00524DCC"/>
    <w:rsid w:val="0052785C"/>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6E2"/>
    <w:rsid w:val="006C7C06"/>
    <w:rsid w:val="006E7AA7"/>
    <w:rsid w:val="0071315D"/>
    <w:rsid w:val="007260FF"/>
    <w:rsid w:val="00735E70"/>
    <w:rsid w:val="00736245"/>
    <w:rsid w:val="00747AB3"/>
    <w:rsid w:val="0076117B"/>
    <w:rsid w:val="007615B6"/>
    <w:rsid w:val="00765D8B"/>
    <w:rsid w:val="00784A43"/>
    <w:rsid w:val="007A6986"/>
    <w:rsid w:val="007B456D"/>
    <w:rsid w:val="007C3DA4"/>
    <w:rsid w:val="007E00AB"/>
    <w:rsid w:val="007E49E8"/>
    <w:rsid w:val="008023F4"/>
    <w:rsid w:val="00810A9B"/>
    <w:rsid w:val="008227BE"/>
    <w:rsid w:val="0089113F"/>
    <w:rsid w:val="00897EE1"/>
    <w:rsid w:val="008C391E"/>
    <w:rsid w:val="008E791C"/>
    <w:rsid w:val="008F333F"/>
    <w:rsid w:val="00924727"/>
    <w:rsid w:val="009257E8"/>
    <w:rsid w:val="0092660C"/>
    <w:rsid w:val="009426C8"/>
    <w:rsid w:val="009449AF"/>
    <w:rsid w:val="00950BFD"/>
    <w:rsid w:val="0098358F"/>
    <w:rsid w:val="009851E8"/>
    <w:rsid w:val="009A09FD"/>
    <w:rsid w:val="009A47E2"/>
    <w:rsid w:val="009C62DD"/>
    <w:rsid w:val="00A029CD"/>
    <w:rsid w:val="00A123E9"/>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2DC4"/>
    <w:rsid w:val="00C27122"/>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7647A"/>
    <w:rsid w:val="00D94B9C"/>
    <w:rsid w:val="00DA7305"/>
    <w:rsid w:val="00DA7627"/>
    <w:rsid w:val="00DD4163"/>
    <w:rsid w:val="00DF3E29"/>
    <w:rsid w:val="00DF473A"/>
    <w:rsid w:val="00E022EC"/>
    <w:rsid w:val="00E24757"/>
    <w:rsid w:val="00E473DC"/>
    <w:rsid w:val="00E55C30"/>
    <w:rsid w:val="00E7367D"/>
    <w:rsid w:val="00EA19B2"/>
    <w:rsid w:val="00EA251B"/>
    <w:rsid w:val="00ED1C2C"/>
    <w:rsid w:val="00EE2D75"/>
    <w:rsid w:val="00EE341D"/>
    <w:rsid w:val="00EF2A15"/>
    <w:rsid w:val="00F00FC8"/>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8EC1E4-9868-45C2-A71E-647E465A60C8}"/>
</file>

<file path=customXml/itemProps2.xml><?xml version="1.0" encoding="utf-8"?>
<ds:datastoreItem xmlns:ds="http://schemas.openxmlformats.org/officeDocument/2006/customXml" ds:itemID="{C5F2C0F9-3466-456E-89B6-8267E82A7590}"/>
</file>

<file path=customXml/itemProps3.xml><?xml version="1.0" encoding="utf-8"?>
<ds:datastoreItem xmlns:ds="http://schemas.openxmlformats.org/officeDocument/2006/customXml" ds:itemID="{FF0978E6-41A3-4459-9F09-7097F0B8D0BC}"/>
</file>

<file path=docProps/app.xml><?xml version="1.0" encoding="utf-8"?>
<Properties xmlns="http://schemas.openxmlformats.org/officeDocument/2006/extended-properties" xmlns:vt="http://schemas.openxmlformats.org/officeDocument/2006/docPropsVTypes">
  <Template>Normal.dotm</Template>
  <TotalTime>5</TotalTime>
  <Pages>9</Pages>
  <Words>2657</Words>
  <Characters>14307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Share Purchase Agreement (Short Form) (BC)</vt:lpstr>
    </vt:vector>
  </TitlesOfParts>
  <Company/>
  <LinksUpToDate>false</LinksUpToDate>
  <CharactersWithSpaces>16931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8</cp:revision>
  <dcterms:created xsi:type="dcterms:W3CDTF">2025-01-09T16:45:00Z</dcterms:created>
  <dcterms:modified xsi:type="dcterms:W3CDTF">2025-01-09T16:51:00Z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