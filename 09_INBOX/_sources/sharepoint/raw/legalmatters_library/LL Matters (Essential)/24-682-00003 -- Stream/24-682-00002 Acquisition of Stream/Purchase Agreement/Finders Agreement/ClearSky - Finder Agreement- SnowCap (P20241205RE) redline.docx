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A59B9" w14:textId="33C31EF4" w:rsidR="00E02874" w:rsidRPr="00D2017F" w:rsidRDefault="00142F6A" w:rsidP="00115447">
      <w:pPr>
        <w:pStyle w:val="Title"/>
        <w:widowControl w:val="0"/>
        <w:tabs>
          <w:tab w:val="right" w:pos="9071"/>
        </w:tabs>
        <w:rPr>
          <w:rFonts w:asciiTheme="majorBidi" w:hAnsiTheme="majorBidi" w:cstheme="majorBidi"/>
          <w:b/>
          <w:bCs/>
          <w:sz w:val="22"/>
          <w:szCs w:val="22"/>
        </w:rPr>
      </w:pPr>
      <w:r w:rsidRPr="00D2017F">
        <w:rPr>
          <w:rFonts w:asciiTheme="majorBidi" w:hAnsiTheme="majorBidi" w:cstheme="majorBidi"/>
          <w:b/>
          <w:bCs/>
          <w:sz w:val="22"/>
          <w:szCs w:val="22"/>
        </w:rPr>
        <w:t>FINDER</w:t>
      </w:r>
      <w:r w:rsidR="00E02874" w:rsidRPr="00D2017F">
        <w:rPr>
          <w:rFonts w:asciiTheme="majorBidi" w:hAnsiTheme="majorBidi" w:cstheme="majorBidi"/>
          <w:b/>
          <w:bCs/>
          <w:sz w:val="22"/>
          <w:szCs w:val="22"/>
        </w:rPr>
        <w:t xml:space="preserve"> AGREEMENT</w:t>
      </w:r>
    </w:p>
    <w:p w14:paraId="5F50E5A6" w14:textId="77777777" w:rsidR="00E02874" w:rsidRPr="00D2017F" w:rsidRDefault="00E02874" w:rsidP="004B6468">
      <w:pPr>
        <w:pStyle w:val="Title"/>
        <w:widowControl w:val="0"/>
        <w:rPr>
          <w:rFonts w:asciiTheme="majorBidi" w:hAnsiTheme="majorBidi" w:cstheme="majorBidi"/>
          <w:b/>
          <w:bCs/>
          <w:sz w:val="22"/>
          <w:szCs w:val="22"/>
        </w:rPr>
      </w:pPr>
    </w:p>
    <w:p w14:paraId="421284F5" w14:textId="3FE18154" w:rsidR="001E0C66" w:rsidRPr="001E0C66" w:rsidRDefault="001E0C66" w:rsidP="00A5111B">
      <w:pPr>
        <w:widowControl w:val="0"/>
        <w:spacing w:after="120"/>
        <w:jc w:val="both"/>
        <w:rPr>
          <w:rFonts w:asciiTheme="majorBidi" w:hAnsiTheme="majorBidi" w:cstheme="majorBidi"/>
          <w:sz w:val="22"/>
          <w:szCs w:val="22"/>
        </w:rPr>
      </w:pPr>
      <w:r w:rsidRPr="001E0C66">
        <w:rPr>
          <w:rFonts w:asciiTheme="majorBidi" w:hAnsiTheme="majorBidi" w:cstheme="majorBidi"/>
          <w:sz w:val="22"/>
          <w:szCs w:val="22"/>
        </w:rPr>
        <w:t>This Finder Agreement (the “</w:t>
      </w:r>
      <w:r w:rsidRPr="009B071B">
        <w:rPr>
          <w:rFonts w:asciiTheme="majorBidi" w:hAnsiTheme="majorBidi" w:cstheme="majorBidi"/>
          <w:b/>
          <w:bCs/>
          <w:sz w:val="22"/>
          <w:szCs w:val="22"/>
        </w:rPr>
        <w:t>Agreement</w:t>
      </w:r>
      <w:r w:rsidRPr="001E0C66">
        <w:rPr>
          <w:rFonts w:asciiTheme="majorBidi" w:hAnsiTheme="majorBidi" w:cstheme="majorBidi"/>
          <w:sz w:val="22"/>
          <w:szCs w:val="22"/>
        </w:rPr>
        <w:t xml:space="preserve">”) is entered into on the </w:t>
      </w:r>
      <w:r w:rsidR="00BA3BCD">
        <w:rPr>
          <w:rFonts w:asciiTheme="majorBidi" w:hAnsiTheme="majorBidi" w:cstheme="majorBidi"/>
          <w:sz w:val="22"/>
          <w:szCs w:val="22"/>
        </w:rPr>
        <w:t>6</w:t>
      </w:r>
      <w:r w:rsidR="00BA3BCD" w:rsidRPr="00BA3BCD">
        <w:rPr>
          <w:rFonts w:asciiTheme="majorBidi" w:hAnsiTheme="majorBidi" w:cstheme="majorBidi"/>
          <w:sz w:val="22"/>
          <w:szCs w:val="22"/>
          <w:vertAlign w:val="superscript"/>
        </w:rPr>
        <w:t>th</w:t>
      </w:r>
      <w:r w:rsidRPr="001E0C66">
        <w:rPr>
          <w:rFonts w:asciiTheme="majorBidi" w:hAnsiTheme="majorBidi" w:cstheme="majorBidi"/>
          <w:sz w:val="22"/>
          <w:szCs w:val="22"/>
        </w:rPr>
        <w:t xml:space="preserve"> day of </w:t>
      </w:r>
      <w:r w:rsidR="00BA3BCD">
        <w:rPr>
          <w:rFonts w:asciiTheme="majorBidi" w:hAnsiTheme="majorBidi" w:cstheme="majorBidi"/>
          <w:sz w:val="22"/>
          <w:szCs w:val="22"/>
        </w:rPr>
        <w:t>January</w:t>
      </w:r>
      <w:r w:rsidRPr="001E0C66">
        <w:rPr>
          <w:rFonts w:asciiTheme="majorBidi" w:hAnsiTheme="majorBidi" w:cstheme="majorBidi"/>
          <w:sz w:val="22"/>
          <w:szCs w:val="22"/>
        </w:rPr>
        <w:t>, 202</w:t>
      </w:r>
      <w:r w:rsidR="00BA3BCD">
        <w:rPr>
          <w:rFonts w:asciiTheme="majorBidi" w:hAnsiTheme="majorBidi" w:cstheme="majorBidi"/>
          <w:sz w:val="22"/>
          <w:szCs w:val="22"/>
        </w:rPr>
        <w:t>5</w:t>
      </w:r>
      <w:r w:rsidRPr="001E0C66">
        <w:rPr>
          <w:rFonts w:asciiTheme="majorBidi" w:hAnsiTheme="majorBidi" w:cstheme="majorBidi"/>
          <w:sz w:val="22"/>
          <w:szCs w:val="22"/>
        </w:rPr>
        <w:t xml:space="preserve"> (the “</w:t>
      </w:r>
      <w:r w:rsidRPr="009B071B">
        <w:rPr>
          <w:rFonts w:asciiTheme="majorBidi" w:hAnsiTheme="majorBidi" w:cstheme="majorBidi"/>
          <w:b/>
          <w:bCs/>
          <w:sz w:val="22"/>
          <w:szCs w:val="22"/>
        </w:rPr>
        <w:t>Effective Date</w:t>
      </w:r>
      <w:r w:rsidRPr="001E0C66">
        <w:rPr>
          <w:rFonts w:asciiTheme="majorBidi" w:hAnsiTheme="majorBidi" w:cstheme="majorBidi"/>
          <w:sz w:val="22"/>
          <w:szCs w:val="22"/>
        </w:rPr>
        <w:t>”) by and among:</w:t>
      </w:r>
    </w:p>
    <w:p w14:paraId="1B44D028" w14:textId="6308B66D" w:rsidR="00C816F2" w:rsidRPr="00D2017F" w:rsidRDefault="00C816F2" w:rsidP="00A5111B">
      <w:pPr>
        <w:pStyle w:val="ListParagraph"/>
        <w:widowControl w:val="0"/>
        <w:numPr>
          <w:ilvl w:val="0"/>
          <w:numId w:val="48"/>
        </w:numPr>
        <w:spacing w:after="120"/>
        <w:ind w:left="0"/>
        <w:contextualSpacing w:val="0"/>
        <w:jc w:val="both"/>
        <w:rPr>
          <w:rFonts w:asciiTheme="majorBidi" w:hAnsiTheme="majorBidi" w:cstheme="majorBidi"/>
          <w:sz w:val="22"/>
          <w:szCs w:val="22"/>
        </w:rPr>
      </w:pPr>
      <w:r w:rsidRPr="00D2017F">
        <w:rPr>
          <w:rFonts w:asciiTheme="majorBidi" w:hAnsiTheme="majorBidi" w:cstheme="majorBidi"/>
          <w:sz w:val="22"/>
          <w:szCs w:val="22"/>
        </w:rPr>
        <w:t>T</w:t>
      </w:r>
      <w:r w:rsidR="00241F54" w:rsidRPr="00D2017F">
        <w:rPr>
          <w:rFonts w:asciiTheme="majorBidi" w:hAnsiTheme="majorBidi" w:cstheme="majorBidi"/>
          <w:sz w:val="22"/>
          <w:szCs w:val="22"/>
        </w:rPr>
        <w:t>he “</w:t>
      </w:r>
      <w:r w:rsidR="00D57BA5">
        <w:rPr>
          <w:rFonts w:asciiTheme="majorBidi" w:hAnsiTheme="majorBidi" w:cstheme="majorBidi"/>
          <w:b/>
          <w:bCs/>
          <w:sz w:val="22"/>
          <w:szCs w:val="22"/>
        </w:rPr>
        <w:t>Purchaser</w:t>
      </w:r>
      <w:r w:rsidR="00241F54" w:rsidRPr="00D2017F">
        <w:rPr>
          <w:rFonts w:asciiTheme="majorBidi" w:hAnsiTheme="majorBidi" w:cstheme="majorBidi"/>
          <w:sz w:val="22"/>
          <w:szCs w:val="22"/>
        </w:rPr>
        <w:t>”</w:t>
      </w:r>
      <w:r w:rsidR="00B978BD" w:rsidRPr="00D2017F">
        <w:rPr>
          <w:rFonts w:asciiTheme="majorBidi" w:hAnsiTheme="majorBidi" w:cstheme="majorBidi"/>
          <w:sz w:val="22"/>
          <w:szCs w:val="22"/>
        </w:rPr>
        <w:t>:</w:t>
      </w:r>
    </w:p>
    <w:tbl>
      <w:tblPr>
        <w:tblStyle w:val="TableGrid"/>
        <w:tblpPr w:leftFromText="180" w:rightFromText="180" w:vertAnchor="text" w:horzAnchor="margin" w:tblpY="-6"/>
        <w:tblW w:w="9067" w:type="dxa"/>
        <w:tblLook w:val="04A0" w:firstRow="1" w:lastRow="0" w:firstColumn="1" w:lastColumn="0" w:noHBand="0" w:noVBand="1"/>
      </w:tblPr>
      <w:tblGrid>
        <w:gridCol w:w="3681"/>
        <w:gridCol w:w="5386"/>
      </w:tblGrid>
      <w:tr w:rsidR="0022097B" w:rsidRPr="00D2017F" w14:paraId="2152BA30" w14:textId="77777777" w:rsidTr="008B5E07">
        <w:tc>
          <w:tcPr>
            <w:tcW w:w="3681" w:type="dxa"/>
            <w:vAlign w:val="center"/>
          </w:tcPr>
          <w:p w14:paraId="0009ACD6" w14:textId="08861DA7" w:rsidR="0022097B" w:rsidRPr="00D2017F" w:rsidRDefault="0022097B" w:rsidP="0022097B">
            <w:pPr>
              <w:widowControl w:val="0"/>
              <w:spacing w:before="120" w:after="120"/>
              <w:ind w:right="-1"/>
              <w:rPr>
                <w:rFonts w:asciiTheme="majorBidi" w:hAnsiTheme="majorBidi" w:cstheme="majorBidi"/>
                <w:sz w:val="22"/>
                <w:szCs w:val="22"/>
              </w:rPr>
            </w:pPr>
            <w:r w:rsidRPr="00D2017F">
              <w:rPr>
                <w:rFonts w:asciiTheme="majorBidi" w:hAnsiTheme="majorBidi" w:cstheme="majorBidi"/>
                <w:sz w:val="22"/>
                <w:szCs w:val="22"/>
              </w:rPr>
              <w:t>Company Name</w:t>
            </w:r>
          </w:p>
        </w:tc>
        <w:tc>
          <w:tcPr>
            <w:tcW w:w="5386" w:type="dxa"/>
          </w:tcPr>
          <w:p w14:paraId="73A28E2E" w14:textId="77777777" w:rsidR="0022097B" w:rsidRDefault="00EC1F6F" w:rsidP="00EC1F6F">
            <w:pPr>
              <w:jc w:val="both"/>
              <w:rPr>
                <w:snapToGrid/>
                <w:sz w:val="22"/>
                <w:szCs w:val="22"/>
                <w:lang w:eastAsia="en-US"/>
              </w:rPr>
            </w:pPr>
            <w:r w:rsidRPr="00EC1F6F">
              <w:rPr>
                <w:snapToGrid/>
                <w:sz w:val="22"/>
                <w:szCs w:val="22"/>
                <w:lang w:eastAsia="en-US"/>
              </w:rPr>
              <w:t>Maple Wave Capital Inc.</w:t>
            </w:r>
          </w:p>
          <w:p w14:paraId="702ACD62" w14:textId="77777777" w:rsidR="00EC1F6F" w:rsidRPr="00EC1F6F" w:rsidRDefault="00EC1F6F" w:rsidP="00EC1F6F">
            <w:pPr>
              <w:jc w:val="both"/>
              <w:rPr>
                <w:snapToGrid/>
                <w:sz w:val="22"/>
                <w:szCs w:val="22"/>
                <w:lang w:eastAsia="en-US"/>
              </w:rPr>
            </w:pPr>
            <w:r w:rsidRPr="00EC1F6F">
              <w:rPr>
                <w:snapToGrid/>
                <w:sz w:val="22"/>
                <w:szCs w:val="22"/>
                <w:lang w:eastAsia="en-US"/>
              </w:rPr>
              <w:t xml:space="preserve">Company Number 1001010510 </w:t>
            </w:r>
          </w:p>
          <w:p w14:paraId="0E384F9C" w14:textId="35160F2E" w:rsidR="00EC1F6F" w:rsidRPr="00D2017F" w:rsidRDefault="00EC1F6F" w:rsidP="00EC1F6F">
            <w:pPr>
              <w:jc w:val="both"/>
              <w:rPr>
                <w:snapToGrid/>
                <w:sz w:val="22"/>
                <w:szCs w:val="22"/>
                <w:lang w:eastAsia="en-US"/>
              </w:rPr>
            </w:pPr>
            <w:r w:rsidRPr="00EC1F6F">
              <w:rPr>
                <w:snapToGrid/>
                <w:sz w:val="22"/>
                <w:szCs w:val="22"/>
                <w:lang w:eastAsia="en-US"/>
              </w:rPr>
              <w:t>Business Number 709995351TZ0001</w:t>
            </w:r>
          </w:p>
        </w:tc>
      </w:tr>
      <w:tr w:rsidR="000C4D19" w:rsidRPr="00D2017F" w14:paraId="4439FA01" w14:textId="77777777" w:rsidTr="008B5E07">
        <w:tc>
          <w:tcPr>
            <w:tcW w:w="3681" w:type="dxa"/>
            <w:vAlign w:val="center"/>
          </w:tcPr>
          <w:p w14:paraId="45BA8EF5" w14:textId="7F38C0F7" w:rsidR="000C4D19" w:rsidRPr="00D2017F" w:rsidRDefault="000C4D19" w:rsidP="0022097B">
            <w:pPr>
              <w:widowControl w:val="0"/>
              <w:spacing w:before="120" w:after="120"/>
              <w:ind w:right="-1"/>
              <w:rPr>
                <w:rFonts w:asciiTheme="majorBidi" w:hAnsiTheme="majorBidi" w:cstheme="majorBidi"/>
                <w:sz w:val="22"/>
                <w:szCs w:val="22"/>
              </w:rPr>
            </w:pPr>
            <w:r>
              <w:rPr>
                <w:rFonts w:asciiTheme="majorBidi" w:hAnsiTheme="majorBidi" w:cstheme="majorBidi"/>
                <w:sz w:val="22"/>
                <w:szCs w:val="22"/>
              </w:rPr>
              <w:t>Domiciliation</w:t>
            </w:r>
          </w:p>
        </w:tc>
        <w:tc>
          <w:tcPr>
            <w:tcW w:w="5386" w:type="dxa"/>
          </w:tcPr>
          <w:p w14:paraId="210B293E" w14:textId="0C3007AF" w:rsidR="000C4D19" w:rsidRPr="00D2017F" w:rsidRDefault="00EC1F6F" w:rsidP="00EC1F6F">
            <w:pPr>
              <w:jc w:val="both"/>
              <w:rPr>
                <w:snapToGrid/>
                <w:sz w:val="22"/>
                <w:szCs w:val="22"/>
                <w:lang w:eastAsia="en-US"/>
              </w:rPr>
            </w:pPr>
            <w:r>
              <w:rPr>
                <w:snapToGrid/>
                <w:sz w:val="22"/>
                <w:szCs w:val="22"/>
                <w:lang w:eastAsia="en-US"/>
              </w:rPr>
              <w:t>Canada</w:t>
            </w:r>
          </w:p>
        </w:tc>
      </w:tr>
      <w:tr w:rsidR="0022097B" w:rsidRPr="00D2017F" w14:paraId="4EED9B80" w14:textId="77777777" w:rsidTr="008B5E07">
        <w:tc>
          <w:tcPr>
            <w:tcW w:w="3681" w:type="dxa"/>
            <w:vAlign w:val="center"/>
          </w:tcPr>
          <w:p w14:paraId="5204D3F8" w14:textId="603DBF79" w:rsidR="0022097B" w:rsidRPr="00D2017F" w:rsidRDefault="00062920" w:rsidP="0022097B">
            <w:pPr>
              <w:widowControl w:val="0"/>
              <w:spacing w:before="120" w:after="120"/>
              <w:ind w:right="-1"/>
              <w:rPr>
                <w:rFonts w:asciiTheme="majorBidi" w:hAnsiTheme="majorBidi" w:cstheme="majorBidi"/>
                <w:sz w:val="22"/>
                <w:szCs w:val="22"/>
              </w:rPr>
            </w:pPr>
            <w:r>
              <w:rPr>
                <w:rFonts w:asciiTheme="majorBidi" w:hAnsiTheme="majorBidi" w:cstheme="majorBidi"/>
                <w:sz w:val="22"/>
                <w:szCs w:val="22"/>
              </w:rPr>
              <w:t>Director</w:t>
            </w:r>
            <w:r w:rsidR="007D2511">
              <w:rPr>
                <w:rFonts w:asciiTheme="majorBidi" w:hAnsiTheme="majorBidi" w:cstheme="majorBidi"/>
                <w:sz w:val="22"/>
                <w:szCs w:val="22"/>
              </w:rPr>
              <w:t>’</w:t>
            </w:r>
            <w:r>
              <w:rPr>
                <w:rFonts w:asciiTheme="majorBidi" w:hAnsiTheme="majorBidi" w:cstheme="majorBidi"/>
                <w:sz w:val="22"/>
                <w:szCs w:val="22"/>
              </w:rPr>
              <w:t xml:space="preserve">s </w:t>
            </w:r>
            <w:r w:rsidR="0022097B" w:rsidRPr="00D2017F">
              <w:rPr>
                <w:rFonts w:asciiTheme="majorBidi" w:hAnsiTheme="majorBidi" w:cstheme="majorBidi"/>
                <w:sz w:val="22"/>
                <w:szCs w:val="22"/>
              </w:rPr>
              <w:t xml:space="preserve">Name  </w:t>
            </w:r>
          </w:p>
        </w:tc>
        <w:tc>
          <w:tcPr>
            <w:tcW w:w="5386" w:type="dxa"/>
          </w:tcPr>
          <w:p w14:paraId="1E44C2B0" w14:textId="55E4B81E" w:rsidR="0022097B" w:rsidRPr="00D2017F" w:rsidRDefault="00EC1F6F" w:rsidP="00EC1F6F">
            <w:pPr>
              <w:jc w:val="both"/>
              <w:rPr>
                <w:snapToGrid/>
                <w:sz w:val="22"/>
                <w:szCs w:val="22"/>
                <w:lang w:eastAsia="en-US"/>
              </w:rPr>
            </w:pPr>
            <w:r>
              <w:rPr>
                <w:snapToGrid/>
                <w:sz w:val="22"/>
                <w:szCs w:val="22"/>
                <w:lang w:eastAsia="en-US"/>
              </w:rPr>
              <w:t xml:space="preserve">Mr. </w:t>
            </w:r>
            <w:proofErr w:type="spellStart"/>
            <w:r>
              <w:rPr>
                <w:snapToGrid/>
                <w:sz w:val="22"/>
                <w:szCs w:val="22"/>
                <w:lang w:eastAsia="en-US"/>
              </w:rPr>
              <w:t>Herinder</w:t>
            </w:r>
            <w:proofErr w:type="spellEnd"/>
            <w:r>
              <w:rPr>
                <w:snapToGrid/>
                <w:sz w:val="22"/>
                <w:szCs w:val="22"/>
                <w:lang w:eastAsia="en-US"/>
              </w:rPr>
              <w:t xml:space="preserve"> </w:t>
            </w:r>
            <w:proofErr w:type="spellStart"/>
            <w:r>
              <w:rPr>
                <w:snapToGrid/>
                <w:sz w:val="22"/>
                <w:szCs w:val="22"/>
                <w:lang w:eastAsia="en-US"/>
              </w:rPr>
              <w:t>Bedi</w:t>
            </w:r>
            <w:proofErr w:type="spellEnd"/>
          </w:p>
        </w:tc>
      </w:tr>
      <w:tr w:rsidR="0022097B" w:rsidRPr="00D2017F" w14:paraId="568B7AE2" w14:textId="77777777" w:rsidTr="008B5E07">
        <w:tc>
          <w:tcPr>
            <w:tcW w:w="3681" w:type="dxa"/>
            <w:vAlign w:val="center"/>
          </w:tcPr>
          <w:p w14:paraId="70937AA4" w14:textId="624D0A9A" w:rsidR="0022097B" w:rsidRPr="00D2017F" w:rsidRDefault="0022097B" w:rsidP="0022097B">
            <w:pPr>
              <w:widowControl w:val="0"/>
              <w:spacing w:before="120" w:after="120"/>
              <w:ind w:right="-1"/>
              <w:rPr>
                <w:rFonts w:asciiTheme="majorBidi" w:hAnsiTheme="majorBidi" w:cstheme="majorBidi"/>
                <w:sz w:val="22"/>
                <w:szCs w:val="22"/>
              </w:rPr>
            </w:pPr>
            <w:r w:rsidRPr="00D2017F">
              <w:rPr>
                <w:rFonts w:asciiTheme="majorBidi" w:hAnsiTheme="majorBidi" w:cstheme="majorBidi"/>
                <w:sz w:val="22"/>
                <w:szCs w:val="22"/>
              </w:rPr>
              <w:t>Address</w:t>
            </w:r>
          </w:p>
        </w:tc>
        <w:tc>
          <w:tcPr>
            <w:tcW w:w="5386" w:type="dxa"/>
          </w:tcPr>
          <w:p w14:paraId="64D4E614" w14:textId="0C591780" w:rsidR="0022097B" w:rsidRPr="00D2017F" w:rsidRDefault="00EC1F6F" w:rsidP="00EC1F6F">
            <w:pPr>
              <w:widowControl w:val="0"/>
              <w:spacing w:before="120" w:after="120"/>
              <w:ind w:right="-1"/>
              <w:jc w:val="both"/>
              <w:rPr>
                <w:rFonts w:asciiTheme="majorBidi" w:hAnsiTheme="majorBidi" w:cstheme="majorBidi"/>
                <w:sz w:val="22"/>
                <w:szCs w:val="22"/>
              </w:rPr>
            </w:pPr>
            <w:r w:rsidRPr="00EC1F6F">
              <w:rPr>
                <w:rFonts w:asciiTheme="majorBidi" w:hAnsiTheme="majorBidi" w:cstheme="majorBidi"/>
                <w:sz w:val="22"/>
                <w:szCs w:val="22"/>
              </w:rPr>
              <w:t>Attention/Care of Levine Law, 1235 Bay Street North, Suite 700, Toronto, Ontario, M5R3K4, Canada</w:t>
            </w:r>
          </w:p>
        </w:tc>
      </w:tr>
    </w:tbl>
    <w:p w14:paraId="106E0879" w14:textId="77777777" w:rsidR="00D57BA5" w:rsidRPr="00D57BA5" w:rsidRDefault="00D57BA5" w:rsidP="00D57BA5">
      <w:pPr>
        <w:widowControl w:val="0"/>
        <w:spacing w:before="120" w:after="120"/>
        <w:jc w:val="both"/>
        <w:rPr>
          <w:rFonts w:asciiTheme="majorBidi" w:hAnsiTheme="majorBidi" w:cstheme="majorBidi"/>
          <w:sz w:val="22"/>
          <w:szCs w:val="22"/>
        </w:rPr>
      </w:pPr>
      <w:r w:rsidRPr="00D57BA5">
        <w:rPr>
          <w:rFonts w:asciiTheme="majorBidi" w:hAnsiTheme="majorBidi" w:cstheme="majorBidi"/>
          <w:sz w:val="22"/>
          <w:szCs w:val="22"/>
        </w:rPr>
        <w:t>and</w:t>
      </w:r>
    </w:p>
    <w:p w14:paraId="597427D1" w14:textId="77777777" w:rsidR="008A0074" w:rsidRPr="00677C91" w:rsidRDefault="008A0074" w:rsidP="00A5111B">
      <w:pPr>
        <w:pStyle w:val="ListParagraph"/>
        <w:widowControl w:val="0"/>
        <w:numPr>
          <w:ilvl w:val="0"/>
          <w:numId w:val="48"/>
        </w:numPr>
        <w:spacing w:after="120"/>
        <w:ind w:left="0"/>
        <w:contextualSpacing w:val="0"/>
        <w:jc w:val="both"/>
        <w:rPr>
          <w:sz w:val="22"/>
          <w:szCs w:val="22"/>
        </w:rPr>
      </w:pPr>
      <w:r w:rsidRPr="00677C91">
        <w:rPr>
          <w:b/>
          <w:bCs/>
          <w:sz w:val="22"/>
          <w:szCs w:val="22"/>
        </w:rPr>
        <w:t>Clearsky Solutions Limited</w:t>
      </w:r>
      <w:r w:rsidRPr="00677C91">
        <w:rPr>
          <w:sz w:val="22"/>
          <w:szCs w:val="22"/>
        </w:rPr>
        <w:t>,</w:t>
      </w:r>
      <w:r w:rsidRPr="00677C91">
        <w:rPr>
          <w:b/>
          <w:bCs/>
          <w:sz w:val="22"/>
          <w:szCs w:val="22"/>
        </w:rPr>
        <w:t xml:space="preserve"> </w:t>
      </w:r>
      <w:r w:rsidRPr="00677C91">
        <w:rPr>
          <w:sz w:val="22"/>
          <w:szCs w:val="22"/>
        </w:rPr>
        <w:t>a</w:t>
      </w:r>
      <w:r w:rsidRPr="00677C91">
        <w:rPr>
          <w:b/>
          <w:bCs/>
          <w:sz w:val="22"/>
          <w:szCs w:val="22"/>
        </w:rPr>
        <w:t xml:space="preserve"> </w:t>
      </w:r>
      <w:r w:rsidRPr="00677C91">
        <w:rPr>
          <w:sz w:val="22"/>
          <w:szCs w:val="22"/>
        </w:rPr>
        <w:t>private company registered pursuant to the laws of Hong Kong, having a registered office at 148 Des Voeux Road Central, Amtel Building, 9th Floor, Central Hong Kong (the “</w:t>
      </w:r>
      <w:r w:rsidRPr="00677C91">
        <w:rPr>
          <w:b/>
          <w:bCs/>
          <w:sz w:val="22"/>
          <w:szCs w:val="22"/>
        </w:rPr>
        <w:t>Finder</w:t>
      </w:r>
      <w:r w:rsidRPr="00677C91">
        <w:rPr>
          <w:sz w:val="22"/>
          <w:szCs w:val="22"/>
        </w:rPr>
        <w:t xml:space="preserve">”). </w:t>
      </w:r>
    </w:p>
    <w:p w14:paraId="7BD25DCB" w14:textId="44D248C1" w:rsidR="00E02874" w:rsidRPr="00D2017F" w:rsidRDefault="00DF36C7" w:rsidP="00AE22F7">
      <w:pPr>
        <w:pStyle w:val="ListParagraph"/>
        <w:widowControl w:val="0"/>
        <w:spacing w:after="120"/>
        <w:ind w:left="0"/>
        <w:contextualSpacing w:val="0"/>
        <w:jc w:val="both"/>
        <w:rPr>
          <w:rFonts w:asciiTheme="majorBidi" w:hAnsiTheme="majorBidi" w:cstheme="majorBidi"/>
          <w:sz w:val="22"/>
          <w:szCs w:val="22"/>
        </w:rPr>
      </w:pPr>
      <w:r w:rsidRPr="00D2017F">
        <w:rPr>
          <w:rFonts w:asciiTheme="majorBidi" w:hAnsiTheme="majorBidi" w:cstheme="majorBidi"/>
          <w:sz w:val="22"/>
          <w:szCs w:val="22"/>
        </w:rPr>
        <w:t xml:space="preserve">The </w:t>
      </w:r>
      <w:r w:rsidR="00D57BA5">
        <w:rPr>
          <w:rFonts w:asciiTheme="majorBidi" w:hAnsiTheme="majorBidi" w:cstheme="majorBidi"/>
          <w:sz w:val="22"/>
          <w:szCs w:val="22"/>
        </w:rPr>
        <w:t>Purchaser</w:t>
      </w:r>
      <w:r w:rsidR="00FB7D21" w:rsidRPr="00D2017F">
        <w:rPr>
          <w:rFonts w:asciiTheme="majorBidi" w:hAnsiTheme="majorBidi" w:cstheme="majorBidi"/>
          <w:sz w:val="22"/>
          <w:szCs w:val="22"/>
        </w:rPr>
        <w:t xml:space="preserve"> </w:t>
      </w:r>
      <w:r w:rsidRPr="00D2017F">
        <w:rPr>
          <w:rFonts w:asciiTheme="majorBidi" w:hAnsiTheme="majorBidi" w:cstheme="majorBidi"/>
          <w:sz w:val="22"/>
          <w:szCs w:val="22"/>
        </w:rPr>
        <w:t xml:space="preserve">and the Finder shall </w:t>
      </w:r>
      <w:r w:rsidR="00142F6A" w:rsidRPr="00D2017F">
        <w:rPr>
          <w:rFonts w:asciiTheme="majorBidi" w:hAnsiTheme="majorBidi" w:cstheme="majorBidi"/>
          <w:sz w:val="22"/>
          <w:szCs w:val="22"/>
        </w:rPr>
        <w:t>jointly</w:t>
      </w:r>
      <w:r w:rsidR="007F6E5C" w:rsidRPr="00D2017F">
        <w:rPr>
          <w:rFonts w:asciiTheme="majorBidi" w:hAnsiTheme="majorBidi" w:cstheme="majorBidi"/>
          <w:sz w:val="22"/>
          <w:szCs w:val="22"/>
        </w:rPr>
        <w:t xml:space="preserve"> </w:t>
      </w:r>
      <w:r w:rsidRPr="00D2017F">
        <w:rPr>
          <w:rFonts w:asciiTheme="majorBidi" w:hAnsiTheme="majorBidi" w:cstheme="majorBidi"/>
          <w:sz w:val="22"/>
          <w:szCs w:val="22"/>
        </w:rPr>
        <w:t xml:space="preserve">be referred to herein as the </w:t>
      </w:r>
      <w:r w:rsidR="00B17690" w:rsidRPr="00D2017F">
        <w:rPr>
          <w:rFonts w:asciiTheme="majorBidi" w:hAnsiTheme="majorBidi" w:cstheme="majorBidi"/>
          <w:sz w:val="22"/>
          <w:szCs w:val="22"/>
        </w:rPr>
        <w:t>“</w:t>
      </w:r>
      <w:r w:rsidRPr="00AE22F7">
        <w:rPr>
          <w:rFonts w:asciiTheme="majorBidi" w:hAnsiTheme="majorBidi" w:cstheme="majorBidi"/>
          <w:b/>
          <w:bCs/>
          <w:sz w:val="22"/>
          <w:szCs w:val="22"/>
        </w:rPr>
        <w:t>Parties</w:t>
      </w:r>
      <w:r w:rsidR="00B17690" w:rsidRPr="00D2017F">
        <w:rPr>
          <w:rFonts w:asciiTheme="majorBidi" w:hAnsiTheme="majorBidi" w:cstheme="majorBidi"/>
          <w:sz w:val="22"/>
          <w:szCs w:val="22"/>
        </w:rPr>
        <w:t>”</w:t>
      </w:r>
      <w:r w:rsidR="00181DA1" w:rsidRPr="00D2017F">
        <w:rPr>
          <w:rFonts w:asciiTheme="majorBidi" w:hAnsiTheme="majorBidi" w:cstheme="majorBidi"/>
          <w:sz w:val="22"/>
          <w:szCs w:val="22"/>
        </w:rPr>
        <w:t xml:space="preserve"> and each</w:t>
      </w:r>
      <w:r w:rsidR="00E1393E" w:rsidRPr="00D2017F">
        <w:rPr>
          <w:rFonts w:asciiTheme="majorBidi" w:hAnsiTheme="majorBidi" w:cstheme="majorBidi"/>
          <w:sz w:val="22"/>
          <w:szCs w:val="22"/>
        </w:rPr>
        <w:t>,</w:t>
      </w:r>
      <w:r w:rsidR="000237B2" w:rsidRPr="00D2017F">
        <w:rPr>
          <w:rFonts w:asciiTheme="majorBidi" w:hAnsiTheme="majorBidi" w:cstheme="majorBidi"/>
          <w:sz w:val="22"/>
          <w:szCs w:val="22"/>
        </w:rPr>
        <w:t xml:space="preserve"> a </w:t>
      </w:r>
      <w:r w:rsidR="00B17690" w:rsidRPr="00D2017F">
        <w:rPr>
          <w:rFonts w:asciiTheme="majorBidi" w:hAnsiTheme="majorBidi" w:cstheme="majorBidi"/>
          <w:sz w:val="22"/>
          <w:szCs w:val="22"/>
        </w:rPr>
        <w:t>“</w:t>
      </w:r>
      <w:r w:rsidR="000237B2" w:rsidRPr="00AE22F7">
        <w:rPr>
          <w:rFonts w:asciiTheme="majorBidi" w:hAnsiTheme="majorBidi" w:cstheme="majorBidi"/>
          <w:b/>
          <w:bCs/>
          <w:sz w:val="22"/>
          <w:szCs w:val="22"/>
        </w:rPr>
        <w:t>Party</w:t>
      </w:r>
      <w:r w:rsidR="00B17690" w:rsidRPr="00D2017F">
        <w:rPr>
          <w:rFonts w:asciiTheme="majorBidi" w:hAnsiTheme="majorBidi" w:cstheme="majorBidi"/>
          <w:sz w:val="22"/>
          <w:szCs w:val="22"/>
        </w:rPr>
        <w:t>”</w:t>
      </w:r>
      <w:r w:rsidR="000237B2" w:rsidRPr="00D2017F">
        <w:rPr>
          <w:rFonts w:asciiTheme="majorBidi" w:hAnsiTheme="majorBidi" w:cstheme="majorBidi"/>
          <w:sz w:val="22"/>
          <w:szCs w:val="22"/>
        </w:rPr>
        <w:t>.</w:t>
      </w:r>
    </w:p>
    <w:p w14:paraId="6D8A0D88" w14:textId="4179FE85" w:rsidR="00C816F2" w:rsidRPr="00D2017F" w:rsidRDefault="00C816F2" w:rsidP="00316693">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sidRPr="00D2017F">
        <w:rPr>
          <w:rFonts w:asciiTheme="majorBidi" w:hAnsiTheme="majorBidi" w:cstheme="majorBidi"/>
          <w:b/>
          <w:bCs/>
          <w:sz w:val="22"/>
          <w:szCs w:val="22"/>
        </w:rPr>
        <w:t>Definition</w:t>
      </w:r>
      <w:r w:rsidR="00AE22F7">
        <w:rPr>
          <w:rFonts w:asciiTheme="majorBidi" w:hAnsiTheme="majorBidi" w:cstheme="majorBidi"/>
          <w:b/>
          <w:bCs/>
          <w:sz w:val="22"/>
          <w:szCs w:val="22"/>
        </w:rPr>
        <w:t>s</w:t>
      </w:r>
    </w:p>
    <w:p w14:paraId="06E70835" w14:textId="3BEEA63C" w:rsidR="00BF3CFF" w:rsidRDefault="00F67765" w:rsidP="003E05C8">
      <w:pPr>
        <w:widowControl w:val="0"/>
        <w:spacing w:after="120"/>
        <w:jc w:val="both"/>
        <w:rPr>
          <w:rFonts w:asciiTheme="majorBidi" w:hAnsiTheme="majorBidi" w:cstheme="majorBidi"/>
          <w:sz w:val="22"/>
          <w:szCs w:val="22"/>
          <w:rtl/>
        </w:rPr>
      </w:pPr>
      <w:r w:rsidRPr="00D2017F">
        <w:rPr>
          <w:rFonts w:asciiTheme="majorBidi" w:hAnsiTheme="majorBidi" w:cstheme="majorBidi"/>
          <w:sz w:val="22"/>
          <w:szCs w:val="22"/>
        </w:rPr>
        <w:t>“</w:t>
      </w:r>
      <w:r w:rsidR="007A3BEC" w:rsidRPr="00D2017F">
        <w:rPr>
          <w:rFonts w:asciiTheme="majorBidi" w:hAnsiTheme="majorBidi" w:cstheme="majorBidi"/>
          <w:b/>
          <w:bCs/>
          <w:sz w:val="22"/>
          <w:szCs w:val="22"/>
        </w:rPr>
        <w:t>Company</w:t>
      </w:r>
      <w:r w:rsidRPr="00D2017F">
        <w:rPr>
          <w:rFonts w:asciiTheme="majorBidi" w:hAnsiTheme="majorBidi" w:cstheme="majorBidi"/>
          <w:sz w:val="22"/>
          <w:szCs w:val="22"/>
        </w:rPr>
        <w:t>”</w:t>
      </w:r>
      <w:r w:rsidR="007A3BEC" w:rsidRPr="00D2017F">
        <w:rPr>
          <w:rFonts w:asciiTheme="majorBidi" w:hAnsiTheme="majorBidi" w:cstheme="majorBidi"/>
          <w:sz w:val="22"/>
          <w:szCs w:val="22"/>
        </w:rPr>
        <w:t xml:space="preserve"> </w:t>
      </w:r>
      <w:r w:rsidR="00864EAE">
        <w:rPr>
          <w:rFonts w:asciiTheme="majorBidi" w:hAnsiTheme="majorBidi" w:cstheme="majorBidi"/>
          <w:sz w:val="22"/>
          <w:szCs w:val="22"/>
        </w:rPr>
        <w:t xml:space="preserve">shall mean </w:t>
      </w:r>
      <w:r w:rsidR="007A3BEC" w:rsidRPr="00D2017F">
        <w:rPr>
          <w:rFonts w:asciiTheme="majorBidi" w:hAnsiTheme="majorBidi" w:cstheme="majorBidi"/>
          <w:sz w:val="22"/>
          <w:szCs w:val="22"/>
        </w:rPr>
        <w:t xml:space="preserve">a company </w:t>
      </w:r>
      <w:r w:rsidR="0022097B" w:rsidRPr="00D2017F">
        <w:rPr>
          <w:rFonts w:asciiTheme="majorBidi" w:hAnsiTheme="majorBidi" w:cstheme="majorBidi"/>
          <w:sz w:val="22"/>
          <w:szCs w:val="22"/>
        </w:rPr>
        <w:t xml:space="preserve">which is a </w:t>
      </w:r>
      <w:r w:rsidR="00EC1F6F">
        <w:rPr>
          <w:rFonts w:asciiTheme="majorBidi" w:hAnsiTheme="majorBidi" w:cstheme="majorBidi"/>
          <w:sz w:val="22"/>
          <w:szCs w:val="22"/>
        </w:rPr>
        <w:t>Canadian</w:t>
      </w:r>
      <w:r w:rsidR="0022097B" w:rsidRPr="00D2017F">
        <w:rPr>
          <w:rFonts w:asciiTheme="majorBidi" w:hAnsiTheme="majorBidi" w:cstheme="majorBidi"/>
          <w:sz w:val="22"/>
          <w:szCs w:val="22"/>
        </w:rPr>
        <w:t xml:space="preserve"> </w:t>
      </w:r>
      <w:r w:rsidR="00EC1F6F">
        <w:rPr>
          <w:rFonts w:asciiTheme="majorBidi" w:hAnsiTheme="majorBidi" w:cstheme="majorBidi"/>
          <w:sz w:val="22"/>
          <w:szCs w:val="22"/>
        </w:rPr>
        <w:t>MSB registered entity</w:t>
      </w:r>
      <w:ins w:id="0" w:author="Matthew Levine" w:date="2025-01-07T18:19:00Z">
        <w:r w:rsidR="00B041F8" w:rsidRPr="00B041F8">
          <w:rPr>
            <w:rFonts w:asciiTheme="majorBidi" w:hAnsiTheme="majorBidi" w:cstheme="majorBidi"/>
            <w:sz w:val="22"/>
            <w:szCs w:val="22"/>
          </w:rPr>
          <w:t xml:space="preserve"> </w:t>
        </w:r>
        <w:r w:rsidR="00B041F8">
          <w:rPr>
            <w:rFonts w:asciiTheme="majorBidi" w:hAnsiTheme="majorBidi" w:cstheme="majorBidi"/>
            <w:sz w:val="22"/>
            <w:szCs w:val="22"/>
          </w:rPr>
          <w:t xml:space="preserve">and more specifically </w:t>
        </w:r>
        <w:proofErr w:type="spellStart"/>
        <w:r w:rsidR="00B041F8">
          <w:rPr>
            <w:rFonts w:asciiTheme="majorBidi" w:hAnsiTheme="majorBidi" w:cstheme="majorBidi"/>
            <w:sz w:val="22"/>
            <w:szCs w:val="22"/>
          </w:rPr>
          <w:t>SnowCap</w:t>
        </w:r>
        <w:proofErr w:type="spellEnd"/>
        <w:r w:rsidR="00B041F8">
          <w:rPr>
            <w:rFonts w:asciiTheme="majorBidi" w:hAnsiTheme="majorBidi" w:cstheme="majorBidi"/>
            <w:sz w:val="22"/>
            <w:szCs w:val="22"/>
          </w:rPr>
          <w:t xml:space="preserve"> Financial Limited (“</w:t>
        </w:r>
        <w:proofErr w:type="spellStart"/>
        <w:r w:rsidR="00B041F8">
          <w:rPr>
            <w:rFonts w:asciiTheme="majorBidi" w:hAnsiTheme="majorBidi" w:cstheme="majorBidi"/>
            <w:sz w:val="22"/>
            <w:szCs w:val="22"/>
          </w:rPr>
          <w:t>SnowCap</w:t>
        </w:r>
        <w:proofErr w:type="spellEnd"/>
        <w:r w:rsidR="00B041F8">
          <w:rPr>
            <w:rFonts w:asciiTheme="majorBidi" w:hAnsiTheme="majorBidi" w:cstheme="majorBidi"/>
            <w:sz w:val="22"/>
            <w:szCs w:val="22"/>
          </w:rPr>
          <w:t xml:space="preserve">”) with British Columbia corporate number </w:t>
        </w:r>
        <w:r w:rsidR="00B041F8" w:rsidRPr="00E83D41">
          <w:rPr>
            <w:rFonts w:asciiTheme="majorBidi" w:hAnsiTheme="majorBidi" w:cstheme="majorBidi"/>
            <w:sz w:val="22"/>
            <w:szCs w:val="22"/>
          </w:rPr>
          <w:t>BC1484570</w:t>
        </w:r>
      </w:ins>
      <w:r w:rsidR="0022097B" w:rsidRPr="00D2017F">
        <w:rPr>
          <w:rFonts w:asciiTheme="majorBidi" w:hAnsiTheme="majorBidi" w:cstheme="majorBidi"/>
          <w:sz w:val="22"/>
          <w:szCs w:val="22"/>
        </w:rPr>
        <w:t xml:space="preserve"> </w:t>
      </w:r>
      <w:r w:rsidR="00C400FE" w:rsidRPr="00D2017F">
        <w:rPr>
          <w:rFonts w:asciiTheme="majorBidi" w:hAnsiTheme="majorBidi" w:cstheme="majorBidi"/>
          <w:sz w:val="22"/>
          <w:szCs w:val="22"/>
        </w:rPr>
        <w:t xml:space="preserve">introduced by the Finder to the </w:t>
      </w:r>
      <w:r w:rsidR="00C400FE">
        <w:rPr>
          <w:rFonts w:asciiTheme="majorBidi" w:hAnsiTheme="majorBidi" w:cstheme="majorBidi"/>
          <w:sz w:val="22"/>
          <w:szCs w:val="22"/>
        </w:rPr>
        <w:t>Purchaser</w:t>
      </w:r>
      <w:r w:rsidR="00C400FE" w:rsidRPr="00D2017F">
        <w:rPr>
          <w:rFonts w:asciiTheme="majorBidi" w:hAnsiTheme="majorBidi" w:cstheme="majorBidi"/>
          <w:sz w:val="22"/>
          <w:szCs w:val="22"/>
        </w:rPr>
        <w:t xml:space="preserve"> </w:t>
      </w:r>
      <w:r w:rsidR="00C400FE">
        <w:rPr>
          <w:rFonts w:asciiTheme="majorBidi" w:hAnsiTheme="majorBidi" w:cstheme="majorBidi"/>
          <w:sz w:val="22"/>
          <w:szCs w:val="22"/>
        </w:rPr>
        <w:t>through</w:t>
      </w:r>
      <w:r w:rsidR="00C400FE" w:rsidRPr="00D2017F">
        <w:rPr>
          <w:rFonts w:asciiTheme="majorBidi" w:hAnsiTheme="majorBidi" w:cstheme="majorBidi"/>
          <w:sz w:val="22"/>
          <w:szCs w:val="22"/>
        </w:rPr>
        <w:t xml:space="preserve"> any form of communication </w:t>
      </w:r>
      <w:r w:rsidR="00C400FE">
        <w:rPr>
          <w:rFonts w:asciiTheme="majorBidi" w:hAnsiTheme="majorBidi" w:cstheme="majorBidi"/>
          <w:sz w:val="22"/>
          <w:szCs w:val="22"/>
        </w:rPr>
        <w:t>with a purpose to be</w:t>
      </w:r>
      <w:r w:rsidR="007A3BEC" w:rsidRPr="00D2017F">
        <w:rPr>
          <w:rFonts w:asciiTheme="majorBidi" w:hAnsiTheme="majorBidi" w:cstheme="majorBidi"/>
          <w:sz w:val="22"/>
          <w:szCs w:val="22"/>
        </w:rPr>
        <w:t xml:space="preserve"> purchased by the </w:t>
      </w:r>
      <w:r w:rsidR="00D57BA5">
        <w:rPr>
          <w:rFonts w:asciiTheme="majorBidi" w:hAnsiTheme="majorBidi" w:cstheme="majorBidi"/>
          <w:sz w:val="22"/>
          <w:szCs w:val="22"/>
        </w:rPr>
        <w:t>Purchaser</w:t>
      </w:r>
      <w:r w:rsidR="007A3BEC" w:rsidRPr="00D2017F">
        <w:rPr>
          <w:rFonts w:asciiTheme="majorBidi" w:hAnsiTheme="majorBidi" w:cstheme="majorBidi"/>
          <w:sz w:val="22"/>
          <w:szCs w:val="22"/>
        </w:rPr>
        <w:t xml:space="preserve">, </w:t>
      </w:r>
      <w:r w:rsidR="0018460C">
        <w:rPr>
          <w:rFonts w:asciiTheme="majorBidi" w:hAnsiTheme="majorBidi" w:cstheme="majorBidi"/>
          <w:sz w:val="22"/>
          <w:szCs w:val="22"/>
        </w:rPr>
        <w:t>pursuant to</w:t>
      </w:r>
      <w:r w:rsidR="007A3BEC" w:rsidRPr="00D2017F">
        <w:rPr>
          <w:rFonts w:asciiTheme="majorBidi" w:hAnsiTheme="majorBidi" w:cstheme="majorBidi"/>
          <w:sz w:val="22"/>
          <w:szCs w:val="22"/>
        </w:rPr>
        <w:t xml:space="preserve"> a Transaction.</w:t>
      </w:r>
    </w:p>
    <w:p w14:paraId="0A76C6B2" w14:textId="6DA7EB50" w:rsidR="00C816F2" w:rsidRDefault="00F67765" w:rsidP="00A5111B">
      <w:pPr>
        <w:widowControl w:val="0"/>
        <w:spacing w:after="120"/>
        <w:jc w:val="both"/>
        <w:rPr>
          <w:rFonts w:asciiTheme="majorBidi" w:hAnsiTheme="majorBidi" w:cstheme="majorBidi"/>
          <w:sz w:val="22"/>
          <w:szCs w:val="22"/>
        </w:rPr>
      </w:pPr>
      <w:r w:rsidRPr="00D2017F">
        <w:rPr>
          <w:rFonts w:asciiTheme="majorBidi" w:hAnsiTheme="majorBidi" w:cstheme="majorBidi"/>
          <w:sz w:val="22"/>
          <w:szCs w:val="22"/>
        </w:rPr>
        <w:t>“</w:t>
      </w:r>
      <w:r w:rsidR="00C816F2" w:rsidRPr="00D2017F">
        <w:rPr>
          <w:rFonts w:asciiTheme="majorBidi" w:hAnsiTheme="majorBidi" w:cstheme="majorBidi"/>
          <w:b/>
          <w:bCs/>
          <w:sz w:val="22"/>
          <w:szCs w:val="22"/>
        </w:rPr>
        <w:t xml:space="preserve">Potential </w:t>
      </w:r>
      <w:r w:rsidR="00CE07F9" w:rsidRPr="00D2017F">
        <w:rPr>
          <w:rFonts w:asciiTheme="majorBidi" w:hAnsiTheme="majorBidi" w:cstheme="majorBidi"/>
          <w:b/>
          <w:bCs/>
          <w:sz w:val="22"/>
          <w:szCs w:val="22"/>
        </w:rPr>
        <w:t>Seller</w:t>
      </w:r>
      <w:r w:rsidR="00D52D3D">
        <w:rPr>
          <w:rFonts w:asciiTheme="majorBidi" w:hAnsiTheme="majorBidi" w:cstheme="majorBidi"/>
          <w:b/>
          <w:bCs/>
          <w:sz w:val="22"/>
          <w:szCs w:val="22"/>
        </w:rPr>
        <w:t>/s</w:t>
      </w:r>
      <w:r w:rsidRPr="00D2017F">
        <w:rPr>
          <w:rFonts w:asciiTheme="majorBidi" w:hAnsiTheme="majorBidi" w:cstheme="majorBidi"/>
          <w:sz w:val="22"/>
          <w:szCs w:val="22"/>
        </w:rPr>
        <w:t>”</w:t>
      </w:r>
      <w:r w:rsidR="00C816F2" w:rsidRPr="00D2017F">
        <w:rPr>
          <w:rFonts w:asciiTheme="majorBidi" w:hAnsiTheme="majorBidi" w:cstheme="majorBidi"/>
          <w:sz w:val="22"/>
          <w:szCs w:val="22"/>
        </w:rPr>
        <w:t xml:space="preserve"> </w:t>
      </w:r>
      <w:r w:rsidR="00AF4B70">
        <w:rPr>
          <w:rFonts w:asciiTheme="majorBidi" w:hAnsiTheme="majorBidi" w:cstheme="majorBidi"/>
          <w:sz w:val="22"/>
          <w:szCs w:val="22"/>
        </w:rPr>
        <w:t>shall mean</w:t>
      </w:r>
      <w:r w:rsidR="00C816F2" w:rsidRPr="00D2017F">
        <w:rPr>
          <w:rFonts w:asciiTheme="majorBidi" w:hAnsiTheme="majorBidi" w:cstheme="majorBidi"/>
          <w:sz w:val="22"/>
          <w:szCs w:val="22"/>
        </w:rPr>
        <w:t xml:space="preserve"> </w:t>
      </w:r>
      <w:del w:id="1" w:author="Matthew Levine" w:date="2025-01-07T18:19:00Z">
        <w:r w:rsidR="00C816F2" w:rsidRPr="00D2017F" w:rsidDel="008B4CA7">
          <w:rPr>
            <w:rFonts w:asciiTheme="majorBidi" w:hAnsiTheme="majorBidi" w:cstheme="majorBidi"/>
            <w:sz w:val="22"/>
            <w:szCs w:val="22"/>
          </w:rPr>
          <w:delText xml:space="preserve">a </w:delText>
        </w:r>
      </w:del>
      <w:ins w:id="2" w:author="Matthew Levine" w:date="2025-01-07T18:19:00Z">
        <w:r w:rsidR="008B4CA7">
          <w:rPr>
            <w:rFonts w:asciiTheme="majorBidi" w:hAnsiTheme="majorBidi" w:cstheme="majorBidi"/>
            <w:sz w:val="22"/>
            <w:szCs w:val="22"/>
          </w:rPr>
          <w:t>the certain</w:t>
        </w:r>
        <w:r w:rsidR="008B4CA7" w:rsidRPr="00D2017F">
          <w:rPr>
            <w:rFonts w:asciiTheme="majorBidi" w:hAnsiTheme="majorBidi" w:cstheme="majorBidi"/>
            <w:sz w:val="22"/>
            <w:szCs w:val="22"/>
          </w:rPr>
          <w:t xml:space="preserve"> </w:t>
        </w:r>
      </w:ins>
      <w:r w:rsidR="00C816F2" w:rsidRPr="00D2017F">
        <w:rPr>
          <w:rFonts w:asciiTheme="majorBidi" w:hAnsiTheme="majorBidi" w:cstheme="majorBidi"/>
          <w:sz w:val="22"/>
          <w:szCs w:val="22"/>
        </w:rPr>
        <w:t xml:space="preserve">potential </w:t>
      </w:r>
      <w:del w:id="3" w:author="Matthew Levine" w:date="2025-01-07T18:19:00Z">
        <w:r w:rsidR="00CE07F9" w:rsidRPr="00D2017F" w:rsidDel="008B4CA7">
          <w:rPr>
            <w:rFonts w:asciiTheme="majorBidi" w:hAnsiTheme="majorBidi" w:cstheme="majorBidi"/>
            <w:sz w:val="22"/>
            <w:szCs w:val="22"/>
          </w:rPr>
          <w:delText xml:space="preserve">Seller </w:delText>
        </w:r>
      </w:del>
      <w:ins w:id="4" w:author="Matthew Levine" w:date="2025-01-07T18:19:00Z">
        <w:r w:rsidR="008B4CA7">
          <w:rPr>
            <w:rFonts w:asciiTheme="majorBidi" w:hAnsiTheme="majorBidi" w:cstheme="majorBidi"/>
            <w:sz w:val="22"/>
            <w:szCs w:val="22"/>
          </w:rPr>
          <w:t>s</w:t>
        </w:r>
        <w:r w:rsidR="008B4CA7" w:rsidRPr="00D2017F">
          <w:rPr>
            <w:rFonts w:asciiTheme="majorBidi" w:hAnsiTheme="majorBidi" w:cstheme="majorBidi"/>
            <w:sz w:val="22"/>
            <w:szCs w:val="22"/>
          </w:rPr>
          <w:t xml:space="preserve">eller </w:t>
        </w:r>
      </w:ins>
      <w:r w:rsidR="00C816F2" w:rsidRPr="00D2017F">
        <w:rPr>
          <w:rFonts w:asciiTheme="majorBidi" w:hAnsiTheme="majorBidi" w:cstheme="majorBidi"/>
          <w:sz w:val="22"/>
          <w:szCs w:val="22"/>
        </w:rPr>
        <w:t xml:space="preserve">of the Shares, engaged </w:t>
      </w:r>
      <w:r w:rsidR="0018460C">
        <w:rPr>
          <w:rFonts w:asciiTheme="majorBidi" w:hAnsiTheme="majorBidi" w:cstheme="majorBidi"/>
          <w:sz w:val="22"/>
          <w:szCs w:val="22"/>
        </w:rPr>
        <w:t>pursuant to</w:t>
      </w:r>
      <w:r w:rsidR="00C816F2" w:rsidRPr="00D2017F">
        <w:rPr>
          <w:rFonts w:asciiTheme="majorBidi" w:hAnsiTheme="majorBidi" w:cstheme="majorBidi"/>
          <w:sz w:val="22"/>
          <w:szCs w:val="22"/>
        </w:rPr>
        <w:t xml:space="preserve"> a Transaction and/or introduced by the Finder to the </w:t>
      </w:r>
      <w:r w:rsidR="00D57BA5">
        <w:rPr>
          <w:rFonts w:asciiTheme="majorBidi" w:hAnsiTheme="majorBidi" w:cstheme="majorBidi"/>
          <w:sz w:val="22"/>
          <w:szCs w:val="22"/>
        </w:rPr>
        <w:t>Purchaser</w:t>
      </w:r>
      <w:r w:rsidR="00C816F2" w:rsidRPr="00D2017F">
        <w:rPr>
          <w:rFonts w:asciiTheme="majorBidi" w:hAnsiTheme="majorBidi" w:cstheme="majorBidi"/>
          <w:sz w:val="22"/>
          <w:szCs w:val="22"/>
        </w:rPr>
        <w:t xml:space="preserve">, </w:t>
      </w:r>
      <w:r w:rsidR="0017254C">
        <w:rPr>
          <w:rFonts w:asciiTheme="majorBidi" w:hAnsiTheme="majorBidi" w:cstheme="majorBidi"/>
          <w:sz w:val="22"/>
          <w:szCs w:val="22"/>
        </w:rPr>
        <w:t>through any means</w:t>
      </w:r>
      <w:r w:rsidR="00C816F2" w:rsidRPr="00D2017F">
        <w:rPr>
          <w:rFonts w:asciiTheme="majorBidi" w:hAnsiTheme="majorBidi" w:cstheme="majorBidi"/>
          <w:sz w:val="22"/>
          <w:szCs w:val="22"/>
        </w:rPr>
        <w:t xml:space="preserve"> of communication.</w:t>
      </w:r>
    </w:p>
    <w:p w14:paraId="476D8AFE" w14:textId="25D47A1C" w:rsidR="00BF3CFF" w:rsidRDefault="00BF3CFF" w:rsidP="00A5111B">
      <w:pPr>
        <w:widowControl w:val="0"/>
        <w:spacing w:after="120"/>
        <w:jc w:val="both"/>
        <w:rPr>
          <w:rFonts w:asciiTheme="majorBidi" w:hAnsiTheme="majorBidi" w:cstheme="majorBidi"/>
          <w:sz w:val="22"/>
          <w:szCs w:val="22"/>
          <w:rtl/>
        </w:rPr>
      </w:pPr>
      <w:r w:rsidRPr="00D2017F">
        <w:rPr>
          <w:rFonts w:asciiTheme="majorBidi" w:hAnsiTheme="majorBidi" w:cstheme="majorBidi"/>
          <w:sz w:val="22"/>
          <w:szCs w:val="22"/>
        </w:rPr>
        <w:t>“</w:t>
      </w:r>
      <w:r w:rsidRPr="00D2017F">
        <w:rPr>
          <w:rFonts w:asciiTheme="majorBidi" w:hAnsiTheme="majorBidi" w:cstheme="majorBidi"/>
          <w:b/>
          <w:bCs/>
          <w:sz w:val="22"/>
          <w:szCs w:val="22"/>
        </w:rPr>
        <w:t>Purchase Amount</w:t>
      </w:r>
      <w:r w:rsidRPr="00D2017F">
        <w:rPr>
          <w:rFonts w:asciiTheme="majorBidi" w:hAnsiTheme="majorBidi" w:cstheme="majorBidi"/>
          <w:sz w:val="22"/>
          <w:szCs w:val="22"/>
        </w:rPr>
        <w:t>”</w:t>
      </w:r>
      <w:r w:rsidRPr="00D2017F">
        <w:rPr>
          <w:rFonts w:asciiTheme="majorBidi" w:hAnsiTheme="majorBidi" w:cstheme="majorBidi"/>
          <w:b/>
          <w:bCs/>
          <w:sz w:val="22"/>
          <w:szCs w:val="22"/>
        </w:rPr>
        <w:t xml:space="preserve"> </w:t>
      </w:r>
      <w:r w:rsidR="00EB2E2D">
        <w:rPr>
          <w:rFonts w:asciiTheme="majorBidi" w:hAnsiTheme="majorBidi" w:cstheme="majorBidi"/>
          <w:sz w:val="22"/>
          <w:szCs w:val="22"/>
        </w:rPr>
        <w:t>shall mean</w:t>
      </w:r>
      <w:r w:rsidRPr="00D2017F">
        <w:rPr>
          <w:rFonts w:asciiTheme="majorBidi" w:hAnsiTheme="majorBidi" w:cstheme="majorBidi"/>
          <w:sz w:val="22"/>
          <w:szCs w:val="22"/>
        </w:rPr>
        <w:t xml:space="preserve"> the amount of</w:t>
      </w:r>
      <w:r w:rsidR="00770D1A">
        <w:rPr>
          <w:rFonts w:asciiTheme="majorBidi" w:hAnsiTheme="majorBidi" w:cstheme="majorBidi"/>
          <w:sz w:val="22"/>
          <w:szCs w:val="22"/>
        </w:rPr>
        <w:t xml:space="preserve"> EUR </w:t>
      </w:r>
      <w:r w:rsidR="00EC1F6F">
        <w:rPr>
          <w:rFonts w:asciiTheme="majorBidi" w:hAnsiTheme="majorBidi" w:cstheme="majorBidi"/>
          <w:sz w:val="22"/>
          <w:szCs w:val="22"/>
        </w:rPr>
        <w:t>35,000</w:t>
      </w:r>
      <w:r w:rsidRPr="00D2017F">
        <w:rPr>
          <w:rFonts w:asciiTheme="majorBidi" w:hAnsiTheme="majorBidi" w:cstheme="majorBidi"/>
          <w:sz w:val="22"/>
          <w:szCs w:val="22"/>
        </w:rPr>
        <w:t xml:space="preserve">.  </w:t>
      </w:r>
    </w:p>
    <w:p w14:paraId="7B4C1025" w14:textId="3504D482" w:rsidR="00BF3CFF" w:rsidRPr="00D2017F" w:rsidRDefault="00BF3CFF" w:rsidP="00BF3CFF">
      <w:pPr>
        <w:widowControl w:val="0"/>
        <w:spacing w:after="120"/>
        <w:jc w:val="both"/>
        <w:rPr>
          <w:rFonts w:asciiTheme="majorBidi" w:hAnsiTheme="majorBidi" w:cstheme="majorBidi"/>
          <w:sz w:val="22"/>
          <w:szCs w:val="22"/>
        </w:rPr>
      </w:pPr>
      <w:r w:rsidRPr="00864EAE">
        <w:rPr>
          <w:rFonts w:asciiTheme="majorBidi" w:hAnsiTheme="majorBidi" w:cstheme="majorBidi"/>
          <w:sz w:val="22"/>
          <w:szCs w:val="22"/>
        </w:rPr>
        <w:t>“</w:t>
      </w:r>
      <w:r w:rsidRPr="00864EAE">
        <w:rPr>
          <w:rFonts w:asciiTheme="majorBidi" w:hAnsiTheme="majorBidi" w:cstheme="majorBidi"/>
          <w:b/>
          <w:bCs/>
          <w:sz w:val="22"/>
          <w:szCs w:val="22"/>
        </w:rPr>
        <w:t>Shares</w:t>
      </w:r>
      <w:r w:rsidRPr="00864EAE">
        <w:rPr>
          <w:rFonts w:asciiTheme="majorBidi" w:hAnsiTheme="majorBidi" w:cstheme="majorBidi"/>
          <w:sz w:val="22"/>
          <w:szCs w:val="22"/>
        </w:rPr>
        <w:t xml:space="preserve">” shall mean the </w:t>
      </w:r>
      <w:r w:rsidR="000F25F3">
        <w:rPr>
          <w:rFonts w:asciiTheme="majorBidi" w:hAnsiTheme="majorBidi" w:cstheme="majorBidi"/>
          <w:sz w:val="22"/>
          <w:szCs w:val="22"/>
        </w:rPr>
        <w:t>Potential Seller’s</w:t>
      </w:r>
      <w:r w:rsidRPr="00864EAE">
        <w:rPr>
          <w:rFonts w:asciiTheme="majorBidi" w:hAnsiTheme="majorBidi" w:cstheme="majorBidi"/>
          <w:sz w:val="22"/>
          <w:szCs w:val="22"/>
        </w:rPr>
        <w:t xml:space="preserve"> shares in the Company, representing 100% of the Company’s share capital.</w:t>
      </w:r>
    </w:p>
    <w:p w14:paraId="282174ED" w14:textId="77777777" w:rsidR="00D16023" w:rsidRPr="002B2A35" w:rsidRDefault="00D16023" w:rsidP="00D16023">
      <w:pPr>
        <w:widowControl w:val="0"/>
        <w:spacing w:after="120"/>
        <w:jc w:val="both"/>
        <w:rPr>
          <w:rFonts w:asciiTheme="majorBidi" w:hAnsiTheme="majorBidi" w:cstheme="majorBidi"/>
          <w:b/>
          <w:bCs/>
          <w:sz w:val="22"/>
          <w:szCs w:val="22"/>
        </w:rPr>
      </w:pPr>
      <w:r w:rsidRPr="00F35934">
        <w:rPr>
          <w:rFonts w:asciiTheme="majorBidi" w:hAnsiTheme="majorBidi" w:cstheme="majorBidi"/>
          <w:sz w:val="22"/>
          <w:szCs w:val="22"/>
        </w:rPr>
        <w:t>“</w:t>
      </w:r>
      <w:r w:rsidRPr="00F35934">
        <w:rPr>
          <w:rFonts w:asciiTheme="majorBidi" w:hAnsiTheme="majorBidi" w:cstheme="majorBidi"/>
          <w:b/>
          <w:bCs/>
          <w:sz w:val="22"/>
          <w:szCs w:val="22"/>
        </w:rPr>
        <w:t>Tail Period</w:t>
      </w:r>
      <w:r w:rsidRPr="00F35934">
        <w:rPr>
          <w:rFonts w:asciiTheme="majorBidi" w:hAnsiTheme="majorBidi" w:cstheme="majorBidi"/>
          <w:sz w:val="22"/>
          <w:szCs w:val="22"/>
        </w:rPr>
        <w:t>”</w:t>
      </w:r>
      <w:r>
        <w:rPr>
          <w:rFonts w:asciiTheme="majorBidi" w:hAnsiTheme="majorBidi" w:cstheme="majorBidi"/>
          <w:b/>
          <w:bCs/>
          <w:sz w:val="22"/>
          <w:szCs w:val="22"/>
        </w:rPr>
        <w:t xml:space="preserve"> </w:t>
      </w:r>
      <w:r w:rsidRPr="002B2A35">
        <w:rPr>
          <w:rFonts w:asciiTheme="majorBidi" w:hAnsiTheme="majorBidi" w:cstheme="majorBidi"/>
          <w:sz w:val="22"/>
          <w:szCs w:val="22"/>
        </w:rPr>
        <w:t xml:space="preserve">shall </w:t>
      </w:r>
      <w:r>
        <w:rPr>
          <w:rFonts w:asciiTheme="majorBidi" w:hAnsiTheme="majorBidi" w:cstheme="majorBidi"/>
          <w:sz w:val="22"/>
          <w:szCs w:val="22"/>
        </w:rPr>
        <w:t xml:space="preserve">mean </w:t>
      </w:r>
      <w:r w:rsidRPr="00F35934">
        <w:rPr>
          <w:rFonts w:asciiTheme="majorBidi" w:hAnsiTheme="majorBidi" w:cstheme="majorBidi"/>
          <w:sz w:val="22"/>
          <w:szCs w:val="22"/>
        </w:rPr>
        <w:t>a period of 12</w:t>
      </w:r>
      <w:r>
        <w:rPr>
          <w:rFonts w:asciiTheme="majorBidi" w:hAnsiTheme="majorBidi" w:cstheme="majorBidi"/>
          <w:sz w:val="22"/>
          <w:szCs w:val="22"/>
        </w:rPr>
        <w:t xml:space="preserve"> (Twelve)</w:t>
      </w:r>
      <w:r w:rsidRPr="00F35934">
        <w:rPr>
          <w:rFonts w:asciiTheme="majorBidi" w:hAnsiTheme="majorBidi" w:cstheme="majorBidi"/>
          <w:sz w:val="22"/>
          <w:szCs w:val="22"/>
        </w:rPr>
        <w:t xml:space="preserve"> months </w:t>
      </w:r>
      <w:r>
        <w:rPr>
          <w:rFonts w:asciiTheme="majorBidi" w:hAnsiTheme="majorBidi" w:cstheme="majorBidi"/>
          <w:sz w:val="22"/>
          <w:szCs w:val="22"/>
        </w:rPr>
        <w:t>commencing on the date of termination</w:t>
      </w:r>
      <w:r w:rsidRPr="00F35934">
        <w:rPr>
          <w:rFonts w:asciiTheme="majorBidi" w:hAnsiTheme="majorBidi" w:cstheme="majorBidi"/>
          <w:sz w:val="22"/>
          <w:szCs w:val="22"/>
        </w:rPr>
        <w:t xml:space="preserve"> </w:t>
      </w:r>
      <w:r>
        <w:rPr>
          <w:rFonts w:asciiTheme="majorBidi" w:hAnsiTheme="majorBidi" w:cstheme="majorBidi"/>
          <w:sz w:val="22"/>
          <w:szCs w:val="22"/>
        </w:rPr>
        <w:t xml:space="preserve">of </w:t>
      </w:r>
      <w:r w:rsidRPr="00F35934">
        <w:rPr>
          <w:rFonts w:asciiTheme="majorBidi" w:hAnsiTheme="majorBidi" w:cstheme="majorBidi"/>
          <w:sz w:val="22"/>
          <w:szCs w:val="22"/>
        </w:rPr>
        <w:t xml:space="preserve">this Agreement by either Party for any reason. </w:t>
      </w:r>
    </w:p>
    <w:p w14:paraId="27BE569D" w14:textId="45FD3F61" w:rsidR="00BF3CFF" w:rsidRPr="00D2017F" w:rsidRDefault="00BF3CFF" w:rsidP="000C3ACB">
      <w:pPr>
        <w:widowControl w:val="0"/>
        <w:spacing w:after="120"/>
        <w:jc w:val="both"/>
        <w:rPr>
          <w:rFonts w:asciiTheme="majorBidi" w:hAnsiTheme="majorBidi" w:cstheme="majorBidi"/>
          <w:sz w:val="22"/>
          <w:szCs w:val="22"/>
        </w:rPr>
      </w:pPr>
      <w:r w:rsidRPr="00D2017F">
        <w:rPr>
          <w:rFonts w:asciiTheme="majorBidi" w:hAnsiTheme="majorBidi" w:cstheme="majorBidi"/>
          <w:sz w:val="22"/>
          <w:szCs w:val="22"/>
        </w:rPr>
        <w:t>“</w:t>
      </w:r>
      <w:r w:rsidRPr="00D2017F">
        <w:rPr>
          <w:rFonts w:asciiTheme="majorBidi" w:hAnsiTheme="majorBidi" w:cstheme="majorBidi"/>
          <w:b/>
          <w:bCs/>
          <w:sz w:val="22"/>
          <w:szCs w:val="22"/>
        </w:rPr>
        <w:t>Transaction</w:t>
      </w:r>
      <w:r w:rsidRPr="00D2017F">
        <w:rPr>
          <w:rFonts w:asciiTheme="majorBidi" w:hAnsiTheme="majorBidi" w:cstheme="majorBidi"/>
          <w:sz w:val="22"/>
          <w:szCs w:val="22"/>
        </w:rPr>
        <w:t xml:space="preserve">” </w:t>
      </w:r>
      <w:r w:rsidR="001D15AA" w:rsidRPr="003E1532">
        <w:rPr>
          <w:rFonts w:asciiTheme="majorBidi" w:hAnsiTheme="majorBidi" w:cstheme="majorBidi"/>
          <w:sz w:val="22"/>
          <w:szCs w:val="22"/>
        </w:rPr>
        <w:t>shall mean</w:t>
      </w:r>
      <w:r w:rsidRPr="003E1532">
        <w:rPr>
          <w:rFonts w:asciiTheme="majorBidi" w:hAnsiTheme="majorBidi" w:cstheme="majorBidi"/>
          <w:sz w:val="22"/>
          <w:szCs w:val="22"/>
        </w:rPr>
        <w:t xml:space="preserve"> the </w:t>
      </w:r>
      <w:r w:rsidR="00597CE1" w:rsidRPr="003E1532">
        <w:rPr>
          <w:rFonts w:asciiTheme="majorBidi" w:hAnsiTheme="majorBidi" w:cstheme="majorBidi"/>
          <w:sz w:val="22"/>
          <w:szCs w:val="22"/>
        </w:rPr>
        <w:t>execution of a definitive binding agreement for</w:t>
      </w:r>
      <w:r w:rsidRPr="003E1532">
        <w:rPr>
          <w:rFonts w:asciiTheme="majorBidi" w:hAnsiTheme="majorBidi" w:cstheme="majorBidi"/>
          <w:sz w:val="22"/>
          <w:szCs w:val="22"/>
        </w:rPr>
        <w:t xml:space="preserve"> the acquisition of the Shares by the Purchaser,</w:t>
      </w:r>
      <w:r w:rsidRPr="00D2017F">
        <w:rPr>
          <w:rFonts w:asciiTheme="majorBidi" w:hAnsiTheme="majorBidi" w:cstheme="majorBidi"/>
          <w:sz w:val="22"/>
          <w:szCs w:val="22"/>
        </w:rPr>
        <w:t xml:space="preserve"> </w:t>
      </w:r>
      <w:r w:rsidR="00792FD0">
        <w:rPr>
          <w:rFonts w:asciiTheme="majorBidi" w:hAnsiTheme="majorBidi" w:cstheme="majorBidi"/>
          <w:sz w:val="22"/>
          <w:szCs w:val="22"/>
        </w:rPr>
        <w:t>pursuant to</w:t>
      </w:r>
      <w:r w:rsidRPr="00D2017F">
        <w:rPr>
          <w:rFonts w:asciiTheme="majorBidi" w:hAnsiTheme="majorBidi" w:cstheme="majorBidi"/>
          <w:sz w:val="22"/>
          <w:szCs w:val="22"/>
        </w:rPr>
        <w:t xml:space="preserve"> which the full </w:t>
      </w:r>
      <w:r w:rsidR="00955C94">
        <w:rPr>
          <w:rFonts w:asciiTheme="majorBidi" w:hAnsiTheme="majorBidi" w:cstheme="majorBidi"/>
          <w:sz w:val="22"/>
          <w:szCs w:val="22"/>
        </w:rPr>
        <w:t>Purchase Amount</w:t>
      </w:r>
      <w:r w:rsidRPr="00D2017F">
        <w:rPr>
          <w:rFonts w:asciiTheme="majorBidi" w:hAnsiTheme="majorBidi" w:cstheme="majorBidi"/>
          <w:sz w:val="22"/>
          <w:szCs w:val="22"/>
        </w:rPr>
        <w:t xml:space="preserve"> is</w:t>
      </w:r>
      <w:r w:rsidR="00955C94">
        <w:rPr>
          <w:rFonts w:asciiTheme="majorBidi" w:hAnsiTheme="majorBidi" w:cstheme="majorBidi"/>
          <w:sz w:val="22"/>
          <w:szCs w:val="22"/>
        </w:rPr>
        <w:t xml:space="preserve"> to be</w:t>
      </w:r>
      <w:r w:rsidRPr="00D2017F">
        <w:rPr>
          <w:rFonts w:asciiTheme="majorBidi" w:hAnsiTheme="majorBidi" w:cstheme="majorBidi"/>
          <w:sz w:val="22"/>
          <w:szCs w:val="22"/>
        </w:rPr>
        <w:t xml:space="preserve"> transferred to the Finder</w:t>
      </w:r>
      <w:r w:rsidR="00D77CC7">
        <w:rPr>
          <w:rFonts w:asciiTheme="majorBidi" w:hAnsiTheme="majorBidi" w:cstheme="majorBidi"/>
          <w:sz w:val="22"/>
          <w:szCs w:val="22"/>
        </w:rPr>
        <w:t>’</w:t>
      </w:r>
      <w:r w:rsidRPr="00D2017F">
        <w:rPr>
          <w:rFonts w:asciiTheme="majorBidi" w:hAnsiTheme="majorBidi" w:cstheme="majorBidi"/>
          <w:sz w:val="22"/>
          <w:szCs w:val="22"/>
        </w:rPr>
        <w:t>s designated escrow</w:t>
      </w:r>
      <w:r w:rsidRPr="00D2017F" w:rsidDel="006F5104">
        <w:rPr>
          <w:rFonts w:asciiTheme="majorBidi" w:hAnsiTheme="majorBidi" w:cstheme="majorBidi"/>
          <w:sz w:val="22"/>
          <w:szCs w:val="22"/>
        </w:rPr>
        <w:t xml:space="preserve"> </w:t>
      </w:r>
      <w:r w:rsidRPr="00D2017F">
        <w:rPr>
          <w:rFonts w:asciiTheme="majorBidi" w:hAnsiTheme="majorBidi" w:cstheme="majorBidi"/>
          <w:sz w:val="22"/>
          <w:szCs w:val="22"/>
        </w:rPr>
        <w:t>account</w:t>
      </w:r>
      <w:r w:rsidR="002E0066">
        <w:rPr>
          <w:rFonts w:asciiTheme="majorBidi" w:hAnsiTheme="majorBidi" w:cstheme="majorBidi"/>
          <w:sz w:val="22"/>
          <w:szCs w:val="22"/>
        </w:rPr>
        <w:t xml:space="preserve"> </w:t>
      </w:r>
      <w:r w:rsidR="002E0066" w:rsidRPr="00F35934">
        <w:rPr>
          <w:rFonts w:asciiTheme="majorBidi" w:hAnsiTheme="majorBidi" w:cstheme="majorBidi"/>
          <w:sz w:val="22"/>
          <w:szCs w:val="22"/>
        </w:rPr>
        <w:t xml:space="preserve">in exchange for the </w:t>
      </w:r>
      <w:del w:id="5" w:author="Matthew Levine" w:date="2025-01-07T18:21:00Z">
        <w:r w:rsidR="000F25F3" w:rsidDel="00EF73B9">
          <w:rPr>
            <w:rFonts w:asciiTheme="majorBidi" w:hAnsiTheme="majorBidi" w:cstheme="majorBidi"/>
            <w:sz w:val="22"/>
            <w:szCs w:val="22"/>
          </w:rPr>
          <w:delText>Potential Seller</w:delText>
        </w:r>
        <w:r w:rsidR="002E0066" w:rsidRPr="00F35934" w:rsidDel="00EF73B9">
          <w:rPr>
            <w:rFonts w:asciiTheme="majorBidi" w:hAnsiTheme="majorBidi" w:cstheme="majorBidi"/>
            <w:sz w:val="22"/>
            <w:szCs w:val="22"/>
          </w:rPr>
          <w:delText xml:space="preserve">’s </w:delText>
        </w:r>
      </w:del>
      <w:r w:rsidR="002E0066" w:rsidRPr="00F35934">
        <w:rPr>
          <w:rFonts w:asciiTheme="majorBidi" w:hAnsiTheme="majorBidi" w:cstheme="majorBidi"/>
          <w:sz w:val="22"/>
          <w:szCs w:val="22"/>
        </w:rPr>
        <w:t>Shares</w:t>
      </w:r>
      <w:r w:rsidRPr="00D2017F">
        <w:rPr>
          <w:rFonts w:asciiTheme="majorBidi" w:hAnsiTheme="majorBidi" w:cstheme="majorBidi"/>
          <w:sz w:val="22"/>
          <w:szCs w:val="22"/>
        </w:rPr>
        <w:t>.</w:t>
      </w:r>
    </w:p>
    <w:p w14:paraId="2F2B8826" w14:textId="308E179A" w:rsidR="00812E4E" w:rsidRDefault="00AD00FF" w:rsidP="000C3ACB">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Pr>
          <w:rFonts w:asciiTheme="majorBidi" w:hAnsiTheme="majorBidi" w:cstheme="majorBidi"/>
          <w:b/>
          <w:bCs/>
          <w:sz w:val="22"/>
          <w:szCs w:val="22"/>
        </w:rPr>
        <w:t>Purchaser’s Representations</w:t>
      </w:r>
    </w:p>
    <w:p w14:paraId="7C8F3193" w14:textId="61AA328F" w:rsidR="00AD00FF" w:rsidRPr="0059588B" w:rsidRDefault="00413767" w:rsidP="00AD00FF">
      <w:pPr>
        <w:pStyle w:val="ListParagraph"/>
        <w:widowControl w:val="0"/>
        <w:spacing w:after="120"/>
        <w:ind w:left="0"/>
        <w:contextualSpacing w:val="0"/>
        <w:jc w:val="both"/>
        <w:rPr>
          <w:rFonts w:asciiTheme="majorBidi" w:hAnsiTheme="majorBidi" w:cstheme="majorBidi"/>
          <w:sz w:val="22"/>
          <w:szCs w:val="22"/>
          <w:rtl/>
        </w:rPr>
      </w:pPr>
      <w:r>
        <w:rPr>
          <w:rFonts w:asciiTheme="majorBidi" w:hAnsiTheme="majorBidi" w:cstheme="majorBidi"/>
          <w:sz w:val="22"/>
          <w:szCs w:val="22"/>
        </w:rPr>
        <w:t xml:space="preserve">The </w:t>
      </w:r>
      <w:r w:rsidR="00821BF5">
        <w:rPr>
          <w:rFonts w:asciiTheme="majorBidi" w:hAnsiTheme="majorBidi" w:cstheme="majorBidi"/>
          <w:sz w:val="22"/>
          <w:szCs w:val="22"/>
        </w:rPr>
        <w:t>Purchaser</w:t>
      </w:r>
      <w:r w:rsidR="00AD00FF" w:rsidRPr="00AD00FF">
        <w:rPr>
          <w:rFonts w:asciiTheme="majorBidi" w:hAnsiTheme="majorBidi" w:cstheme="majorBidi"/>
          <w:sz w:val="22"/>
          <w:szCs w:val="22"/>
        </w:rPr>
        <w:t xml:space="preserve"> represents and warrants that it has the full power and authority to enter into this Agreement and that this Agreement constitutes a valid and binding obligation of </w:t>
      </w:r>
      <w:r>
        <w:rPr>
          <w:rFonts w:asciiTheme="majorBidi" w:hAnsiTheme="majorBidi" w:cstheme="majorBidi"/>
          <w:sz w:val="22"/>
          <w:szCs w:val="22"/>
        </w:rPr>
        <w:t>the Purchaser</w:t>
      </w:r>
      <w:r w:rsidR="00EF5418">
        <w:rPr>
          <w:rFonts w:asciiTheme="majorBidi" w:hAnsiTheme="majorBidi" w:cstheme="majorBidi"/>
          <w:sz w:val="22"/>
          <w:szCs w:val="22"/>
        </w:rPr>
        <w:t xml:space="preserve"> and that</w:t>
      </w:r>
      <w:r w:rsidR="00B263E0">
        <w:rPr>
          <w:rFonts w:asciiTheme="majorBidi" w:hAnsiTheme="majorBidi" w:cstheme="majorBidi"/>
          <w:sz w:val="22"/>
          <w:szCs w:val="22"/>
        </w:rPr>
        <w:t xml:space="preserve"> </w:t>
      </w:r>
      <w:r w:rsidR="008A1FFA">
        <w:rPr>
          <w:rFonts w:asciiTheme="majorBidi" w:hAnsiTheme="majorBidi" w:cstheme="majorBidi"/>
          <w:sz w:val="22"/>
          <w:szCs w:val="22"/>
        </w:rPr>
        <w:t>Purchaser</w:t>
      </w:r>
      <w:r w:rsidR="00EF5418">
        <w:rPr>
          <w:rFonts w:asciiTheme="majorBidi" w:hAnsiTheme="majorBidi" w:cstheme="majorBidi"/>
          <w:sz w:val="22"/>
          <w:szCs w:val="22"/>
        </w:rPr>
        <w:t xml:space="preserve"> </w:t>
      </w:r>
      <w:r w:rsidR="00B263E0" w:rsidRPr="00514307">
        <w:rPr>
          <w:sz w:val="22"/>
          <w:szCs w:val="22"/>
        </w:rPr>
        <w:t xml:space="preserve">is </w:t>
      </w:r>
      <w:r w:rsidR="00B263E0">
        <w:rPr>
          <w:sz w:val="22"/>
          <w:szCs w:val="22"/>
        </w:rPr>
        <w:t xml:space="preserve">an </w:t>
      </w:r>
      <w:r w:rsidR="00B263E0" w:rsidRPr="00514307">
        <w:rPr>
          <w:sz w:val="22"/>
          <w:szCs w:val="22"/>
        </w:rPr>
        <w:t>active</w:t>
      </w:r>
      <w:r w:rsidR="00B263E0">
        <w:rPr>
          <w:sz w:val="22"/>
          <w:szCs w:val="22"/>
        </w:rPr>
        <w:t xml:space="preserve"> company</w:t>
      </w:r>
      <w:r w:rsidR="00B263E0" w:rsidRPr="00514307">
        <w:rPr>
          <w:sz w:val="22"/>
          <w:szCs w:val="22"/>
        </w:rPr>
        <w:t xml:space="preserve">, in </w:t>
      </w:r>
      <w:r w:rsidR="00B263E0">
        <w:rPr>
          <w:sz w:val="22"/>
          <w:szCs w:val="22"/>
        </w:rPr>
        <w:t>g</w:t>
      </w:r>
      <w:r w:rsidR="00B263E0" w:rsidRPr="00514307">
        <w:rPr>
          <w:sz w:val="22"/>
          <w:szCs w:val="22"/>
        </w:rPr>
        <w:t xml:space="preserve">ood </w:t>
      </w:r>
      <w:r w:rsidR="00B263E0">
        <w:rPr>
          <w:sz w:val="22"/>
          <w:szCs w:val="22"/>
        </w:rPr>
        <w:t>s</w:t>
      </w:r>
      <w:r w:rsidR="00B263E0" w:rsidRPr="00514307">
        <w:rPr>
          <w:sz w:val="22"/>
          <w:szCs w:val="22"/>
        </w:rPr>
        <w:t>tanding</w:t>
      </w:r>
      <w:r w:rsidR="0059588B">
        <w:rPr>
          <w:rFonts w:hint="cs"/>
          <w:sz w:val="22"/>
          <w:szCs w:val="22"/>
          <w:rtl/>
        </w:rPr>
        <w:t xml:space="preserve"> </w:t>
      </w:r>
      <w:r w:rsidR="00FC3FD6">
        <w:rPr>
          <w:sz w:val="22"/>
          <w:szCs w:val="22"/>
        </w:rPr>
        <w:t>and free of any circumstances</w:t>
      </w:r>
      <w:r w:rsidR="00B263E0" w:rsidRPr="00514307">
        <w:rPr>
          <w:sz w:val="22"/>
          <w:szCs w:val="22"/>
        </w:rPr>
        <w:t xml:space="preserve"> that </w:t>
      </w:r>
      <w:r w:rsidR="00B263E0">
        <w:rPr>
          <w:sz w:val="22"/>
          <w:szCs w:val="22"/>
        </w:rPr>
        <w:t>may</w:t>
      </w:r>
      <w:r w:rsidR="00B263E0" w:rsidRPr="00514307">
        <w:rPr>
          <w:sz w:val="22"/>
          <w:szCs w:val="22"/>
        </w:rPr>
        <w:t xml:space="preserve"> preclude </w:t>
      </w:r>
      <w:r w:rsidR="00FC3FD6">
        <w:rPr>
          <w:sz w:val="22"/>
          <w:szCs w:val="22"/>
        </w:rPr>
        <w:t>the</w:t>
      </w:r>
      <w:r w:rsidR="00B263E0" w:rsidRPr="00514307">
        <w:rPr>
          <w:sz w:val="22"/>
          <w:szCs w:val="22"/>
        </w:rPr>
        <w:t xml:space="preserve"> successful </w:t>
      </w:r>
      <w:r w:rsidR="00FC3FD6" w:rsidRPr="00514307">
        <w:rPr>
          <w:sz w:val="22"/>
          <w:szCs w:val="22"/>
        </w:rPr>
        <w:t>completi</w:t>
      </w:r>
      <w:r w:rsidR="00FC3FD6">
        <w:rPr>
          <w:sz w:val="22"/>
          <w:szCs w:val="22"/>
        </w:rPr>
        <w:t>on</w:t>
      </w:r>
      <w:r w:rsidR="00FC3FD6" w:rsidRPr="00514307">
        <w:rPr>
          <w:sz w:val="22"/>
          <w:szCs w:val="22"/>
        </w:rPr>
        <w:t xml:space="preserve"> </w:t>
      </w:r>
      <w:r w:rsidR="00B263E0" w:rsidRPr="00514307">
        <w:rPr>
          <w:sz w:val="22"/>
          <w:szCs w:val="22"/>
        </w:rPr>
        <w:t>the Transaction</w:t>
      </w:r>
      <w:r w:rsidR="008A1FFA">
        <w:rPr>
          <w:sz w:val="22"/>
          <w:szCs w:val="22"/>
        </w:rPr>
        <w:t>.</w:t>
      </w:r>
      <w:r w:rsidR="0059588B">
        <w:rPr>
          <w:rFonts w:asciiTheme="majorBidi" w:hAnsiTheme="majorBidi" w:cstheme="majorBidi" w:hint="cs"/>
          <w:sz w:val="22"/>
          <w:szCs w:val="22"/>
          <w:rtl/>
        </w:rPr>
        <w:t xml:space="preserve"> </w:t>
      </w:r>
    </w:p>
    <w:p w14:paraId="7BE5D9A1" w14:textId="2907E6BC" w:rsidR="00CE07F9" w:rsidRPr="000C3ACB" w:rsidRDefault="00CE07F9" w:rsidP="000C3ACB">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sidRPr="00D2017F">
        <w:rPr>
          <w:rFonts w:asciiTheme="majorBidi" w:hAnsiTheme="majorBidi" w:cstheme="majorBidi"/>
          <w:b/>
          <w:bCs/>
          <w:sz w:val="22"/>
          <w:szCs w:val="22"/>
        </w:rPr>
        <w:t>Finder’s Services</w:t>
      </w:r>
    </w:p>
    <w:p w14:paraId="59F95A15" w14:textId="261256C7" w:rsidR="00CE07F9" w:rsidRPr="00C06DDD" w:rsidRDefault="00CE07F9" w:rsidP="006B4094">
      <w:pPr>
        <w:widowControl w:val="0"/>
        <w:spacing w:after="120"/>
        <w:jc w:val="both"/>
        <w:rPr>
          <w:rFonts w:asciiTheme="majorBidi" w:hAnsiTheme="majorBidi" w:cstheme="majorBidi"/>
          <w:sz w:val="22"/>
          <w:szCs w:val="22"/>
        </w:rPr>
      </w:pPr>
      <w:r w:rsidRPr="008A1FFA">
        <w:rPr>
          <w:rFonts w:asciiTheme="majorBidi" w:hAnsiTheme="majorBidi" w:cstheme="majorBidi"/>
          <w:sz w:val="22"/>
          <w:szCs w:val="22"/>
        </w:rPr>
        <w:t>During the Term (as defined below), Finder shall identify Potential Sell</w:t>
      </w:r>
      <w:r w:rsidR="000F25F3">
        <w:rPr>
          <w:rFonts w:asciiTheme="majorBidi" w:hAnsiTheme="majorBidi" w:cstheme="majorBidi"/>
          <w:sz w:val="22"/>
          <w:szCs w:val="22"/>
        </w:rPr>
        <w:t>ers</w:t>
      </w:r>
      <w:r w:rsidR="00CD52F2">
        <w:rPr>
          <w:rFonts w:asciiTheme="majorBidi" w:hAnsiTheme="majorBidi" w:cstheme="majorBidi"/>
          <w:sz w:val="22"/>
          <w:szCs w:val="22"/>
        </w:rPr>
        <w:t xml:space="preserve"> and shall </w:t>
      </w:r>
      <w:r w:rsidR="001922FF">
        <w:rPr>
          <w:rFonts w:asciiTheme="majorBidi" w:hAnsiTheme="majorBidi" w:cstheme="majorBidi"/>
          <w:sz w:val="22"/>
          <w:szCs w:val="22"/>
        </w:rPr>
        <w:t xml:space="preserve">introduce them to </w:t>
      </w:r>
      <w:r w:rsidR="00CD52F2">
        <w:rPr>
          <w:rFonts w:asciiTheme="majorBidi" w:hAnsiTheme="majorBidi" w:cstheme="majorBidi"/>
          <w:sz w:val="22"/>
          <w:szCs w:val="22"/>
        </w:rPr>
        <w:t xml:space="preserve">the Purchaser </w:t>
      </w:r>
      <w:r w:rsidR="001F3B46">
        <w:rPr>
          <w:rFonts w:asciiTheme="majorBidi" w:hAnsiTheme="majorBidi" w:cstheme="majorBidi"/>
          <w:sz w:val="22"/>
          <w:szCs w:val="22"/>
        </w:rPr>
        <w:t>by any means of communication</w:t>
      </w:r>
      <w:r w:rsidRPr="008A1FFA">
        <w:rPr>
          <w:rFonts w:asciiTheme="majorBidi" w:hAnsiTheme="majorBidi" w:cstheme="majorBidi"/>
          <w:sz w:val="22"/>
          <w:szCs w:val="22"/>
        </w:rPr>
        <w:t xml:space="preserve"> (the “</w:t>
      </w:r>
      <w:r w:rsidRPr="008A1FFA">
        <w:rPr>
          <w:rFonts w:asciiTheme="majorBidi" w:hAnsiTheme="majorBidi" w:cstheme="majorBidi"/>
          <w:b/>
          <w:bCs/>
          <w:sz w:val="22"/>
          <w:szCs w:val="22"/>
        </w:rPr>
        <w:t>Services</w:t>
      </w:r>
      <w:r w:rsidRPr="008A1FFA">
        <w:rPr>
          <w:rFonts w:asciiTheme="majorBidi" w:hAnsiTheme="majorBidi" w:cstheme="majorBidi"/>
          <w:sz w:val="22"/>
          <w:szCs w:val="22"/>
        </w:rPr>
        <w:t>”).</w:t>
      </w:r>
    </w:p>
    <w:p w14:paraId="322D3854" w14:textId="0C8ECA41" w:rsidR="00CE07F9" w:rsidRPr="008A1FFA" w:rsidRDefault="00CE07F9" w:rsidP="008A1FFA">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sidRPr="00D2017F">
        <w:rPr>
          <w:rFonts w:asciiTheme="majorBidi" w:hAnsiTheme="majorBidi" w:cstheme="majorBidi"/>
          <w:b/>
          <w:bCs/>
          <w:sz w:val="22"/>
          <w:szCs w:val="22"/>
        </w:rPr>
        <w:t>Finder</w:t>
      </w:r>
      <w:r w:rsidR="00D52D3D">
        <w:rPr>
          <w:rFonts w:asciiTheme="majorBidi" w:hAnsiTheme="majorBidi" w:cstheme="majorBidi"/>
          <w:b/>
          <w:bCs/>
          <w:sz w:val="22"/>
          <w:szCs w:val="22"/>
        </w:rPr>
        <w:t>’</w:t>
      </w:r>
      <w:r w:rsidRPr="00D2017F">
        <w:rPr>
          <w:rFonts w:asciiTheme="majorBidi" w:hAnsiTheme="majorBidi" w:cstheme="majorBidi"/>
          <w:b/>
          <w:bCs/>
          <w:sz w:val="22"/>
          <w:szCs w:val="22"/>
        </w:rPr>
        <w:t>s Fee</w:t>
      </w:r>
    </w:p>
    <w:p w14:paraId="27D57E44" w14:textId="715043EA" w:rsidR="00296CB4" w:rsidRPr="0044215E" w:rsidRDefault="00CE07F9" w:rsidP="009A677E">
      <w:pPr>
        <w:widowControl w:val="0"/>
        <w:spacing w:after="120"/>
        <w:jc w:val="both"/>
        <w:rPr>
          <w:rFonts w:asciiTheme="majorBidi" w:hAnsiTheme="majorBidi" w:cstheme="majorBidi"/>
          <w:sz w:val="22"/>
          <w:szCs w:val="22"/>
        </w:rPr>
      </w:pPr>
      <w:r w:rsidRPr="00C06DDD">
        <w:rPr>
          <w:rFonts w:asciiTheme="majorBidi" w:hAnsiTheme="majorBidi" w:cstheme="majorBidi"/>
          <w:sz w:val="22"/>
          <w:szCs w:val="22"/>
        </w:rPr>
        <w:t xml:space="preserve">In the event that the </w:t>
      </w:r>
      <w:r w:rsidR="00D57BA5" w:rsidRPr="00C06DDD">
        <w:rPr>
          <w:rFonts w:asciiTheme="majorBidi" w:hAnsiTheme="majorBidi" w:cstheme="majorBidi"/>
          <w:sz w:val="22"/>
          <w:szCs w:val="22"/>
        </w:rPr>
        <w:t>Purchaser</w:t>
      </w:r>
      <w:r w:rsidRPr="00C06DDD">
        <w:rPr>
          <w:rFonts w:asciiTheme="majorBidi" w:hAnsiTheme="majorBidi" w:cstheme="majorBidi"/>
          <w:sz w:val="22"/>
          <w:szCs w:val="22"/>
        </w:rPr>
        <w:t xml:space="preserve"> </w:t>
      </w:r>
      <w:r w:rsidR="003C29FF" w:rsidRPr="00C06DDD">
        <w:rPr>
          <w:rFonts w:asciiTheme="majorBidi" w:hAnsiTheme="majorBidi" w:cstheme="majorBidi"/>
          <w:sz w:val="22"/>
          <w:szCs w:val="22"/>
        </w:rPr>
        <w:t xml:space="preserve">shall enter </w:t>
      </w:r>
      <w:r w:rsidRPr="00C06DDD">
        <w:rPr>
          <w:rFonts w:asciiTheme="majorBidi" w:hAnsiTheme="majorBidi" w:cstheme="majorBidi"/>
          <w:sz w:val="22"/>
          <w:szCs w:val="22"/>
        </w:rPr>
        <w:t xml:space="preserve">into a Transaction with a Potential </w:t>
      </w:r>
      <w:r w:rsidR="006367ED" w:rsidRPr="00C06DDD">
        <w:rPr>
          <w:rFonts w:asciiTheme="majorBidi" w:hAnsiTheme="majorBidi" w:cstheme="majorBidi"/>
          <w:sz w:val="22"/>
          <w:szCs w:val="22"/>
        </w:rPr>
        <w:t>Seller</w:t>
      </w:r>
      <w:r w:rsidR="00D52D3D" w:rsidRPr="00C06DDD">
        <w:rPr>
          <w:rFonts w:asciiTheme="majorBidi" w:hAnsiTheme="majorBidi" w:cstheme="majorBidi"/>
          <w:sz w:val="22"/>
          <w:szCs w:val="22"/>
        </w:rPr>
        <w:t>/s</w:t>
      </w:r>
      <w:r w:rsidRPr="00C06DDD">
        <w:rPr>
          <w:rFonts w:asciiTheme="majorBidi" w:hAnsiTheme="majorBidi" w:cstheme="majorBidi"/>
          <w:sz w:val="22"/>
          <w:szCs w:val="22"/>
        </w:rPr>
        <w:t xml:space="preserve"> during the Term or during the Tail Period, the Finder shall be entitled to </w:t>
      </w:r>
      <w:r w:rsidR="00671F79" w:rsidRPr="00C06DDD">
        <w:rPr>
          <w:rFonts w:asciiTheme="majorBidi" w:hAnsiTheme="majorBidi" w:cstheme="majorBidi"/>
          <w:sz w:val="22"/>
          <w:szCs w:val="22"/>
        </w:rPr>
        <w:t>a commission derived out of the Purchase Amount and paid to the Finder upon the successful completion of the Transaction</w:t>
      </w:r>
      <w:r w:rsidR="00161AAB" w:rsidRPr="00C06DDD">
        <w:rPr>
          <w:rFonts w:asciiTheme="majorBidi" w:hAnsiTheme="majorBidi" w:cstheme="majorBidi"/>
          <w:sz w:val="22"/>
          <w:szCs w:val="22"/>
        </w:rPr>
        <w:t xml:space="preserve"> (the “</w:t>
      </w:r>
      <w:r w:rsidR="00161AAB" w:rsidRPr="00C06DDD">
        <w:rPr>
          <w:rFonts w:asciiTheme="majorBidi" w:hAnsiTheme="majorBidi" w:cstheme="majorBidi"/>
          <w:b/>
          <w:bCs/>
          <w:sz w:val="22"/>
          <w:szCs w:val="22"/>
        </w:rPr>
        <w:t>Finder’s Fee</w:t>
      </w:r>
      <w:r w:rsidR="00161AAB" w:rsidRPr="00C06DDD">
        <w:rPr>
          <w:rFonts w:asciiTheme="majorBidi" w:hAnsiTheme="majorBidi" w:cstheme="majorBidi"/>
          <w:sz w:val="22"/>
          <w:szCs w:val="22"/>
        </w:rPr>
        <w:t>”)</w:t>
      </w:r>
      <w:r w:rsidR="00671F79" w:rsidRPr="00C06DDD">
        <w:rPr>
          <w:rFonts w:asciiTheme="majorBidi" w:hAnsiTheme="majorBidi" w:cstheme="majorBidi"/>
          <w:sz w:val="22"/>
          <w:szCs w:val="22"/>
        </w:rPr>
        <w:t xml:space="preserve">. For the avoidance of doubt, the Finder’s Fee shall not impose additional costs to the Purchaser beyond the timely payment of </w:t>
      </w:r>
      <w:r w:rsidR="00671F79" w:rsidRPr="00C06DDD">
        <w:rPr>
          <w:rFonts w:asciiTheme="majorBidi" w:hAnsiTheme="majorBidi" w:cstheme="majorBidi"/>
          <w:sz w:val="22"/>
          <w:szCs w:val="22"/>
        </w:rPr>
        <w:lastRenderedPageBreak/>
        <w:t>the Purchase Amount.</w:t>
      </w:r>
      <w:r w:rsidR="00E14C51">
        <w:rPr>
          <w:rFonts w:asciiTheme="majorBidi" w:hAnsiTheme="majorBidi" w:cstheme="majorBidi"/>
          <w:sz w:val="22"/>
          <w:szCs w:val="22"/>
        </w:rPr>
        <w:t xml:space="preserve"> </w:t>
      </w:r>
      <w:r w:rsidR="00FB2C45" w:rsidRPr="004B6F35">
        <w:rPr>
          <w:rFonts w:asciiTheme="majorBidi" w:hAnsiTheme="majorBidi" w:cstheme="majorBidi"/>
          <w:sz w:val="22"/>
          <w:szCs w:val="22"/>
        </w:rPr>
        <w:t xml:space="preserve">The </w:t>
      </w:r>
      <w:r w:rsidR="00D57BA5" w:rsidRPr="004B6F35">
        <w:rPr>
          <w:rFonts w:asciiTheme="majorBidi" w:hAnsiTheme="majorBidi" w:cstheme="majorBidi"/>
          <w:sz w:val="22"/>
          <w:szCs w:val="22"/>
        </w:rPr>
        <w:t>Purchaser</w:t>
      </w:r>
      <w:r w:rsidR="00FB2C45" w:rsidRPr="004B6F35">
        <w:rPr>
          <w:rFonts w:asciiTheme="majorBidi" w:hAnsiTheme="majorBidi" w:cstheme="majorBidi"/>
          <w:sz w:val="22"/>
          <w:szCs w:val="22"/>
        </w:rPr>
        <w:t xml:space="preserve"> </w:t>
      </w:r>
      <w:r w:rsidR="002709C5">
        <w:rPr>
          <w:rFonts w:asciiTheme="majorBidi" w:hAnsiTheme="majorBidi" w:cstheme="majorBidi"/>
          <w:sz w:val="22"/>
          <w:szCs w:val="22"/>
        </w:rPr>
        <w:t>a</w:t>
      </w:r>
      <w:r w:rsidR="002709C5" w:rsidRPr="004B6F35">
        <w:rPr>
          <w:rFonts w:asciiTheme="majorBidi" w:hAnsiTheme="majorBidi" w:cstheme="majorBidi"/>
          <w:sz w:val="22"/>
          <w:szCs w:val="22"/>
        </w:rPr>
        <w:t>cknowledges</w:t>
      </w:r>
      <w:r w:rsidR="00FB2C45" w:rsidRPr="004B6F35">
        <w:rPr>
          <w:rFonts w:asciiTheme="majorBidi" w:hAnsiTheme="majorBidi" w:cstheme="majorBidi"/>
          <w:sz w:val="22"/>
          <w:szCs w:val="22"/>
        </w:rPr>
        <w:t xml:space="preserve"> and agrees that the Finder </w:t>
      </w:r>
      <w:r w:rsidR="003E05C8">
        <w:rPr>
          <w:rFonts w:asciiTheme="majorBidi" w:hAnsiTheme="majorBidi" w:cstheme="majorBidi"/>
          <w:sz w:val="22"/>
          <w:szCs w:val="22"/>
        </w:rPr>
        <w:t xml:space="preserve">will </w:t>
      </w:r>
      <w:r w:rsidR="00FB2C45" w:rsidRPr="004B6F35">
        <w:rPr>
          <w:rFonts w:asciiTheme="majorBidi" w:hAnsiTheme="majorBidi" w:cstheme="majorBidi"/>
          <w:sz w:val="22"/>
          <w:szCs w:val="22"/>
        </w:rPr>
        <w:t xml:space="preserve">receive </w:t>
      </w:r>
      <w:r w:rsidR="00900537">
        <w:rPr>
          <w:rFonts w:asciiTheme="majorBidi" w:hAnsiTheme="majorBidi" w:cstheme="majorBidi"/>
          <w:sz w:val="22"/>
          <w:szCs w:val="22"/>
        </w:rPr>
        <w:t>the</w:t>
      </w:r>
      <w:r w:rsidR="00FB2C45" w:rsidRPr="004B6F35">
        <w:rPr>
          <w:rFonts w:asciiTheme="majorBidi" w:hAnsiTheme="majorBidi" w:cstheme="majorBidi"/>
          <w:sz w:val="22"/>
          <w:szCs w:val="22"/>
        </w:rPr>
        <w:t xml:space="preserve"> Finder</w:t>
      </w:r>
      <w:r w:rsidR="00900537">
        <w:rPr>
          <w:rFonts w:asciiTheme="majorBidi" w:hAnsiTheme="majorBidi" w:cstheme="majorBidi"/>
          <w:sz w:val="22"/>
          <w:szCs w:val="22"/>
        </w:rPr>
        <w:t>’s</w:t>
      </w:r>
      <w:r w:rsidR="00FB2C45" w:rsidRPr="004B6F35">
        <w:rPr>
          <w:rFonts w:asciiTheme="majorBidi" w:hAnsiTheme="majorBidi" w:cstheme="majorBidi"/>
          <w:sz w:val="22"/>
          <w:szCs w:val="22"/>
        </w:rPr>
        <w:t xml:space="preserve"> Fee in connection with the Transaction</w:t>
      </w:r>
      <w:r w:rsidR="008A0747" w:rsidRPr="004B6F35">
        <w:rPr>
          <w:rFonts w:asciiTheme="majorBidi" w:hAnsiTheme="majorBidi" w:cstheme="majorBidi"/>
          <w:sz w:val="22"/>
          <w:szCs w:val="22"/>
        </w:rPr>
        <w:t xml:space="preserve"> </w:t>
      </w:r>
      <w:r w:rsidR="00FB2C45" w:rsidRPr="004B6F35">
        <w:rPr>
          <w:rFonts w:asciiTheme="majorBidi" w:hAnsiTheme="majorBidi" w:cstheme="majorBidi"/>
          <w:sz w:val="22"/>
          <w:szCs w:val="22"/>
        </w:rPr>
        <w:t>and hereby waives any claim or demand in connection therewith.</w:t>
      </w:r>
    </w:p>
    <w:p w14:paraId="1B1B5651" w14:textId="081E55C7" w:rsidR="00956116" w:rsidRPr="0044215E" w:rsidRDefault="0044215E" w:rsidP="0044215E">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Pr>
          <w:rFonts w:asciiTheme="majorBidi" w:hAnsiTheme="majorBidi" w:cstheme="majorBidi"/>
          <w:b/>
          <w:bCs/>
          <w:sz w:val="22"/>
          <w:szCs w:val="22"/>
        </w:rPr>
        <w:t>Process</w:t>
      </w:r>
    </w:p>
    <w:p w14:paraId="628A2609" w14:textId="26615CF5" w:rsidR="008E573C" w:rsidRPr="008E573C" w:rsidRDefault="00BA3BCD" w:rsidP="00907735">
      <w:pPr>
        <w:pStyle w:val="ListParagraph"/>
        <w:widowControl w:val="0"/>
        <w:numPr>
          <w:ilvl w:val="1"/>
          <w:numId w:val="23"/>
        </w:numPr>
        <w:spacing w:after="120"/>
        <w:jc w:val="both"/>
        <w:rPr>
          <w:rFonts w:asciiTheme="majorBidi" w:hAnsiTheme="majorBidi" w:cstheme="majorBidi"/>
          <w:b/>
          <w:bCs/>
          <w:sz w:val="22"/>
          <w:szCs w:val="22"/>
        </w:rPr>
      </w:pPr>
      <w:r w:rsidRPr="008E573C">
        <w:rPr>
          <w:rFonts w:asciiTheme="majorBidi" w:hAnsiTheme="majorBidi" w:cstheme="majorBidi"/>
          <w:sz w:val="22"/>
          <w:szCs w:val="22"/>
          <w:u w:val="single"/>
        </w:rPr>
        <w:t>Deposit</w:t>
      </w:r>
      <w:r w:rsidRPr="008E573C">
        <w:rPr>
          <w:rFonts w:asciiTheme="majorBidi" w:hAnsiTheme="majorBidi" w:cstheme="majorBidi"/>
          <w:sz w:val="22"/>
          <w:szCs w:val="22"/>
        </w:rPr>
        <w:t xml:space="preserve">. Simultaneously with the execution of this Agreement, the Purchaser shall deposit </w:t>
      </w:r>
      <w:del w:id="6" w:author="Matthew Levine" w:date="2025-01-07T18:23:00Z">
        <w:r w:rsidRPr="008E573C" w:rsidDel="0094225A">
          <w:rPr>
            <w:rFonts w:asciiTheme="majorBidi" w:hAnsiTheme="majorBidi" w:cstheme="majorBidi"/>
            <w:sz w:val="22"/>
            <w:szCs w:val="22"/>
          </w:rPr>
          <w:delText>a</w:delText>
        </w:r>
      </w:del>
      <w:del w:id="7" w:author="Matthew Levine" w:date="2025-01-07T18:34:00Z">
        <w:r w:rsidRPr="008E573C" w:rsidDel="00D96FCF">
          <w:rPr>
            <w:rFonts w:asciiTheme="majorBidi" w:hAnsiTheme="majorBidi" w:cstheme="majorBidi"/>
            <w:sz w:val="22"/>
            <w:szCs w:val="22"/>
          </w:rPr>
          <w:delText xml:space="preserve"> </w:delText>
        </w:r>
      </w:del>
      <w:del w:id="8" w:author="Matthew Levine" w:date="2025-01-07T18:22:00Z">
        <w:r w:rsidRPr="008E573C" w:rsidDel="00A602CF">
          <w:rPr>
            <w:rFonts w:asciiTheme="majorBidi" w:hAnsiTheme="majorBidi" w:cstheme="majorBidi"/>
            <w:sz w:val="22"/>
            <w:szCs w:val="22"/>
          </w:rPr>
          <w:delText xml:space="preserve">non-refundable </w:delText>
        </w:r>
      </w:del>
      <w:del w:id="9" w:author="Matthew Levine" w:date="2025-01-07T18:23:00Z">
        <w:r w:rsidRPr="008E573C" w:rsidDel="0094225A">
          <w:rPr>
            <w:rFonts w:asciiTheme="majorBidi" w:hAnsiTheme="majorBidi" w:cstheme="majorBidi"/>
            <w:sz w:val="22"/>
            <w:szCs w:val="22"/>
          </w:rPr>
          <w:delText xml:space="preserve">deposit of </w:delText>
        </w:r>
      </w:del>
      <w:r w:rsidRPr="008E573C">
        <w:rPr>
          <w:rFonts w:asciiTheme="majorBidi" w:hAnsiTheme="majorBidi" w:cstheme="majorBidi"/>
          <w:sz w:val="22"/>
          <w:szCs w:val="22"/>
        </w:rPr>
        <w:t>EUR 5,000</w:t>
      </w:r>
      <w:ins w:id="10" w:author="Matthew Levine" w:date="2025-01-07T18:23:00Z">
        <w:r w:rsidR="00EC24EB">
          <w:rPr>
            <w:rFonts w:asciiTheme="majorBidi" w:hAnsiTheme="majorBidi" w:cstheme="majorBidi"/>
            <w:sz w:val="22"/>
            <w:szCs w:val="22"/>
          </w:rPr>
          <w:t xml:space="preserve">, representing a portion of </w:t>
        </w:r>
      </w:ins>
      <w:del w:id="11" w:author="Matthew Levine" w:date="2025-01-07T18:23:00Z">
        <w:r w:rsidRPr="008E573C" w:rsidDel="00EC24EB">
          <w:rPr>
            <w:rFonts w:asciiTheme="majorBidi" w:hAnsiTheme="majorBidi" w:cstheme="majorBidi"/>
            <w:sz w:val="22"/>
            <w:szCs w:val="22"/>
          </w:rPr>
          <w:delText xml:space="preserve"> out of </w:delText>
        </w:r>
      </w:del>
      <w:r w:rsidRPr="008E573C">
        <w:rPr>
          <w:rFonts w:asciiTheme="majorBidi" w:hAnsiTheme="majorBidi" w:cstheme="majorBidi"/>
          <w:sz w:val="22"/>
          <w:szCs w:val="22"/>
        </w:rPr>
        <w:t xml:space="preserve">the Purchase Amount, to be held by </w:t>
      </w:r>
      <w:r w:rsidR="007F3D18" w:rsidRPr="008E573C">
        <w:rPr>
          <w:rFonts w:asciiTheme="majorBidi" w:hAnsiTheme="majorBidi" w:cstheme="majorBidi"/>
          <w:sz w:val="22"/>
          <w:szCs w:val="22"/>
        </w:rPr>
        <w:t>an</w:t>
      </w:r>
      <w:r w:rsidRPr="008E573C">
        <w:rPr>
          <w:rFonts w:asciiTheme="majorBidi" w:hAnsiTheme="majorBidi" w:cstheme="majorBidi"/>
          <w:sz w:val="22"/>
          <w:szCs w:val="22"/>
        </w:rPr>
        <w:t xml:space="preserve"> escrow account</w:t>
      </w:r>
      <w:r w:rsidR="007F3D18" w:rsidRPr="008E573C">
        <w:rPr>
          <w:rFonts w:asciiTheme="majorBidi" w:hAnsiTheme="majorBidi" w:cstheme="majorBidi"/>
          <w:sz w:val="22"/>
          <w:szCs w:val="22"/>
        </w:rPr>
        <w:t xml:space="preserve"> mutually agreed by the Parties</w:t>
      </w:r>
      <w:r w:rsidRPr="008E573C">
        <w:rPr>
          <w:rFonts w:asciiTheme="majorBidi" w:hAnsiTheme="majorBidi" w:cstheme="majorBidi"/>
          <w:sz w:val="22"/>
          <w:szCs w:val="22"/>
        </w:rPr>
        <w:t xml:space="preserve"> (the “Deposit”). </w:t>
      </w:r>
      <w:r w:rsidR="008E573C" w:rsidRPr="00DC5985">
        <w:rPr>
          <w:sz w:val="22"/>
          <w:szCs w:val="22"/>
        </w:rPr>
        <w:t xml:space="preserve">Proof of the transfer of the </w:t>
      </w:r>
      <w:r w:rsidR="008E573C">
        <w:rPr>
          <w:sz w:val="22"/>
          <w:szCs w:val="22"/>
        </w:rPr>
        <w:t>Deposit</w:t>
      </w:r>
      <w:r w:rsidR="008E573C" w:rsidRPr="00DC5985">
        <w:rPr>
          <w:sz w:val="22"/>
          <w:szCs w:val="22"/>
        </w:rPr>
        <w:t xml:space="preserve"> to the Escrow Account shall be provided to the Finder by the Purchaser.</w:t>
      </w:r>
    </w:p>
    <w:p w14:paraId="168BBBE8" w14:textId="5EA7F230" w:rsidR="00A17A9F" w:rsidRPr="008E573C" w:rsidRDefault="00A17A9F" w:rsidP="00907735">
      <w:pPr>
        <w:pStyle w:val="ListParagraph"/>
        <w:widowControl w:val="0"/>
        <w:numPr>
          <w:ilvl w:val="1"/>
          <w:numId w:val="23"/>
        </w:numPr>
        <w:spacing w:after="120"/>
        <w:jc w:val="both"/>
        <w:rPr>
          <w:rFonts w:asciiTheme="majorBidi" w:hAnsiTheme="majorBidi" w:cstheme="majorBidi"/>
          <w:b/>
          <w:bCs/>
          <w:sz w:val="22"/>
          <w:szCs w:val="22"/>
        </w:rPr>
      </w:pPr>
      <w:r w:rsidRPr="008E573C">
        <w:rPr>
          <w:rFonts w:asciiTheme="majorBidi" w:hAnsiTheme="majorBidi" w:cstheme="majorBidi"/>
          <w:sz w:val="22"/>
          <w:szCs w:val="22"/>
          <w:u w:val="single"/>
        </w:rPr>
        <w:t>Due Diligence Process and Deposit Transfer</w:t>
      </w:r>
      <w:r w:rsidRPr="008E573C">
        <w:rPr>
          <w:rFonts w:asciiTheme="majorBidi" w:hAnsiTheme="majorBidi" w:cstheme="majorBidi"/>
          <w:b/>
          <w:bCs/>
          <w:sz w:val="22"/>
          <w:szCs w:val="22"/>
        </w:rPr>
        <w:t xml:space="preserve">. </w:t>
      </w:r>
      <w:r w:rsidRPr="008E573C">
        <w:rPr>
          <w:rFonts w:asciiTheme="majorBidi" w:hAnsiTheme="majorBidi" w:cstheme="majorBidi"/>
          <w:sz w:val="22"/>
          <w:szCs w:val="22"/>
        </w:rPr>
        <w:t>Upon receipt of the Deposit</w:t>
      </w:r>
      <w:del w:id="12" w:author="Matthew Levine" w:date="2025-01-07T18:24:00Z">
        <w:r w:rsidRPr="008E573C" w:rsidDel="00264ED3">
          <w:rPr>
            <w:rFonts w:asciiTheme="majorBidi" w:hAnsiTheme="majorBidi" w:cstheme="majorBidi"/>
            <w:sz w:val="22"/>
            <w:szCs w:val="22"/>
          </w:rPr>
          <w:delText xml:space="preserve"> by the Finder</w:delText>
        </w:r>
      </w:del>
      <w:r w:rsidRPr="008E573C">
        <w:rPr>
          <w:rFonts w:asciiTheme="majorBidi" w:hAnsiTheme="majorBidi" w:cstheme="majorBidi"/>
          <w:sz w:val="22"/>
          <w:szCs w:val="22"/>
        </w:rPr>
        <w:t>, the Purchaser shall commence the Due Diligence process. Upon successful completion of the Due Diligence process, the Deposit shall be transferred from the escrow account to the Finder</w:t>
      </w:r>
      <w:r w:rsidR="00464E86">
        <w:rPr>
          <w:rFonts w:asciiTheme="majorBidi" w:hAnsiTheme="majorBidi" w:cstheme="majorBidi"/>
          <w:sz w:val="22"/>
          <w:szCs w:val="22"/>
        </w:rPr>
        <w:t>’s designated account</w:t>
      </w:r>
      <w:r w:rsidRPr="008E573C">
        <w:rPr>
          <w:rFonts w:asciiTheme="majorBidi" w:hAnsiTheme="majorBidi" w:cstheme="majorBidi"/>
          <w:sz w:val="22"/>
          <w:szCs w:val="22"/>
        </w:rPr>
        <w:t>.</w:t>
      </w:r>
      <w:ins w:id="13" w:author="Matthew Levine" w:date="2025-01-07T18:34:00Z">
        <w:r w:rsidR="00D96FCF">
          <w:rPr>
            <w:rFonts w:asciiTheme="majorBidi" w:hAnsiTheme="majorBidi" w:cstheme="majorBidi"/>
            <w:sz w:val="22"/>
            <w:szCs w:val="22"/>
          </w:rPr>
          <w:t xml:space="preserve"> Parties acknowledge and agree that the Deposit will only be refunded </w:t>
        </w:r>
        <w:r w:rsidR="0001629A">
          <w:rPr>
            <w:rFonts w:asciiTheme="majorBidi" w:hAnsiTheme="majorBidi" w:cstheme="majorBidi"/>
            <w:sz w:val="22"/>
            <w:szCs w:val="22"/>
          </w:rPr>
          <w:t xml:space="preserve">by </w:t>
        </w:r>
        <w:proofErr w:type="spellStart"/>
        <w:r w:rsidR="0001629A">
          <w:rPr>
            <w:rFonts w:asciiTheme="majorBidi" w:hAnsiTheme="majorBidi" w:cstheme="majorBidi"/>
            <w:sz w:val="22"/>
            <w:szCs w:val="22"/>
          </w:rPr>
          <w:t>ClearSky</w:t>
        </w:r>
        <w:proofErr w:type="spellEnd"/>
        <w:r w:rsidR="0001629A">
          <w:rPr>
            <w:rFonts w:asciiTheme="majorBidi" w:hAnsiTheme="majorBidi" w:cstheme="majorBidi"/>
            <w:sz w:val="22"/>
            <w:szCs w:val="22"/>
          </w:rPr>
          <w:t xml:space="preserve"> in the event that </w:t>
        </w:r>
        <w:proofErr w:type="spellStart"/>
        <w:r w:rsidR="0001629A">
          <w:rPr>
            <w:rFonts w:asciiTheme="majorBidi" w:hAnsiTheme="majorBidi" w:cstheme="majorBidi"/>
            <w:sz w:val="22"/>
            <w:szCs w:val="22"/>
          </w:rPr>
          <w:t>SnowCap</w:t>
        </w:r>
      </w:ins>
      <w:proofErr w:type="spellEnd"/>
      <w:ins w:id="14" w:author="Matthew Levine" w:date="2025-01-07T18:35:00Z">
        <w:r w:rsidR="0001629A">
          <w:rPr>
            <w:rFonts w:asciiTheme="majorBidi" w:hAnsiTheme="majorBidi" w:cstheme="majorBidi"/>
            <w:sz w:val="22"/>
            <w:szCs w:val="22"/>
          </w:rPr>
          <w:t xml:space="preserve"> declines to proceed with the ownership change</w:t>
        </w:r>
        <w:r w:rsidR="007B4DD0">
          <w:rPr>
            <w:rFonts w:asciiTheme="majorBidi" w:hAnsiTheme="majorBidi" w:cstheme="majorBidi"/>
            <w:sz w:val="22"/>
            <w:szCs w:val="22"/>
          </w:rPr>
          <w:t xml:space="preserve"> and the ownership change is not clo</w:t>
        </w:r>
      </w:ins>
      <w:ins w:id="15" w:author="Matthew Levine" w:date="2025-01-07T18:36:00Z">
        <w:r w:rsidR="007B4DD0">
          <w:rPr>
            <w:rFonts w:asciiTheme="majorBidi" w:hAnsiTheme="majorBidi" w:cstheme="majorBidi"/>
            <w:sz w:val="22"/>
            <w:szCs w:val="22"/>
          </w:rPr>
          <w:t>sed prior to January 31, 2025 (“Drop Dead Date”)</w:t>
        </w:r>
      </w:ins>
    </w:p>
    <w:p w14:paraId="48A05AD8" w14:textId="6402C55A" w:rsidR="00DC5985" w:rsidRPr="00DC5985" w:rsidRDefault="00DC5985" w:rsidP="00A17A9F">
      <w:pPr>
        <w:pStyle w:val="ListParagraph"/>
        <w:widowControl w:val="0"/>
        <w:numPr>
          <w:ilvl w:val="1"/>
          <w:numId w:val="23"/>
        </w:numPr>
        <w:spacing w:after="120"/>
        <w:jc w:val="both"/>
        <w:rPr>
          <w:rFonts w:asciiTheme="majorBidi" w:hAnsiTheme="majorBidi" w:cstheme="majorBidi"/>
          <w:b/>
          <w:bCs/>
          <w:sz w:val="22"/>
          <w:szCs w:val="22"/>
        </w:rPr>
      </w:pPr>
      <w:r w:rsidRPr="00DC5985">
        <w:rPr>
          <w:rStyle w:val="Strong"/>
          <w:b w:val="0"/>
          <w:bCs w:val="0"/>
          <w:sz w:val="22"/>
          <w:szCs w:val="22"/>
          <w:u w:val="single"/>
        </w:rPr>
        <w:t>Ownership Change Process and Payment</w:t>
      </w:r>
      <w:r w:rsidRPr="00DC5985">
        <w:rPr>
          <w:rStyle w:val="Strong"/>
          <w:sz w:val="22"/>
          <w:szCs w:val="22"/>
        </w:rPr>
        <w:t>.</w:t>
      </w:r>
      <w:r w:rsidRPr="00DC5985">
        <w:rPr>
          <w:sz w:val="22"/>
          <w:szCs w:val="22"/>
        </w:rPr>
        <w:t xml:space="preserve"> Following the successful completion of the Due Diligence process, the Parties shall commence the process of the Ownership Change. Prior to the </w:t>
      </w:r>
      <w:r w:rsidRPr="00DC5985">
        <w:rPr>
          <w:rFonts w:asciiTheme="majorBidi" w:hAnsiTheme="majorBidi" w:cstheme="majorBidi"/>
          <w:sz w:val="22"/>
          <w:szCs w:val="22"/>
        </w:rPr>
        <w:t>initiation</w:t>
      </w:r>
      <w:r w:rsidRPr="00DC5985">
        <w:rPr>
          <w:sz w:val="22"/>
          <w:szCs w:val="22"/>
        </w:rPr>
        <w:t xml:space="preserve"> of this process, the Purchaser shall transfer </w:t>
      </w:r>
      <w:r w:rsidRPr="00DC5985">
        <w:rPr>
          <w:rFonts w:asciiTheme="majorBidi" w:hAnsiTheme="majorBidi" w:cstheme="majorBidi"/>
          <w:sz w:val="22"/>
          <w:szCs w:val="22"/>
        </w:rPr>
        <w:t>an additional amount of EUR 30,000</w:t>
      </w:r>
      <w:ins w:id="16" w:author="Matthew Levine" w:date="2025-01-07T18:24:00Z">
        <w:r w:rsidR="00264ED3">
          <w:rPr>
            <w:rFonts w:asciiTheme="majorBidi" w:hAnsiTheme="majorBidi" w:cstheme="majorBidi"/>
            <w:sz w:val="22"/>
            <w:szCs w:val="22"/>
          </w:rPr>
          <w:t>, representing the remainder</w:t>
        </w:r>
      </w:ins>
      <w:r w:rsidRPr="00DC5985">
        <w:rPr>
          <w:rFonts w:asciiTheme="majorBidi" w:hAnsiTheme="majorBidi" w:cstheme="majorBidi"/>
          <w:sz w:val="22"/>
          <w:szCs w:val="22"/>
        </w:rPr>
        <w:t xml:space="preserve"> </w:t>
      </w:r>
      <w:del w:id="17" w:author="Matthew Levine" w:date="2025-01-07T18:24:00Z">
        <w:r w:rsidRPr="00DC5985" w:rsidDel="00264ED3">
          <w:rPr>
            <w:rFonts w:asciiTheme="majorBidi" w:hAnsiTheme="majorBidi" w:cstheme="majorBidi"/>
            <w:sz w:val="22"/>
            <w:szCs w:val="22"/>
          </w:rPr>
          <w:delText xml:space="preserve">out </w:delText>
        </w:r>
      </w:del>
      <w:r w:rsidRPr="00DC5985">
        <w:rPr>
          <w:rFonts w:asciiTheme="majorBidi" w:hAnsiTheme="majorBidi" w:cstheme="majorBidi"/>
          <w:sz w:val="22"/>
          <w:szCs w:val="22"/>
        </w:rPr>
        <w:t>of the Purchase Amount, to be held by the escrow account (the “Ownership Change Payment”).</w:t>
      </w:r>
      <w:r w:rsidRPr="00DC5985">
        <w:rPr>
          <w:sz w:val="22"/>
          <w:szCs w:val="22"/>
        </w:rPr>
        <w:t xml:space="preserve"> Proof of the transfer of the Ownership Change Payment to the Escrow Account shall be provided to the Finder by the Purchaser.</w:t>
      </w:r>
    </w:p>
    <w:p w14:paraId="0C0E3CF7" w14:textId="10204B62" w:rsidR="00BA3BCD" w:rsidRPr="00DC5985" w:rsidRDefault="00BA3BCD" w:rsidP="00DC5985">
      <w:pPr>
        <w:pStyle w:val="ListParagraph"/>
        <w:widowControl w:val="0"/>
        <w:numPr>
          <w:ilvl w:val="1"/>
          <w:numId w:val="23"/>
        </w:numPr>
        <w:spacing w:after="120"/>
        <w:jc w:val="both"/>
        <w:rPr>
          <w:rFonts w:asciiTheme="majorBidi" w:hAnsiTheme="majorBidi" w:cstheme="majorBidi"/>
          <w:sz w:val="22"/>
          <w:szCs w:val="22"/>
        </w:rPr>
      </w:pPr>
      <w:r w:rsidRPr="00DC5985">
        <w:rPr>
          <w:rFonts w:asciiTheme="majorBidi" w:hAnsiTheme="majorBidi" w:cstheme="majorBidi"/>
          <w:sz w:val="22"/>
          <w:szCs w:val="22"/>
          <w:u w:val="single"/>
        </w:rPr>
        <w:t>Ownership Change Payment</w:t>
      </w:r>
      <w:r w:rsidRPr="00DC5985">
        <w:rPr>
          <w:rFonts w:asciiTheme="majorBidi" w:hAnsiTheme="majorBidi" w:cstheme="majorBidi"/>
          <w:sz w:val="22"/>
          <w:szCs w:val="22"/>
        </w:rPr>
        <w:t xml:space="preserve">. </w:t>
      </w:r>
      <w:r w:rsidR="008E573C" w:rsidRPr="008E573C">
        <w:rPr>
          <w:rFonts w:asciiTheme="majorBidi" w:hAnsiTheme="majorBidi" w:cstheme="majorBidi"/>
          <w:sz w:val="22"/>
          <w:szCs w:val="22"/>
        </w:rPr>
        <w:t xml:space="preserve">The Ownership Change Payment shall be </w:t>
      </w:r>
      <w:r w:rsidR="00464E86">
        <w:rPr>
          <w:rFonts w:asciiTheme="majorBidi" w:hAnsiTheme="majorBidi" w:cstheme="majorBidi"/>
          <w:sz w:val="22"/>
          <w:szCs w:val="22"/>
        </w:rPr>
        <w:t>transferred</w:t>
      </w:r>
      <w:r w:rsidR="008E573C" w:rsidRPr="008E573C">
        <w:rPr>
          <w:rFonts w:asciiTheme="majorBidi" w:hAnsiTheme="majorBidi" w:cstheme="majorBidi"/>
          <w:sz w:val="22"/>
          <w:szCs w:val="22"/>
        </w:rPr>
        <w:t xml:space="preserve"> to the Finder</w:t>
      </w:r>
      <w:r w:rsidR="00464E86">
        <w:rPr>
          <w:rFonts w:asciiTheme="majorBidi" w:hAnsiTheme="majorBidi" w:cstheme="majorBidi"/>
          <w:sz w:val="22"/>
          <w:szCs w:val="22"/>
        </w:rPr>
        <w:t>’s designated account,</w:t>
      </w:r>
      <w:r w:rsidR="008E573C" w:rsidRPr="008E573C">
        <w:rPr>
          <w:rFonts w:asciiTheme="majorBidi" w:hAnsiTheme="majorBidi" w:cstheme="majorBidi"/>
          <w:sz w:val="22"/>
          <w:szCs w:val="22"/>
        </w:rPr>
        <w:t xml:space="preserve"> </w:t>
      </w:r>
      <w:ins w:id="18" w:author="Matthew Levine" w:date="2025-01-07T18:25:00Z">
        <w:r w:rsidR="00195131">
          <w:rPr>
            <w:rFonts w:asciiTheme="majorBidi" w:hAnsiTheme="majorBidi" w:cstheme="majorBidi"/>
            <w:sz w:val="22"/>
            <w:szCs w:val="22"/>
          </w:rPr>
          <w:t xml:space="preserve">as follows: </w:t>
        </w:r>
        <w:proofErr w:type="spellStart"/>
        <w:r w:rsidR="00195131">
          <w:rPr>
            <w:rFonts w:asciiTheme="majorBidi" w:hAnsiTheme="majorBidi" w:cstheme="majorBidi"/>
            <w:sz w:val="22"/>
            <w:szCs w:val="22"/>
          </w:rPr>
          <w:t>i</w:t>
        </w:r>
        <w:proofErr w:type="spellEnd"/>
        <w:r w:rsidR="00195131">
          <w:rPr>
            <w:rFonts w:asciiTheme="majorBidi" w:hAnsiTheme="majorBidi" w:cstheme="majorBidi"/>
            <w:sz w:val="22"/>
            <w:szCs w:val="22"/>
          </w:rPr>
          <w:t xml:space="preserve">) EUR 20,000 </w:t>
        </w:r>
      </w:ins>
      <w:r w:rsidR="008E573C" w:rsidRPr="008E573C">
        <w:rPr>
          <w:rFonts w:asciiTheme="majorBidi" w:hAnsiTheme="majorBidi" w:cstheme="majorBidi"/>
          <w:sz w:val="22"/>
          <w:szCs w:val="22"/>
        </w:rPr>
        <w:t xml:space="preserve">upon the </w:t>
      </w:r>
      <w:ins w:id="19" w:author="Matthew Levine" w:date="2025-01-07T18:25:00Z">
        <w:r w:rsidR="00726B55">
          <w:rPr>
            <w:rFonts w:asciiTheme="majorBidi" w:hAnsiTheme="majorBidi" w:cstheme="majorBidi"/>
            <w:sz w:val="22"/>
            <w:szCs w:val="22"/>
          </w:rPr>
          <w:t>Potential Seller’s execution of the Share Purchase Agreement</w:t>
        </w:r>
      </w:ins>
      <w:ins w:id="20" w:author="Matthew Levine" w:date="2025-01-07T18:27:00Z">
        <w:r w:rsidR="00466785">
          <w:rPr>
            <w:rFonts w:asciiTheme="majorBidi" w:hAnsiTheme="majorBidi" w:cstheme="majorBidi"/>
            <w:sz w:val="22"/>
            <w:szCs w:val="22"/>
          </w:rPr>
          <w:t xml:space="preserve">, </w:t>
        </w:r>
      </w:ins>
      <w:ins w:id="21" w:author="Matthew Levine" w:date="2025-01-07T18:28:00Z">
        <w:r w:rsidR="00466785">
          <w:rPr>
            <w:rFonts w:asciiTheme="majorBidi" w:hAnsiTheme="majorBidi" w:cstheme="majorBidi"/>
            <w:sz w:val="22"/>
            <w:szCs w:val="22"/>
          </w:rPr>
          <w:t xml:space="preserve">and ii) EUR 10,000 upon the </w:t>
        </w:r>
      </w:ins>
      <w:r w:rsidR="008E573C" w:rsidRPr="008E573C">
        <w:rPr>
          <w:rFonts w:asciiTheme="majorBidi" w:hAnsiTheme="majorBidi" w:cstheme="majorBidi"/>
          <w:sz w:val="22"/>
          <w:szCs w:val="22"/>
        </w:rPr>
        <w:t>Purchaser’s receipt of the share transfer certificate confirming the change of ownership in the Company</w:t>
      </w:r>
      <w:del w:id="22" w:author="Matthew Levine" w:date="2025-01-07T18:27:00Z">
        <w:r w:rsidR="008E573C" w:rsidRPr="008E573C" w:rsidDel="00466785">
          <w:rPr>
            <w:rFonts w:asciiTheme="majorBidi" w:hAnsiTheme="majorBidi" w:cstheme="majorBidi"/>
            <w:sz w:val="22"/>
            <w:szCs w:val="22"/>
          </w:rPr>
          <w:delText xml:space="preserve">, </w:delText>
        </w:r>
      </w:del>
      <w:ins w:id="23" w:author="Matthew Levine" w:date="2025-01-07T18:27:00Z">
        <w:r w:rsidR="00466785">
          <w:rPr>
            <w:rFonts w:asciiTheme="majorBidi" w:hAnsiTheme="majorBidi" w:cstheme="majorBidi"/>
            <w:sz w:val="22"/>
            <w:szCs w:val="22"/>
          </w:rPr>
          <w:t xml:space="preserve"> and Notice of Change</w:t>
        </w:r>
        <w:r w:rsidR="00466785" w:rsidRPr="008E573C">
          <w:rPr>
            <w:rFonts w:asciiTheme="majorBidi" w:hAnsiTheme="majorBidi" w:cstheme="majorBidi"/>
            <w:sz w:val="22"/>
            <w:szCs w:val="22"/>
          </w:rPr>
          <w:t xml:space="preserve"> </w:t>
        </w:r>
      </w:ins>
      <w:r w:rsidR="008E573C" w:rsidRPr="008E573C">
        <w:rPr>
          <w:rFonts w:asciiTheme="majorBidi" w:hAnsiTheme="majorBidi" w:cstheme="majorBidi"/>
          <w:sz w:val="22"/>
          <w:szCs w:val="22"/>
        </w:rPr>
        <w:t xml:space="preserve">as </w:t>
      </w:r>
      <w:del w:id="24" w:author="Matthew Levine" w:date="2025-01-07T18:28:00Z">
        <w:r w:rsidR="008E573C" w:rsidRPr="008E573C" w:rsidDel="00466785">
          <w:rPr>
            <w:rFonts w:asciiTheme="majorBidi" w:hAnsiTheme="majorBidi" w:cstheme="majorBidi"/>
            <w:sz w:val="22"/>
            <w:szCs w:val="22"/>
          </w:rPr>
          <w:delText xml:space="preserve">issued </w:delText>
        </w:r>
      </w:del>
      <w:ins w:id="25" w:author="Matthew Levine" w:date="2025-01-07T18:28:00Z">
        <w:r w:rsidR="00466785">
          <w:rPr>
            <w:rFonts w:asciiTheme="majorBidi" w:hAnsiTheme="majorBidi" w:cstheme="majorBidi"/>
            <w:sz w:val="22"/>
            <w:szCs w:val="22"/>
          </w:rPr>
          <w:t>endorsed</w:t>
        </w:r>
        <w:r w:rsidR="00466785" w:rsidRPr="008E573C">
          <w:rPr>
            <w:rFonts w:asciiTheme="majorBidi" w:hAnsiTheme="majorBidi" w:cstheme="majorBidi"/>
            <w:sz w:val="22"/>
            <w:szCs w:val="22"/>
          </w:rPr>
          <w:t xml:space="preserve"> </w:t>
        </w:r>
      </w:ins>
      <w:r w:rsidR="008E573C" w:rsidRPr="008E573C">
        <w:rPr>
          <w:rFonts w:asciiTheme="majorBidi" w:hAnsiTheme="majorBidi" w:cstheme="majorBidi"/>
          <w:sz w:val="22"/>
          <w:szCs w:val="22"/>
        </w:rPr>
        <w:t>by the applicable regulatory authority.</w:t>
      </w:r>
      <w:r w:rsidR="00464E86">
        <w:rPr>
          <w:rFonts w:asciiTheme="majorBidi" w:hAnsiTheme="majorBidi" w:cstheme="majorBidi"/>
          <w:sz w:val="22"/>
          <w:szCs w:val="22"/>
        </w:rPr>
        <w:t xml:space="preserve"> </w:t>
      </w:r>
      <w:del w:id="26" w:author="Matthew Levine" w:date="2025-01-07T18:28:00Z">
        <w:r w:rsidR="008E573C" w:rsidDel="00526B80">
          <w:rPr>
            <w:rFonts w:asciiTheme="majorBidi" w:hAnsiTheme="majorBidi" w:cstheme="majorBidi"/>
            <w:sz w:val="22"/>
            <w:szCs w:val="22"/>
          </w:rPr>
          <w:delText>I</w:delText>
        </w:r>
        <w:r w:rsidRPr="00DC5985" w:rsidDel="00526B80">
          <w:rPr>
            <w:rFonts w:asciiTheme="majorBidi" w:hAnsiTheme="majorBidi" w:cstheme="majorBidi"/>
            <w:sz w:val="22"/>
            <w:szCs w:val="22"/>
          </w:rPr>
          <w:delText>t being understood and agreed that such ownership change is not the responsibility of the Finder and the Finder shall have no liability with respect thereto</w:delText>
        </w:r>
        <w:r w:rsidR="008E573C" w:rsidDel="00526B80">
          <w:rPr>
            <w:rFonts w:asciiTheme="majorBidi" w:hAnsiTheme="majorBidi" w:cstheme="majorBidi"/>
            <w:sz w:val="22"/>
            <w:szCs w:val="22"/>
          </w:rPr>
          <w:delText>.</w:delText>
        </w:r>
      </w:del>
      <w:ins w:id="27" w:author="Matthew Levine" w:date="2025-01-07T18:28:00Z">
        <w:r w:rsidR="00526B80">
          <w:rPr>
            <w:rFonts w:asciiTheme="majorBidi" w:hAnsiTheme="majorBidi" w:cstheme="majorBidi"/>
            <w:sz w:val="22"/>
            <w:szCs w:val="22"/>
          </w:rPr>
          <w:t xml:space="preserve"> </w:t>
        </w:r>
      </w:ins>
      <w:r w:rsidRPr="00DC5985">
        <w:rPr>
          <w:rFonts w:asciiTheme="majorBidi" w:hAnsiTheme="majorBidi" w:cstheme="majorBidi"/>
          <w:sz w:val="22"/>
          <w:szCs w:val="22"/>
        </w:rPr>
        <w:t xml:space="preserve"> </w:t>
      </w:r>
    </w:p>
    <w:p w14:paraId="753E80A1" w14:textId="77777777" w:rsidR="00DC5985" w:rsidRPr="00DC5985" w:rsidRDefault="00DC5985" w:rsidP="00DC5985">
      <w:pPr>
        <w:pStyle w:val="ListParagraph"/>
        <w:rPr>
          <w:rFonts w:asciiTheme="majorBidi" w:hAnsiTheme="majorBidi" w:cstheme="majorBidi"/>
          <w:sz w:val="22"/>
          <w:szCs w:val="22"/>
        </w:rPr>
      </w:pPr>
    </w:p>
    <w:p w14:paraId="7CFC470C" w14:textId="77777777" w:rsidR="00DC5985" w:rsidRPr="00DC5985" w:rsidRDefault="00DC5985" w:rsidP="00DC5985">
      <w:pPr>
        <w:pStyle w:val="ListParagraph"/>
        <w:widowControl w:val="0"/>
        <w:spacing w:after="120"/>
        <w:ind w:left="792"/>
        <w:jc w:val="both"/>
        <w:rPr>
          <w:rFonts w:asciiTheme="majorBidi" w:hAnsiTheme="majorBidi" w:cstheme="majorBidi"/>
          <w:sz w:val="22"/>
          <w:szCs w:val="22"/>
        </w:rPr>
      </w:pPr>
    </w:p>
    <w:p w14:paraId="3B130342" w14:textId="2FCDFA76" w:rsidR="000D45BD" w:rsidRPr="000269EC" w:rsidRDefault="003216AF" w:rsidP="00BA3BCD">
      <w:pPr>
        <w:pStyle w:val="ListParagraph"/>
        <w:widowControl w:val="0"/>
        <w:numPr>
          <w:ilvl w:val="0"/>
          <w:numId w:val="23"/>
        </w:numPr>
        <w:spacing w:after="120"/>
        <w:ind w:left="0"/>
        <w:contextualSpacing w:val="0"/>
        <w:jc w:val="both"/>
        <w:rPr>
          <w:rFonts w:asciiTheme="majorBidi" w:hAnsiTheme="majorBidi" w:cstheme="majorBidi"/>
          <w:sz w:val="22"/>
          <w:szCs w:val="22"/>
        </w:rPr>
      </w:pPr>
      <w:r>
        <w:rPr>
          <w:rFonts w:asciiTheme="majorBidi" w:hAnsiTheme="majorBidi" w:cstheme="majorBidi"/>
          <w:b/>
          <w:bCs/>
          <w:sz w:val="22"/>
          <w:szCs w:val="22"/>
        </w:rPr>
        <w:t>G</w:t>
      </w:r>
      <w:r w:rsidR="000D45BD" w:rsidRPr="001A7D72">
        <w:rPr>
          <w:rFonts w:asciiTheme="majorBidi" w:hAnsiTheme="majorBidi" w:cstheme="majorBidi"/>
          <w:b/>
          <w:bCs/>
          <w:sz w:val="22"/>
          <w:szCs w:val="22"/>
        </w:rPr>
        <w:t>e</w:t>
      </w:r>
      <w:r>
        <w:rPr>
          <w:rFonts w:asciiTheme="majorBidi" w:hAnsiTheme="majorBidi" w:cstheme="majorBidi"/>
          <w:b/>
          <w:bCs/>
          <w:sz w:val="22"/>
          <w:szCs w:val="22"/>
        </w:rPr>
        <w:t>ne</w:t>
      </w:r>
      <w:r w:rsidR="000D45BD" w:rsidRPr="001A7D72">
        <w:rPr>
          <w:rFonts w:asciiTheme="majorBidi" w:hAnsiTheme="majorBidi" w:cstheme="majorBidi"/>
          <w:b/>
          <w:bCs/>
          <w:sz w:val="22"/>
          <w:szCs w:val="22"/>
        </w:rPr>
        <w:t>ral Terms</w:t>
      </w:r>
    </w:p>
    <w:p w14:paraId="624E93C1" w14:textId="77777777" w:rsidR="00F77DE5" w:rsidRPr="00F35934" w:rsidRDefault="00F77DE5" w:rsidP="00F77DE5">
      <w:pPr>
        <w:pStyle w:val="ListParagraph"/>
        <w:widowControl w:val="0"/>
        <w:numPr>
          <w:ilvl w:val="1"/>
          <w:numId w:val="23"/>
        </w:numPr>
        <w:spacing w:after="120"/>
        <w:ind w:left="450"/>
        <w:contextualSpacing w:val="0"/>
        <w:jc w:val="both"/>
        <w:rPr>
          <w:sz w:val="22"/>
          <w:szCs w:val="22"/>
        </w:rPr>
      </w:pPr>
      <w:r w:rsidRPr="00F654A1">
        <w:rPr>
          <w:sz w:val="22"/>
          <w:szCs w:val="22"/>
          <w:u w:val="single"/>
        </w:rPr>
        <w:t>Mutual Confidentiality</w:t>
      </w:r>
      <w:r>
        <w:rPr>
          <w:sz w:val="22"/>
          <w:szCs w:val="22"/>
        </w:rPr>
        <w:t xml:space="preserve">.  </w:t>
      </w:r>
      <w:r w:rsidRPr="00F35934">
        <w:rPr>
          <w:sz w:val="22"/>
          <w:szCs w:val="22"/>
        </w:rPr>
        <w:t>Any information disclosed between the Parties shall be kept in strict confidence and returned to the disclosing Party immediately upon termination or expiration of this Agreement.</w:t>
      </w:r>
    </w:p>
    <w:p w14:paraId="03D301C9" w14:textId="77777777" w:rsidR="00493CD1" w:rsidRPr="00F654A1" w:rsidRDefault="00493CD1" w:rsidP="00493CD1">
      <w:pPr>
        <w:pStyle w:val="ListParagraph"/>
        <w:widowControl w:val="0"/>
        <w:numPr>
          <w:ilvl w:val="1"/>
          <w:numId w:val="23"/>
        </w:numPr>
        <w:spacing w:after="120"/>
        <w:ind w:left="450"/>
        <w:contextualSpacing w:val="0"/>
        <w:jc w:val="both"/>
        <w:rPr>
          <w:sz w:val="22"/>
          <w:szCs w:val="22"/>
        </w:rPr>
      </w:pPr>
      <w:r w:rsidRPr="00F654A1">
        <w:rPr>
          <w:sz w:val="22"/>
          <w:szCs w:val="22"/>
          <w:u w:val="single"/>
        </w:rPr>
        <w:t>Governing Law; Jurisdiction</w:t>
      </w:r>
      <w:r>
        <w:rPr>
          <w:sz w:val="22"/>
          <w:szCs w:val="22"/>
        </w:rPr>
        <w:t xml:space="preserve">.  </w:t>
      </w:r>
      <w:r w:rsidRPr="00F654A1">
        <w:rPr>
          <w:sz w:val="22"/>
          <w:szCs w:val="22"/>
        </w:rPr>
        <w:t>This Agreement shall be exclusively governed by and construed according to the laws of Hong-Kong, without regard to the conflict of laws’ provisions thereof. Any dispute arising under or in relation to this Agreement shall be resolved exclusively in the competent court</w:t>
      </w:r>
      <w:r>
        <w:rPr>
          <w:sz w:val="22"/>
          <w:szCs w:val="22"/>
        </w:rPr>
        <w:t>s</w:t>
      </w:r>
      <w:r w:rsidRPr="00F654A1">
        <w:rPr>
          <w:sz w:val="22"/>
          <w:szCs w:val="22"/>
        </w:rPr>
        <w:t xml:space="preserve"> </w:t>
      </w:r>
      <w:r>
        <w:rPr>
          <w:sz w:val="22"/>
          <w:szCs w:val="22"/>
        </w:rPr>
        <w:t>of</w:t>
      </w:r>
      <w:r w:rsidRPr="00F654A1">
        <w:rPr>
          <w:sz w:val="22"/>
          <w:szCs w:val="22"/>
        </w:rPr>
        <w:t xml:space="preserve"> Hong-Kong, and each of the Parties hereby </w:t>
      </w:r>
      <w:r w:rsidRPr="00514307">
        <w:rPr>
          <w:sz w:val="22"/>
          <w:szCs w:val="22"/>
        </w:rPr>
        <w:t>irrevocably</w:t>
      </w:r>
      <w:r w:rsidRPr="000F1054">
        <w:rPr>
          <w:sz w:val="22"/>
          <w:szCs w:val="22"/>
        </w:rPr>
        <w:t xml:space="preserve"> </w:t>
      </w:r>
      <w:r w:rsidRPr="00F654A1">
        <w:rPr>
          <w:sz w:val="22"/>
          <w:szCs w:val="22"/>
        </w:rPr>
        <w:t xml:space="preserve">submits to the jurisdiction of such court. </w:t>
      </w:r>
    </w:p>
    <w:p w14:paraId="3F0B73FD" w14:textId="77777777" w:rsidR="001F735D" w:rsidRPr="001B0CB1" w:rsidRDefault="001F735D" w:rsidP="001F735D">
      <w:pPr>
        <w:pStyle w:val="ListParagraph"/>
        <w:widowControl w:val="0"/>
        <w:numPr>
          <w:ilvl w:val="1"/>
          <w:numId w:val="23"/>
        </w:numPr>
        <w:spacing w:after="120"/>
        <w:ind w:left="450"/>
        <w:contextualSpacing w:val="0"/>
        <w:jc w:val="both"/>
        <w:rPr>
          <w:sz w:val="22"/>
          <w:szCs w:val="22"/>
        </w:rPr>
      </w:pPr>
      <w:r w:rsidRPr="00F654A1">
        <w:rPr>
          <w:sz w:val="22"/>
          <w:szCs w:val="22"/>
          <w:u w:val="single"/>
        </w:rPr>
        <w:t>Term; Termination; survivability</w:t>
      </w:r>
      <w:r>
        <w:rPr>
          <w:sz w:val="22"/>
          <w:szCs w:val="22"/>
        </w:rPr>
        <w:t xml:space="preserve">.  </w:t>
      </w:r>
      <w:r w:rsidRPr="00F654A1">
        <w:rPr>
          <w:sz w:val="22"/>
          <w:szCs w:val="22"/>
        </w:rPr>
        <w:t>The term of this Agreement shall commence on the Effective Date and remain in effect indefinitely, unless terminated for any reason or for no reason at all by either Party upon 60 days’ prior written notice, or upon the consummation of a Transaction, whichever sooner (the “</w:t>
      </w:r>
      <w:r w:rsidRPr="00F654A1">
        <w:rPr>
          <w:b/>
          <w:bCs/>
          <w:sz w:val="22"/>
          <w:szCs w:val="22"/>
        </w:rPr>
        <w:t>Term</w:t>
      </w:r>
      <w:r w:rsidRPr="00F654A1">
        <w:rPr>
          <w:sz w:val="22"/>
          <w:szCs w:val="22"/>
        </w:rPr>
        <w:t>”).  Sections</w:t>
      </w:r>
      <w:r w:rsidRPr="00F654A1">
        <w:rPr>
          <w:sz w:val="22"/>
          <w:szCs w:val="22"/>
        </w:rPr>
        <w:fldChar w:fldCharType="begin"/>
      </w:r>
      <w:r w:rsidRPr="00F654A1">
        <w:rPr>
          <w:sz w:val="22"/>
          <w:szCs w:val="22"/>
        </w:rPr>
        <w:instrText xml:space="preserve"> REF _Ref99543292 \r \h  \* MERGEFORMAT </w:instrText>
      </w:r>
      <w:r w:rsidRPr="00F654A1">
        <w:rPr>
          <w:sz w:val="22"/>
          <w:szCs w:val="22"/>
        </w:rPr>
      </w:r>
      <w:r w:rsidRPr="00F654A1">
        <w:rPr>
          <w:sz w:val="22"/>
          <w:szCs w:val="22"/>
        </w:rPr>
        <w:fldChar w:fldCharType="separate"/>
      </w:r>
      <w:r w:rsidRPr="00F654A1">
        <w:rPr>
          <w:sz w:val="22"/>
          <w:szCs w:val="22"/>
          <w:cs/>
        </w:rPr>
        <w:t>‎</w:t>
      </w:r>
      <w:r w:rsidRPr="00F654A1">
        <w:rPr>
          <w:sz w:val="22"/>
          <w:szCs w:val="22"/>
          <w:rtl/>
        </w:rPr>
        <w:t xml:space="preserve"> </w:t>
      </w:r>
      <w:r>
        <w:rPr>
          <w:sz w:val="22"/>
          <w:szCs w:val="22"/>
        </w:rPr>
        <w:t>2</w:t>
      </w:r>
      <w:r w:rsidRPr="00F654A1">
        <w:rPr>
          <w:sz w:val="22"/>
          <w:szCs w:val="22"/>
        </w:rPr>
        <w:fldChar w:fldCharType="end"/>
      </w:r>
      <w:r w:rsidRPr="00F654A1">
        <w:rPr>
          <w:sz w:val="22"/>
          <w:szCs w:val="22"/>
        </w:rPr>
        <w:t xml:space="preserve">, </w:t>
      </w:r>
      <w:r>
        <w:rPr>
          <w:sz w:val="22"/>
          <w:szCs w:val="22"/>
        </w:rPr>
        <w:t>3</w:t>
      </w:r>
      <w:r w:rsidRPr="00F654A1">
        <w:rPr>
          <w:sz w:val="22"/>
          <w:szCs w:val="22"/>
        </w:rPr>
        <w:t xml:space="preserve">, </w:t>
      </w:r>
      <w:r>
        <w:rPr>
          <w:sz w:val="22"/>
          <w:szCs w:val="22"/>
        </w:rPr>
        <w:t>4</w:t>
      </w:r>
      <w:r w:rsidRPr="00F654A1">
        <w:rPr>
          <w:sz w:val="22"/>
          <w:szCs w:val="22"/>
        </w:rPr>
        <w:t xml:space="preserve"> </w:t>
      </w:r>
      <w:r>
        <w:rPr>
          <w:sz w:val="22"/>
          <w:szCs w:val="22"/>
        </w:rPr>
        <w:t>and 6</w:t>
      </w:r>
      <w:r w:rsidRPr="001B0CB1">
        <w:rPr>
          <w:sz w:val="22"/>
          <w:szCs w:val="22"/>
        </w:rPr>
        <w:t xml:space="preserve"> of this Agreement shall survive termination. </w:t>
      </w:r>
    </w:p>
    <w:p w14:paraId="744BED88" w14:textId="5A9A99F0" w:rsidR="00A9645E" w:rsidRPr="00A9645E" w:rsidRDefault="00A9645E" w:rsidP="00A9645E">
      <w:pPr>
        <w:pStyle w:val="ListParagraph"/>
        <w:widowControl w:val="0"/>
        <w:numPr>
          <w:ilvl w:val="1"/>
          <w:numId w:val="23"/>
        </w:numPr>
        <w:spacing w:after="120"/>
        <w:ind w:left="450"/>
        <w:contextualSpacing w:val="0"/>
        <w:jc w:val="both"/>
        <w:rPr>
          <w:sz w:val="22"/>
          <w:szCs w:val="22"/>
        </w:rPr>
      </w:pPr>
      <w:r w:rsidRPr="001B0CB1">
        <w:rPr>
          <w:sz w:val="22"/>
          <w:szCs w:val="22"/>
          <w:u w:val="single"/>
        </w:rPr>
        <w:t>Tail Period; Liquidated Damages</w:t>
      </w:r>
      <w:r>
        <w:rPr>
          <w:sz w:val="22"/>
          <w:szCs w:val="22"/>
        </w:rPr>
        <w:t xml:space="preserve">.  </w:t>
      </w:r>
      <w:r w:rsidRPr="001B0CB1">
        <w:rPr>
          <w:sz w:val="22"/>
          <w:szCs w:val="22"/>
        </w:rPr>
        <w:t xml:space="preserve">The </w:t>
      </w:r>
      <w:r>
        <w:rPr>
          <w:sz w:val="22"/>
          <w:szCs w:val="22"/>
        </w:rPr>
        <w:t>Purchaser</w:t>
      </w:r>
      <w:r w:rsidRPr="001B0CB1">
        <w:rPr>
          <w:sz w:val="22"/>
          <w:szCs w:val="22"/>
        </w:rPr>
        <w:t> agree</w:t>
      </w:r>
      <w:r>
        <w:rPr>
          <w:sz w:val="22"/>
          <w:szCs w:val="22"/>
        </w:rPr>
        <w:t>s</w:t>
      </w:r>
      <w:r w:rsidRPr="001B0CB1">
        <w:rPr>
          <w:sz w:val="22"/>
          <w:szCs w:val="22"/>
        </w:rPr>
        <w:t xml:space="preserve"> that all Potential </w:t>
      </w:r>
      <w:r w:rsidR="000B717C">
        <w:rPr>
          <w:sz w:val="22"/>
          <w:szCs w:val="22"/>
        </w:rPr>
        <w:t>Sellers</w:t>
      </w:r>
      <w:r w:rsidRPr="001B0CB1">
        <w:rPr>
          <w:sz w:val="22"/>
          <w:szCs w:val="22"/>
        </w:rPr>
        <w:t xml:space="preserve"> introduced by Finder represent significant efforts and working relationships that are unique to, and part of, the</w:t>
      </w:r>
      <w:r w:rsidR="00AD0719">
        <w:rPr>
          <w:sz w:val="22"/>
          <w:szCs w:val="22"/>
        </w:rPr>
        <w:t xml:space="preserve"> Services</w:t>
      </w:r>
      <w:r w:rsidR="00E70C2F">
        <w:rPr>
          <w:sz w:val="22"/>
          <w:szCs w:val="22"/>
        </w:rPr>
        <w:t>,</w:t>
      </w:r>
      <w:r w:rsidRPr="001B0CB1">
        <w:rPr>
          <w:sz w:val="22"/>
          <w:szCs w:val="22"/>
        </w:rPr>
        <w:t xml:space="preserve"> work product and efforts of the Finder. </w:t>
      </w:r>
      <w:r w:rsidR="000B301A" w:rsidRPr="001B0CB1">
        <w:rPr>
          <w:sz w:val="22"/>
          <w:szCs w:val="22"/>
        </w:rPr>
        <w:t>Therefore</w:t>
      </w:r>
      <w:r w:rsidRPr="001B0CB1">
        <w:rPr>
          <w:sz w:val="22"/>
          <w:szCs w:val="22"/>
        </w:rPr>
        <w:t>, during the Term and for</w:t>
      </w:r>
      <w:r>
        <w:rPr>
          <w:sz w:val="22"/>
          <w:szCs w:val="22"/>
        </w:rPr>
        <w:t xml:space="preserve"> </w:t>
      </w:r>
      <w:r w:rsidR="003D111A">
        <w:rPr>
          <w:sz w:val="22"/>
          <w:szCs w:val="22"/>
        </w:rPr>
        <w:t>the Tail</w:t>
      </w:r>
      <w:r>
        <w:rPr>
          <w:sz w:val="22"/>
          <w:szCs w:val="22"/>
        </w:rPr>
        <w:t xml:space="preserve"> </w:t>
      </w:r>
      <w:r w:rsidR="003D111A">
        <w:rPr>
          <w:sz w:val="22"/>
          <w:szCs w:val="22"/>
        </w:rPr>
        <w:t>P</w:t>
      </w:r>
      <w:r>
        <w:rPr>
          <w:sz w:val="22"/>
          <w:szCs w:val="22"/>
        </w:rPr>
        <w:t xml:space="preserve">eriod </w:t>
      </w:r>
      <w:r w:rsidRPr="001B0CB1">
        <w:rPr>
          <w:sz w:val="22"/>
          <w:szCs w:val="22"/>
        </w:rPr>
        <w:t xml:space="preserve">thereafter, the </w:t>
      </w:r>
      <w:r w:rsidR="003D111A">
        <w:rPr>
          <w:sz w:val="22"/>
          <w:szCs w:val="22"/>
        </w:rPr>
        <w:t>Purchaser</w:t>
      </w:r>
      <w:r w:rsidRPr="001B0CB1">
        <w:rPr>
          <w:sz w:val="22"/>
          <w:szCs w:val="22"/>
        </w:rPr>
        <w:t xml:space="preserve"> undertake</w:t>
      </w:r>
      <w:r w:rsidR="003D111A">
        <w:rPr>
          <w:sz w:val="22"/>
          <w:szCs w:val="22"/>
        </w:rPr>
        <w:t>s</w:t>
      </w:r>
      <w:r w:rsidRPr="001B0CB1">
        <w:rPr>
          <w:sz w:val="22"/>
          <w:szCs w:val="22"/>
        </w:rPr>
        <w:t xml:space="preserve"> to refrain from conducting direct or indirect negotiations and/or transactions, with any such Potential </w:t>
      </w:r>
      <w:r w:rsidR="003D111A">
        <w:rPr>
          <w:sz w:val="22"/>
          <w:szCs w:val="22"/>
        </w:rPr>
        <w:t>Seller/</w:t>
      </w:r>
      <w:r w:rsidRPr="001B0CB1">
        <w:rPr>
          <w:sz w:val="22"/>
          <w:szCs w:val="22"/>
        </w:rPr>
        <w:t>s</w:t>
      </w:r>
      <w:r w:rsidR="003D111A">
        <w:rPr>
          <w:sz w:val="22"/>
          <w:szCs w:val="22"/>
        </w:rPr>
        <w:t xml:space="preserve"> and/or the Company</w:t>
      </w:r>
      <w:r w:rsidRPr="001B0CB1">
        <w:rPr>
          <w:sz w:val="22"/>
          <w:szCs w:val="22"/>
        </w:rPr>
        <w:t xml:space="preserve"> without the prior written consent of the Finder. It is hereby agreed that a breach of this Section is a material breach, which entitle</w:t>
      </w:r>
      <w:r>
        <w:rPr>
          <w:sz w:val="22"/>
          <w:szCs w:val="22"/>
        </w:rPr>
        <w:t>s</w:t>
      </w:r>
      <w:r w:rsidRPr="001B0CB1">
        <w:rPr>
          <w:sz w:val="22"/>
          <w:szCs w:val="22"/>
        </w:rPr>
        <w:t xml:space="preserve"> the Finder to an agreed liquidated damages in an amount equal to </w:t>
      </w:r>
      <w:r w:rsidRPr="001B0CB1">
        <w:rPr>
          <w:sz w:val="22"/>
          <w:szCs w:val="22"/>
          <w:rtl/>
        </w:rPr>
        <w:t>20</w:t>
      </w:r>
      <w:r w:rsidRPr="001B0CB1">
        <w:rPr>
          <w:sz w:val="22"/>
          <w:szCs w:val="22"/>
        </w:rPr>
        <w:t xml:space="preserve">% of the </w:t>
      </w:r>
      <w:r w:rsidR="003D111A">
        <w:rPr>
          <w:sz w:val="22"/>
          <w:szCs w:val="22"/>
        </w:rPr>
        <w:t>Purchase Amount</w:t>
      </w:r>
      <w:r w:rsidRPr="001B0CB1">
        <w:rPr>
          <w:sz w:val="22"/>
          <w:szCs w:val="22"/>
        </w:rPr>
        <w:t>.</w:t>
      </w:r>
    </w:p>
    <w:p w14:paraId="47417175" w14:textId="2C01D5CA" w:rsidR="00D7130E" w:rsidRPr="00F35934" w:rsidRDefault="00D7130E" w:rsidP="00D7130E">
      <w:pPr>
        <w:pStyle w:val="ListParagraph"/>
        <w:widowControl w:val="0"/>
        <w:numPr>
          <w:ilvl w:val="1"/>
          <w:numId w:val="23"/>
        </w:numPr>
        <w:spacing w:after="120"/>
        <w:ind w:left="450"/>
        <w:contextualSpacing w:val="0"/>
        <w:jc w:val="both"/>
        <w:rPr>
          <w:sz w:val="22"/>
          <w:szCs w:val="22"/>
        </w:rPr>
      </w:pPr>
      <w:r w:rsidRPr="0011375F">
        <w:rPr>
          <w:sz w:val="22"/>
          <w:szCs w:val="22"/>
          <w:u w:val="single"/>
        </w:rPr>
        <w:t>Independent Contractor</w:t>
      </w:r>
      <w:r>
        <w:rPr>
          <w:sz w:val="22"/>
          <w:szCs w:val="22"/>
        </w:rPr>
        <w:t xml:space="preserve">.  </w:t>
      </w:r>
      <w:r w:rsidRPr="00F35934">
        <w:rPr>
          <w:sz w:val="22"/>
          <w:szCs w:val="22"/>
        </w:rPr>
        <w:t>The Finder shall not be entitled to make any undertaking or representation on behalf of the</w:t>
      </w:r>
      <w:r w:rsidRPr="0011375F">
        <w:rPr>
          <w:sz w:val="22"/>
          <w:szCs w:val="22"/>
        </w:rPr>
        <w:t xml:space="preserve"> </w:t>
      </w:r>
      <w:r w:rsidR="00066F84">
        <w:rPr>
          <w:sz w:val="22"/>
          <w:szCs w:val="22"/>
        </w:rPr>
        <w:t>Purchaser</w:t>
      </w:r>
      <w:r w:rsidRPr="00F35934">
        <w:rPr>
          <w:sz w:val="22"/>
          <w:szCs w:val="22"/>
        </w:rPr>
        <w:t xml:space="preserve"> and/or otherwise bind the </w:t>
      </w:r>
      <w:r w:rsidR="00066F84">
        <w:rPr>
          <w:sz w:val="22"/>
          <w:szCs w:val="22"/>
        </w:rPr>
        <w:t>Purchaser</w:t>
      </w:r>
      <w:r w:rsidRPr="00F35934">
        <w:rPr>
          <w:sz w:val="22"/>
          <w:szCs w:val="22"/>
        </w:rPr>
        <w:t xml:space="preserve"> in any manner whatsoever</w:t>
      </w:r>
      <w:r>
        <w:rPr>
          <w:sz w:val="22"/>
          <w:szCs w:val="22"/>
        </w:rPr>
        <w:t xml:space="preserve">, there shall be no agency, employer employee or joint venture relations between the Parties and </w:t>
      </w:r>
      <w:r w:rsidR="00915C37">
        <w:rPr>
          <w:sz w:val="22"/>
          <w:szCs w:val="22"/>
        </w:rPr>
        <w:t>F</w:t>
      </w:r>
      <w:r>
        <w:rPr>
          <w:sz w:val="22"/>
          <w:szCs w:val="22"/>
        </w:rPr>
        <w:t>inder shall remain at all times an independent contractor</w:t>
      </w:r>
      <w:r w:rsidRPr="00F35934">
        <w:rPr>
          <w:sz w:val="22"/>
          <w:szCs w:val="22"/>
        </w:rPr>
        <w:t>.</w:t>
      </w:r>
    </w:p>
    <w:p w14:paraId="34AA7B1C" w14:textId="7133682F" w:rsidR="00D7130E" w:rsidRPr="001A7D72" w:rsidRDefault="00D7130E" w:rsidP="00D7130E">
      <w:pPr>
        <w:pStyle w:val="ListParagraph"/>
        <w:widowControl w:val="0"/>
        <w:numPr>
          <w:ilvl w:val="1"/>
          <w:numId w:val="23"/>
        </w:numPr>
        <w:spacing w:after="120"/>
        <w:ind w:left="450"/>
        <w:contextualSpacing w:val="0"/>
        <w:jc w:val="both"/>
        <w:rPr>
          <w:sz w:val="22"/>
          <w:szCs w:val="22"/>
        </w:rPr>
      </w:pPr>
      <w:r w:rsidRPr="001A7D72">
        <w:rPr>
          <w:sz w:val="22"/>
          <w:szCs w:val="22"/>
          <w:u w:val="single"/>
        </w:rPr>
        <w:t>Notices</w:t>
      </w:r>
      <w:r>
        <w:rPr>
          <w:sz w:val="22"/>
          <w:szCs w:val="22"/>
        </w:rPr>
        <w:t xml:space="preserve">.  </w:t>
      </w:r>
      <w:r w:rsidRPr="001A7D72">
        <w:rPr>
          <w:sz w:val="22"/>
          <w:szCs w:val="22"/>
        </w:rPr>
        <w:t xml:space="preserve">All notices shall be given by </w:t>
      </w:r>
      <w:r>
        <w:rPr>
          <w:sz w:val="22"/>
          <w:szCs w:val="22"/>
        </w:rPr>
        <w:t>any</w:t>
      </w:r>
      <w:r w:rsidRPr="001A7D72">
        <w:rPr>
          <w:sz w:val="22"/>
          <w:szCs w:val="22"/>
        </w:rPr>
        <w:t xml:space="preserve"> Party to </w:t>
      </w:r>
      <w:r>
        <w:rPr>
          <w:sz w:val="22"/>
          <w:szCs w:val="22"/>
        </w:rPr>
        <w:t xml:space="preserve">the </w:t>
      </w:r>
      <w:r w:rsidRPr="001A7D72">
        <w:rPr>
          <w:sz w:val="22"/>
          <w:szCs w:val="22"/>
        </w:rPr>
        <w:t>other</w:t>
      </w:r>
      <w:r>
        <w:rPr>
          <w:sz w:val="22"/>
          <w:szCs w:val="22"/>
        </w:rPr>
        <w:t xml:space="preserve"> Part</w:t>
      </w:r>
      <w:r w:rsidR="00915C37">
        <w:rPr>
          <w:sz w:val="22"/>
          <w:szCs w:val="22"/>
        </w:rPr>
        <w:t>y</w:t>
      </w:r>
      <w:r w:rsidRPr="001A7D72">
        <w:rPr>
          <w:sz w:val="22"/>
          <w:szCs w:val="22"/>
        </w:rPr>
        <w:t xml:space="preserve"> in writing and shall be presumed given and </w:t>
      </w:r>
      <w:r>
        <w:rPr>
          <w:sz w:val="22"/>
          <w:szCs w:val="22"/>
        </w:rPr>
        <w:t xml:space="preserve">delivery </w:t>
      </w:r>
      <w:r w:rsidRPr="001A7D72">
        <w:rPr>
          <w:sz w:val="22"/>
          <w:szCs w:val="22"/>
        </w:rPr>
        <w:t>made to the other Party (i) if served personally – at the time it is</w:t>
      </w:r>
      <w:r>
        <w:rPr>
          <w:sz w:val="22"/>
          <w:szCs w:val="22"/>
        </w:rPr>
        <w:t xml:space="preserve"> actually </w:t>
      </w:r>
      <w:r w:rsidRPr="00115646">
        <w:rPr>
          <w:sz w:val="22"/>
          <w:szCs w:val="22"/>
        </w:rPr>
        <w:t>served</w:t>
      </w:r>
      <w:r w:rsidRPr="001A7D72">
        <w:rPr>
          <w:sz w:val="22"/>
          <w:szCs w:val="22"/>
        </w:rPr>
        <w:t>; (ii) if sent by email/WhatsApp/Telegram</w:t>
      </w:r>
      <w:r>
        <w:rPr>
          <w:sz w:val="22"/>
          <w:szCs w:val="22"/>
        </w:rPr>
        <w:t xml:space="preserve"> within</w:t>
      </w:r>
      <w:r w:rsidRPr="001A7D72">
        <w:rPr>
          <w:sz w:val="22"/>
          <w:szCs w:val="22"/>
        </w:rPr>
        <w:t xml:space="preserve"> twenty-four (24) hours after it was sent</w:t>
      </w:r>
      <w:r>
        <w:rPr>
          <w:sz w:val="22"/>
          <w:szCs w:val="22"/>
        </w:rPr>
        <w:t xml:space="preserve"> as attested by </w:t>
      </w:r>
      <w:r>
        <w:rPr>
          <w:sz w:val="22"/>
          <w:szCs w:val="22"/>
        </w:rPr>
        <w:lastRenderedPageBreak/>
        <w:t>written records</w:t>
      </w:r>
      <w:r w:rsidRPr="001A7D72">
        <w:rPr>
          <w:sz w:val="22"/>
          <w:szCs w:val="22"/>
        </w:rPr>
        <w:t xml:space="preserve">. </w:t>
      </w:r>
    </w:p>
    <w:p w14:paraId="0B41A057" w14:textId="25BBE3CA" w:rsidR="00D7130E" w:rsidRPr="001A7D72" w:rsidRDefault="00D7130E" w:rsidP="00D7130E">
      <w:pPr>
        <w:pStyle w:val="ListParagraph"/>
        <w:widowControl w:val="0"/>
        <w:numPr>
          <w:ilvl w:val="1"/>
          <w:numId w:val="23"/>
        </w:numPr>
        <w:spacing w:after="120"/>
        <w:ind w:left="450"/>
        <w:contextualSpacing w:val="0"/>
        <w:jc w:val="both"/>
        <w:rPr>
          <w:sz w:val="22"/>
          <w:szCs w:val="22"/>
        </w:rPr>
      </w:pPr>
      <w:r w:rsidRPr="001A7D72">
        <w:rPr>
          <w:sz w:val="22"/>
          <w:szCs w:val="22"/>
          <w:u w:val="single"/>
        </w:rPr>
        <w:t>No Assignment</w:t>
      </w:r>
      <w:r>
        <w:rPr>
          <w:sz w:val="22"/>
          <w:szCs w:val="22"/>
        </w:rPr>
        <w:t xml:space="preserve">.  </w:t>
      </w:r>
      <w:ins w:id="28" w:author="Matthew Levine" w:date="2025-01-07T18:29:00Z">
        <w:r w:rsidR="00526B80">
          <w:rPr>
            <w:sz w:val="22"/>
            <w:szCs w:val="22"/>
          </w:rPr>
          <w:t>Except that Maple Wave Capital Inc may assign this Agreement to</w:t>
        </w:r>
        <w:r w:rsidR="00267787">
          <w:rPr>
            <w:sz w:val="22"/>
            <w:szCs w:val="22"/>
          </w:rPr>
          <w:t xml:space="preserve"> a Canadian affiliate in its sole and absolute discretion, acting reasonably, t</w:t>
        </w:r>
      </w:ins>
      <w:del w:id="29" w:author="Matthew Levine" w:date="2025-01-07T18:29:00Z">
        <w:r w:rsidRPr="001A7D72" w:rsidDel="00267787">
          <w:rPr>
            <w:sz w:val="22"/>
            <w:szCs w:val="22"/>
          </w:rPr>
          <w:delText>T</w:delText>
        </w:r>
      </w:del>
      <w:r w:rsidRPr="001A7D72">
        <w:rPr>
          <w:sz w:val="22"/>
          <w:szCs w:val="22"/>
        </w:rPr>
        <w:t>his Agreement may not be assigned by either</w:t>
      </w:r>
      <w:r>
        <w:rPr>
          <w:sz w:val="22"/>
          <w:szCs w:val="22"/>
        </w:rPr>
        <w:t xml:space="preserve"> </w:t>
      </w:r>
      <w:r w:rsidR="00915C37">
        <w:rPr>
          <w:sz w:val="22"/>
          <w:szCs w:val="22"/>
        </w:rPr>
        <w:t>Party</w:t>
      </w:r>
      <w:r w:rsidRPr="001A7D72">
        <w:rPr>
          <w:sz w:val="22"/>
          <w:szCs w:val="22"/>
        </w:rPr>
        <w:t xml:space="preserve"> without the prior written consent of the other Part</w:t>
      </w:r>
      <w:r w:rsidR="00915C37">
        <w:rPr>
          <w:sz w:val="22"/>
          <w:szCs w:val="22"/>
        </w:rPr>
        <w:t>y</w:t>
      </w:r>
      <w:r w:rsidRPr="001A7D72">
        <w:rPr>
          <w:sz w:val="22"/>
          <w:szCs w:val="22"/>
        </w:rPr>
        <w:t>.</w:t>
      </w:r>
    </w:p>
    <w:p w14:paraId="6FB0E1CD" w14:textId="77777777" w:rsidR="00D7130E" w:rsidRPr="001A7D72" w:rsidRDefault="00D7130E" w:rsidP="00D7130E">
      <w:pPr>
        <w:pStyle w:val="ListParagraph"/>
        <w:widowControl w:val="0"/>
        <w:numPr>
          <w:ilvl w:val="1"/>
          <w:numId w:val="23"/>
        </w:numPr>
        <w:spacing w:after="120"/>
        <w:ind w:left="450"/>
        <w:contextualSpacing w:val="0"/>
        <w:jc w:val="both"/>
        <w:rPr>
          <w:sz w:val="22"/>
          <w:szCs w:val="22"/>
        </w:rPr>
      </w:pPr>
      <w:r w:rsidRPr="001A7D72">
        <w:rPr>
          <w:sz w:val="22"/>
          <w:szCs w:val="22"/>
          <w:u w:val="single"/>
        </w:rPr>
        <w:t>Entire Agreement</w:t>
      </w:r>
      <w:r>
        <w:rPr>
          <w:sz w:val="22"/>
          <w:szCs w:val="22"/>
        </w:rPr>
        <w:t xml:space="preserve">.  </w:t>
      </w:r>
      <w:r w:rsidRPr="001A7D72">
        <w:rPr>
          <w:sz w:val="22"/>
          <w:szCs w:val="22"/>
        </w:rPr>
        <w:t>This Agreement constitutes the entire Agreement between the Parties pertaining to the subject matter hereof, and all other written or oral agreements between the Parties, if any, are expressly canceled. No alteration of or modification to any of the provisions of this Agreement shall be valid unless made in writing and signed by the Parties.</w:t>
      </w:r>
    </w:p>
    <w:p w14:paraId="34F091F7" w14:textId="77777777" w:rsidR="00CE07F9" w:rsidRPr="00D2017F" w:rsidRDefault="00CE07F9" w:rsidP="00CE07F9">
      <w:pPr>
        <w:widowControl w:val="0"/>
        <w:numPr>
          <w:ilvl w:val="1"/>
          <w:numId w:val="23"/>
        </w:numPr>
        <w:spacing w:after="240"/>
        <w:ind w:left="630" w:right="-1" w:hanging="709"/>
        <w:jc w:val="both"/>
        <w:rPr>
          <w:rFonts w:asciiTheme="majorBidi" w:hAnsiTheme="majorBidi" w:cstheme="majorBidi"/>
          <w:sz w:val="22"/>
          <w:szCs w:val="22"/>
        </w:rPr>
        <w:sectPr w:rsidR="00CE07F9" w:rsidRPr="00D2017F" w:rsidSect="00DE0963">
          <w:headerReference w:type="default" r:id="rId11"/>
          <w:footerReference w:type="default" r:id="rId12"/>
          <w:endnotePr>
            <w:numFmt w:val="decimal"/>
          </w:endnotePr>
          <w:pgSz w:w="11907" w:h="16840" w:code="9"/>
          <w:pgMar w:top="1140" w:right="1247" w:bottom="1140" w:left="1247" w:header="561" w:footer="561" w:gutter="0"/>
          <w:cols w:space="720"/>
        </w:sectPr>
      </w:pPr>
    </w:p>
    <w:p w14:paraId="46F2AB1F" w14:textId="6E07A636" w:rsidR="00E02874" w:rsidRPr="00D2017F" w:rsidRDefault="00E02874" w:rsidP="004B6468">
      <w:pPr>
        <w:widowControl w:val="0"/>
        <w:ind w:right="709"/>
        <w:jc w:val="both"/>
        <w:rPr>
          <w:rFonts w:asciiTheme="majorBidi" w:hAnsiTheme="majorBidi" w:cstheme="majorBidi"/>
          <w:sz w:val="22"/>
          <w:szCs w:val="22"/>
        </w:rPr>
      </w:pPr>
    </w:p>
    <w:p w14:paraId="253F0C8B" w14:textId="77777777" w:rsidR="00FE66A0" w:rsidRPr="00F35934" w:rsidRDefault="00FE66A0" w:rsidP="00FE66A0">
      <w:pPr>
        <w:widowControl w:val="0"/>
        <w:jc w:val="both"/>
        <w:rPr>
          <w:rFonts w:asciiTheme="majorBidi" w:hAnsiTheme="majorBidi" w:cstheme="majorBidi"/>
          <w:sz w:val="22"/>
          <w:szCs w:val="22"/>
        </w:rPr>
      </w:pPr>
      <w:r w:rsidRPr="00F35934">
        <w:rPr>
          <w:rFonts w:asciiTheme="majorBidi" w:hAnsiTheme="majorBidi" w:cstheme="majorBidi"/>
          <w:b/>
          <w:bCs/>
          <w:sz w:val="22"/>
          <w:szCs w:val="22"/>
        </w:rPr>
        <w:t>IN WITNESS WHEREOF</w:t>
      </w:r>
      <w:r w:rsidRPr="00F35934">
        <w:rPr>
          <w:rFonts w:asciiTheme="majorBidi" w:hAnsiTheme="majorBidi" w:cstheme="majorBidi"/>
          <w:sz w:val="22"/>
          <w:szCs w:val="22"/>
        </w:rPr>
        <w:t xml:space="preserve">, </w:t>
      </w:r>
      <w:r>
        <w:rPr>
          <w:rFonts w:asciiTheme="majorBidi" w:hAnsiTheme="majorBidi" w:cstheme="majorBidi"/>
          <w:sz w:val="22"/>
          <w:szCs w:val="22"/>
        </w:rPr>
        <w:t xml:space="preserve">intending to be legally bound, </w:t>
      </w:r>
      <w:r w:rsidRPr="00F35934">
        <w:rPr>
          <w:rFonts w:asciiTheme="majorBidi" w:hAnsiTheme="majorBidi" w:cstheme="majorBidi"/>
          <w:sz w:val="22"/>
          <w:szCs w:val="22"/>
        </w:rPr>
        <w:t>the Parties have executed this Agreement on the Effective Date.</w:t>
      </w:r>
    </w:p>
    <w:p w14:paraId="7ED0FB32" w14:textId="77777777" w:rsidR="00FE66A0" w:rsidRPr="00F35934" w:rsidRDefault="00FE66A0" w:rsidP="00FE66A0">
      <w:pPr>
        <w:widowControl w:val="0"/>
        <w:jc w:val="both"/>
        <w:rPr>
          <w:rFonts w:asciiTheme="majorBidi" w:hAnsiTheme="majorBidi" w:cstheme="majorBidi"/>
          <w:sz w:val="22"/>
          <w:szCs w:val="22"/>
        </w:rPr>
      </w:pPr>
    </w:p>
    <w:p w14:paraId="3241B10A" w14:textId="77777777" w:rsidR="00FE66A0" w:rsidRPr="00F35934" w:rsidRDefault="00FE66A0" w:rsidP="00FE66A0">
      <w:pPr>
        <w:widowControl w:val="0"/>
        <w:jc w:val="both"/>
        <w:rPr>
          <w:rFonts w:asciiTheme="majorBidi" w:hAnsiTheme="majorBidi" w:cstheme="majorBidi"/>
          <w:sz w:val="22"/>
          <w:szCs w:val="22"/>
        </w:rPr>
      </w:pPr>
    </w:p>
    <w:p w14:paraId="1D319A7C" w14:textId="77777777" w:rsidR="00FE66A0" w:rsidRPr="00F35934" w:rsidRDefault="00FE66A0" w:rsidP="00FE66A0">
      <w:pPr>
        <w:widowControl w:val="0"/>
        <w:jc w:val="both"/>
        <w:rPr>
          <w:rFonts w:asciiTheme="majorBidi" w:hAnsiTheme="majorBidi" w:cstheme="majorBidi"/>
          <w:sz w:val="22"/>
          <w:szCs w:val="22"/>
        </w:rPr>
      </w:pPr>
    </w:p>
    <w:tbl>
      <w:tblPr>
        <w:tblW w:w="0" w:type="auto"/>
        <w:jc w:val="center"/>
        <w:tblLook w:val="01E0" w:firstRow="1" w:lastRow="1" w:firstColumn="1" w:lastColumn="1" w:noHBand="0" w:noVBand="0"/>
      </w:tblPr>
      <w:tblGrid>
        <w:gridCol w:w="3240"/>
        <w:gridCol w:w="2695"/>
        <w:gridCol w:w="3126"/>
      </w:tblGrid>
      <w:tr w:rsidR="00FE66A0" w:rsidRPr="00F35934" w14:paraId="451618B6" w14:textId="77777777" w:rsidTr="00FB2DEF">
        <w:trPr>
          <w:jc w:val="center"/>
        </w:trPr>
        <w:tc>
          <w:tcPr>
            <w:tcW w:w="3240" w:type="dxa"/>
          </w:tcPr>
          <w:p w14:paraId="13005653" w14:textId="77777777" w:rsidR="00FE66A0" w:rsidRDefault="00FE66A0" w:rsidP="00FB2DEF">
            <w:pPr>
              <w:widowControl w:val="0"/>
              <w:pBdr>
                <w:bottom w:val="single" w:sz="12" w:space="1" w:color="auto"/>
              </w:pBdr>
              <w:jc w:val="center"/>
              <w:rPr>
                <w:rFonts w:asciiTheme="majorBidi" w:hAnsiTheme="majorBidi" w:cstheme="majorBidi"/>
                <w:b/>
                <w:bCs/>
                <w:sz w:val="22"/>
                <w:szCs w:val="22"/>
              </w:rPr>
            </w:pPr>
            <w:bookmarkStart w:id="30" w:name="_Hlk137019928"/>
          </w:p>
          <w:p w14:paraId="0EFC6860" w14:textId="77777777" w:rsidR="00FE66A0" w:rsidRPr="00F35934" w:rsidRDefault="00FE66A0" w:rsidP="00FB2DEF">
            <w:pPr>
              <w:widowControl w:val="0"/>
              <w:jc w:val="center"/>
              <w:rPr>
                <w:rFonts w:asciiTheme="majorBidi" w:hAnsiTheme="majorBidi" w:cstheme="majorBidi"/>
                <w:b/>
                <w:bCs/>
                <w:sz w:val="22"/>
                <w:szCs w:val="22"/>
              </w:rPr>
            </w:pPr>
            <w:r w:rsidRPr="00F35934">
              <w:rPr>
                <w:rFonts w:asciiTheme="majorBidi" w:hAnsiTheme="majorBidi" w:cstheme="majorBidi"/>
                <w:b/>
                <w:bCs/>
                <w:sz w:val="22"/>
                <w:szCs w:val="22"/>
              </w:rPr>
              <w:t>Finder</w:t>
            </w:r>
          </w:p>
        </w:tc>
        <w:tc>
          <w:tcPr>
            <w:tcW w:w="2695" w:type="dxa"/>
          </w:tcPr>
          <w:p w14:paraId="2EF14B72" w14:textId="264180F1" w:rsidR="00FE66A0" w:rsidRPr="00F35934" w:rsidRDefault="00FE66A0" w:rsidP="00FB2DEF">
            <w:pPr>
              <w:widowControl w:val="0"/>
              <w:jc w:val="center"/>
              <w:rPr>
                <w:rFonts w:asciiTheme="majorBidi" w:hAnsiTheme="majorBidi" w:cstheme="majorBidi"/>
                <w:b/>
                <w:bCs/>
                <w:sz w:val="22"/>
                <w:szCs w:val="22"/>
              </w:rPr>
            </w:pPr>
          </w:p>
        </w:tc>
        <w:tc>
          <w:tcPr>
            <w:tcW w:w="3126" w:type="dxa"/>
          </w:tcPr>
          <w:p w14:paraId="79E81DFE" w14:textId="77777777" w:rsidR="00FE66A0" w:rsidRDefault="00FE66A0" w:rsidP="00FB2DEF">
            <w:pPr>
              <w:widowControl w:val="0"/>
              <w:pBdr>
                <w:bottom w:val="single" w:sz="12" w:space="1" w:color="auto"/>
              </w:pBdr>
              <w:jc w:val="center"/>
              <w:rPr>
                <w:rFonts w:asciiTheme="majorBidi" w:hAnsiTheme="majorBidi" w:cstheme="majorBidi"/>
                <w:b/>
                <w:bCs/>
                <w:sz w:val="22"/>
                <w:szCs w:val="22"/>
              </w:rPr>
            </w:pPr>
          </w:p>
          <w:p w14:paraId="58D38159" w14:textId="2ABAC81A" w:rsidR="00FE66A0" w:rsidRPr="00F35934" w:rsidRDefault="00FE66A0" w:rsidP="00FB2DEF">
            <w:pPr>
              <w:widowControl w:val="0"/>
              <w:jc w:val="center"/>
              <w:rPr>
                <w:rFonts w:asciiTheme="majorBidi" w:hAnsiTheme="majorBidi" w:cstheme="majorBidi"/>
                <w:b/>
                <w:bCs/>
                <w:sz w:val="22"/>
                <w:szCs w:val="22"/>
              </w:rPr>
            </w:pPr>
            <w:r>
              <w:rPr>
                <w:rFonts w:asciiTheme="majorBidi" w:hAnsiTheme="majorBidi" w:cstheme="majorBidi"/>
                <w:b/>
                <w:bCs/>
                <w:sz w:val="22"/>
                <w:szCs w:val="22"/>
              </w:rPr>
              <w:t>Purchaser</w:t>
            </w:r>
          </w:p>
        </w:tc>
      </w:tr>
      <w:tr w:rsidR="00FE66A0" w:rsidRPr="00F35934" w14:paraId="4742ADC1" w14:textId="77777777" w:rsidTr="00FB2DEF">
        <w:trPr>
          <w:jc w:val="center"/>
        </w:trPr>
        <w:tc>
          <w:tcPr>
            <w:tcW w:w="3240" w:type="dxa"/>
          </w:tcPr>
          <w:p w14:paraId="7BBECEBD" w14:textId="77777777" w:rsidR="00FE66A0" w:rsidRDefault="00FE66A0" w:rsidP="00FB2DEF">
            <w:pPr>
              <w:widowControl w:val="0"/>
              <w:jc w:val="both"/>
              <w:rPr>
                <w:rFonts w:asciiTheme="majorBidi" w:hAnsiTheme="majorBidi" w:cstheme="majorBidi"/>
                <w:b/>
                <w:bCs/>
                <w:sz w:val="22"/>
                <w:szCs w:val="22"/>
              </w:rPr>
            </w:pPr>
          </w:p>
          <w:p w14:paraId="620E1395" w14:textId="77777777" w:rsidR="00FE66A0" w:rsidRPr="00F35934" w:rsidRDefault="00FE66A0" w:rsidP="00FB2DEF">
            <w:pPr>
              <w:widowControl w:val="0"/>
              <w:jc w:val="both"/>
              <w:rPr>
                <w:rFonts w:asciiTheme="majorBidi" w:hAnsiTheme="majorBidi" w:cstheme="majorBidi"/>
                <w:sz w:val="22"/>
                <w:szCs w:val="22"/>
                <w:u w:val="single"/>
              </w:rPr>
            </w:pPr>
            <w:r w:rsidRPr="00F35934">
              <w:rPr>
                <w:rFonts w:asciiTheme="majorBidi" w:hAnsiTheme="majorBidi" w:cstheme="majorBidi"/>
                <w:b/>
                <w:bCs/>
                <w:sz w:val="22"/>
                <w:szCs w:val="22"/>
              </w:rPr>
              <w:t xml:space="preserve">By: </w:t>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p>
          <w:p w14:paraId="51121CC2" w14:textId="77777777" w:rsidR="00FE66A0" w:rsidRPr="00F35934" w:rsidRDefault="00FE66A0" w:rsidP="00FB2DEF">
            <w:pPr>
              <w:widowControl w:val="0"/>
              <w:jc w:val="both"/>
              <w:rPr>
                <w:rFonts w:asciiTheme="majorBidi" w:hAnsiTheme="majorBidi" w:cstheme="majorBidi"/>
                <w:b/>
                <w:bCs/>
                <w:sz w:val="22"/>
                <w:szCs w:val="22"/>
              </w:rPr>
            </w:pPr>
            <w:r w:rsidRPr="00F35934">
              <w:rPr>
                <w:rFonts w:asciiTheme="majorBidi" w:hAnsiTheme="majorBidi" w:cstheme="majorBidi"/>
                <w:b/>
                <w:bCs/>
                <w:sz w:val="22"/>
                <w:szCs w:val="22"/>
              </w:rPr>
              <w:t xml:space="preserve">Title: </w:t>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p>
        </w:tc>
        <w:tc>
          <w:tcPr>
            <w:tcW w:w="2695" w:type="dxa"/>
          </w:tcPr>
          <w:p w14:paraId="4B51F988" w14:textId="77777777" w:rsidR="00FE66A0" w:rsidRPr="00F35934" w:rsidRDefault="00FE66A0" w:rsidP="00FB2DEF">
            <w:pPr>
              <w:widowControl w:val="0"/>
              <w:jc w:val="both"/>
              <w:rPr>
                <w:rFonts w:asciiTheme="majorBidi" w:hAnsiTheme="majorBidi" w:cstheme="majorBidi"/>
                <w:b/>
                <w:bCs/>
                <w:sz w:val="22"/>
                <w:szCs w:val="22"/>
              </w:rPr>
            </w:pPr>
          </w:p>
        </w:tc>
        <w:tc>
          <w:tcPr>
            <w:tcW w:w="3126" w:type="dxa"/>
          </w:tcPr>
          <w:p w14:paraId="22DEB38B" w14:textId="77777777" w:rsidR="00FE66A0" w:rsidRPr="00F35934" w:rsidRDefault="00FE66A0" w:rsidP="00FB2DEF">
            <w:pPr>
              <w:widowControl w:val="0"/>
              <w:jc w:val="both"/>
              <w:rPr>
                <w:rFonts w:asciiTheme="majorBidi" w:hAnsiTheme="majorBidi" w:cstheme="majorBidi"/>
                <w:b/>
                <w:bCs/>
                <w:sz w:val="22"/>
                <w:szCs w:val="22"/>
              </w:rPr>
            </w:pPr>
          </w:p>
          <w:p w14:paraId="549AACDE" w14:textId="77777777" w:rsidR="00FE66A0" w:rsidRPr="00F35934" w:rsidRDefault="00FE66A0" w:rsidP="00FB2DEF">
            <w:pPr>
              <w:widowControl w:val="0"/>
              <w:jc w:val="both"/>
              <w:rPr>
                <w:rFonts w:asciiTheme="majorBidi" w:hAnsiTheme="majorBidi" w:cstheme="majorBidi"/>
                <w:sz w:val="22"/>
                <w:szCs w:val="22"/>
                <w:u w:val="single"/>
              </w:rPr>
            </w:pPr>
            <w:r w:rsidRPr="00F35934">
              <w:rPr>
                <w:rFonts w:asciiTheme="majorBidi" w:hAnsiTheme="majorBidi" w:cstheme="majorBidi"/>
                <w:b/>
                <w:bCs/>
                <w:sz w:val="22"/>
                <w:szCs w:val="22"/>
              </w:rPr>
              <w:t xml:space="preserve">By: </w:t>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p>
          <w:p w14:paraId="4CE6A487" w14:textId="77777777" w:rsidR="00FE66A0" w:rsidRPr="00F35934" w:rsidRDefault="00FE66A0" w:rsidP="00FB2DEF">
            <w:pPr>
              <w:widowControl w:val="0"/>
              <w:jc w:val="both"/>
              <w:rPr>
                <w:rFonts w:asciiTheme="majorBidi" w:hAnsiTheme="majorBidi" w:cstheme="majorBidi"/>
                <w:b/>
                <w:bCs/>
                <w:sz w:val="22"/>
                <w:szCs w:val="22"/>
              </w:rPr>
            </w:pPr>
            <w:r w:rsidRPr="00F35934">
              <w:rPr>
                <w:rFonts w:asciiTheme="majorBidi" w:hAnsiTheme="majorBidi" w:cstheme="majorBidi"/>
                <w:b/>
                <w:bCs/>
                <w:sz w:val="22"/>
                <w:szCs w:val="22"/>
              </w:rPr>
              <w:t xml:space="preserve">Title: </w:t>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p>
        </w:tc>
      </w:tr>
      <w:bookmarkEnd w:id="30"/>
    </w:tbl>
    <w:p w14:paraId="64108F5E" w14:textId="77777777" w:rsidR="00FE66A0" w:rsidRPr="00F35934" w:rsidRDefault="00FE66A0" w:rsidP="00FE66A0">
      <w:pPr>
        <w:widowControl w:val="0"/>
        <w:jc w:val="both"/>
        <w:rPr>
          <w:rFonts w:asciiTheme="majorBidi" w:hAnsiTheme="majorBidi" w:cstheme="majorBidi"/>
          <w:b/>
          <w:bCs/>
          <w:sz w:val="22"/>
          <w:szCs w:val="22"/>
          <w:u w:val="single"/>
        </w:rPr>
      </w:pPr>
    </w:p>
    <w:p w14:paraId="13F2BA25" w14:textId="77777777" w:rsidR="00E02874" w:rsidRPr="00D2017F" w:rsidRDefault="00E02874" w:rsidP="00FE66A0">
      <w:pPr>
        <w:widowControl w:val="0"/>
        <w:jc w:val="both"/>
        <w:rPr>
          <w:rFonts w:asciiTheme="majorBidi" w:hAnsiTheme="majorBidi" w:cstheme="majorBidi"/>
          <w:sz w:val="22"/>
          <w:szCs w:val="22"/>
        </w:rPr>
      </w:pPr>
    </w:p>
    <w:sectPr w:rsidR="00E02874" w:rsidRPr="00D2017F" w:rsidSect="00DE0963">
      <w:headerReference w:type="even" r:id="rId13"/>
      <w:headerReference w:type="default" r:id="rId14"/>
      <w:footerReference w:type="default" r:id="rId15"/>
      <w:headerReference w:type="first" r:id="rId16"/>
      <w:endnotePr>
        <w:numFmt w:val="decimal"/>
      </w:endnotePr>
      <w:type w:val="continuous"/>
      <w:pgSz w:w="11907" w:h="16840" w:code="9"/>
      <w:pgMar w:top="1134" w:right="1418" w:bottom="1134" w:left="1418" w:header="567" w:footer="567"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844A56" w14:textId="77777777" w:rsidR="00D9594A" w:rsidRDefault="00D9594A">
      <w:r>
        <w:separator/>
      </w:r>
    </w:p>
  </w:endnote>
  <w:endnote w:type="continuationSeparator" w:id="0">
    <w:p w14:paraId="75A4898F" w14:textId="77777777" w:rsidR="00D9594A" w:rsidRDefault="00D9594A">
      <w:r>
        <w:continuationSeparator/>
      </w:r>
    </w:p>
  </w:endnote>
  <w:endnote w:type="continuationNotice" w:id="1">
    <w:p w14:paraId="1F4EC729" w14:textId="77777777" w:rsidR="00D9594A" w:rsidRDefault="00D959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iriam">
    <w:panose1 w:val="020B0502050101010101"/>
    <w:charset w:val="B1"/>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4519612"/>
      <w:docPartObj>
        <w:docPartGallery w:val="Page Numbers (Bottom of Page)"/>
        <w:docPartUnique/>
      </w:docPartObj>
    </w:sdtPr>
    <w:sdtEndPr>
      <w:rPr>
        <w:noProof/>
      </w:rPr>
    </w:sdtEndPr>
    <w:sdtContent>
      <w:p w14:paraId="337F9E6B" w14:textId="2F2C2BDA" w:rsidR="00A56225" w:rsidRDefault="00A5622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01F95C" w14:textId="77777777" w:rsidR="00A56225" w:rsidRDefault="00A562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0A0ED" w14:textId="6A518497" w:rsidR="003E6665" w:rsidRDefault="003E6665">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171C6">
      <w:rPr>
        <w:rStyle w:val="PageNumber"/>
        <w:noProof/>
      </w:rPr>
      <w:t>4</w:t>
    </w:r>
    <w:r>
      <w:rPr>
        <w:rStyle w:val="PageNumber"/>
      </w:rPr>
      <w:fldChar w:fldCharType="end"/>
    </w:r>
  </w:p>
  <w:p w14:paraId="2DEA6EF4" w14:textId="77777777" w:rsidR="003E6665" w:rsidRDefault="003E66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7CB2CB" w14:textId="77777777" w:rsidR="00D9594A" w:rsidRDefault="00D9594A">
      <w:r>
        <w:separator/>
      </w:r>
    </w:p>
  </w:footnote>
  <w:footnote w:type="continuationSeparator" w:id="0">
    <w:p w14:paraId="77D82AA9" w14:textId="77777777" w:rsidR="00D9594A" w:rsidRDefault="00D9594A">
      <w:r>
        <w:continuationSeparator/>
      </w:r>
    </w:p>
  </w:footnote>
  <w:footnote w:type="continuationNotice" w:id="1">
    <w:p w14:paraId="2EB53967" w14:textId="77777777" w:rsidR="00D9594A" w:rsidRDefault="00D9594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617E3" w14:textId="77777777" w:rsidR="007B13BC" w:rsidRDefault="007B13BC" w:rsidP="007B13BC">
    <w:pPr>
      <w:pStyle w:val="Header"/>
      <w:ind w:left="-154"/>
      <w:jc w:val="center"/>
    </w:pPr>
    <w:r w:rsidRPr="00300E38">
      <w:rPr>
        <w:rFonts w:asciiTheme="majorBidi" w:hAnsiTheme="majorBidi" w:cstheme="majorBidi"/>
        <w:noProof/>
        <w:sz w:val="22"/>
        <w:szCs w:val="22"/>
        <w:lang w:eastAsia="en-US"/>
      </w:rPr>
      <w:drawing>
        <wp:anchor distT="0" distB="0" distL="114300" distR="114300" simplePos="0" relativeHeight="251658244" behindDoc="1" locked="0" layoutInCell="1" allowOverlap="1" wp14:anchorId="0C2F60F2" wp14:editId="10A6D299">
          <wp:simplePos x="0" y="0"/>
          <wp:positionH relativeFrom="column">
            <wp:posOffset>-805180</wp:posOffset>
          </wp:positionH>
          <wp:positionV relativeFrom="paragraph">
            <wp:posOffset>-283845</wp:posOffset>
          </wp:positionV>
          <wp:extent cx="1233604" cy="374650"/>
          <wp:effectExtent l="0" t="0" r="5080" b="6350"/>
          <wp:wrapNone/>
          <wp:docPr id="1552754436" name="Picture 1552754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33604" cy="374650"/>
                  </a:xfrm>
                  <a:prstGeom prst="rect">
                    <a:avLst/>
                  </a:prstGeom>
                </pic:spPr>
              </pic:pic>
            </a:graphicData>
          </a:graphic>
          <wp14:sizeRelH relativeFrom="page">
            <wp14:pctWidth>0</wp14:pctWidth>
          </wp14:sizeRelH>
          <wp14:sizeRelV relativeFrom="page">
            <wp14:pctHeight>0</wp14:pctHeight>
          </wp14:sizeRelV>
        </wp:anchor>
      </w:drawing>
    </w:r>
    <w:r>
      <w:t>-Privileged and Confidential-</w:t>
    </w:r>
  </w:p>
  <w:p w14:paraId="6F47BE95" w14:textId="77777777" w:rsidR="007B13BC" w:rsidRDefault="007B13BC" w:rsidP="007B13BC">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A7739" w14:textId="17B4BFAD" w:rsidR="00A31A6E" w:rsidRDefault="00D9594A">
    <w:pPr>
      <w:pStyle w:val="Header"/>
    </w:pPr>
    <w:r>
      <w:rPr>
        <w:noProof/>
      </w:rPr>
      <w:pict w14:anchorId="705F6B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9666438" o:spid="_x0000_s1027" type="#_x0000_t136" alt="" style="position:absolute;margin-left:0;margin-top:0;width:600.45pt;height:40pt;rotation:315;z-index:-251658240;mso-wrap-edited:f;mso-width-percent:0;mso-height-percent:0;mso-position-horizontal:center;mso-position-horizontal-relative:margin;mso-position-vertical:center;mso-position-vertical-relative:margin;mso-width-percent:0;mso-height-percent:0" o:allowincell="f" fillcolor="black [3213]" stroked="f">
          <v:fill opacity=".5"/>
          <v:textpath style="font-family:&quot;Times New Roman&quot;;font-size:1pt" string="DRAFT FOR NEGOTIATION PURPOSE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63E4C" w14:textId="13EE4173" w:rsidR="003E6665" w:rsidRDefault="00D9594A">
    <w:pPr>
      <w:pStyle w:val="Header"/>
    </w:pPr>
    <w:r>
      <w:rPr>
        <w:noProof/>
      </w:rPr>
      <w:pict w14:anchorId="2B73C8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9666439" o:spid="_x0000_s1026" type="#_x0000_t136" alt="" style="position:absolute;margin-left:0;margin-top:0;width:600.45pt;height:40pt;rotation:315;z-index:-251658239;mso-wrap-edited:f;mso-width-percent:0;mso-height-percent:0;mso-position-horizontal:center;mso-position-horizontal-relative:margin;mso-position-vertical:center;mso-position-vertical-relative:margin;mso-width-percent:0;mso-height-percent:0" o:allowincell="f" fillcolor="black [3213]" stroked="f">
          <v:fill opacity=".5"/>
          <v:textpath style="font-family:&quot;Times New Roman&quot;;font-size:1pt" string="DRAFT FOR NEGOTIATION PURPOSES"/>
          <w10:wrap anchorx="margin" anchory="margin"/>
        </v:shape>
      </w:pict>
    </w:r>
  </w:p>
  <w:p w14:paraId="5BD08ED9" w14:textId="77777777" w:rsidR="003E6665" w:rsidRDefault="003E666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29940" w14:textId="53FE1A1F" w:rsidR="00BA215D" w:rsidRDefault="00BA215D" w:rsidP="000927A9">
    <w:pPr>
      <w:pStyle w:val="Header"/>
      <w:ind w:left="-154"/>
      <w:jc w:val="center"/>
    </w:pPr>
    <w:r w:rsidRPr="00300E38">
      <w:rPr>
        <w:rFonts w:asciiTheme="majorBidi" w:hAnsiTheme="majorBidi" w:cstheme="majorBidi"/>
        <w:noProof/>
        <w:sz w:val="22"/>
        <w:szCs w:val="22"/>
        <w:lang w:eastAsia="en-US"/>
      </w:rPr>
      <w:drawing>
        <wp:anchor distT="0" distB="0" distL="114300" distR="114300" simplePos="0" relativeHeight="251658243" behindDoc="1" locked="0" layoutInCell="1" allowOverlap="1" wp14:anchorId="16E517CF" wp14:editId="2B82CFBF">
          <wp:simplePos x="0" y="0"/>
          <wp:positionH relativeFrom="column">
            <wp:posOffset>2211271</wp:posOffset>
          </wp:positionH>
          <wp:positionV relativeFrom="paragraph">
            <wp:posOffset>-347345</wp:posOffset>
          </wp:positionV>
          <wp:extent cx="1234440" cy="374904"/>
          <wp:effectExtent l="0" t="0" r="381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34440" cy="374904"/>
                  </a:xfrm>
                  <a:prstGeom prst="rect">
                    <a:avLst/>
                  </a:prstGeom>
                </pic:spPr>
              </pic:pic>
            </a:graphicData>
          </a:graphic>
          <wp14:sizeRelH relativeFrom="page">
            <wp14:pctWidth>0</wp14:pctWidth>
          </wp14:sizeRelH>
          <wp14:sizeRelV relativeFrom="page">
            <wp14:pctHeight>0</wp14:pctHeight>
          </wp14:sizeRelV>
        </wp:anchor>
      </w:drawing>
    </w:r>
  </w:p>
  <w:p w14:paraId="0E90676A" w14:textId="5CBCD9D8" w:rsidR="000927A9" w:rsidRDefault="00D9594A" w:rsidP="000927A9">
    <w:pPr>
      <w:pStyle w:val="Header"/>
      <w:ind w:left="-154"/>
      <w:jc w:val="center"/>
    </w:pPr>
    <w:r>
      <w:rPr>
        <w:noProof/>
      </w:rPr>
      <w:pict w14:anchorId="77DA58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5803218" o:spid="_x0000_s1025" type="#_x0000_t136" alt="" style="position:absolute;left:0;text-align:left;margin-left:0;margin-top:0;width:548.85pt;height:36.55pt;rotation:315;z-index:-251658238;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DRAFT FOR NEGOTIATION PURPOSES"/>
          <w10:wrap anchorx="margin" anchory="margin"/>
        </v:shape>
      </w:pict>
    </w:r>
    <w:r w:rsidR="000927A9">
      <w:t>-Privileged and Confidential-</w:t>
    </w:r>
  </w:p>
  <w:p w14:paraId="54DBFF7C" w14:textId="77777777" w:rsidR="000927A9" w:rsidRDefault="000927A9" w:rsidP="000927A9">
    <w:pPr>
      <w:pStyle w:val="Header"/>
      <w:jc w:val="center"/>
    </w:pPr>
  </w:p>
  <w:p w14:paraId="374A50C3" w14:textId="7346A2A4" w:rsidR="00A31A6E" w:rsidRPr="000927A9" w:rsidRDefault="00A31A6E" w:rsidP="000927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rPr>
        <w:rFonts w:cs="Wingdings"/>
      </w:rPr>
    </w:lvl>
  </w:abstractNum>
  <w:abstractNum w:abstractNumId="1" w15:restartNumberingAfterBreak="0">
    <w:nsid w:val="09675F05"/>
    <w:multiLevelType w:val="hybridMultilevel"/>
    <w:tmpl w:val="1CAC3B5E"/>
    <w:lvl w:ilvl="0" w:tplc="5322B542">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6C2187"/>
    <w:multiLevelType w:val="multilevel"/>
    <w:tmpl w:val="520E4B9E"/>
    <w:lvl w:ilvl="0">
      <w:start w:val="1"/>
      <w:numFmt w:val="upperLetter"/>
      <w:lvlText w:val="%1."/>
      <w:lvlJc w:val="left"/>
      <w:pPr>
        <w:tabs>
          <w:tab w:val="num" w:pos="1440"/>
        </w:tabs>
        <w:ind w:left="144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 w15:restartNumberingAfterBreak="0">
    <w:nsid w:val="0B1A219A"/>
    <w:multiLevelType w:val="hybridMultilevel"/>
    <w:tmpl w:val="8AA0A370"/>
    <w:lvl w:ilvl="0" w:tplc="B1C460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D593AD6"/>
    <w:multiLevelType w:val="hybridMultilevel"/>
    <w:tmpl w:val="28DAA0C8"/>
    <w:lvl w:ilvl="0" w:tplc="52063F6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C035AF"/>
    <w:multiLevelType w:val="multilevel"/>
    <w:tmpl w:val="7B32C874"/>
    <w:lvl w:ilvl="0">
      <w:start w:val="1"/>
      <w:numFmt w:val="decimal"/>
      <w:lvlText w:val="%1."/>
      <w:lvlJc w:val="left"/>
      <w:pPr>
        <w:ind w:left="360" w:hanging="360"/>
      </w:pPr>
      <w:rPr>
        <w:b/>
        <w:bCs/>
      </w:rPr>
    </w:lvl>
    <w:lvl w:ilvl="1">
      <w:start w:val="1"/>
      <w:numFmt w:val="decimal"/>
      <w:lvlText w:val="%1.%2."/>
      <w:lvlJc w:val="left"/>
      <w:pPr>
        <w:ind w:left="858" w:hanging="432"/>
      </w:pPr>
      <w:rPr>
        <w:b w:val="0"/>
        <w:bCs w:val="0"/>
        <w:sz w:val="22"/>
        <w:szCs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0611EA"/>
    <w:multiLevelType w:val="hybridMultilevel"/>
    <w:tmpl w:val="0B3E9290"/>
    <w:lvl w:ilvl="0" w:tplc="D7E87F2C">
      <w:start w:val="1"/>
      <w:numFmt w:val="decimal"/>
      <w:lvlText w:val="1.%1"/>
      <w:lvlJc w:val="left"/>
      <w:pPr>
        <w:tabs>
          <w:tab w:val="num" w:pos="1440"/>
        </w:tabs>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6F57C2"/>
    <w:multiLevelType w:val="multilevel"/>
    <w:tmpl w:val="D0C6F408"/>
    <w:lvl w:ilvl="0">
      <w:start w:val="2"/>
      <w:numFmt w:val="decimal"/>
      <w:lvlText w:val="%1"/>
      <w:lvlJc w:val="left"/>
      <w:pPr>
        <w:ind w:left="786" w:hanging="360"/>
      </w:pPr>
      <w:rPr>
        <w:rFonts w:hint="default"/>
      </w:rPr>
    </w:lvl>
    <w:lvl w:ilvl="1">
      <w:start w:val="1"/>
      <w:numFmt w:val="decimal"/>
      <w:lvlText w:val="%1.%2"/>
      <w:lvlJc w:val="left"/>
      <w:pPr>
        <w:ind w:left="1779" w:hanging="360"/>
      </w:pPr>
      <w:rPr>
        <w:rFonts w:hint="default"/>
      </w:rPr>
    </w:lvl>
    <w:lvl w:ilvl="2">
      <w:start w:val="1"/>
      <w:numFmt w:val="decimal"/>
      <w:lvlText w:val="%1.%2.%3"/>
      <w:lvlJc w:val="left"/>
      <w:pPr>
        <w:ind w:left="3132" w:hanging="720"/>
      </w:pPr>
      <w:rPr>
        <w:rFonts w:hint="default"/>
      </w:rPr>
    </w:lvl>
    <w:lvl w:ilvl="3">
      <w:start w:val="1"/>
      <w:numFmt w:val="decimal"/>
      <w:lvlText w:val="%1.%2.%3.%4"/>
      <w:lvlJc w:val="left"/>
      <w:pPr>
        <w:ind w:left="4125" w:hanging="720"/>
      </w:pPr>
      <w:rPr>
        <w:rFonts w:hint="default"/>
      </w:rPr>
    </w:lvl>
    <w:lvl w:ilvl="4">
      <w:start w:val="1"/>
      <w:numFmt w:val="decimal"/>
      <w:lvlText w:val="%1.%2.%3.%4.%5"/>
      <w:lvlJc w:val="left"/>
      <w:pPr>
        <w:ind w:left="5478" w:hanging="1080"/>
      </w:pPr>
      <w:rPr>
        <w:rFonts w:hint="default"/>
      </w:rPr>
    </w:lvl>
    <w:lvl w:ilvl="5">
      <w:start w:val="1"/>
      <w:numFmt w:val="decimal"/>
      <w:lvlText w:val="%1.%2.%3.%4.%5.%6"/>
      <w:lvlJc w:val="left"/>
      <w:pPr>
        <w:ind w:left="6471" w:hanging="1080"/>
      </w:pPr>
      <w:rPr>
        <w:rFonts w:hint="default"/>
      </w:rPr>
    </w:lvl>
    <w:lvl w:ilvl="6">
      <w:start w:val="1"/>
      <w:numFmt w:val="decimal"/>
      <w:lvlText w:val="%1.%2.%3.%4.%5.%6.%7"/>
      <w:lvlJc w:val="left"/>
      <w:pPr>
        <w:ind w:left="7824" w:hanging="1440"/>
      </w:pPr>
      <w:rPr>
        <w:rFonts w:hint="default"/>
      </w:rPr>
    </w:lvl>
    <w:lvl w:ilvl="7">
      <w:start w:val="1"/>
      <w:numFmt w:val="decimal"/>
      <w:lvlText w:val="%1.%2.%3.%4.%5.%6.%7.%8"/>
      <w:lvlJc w:val="left"/>
      <w:pPr>
        <w:ind w:left="8817" w:hanging="1440"/>
      </w:pPr>
      <w:rPr>
        <w:rFonts w:hint="default"/>
      </w:rPr>
    </w:lvl>
    <w:lvl w:ilvl="8">
      <w:start w:val="1"/>
      <w:numFmt w:val="decimal"/>
      <w:lvlText w:val="%1.%2.%3.%4.%5.%6.%7.%8.%9"/>
      <w:lvlJc w:val="left"/>
      <w:pPr>
        <w:ind w:left="10170" w:hanging="1800"/>
      </w:pPr>
      <w:rPr>
        <w:rFonts w:hint="default"/>
      </w:rPr>
    </w:lvl>
  </w:abstractNum>
  <w:abstractNum w:abstractNumId="8" w15:restartNumberingAfterBreak="0">
    <w:nsid w:val="0FE1621B"/>
    <w:multiLevelType w:val="hybridMultilevel"/>
    <w:tmpl w:val="FDD67FD2"/>
    <w:lvl w:ilvl="0" w:tplc="FCFCFC3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C4503E"/>
    <w:multiLevelType w:val="singleLevel"/>
    <w:tmpl w:val="382C7D40"/>
    <w:lvl w:ilvl="0">
      <w:start w:val="1"/>
      <w:numFmt w:val="decimal"/>
      <w:lvlText w:val="%1."/>
      <w:lvlJc w:val="left"/>
      <w:pPr>
        <w:tabs>
          <w:tab w:val="num" w:pos="360"/>
        </w:tabs>
        <w:ind w:left="360" w:right="360" w:hanging="360"/>
      </w:pPr>
      <w:rPr>
        <w:rFonts w:hint="default"/>
      </w:rPr>
    </w:lvl>
  </w:abstractNum>
  <w:abstractNum w:abstractNumId="10" w15:restartNumberingAfterBreak="0">
    <w:nsid w:val="18A23CBF"/>
    <w:multiLevelType w:val="multilevel"/>
    <w:tmpl w:val="65D61DEE"/>
    <w:lvl w:ilvl="0">
      <w:start w:val="2"/>
      <w:numFmt w:val="decimal"/>
      <w:lvlText w:val="%1"/>
      <w:lvlJc w:val="left"/>
      <w:pPr>
        <w:tabs>
          <w:tab w:val="num" w:pos="360"/>
        </w:tabs>
        <w:ind w:left="360" w:hanging="360"/>
      </w:pPr>
      <w:rPr>
        <w:rFonts w:ascii="Times New Roman" w:hAnsi="Times New Roman" w:cs="Times New Roman" w:hint="default"/>
      </w:rPr>
    </w:lvl>
    <w:lvl w:ilvl="1">
      <w:start w:val="1"/>
      <w:numFmt w:val="decimal"/>
      <w:lvlText w:val="%1.%2"/>
      <w:lvlJc w:val="left"/>
      <w:pPr>
        <w:tabs>
          <w:tab w:val="num" w:pos="360"/>
        </w:tabs>
        <w:ind w:left="360" w:hanging="360"/>
      </w:pPr>
      <w:rPr>
        <w:rFonts w:ascii="Times New Roman" w:hAnsi="Times New Roman" w:cs="Times New Roman" w:hint="default"/>
      </w:r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720"/>
        </w:tabs>
        <w:ind w:left="720" w:hanging="720"/>
      </w:pPr>
      <w:rPr>
        <w:rFonts w:ascii="Times New Roman" w:hAnsi="Times New Roman" w:cs="Times New Roman" w:hint="default"/>
      </w:rPr>
    </w:lvl>
    <w:lvl w:ilvl="4">
      <w:start w:val="1"/>
      <w:numFmt w:val="decimal"/>
      <w:lvlText w:val="%1.%2.%3.%4.%5"/>
      <w:lvlJc w:val="left"/>
      <w:pPr>
        <w:tabs>
          <w:tab w:val="num" w:pos="1080"/>
        </w:tabs>
        <w:ind w:left="1080" w:hanging="1080"/>
      </w:pPr>
      <w:rPr>
        <w:rFonts w:ascii="Times New Roman" w:hAnsi="Times New Roman" w:cs="Times New Roman" w:hint="default"/>
      </w:rPr>
    </w:lvl>
    <w:lvl w:ilvl="5">
      <w:start w:val="1"/>
      <w:numFmt w:val="decimal"/>
      <w:lvlText w:val="%1.%2.%3.%4.%5.%6"/>
      <w:lvlJc w:val="left"/>
      <w:pPr>
        <w:tabs>
          <w:tab w:val="num" w:pos="1080"/>
        </w:tabs>
        <w:ind w:left="1080" w:hanging="1080"/>
      </w:pPr>
      <w:rPr>
        <w:rFonts w:ascii="Times New Roman" w:hAnsi="Times New Roman" w:cs="Times New Roman" w:hint="default"/>
      </w:rPr>
    </w:lvl>
    <w:lvl w:ilvl="6">
      <w:start w:val="1"/>
      <w:numFmt w:val="decimal"/>
      <w:lvlText w:val="%1.%2.%3.%4.%5.%6.%7"/>
      <w:lvlJc w:val="left"/>
      <w:pPr>
        <w:tabs>
          <w:tab w:val="num" w:pos="1440"/>
        </w:tabs>
        <w:ind w:left="1440" w:hanging="1440"/>
      </w:pPr>
      <w:rPr>
        <w:rFonts w:ascii="Times New Roman" w:hAnsi="Times New Roman" w:cs="Times New Roman" w:hint="default"/>
      </w:rPr>
    </w:lvl>
    <w:lvl w:ilvl="7">
      <w:start w:val="1"/>
      <w:numFmt w:val="decimal"/>
      <w:lvlText w:val="%1.%2.%3.%4.%5.%6.%7.%8"/>
      <w:lvlJc w:val="left"/>
      <w:pPr>
        <w:tabs>
          <w:tab w:val="num" w:pos="1440"/>
        </w:tabs>
        <w:ind w:left="1440" w:hanging="1440"/>
      </w:pPr>
      <w:rPr>
        <w:rFonts w:ascii="Times New Roman" w:hAnsi="Times New Roman" w:cs="Times New Roman" w:hint="default"/>
      </w:rPr>
    </w:lvl>
    <w:lvl w:ilvl="8">
      <w:start w:val="1"/>
      <w:numFmt w:val="decimal"/>
      <w:lvlText w:val="%1.%2.%3.%4.%5.%6.%7.%8.%9"/>
      <w:lvlJc w:val="left"/>
      <w:pPr>
        <w:tabs>
          <w:tab w:val="num" w:pos="1800"/>
        </w:tabs>
        <w:ind w:left="1800" w:hanging="1800"/>
      </w:pPr>
      <w:rPr>
        <w:rFonts w:ascii="Times New Roman" w:hAnsi="Times New Roman" w:cs="Times New Roman" w:hint="default"/>
      </w:rPr>
    </w:lvl>
  </w:abstractNum>
  <w:abstractNum w:abstractNumId="11" w15:restartNumberingAfterBreak="0">
    <w:nsid w:val="1E1F5055"/>
    <w:multiLevelType w:val="singleLevel"/>
    <w:tmpl w:val="4A760FB6"/>
    <w:lvl w:ilvl="0">
      <w:start w:val="2"/>
      <w:numFmt w:val="decimal"/>
      <w:lvlText w:val="%1."/>
      <w:lvlJc w:val="left"/>
      <w:pPr>
        <w:tabs>
          <w:tab w:val="num" w:pos="720"/>
        </w:tabs>
        <w:ind w:left="720" w:right="720" w:hanging="720"/>
      </w:pPr>
      <w:rPr>
        <w:rFonts w:hint="default"/>
      </w:rPr>
    </w:lvl>
  </w:abstractNum>
  <w:abstractNum w:abstractNumId="12" w15:restartNumberingAfterBreak="0">
    <w:nsid w:val="23066326"/>
    <w:multiLevelType w:val="hybridMultilevel"/>
    <w:tmpl w:val="1E3EB962"/>
    <w:lvl w:ilvl="0" w:tplc="D7E87F2C">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3B16D4A"/>
    <w:multiLevelType w:val="hybridMultilevel"/>
    <w:tmpl w:val="0DB085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6DE4ABB"/>
    <w:multiLevelType w:val="multilevel"/>
    <w:tmpl w:val="7E889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33172B"/>
    <w:multiLevelType w:val="multilevel"/>
    <w:tmpl w:val="EF08CECA"/>
    <w:lvl w:ilvl="0">
      <w:start w:val="9"/>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6" w15:restartNumberingAfterBreak="0">
    <w:nsid w:val="2AF416E4"/>
    <w:multiLevelType w:val="hybridMultilevel"/>
    <w:tmpl w:val="2400570C"/>
    <w:lvl w:ilvl="0" w:tplc="93F8F5B0">
      <w:start w:val="1"/>
      <w:numFmt w:val="decimal"/>
      <w:lvlText w:val="10.%1"/>
      <w:lvlJc w:val="left"/>
      <w:pPr>
        <w:ind w:left="786"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7" w15:restartNumberingAfterBreak="0">
    <w:nsid w:val="2F5B748B"/>
    <w:multiLevelType w:val="hybridMultilevel"/>
    <w:tmpl w:val="4336E422"/>
    <w:lvl w:ilvl="0" w:tplc="B1C4608E">
      <w:start w:val="1"/>
      <w:numFmt w:val="upperLetter"/>
      <w:lvlText w:val="%1."/>
      <w:lvlJc w:val="left"/>
      <w:pPr>
        <w:tabs>
          <w:tab w:val="num" w:pos="1080"/>
        </w:tabs>
        <w:ind w:left="1080" w:hanging="360"/>
      </w:pPr>
      <w:rPr>
        <w:rFonts w:hint="default"/>
      </w:rPr>
    </w:lvl>
    <w:lvl w:ilvl="1" w:tplc="4A0E4FB8">
      <w:start w:val="2"/>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6770AD"/>
    <w:multiLevelType w:val="singleLevel"/>
    <w:tmpl w:val="E9F276A4"/>
    <w:lvl w:ilvl="0">
      <w:start w:val="6"/>
      <w:numFmt w:val="cardinalText"/>
      <w:lvlText w:val="%1)"/>
      <w:lvlJc w:val="left"/>
      <w:pPr>
        <w:tabs>
          <w:tab w:val="num" w:pos="1429"/>
        </w:tabs>
        <w:ind w:left="1429" w:right="1429" w:hanging="720"/>
      </w:pPr>
      <w:rPr>
        <w:rFonts w:hint="default"/>
      </w:rPr>
    </w:lvl>
  </w:abstractNum>
  <w:abstractNum w:abstractNumId="19" w15:restartNumberingAfterBreak="0">
    <w:nsid w:val="34AC7904"/>
    <w:multiLevelType w:val="hybridMultilevel"/>
    <w:tmpl w:val="AC74741E"/>
    <w:lvl w:ilvl="0" w:tplc="12E05CB4">
      <w:start w:val="1"/>
      <w:numFmt w:val="upperLetter"/>
      <w:lvlText w:val="%1."/>
      <w:lvlJc w:val="left"/>
      <w:pPr>
        <w:tabs>
          <w:tab w:val="num" w:pos="1440"/>
        </w:tabs>
        <w:ind w:left="1440" w:hanging="360"/>
      </w:pPr>
      <w:rPr>
        <w:rFonts w:hint="default"/>
        <w:b w:val="0"/>
        <w:bCs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372C446E"/>
    <w:multiLevelType w:val="multilevel"/>
    <w:tmpl w:val="8AD23328"/>
    <w:lvl w:ilvl="0">
      <w:start w:val="1"/>
      <w:numFmt w:val="upperRoman"/>
      <w:lvlRestart w:val="0"/>
      <w:pStyle w:val="ArticleL1"/>
      <w:suff w:val="nothing"/>
      <w:lvlText w:val="ARTICLE %1"/>
      <w:lvlJc w:val="left"/>
      <w:pPr>
        <w:tabs>
          <w:tab w:val="num" w:pos="4406"/>
        </w:tabs>
        <w:ind w:left="3686" w:right="3686" w:firstLine="0"/>
      </w:pPr>
      <w:rPr>
        <w:rFonts w:ascii="Times New Roman" w:hAnsi="Times New Roman"/>
        <w:b/>
        <w:i w:val="0"/>
        <w:sz w:val="24"/>
        <w:u w:val="none"/>
      </w:rPr>
    </w:lvl>
    <w:lvl w:ilvl="1">
      <w:start w:val="1"/>
      <w:numFmt w:val="decimal"/>
      <w:pStyle w:val="ArticleL2"/>
      <w:isLgl/>
      <w:lvlText w:val="%1.%2"/>
      <w:lvlJc w:val="left"/>
      <w:pPr>
        <w:tabs>
          <w:tab w:val="num" w:pos="1710"/>
        </w:tabs>
        <w:ind w:left="270" w:right="270" w:firstLine="720"/>
      </w:pPr>
      <w:rPr>
        <w:rFonts w:ascii="Times New Roman" w:hAnsi="Times New Roman"/>
        <w:b w:val="0"/>
        <w:i w:val="0"/>
        <w:caps w:val="0"/>
        <w:smallCaps w:val="0"/>
        <w:sz w:val="22"/>
        <w:szCs w:val="20"/>
        <w:u w:val="none"/>
      </w:rPr>
    </w:lvl>
    <w:lvl w:ilvl="2">
      <w:start w:val="1"/>
      <w:numFmt w:val="decimal"/>
      <w:pStyle w:val="ArticleL3"/>
      <w:lvlText w:val="%1.%2.%3"/>
      <w:lvlJc w:val="left"/>
      <w:pPr>
        <w:tabs>
          <w:tab w:val="num" w:pos="185"/>
        </w:tabs>
        <w:ind w:left="-1975" w:right="-1975" w:firstLine="1440"/>
      </w:pPr>
      <w:rPr>
        <w:rFonts w:ascii="Times New Roman" w:hAnsi="Times New Roman"/>
        <w:b w:val="0"/>
        <w:i w:val="0"/>
        <w:caps w:val="0"/>
        <w:smallCaps w:val="0"/>
        <w:sz w:val="24"/>
        <w:u w:val="none"/>
      </w:rPr>
    </w:lvl>
    <w:lvl w:ilvl="3">
      <w:start w:val="1"/>
      <w:numFmt w:val="lowerLetter"/>
      <w:pStyle w:val="ArticleL4"/>
      <w:lvlText w:val="(%4)"/>
      <w:lvlJc w:val="left"/>
      <w:pPr>
        <w:tabs>
          <w:tab w:val="num" w:pos="900"/>
        </w:tabs>
        <w:ind w:left="-1260" w:right="-1260" w:firstLine="1440"/>
      </w:pPr>
      <w:rPr>
        <w:rFonts w:ascii="Times New Roman" w:hAnsi="Times New Roman"/>
        <w:b w:val="0"/>
        <w:i w:val="0"/>
        <w:caps w:val="0"/>
        <w:smallCaps w:val="0"/>
        <w:sz w:val="24"/>
        <w:u w:val="none"/>
      </w:rPr>
    </w:lvl>
    <w:lvl w:ilvl="4">
      <w:start w:val="1"/>
      <w:numFmt w:val="lowerRoman"/>
      <w:pStyle w:val="ArticleL5"/>
      <w:lvlText w:val="(%5)"/>
      <w:lvlJc w:val="left"/>
      <w:pPr>
        <w:tabs>
          <w:tab w:val="num" w:pos="905"/>
        </w:tabs>
        <w:ind w:left="-1975" w:right="-1975" w:firstLine="2160"/>
      </w:pPr>
      <w:rPr>
        <w:rFonts w:ascii="Times New Roman" w:hAnsi="Times New Roman"/>
        <w:b w:val="0"/>
        <w:i w:val="0"/>
        <w:caps w:val="0"/>
        <w:smallCaps w:val="0"/>
        <w:sz w:val="24"/>
        <w:u w:val="none"/>
      </w:rPr>
    </w:lvl>
    <w:lvl w:ilvl="5">
      <w:start w:val="1"/>
      <w:numFmt w:val="decimal"/>
      <w:pStyle w:val="ArticleL6"/>
      <w:lvlText w:val="(%6)"/>
      <w:lvlJc w:val="left"/>
      <w:pPr>
        <w:tabs>
          <w:tab w:val="num" w:pos="2345"/>
        </w:tabs>
        <w:ind w:left="-1975" w:right="-1975" w:firstLine="3600"/>
      </w:pPr>
      <w:rPr>
        <w:rFonts w:ascii="Times New Roman" w:hAnsi="Times New Roman"/>
        <w:b w:val="0"/>
        <w:i w:val="0"/>
        <w:caps w:val="0"/>
        <w:smallCaps w:val="0"/>
        <w:sz w:val="24"/>
        <w:u w:val="none"/>
      </w:rPr>
    </w:lvl>
    <w:lvl w:ilvl="6">
      <w:start w:val="1"/>
      <w:numFmt w:val="lowerLetter"/>
      <w:pStyle w:val="ArticleL7"/>
      <w:lvlText w:val="%7."/>
      <w:lvlJc w:val="left"/>
      <w:pPr>
        <w:tabs>
          <w:tab w:val="num" w:pos="3065"/>
        </w:tabs>
        <w:ind w:left="-1975" w:right="-1975" w:firstLine="4320"/>
      </w:pPr>
      <w:rPr>
        <w:rFonts w:ascii="Times New Roman" w:hAnsi="Times New Roman"/>
        <w:b w:val="0"/>
        <w:i w:val="0"/>
        <w:caps w:val="0"/>
        <w:smallCaps w:val="0"/>
        <w:sz w:val="24"/>
        <w:u w:val="none"/>
      </w:rPr>
    </w:lvl>
    <w:lvl w:ilvl="7">
      <w:start w:val="1"/>
      <w:numFmt w:val="lowerRoman"/>
      <w:pStyle w:val="ArticleL8"/>
      <w:lvlText w:val="%8."/>
      <w:lvlJc w:val="left"/>
      <w:pPr>
        <w:tabs>
          <w:tab w:val="num" w:pos="3785"/>
        </w:tabs>
        <w:ind w:left="-1975" w:right="-1975" w:firstLine="5040"/>
      </w:pPr>
      <w:rPr>
        <w:rFonts w:ascii="Times New Roman" w:hAnsi="Times New Roman"/>
        <w:b w:val="0"/>
        <w:i w:val="0"/>
        <w:caps w:val="0"/>
        <w:smallCaps w:val="0"/>
        <w:sz w:val="24"/>
        <w:u w:val="none"/>
      </w:rPr>
    </w:lvl>
    <w:lvl w:ilvl="8">
      <w:start w:val="1"/>
      <w:numFmt w:val="decimal"/>
      <w:pStyle w:val="ArticleL9"/>
      <w:lvlText w:val="%9."/>
      <w:lvlJc w:val="left"/>
      <w:pPr>
        <w:tabs>
          <w:tab w:val="num" w:pos="4505"/>
        </w:tabs>
        <w:ind w:left="-1975" w:right="-1975" w:firstLine="5760"/>
      </w:pPr>
      <w:rPr>
        <w:rFonts w:ascii="Times New Roman" w:hAnsi="Times New Roman"/>
        <w:b w:val="0"/>
        <w:i w:val="0"/>
        <w:caps w:val="0"/>
        <w:smallCaps w:val="0"/>
        <w:sz w:val="24"/>
        <w:u w:val="none"/>
      </w:rPr>
    </w:lvl>
  </w:abstractNum>
  <w:abstractNum w:abstractNumId="21" w15:restartNumberingAfterBreak="0">
    <w:nsid w:val="38D21A91"/>
    <w:multiLevelType w:val="hybridMultilevel"/>
    <w:tmpl w:val="BC267080"/>
    <w:lvl w:ilvl="0" w:tplc="095EC186">
      <w:start w:val="1"/>
      <w:numFmt w:val="decimal"/>
      <w:lvlText w:val="9.%1"/>
      <w:lvlJc w:val="left"/>
      <w:pPr>
        <w:ind w:left="1211" w:hanging="360"/>
      </w:pPr>
      <w:rPr>
        <w:rFonts w:hint="default"/>
      </w:rPr>
    </w:lvl>
    <w:lvl w:ilvl="1" w:tplc="04090019" w:tentative="1">
      <w:start w:val="1"/>
      <w:numFmt w:val="lowerLetter"/>
      <w:lvlText w:val="%2."/>
      <w:lvlJc w:val="left"/>
      <w:pPr>
        <w:ind w:left="1145" w:hanging="360"/>
      </w:pPr>
    </w:lvl>
    <w:lvl w:ilvl="2" w:tplc="0409001B" w:tentative="1">
      <w:start w:val="1"/>
      <w:numFmt w:val="lowerRoman"/>
      <w:lvlText w:val="%3."/>
      <w:lvlJc w:val="right"/>
      <w:pPr>
        <w:ind w:left="1865" w:hanging="180"/>
      </w:pPr>
    </w:lvl>
    <w:lvl w:ilvl="3" w:tplc="0409000F" w:tentative="1">
      <w:start w:val="1"/>
      <w:numFmt w:val="decimal"/>
      <w:lvlText w:val="%4."/>
      <w:lvlJc w:val="left"/>
      <w:pPr>
        <w:ind w:left="2585" w:hanging="360"/>
      </w:pPr>
    </w:lvl>
    <w:lvl w:ilvl="4" w:tplc="04090019" w:tentative="1">
      <w:start w:val="1"/>
      <w:numFmt w:val="lowerLetter"/>
      <w:lvlText w:val="%5."/>
      <w:lvlJc w:val="left"/>
      <w:pPr>
        <w:ind w:left="3305" w:hanging="360"/>
      </w:pPr>
    </w:lvl>
    <w:lvl w:ilvl="5" w:tplc="0409001B" w:tentative="1">
      <w:start w:val="1"/>
      <w:numFmt w:val="lowerRoman"/>
      <w:lvlText w:val="%6."/>
      <w:lvlJc w:val="right"/>
      <w:pPr>
        <w:ind w:left="4025" w:hanging="180"/>
      </w:pPr>
    </w:lvl>
    <w:lvl w:ilvl="6" w:tplc="0409000F" w:tentative="1">
      <w:start w:val="1"/>
      <w:numFmt w:val="decimal"/>
      <w:lvlText w:val="%7."/>
      <w:lvlJc w:val="left"/>
      <w:pPr>
        <w:ind w:left="4745" w:hanging="360"/>
      </w:pPr>
    </w:lvl>
    <w:lvl w:ilvl="7" w:tplc="04090019" w:tentative="1">
      <w:start w:val="1"/>
      <w:numFmt w:val="lowerLetter"/>
      <w:lvlText w:val="%8."/>
      <w:lvlJc w:val="left"/>
      <w:pPr>
        <w:ind w:left="5465" w:hanging="360"/>
      </w:pPr>
    </w:lvl>
    <w:lvl w:ilvl="8" w:tplc="0409001B" w:tentative="1">
      <w:start w:val="1"/>
      <w:numFmt w:val="lowerRoman"/>
      <w:lvlText w:val="%9."/>
      <w:lvlJc w:val="right"/>
      <w:pPr>
        <w:ind w:left="6185" w:hanging="180"/>
      </w:pPr>
    </w:lvl>
  </w:abstractNum>
  <w:abstractNum w:abstractNumId="22" w15:restartNumberingAfterBreak="0">
    <w:nsid w:val="39345118"/>
    <w:multiLevelType w:val="hybridMultilevel"/>
    <w:tmpl w:val="F51E0316"/>
    <w:lvl w:ilvl="0" w:tplc="1D9EB3A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855CE3"/>
    <w:multiLevelType w:val="multilevel"/>
    <w:tmpl w:val="90F0BC56"/>
    <w:lvl w:ilvl="0">
      <w:start w:val="2"/>
      <w:numFmt w:val="decimal"/>
      <w:lvlText w:val="%1"/>
      <w:lvlJc w:val="left"/>
      <w:pPr>
        <w:ind w:left="786" w:hanging="360"/>
      </w:pPr>
      <w:rPr>
        <w:rFonts w:hint="default"/>
      </w:rPr>
    </w:lvl>
    <w:lvl w:ilvl="1">
      <w:start w:val="1"/>
      <w:numFmt w:val="decimal"/>
      <w:lvlText w:val="%1.%2"/>
      <w:lvlJc w:val="left"/>
      <w:pPr>
        <w:ind w:left="1866" w:hanging="360"/>
      </w:pPr>
      <w:rPr>
        <w:rFonts w:hint="default"/>
      </w:rPr>
    </w:lvl>
    <w:lvl w:ilvl="2">
      <w:start w:val="1"/>
      <w:numFmt w:val="decimal"/>
      <w:lvlText w:val="%1.%2.%3"/>
      <w:lvlJc w:val="left"/>
      <w:pPr>
        <w:ind w:left="3306" w:hanging="720"/>
      </w:pPr>
      <w:rPr>
        <w:rFonts w:hint="default"/>
      </w:rPr>
    </w:lvl>
    <w:lvl w:ilvl="3">
      <w:start w:val="1"/>
      <w:numFmt w:val="decimal"/>
      <w:lvlText w:val="%1.%2.%3.%4"/>
      <w:lvlJc w:val="left"/>
      <w:pPr>
        <w:ind w:left="4386" w:hanging="720"/>
      </w:pPr>
      <w:rPr>
        <w:rFonts w:hint="default"/>
      </w:rPr>
    </w:lvl>
    <w:lvl w:ilvl="4">
      <w:start w:val="1"/>
      <w:numFmt w:val="decimal"/>
      <w:lvlText w:val="%1.%2.%3.%4.%5"/>
      <w:lvlJc w:val="left"/>
      <w:pPr>
        <w:ind w:left="5826" w:hanging="1080"/>
      </w:pPr>
      <w:rPr>
        <w:rFonts w:hint="default"/>
      </w:rPr>
    </w:lvl>
    <w:lvl w:ilvl="5">
      <w:start w:val="1"/>
      <w:numFmt w:val="decimal"/>
      <w:lvlText w:val="%1.%2.%3.%4.%5.%6"/>
      <w:lvlJc w:val="left"/>
      <w:pPr>
        <w:ind w:left="6906" w:hanging="1080"/>
      </w:pPr>
      <w:rPr>
        <w:rFonts w:hint="default"/>
      </w:rPr>
    </w:lvl>
    <w:lvl w:ilvl="6">
      <w:start w:val="1"/>
      <w:numFmt w:val="decimal"/>
      <w:lvlText w:val="%1.%2.%3.%4.%5.%6.%7"/>
      <w:lvlJc w:val="left"/>
      <w:pPr>
        <w:ind w:left="8346" w:hanging="1440"/>
      </w:pPr>
      <w:rPr>
        <w:rFonts w:hint="default"/>
      </w:rPr>
    </w:lvl>
    <w:lvl w:ilvl="7">
      <w:start w:val="1"/>
      <w:numFmt w:val="decimal"/>
      <w:lvlText w:val="%1.%2.%3.%4.%5.%6.%7.%8"/>
      <w:lvlJc w:val="left"/>
      <w:pPr>
        <w:ind w:left="9426" w:hanging="1440"/>
      </w:pPr>
      <w:rPr>
        <w:rFonts w:hint="default"/>
      </w:rPr>
    </w:lvl>
    <w:lvl w:ilvl="8">
      <w:start w:val="1"/>
      <w:numFmt w:val="decimal"/>
      <w:lvlText w:val="%1.%2.%3.%4.%5.%6.%7.%8.%9"/>
      <w:lvlJc w:val="left"/>
      <w:pPr>
        <w:ind w:left="10866" w:hanging="1800"/>
      </w:pPr>
      <w:rPr>
        <w:rFonts w:hint="default"/>
      </w:rPr>
    </w:lvl>
  </w:abstractNum>
  <w:abstractNum w:abstractNumId="24" w15:restartNumberingAfterBreak="0">
    <w:nsid w:val="42CB316B"/>
    <w:multiLevelType w:val="hybridMultilevel"/>
    <w:tmpl w:val="D19CEAA6"/>
    <w:lvl w:ilvl="0" w:tplc="4C1E8A86">
      <w:start w:val="1"/>
      <w:numFmt w:val="bullet"/>
      <w:lvlText w:val=""/>
      <w:lvlJc w:val="left"/>
      <w:pPr>
        <w:ind w:left="1506" w:hanging="360"/>
      </w:pPr>
      <w:rPr>
        <w:rFonts w:ascii="Symbol" w:eastAsia="Times New Roman" w:hAnsi="Symbol" w:cs="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25" w15:restartNumberingAfterBreak="0">
    <w:nsid w:val="45B97A26"/>
    <w:multiLevelType w:val="multilevel"/>
    <w:tmpl w:val="B7F6C738"/>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1.%2"/>
      <w:lvlJc w:val="left"/>
      <w:pPr>
        <w:tabs>
          <w:tab w:val="num" w:pos="1080"/>
        </w:tabs>
        <w:ind w:left="1080" w:hanging="360"/>
      </w:pPr>
      <w:rPr>
        <w:rFonts w:ascii="Times New Roman" w:hAnsi="Times New Roman" w:cs="Times New Roman" w:hint="default"/>
      </w:rPr>
    </w:lvl>
    <w:lvl w:ilvl="2">
      <w:start w:val="1"/>
      <w:numFmt w:val="decimal"/>
      <w:lvlText w:val="%1.%2.%3"/>
      <w:lvlJc w:val="left"/>
      <w:pPr>
        <w:tabs>
          <w:tab w:val="num" w:pos="2160"/>
        </w:tabs>
        <w:ind w:left="2160" w:hanging="720"/>
      </w:pPr>
      <w:rPr>
        <w:rFonts w:ascii="Times New Roman" w:hAnsi="Times New Roman" w:cs="Times New Roman" w:hint="default"/>
      </w:rPr>
    </w:lvl>
    <w:lvl w:ilvl="3">
      <w:start w:val="1"/>
      <w:numFmt w:val="decimal"/>
      <w:lvlText w:val="%1.%2.%3.%4"/>
      <w:lvlJc w:val="left"/>
      <w:pPr>
        <w:tabs>
          <w:tab w:val="num" w:pos="2880"/>
        </w:tabs>
        <w:ind w:left="2880" w:hanging="720"/>
      </w:pPr>
      <w:rPr>
        <w:rFonts w:ascii="Times New Roman" w:hAnsi="Times New Roman" w:cs="Times New Roman" w:hint="default"/>
      </w:rPr>
    </w:lvl>
    <w:lvl w:ilvl="4">
      <w:start w:val="1"/>
      <w:numFmt w:val="decimal"/>
      <w:lvlText w:val="%1.%2.%3.%4.%5"/>
      <w:lvlJc w:val="left"/>
      <w:pPr>
        <w:tabs>
          <w:tab w:val="num" w:pos="3960"/>
        </w:tabs>
        <w:ind w:left="3960" w:hanging="1080"/>
      </w:pPr>
      <w:rPr>
        <w:rFonts w:ascii="Times New Roman" w:hAnsi="Times New Roman" w:cs="Times New Roman" w:hint="default"/>
      </w:rPr>
    </w:lvl>
    <w:lvl w:ilvl="5">
      <w:start w:val="1"/>
      <w:numFmt w:val="decimal"/>
      <w:lvlText w:val="%1.%2.%3.%4.%5.%6"/>
      <w:lvlJc w:val="left"/>
      <w:pPr>
        <w:tabs>
          <w:tab w:val="num" w:pos="4680"/>
        </w:tabs>
        <w:ind w:left="4680" w:hanging="1080"/>
      </w:pPr>
      <w:rPr>
        <w:rFonts w:ascii="Times New Roman" w:hAnsi="Times New Roman" w:cs="Times New Roman" w:hint="default"/>
      </w:rPr>
    </w:lvl>
    <w:lvl w:ilvl="6">
      <w:start w:val="1"/>
      <w:numFmt w:val="decimal"/>
      <w:lvlText w:val="%1.%2.%3.%4.%5.%6.%7"/>
      <w:lvlJc w:val="left"/>
      <w:pPr>
        <w:tabs>
          <w:tab w:val="num" w:pos="5760"/>
        </w:tabs>
        <w:ind w:left="5760" w:hanging="1440"/>
      </w:pPr>
      <w:rPr>
        <w:rFonts w:ascii="Times New Roman" w:hAnsi="Times New Roman" w:cs="Times New Roman" w:hint="default"/>
      </w:rPr>
    </w:lvl>
    <w:lvl w:ilvl="7">
      <w:start w:val="1"/>
      <w:numFmt w:val="decimal"/>
      <w:lvlText w:val="%1.%2.%3.%4.%5.%6.%7.%8"/>
      <w:lvlJc w:val="left"/>
      <w:pPr>
        <w:tabs>
          <w:tab w:val="num" w:pos="6480"/>
        </w:tabs>
        <w:ind w:left="6480" w:hanging="1440"/>
      </w:pPr>
      <w:rPr>
        <w:rFonts w:ascii="Times New Roman" w:hAnsi="Times New Roman" w:cs="Times New Roman" w:hint="default"/>
      </w:rPr>
    </w:lvl>
    <w:lvl w:ilvl="8">
      <w:start w:val="1"/>
      <w:numFmt w:val="decimal"/>
      <w:lvlText w:val="%1.%2.%3.%4.%5.%6.%7.%8.%9"/>
      <w:lvlJc w:val="left"/>
      <w:pPr>
        <w:tabs>
          <w:tab w:val="num" w:pos="7560"/>
        </w:tabs>
        <w:ind w:left="7560" w:hanging="1800"/>
      </w:pPr>
      <w:rPr>
        <w:rFonts w:ascii="Times New Roman" w:hAnsi="Times New Roman" w:cs="Times New Roman" w:hint="default"/>
      </w:rPr>
    </w:lvl>
  </w:abstractNum>
  <w:abstractNum w:abstractNumId="26" w15:restartNumberingAfterBreak="0">
    <w:nsid w:val="4D237EE2"/>
    <w:multiLevelType w:val="hybridMultilevel"/>
    <w:tmpl w:val="BD74A618"/>
    <w:lvl w:ilvl="0" w:tplc="7636639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9519AB"/>
    <w:multiLevelType w:val="singleLevel"/>
    <w:tmpl w:val="F800CB3E"/>
    <w:lvl w:ilvl="0">
      <w:start w:val="3"/>
      <w:numFmt w:val="decimal"/>
      <w:lvlText w:val="%1."/>
      <w:lvlJc w:val="left"/>
      <w:pPr>
        <w:tabs>
          <w:tab w:val="num" w:pos="360"/>
        </w:tabs>
        <w:ind w:left="360" w:right="360" w:hanging="360"/>
      </w:pPr>
      <w:rPr>
        <w:rFonts w:hint="default"/>
      </w:rPr>
    </w:lvl>
  </w:abstractNum>
  <w:abstractNum w:abstractNumId="28" w15:restartNumberingAfterBreak="0">
    <w:nsid w:val="51196CE5"/>
    <w:multiLevelType w:val="hybridMultilevel"/>
    <w:tmpl w:val="AF5028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0C47D0"/>
    <w:multiLevelType w:val="multilevel"/>
    <w:tmpl w:val="8C4CC8C4"/>
    <w:lvl w:ilvl="0">
      <w:start w:val="2"/>
      <w:numFmt w:val="upperLetter"/>
      <w:lvlText w:val="%1."/>
      <w:lvlJc w:val="left"/>
      <w:pPr>
        <w:tabs>
          <w:tab w:val="num" w:pos="1080"/>
        </w:tabs>
        <w:ind w:left="1080" w:righ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5CD35E13"/>
    <w:multiLevelType w:val="hybridMultilevel"/>
    <w:tmpl w:val="E7FC4A22"/>
    <w:lvl w:ilvl="0" w:tplc="7750A6AE">
      <w:start w:val="1"/>
      <w:numFmt w:val="decimal"/>
      <w:lvlText w:val="%1."/>
      <w:lvlJc w:val="left"/>
      <w:pPr>
        <w:ind w:left="1506" w:hanging="360"/>
      </w:pPr>
      <w:rPr>
        <w:rFonts w:hint="default"/>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31" w15:restartNumberingAfterBreak="0">
    <w:nsid w:val="5F8B3127"/>
    <w:multiLevelType w:val="hybridMultilevel"/>
    <w:tmpl w:val="2400570C"/>
    <w:lvl w:ilvl="0" w:tplc="93F8F5B0">
      <w:start w:val="1"/>
      <w:numFmt w:val="decimal"/>
      <w:lvlText w:val="10.%1"/>
      <w:lvlJc w:val="left"/>
      <w:pPr>
        <w:ind w:left="15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BF5507"/>
    <w:multiLevelType w:val="hybridMultilevel"/>
    <w:tmpl w:val="51045584"/>
    <w:lvl w:ilvl="0" w:tplc="2B000F7C">
      <w:start w:val="3"/>
      <w:numFmt w:val="upperRoman"/>
      <w:lvlText w:val="%1."/>
      <w:lvlJc w:val="left"/>
      <w:pPr>
        <w:tabs>
          <w:tab w:val="num" w:pos="1080"/>
        </w:tabs>
        <w:ind w:left="1080" w:right="1080" w:hanging="720"/>
      </w:pPr>
      <w:rPr>
        <w:rFonts w:hint="default"/>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33" w15:restartNumberingAfterBreak="0">
    <w:nsid w:val="63C30F16"/>
    <w:multiLevelType w:val="multilevel"/>
    <w:tmpl w:val="F58A5C7E"/>
    <w:lvl w:ilvl="0">
      <w:start w:val="1"/>
      <w:numFmt w:val="upperRoman"/>
      <w:lvlText w:val="%1."/>
      <w:lvlJc w:val="left"/>
      <w:pPr>
        <w:tabs>
          <w:tab w:val="num" w:pos="1440"/>
        </w:tabs>
        <w:ind w:left="144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4" w15:restartNumberingAfterBreak="0">
    <w:nsid w:val="659015A2"/>
    <w:multiLevelType w:val="hybridMultilevel"/>
    <w:tmpl w:val="473C24B4"/>
    <w:lvl w:ilvl="0" w:tplc="0409000F">
      <w:start w:val="1"/>
      <w:numFmt w:val="decimal"/>
      <w:lvlText w:val="%1."/>
      <w:lvlJc w:val="left"/>
      <w:pPr>
        <w:tabs>
          <w:tab w:val="num" w:pos="1069"/>
        </w:tabs>
        <w:ind w:left="1069" w:hanging="360"/>
      </w:pPr>
      <w:rPr>
        <w:rFonts w:ascii="Times New Roman" w:hAnsi="Times New Roman" w:cs="Times New Roman" w:hint="default"/>
      </w:rPr>
    </w:lvl>
    <w:lvl w:ilvl="1" w:tplc="04090003">
      <w:start w:val="1"/>
      <w:numFmt w:val="bullet"/>
      <w:lvlText w:val="o"/>
      <w:lvlJc w:val="left"/>
      <w:pPr>
        <w:tabs>
          <w:tab w:val="num" w:pos="2149"/>
        </w:tabs>
        <w:ind w:left="2149" w:hanging="360"/>
      </w:pPr>
      <w:rPr>
        <w:rFonts w:ascii="Courier New" w:hAnsi="Courier New" w:hint="default"/>
      </w:rPr>
    </w:lvl>
    <w:lvl w:ilvl="2" w:tplc="04090005">
      <w:start w:val="1"/>
      <w:numFmt w:val="bullet"/>
      <w:lvlText w:val=""/>
      <w:lvlJc w:val="left"/>
      <w:pPr>
        <w:tabs>
          <w:tab w:val="num" w:pos="2869"/>
        </w:tabs>
        <w:ind w:left="2869" w:hanging="360"/>
      </w:pPr>
      <w:rPr>
        <w:rFonts w:ascii="Wingdings" w:hAnsi="Wingdings" w:hint="default"/>
      </w:rPr>
    </w:lvl>
    <w:lvl w:ilvl="3" w:tplc="04090001">
      <w:start w:val="1"/>
      <w:numFmt w:val="bullet"/>
      <w:lvlText w:val=""/>
      <w:lvlJc w:val="left"/>
      <w:pPr>
        <w:tabs>
          <w:tab w:val="num" w:pos="3589"/>
        </w:tabs>
        <w:ind w:left="3589" w:hanging="360"/>
      </w:pPr>
      <w:rPr>
        <w:rFonts w:ascii="Symbol" w:hAnsi="Symbol" w:hint="default"/>
      </w:rPr>
    </w:lvl>
    <w:lvl w:ilvl="4" w:tplc="04090003">
      <w:start w:val="1"/>
      <w:numFmt w:val="bullet"/>
      <w:lvlText w:val="o"/>
      <w:lvlJc w:val="left"/>
      <w:pPr>
        <w:tabs>
          <w:tab w:val="num" w:pos="4309"/>
        </w:tabs>
        <w:ind w:left="4309" w:hanging="360"/>
      </w:pPr>
      <w:rPr>
        <w:rFonts w:ascii="Courier New" w:hAnsi="Courier New" w:hint="default"/>
      </w:rPr>
    </w:lvl>
    <w:lvl w:ilvl="5" w:tplc="04090005">
      <w:start w:val="1"/>
      <w:numFmt w:val="bullet"/>
      <w:lvlText w:val=""/>
      <w:lvlJc w:val="left"/>
      <w:pPr>
        <w:tabs>
          <w:tab w:val="num" w:pos="5029"/>
        </w:tabs>
        <w:ind w:left="5029" w:hanging="360"/>
      </w:pPr>
      <w:rPr>
        <w:rFonts w:ascii="Wingdings" w:hAnsi="Wingdings" w:hint="default"/>
      </w:rPr>
    </w:lvl>
    <w:lvl w:ilvl="6" w:tplc="04090001">
      <w:start w:val="1"/>
      <w:numFmt w:val="bullet"/>
      <w:lvlText w:val=""/>
      <w:lvlJc w:val="left"/>
      <w:pPr>
        <w:tabs>
          <w:tab w:val="num" w:pos="5749"/>
        </w:tabs>
        <w:ind w:left="5749" w:hanging="360"/>
      </w:pPr>
      <w:rPr>
        <w:rFonts w:ascii="Symbol" w:hAnsi="Symbol" w:hint="default"/>
      </w:rPr>
    </w:lvl>
    <w:lvl w:ilvl="7" w:tplc="04090003">
      <w:start w:val="1"/>
      <w:numFmt w:val="bullet"/>
      <w:lvlText w:val="o"/>
      <w:lvlJc w:val="left"/>
      <w:pPr>
        <w:tabs>
          <w:tab w:val="num" w:pos="6469"/>
        </w:tabs>
        <w:ind w:left="6469" w:hanging="360"/>
      </w:pPr>
      <w:rPr>
        <w:rFonts w:ascii="Courier New" w:hAnsi="Courier New" w:hint="default"/>
      </w:rPr>
    </w:lvl>
    <w:lvl w:ilvl="8" w:tplc="04090005">
      <w:start w:val="1"/>
      <w:numFmt w:val="bullet"/>
      <w:lvlText w:val=""/>
      <w:lvlJc w:val="left"/>
      <w:pPr>
        <w:tabs>
          <w:tab w:val="num" w:pos="7189"/>
        </w:tabs>
        <w:ind w:left="7189" w:hanging="360"/>
      </w:pPr>
      <w:rPr>
        <w:rFonts w:ascii="Wingdings" w:hAnsi="Wingdings" w:hint="default"/>
      </w:rPr>
    </w:lvl>
  </w:abstractNum>
  <w:abstractNum w:abstractNumId="35" w15:restartNumberingAfterBreak="0">
    <w:nsid w:val="661A5173"/>
    <w:multiLevelType w:val="multilevel"/>
    <w:tmpl w:val="DA7C586C"/>
    <w:lvl w:ilvl="0">
      <w:start w:val="2"/>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078" w:hanging="72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010" w:hanging="108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6942" w:hanging="1440"/>
      </w:pPr>
      <w:rPr>
        <w:rFonts w:hint="default"/>
      </w:rPr>
    </w:lvl>
    <w:lvl w:ilvl="8">
      <w:start w:val="1"/>
      <w:numFmt w:val="decimal"/>
      <w:lvlText w:val="%1.%2.%3.%4.%5.%6.%7.%8.%9"/>
      <w:lvlJc w:val="left"/>
      <w:pPr>
        <w:ind w:left="8088" w:hanging="1800"/>
      </w:pPr>
      <w:rPr>
        <w:rFonts w:hint="default"/>
      </w:rPr>
    </w:lvl>
  </w:abstractNum>
  <w:abstractNum w:abstractNumId="36" w15:restartNumberingAfterBreak="0">
    <w:nsid w:val="6A6F67F3"/>
    <w:multiLevelType w:val="hybridMultilevel"/>
    <w:tmpl w:val="F02A2326"/>
    <w:lvl w:ilvl="0" w:tplc="97EA7DF8">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CCA52D9"/>
    <w:multiLevelType w:val="multilevel"/>
    <w:tmpl w:val="C3A421E2"/>
    <w:lvl w:ilvl="0">
      <w:start w:val="1"/>
      <w:numFmt w:val="decimal"/>
      <w:lvlText w:val="%1."/>
      <w:lvlJc w:val="left"/>
      <w:pPr>
        <w:ind w:left="360" w:hanging="360"/>
      </w:pPr>
      <w:rPr>
        <w:rFonts w:hint="default"/>
        <w:b/>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F863E57"/>
    <w:multiLevelType w:val="multilevel"/>
    <w:tmpl w:val="C2FA9CB0"/>
    <w:lvl w:ilvl="0">
      <w:start w:val="1"/>
      <w:numFmt w:val="decimal"/>
      <w:lvlText w:val="%1"/>
      <w:lvlJc w:val="left"/>
      <w:pPr>
        <w:tabs>
          <w:tab w:val="num" w:pos="720"/>
        </w:tabs>
        <w:ind w:left="720" w:right="720" w:hanging="720"/>
      </w:pPr>
      <w:rPr>
        <w:rFonts w:hint="default"/>
        <w:u w:val="none"/>
      </w:rPr>
    </w:lvl>
    <w:lvl w:ilvl="1">
      <w:start w:val="1"/>
      <w:numFmt w:val="decimal"/>
      <w:lvlText w:val="%1.%2"/>
      <w:lvlJc w:val="left"/>
      <w:pPr>
        <w:tabs>
          <w:tab w:val="num" w:pos="720"/>
        </w:tabs>
        <w:ind w:left="720" w:right="720" w:hanging="720"/>
      </w:pPr>
      <w:rPr>
        <w:rFonts w:hint="default"/>
        <w:u w:val="none"/>
      </w:rPr>
    </w:lvl>
    <w:lvl w:ilvl="2">
      <w:start w:val="1"/>
      <w:numFmt w:val="decimal"/>
      <w:lvlText w:val="%1.%2.%3"/>
      <w:lvlJc w:val="left"/>
      <w:pPr>
        <w:tabs>
          <w:tab w:val="num" w:pos="720"/>
        </w:tabs>
        <w:ind w:left="720" w:right="720" w:hanging="720"/>
      </w:pPr>
      <w:rPr>
        <w:rFonts w:hint="default"/>
        <w:u w:val="none"/>
      </w:rPr>
    </w:lvl>
    <w:lvl w:ilvl="3">
      <w:start w:val="1"/>
      <w:numFmt w:val="decimal"/>
      <w:lvlText w:val="%1.%2.%3.%4"/>
      <w:lvlJc w:val="left"/>
      <w:pPr>
        <w:tabs>
          <w:tab w:val="num" w:pos="720"/>
        </w:tabs>
        <w:ind w:left="720" w:right="720" w:hanging="720"/>
      </w:pPr>
      <w:rPr>
        <w:rFonts w:hint="default"/>
        <w:u w:val="none"/>
      </w:rPr>
    </w:lvl>
    <w:lvl w:ilvl="4">
      <w:start w:val="1"/>
      <w:numFmt w:val="decimal"/>
      <w:lvlText w:val="%1.%2.%3.%4.%5"/>
      <w:lvlJc w:val="left"/>
      <w:pPr>
        <w:tabs>
          <w:tab w:val="num" w:pos="1080"/>
        </w:tabs>
        <w:ind w:left="1080" w:right="1080" w:hanging="1080"/>
      </w:pPr>
      <w:rPr>
        <w:rFonts w:hint="default"/>
        <w:u w:val="none"/>
      </w:rPr>
    </w:lvl>
    <w:lvl w:ilvl="5">
      <w:start w:val="1"/>
      <w:numFmt w:val="decimal"/>
      <w:lvlText w:val="%1.%2.%3.%4.%5.%6"/>
      <w:lvlJc w:val="left"/>
      <w:pPr>
        <w:tabs>
          <w:tab w:val="num" w:pos="1080"/>
        </w:tabs>
        <w:ind w:left="1080" w:right="1080" w:hanging="1080"/>
      </w:pPr>
      <w:rPr>
        <w:rFonts w:hint="default"/>
        <w:u w:val="none"/>
      </w:rPr>
    </w:lvl>
    <w:lvl w:ilvl="6">
      <w:start w:val="1"/>
      <w:numFmt w:val="decimal"/>
      <w:lvlText w:val="%1.%2.%3.%4.%5.%6.%7"/>
      <w:lvlJc w:val="left"/>
      <w:pPr>
        <w:tabs>
          <w:tab w:val="num" w:pos="1440"/>
        </w:tabs>
        <w:ind w:left="1440" w:right="1440" w:hanging="1440"/>
      </w:pPr>
      <w:rPr>
        <w:rFonts w:hint="default"/>
        <w:u w:val="none"/>
      </w:rPr>
    </w:lvl>
    <w:lvl w:ilvl="7">
      <w:start w:val="1"/>
      <w:numFmt w:val="decimal"/>
      <w:lvlText w:val="%1.%2.%3.%4.%5.%6.%7.%8"/>
      <w:lvlJc w:val="left"/>
      <w:pPr>
        <w:tabs>
          <w:tab w:val="num" w:pos="1440"/>
        </w:tabs>
        <w:ind w:left="1440" w:right="1440" w:hanging="1440"/>
      </w:pPr>
      <w:rPr>
        <w:rFonts w:hint="default"/>
        <w:u w:val="none"/>
      </w:rPr>
    </w:lvl>
    <w:lvl w:ilvl="8">
      <w:start w:val="1"/>
      <w:numFmt w:val="decimal"/>
      <w:lvlText w:val="%1.%2.%3.%4.%5.%6.%7.%8.%9"/>
      <w:lvlJc w:val="left"/>
      <w:pPr>
        <w:tabs>
          <w:tab w:val="num" w:pos="1800"/>
        </w:tabs>
        <w:ind w:left="1800" w:right="1800" w:hanging="1800"/>
      </w:pPr>
      <w:rPr>
        <w:rFonts w:hint="default"/>
        <w:u w:val="none"/>
      </w:rPr>
    </w:lvl>
  </w:abstractNum>
  <w:abstractNum w:abstractNumId="39" w15:restartNumberingAfterBreak="0">
    <w:nsid w:val="6F91671C"/>
    <w:multiLevelType w:val="hybridMultilevel"/>
    <w:tmpl w:val="C32CF062"/>
    <w:lvl w:ilvl="0" w:tplc="04989000">
      <w:start w:val="1"/>
      <w:numFmt w:val="decimal"/>
      <w:lvlText w:val="1.%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08D10AB"/>
    <w:multiLevelType w:val="hybridMultilevel"/>
    <w:tmpl w:val="6BFAB8FC"/>
    <w:lvl w:ilvl="0" w:tplc="B19C4EC6">
      <w:start w:val="1"/>
      <w:numFmt w:val="lowerRoman"/>
      <w:lvlText w:val="(%1)"/>
      <w:lvlJc w:val="left"/>
      <w:pPr>
        <w:tabs>
          <w:tab w:val="num" w:pos="2138"/>
        </w:tabs>
        <w:ind w:left="2138" w:hanging="720"/>
      </w:pPr>
      <w:rPr>
        <w:rFonts w:hint="default"/>
      </w:rPr>
    </w:lvl>
    <w:lvl w:ilvl="1" w:tplc="04090019" w:tentative="1">
      <w:start w:val="1"/>
      <w:numFmt w:val="lowerLetter"/>
      <w:lvlText w:val="%2."/>
      <w:lvlJc w:val="left"/>
      <w:pPr>
        <w:tabs>
          <w:tab w:val="num" w:pos="2498"/>
        </w:tabs>
        <w:ind w:left="2498" w:hanging="360"/>
      </w:pPr>
    </w:lvl>
    <w:lvl w:ilvl="2" w:tplc="0409001B" w:tentative="1">
      <w:start w:val="1"/>
      <w:numFmt w:val="lowerRoman"/>
      <w:lvlText w:val="%3."/>
      <w:lvlJc w:val="right"/>
      <w:pPr>
        <w:tabs>
          <w:tab w:val="num" w:pos="3218"/>
        </w:tabs>
        <w:ind w:left="3218" w:hanging="180"/>
      </w:pPr>
    </w:lvl>
    <w:lvl w:ilvl="3" w:tplc="0409000F" w:tentative="1">
      <w:start w:val="1"/>
      <w:numFmt w:val="decimal"/>
      <w:lvlText w:val="%4."/>
      <w:lvlJc w:val="left"/>
      <w:pPr>
        <w:tabs>
          <w:tab w:val="num" w:pos="3938"/>
        </w:tabs>
        <w:ind w:left="3938" w:hanging="360"/>
      </w:pPr>
    </w:lvl>
    <w:lvl w:ilvl="4" w:tplc="04090019" w:tentative="1">
      <w:start w:val="1"/>
      <w:numFmt w:val="lowerLetter"/>
      <w:lvlText w:val="%5."/>
      <w:lvlJc w:val="left"/>
      <w:pPr>
        <w:tabs>
          <w:tab w:val="num" w:pos="4658"/>
        </w:tabs>
        <w:ind w:left="4658" w:hanging="360"/>
      </w:pPr>
    </w:lvl>
    <w:lvl w:ilvl="5" w:tplc="0409001B" w:tentative="1">
      <w:start w:val="1"/>
      <w:numFmt w:val="lowerRoman"/>
      <w:lvlText w:val="%6."/>
      <w:lvlJc w:val="right"/>
      <w:pPr>
        <w:tabs>
          <w:tab w:val="num" w:pos="5378"/>
        </w:tabs>
        <w:ind w:left="5378" w:hanging="180"/>
      </w:pPr>
    </w:lvl>
    <w:lvl w:ilvl="6" w:tplc="0409000F" w:tentative="1">
      <w:start w:val="1"/>
      <w:numFmt w:val="decimal"/>
      <w:lvlText w:val="%7."/>
      <w:lvlJc w:val="left"/>
      <w:pPr>
        <w:tabs>
          <w:tab w:val="num" w:pos="6098"/>
        </w:tabs>
        <w:ind w:left="6098" w:hanging="360"/>
      </w:pPr>
    </w:lvl>
    <w:lvl w:ilvl="7" w:tplc="04090019" w:tentative="1">
      <w:start w:val="1"/>
      <w:numFmt w:val="lowerLetter"/>
      <w:lvlText w:val="%8."/>
      <w:lvlJc w:val="left"/>
      <w:pPr>
        <w:tabs>
          <w:tab w:val="num" w:pos="6818"/>
        </w:tabs>
        <w:ind w:left="6818" w:hanging="360"/>
      </w:pPr>
    </w:lvl>
    <w:lvl w:ilvl="8" w:tplc="0409001B" w:tentative="1">
      <w:start w:val="1"/>
      <w:numFmt w:val="lowerRoman"/>
      <w:lvlText w:val="%9."/>
      <w:lvlJc w:val="right"/>
      <w:pPr>
        <w:tabs>
          <w:tab w:val="num" w:pos="7538"/>
        </w:tabs>
        <w:ind w:left="7538" w:hanging="180"/>
      </w:pPr>
    </w:lvl>
  </w:abstractNum>
  <w:abstractNum w:abstractNumId="41" w15:restartNumberingAfterBreak="0">
    <w:nsid w:val="710C1BC8"/>
    <w:multiLevelType w:val="hybridMultilevel"/>
    <w:tmpl w:val="1E448124"/>
    <w:lvl w:ilvl="0" w:tplc="B1C460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1127F49"/>
    <w:multiLevelType w:val="hybridMultilevel"/>
    <w:tmpl w:val="01F8FAF8"/>
    <w:lvl w:ilvl="0" w:tplc="1E46E894">
      <w:start w:val="2"/>
      <w:numFmt w:val="upperLetter"/>
      <w:lvlText w:val="%1."/>
      <w:lvlJc w:val="left"/>
      <w:pPr>
        <w:tabs>
          <w:tab w:val="num" w:pos="1080"/>
        </w:tabs>
        <w:ind w:left="1080" w:right="1080" w:hanging="360"/>
      </w:pPr>
      <w:rPr>
        <w:rFonts w:hint="default"/>
      </w:rPr>
    </w:lvl>
    <w:lvl w:ilvl="1" w:tplc="04090019" w:tentative="1">
      <w:start w:val="1"/>
      <w:numFmt w:val="lowerLetter"/>
      <w:lvlText w:val="%2."/>
      <w:lvlJc w:val="left"/>
      <w:pPr>
        <w:tabs>
          <w:tab w:val="num" w:pos="1800"/>
        </w:tabs>
        <w:ind w:left="1800" w:right="1800" w:hanging="360"/>
      </w:pPr>
    </w:lvl>
    <w:lvl w:ilvl="2" w:tplc="0409001B" w:tentative="1">
      <w:start w:val="1"/>
      <w:numFmt w:val="lowerRoman"/>
      <w:lvlText w:val="%3."/>
      <w:lvlJc w:val="right"/>
      <w:pPr>
        <w:tabs>
          <w:tab w:val="num" w:pos="2520"/>
        </w:tabs>
        <w:ind w:left="2520" w:right="2520" w:hanging="180"/>
      </w:pPr>
    </w:lvl>
    <w:lvl w:ilvl="3" w:tplc="0409000F" w:tentative="1">
      <w:start w:val="1"/>
      <w:numFmt w:val="decimal"/>
      <w:lvlText w:val="%4."/>
      <w:lvlJc w:val="left"/>
      <w:pPr>
        <w:tabs>
          <w:tab w:val="num" w:pos="3240"/>
        </w:tabs>
        <w:ind w:left="3240" w:right="3240" w:hanging="360"/>
      </w:pPr>
    </w:lvl>
    <w:lvl w:ilvl="4" w:tplc="04090019" w:tentative="1">
      <w:start w:val="1"/>
      <w:numFmt w:val="lowerLetter"/>
      <w:lvlText w:val="%5."/>
      <w:lvlJc w:val="left"/>
      <w:pPr>
        <w:tabs>
          <w:tab w:val="num" w:pos="3960"/>
        </w:tabs>
        <w:ind w:left="3960" w:right="3960" w:hanging="360"/>
      </w:pPr>
    </w:lvl>
    <w:lvl w:ilvl="5" w:tplc="0409001B" w:tentative="1">
      <w:start w:val="1"/>
      <w:numFmt w:val="lowerRoman"/>
      <w:lvlText w:val="%6."/>
      <w:lvlJc w:val="right"/>
      <w:pPr>
        <w:tabs>
          <w:tab w:val="num" w:pos="4680"/>
        </w:tabs>
        <w:ind w:left="4680" w:right="4680" w:hanging="180"/>
      </w:pPr>
    </w:lvl>
    <w:lvl w:ilvl="6" w:tplc="0409000F" w:tentative="1">
      <w:start w:val="1"/>
      <w:numFmt w:val="decimal"/>
      <w:lvlText w:val="%7."/>
      <w:lvlJc w:val="left"/>
      <w:pPr>
        <w:tabs>
          <w:tab w:val="num" w:pos="5400"/>
        </w:tabs>
        <w:ind w:left="5400" w:right="5400" w:hanging="360"/>
      </w:pPr>
    </w:lvl>
    <w:lvl w:ilvl="7" w:tplc="04090019" w:tentative="1">
      <w:start w:val="1"/>
      <w:numFmt w:val="lowerLetter"/>
      <w:lvlText w:val="%8."/>
      <w:lvlJc w:val="left"/>
      <w:pPr>
        <w:tabs>
          <w:tab w:val="num" w:pos="6120"/>
        </w:tabs>
        <w:ind w:left="6120" w:right="6120" w:hanging="360"/>
      </w:pPr>
    </w:lvl>
    <w:lvl w:ilvl="8" w:tplc="0409001B" w:tentative="1">
      <w:start w:val="1"/>
      <w:numFmt w:val="lowerRoman"/>
      <w:lvlText w:val="%9."/>
      <w:lvlJc w:val="right"/>
      <w:pPr>
        <w:tabs>
          <w:tab w:val="num" w:pos="6840"/>
        </w:tabs>
        <w:ind w:left="6840" w:right="6840" w:hanging="180"/>
      </w:pPr>
    </w:lvl>
  </w:abstractNum>
  <w:abstractNum w:abstractNumId="43" w15:restartNumberingAfterBreak="0">
    <w:nsid w:val="726F68DF"/>
    <w:multiLevelType w:val="hybridMultilevel"/>
    <w:tmpl w:val="F782C5FA"/>
    <w:lvl w:ilvl="0" w:tplc="B1C460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778778E"/>
    <w:multiLevelType w:val="hybridMultilevel"/>
    <w:tmpl w:val="8626EE42"/>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5" w15:restartNumberingAfterBreak="0">
    <w:nsid w:val="77A55895"/>
    <w:multiLevelType w:val="singleLevel"/>
    <w:tmpl w:val="040D000F"/>
    <w:lvl w:ilvl="0">
      <w:start w:val="1"/>
      <w:numFmt w:val="decimal"/>
      <w:lvlText w:val="%1."/>
      <w:lvlJc w:val="center"/>
      <w:pPr>
        <w:tabs>
          <w:tab w:val="num" w:pos="648"/>
        </w:tabs>
        <w:ind w:left="360" w:right="360" w:hanging="72"/>
      </w:pPr>
    </w:lvl>
  </w:abstractNum>
  <w:abstractNum w:abstractNumId="46" w15:restartNumberingAfterBreak="0">
    <w:nsid w:val="79656105"/>
    <w:multiLevelType w:val="multilevel"/>
    <w:tmpl w:val="1E3EB962"/>
    <w:lvl w:ilvl="0">
      <w:start w:val="1"/>
      <w:numFmt w:val="decimal"/>
      <w:lvlText w:val="1.%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7" w15:restartNumberingAfterBreak="0">
    <w:nsid w:val="7BD279AB"/>
    <w:multiLevelType w:val="hybridMultilevel"/>
    <w:tmpl w:val="E63AF9CE"/>
    <w:lvl w:ilvl="0" w:tplc="B1C460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36864353">
    <w:abstractNumId w:val="0"/>
    <w:lvlOverride w:ilvl="0">
      <w:lvl w:ilvl="0">
        <w:start w:val="1"/>
        <w:numFmt w:val="chosung"/>
        <w:lvlText w:val=""/>
        <w:legacy w:legacy="1" w:legacySpace="0" w:legacyIndent="283"/>
        <w:lvlJc w:val="left"/>
        <w:pPr>
          <w:ind w:left="567" w:right="567" w:hanging="283"/>
        </w:pPr>
        <w:rPr>
          <w:rFonts w:ascii="Symbol" w:hint="default"/>
        </w:rPr>
      </w:lvl>
    </w:lvlOverride>
  </w:num>
  <w:num w:numId="2" w16cid:durableId="1368263105">
    <w:abstractNumId w:val="18"/>
  </w:num>
  <w:num w:numId="3" w16cid:durableId="406729274">
    <w:abstractNumId w:val="0"/>
    <w:lvlOverride w:ilvl="0">
      <w:lvl w:ilvl="0">
        <w:start w:val="1"/>
        <w:numFmt w:val="chosung"/>
        <w:lvlText w:val=""/>
        <w:legacy w:legacy="1" w:legacySpace="0" w:legacyIndent="283"/>
        <w:lvlJc w:val="left"/>
        <w:pPr>
          <w:ind w:left="567" w:right="567" w:hanging="283"/>
        </w:pPr>
        <w:rPr>
          <w:rFonts w:ascii="Symbol" w:hint="default"/>
        </w:rPr>
      </w:lvl>
    </w:lvlOverride>
  </w:num>
  <w:num w:numId="4" w16cid:durableId="59982692">
    <w:abstractNumId w:val="45"/>
  </w:num>
  <w:num w:numId="5" w16cid:durableId="1705250934">
    <w:abstractNumId w:val="11"/>
  </w:num>
  <w:num w:numId="6" w16cid:durableId="1129519009">
    <w:abstractNumId w:val="9"/>
  </w:num>
  <w:num w:numId="7" w16cid:durableId="1767264784">
    <w:abstractNumId w:val="27"/>
  </w:num>
  <w:num w:numId="8" w16cid:durableId="970793368">
    <w:abstractNumId w:val="32"/>
  </w:num>
  <w:num w:numId="9" w16cid:durableId="2123189729">
    <w:abstractNumId w:val="42"/>
  </w:num>
  <w:num w:numId="10" w16cid:durableId="605698396">
    <w:abstractNumId w:val="34"/>
  </w:num>
  <w:num w:numId="11" w16cid:durableId="102772013">
    <w:abstractNumId w:val="17"/>
  </w:num>
  <w:num w:numId="12" w16cid:durableId="2083065975">
    <w:abstractNumId w:val="29"/>
  </w:num>
  <w:num w:numId="13" w16cid:durableId="272179036">
    <w:abstractNumId w:val="25"/>
  </w:num>
  <w:num w:numId="14" w16cid:durableId="1973440149">
    <w:abstractNumId w:val="19"/>
  </w:num>
  <w:num w:numId="15" w16cid:durableId="526869373">
    <w:abstractNumId w:val="10"/>
  </w:num>
  <w:num w:numId="16" w16cid:durableId="314843931">
    <w:abstractNumId w:val="41"/>
  </w:num>
  <w:num w:numId="17" w16cid:durableId="354157097">
    <w:abstractNumId w:val="47"/>
  </w:num>
  <w:num w:numId="18" w16cid:durableId="402021274">
    <w:abstractNumId w:val="3"/>
  </w:num>
  <w:num w:numId="19" w16cid:durableId="5594102">
    <w:abstractNumId w:val="40"/>
  </w:num>
  <w:num w:numId="20" w16cid:durableId="384723854">
    <w:abstractNumId w:val="13"/>
  </w:num>
  <w:num w:numId="21" w16cid:durableId="156728379">
    <w:abstractNumId w:val="36"/>
  </w:num>
  <w:num w:numId="22" w16cid:durableId="278025574">
    <w:abstractNumId w:val="43"/>
  </w:num>
  <w:num w:numId="23" w16cid:durableId="637296310">
    <w:abstractNumId w:val="37"/>
  </w:num>
  <w:num w:numId="24" w16cid:durableId="476993396">
    <w:abstractNumId w:val="2"/>
  </w:num>
  <w:num w:numId="25" w16cid:durableId="165752575">
    <w:abstractNumId w:val="33"/>
  </w:num>
  <w:num w:numId="26" w16cid:durableId="54012111">
    <w:abstractNumId w:val="20"/>
  </w:num>
  <w:num w:numId="27" w16cid:durableId="1073087461">
    <w:abstractNumId w:val="38"/>
  </w:num>
  <w:num w:numId="28" w16cid:durableId="2029139858">
    <w:abstractNumId w:val="1"/>
  </w:num>
  <w:num w:numId="29" w16cid:durableId="1767268701">
    <w:abstractNumId w:val="6"/>
  </w:num>
  <w:num w:numId="30" w16cid:durableId="181945599">
    <w:abstractNumId w:val="12"/>
  </w:num>
  <w:num w:numId="31" w16cid:durableId="1534685259">
    <w:abstractNumId w:val="39"/>
  </w:num>
  <w:num w:numId="32" w16cid:durableId="1669090414">
    <w:abstractNumId w:val="46"/>
  </w:num>
  <w:num w:numId="33" w16cid:durableId="1922132041">
    <w:abstractNumId w:val="21"/>
  </w:num>
  <w:num w:numId="34" w16cid:durableId="17507119">
    <w:abstractNumId w:val="16"/>
  </w:num>
  <w:num w:numId="35" w16cid:durableId="301077022">
    <w:abstractNumId w:val="31"/>
  </w:num>
  <w:num w:numId="36" w16cid:durableId="1164393697">
    <w:abstractNumId w:val="23"/>
  </w:num>
  <w:num w:numId="37" w16cid:durableId="303778105">
    <w:abstractNumId w:val="15"/>
  </w:num>
  <w:num w:numId="38" w16cid:durableId="459112444">
    <w:abstractNumId w:val="7"/>
  </w:num>
  <w:num w:numId="39" w16cid:durableId="1972591983">
    <w:abstractNumId w:val="35"/>
  </w:num>
  <w:num w:numId="40" w16cid:durableId="1771702914">
    <w:abstractNumId w:val="30"/>
  </w:num>
  <w:num w:numId="41" w16cid:durableId="2014334200">
    <w:abstractNumId w:val="24"/>
  </w:num>
  <w:num w:numId="42" w16cid:durableId="1456093336">
    <w:abstractNumId w:val="44"/>
  </w:num>
  <w:num w:numId="43" w16cid:durableId="89788591">
    <w:abstractNumId w:val="28"/>
  </w:num>
  <w:num w:numId="44" w16cid:durableId="882524850">
    <w:abstractNumId w:val="5"/>
  </w:num>
  <w:num w:numId="45" w16cid:durableId="1505245904">
    <w:abstractNumId w:val="4"/>
  </w:num>
  <w:num w:numId="46" w16cid:durableId="486825221">
    <w:abstractNumId w:val="22"/>
  </w:num>
  <w:num w:numId="47" w16cid:durableId="1071080812">
    <w:abstractNumId w:val="14"/>
  </w:num>
  <w:num w:numId="48" w16cid:durableId="1570994629">
    <w:abstractNumId w:val="26"/>
  </w:num>
  <w:num w:numId="49" w16cid:durableId="42103100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tthew Levine">
    <w15:presenceInfo w15:providerId="AD" w15:userId="S::Matthew@levinelegalservices.com::c7f37529-e089-4b7b-a230-890249a8d6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o:shapelayout v:ext="edit">
      <o:idmap v:ext="edit" data="1"/>
    </o:shapelayout>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9F2"/>
    <w:rsid w:val="00003635"/>
    <w:rsid w:val="00014AAF"/>
    <w:rsid w:val="0001629A"/>
    <w:rsid w:val="000237B2"/>
    <w:rsid w:val="000269EC"/>
    <w:rsid w:val="00032D07"/>
    <w:rsid w:val="0004325C"/>
    <w:rsid w:val="0005316D"/>
    <w:rsid w:val="00062920"/>
    <w:rsid w:val="000659C6"/>
    <w:rsid w:val="00065A72"/>
    <w:rsid w:val="00066F84"/>
    <w:rsid w:val="00067F4A"/>
    <w:rsid w:val="0007017B"/>
    <w:rsid w:val="00072750"/>
    <w:rsid w:val="000800DE"/>
    <w:rsid w:val="000819B8"/>
    <w:rsid w:val="00082ABB"/>
    <w:rsid w:val="00083CEA"/>
    <w:rsid w:val="00084DA6"/>
    <w:rsid w:val="00091AF6"/>
    <w:rsid w:val="000927A9"/>
    <w:rsid w:val="000A53E6"/>
    <w:rsid w:val="000A5C9C"/>
    <w:rsid w:val="000A68EA"/>
    <w:rsid w:val="000A7950"/>
    <w:rsid w:val="000B301A"/>
    <w:rsid w:val="000B717C"/>
    <w:rsid w:val="000C1AB3"/>
    <w:rsid w:val="000C3ACB"/>
    <w:rsid w:val="000C4D19"/>
    <w:rsid w:val="000D237F"/>
    <w:rsid w:val="000D45BD"/>
    <w:rsid w:val="000F25F3"/>
    <w:rsid w:val="000F4C9A"/>
    <w:rsid w:val="000F60AB"/>
    <w:rsid w:val="001032AB"/>
    <w:rsid w:val="00103E12"/>
    <w:rsid w:val="00103F14"/>
    <w:rsid w:val="00105043"/>
    <w:rsid w:val="00115447"/>
    <w:rsid w:val="00115A13"/>
    <w:rsid w:val="00127BA0"/>
    <w:rsid w:val="00133CC3"/>
    <w:rsid w:val="001425B9"/>
    <w:rsid w:val="00142F6A"/>
    <w:rsid w:val="00144881"/>
    <w:rsid w:val="00147CF0"/>
    <w:rsid w:val="00151246"/>
    <w:rsid w:val="00161AAB"/>
    <w:rsid w:val="00167AA5"/>
    <w:rsid w:val="001718CA"/>
    <w:rsid w:val="0017254C"/>
    <w:rsid w:val="0017603B"/>
    <w:rsid w:val="00181DA1"/>
    <w:rsid w:val="0018460C"/>
    <w:rsid w:val="00186D0F"/>
    <w:rsid w:val="001922FF"/>
    <w:rsid w:val="00195131"/>
    <w:rsid w:val="001A11E8"/>
    <w:rsid w:val="001A2CF3"/>
    <w:rsid w:val="001A5E4C"/>
    <w:rsid w:val="001A6061"/>
    <w:rsid w:val="001A62C1"/>
    <w:rsid w:val="001A6968"/>
    <w:rsid w:val="001B0AB5"/>
    <w:rsid w:val="001B2BC6"/>
    <w:rsid w:val="001B6F07"/>
    <w:rsid w:val="001C3AAE"/>
    <w:rsid w:val="001C3D1A"/>
    <w:rsid w:val="001C4DC7"/>
    <w:rsid w:val="001D15AA"/>
    <w:rsid w:val="001E0C66"/>
    <w:rsid w:val="001E208F"/>
    <w:rsid w:val="001F3B46"/>
    <w:rsid w:val="001F3C42"/>
    <w:rsid w:val="001F5770"/>
    <w:rsid w:val="001F735D"/>
    <w:rsid w:val="00203A8A"/>
    <w:rsid w:val="00205097"/>
    <w:rsid w:val="00206290"/>
    <w:rsid w:val="00217709"/>
    <w:rsid w:val="0022097B"/>
    <w:rsid w:val="00224D83"/>
    <w:rsid w:val="00230405"/>
    <w:rsid w:val="00232893"/>
    <w:rsid w:val="00233881"/>
    <w:rsid w:val="00241F54"/>
    <w:rsid w:val="0024559C"/>
    <w:rsid w:val="00260FEA"/>
    <w:rsid w:val="002648B1"/>
    <w:rsid w:val="00264ED3"/>
    <w:rsid w:val="002667E8"/>
    <w:rsid w:val="00266CF3"/>
    <w:rsid w:val="00267787"/>
    <w:rsid w:val="002706B2"/>
    <w:rsid w:val="002709C5"/>
    <w:rsid w:val="00275DEE"/>
    <w:rsid w:val="00283A16"/>
    <w:rsid w:val="00283BB7"/>
    <w:rsid w:val="00286F64"/>
    <w:rsid w:val="00294FA9"/>
    <w:rsid w:val="00296CB4"/>
    <w:rsid w:val="002A0332"/>
    <w:rsid w:val="002A0E10"/>
    <w:rsid w:val="002B0FF7"/>
    <w:rsid w:val="002B60B1"/>
    <w:rsid w:val="002C43A5"/>
    <w:rsid w:val="002C68F6"/>
    <w:rsid w:val="002C7725"/>
    <w:rsid w:val="002D53C6"/>
    <w:rsid w:val="002E0066"/>
    <w:rsid w:val="002E15D7"/>
    <w:rsid w:val="002E1627"/>
    <w:rsid w:val="002E2C7D"/>
    <w:rsid w:val="002E3BB3"/>
    <w:rsid w:val="002E42DB"/>
    <w:rsid w:val="002F14ED"/>
    <w:rsid w:val="002F3195"/>
    <w:rsid w:val="002F6113"/>
    <w:rsid w:val="002F7279"/>
    <w:rsid w:val="003132F6"/>
    <w:rsid w:val="00316693"/>
    <w:rsid w:val="00316B48"/>
    <w:rsid w:val="003216AF"/>
    <w:rsid w:val="00325FF8"/>
    <w:rsid w:val="00330B1C"/>
    <w:rsid w:val="0033501D"/>
    <w:rsid w:val="00336EC9"/>
    <w:rsid w:val="003451E9"/>
    <w:rsid w:val="003552E5"/>
    <w:rsid w:val="0035639C"/>
    <w:rsid w:val="00356CE0"/>
    <w:rsid w:val="00365FEE"/>
    <w:rsid w:val="00373F30"/>
    <w:rsid w:val="00376688"/>
    <w:rsid w:val="00377D36"/>
    <w:rsid w:val="00380BBB"/>
    <w:rsid w:val="00382364"/>
    <w:rsid w:val="00391A53"/>
    <w:rsid w:val="0039354D"/>
    <w:rsid w:val="003941D2"/>
    <w:rsid w:val="003A761E"/>
    <w:rsid w:val="003B035A"/>
    <w:rsid w:val="003B4BEB"/>
    <w:rsid w:val="003B640E"/>
    <w:rsid w:val="003B6EC7"/>
    <w:rsid w:val="003C03D2"/>
    <w:rsid w:val="003C29FF"/>
    <w:rsid w:val="003C3E27"/>
    <w:rsid w:val="003C793F"/>
    <w:rsid w:val="003D111A"/>
    <w:rsid w:val="003D4BC7"/>
    <w:rsid w:val="003E05C8"/>
    <w:rsid w:val="003E1532"/>
    <w:rsid w:val="003E3010"/>
    <w:rsid w:val="003E6665"/>
    <w:rsid w:val="003F3666"/>
    <w:rsid w:val="003F44B1"/>
    <w:rsid w:val="003F6ADD"/>
    <w:rsid w:val="003F7057"/>
    <w:rsid w:val="00404D97"/>
    <w:rsid w:val="004050B6"/>
    <w:rsid w:val="00413767"/>
    <w:rsid w:val="00414C90"/>
    <w:rsid w:val="00416863"/>
    <w:rsid w:val="00421CC6"/>
    <w:rsid w:val="00422EBE"/>
    <w:rsid w:val="00424E57"/>
    <w:rsid w:val="00434D6A"/>
    <w:rsid w:val="00437EF2"/>
    <w:rsid w:val="0044215E"/>
    <w:rsid w:val="0044725F"/>
    <w:rsid w:val="00460985"/>
    <w:rsid w:val="004616C7"/>
    <w:rsid w:val="00462BEE"/>
    <w:rsid w:val="00464E86"/>
    <w:rsid w:val="00466785"/>
    <w:rsid w:val="00474277"/>
    <w:rsid w:val="00475050"/>
    <w:rsid w:val="00477E80"/>
    <w:rsid w:val="00484513"/>
    <w:rsid w:val="00493CD1"/>
    <w:rsid w:val="004A02E5"/>
    <w:rsid w:val="004A05EF"/>
    <w:rsid w:val="004A1426"/>
    <w:rsid w:val="004A6029"/>
    <w:rsid w:val="004A6D0E"/>
    <w:rsid w:val="004A6E7E"/>
    <w:rsid w:val="004A7812"/>
    <w:rsid w:val="004B6468"/>
    <w:rsid w:val="004B6F35"/>
    <w:rsid w:val="004C0EA2"/>
    <w:rsid w:val="004C3851"/>
    <w:rsid w:val="004C7AEE"/>
    <w:rsid w:val="004C7DD6"/>
    <w:rsid w:val="004D16CA"/>
    <w:rsid w:val="004E0DDE"/>
    <w:rsid w:val="004E4E53"/>
    <w:rsid w:val="004E68AE"/>
    <w:rsid w:val="004F17EC"/>
    <w:rsid w:val="005027B4"/>
    <w:rsid w:val="00505E6E"/>
    <w:rsid w:val="0051056A"/>
    <w:rsid w:val="0051381B"/>
    <w:rsid w:val="00514329"/>
    <w:rsid w:val="00516B6F"/>
    <w:rsid w:val="00521712"/>
    <w:rsid w:val="00526B80"/>
    <w:rsid w:val="00526EF1"/>
    <w:rsid w:val="00530335"/>
    <w:rsid w:val="00534855"/>
    <w:rsid w:val="005414E7"/>
    <w:rsid w:val="005446AC"/>
    <w:rsid w:val="00546ACD"/>
    <w:rsid w:val="00552791"/>
    <w:rsid w:val="005541C6"/>
    <w:rsid w:val="005554C1"/>
    <w:rsid w:val="00557347"/>
    <w:rsid w:val="0056324E"/>
    <w:rsid w:val="00575D6F"/>
    <w:rsid w:val="00576829"/>
    <w:rsid w:val="005800E7"/>
    <w:rsid w:val="00583EBE"/>
    <w:rsid w:val="00584890"/>
    <w:rsid w:val="00584ECE"/>
    <w:rsid w:val="00585C8A"/>
    <w:rsid w:val="0059291F"/>
    <w:rsid w:val="0059444B"/>
    <w:rsid w:val="0059588B"/>
    <w:rsid w:val="00595ABB"/>
    <w:rsid w:val="00597558"/>
    <w:rsid w:val="00597CE1"/>
    <w:rsid w:val="005B39BF"/>
    <w:rsid w:val="005B48A2"/>
    <w:rsid w:val="005C5AD5"/>
    <w:rsid w:val="005D008C"/>
    <w:rsid w:val="005D3B07"/>
    <w:rsid w:val="005D5AD7"/>
    <w:rsid w:val="005D5C10"/>
    <w:rsid w:val="005D7FC9"/>
    <w:rsid w:val="005E1676"/>
    <w:rsid w:val="005E3ED4"/>
    <w:rsid w:val="005F0596"/>
    <w:rsid w:val="005F25D1"/>
    <w:rsid w:val="005F3C99"/>
    <w:rsid w:val="005F70E8"/>
    <w:rsid w:val="00606314"/>
    <w:rsid w:val="00606410"/>
    <w:rsid w:val="00611EF4"/>
    <w:rsid w:val="006147BD"/>
    <w:rsid w:val="00614E1A"/>
    <w:rsid w:val="00620264"/>
    <w:rsid w:val="00621DD3"/>
    <w:rsid w:val="006249D1"/>
    <w:rsid w:val="006259F6"/>
    <w:rsid w:val="006367ED"/>
    <w:rsid w:val="00644A7B"/>
    <w:rsid w:val="006479DE"/>
    <w:rsid w:val="006603B9"/>
    <w:rsid w:val="00661B55"/>
    <w:rsid w:val="00662A0A"/>
    <w:rsid w:val="00663A14"/>
    <w:rsid w:val="006659E2"/>
    <w:rsid w:val="00671F79"/>
    <w:rsid w:val="0067200C"/>
    <w:rsid w:val="00672F77"/>
    <w:rsid w:val="00675C11"/>
    <w:rsid w:val="00675D17"/>
    <w:rsid w:val="00690703"/>
    <w:rsid w:val="006A141B"/>
    <w:rsid w:val="006A4EC1"/>
    <w:rsid w:val="006B4094"/>
    <w:rsid w:val="006C3014"/>
    <w:rsid w:val="006D1743"/>
    <w:rsid w:val="006D31B9"/>
    <w:rsid w:val="006F3C29"/>
    <w:rsid w:val="006F57D9"/>
    <w:rsid w:val="006F5DCB"/>
    <w:rsid w:val="006F7211"/>
    <w:rsid w:val="00701772"/>
    <w:rsid w:val="00702464"/>
    <w:rsid w:val="00703796"/>
    <w:rsid w:val="007149E2"/>
    <w:rsid w:val="00716469"/>
    <w:rsid w:val="007167AD"/>
    <w:rsid w:val="00723BE2"/>
    <w:rsid w:val="00725583"/>
    <w:rsid w:val="007255D3"/>
    <w:rsid w:val="00726B55"/>
    <w:rsid w:val="007479CE"/>
    <w:rsid w:val="007535AE"/>
    <w:rsid w:val="00755C1E"/>
    <w:rsid w:val="007562EF"/>
    <w:rsid w:val="0076371D"/>
    <w:rsid w:val="00770D1A"/>
    <w:rsid w:val="007724FC"/>
    <w:rsid w:val="007748A4"/>
    <w:rsid w:val="007756A1"/>
    <w:rsid w:val="0077657D"/>
    <w:rsid w:val="00785937"/>
    <w:rsid w:val="00792FD0"/>
    <w:rsid w:val="00795EEC"/>
    <w:rsid w:val="007A0620"/>
    <w:rsid w:val="007A320F"/>
    <w:rsid w:val="007A3BEC"/>
    <w:rsid w:val="007B0D6E"/>
    <w:rsid w:val="007B13BC"/>
    <w:rsid w:val="007B4DD0"/>
    <w:rsid w:val="007C28A2"/>
    <w:rsid w:val="007D2511"/>
    <w:rsid w:val="007D6AD6"/>
    <w:rsid w:val="007E52FA"/>
    <w:rsid w:val="007E7CA1"/>
    <w:rsid w:val="007F0873"/>
    <w:rsid w:val="007F3D18"/>
    <w:rsid w:val="007F6C6A"/>
    <w:rsid w:val="007F6E5C"/>
    <w:rsid w:val="007F7FCB"/>
    <w:rsid w:val="00800423"/>
    <w:rsid w:val="0080305F"/>
    <w:rsid w:val="00811406"/>
    <w:rsid w:val="00812E4E"/>
    <w:rsid w:val="00813EAA"/>
    <w:rsid w:val="00816BDC"/>
    <w:rsid w:val="00821BF5"/>
    <w:rsid w:val="008235B4"/>
    <w:rsid w:val="00835DF1"/>
    <w:rsid w:val="00835EC9"/>
    <w:rsid w:val="00840081"/>
    <w:rsid w:val="00851D08"/>
    <w:rsid w:val="008536C5"/>
    <w:rsid w:val="008561BD"/>
    <w:rsid w:val="008637BA"/>
    <w:rsid w:val="00863FAA"/>
    <w:rsid w:val="00864EAE"/>
    <w:rsid w:val="00866E58"/>
    <w:rsid w:val="00867A62"/>
    <w:rsid w:val="0087368D"/>
    <w:rsid w:val="008741EE"/>
    <w:rsid w:val="0087664C"/>
    <w:rsid w:val="00880F19"/>
    <w:rsid w:val="00884F3D"/>
    <w:rsid w:val="00885C39"/>
    <w:rsid w:val="00894F97"/>
    <w:rsid w:val="00896BB7"/>
    <w:rsid w:val="008A0074"/>
    <w:rsid w:val="008A0747"/>
    <w:rsid w:val="008A16D5"/>
    <w:rsid w:val="008A1FFA"/>
    <w:rsid w:val="008A3461"/>
    <w:rsid w:val="008A424A"/>
    <w:rsid w:val="008B18DD"/>
    <w:rsid w:val="008B3E7A"/>
    <w:rsid w:val="008B4CA7"/>
    <w:rsid w:val="008B52D0"/>
    <w:rsid w:val="008B531E"/>
    <w:rsid w:val="008B588A"/>
    <w:rsid w:val="008C609C"/>
    <w:rsid w:val="008D1AEB"/>
    <w:rsid w:val="008D3218"/>
    <w:rsid w:val="008D3FE6"/>
    <w:rsid w:val="008D7C55"/>
    <w:rsid w:val="008E573C"/>
    <w:rsid w:val="008E66E4"/>
    <w:rsid w:val="00900537"/>
    <w:rsid w:val="0090125F"/>
    <w:rsid w:val="00901EFD"/>
    <w:rsid w:val="0090332D"/>
    <w:rsid w:val="00915C37"/>
    <w:rsid w:val="0092046B"/>
    <w:rsid w:val="00921795"/>
    <w:rsid w:val="009349FF"/>
    <w:rsid w:val="009363BF"/>
    <w:rsid w:val="009412F0"/>
    <w:rsid w:val="0094225A"/>
    <w:rsid w:val="009423E4"/>
    <w:rsid w:val="009429F0"/>
    <w:rsid w:val="00944383"/>
    <w:rsid w:val="009444B3"/>
    <w:rsid w:val="00947A7A"/>
    <w:rsid w:val="00950CFA"/>
    <w:rsid w:val="00955C94"/>
    <w:rsid w:val="00956116"/>
    <w:rsid w:val="009569E7"/>
    <w:rsid w:val="00956A8D"/>
    <w:rsid w:val="009578C5"/>
    <w:rsid w:val="00962131"/>
    <w:rsid w:val="00963E9A"/>
    <w:rsid w:val="00972084"/>
    <w:rsid w:val="009736BF"/>
    <w:rsid w:val="00985E05"/>
    <w:rsid w:val="009866F0"/>
    <w:rsid w:val="00987FBD"/>
    <w:rsid w:val="009A03EB"/>
    <w:rsid w:val="009A05B1"/>
    <w:rsid w:val="009A3485"/>
    <w:rsid w:val="009A6228"/>
    <w:rsid w:val="009A677E"/>
    <w:rsid w:val="009B01F9"/>
    <w:rsid w:val="009B0500"/>
    <w:rsid w:val="009B071B"/>
    <w:rsid w:val="009B572B"/>
    <w:rsid w:val="009C21BC"/>
    <w:rsid w:val="009C795C"/>
    <w:rsid w:val="009D0610"/>
    <w:rsid w:val="009D5F7D"/>
    <w:rsid w:val="009F1927"/>
    <w:rsid w:val="009F19A9"/>
    <w:rsid w:val="009F27D9"/>
    <w:rsid w:val="00A00DFB"/>
    <w:rsid w:val="00A02C51"/>
    <w:rsid w:val="00A12105"/>
    <w:rsid w:val="00A129F4"/>
    <w:rsid w:val="00A17A9F"/>
    <w:rsid w:val="00A17F07"/>
    <w:rsid w:val="00A21151"/>
    <w:rsid w:val="00A23A12"/>
    <w:rsid w:val="00A2527C"/>
    <w:rsid w:val="00A31A6E"/>
    <w:rsid w:val="00A33149"/>
    <w:rsid w:val="00A36185"/>
    <w:rsid w:val="00A42F66"/>
    <w:rsid w:val="00A442D1"/>
    <w:rsid w:val="00A5111B"/>
    <w:rsid w:val="00A5416E"/>
    <w:rsid w:val="00A56225"/>
    <w:rsid w:val="00A56CDD"/>
    <w:rsid w:val="00A602CF"/>
    <w:rsid w:val="00A6039B"/>
    <w:rsid w:val="00A6238B"/>
    <w:rsid w:val="00A8040A"/>
    <w:rsid w:val="00A81AD7"/>
    <w:rsid w:val="00A82D20"/>
    <w:rsid w:val="00A864EA"/>
    <w:rsid w:val="00A87E2E"/>
    <w:rsid w:val="00A9645E"/>
    <w:rsid w:val="00A967C3"/>
    <w:rsid w:val="00A97DD8"/>
    <w:rsid w:val="00AA67DF"/>
    <w:rsid w:val="00AB08B3"/>
    <w:rsid w:val="00AB50E1"/>
    <w:rsid w:val="00AB7FDB"/>
    <w:rsid w:val="00AC0AA0"/>
    <w:rsid w:val="00AC30D9"/>
    <w:rsid w:val="00AC3A00"/>
    <w:rsid w:val="00AC52FA"/>
    <w:rsid w:val="00AD00FF"/>
    <w:rsid w:val="00AD0719"/>
    <w:rsid w:val="00AD7EE5"/>
    <w:rsid w:val="00AE086D"/>
    <w:rsid w:val="00AE22F7"/>
    <w:rsid w:val="00AE27A1"/>
    <w:rsid w:val="00AF2ACE"/>
    <w:rsid w:val="00AF4B70"/>
    <w:rsid w:val="00AF6911"/>
    <w:rsid w:val="00B041F8"/>
    <w:rsid w:val="00B16FD4"/>
    <w:rsid w:val="00B17690"/>
    <w:rsid w:val="00B227E2"/>
    <w:rsid w:val="00B25F47"/>
    <w:rsid w:val="00B263E0"/>
    <w:rsid w:val="00B326C2"/>
    <w:rsid w:val="00B33FC6"/>
    <w:rsid w:val="00B42D43"/>
    <w:rsid w:val="00B56CB6"/>
    <w:rsid w:val="00B66C87"/>
    <w:rsid w:val="00B77CF4"/>
    <w:rsid w:val="00B8442A"/>
    <w:rsid w:val="00B856A2"/>
    <w:rsid w:val="00B870DA"/>
    <w:rsid w:val="00B9206B"/>
    <w:rsid w:val="00B94F30"/>
    <w:rsid w:val="00B978BD"/>
    <w:rsid w:val="00BA015D"/>
    <w:rsid w:val="00BA215D"/>
    <w:rsid w:val="00BA3BCD"/>
    <w:rsid w:val="00BA6C89"/>
    <w:rsid w:val="00BB22B8"/>
    <w:rsid w:val="00BB5A31"/>
    <w:rsid w:val="00BC55D4"/>
    <w:rsid w:val="00BC7B8D"/>
    <w:rsid w:val="00BD56F8"/>
    <w:rsid w:val="00BD6994"/>
    <w:rsid w:val="00BE0958"/>
    <w:rsid w:val="00BE13F3"/>
    <w:rsid w:val="00BE2905"/>
    <w:rsid w:val="00BE2A79"/>
    <w:rsid w:val="00BE5E24"/>
    <w:rsid w:val="00BE64EC"/>
    <w:rsid w:val="00BE744A"/>
    <w:rsid w:val="00BE754F"/>
    <w:rsid w:val="00BF3CFF"/>
    <w:rsid w:val="00BF5460"/>
    <w:rsid w:val="00C015C6"/>
    <w:rsid w:val="00C02B4B"/>
    <w:rsid w:val="00C06DDD"/>
    <w:rsid w:val="00C136EC"/>
    <w:rsid w:val="00C15A33"/>
    <w:rsid w:val="00C171C6"/>
    <w:rsid w:val="00C247EE"/>
    <w:rsid w:val="00C25C50"/>
    <w:rsid w:val="00C33AC2"/>
    <w:rsid w:val="00C400FE"/>
    <w:rsid w:val="00C51072"/>
    <w:rsid w:val="00C55BA2"/>
    <w:rsid w:val="00C62340"/>
    <w:rsid w:val="00C655CE"/>
    <w:rsid w:val="00C668FE"/>
    <w:rsid w:val="00C66A54"/>
    <w:rsid w:val="00C722F9"/>
    <w:rsid w:val="00C728B5"/>
    <w:rsid w:val="00C7294C"/>
    <w:rsid w:val="00C741BD"/>
    <w:rsid w:val="00C75C53"/>
    <w:rsid w:val="00C775CF"/>
    <w:rsid w:val="00C816F2"/>
    <w:rsid w:val="00C81844"/>
    <w:rsid w:val="00C82FB0"/>
    <w:rsid w:val="00C834ED"/>
    <w:rsid w:val="00C8727F"/>
    <w:rsid w:val="00C87691"/>
    <w:rsid w:val="00C9295B"/>
    <w:rsid w:val="00CA4D14"/>
    <w:rsid w:val="00CA528E"/>
    <w:rsid w:val="00CA6C5E"/>
    <w:rsid w:val="00CB2D79"/>
    <w:rsid w:val="00CC1E96"/>
    <w:rsid w:val="00CC2232"/>
    <w:rsid w:val="00CD0097"/>
    <w:rsid w:val="00CD164E"/>
    <w:rsid w:val="00CD2BAC"/>
    <w:rsid w:val="00CD52F2"/>
    <w:rsid w:val="00CD53D4"/>
    <w:rsid w:val="00CE07F9"/>
    <w:rsid w:val="00CE0995"/>
    <w:rsid w:val="00CE4DEB"/>
    <w:rsid w:val="00CF5B19"/>
    <w:rsid w:val="00D12051"/>
    <w:rsid w:val="00D13B8F"/>
    <w:rsid w:val="00D13EFB"/>
    <w:rsid w:val="00D149F2"/>
    <w:rsid w:val="00D16023"/>
    <w:rsid w:val="00D1690F"/>
    <w:rsid w:val="00D2017F"/>
    <w:rsid w:val="00D22268"/>
    <w:rsid w:val="00D23996"/>
    <w:rsid w:val="00D2652F"/>
    <w:rsid w:val="00D27941"/>
    <w:rsid w:val="00D27A80"/>
    <w:rsid w:val="00D44830"/>
    <w:rsid w:val="00D46DB2"/>
    <w:rsid w:val="00D52D3D"/>
    <w:rsid w:val="00D547ED"/>
    <w:rsid w:val="00D57BA5"/>
    <w:rsid w:val="00D67FE0"/>
    <w:rsid w:val="00D7130E"/>
    <w:rsid w:val="00D75D96"/>
    <w:rsid w:val="00D77CC7"/>
    <w:rsid w:val="00D81A04"/>
    <w:rsid w:val="00D82D33"/>
    <w:rsid w:val="00D83962"/>
    <w:rsid w:val="00D85318"/>
    <w:rsid w:val="00D85AE0"/>
    <w:rsid w:val="00D9594A"/>
    <w:rsid w:val="00D96FCF"/>
    <w:rsid w:val="00DA140F"/>
    <w:rsid w:val="00DA70F9"/>
    <w:rsid w:val="00DB1FB5"/>
    <w:rsid w:val="00DC467B"/>
    <w:rsid w:val="00DC5985"/>
    <w:rsid w:val="00DC6EE1"/>
    <w:rsid w:val="00DD3B11"/>
    <w:rsid w:val="00DD6C60"/>
    <w:rsid w:val="00DE0963"/>
    <w:rsid w:val="00DE1DA9"/>
    <w:rsid w:val="00DE311E"/>
    <w:rsid w:val="00DE768B"/>
    <w:rsid w:val="00DF36C7"/>
    <w:rsid w:val="00DF3893"/>
    <w:rsid w:val="00E02874"/>
    <w:rsid w:val="00E07C29"/>
    <w:rsid w:val="00E1393E"/>
    <w:rsid w:val="00E14C51"/>
    <w:rsid w:val="00E158DE"/>
    <w:rsid w:val="00E16329"/>
    <w:rsid w:val="00E227B6"/>
    <w:rsid w:val="00E2366F"/>
    <w:rsid w:val="00E2501B"/>
    <w:rsid w:val="00E25185"/>
    <w:rsid w:val="00E3204F"/>
    <w:rsid w:val="00E3279B"/>
    <w:rsid w:val="00E43A7E"/>
    <w:rsid w:val="00E47768"/>
    <w:rsid w:val="00E50AF7"/>
    <w:rsid w:val="00E53797"/>
    <w:rsid w:val="00E652FB"/>
    <w:rsid w:val="00E703CC"/>
    <w:rsid w:val="00E70C2F"/>
    <w:rsid w:val="00E73102"/>
    <w:rsid w:val="00E74048"/>
    <w:rsid w:val="00E74F30"/>
    <w:rsid w:val="00E7593B"/>
    <w:rsid w:val="00E82E4F"/>
    <w:rsid w:val="00E83D41"/>
    <w:rsid w:val="00E92A5C"/>
    <w:rsid w:val="00E93AD7"/>
    <w:rsid w:val="00E96E79"/>
    <w:rsid w:val="00EA05FC"/>
    <w:rsid w:val="00EA67C4"/>
    <w:rsid w:val="00EB1857"/>
    <w:rsid w:val="00EB2E2D"/>
    <w:rsid w:val="00EB3B75"/>
    <w:rsid w:val="00EB75B3"/>
    <w:rsid w:val="00EB7D7A"/>
    <w:rsid w:val="00EC1F6F"/>
    <w:rsid w:val="00EC24EB"/>
    <w:rsid w:val="00EC3DC6"/>
    <w:rsid w:val="00EC5C84"/>
    <w:rsid w:val="00ED149D"/>
    <w:rsid w:val="00EE27FB"/>
    <w:rsid w:val="00EF5418"/>
    <w:rsid w:val="00EF73B9"/>
    <w:rsid w:val="00EF780E"/>
    <w:rsid w:val="00F0015F"/>
    <w:rsid w:val="00F05E7D"/>
    <w:rsid w:val="00F07992"/>
    <w:rsid w:val="00F126A1"/>
    <w:rsid w:val="00F12D36"/>
    <w:rsid w:val="00F215FD"/>
    <w:rsid w:val="00F22340"/>
    <w:rsid w:val="00F23F84"/>
    <w:rsid w:val="00F34BE9"/>
    <w:rsid w:val="00F36B8E"/>
    <w:rsid w:val="00F41BE5"/>
    <w:rsid w:val="00F5315C"/>
    <w:rsid w:val="00F54C71"/>
    <w:rsid w:val="00F5783D"/>
    <w:rsid w:val="00F65367"/>
    <w:rsid w:val="00F65B6E"/>
    <w:rsid w:val="00F67765"/>
    <w:rsid w:val="00F75AF2"/>
    <w:rsid w:val="00F77DE5"/>
    <w:rsid w:val="00F813D4"/>
    <w:rsid w:val="00F83175"/>
    <w:rsid w:val="00F94BE0"/>
    <w:rsid w:val="00FA06FC"/>
    <w:rsid w:val="00FA167C"/>
    <w:rsid w:val="00FA563B"/>
    <w:rsid w:val="00FB2C45"/>
    <w:rsid w:val="00FB7D21"/>
    <w:rsid w:val="00FC3FD6"/>
    <w:rsid w:val="00FE51B6"/>
    <w:rsid w:val="00FE66A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8549B5"/>
  <w15:docId w15:val="{A502F449-F915-4637-81F9-108011A47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Symbo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CE0025"/>
    <w:rPr>
      <w:snapToGrid w:val="0"/>
      <w:lang w:eastAsia="he-IL"/>
    </w:rPr>
  </w:style>
  <w:style w:type="paragraph" w:styleId="Heading1">
    <w:name w:val="heading 1"/>
    <w:basedOn w:val="Normal"/>
    <w:next w:val="Normal"/>
    <w:qFormat/>
    <w:rsid w:val="00896BB7"/>
    <w:pPr>
      <w:keepNext/>
      <w:spacing w:before="240" w:after="60"/>
      <w:ind w:left="708" w:right="708" w:hanging="708"/>
      <w:outlineLvl w:val="0"/>
    </w:pPr>
    <w:rPr>
      <w:rFonts w:ascii="Arial"/>
      <w:b/>
      <w:bCs/>
      <w:kern w:val="28"/>
      <w:sz w:val="28"/>
      <w:szCs w:val="28"/>
    </w:rPr>
  </w:style>
  <w:style w:type="paragraph" w:styleId="Heading2">
    <w:name w:val="heading 2"/>
    <w:basedOn w:val="Normal"/>
    <w:next w:val="Normal"/>
    <w:qFormat/>
    <w:rsid w:val="00896BB7"/>
    <w:pPr>
      <w:keepNext/>
      <w:spacing w:before="240" w:after="60"/>
      <w:ind w:left="1416" w:right="1416" w:hanging="708"/>
      <w:outlineLvl w:val="1"/>
    </w:pPr>
    <w:rPr>
      <w:rFonts w:ascii="Arial"/>
      <w:b/>
      <w:bCs/>
      <w:i/>
      <w:iCs/>
      <w:sz w:val="24"/>
      <w:szCs w:val="24"/>
    </w:rPr>
  </w:style>
  <w:style w:type="paragraph" w:styleId="Heading3">
    <w:name w:val="heading 3"/>
    <w:basedOn w:val="Normal"/>
    <w:next w:val="Normal"/>
    <w:qFormat/>
    <w:rsid w:val="00896BB7"/>
    <w:pPr>
      <w:keepNext/>
      <w:spacing w:before="240" w:after="60"/>
      <w:ind w:left="2124" w:right="2124" w:hanging="708"/>
      <w:outlineLvl w:val="2"/>
    </w:pPr>
    <w:rPr>
      <w:rFonts w:ascii="Arial"/>
      <w:sz w:val="24"/>
      <w:szCs w:val="24"/>
    </w:rPr>
  </w:style>
  <w:style w:type="paragraph" w:styleId="Heading4">
    <w:name w:val="heading 4"/>
    <w:basedOn w:val="Normal"/>
    <w:next w:val="Normal"/>
    <w:qFormat/>
    <w:rsid w:val="00896BB7"/>
    <w:pPr>
      <w:keepNext/>
      <w:spacing w:before="240" w:after="60"/>
      <w:ind w:left="2832" w:right="2832" w:hanging="708"/>
      <w:outlineLvl w:val="3"/>
    </w:pPr>
    <w:rPr>
      <w:rFonts w:ascii="Arial"/>
      <w:b/>
      <w:bCs/>
      <w:sz w:val="24"/>
      <w:szCs w:val="24"/>
    </w:rPr>
  </w:style>
  <w:style w:type="paragraph" w:styleId="Heading5">
    <w:name w:val="heading 5"/>
    <w:basedOn w:val="Normal"/>
    <w:next w:val="Normal"/>
    <w:qFormat/>
    <w:rsid w:val="00896BB7"/>
    <w:pPr>
      <w:spacing w:before="240" w:after="60"/>
      <w:ind w:left="3540" w:right="3540" w:hanging="708"/>
      <w:outlineLvl w:val="4"/>
    </w:pPr>
    <w:rPr>
      <w:rFonts w:ascii="Arial"/>
      <w:sz w:val="22"/>
      <w:szCs w:val="22"/>
    </w:rPr>
  </w:style>
  <w:style w:type="paragraph" w:styleId="Heading6">
    <w:name w:val="heading 6"/>
    <w:basedOn w:val="Normal"/>
    <w:next w:val="Normal"/>
    <w:qFormat/>
    <w:rsid w:val="00896BB7"/>
    <w:pPr>
      <w:spacing w:before="240" w:after="60"/>
      <w:ind w:left="4248" w:right="4248" w:hanging="708"/>
      <w:outlineLvl w:val="5"/>
    </w:pPr>
    <w:rPr>
      <w:i/>
      <w:iCs/>
      <w:sz w:val="22"/>
      <w:szCs w:val="22"/>
    </w:rPr>
  </w:style>
  <w:style w:type="paragraph" w:styleId="Heading7">
    <w:name w:val="heading 7"/>
    <w:basedOn w:val="Normal"/>
    <w:next w:val="Normal"/>
    <w:qFormat/>
    <w:rsid w:val="00896BB7"/>
    <w:pPr>
      <w:spacing w:before="240" w:after="60"/>
      <w:ind w:left="4956" w:right="4956" w:hanging="708"/>
      <w:outlineLvl w:val="6"/>
    </w:pPr>
    <w:rPr>
      <w:rFonts w:ascii="Arial"/>
    </w:rPr>
  </w:style>
  <w:style w:type="paragraph" w:styleId="Heading8">
    <w:name w:val="heading 8"/>
    <w:basedOn w:val="Normal"/>
    <w:next w:val="Normal"/>
    <w:qFormat/>
    <w:rsid w:val="00896BB7"/>
    <w:pPr>
      <w:spacing w:before="240" w:after="60"/>
      <w:ind w:left="5664" w:right="5664" w:hanging="708"/>
      <w:outlineLvl w:val="7"/>
    </w:pPr>
    <w:rPr>
      <w:rFonts w:ascii="Arial"/>
      <w:i/>
      <w:iCs/>
    </w:rPr>
  </w:style>
  <w:style w:type="paragraph" w:styleId="Heading9">
    <w:name w:val="heading 9"/>
    <w:basedOn w:val="Normal"/>
    <w:next w:val="Normal"/>
    <w:qFormat/>
    <w:rsid w:val="00896BB7"/>
    <w:pPr>
      <w:spacing w:before="240" w:after="60"/>
      <w:ind w:left="6372" w:right="6372" w:hanging="708"/>
      <w:outlineLvl w:val="8"/>
    </w:pPr>
    <w:rPr>
      <w:rFonts w:ascii="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96BB7"/>
    <w:pPr>
      <w:tabs>
        <w:tab w:val="center" w:pos="4320"/>
        <w:tab w:val="right" w:pos="8640"/>
      </w:tabs>
    </w:pPr>
  </w:style>
  <w:style w:type="character" w:styleId="PageNumber">
    <w:name w:val="page number"/>
    <w:basedOn w:val="DefaultParagraphFont"/>
    <w:rsid w:val="00896BB7"/>
    <w:rPr>
      <w:rFonts w:cs="Miriam"/>
    </w:rPr>
  </w:style>
  <w:style w:type="paragraph" w:styleId="Header">
    <w:name w:val="header"/>
    <w:basedOn w:val="Normal"/>
    <w:link w:val="HeaderChar"/>
    <w:uiPriority w:val="99"/>
    <w:rsid w:val="00896BB7"/>
    <w:pPr>
      <w:tabs>
        <w:tab w:val="center" w:pos="4320"/>
        <w:tab w:val="right" w:pos="8640"/>
      </w:tabs>
    </w:pPr>
  </w:style>
  <w:style w:type="paragraph" w:styleId="Title">
    <w:name w:val="Title"/>
    <w:basedOn w:val="Normal"/>
    <w:qFormat/>
    <w:rsid w:val="00896BB7"/>
    <w:pPr>
      <w:jc w:val="center"/>
    </w:pPr>
    <w:rPr>
      <w:sz w:val="24"/>
      <w:szCs w:val="24"/>
      <w:u w:val="single"/>
    </w:rPr>
  </w:style>
  <w:style w:type="paragraph" w:styleId="BodyText">
    <w:name w:val="Body Text"/>
    <w:basedOn w:val="Normal"/>
    <w:rsid w:val="00896BB7"/>
    <w:pPr>
      <w:jc w:val="both"/>
    </w:pPr>
    <w:rPr>
      <w:sz w:val="24"/>
      <w:szCs w:val="24"/>
    </w:rPr>
  </w:style>
  <w:style w:type="paragraph" w:styleId="BodyTextIndent">
    <w:name w:val="Body Text Indent"/>
    <w:basedOn w:val="Normal"/>
    <w:rsid w:val="00896BB7"/>
    <w:pPr>
      <w:ind w:left="720" w:right="720"/>
      <w:jc w:val="both"/>
    </w:pPr>
    <w:rPr>
      <w:sz w:val="24"/>
      <w:szCs w:val="24"/>
    </w:rPr>
  </w:style>
  <w:style w:type="paragraph" w:styleId="BodyTextIndent2">
    <w:name w:val="Body Text Indent 2"/>
    <w:basedOn w:val="Normal"/>
    <w:rsid w:val="00896BB7"/>
    <w:pPr>
      <w:ind w:left="1418" w:right="1418" w:hanging="709"/>
      <w:jc w:val="both"/>
    </w:pPr>
    <w:rPr>
      <w:sz w:val="24"/>
      <w:szCs w:val="24"/>
    </w:rPr>
  </w:style>
  <w:style w:type="paragraph" w:styleId="BlockText">
    <w:name w:val="Block Text"/>
    <w:basedOn w:val="Normal"/>
    <w:rsid w:val="00896BB7"/>
    <w:pPr>
      <w:ind w:left="4" w:right="709"/>
      <w:jc w:val="both"/>
    </w:pPr>
    <w:rPr>
      <w:sz w:val="24"/>
      <w:szCs w:val="24"/>
    </w:rPr>
  </w:style>
  <w:style w:type="paragraph" w:styleId="BodyTextIndent3">
    <w:name w:val="Body Text Indent 3"/>
    <w:basedOn w:val="Normal"/>
    <w:rsid w:val="00896BB7"/>
    <w:pPr>
      <w:ind w:left="709" w:right="709"/>
      <w:jc w:val="both"/>
    </w:pPr>
    <w:rPr>
      <w:sz w:val="24"/>
    </w:rPr>
  </w:style>
  <w:style w:type="paragraph" w:styleId="BodyText2">
    <w:name w:val="Body Text 2"/>
    <w:basedOn w:val="Normal"/>
    <w:rsid w:val="00896BB7"/>
    <w:pPr>
      <w:ind w:right="-58"/>
      <w:jc w:val="both"/>
    </w:pPr>
    <w:rPr>
      <w:noProof/>
      <w:snapToGrid/>
      <w:sz w:val="24"/>
    </w:rPr>
  </w:style>
  <w:style w:type="paragraph" w:styleId="BalloonText">
    <w:name w:val="Balloon Text"/>
    <w:basedOn w:val="Normal"/>
    <w:semiHidden/>
    <w:rsid w:val="00896BB7"/>
    <w:rPr>
      <w:rFonts w:ascii="Tahoma" w:hAnsi="Tahoma" w:cs="Tahoma"/>
      <w:sz w:val="16"/>
      <w:szCs w:val="16"/>
    </w:rPr>
  </w:style>
  <w:style w:type="character" w:styleId="CommentReference">
    <w:name w:val="annotation reference"/>
    <w:basedOn w:val="DefaultParagraphFont"/>
    <w:semiHidden/>
    <w:rsid w:val="00896BB7"/>
    <w:rPr>
      <w:sz w:val="16"/>
      <w:szCs w:val="16"/>
    </w:rPr>
  </w:style>
  <w:style w:type="paragraph" w:styleId="CommentText">
    <w:name w:val="annotation text"/>
    <w:basedOn w:val="Normal"/>
    <w:semiHidden/>
    <w:rsid w:val="00896BB7"/>
  </w:style>
  <w:style w:type="paragraph" w:styleId="CommentSubject">
    <w:name w:val="annotation subject"/>
    <w:basedOn w:val="CommentText"/>
    <w:next w:val="CommentText"/>
    <w:semiHidden/>
    <w:rsid w:val="00896BB7"/>
    <w:rPr>
      <w:b/>
      <w:bCs/>
    </w:rPr>
  </w:style>
  <w:style w:type="paragraph" w:customStyle="1" w:styleId="a">
    <w:basedOn w:val="Normal"/>
    <w:rsid w:val="00CE0025"/>
    <w:pPr>
      <w:tabs>
        <w:tab w:val="left" w:pos="540"/>
        <w:tab w:val="left" w:pos="1260"/>
        <w:tab w:val="left" w:pos="1800"/>
      </w:tabs>
      <w:spacing w:before="240" w:after="160" w:line="240" w:lineRule="exact"/>
    </w:pPr>
    <w:rPr>
      <w:rFonts w:ascii="Verdana" w:hAnsi="Verdana" w:cs="Times New Roman"/>
      <w:snapToGrid/>
      <w:sz w:val="24"/>
      <w:lang w:val="en-GB" w:eastAsia="en-US" w:bidi="ar-SA"/>
    </w:rPr>
  </w:style>
  <w:style w:type="table" w:styleId="TableGrid">
    <w:name w:val="Table Grid"/>
    <w:basedOn w:val="TableNormal"/>
    <w:rsid w:val="00E53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
    <w:name w:val="Char תו תו Char תו תו Char תו תו Char Char תו תו Char Char תו תו Char Char"/>
    <w:basedOn w:val="Normal"/>
    <w:rsid w:val="00E87A91"/>
    <w:pPr>
      <w:widowControl w:val="0"/>
      <w:adjustRightInd w:val="0"/>
      <w:spacing w:after="160" w:line="240" w:lineRule="exact"/>
      <w:textAlignment w:val="baseline"/>
    </w:pPr>
    <w:rPr>
      <w:rFonts w:ascii="Verdana" w:hAnsi="Verdana" w:cs="Times New Roman"/>
      <w:snapToGrid/>
      <w:lang w:eastAsia="en-US" w:bidi="ar-SA"/>
    </w:rPr>
  </w:style>
  <w:style w:type="paragraph" w:customStyle="1" w:styleId="CharChar1">
    <w:name w:val="Char Char1"/>
    <w:basedOn w:val="Normal"/>
    <w:rsid w:val="0004345C"/>
    <w:pPr>
      <w:widowControl w:val="0"/>
      <w:adjustRightInd w:val="0"/>
      <w:spacing w:after="160" w:line="240" w:lineRule="exact"/>
      <w:textAlignment w:val="baseline"/>
    </w:pPr>
    <w:rPr>
      <w:rFonts w:ascii="Verdana" w:hAnsi="Verdana" w:cs="Times New Roman"/>
      <w:snapToGrid/>
      <w:lang w:eastAsia="en-US" w:bidi="ar-SA"/>
    </w:rPr>
  </w:style>
  <w:style w:type="paragraph" w:customStyle="1" w:styleId="ArticleL1">
    <w:name w:val="Article_L1"/>
    <w:basedOn w:val="Normal"/>
    <w:next w:val="BodyText"/>
    <w:rsid w:val="00744B23"/>
    <w:pPr>
      <w:numPr>
        <w:numId w:val="26"/>
      </w:numPr>
      <w:spacing w:after="240"/>
      <w:jc w:val="center"/>
      <w:outlineLvl w:val="0"/>
    </w:pPr>
    <w:rPr>
      <w:rFonts w:cs="Times New Roman"/>
      <w:b/>
      <w:caps/>
      <w:snapToGrid/>
      <w:sz w:val="24"/>
      <w:lang w:eastAsia="en-US" w:bidi="ar-SA"/>
    </w:rPr>
  </w:style>
  <w:style w:type="paragraph" w:customStyle="1" w:styleId="ArticleL2">
    <w:name w:val="Article_L2"/>
    <w:basedOn w:val="ArticleL1"/>
    <w:rsid w:val="00744B23"/>
    <w:pPr>
      <w:numPr>
        <w:ilvl w:val="1"/>
      </w:numPr>
      <w:jc w:val="left"/>
      <w:outlineLvl w:val="1"/>
    </w:pPr>
    <w:rPr>
      <w:b w:val="0"/>
      <w:caps w:val="0"/>
    </w:rPr>
  </w:style>
  <w:style w:type="paragraph" w:customStyle="1" w:styleId="ArticleL3">
    <w:name w:val="Article_L3"/>
    <w:basedOn w:val="ArticleL2"/>
    <w:rsid w:val="00744B23"/>
    <w:pPr>
      <w:numPr>
        <w:ilvl w:val="2"/>
      </w:numPr>
      <w:outlineLvl w:val="2"/>
    </w:pPr>
  </w:style>
  <w:style w:type="paragraph" w:customStyle="1" w:styleId="ArticleL5">
    <w:name w:val="Article_L5"/>
    <w:basedOn w:val="ArticleL4"/>
    <w:rsid w:val="00744B23"/>
    <w:pPr>
      <w:numPr>
        <w:ilvl w:val="4"/>
      </w:numPr>
      <w:outlineLvl w:val="4"/>
    </w:pPr>
  </w:style>
  <w:style w:type="paragraph" w:customStyle="1" w:styleId="ArticleL6">
    <w:name w:val="Article_L6"/>
    <w:basedOn w:val="ArticleL5"/>
    <w:rsid w:val="00744B23"/>
    <w:pPr>
      <w:numPr>
        <w:ilvl w:val="5"/>
      </w:numPr>
      <w:outlineLvl w:val="5"/>
    </w:pPr>
  </w:style>
  <w:style w:type="paragraph" w:customStyle="1" w:styleId="ArticleL7">
    <w:name w:val="Article_L7"/>
    <w:basedOn w:val="ArticleL6"/>
    <w:rsid w:val="00744B23"/>
    <w:pPr>
      <w:numPr>
        <w:ilvl w:val="6"/>
      </w:numPr>
      <w:outlineLvl w:val="6"/>
    </w:pPr>
  </w:style>
  <w:style w:type="paragraph" w:customStyle="1" w:styleId="ArticleL8">
    <w:name w:val="Article_L8"/>
    <w:basedOn w:val="ArticleL7"/>
    <w:rsid w:val="00744B23"/>
    <w:pPr>
      <w:numPr>
        <w:ilvl w:val="7"/>
      </w:numPr>
      <w:outlineLvl w:val="7"/>
    </w:pPr>
  </w:style>
  <w:style w:type="paragraph" w:customStyle="1" w:styleId="ArticleL9">
    <w:name w:val="Article_L9"/>
    <w:basedOn w:val="ArticleL8"/>
    <w:rsid w:val="00744B23"/>
    <w:pPr>
      <w:numPr>
        <w:ilvl w:val="8"/>
      </w:numPr>
      <w:outlineLvl w:val="8"/>
    </w:pPr>
  </w:style>
  <w:style w:type="paragraph" w:customStyle="1" w:styleId="ArticleL4">
    <w:name w:val="Article_L4"/>
    <w:basedOn w:val="ArticleL3"/>
    <w:rsid w:val="00744B23"/>
    <w:pPr>
      <w:numPr>
        <w:ilvl w:val="3"/>
      </w:numPr>
      <w:outlineLvl w:val="3"/>
    </w:pPr>
  </w:style>
  <w:style w:type="paragraph" w:styleId="ListParagraph">
    <w:name w:val="List Paragraph"/>
    <w:basedOn w:val="Normal"/>
    <w:uiPriority w:val="34"/>
    <w:qFormat/>
    <w:rsid w:val="00B33FC6"/>
    <w:pPr>
      <w:ind w:left="720"/>
      <w:contextualSpacing/>
    </w:pPr>
  </w:style>
  <w:style w:type="character" w:customStyle="1" w:styleId="HeaderChar">
    <w:name w:val="Header Char"/>
    <w:basedOn w:val="DefaultParagraphFont"/>
    <w:link w:val="Header"/>
    <w:uiPriority w:val="99"/>
    <w:rsid w:val="00585C8A"/>
    <w:rPr>
      <w:snapToGrid w:val="0"/>
      <w:lang w:eastAsia="he-IL"/>
    </w:rPr>
  </w:style>
  <w:style w:type="character" w:styleId="Hyperlink">
    <w:name w:val="Hyperlink"/>
    <w:basedOn w:val="DefaultParagraphFont"/>
    <w:unhideWhenUsed/>
    <w:rsid w:val="00462BEE"/>
    <w:rPr>
      <w:color w:val="0000FF" w:themeColor="hyperlink"/>
      <w:u w:val="single"/>
    </w:rPr>
  </w:style>
  <w:style w:type="paragraph" w:styleId="Revision">
    <w:name w:val="Revision"/>
    <w:hidden/>
    <w:uiPriority w:val="99"/>
    <w:semiHidden/>
    <w:rsid w:val="00C55BA2"/>
    <w:rPr>
      <w:snapToGrid w:val="0"/>
      <w:lang w:eastAsia="he-IL"/>
    </w:rPr>
  </w:style>
  <w:style w:type="paragraph" w:styleId="NormalWeb">
    <w:name w:val="Normal (Web)"/>
    <w:basedOn w:val="Normal"/>
    <w:uiPriority w:val="99"/>
    <w:semiHidden/>
    <w:unhideWhenUsed/>
    <w:rsid w:val="00296CB4"/>
    <w:pPr>
      <w:spacing w:before="100" w:beforeAutospacing="1" w:after="100" w:afterAutospacing="1"/>
    </w:pPr>
    <w:rPr>
      <w:rFonts w:cs="Times New Roman"/>
      <w:snapToGrid/>
      <w:sz w:val="24"/>
      <w:szCs w:val="24"/>
      <w:lang w:eastAsia="en-US"/>
    </w:rPr>
  </w:style>
  <w:style w:type="character" w:styleId="Strong">
    <w:name w:val="Strong"/>
    <w:basedOn w:val="DefaultParagraphFont"/>
    <w:uiPriority w:val="22"/>
    <w:qFormat/>
    <w:rsid w:val="00296CB4"/>
    <w:rPr>
      <w:b/>
      <w:bCs/>
    </w:rPr>
  </w:style>
  <w:style w:type="character" w:customStyle="1" w:styleId="FooterChar">
    <w:name w:val="Footer Char"/>
    <w:basedOn w:val="DefaultParagraphFont"/>
    <w:link w:val="Footer"/>
    <w:uiPriority w:val="99"/>
    <w:rsid w:val="00A56225"/>
    <w:rPr>
      <w:snapToGrid w:val="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19139">
      <w:bodyDiv w:val="1"/>
      <w:marLeft w:val="0"/>
      <w:marRight w:val="0"/>
      <w:marTop w:val="0"/>
      <w:marBottom w:val="0"/>
      <w:divBdr>
        <w:top w:val="none" w:sz="0" w:space="0" w:color="auto"/>
        <w:left w:val="none" w:sz="0" w:space="0" w:color="auto"/>
        <w:bottom w:val="none" w:sz="0" w:space="0" w:color="auto"/>
        <w:right w:val="none" w:sz="0" w:space="0" w:color="auto"/>
      </w:divBdr>
    </w:div>
    <w:div w:id="584262280">
      <w:bodyDiv w:val="1"/>
      <w:marLeft w:val="0"/>
      <w:marRight w:val="0"/>
      <w:marTop w:val="0"/>
      <w:marBottom w:val="0"/>
      <w:divBdr>
        <w:top w:val="none" w:sz="0" w:space="0" w:color="auto"/>
        <w:left w:val="none" w:sz="0" w:space="0" w:color="auto"/>
        <w:bottom w:val="none" w:sz="0" w:space="0" w:color="auto"/>
        <w:right w:val="none" w:sz="0" w:space="0" w:color="auto"/>
      </w:divBdr>
      <w:divsChild>
        <w:div w:id="556284779">
          <w:marLeft w:val="0"/>
          <w:marRight w:val="0"/>
          <w:marTop w:val="0"/>
          <w:marBottom w:val="0"/>
          <w:divBdr>
            <w:top w:val="none" w:sz="0" w:space="0" w:color="auto"/>
            <w:left w:val="none" w:sz="0" w:space="0" w:color="auto"/>
            <w:bottom w:val="none" w:sz="0" w:space="0" w:color="auto"/>
            <w:right w:val="none" w:sz="0" w:space="0" w:color="auto"/>
          </w:divBdr>
        </w:div>
      </w:divsChild>
    </w:div>
    <w:div w:id="929046108">
      <w:bodyDiv w:val="1"/>
      <w:marLeft w:val="0"/>
      <w:marRight w:val="0"/>
      <w:marTop w:val="0"/>
      <w:marBottom w:val="0"/>
      <w:divBdr>
        <w:top w:val="none" w:sz="0" w:space="0" w:color="auto"/>
        <w:left w:val="none" w:sz="0" w:space="0" w:color="auto"/>
        <w:bottom w:val="none" w:sz="0" w:space="0" w:color="auto"/>
        <w:right w:val="none" w:sz="0" w:space="0" w:color="auto"/>
      </w:divBdr>
    </w:div>
    <w:div w:id="1486042842">
      <w:bodyDiv w:val="1"/>
      <w:marLeft w:val="0"/>
      <w:marRight w:val="0"/>
      <w:marTop w:val="0"/>
      <w:marBottom w:val="0"/>
      <w:divBdr>
        <w:top w:val="none" w:sz="0" w:space="0" w:color="auto"/>
        <w:left w:val="none" w:sz="0" w:space="0" w:color="auto"/>
        <w:bottom w:val="none" w:sz="0" w:space="0" w:color="auto"/>
        <w:right w:val="none" w:sz="0" w:space="0" w:color="auto"/>
      </w:divBdr>
    </w:div>
    <w:div w:id="1835606665">
      <w:marLeft w:val="0"/>
      <w:marRight w:val="0"/>
      <w:marTop w:val="0"/>
      <w:marBottom w:val="0"/>
      <w:divBdr>
        <w:top w:val="none" w:sz="0" w:space="0" w:color="auto"/>
        <w:left w:val="none" w:sz="0" w:space="0" w:color="auto"/>
        <w:bottom w:val="none" w:sz="0" w:space="0" w:color="auto"/>
        <w:right w:val="none" w:sz="0" w:space="0" w:color="auto"/>
      </w:divBdr>
      <w:divsChild>
        <w:div w:id="1219784031">
          <w:marLeft w:val="0"/>
          <w:marRight w:val="0"/>
          <w:marTop w:val="0"/>
          <w:marBottom w:val="0"/>
          <w:divBdr>
            <w:top w:val="none" w:sz="0" w:space="0" w:color="auto"/>
            <w:left w:val="none" w:sz="0" w:space="0" w:color="auto"/>
            <w:bottom w:val="none" w:sz="0" w:space="0" w:color="auto"/>
            <w:right w:val="none" w:sz="0" w:space="0" w:color="auto"/>
          </w:divBdr>
          <w:divsChild>
            <w:div w:id="1264073337">
              <w:marLeft w:val="0"/>
              <w:marRight w:val="0"/>
              <w:marTop w:val="0"/>
              <w:marBottom w:val="0"/>
              <w:divBdr>
                <w:top w:val="none" w:sz="0" w:space="0" w:color="auto"/>
                <w:left w:val="none" w:sz="0" w:space="0" w:color="auto"/>
                <w:bottom w:val="none" w:sz="0" w:space="0" w:color="auto"/>
                <w:right w:val="none" w:sz="0" w:space="0" w:color="auto"/>
              </w:divBdr>
              <w:divsChild>
                <w:div w:id="1875849181">
                  <w:marLeft w:val="0"/>
                  <w:marRight w:val="0"/>
                  <w:marTop w:val="0"/>
                  <w:marBottom w:val="0"/>
                  <w:divBdr>
                    <w:top w:val="none" w:sz="0" w:space="0" w:color="auto"/>
                    <w:left w:val="none" w:sz="0" w:space="0" w:color="auto"/>
                    <w:bottom w:val="none" w:sz="0" w:space="0" w:color="auto"/>
                    <w:right w:val="none" w:sz="0" w:space="0" w:color="auto"/>
                  </w:divBdr>
                  <w:divsChild>
                    <w:div w:id="1526480810">
                      <w:marLeft w:val="0"/>
                      <w:marRight w:val="0"/>
                      <w:marTop w:val="0"/>
                      <w:marBottom w:val="0"/>
                      <w:divBdr>
                        <w:top w:val="none" w:sz="0" w:space="0" w:color="auto"/>
                        <w:left w:val="none" w:sz="0" w:space="0" w:color="auto"/>
                        <w:bottom w:val="none" w:sz="0" w:space="0" w:color="auto"/>
                        <w:right w:val="none" w:sz="0" w:space="0" w:color="auto"/>
                      </w:divBdr>
                      <w:divsChild>
                        <w:div w:id="1997606825">
                          <w:marLeft w:val="0"/>
                          <w:marRight w:val="0"/>
                          <w:marTop w:val="0"/>
                          <w:marBottom w:val="0"/>
                          <w:divBdr>
                            <w:top w:val="none" w:sz="0" w:space="0" w:color="auto"/>
                            <w:left w:val="none" w:sz="0" w:space="0" w:color="auto"/>
                            <w:bottom w:val="none" w:sz="0" w:space="0" w:color="auto"/>
                            <w:right w:val="none" w:sz="0" w:space="0" w:color="auto"/>
                          </w:divBdr>
                          <w:divsChild>
                            <w:div w:id="2122916196">
                              <w:marLeft w:val="0"/>
                              <w:marRight w:val="0"/>
                              <w:marTop w:val="0"/>
                              <w:marBottom w:val="0"/>
                              <w:divBdr>
                                <w:top w:val="none" w:sz="0" w:space="0" w:color="auto"/>
                                <w:left w:val="none" w:sz="0" w:space="0" w:color="auto"/>
                                <w:bottom w:val="none" w:sz="0" w:space="0" w:color="auto"/>
                                <w:right w:val="none" w:sz="0" w:space="0" w:color="auto"/>
                              </w:divBdr>
                              <w:divsChild>
                                <w:div w:id="1579366804">
                                  <w:marLeft w:val="0"/>
                                  <w:marRight w:val="0"/>
                                  <w:marTop w:val="0"/>
                                  <w:marBottom w:val="0"/>
                                  <w:divBdr>
                                    <w:top w:val="none" w:sz="0" w:space="0" w:color="auto"/>
                                    <w:left w:val="none" w:sz="0" w:space="0" w:color="auto"/>
                                    <w:bottom w:val="none" w:sz="0" w:space="0" w:color="auto"/>
                                    <w:right w:val="none" w:sz="0" w:space="0" w:color="auto"/>
                                  </w:divBdr>
                                  <w:divsChild>
                                    <w:div w:id="213347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177081">
                              <w:marLeft w:val="0"/>
                              <w:marRight w:val="0"/>
                              <w:marTop w:val="0"/>
                              <w:marBottom w:val="0"/>
                              <w:divBdr>
                                <w:top w:val="none" w:sz="0" w:space="0" w:color="auto"/>
                                <w:left w:val="none" w:sz="0" w:space="0" w:color="auto"/>
                                <w:bottom w:val="none" w:sz="0" w:space="0" w:color="auto"/>
                                <w:right w:val="none" w:sz="0" w:space="0" w:color="auto"/>
                              </w:divBdr>
                              <w:divsChild>
                                <w:div w:id="117881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702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7011C5-7734-4FF4-9119-2BDCC01A1D0F}">
  <ds:schemaRefs>
    <ds:schemaRef ds:uri="http://schemas.microsoft.com/sharepoint/v3/contenttype/forms"/>
  </ds:schemaRefs>
</ds:datastoreItem>
</file>

<file path=customXml/itemProps2.xml><?xml version="1.0" encoding="utf-8"?>
<ds:datastoreItem xmlns:ds="http://schemas.openxmlformats.org/officeDocument/2006/customXml" ds:itemID="{061ADD5A-AB4B-41DF-B49C-8DBDBFB4D297}"/>
</file>

<file path=customXml/itemProps3.xml><?xml version="1.0" encoding="utf-8"?>
<ds:datastoreItem xmlns:ds="http://schemas.openxmlformats.org/officeDocument/2006/customXml" ds:itemID="{C5237398-5A0B-4A85-8A98-96AD66B63183}">
  <ds:schemaRefs>
    <ds:schemaRef ds:uri="http://schemas.openxmlformats.org/officeDocument/2006/bibliography"/>
  </ds:schemaRefs>
</ds:datastoreItem>
</file>

<file path=customXml/itemProps4.xml><?xml version="1.0" encoding="utf-8"?>
<ds:datastoreItem xmlns:ds="http://schemas.openxmlformats.org/officeDocument/2006/customXml" ds:itemID="{4292CB5E-A193-4335-BDA3-C7B002BC63D9}">
  <ds:schemaRefs>
    <ds:schemaRef ds:uri="http://schemas.microsoft.com/office/2006/metadata/properties"/>
    <ds:schemaRef ds:uri="http://schemas.microsoft.com/office/infopath/2007/PartnerControls"/>
    <ds:schemaRef ds:uri="468fe544-3315-4d0e-862e-f632e6a854c6"/>
    <ds:schemaRef ds:uri="60bc05bb-024b-45cb-b356-53f5b7ab3dc8"/>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1245</Words>
  <Characters>7099</Characters>
  <Application>Microsoft Office Word</Application>
  <DocSecurity>0</DocSecurity>
  <Lines>59</Lines>
  <Paragraphs>16</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FINDER'S AGREEMENT AND AUTHORIZATION</vt:lpstr>
      <vt:lpstr>FINDER'S AGREEMENT AND AUTHORIZATION</vt:lpstr>
    </vt:vector>
  </TitlesOfParts>
  <Company/>
  <LinksUpToDate>false</LinksUpToDate>
  <CharactersWithSpaces>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FINDER'S AGREEMENT AND AUTHORIZATION</dc:title>
  <dc:creator>RanR</dc:creator>
  <cp:lastModifiedBy>Matthew Levine</cp:lastModifiedBy>
  <cp:revision>19</cp:revision>
  <cp:lastPrinted>2023-06-04T08:08:00Z</cp:lastPrinted>
  <dcterms:created xsi:type="dcterms:W3CDTF">2025-01-07T23:15:00Z</dcterms:created>
  <dcterms:modified xsi:type="dcterms:W3CDTF">2025-01-07T23:36:00Z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