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Pr="00DB6366" w:rsidRDefault="0017795B">
      <w:pPr>
        <w:rPr>
          <w:lang w:val="en-US"/>
        </w:rPr>
        <w:sectPr w:rsidR="0017795B" w:rsidRPr="00DB6366">
          <w:headerReference w:type="default" r:id="rId10"/>
          <w:footerReference w:type="default" r:id="rId11"/>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040BFBBF"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del w:id="0" w:author="Chen | Clearsky Network" w:date="2025-01-29T14:29:00Z">
        <w:r w:rsidRPr="00260FBB">
          <w:rPr>
            <w:rFonts w:eastAsia="Arial"/>
            <w:color w:val="000000"/>
          </w:rPr>
          <w:delText>[day]</w:delText>
        </w:r>
      </w:del>
      <w:ins w:id="1" w:author="Chen | Clearsky Network" w:date="2025-01-29T14:29:00Z">
        <w:r w:rsidR="00AF6638">
          <w:rPr>
            <w:rFonts w:eastAsia="Arial"/>
            <w:color w:val="000000"/>
          </w:rPr>
          <w:t>29</w:t>
        </w:r>
        <w:proofErr w:type="gramStart"/>
        <w:r w:rsidR="00AF6638" w:rsidRPr="00AF6638">
          <w:rPr>
            <w:rFonts w:eastAsia="Arial"/>
            <w:color w:val="000000"/>
            <w:vertAlign w:val="superscript"/>
          </w:rPr>
          <w:t>th</w:t>
        </w:r>
        <w:r w:rsidR="00AF6638">
          <w:rPr>
            <w:rFonts w:eastAsia="Arial"/>
            <w:color w:val="000000"/>
          </w:rPr>
          <w:t xml:space="preserve"> </w:t>
        </w:r>
      </w:ins>
      <w:r w:rsidRPr="00260FBB">
        <w:rPr>
          <w:rFonts w:eastAsia="Arial"/>
          <w:color w:val="000000"/>
        </w:rPr>
        <w:t xml:space="preserve"> day</w:t>
      </w:r>
      <w:proofErr w:type="gramEnd"/>
      <w:r w:rsidRPr="00260FBB">
        <w:rPr>
          <w:rFonts w:eastAsia="Arial"/>
          <w:color w:val="000000"/>
        </w:rPr>
        <w:t xml:space="preserve"> of </w:t>
      </w:r>
      <w:del w:id="2" w:author="Chen | Clearsky Network" w:date="2025-01-29T14:29:00Z">
        <w:r w:rsidRPr="00260FBB">
          <w:rPr>
            <w:rFonts w:eastAsia="Arial"/>
            <w:color w:val="000000"/>
          </w:rPr>
          <w:delText>[month], [</w:delText>
        </w:r>
      </w:del>
      <w:ins w:id="3" w:author="Chen | Clearsky Network" w:date="2025-01-29T14:29:00Z">
        <w:r w:rsidR="00AF6638">
          <w:rPr>
            <w:rFonts w:eastAsia="Arial"/>
            <w:color w:val="000000"/>
          </w:rPr>
          <w:t>January</w:t>
        </w:r>
        <w:r w:rsidRPr="00260FBB">
          <w:rPr>
            <w:rFonts w:eastAsia="Arial"/>
            <w:color w:val="000000"/>
          </w:rPr>
          <w:t xml:space="preserve"> </w:t>
        </w:r>
      </w:ins>
      <w:r w:rsidR="00AF6638">
        <w:rPr>
          <w:rFonts w:eastAsia="Arial"/>
          <w:color w:val="000000"/>
        </w:rPr>
        <w:t>2025</w:t>
      </w:r>
      <w:del w:id="4" w:author="Chen | Clearsky Network" w:date="2025-01-29T14:29:00Z">
        <w:r w:rsidRPr="00260FBB">
          <w:rPr>
            <w:rFonts w:eastAsia="Arial"/>
            <w:color w:val="000000"/>
          </w:rPr>
          <w:delText>]</w:delText>
        </w:r>
      </w:del>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5AC5938B"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r w:rsidR="00AF6638" w:rsidRPr="00260FBB">
        <w:rPr>
          <w:rFonts w:eastAsia="Arial"/>
          <w:color w:val="000000"/>
        </w:rPr>
        <w:t>assessable</w:t>
      </w:r>
      <w:del w:id="5" w:author="Chen | Clearsky Network" w:date="2025-01-29T14:29:00Z">
        <w:r w:rsidRPr="00260FBB">
          <w:rPr>
            <w:rFonts w:eastAsia="Arial"/>
            <w:color w:val="000000"/>
          </w:rPr>
          <w:delText>;</w:delText>
        </w:r>
      </w:del>
      <w:ins w:id="6" w:author="Chen | Clearsky Network" w:date="2025-01-29T14:29:00Z">
        <w:r w:rsidR="00AF6638" w:rsidRPr="00260FBB">
          <w:rPr>
            <w:rFonts w:eastAsia="Arial"/>
            <w:color w:val="000000"/>
          </w:rPr>
          <w:t>.</w:t>
        </w:r>
      </w:ins>
    </w:p>
    <w:p w14:paraId="470692B7" w14:textId="49944A97"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del w:id="7" w:author="Chen | Clearsky Network" w:date="2025-01-29T14:29:00Z">
        <w:r w:rsidR="00F86C69">
          <w:rPr>
            <w:rFonts w:eastAsia="Arial"/>
            <w:color w:val="000000"/>
          </w:rPr>
          <w:delText>one</w:delText>
        </w:r>
      </w:del>
      <w:proofErr w:type="gramStart"/>
      <w:ins w:id="8" w:author="Chen | Clearsky Network" w:date="2025-01-29T14:29:00Z">
        <w:r w:rsidR="00EC1DBA">
          <w:rPr>
            <w:rFonts w:eastAsia="Arial"/>
            <w:color w:val="000000"/>
          </w:rPr>
          <w:t>twenty six</w:t>
        </w:r>
      </w:ins>
      <w:proofErr w:type="gramEnd"/>
      <w:r w:rsidR="00EC1DBA">
        <w:rPr>
          <w:rFonts w:eastAsia="Arial"/>
          <w:color w:val="000000"/>
        </w:rPr>
        <w:t xml:space="preserve"> thousand </w:t>
      </w:r>
      <w:del w:id="9" w:author="Chen | Clearsky Network" w:date="2025-01-29T14:29:00Z">
        <w:r w:rsidR="00F86C69">
          <w:rPr>
            <w:rFonts w:eastAsia="Arial"/>
            <w:color w:val="000000"/>
          </w:rPr>
          <w:delText>(1,000</w:delText>
        </w:r>
      </w:del>
      <w:ins w:id="10" w:author="Chen | Clearsky Network" w:date="2025-01-29T14:29:00Z">
        <w:r w:rsidR="00EC1DBA">
          <w:rPr>
            <w:rFonts w:eastAsia="Arial"/>
            <w:color w:val="000000"/>
          </w:rPr>
          <w:t xml:space="preserve">two hundred and </w:t>
        </w:r>
        <w:proofErr w:type="spellStart"/>
        <w:r w:rsidR="00EC1DBA">
          <w:rPr>
            <w:rFonts w:eastAsia="Arial"/>
            <w:color w:val="000000"/>
          </w:rPr>
          <w:t>fify</w:t>
        </w:r>
        <w:proofErr w:type="spellEnd"/>
        <w:r w:rsidR="00F86C69">
          <w:rPr>
            <w:rFonts w:eastAsia="Arial"/>
            <w:color w:val="000000"/>
          </w:rPr>
          <w:t xml:space="preserve"> (</w:t>
        </w:r>
        <w:r w:rsidR="00EC1DBA">
          <w:rPr>
            <w:rFonts w:eastAsia="Arial"/>
            <w:color w:val="000000"/>
          </w:rPr>
          <w:t>26,250</w:t>
        </w:r>
      </w:ins>
      <w:r w:rsidR="00F86C69">
        <w:rPr>
          <w:rFonts w:eastAsia="Arial"/>
          <w:color w:val="000000"/>
        </w:rPr>
        <w:t>)</w:t>
      </w:r>
      <w:r w:rsidRPr="00260FBB">
        <w:rPr>
          <w:rFonts w:eastAsia="Arial"/>
          <w:color w:val="000000"/>
        </w:rPr>
        <w:t xml:space="preserve"> aforesaid issued and outstanding common shares</w:t>
      </w:r>
      <w:r w:rsidR="00F86C69">
        <w:rPr>
          <w:rFonts w:eastAsia="Arial"/>
          <w:color w:val="000000"/>
        </w:rPr>
        <w:t xml:space="preserve"> (the “Issued Shares”)</w:t>
      </w:r>
      <w:r w:rsidRPr="00260FBB">
        <w:rPr>
          <w:rFonts w:eastAsia="Arial"/>
          <w:color w:val="000000"/>
        </w:rPr>
        <w:t>;</w:t>
      </w:r>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w:t>
      </w:r>
      <w:proofErr w:type="gramStart"/>
      <w:r w:rsidR="00F86C69">
        <w:rPr>
          <w:rFonts w:eastAsia="Arial"/>
          <w:color w:val="000000"/>
        </w:rPr>
        <w:t>all of</w:t>
      </w:r>
      <w:proofErr w:type="gramEnd"/>
      <w:r w:rsidR="00F86C69">
        <w:rPr>
          <w:rFonts w:eastAsia="Arial"/>
          <w:color w:val="000000"/>
        </w:rPr>
        <w:t xml:space="preserve"> the</w:t>
      </w:r>
      <w:r w:rsidRPr="00260FBB">
        <w:rPr>
          <w:rFonts w:eastAsia="Arial"/>
          <w:color w:val="000000"/>
        </w:rPr>
        <w:t xml:space="preserve"> issued and outstanding shares controlled by the Vendor in the capital stock of the </w:t>
      </w:r>
      <w:r w:rsidR="00AF6638" w:rsidRPr="00260FBB">
        <w:rPr>
          <w:rFonts w:eastAsia="Arial"/>
          <w:color w:val="000000"/>
        </w:rPr>
        <w:t>Corporation</w:t>
      </w:r>
      <w:del w:id="11" w:author="Chen | Clearsky Network" w:date="2025-01-29T14:29:00Z">
        <w:r w:rsidRPr="00260FBB">
          <w:rPr>
            <w:rFonts w:eastAsia="Arial"/>
            <w:color w:val="000000"/>
          </w:rPr>
          <w:delText>;</w:delText>
        </w:r>
      </w:del>
      <w:ins w:id="12" w:author="Chen | Clearsky Network" w:date="2025-01-29T14:29:00Z">
        <w:r w:rsidR="00AF6638" w:rsidRPr="00260FBB">
          <w:rPr>
            <w:rFonts w:eastAsia="Arial"/>
            <w:color w:val="000000"/>
          </w:rPr>
          <w:t>.</w:t>
        </w:r>
      </w:ins>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3139CA35"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del w:id="13" w:author="Chen | Clearsky Network" w:date="2025-01-29T14:29:00Z">
        <w:r w:rsidR="007B7F35">
          <w:rPr>
            <w:rFonts w:eastAsia="Arial"/>
            <w:color w:val="000000"/>
          </w:rPr>
          <w:delText xml:space="preserve"> </w:delText>
        </w:r>
      </w:del>
      <w:r w:rsidR="00AF6638">
        <w:rPr>
          <w:rFonts w:eastAsia="Arial"/>
          <w:color w:val="000000"/>
        </w:rPr>
        <w:t>.</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BE088C3"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3AF9342F"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lastRenderedPageBreak/>
        <w:t xml:space="preserve">2.2.2 </w:t>
      </w:r>
      <w:r w:rsidR="00AB5F86">
        <w:rPr>
          <w:rFonts w:eastAsia="Arial"/>
          <w:color w:val="000000"/>
        </w:rPr>
        <w:t xml:space="preserve"> </w:t>
      </w:r>
      <w:r w:rsidR="00CB7494">
        <w:rPr>
          <w:rFonts w:eastAsia="Arial"/>
          <w:color w:val="000000"/>
        </w:rPr>
        <w:t>[</w:t>
      </w:r>
      <w:proofErr w:type="gramEnd"/>
      <w:r w:rsidR="007B7F35">
        <w:rPr>
          <w:rFonts w:eastAsia="Arial"/>
          <w:color w:val="000000"/>
        </w:rPr>
        <w:t>30</w:t>
      </w:r>
      <w:r w:rsidR="00CB7494">
        <w:rPr>
          <w:rFonts w:eastAsia="Arial"/>
          <w:color w:val="000000"/>
        </w:rPr>
        <w:t>,000]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xml:space="preserve">, and the Parties are willing to </w:t>
      </w:r>
      <w:proofErr w:type="gramStart"/>
      <w:r w:rsidRPr="00DB6366">
        <w:rPr>
          <w:rFonts w:asciiTheme="majorBidi" w:hAnsiTheme="majorBidi" w:cstheme="majorBidi"/>
          <w:lang w:val="en-GB" w:bidi="he-IL"/>
        </w:rPr>
        <w:t>enter into</w:t>
      </w:r>
      <w:proofErr w:type="gramEnd"/>
      <w:r w:rsidRPr="00DB6366">
        <w:rPr>
          <w:rFonts w:asciiTheme="majorBidi" w:hAnsiTheme="majorBidi" w:cstheme="majorBidi"/>
          <w:lang w:val="en-GB" w:bidi="he-IL"/>
        </w:rPr>
        <w:t xml:space="preserve"> and execute this Share Purchase Agreement (SPA).</w:t>
      </w:r>
    </w:p>
    <w:p w14:paraId="161DFB87" w14:textId="110F2887"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w:t>
      </w:r>
      <w:del w:id="14" w:author="Chen | Clearsky Network" w:date="2025-01-29T14:29:00Z">
        <w:r w:rsidR="0080132A" w:rsidRPr="00E4535C">
          <w:rPr>
            <w:rFonts w:asciiTheme="majorBidi" w:hAnsiTheme="majorBidi" w:cstheme="majorBidi"/>
            <w:lang w:val="en-GB" w:bidi="he-IL"/>
          </w:rPr>
          <w:delText xml:space="preserve"> </w:delText>
        </w:r>
      </w:del>
      <w:r w:rsidRPr="00DB6366">
        <w:rPr>
          <w:rFonts w:asciiTheme="majorBidi" w:hAnsiTheme="majorBidi" w:cstheme="majorBidi"/>
          <w:lang w:val="en-GB" w:bidi="he-IL"/>
        </w:rPr>
        <w:t xml:space="preserve"> At</w:t>
      </w:r>
      <w:r w:rsidR="0080132A" w:rsidRPr="00DB6366">
        <w:rPr>
          <w:rFonts w:asciiTheme="majorBidi" w:hAnsiTheme="majorBidi" w:cstheme="majorBidi"/>
          <w:lang w:val="en-GB" w:bidi="he-IL"/>
        </w:rPr>
        <w:t xml:space="preserve"> the Closing and subject to and upon the terms and conditions of this SPA, the Vendor shall sell, transfer, convey, </w:t>
      </w:r>
      <w:proofErr w:type="gramStart"/>
      <w:r w:rsidR="0080132A" w:rsidRPr="00DB6366">
        <w:rPr>
          <w:rFonts w:asciiTheme="majorBidi" w:hAnsiTheme="majorBidi" w:cstheme="majorBidi"/>
          <w:lang w:val="en-GB" w:bidi="he-IL"/>
        </w:rPr>
        <w:t>assign</w:t>
      </w:r>
      <w:proofErr w:type="gramEnd"/>
      <w:r w:rsidR="0080132A" w:rsidRPr="00DB6366">
        <w:rPr>
          <w:rFonts w:asciiTheme="majorBidi" w:hAnsiTheme="majorBidi" w:cstheme="majorBidi"/>
          <w:lang w:val="en-GB" w:bidi="he-IL"/>
        </w:rPr>
        <w:t xml:space="preserve"> and deliver to the Purchaser, and the Purchaser shall purchase, acquire and accept from the Vendor, all of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5EA4F2AB"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January 31,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conditions</w:t>
      </w:r>
      <w:r w:rsidR="00D51463">
        <w:rPr>
          <w:rFonts w:asciiTheme="majorBidi" w:hAnsiTheme="majorBidi" w:cstheme="majorBidi"/>
          <w:lang w:val="en-GB" w:bidi="he-IL"/>
        </w:rPr>
        <w:t xml:space="preserve"> and the terms of this Agreement</w:t>
      </w:r>
      <w:r w:rsidRPr="00DB6366">
        <w:rPr>
          <w:rFonts w:asciiTheme="majorBidi" w:hAnsiTheme="majorBidi" w:cstheme="majorBidi"/>
          <w:lang w:val="en-GB" w:bidi="he-IL"/>
        </w:rPr>
        <w:t>: a. Receipt by the Purchaser of the share transfer certificate confirming the change of ownership in the Company; b. Receipt of the Notice of Change, as endorsed by the applicable regulatory authority.</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0D926B4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del w:id="15" w:author="Chen | Clearsky Network" w:date="2025-01-29T14:29:00Z">
        <w:r w:rsidR="00BF1BDB">
          <w:rPr>
            <w:rFonts w:eastAsia="Arial"/>
            <w:color w:val="000000"/>
          </w:rPr>
          <w:delText>;</w:delText>
        </w:r>
      </w:del>
      <w:ins w:id="16" w:author="Chen | Clearsky Network" w:date="2025-01-29T14:29:00Z">
        <w:r w:rsidR="00AF6638">
          <w:rPr>
            <w:rFonts w:eastAsia="Arial"/>
            <w:color w:val="000000"/>
          </w:rPr>
          <w:t>.</w:t>
        </w:r>
      </w:ins>
    </w:p>
    <w:p w14:paraId="1CE19E89" w14:textId="452A7163"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r w:rsidR="00D51463">
        <w:rPr>
          <w:rFonts w:eastAsia="Arial"/>
          <w:color w:val="000000"/>
        </w:rPr>
        <w:t xml:space="preserve"> and all post-closing obligations</w:t>
      </w:r>
      <w:r w:rsidR="00BF1BDB">
        <w:rPr>
          <w:rFonts w:eastAsia="Arial"/>
          <w:color w:val="000000"/>
        </w:rPr>
        <w:t xml:space="preserve">, </w:t>
      </w:r>
      <w:r w:rsidR="00D51463">
        <w:rPr>
          <w:rFonts w:eastAsia="Arial"/>
          <w:color w:val="000000"/>
        </w:rPr>
        <w:t>immediately upon</w:t>
      </w:r>
      <w:r w:rsidR="00BF1BDB">
        <w:rPr>
          <w:rFonts w:eastAsia="Arial"/>
          <w:color w:val="000000"/>
        </w:rPr>
        <w:t xml:space="preserve"> </w:t>
      </w:r>
      <w:r w:rsidR="00AF6638">
        <w:rPr>
          <w:rFonts w:eastAsia="Arial"/>
          <w:color w:val="000000"/>
        </w:rPr>
        <w:t>Closing</w:t>
      </w:r>
      <w:del w:id="17" w:author="Chen | Clearsky Network" w:date="2025-01-29T14:29:00Z">
        <w:r w:rsidR="00BF1BDB">
          <w:rPr>
            <w:rFonts w:eastAsia="Arial"/>
            <w:color w:val="000000"/>
          </w:rPr>
          <w:delText>;</w:delText>
        </w:r>
      </w:del>
      <w:ins w:id="18" w:author="Chen | Clearsky Network" w:date="2025-01-29T14:29:00Z">
        <w:r w:rsidR="00AF6638">
          <w:rPr>
            <w:rFonts w:eastAsia="Arial"/>
            <w:color w:val="000000"/>
          </w:rPr>
          <w:t>.</w:t>
        </w:r>
      </w:ins>
      <w:r w:rsidR="00BF1BDB">
        <w:rPr>
          <w:rFonts w:eastAsia="Arial"/>
          <w:color w:val="000000"/>
        </w:rPr>
        <w:t xml:space="preserve"> </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084CC0B4"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del w:id="19" w:author="Chen | Clearsky Network" w:date="2025-01-29T14:29:00Z">
        <w:r w:rsidR="006E7AA7">
          <w:rPr>
            <w:rFonts w:eastAsia="Arial"/>
            <w:color w:val="000000"/>
          </w:rPr>
          <w:delText>”</w:delText>
        </w:r>
        <w:r w:rsidR="00F00FC8">
          <w:rPr>
            <w:rFonts w:eastAsia="Arial"/>
            <w:color w:val="000000"/>
          </w:rPr>
          <w:delText>;</w:delText>
        </w:r>
      </w:del>
      <w:ins w:id="20" w:author="Chen | Clearsky Network" w:date="2025-01-29T14:29:00Z">
        <w:r w:rsidR="00AF6638">
          <w:rPr>
            <w:rFonts w:eastAsia="Arial"/>
            <w:color w:val="000000"/>
          </w:rPr>
          <w:t>”.</w:t>
        </w:r>
      </w:ins>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lastRenderedPageBreak/>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038975C9"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del w:id="21" w:author="Chen | Clearsky Network" w:date="2025-01-29T14:29:00Z">
        <w:r w:rsidR="00FB4915">
          <w:rPr>
            <w:rFonts w:eastAsia="Arial"/>
            <w:color w:val="000000"/>
          </w:rPr>
          <w:delText>;</w:delText>
        </w:r>
      </w:del>
      <w:ins w:id="22" w:author="Chen | Clearsky Network" w:date="2025-01-29T14:29:00Z">
        <w:r w:rsidR="00AF6638">
          <w:rPr>
            <w:rFonts w:eastAsia="Arial"/>
            <w:color w:val="000000"/>
          </w:rPr>
          <w:t>.</w:t>
        </w:r>
      </w:ins>
    </w:p>
    <w:p w14:paraId="636BF5DA" w14:textId="4B7862EE"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del w:id="23" w:author="Chen | Clearsky Network" w:date="2025-01-29T14:29:00Z">
        <w:r w:rsidR="00067A64">
          <w:rPr>
            <w:rFonts w:eastAsia="Arial"/>
            <w:color w:val="000000"/>
          </w:rPr>
          <w:delText>;</w:delText>
        </w:r>
      </w:del>
      <w:ins w:id="24" w:author="Chen | Clearsky Network" w:date="2025-01-29T14:29:00Z">
        <w:r w:rsidR="00AF6638">
          <w:rPr>
            <w:rFonts w:eastAsia="Arial"/>
            <w:color w:val="000000"/>
          </w:rPr>
          <w:t>.</w:t>
        </w:r>
      </w:ins>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2"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4D31F65B"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lastRenderedPageBreak/>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lastRenderedPageBreak/>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 xml:space="preserve">the </w:t>
      </w:r>
      <w:proofErr w:type="gramStart"/>
      <w:r w:rsidR="00E24757">
        <w:rPr>
          <w:rFonts w:eastAsia="Arial"/>
          <w:color w:val="000000"/>
        </w:rPr>
        <w:t>afor</w:t>
      </w:r>
      <w:r w:rsidR="007C3DA4">
        <w:rPr>
          <w:rFonts w:eastAsia="Arial"/>
          <w:color w:val="000000"/>
        </w:rPr>
        <w:t>e</w:t>
      </w:r>
      <w:r w:rsidR="00E24757">
        <w:rPr>
          <w:rFonts w:eastAsia="Arial"/>
          <w:color w:val="000000"/>
        </w:rPr>
        <w:t>mentioned</w:t>
      </w:r>
      <w:r w:rsidRPr="00260FBB">
        <w:rPr>
          <w:rFonts w:eastAsia="Arial"/>
          <w:color w:val="000000"/>
        </w:rPr>
        <w:t xml:space="preserve"> 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52EB01FB" w:rsidR="005D3D9A" w:rsidRDefault="006E7AA7" w:rsidP="007D032A">
      <w:pPr>
        <w:spacing w:before="120" w:line="300" w:lineRule="atLeast"/>
        <w:ind w:left="720"/>
        <w:jc w:val="both"/>
        <w:rPr>
          <w:rFonts w:eastAsia="Arial"/>
          <w:color w:val="000000"/>
        </w:rPr>
      </w:pPr>
      <w:proofErr w:type="gramStart"/>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r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w:t>
      </w:r>
      <w:r w:rsidRPr="00314857">
        <w:lastRenderedPageBreak/>
        <w:t>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any sums paid up until the date of termination by the Purchaser to the Vendor and / or the Broker</w:t>
      </w:r>
      <w:proofErr w:type="gramStart"/>
      <w:r>
        <w:t>, as the case may be, shall</w:t>
      </w:r>
      <w:proofErr w:type="gramEnd"/>
      <w:r>
        <w:t xml:space="preserve">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xml:space="preserve">, </w:t>
      </w:r>
      <w:proofErr w:type="gramStart"/>
      <w:r>
        <w:rPr>
          <w:rFonts w:eastAsia="Arial"/>
          <w:color w:val="000000"/>
        </w:rPr>
        <w:t>liabilities</w:t>
      </w:r>
      <w:proofErr w:type="gramEnd"/>
      <w:r>
        <w:rPr>
          <w:rFonts w:eastAsia="Arial"/>
          <w:color w:val="000000"/>
        </w:rPr>
        <w:t xml:space="preserve">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Pr="00260FBB" w:rsidRDefault="007D032A">
      <w:pPr>
        <w:spacing w:before="200" w:line="300" w:lineRule="atLeast"/>
        <w:ind w:left="360"/>
        <w:jc w:val="both"/>
      </w:pPr>
      <w:r w:rsidRPr="00260FBB">
        <w:rPr>
          <w:rFonts w:eastAsia="Arial"/>
          <w:color w:val="000000"/>
        </w:rPr>
        <w:t>[Address]</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 xml:space="preserve">Purchaser may (i)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lastRenderedPageBreak/>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DA7305">
      <w:pPr>
        <w:spacing w:before="200" w:line="300" w:lineRule="atLeast"/>
        <w:ind w:left="360"/>
        <w:jc w:val="center"/>
        <w:rPr>
          <w:rFonts w:eastAsia="Arial"/>
          <w:color w:val="000000"/>
        </w:rPr>
        <w:pPrChange w:id="25" w:author="Chen | Clearsky Network" w:date="2025-01-29T14:29:00Z">
          <w:pPr>
            <w:spacing w:before="200" w:line="300" w:lineRule="atLeast"/>
            <w:ind w:left="360"/>
            <w:jc w:val="both"/>
          </w:pPr>
        </w:pPrChange>
      </w:pPr>
    </w:p>
    <w:p w14:paraId="6478262A" w14:textId="77777777" w:rsidR="00DA7305" w:rsidRDefault="00DA7305">
      <w:pPr>
        <w:spacing w:before="200" w:line="300" w:lineRule="atLeast"/>
        <w:ind w:left="360"/>
        <w:jc w:val="both"/>
        <w:rPr>
          <w:del w:id="26" w:author="Chen | Clearsky Network" w:date="2025-01-29T14:29:00Z"/>
        </w:rPr>
        <w:sectPr w:rsidR="00DA7305">
          <w:headerReference w:type="even" r:id="rId13"/>
          <w:headerReference w:type="default" r:id="rId14"/>
          <w:footerReference w:type="even" r:id="rId15"/>
          <w:footerReference w:type="default" r:id="rId16"/>
          <w:footerReference w:type="first" r:id="rId17"/>
          <w:type w:val="continuous"/>
          <w:pgSz w:w="12240" w:h="15840"/>
          <w:pgMar w:top="840" w:right="1000" w:bottom="840" w:left="1000" w:header="400" w:footer="400" w:gutter="0"/>
          <w:pgNumType w:start="1"/>
          <w:cols w:space="720"/>
          <w:titlePg/>
        </w:sectPr>
      </w:pPr>
    </w:p>
    <w:p w14:paraId="1D805540" w14:textId="10BF0CE6" w:rsidR="00DA7305" w:rsidRDefault="00DA7305" w:rsidP="00DA7305">
      <w:pPr>
        <w:spacing w:before="200" w:line="300" w:lineRule="atLeast"/>
        <w:ind w:left="360"/>
        <w:jc w:val="center"/>
      </w:pPr>
      <w:r>
        <w:t>Schedule “A”</w:t>
      </w:r>
    </w:p>
    <w:p w14:paraId="703D8954" w14:textId="77777777" w:rsidR="00DA7305" w:rsidRDefault="00DA7305" w:rsidP="00DA7305">
      <w:pPr>
        <w:spacing w:before="200" w:line="300" w:lineRule="atLeast"/>
        <w:ind w:left="360"/>
        <w:jc w:val="center"/>
      </w:pPr>
    </w:p>
    <w:p w14:paraId="023C557A" w14:textId="7D832E51" w:rsidR="00DA7305" w:rsidRDefault="00DA7305" w:rsidP="00DA7305">
      <w:pPr>
        <w:spacing w:before="200" w:line="300" w:lineRule="atLeast"/>
        <w:ind w:left="360"/>
        <w:jc w:val="center"/>
      </w:pPr>
      <w:r>
        <w:t>Resignation</w:t>
      </w:r>
    </w:p>
    <w:p w14:paraId="5A599DD1" w14:textId="77777777" w:rsidR="00DA7305" w:rsidRDefault="00DA7305" w:rsidP="00DA7305">
      <w:pPr>
        <w:spacing w:before="200" w:line="300" w:lineRule="atLeast"/>
        <w:ind w:left="360"/>
        <w:jc w:val="center"/>
      </w:pPr>
    </w:p>
    <w:p w14:paraId="4628B4EA" w14:textId="6EE94BC1" w:rsidR="00DA7305" w:rsidRDefault="00DA7305" w:rsidP="00DA7305">
      <w:pPr>
        <w:spacing w:before="200" w:line="300" w:lineRule="atLeast"/>
        <w:ind w:left="360"/>
        <w:jc w:val="center"/>
      </w:pPr>
      <w:r>
        <w:t>Directors Register</w:t>
      </w:r>
    </w:p>
    <w:p w14:paraId="642CAC5D" w14:textId="77777777" w:rsidR="00DA7305" w:rsidRDefault="00DA7305" w:rsidP="00DA7305">
      <w:pPr>
        <w:spacing w:before="200" w:line="300" w:lineRule="atLeast"/>
        <w:ind w:left="360"/>
        <w:jc w:val="center"/>
      </w:pPr>
    </w:p>
    <w:p w14:paraId="44D0E74D" w14:textId="40F22F00" w:rsidR="00DA7305" w:rsidRPr="00260FBB" w:rsidRDefault="00DA7305" w:rsidP="00DA7305">
      <w:pPr>
        <w:spacing w:before="200" w:line="300" w:lineRule="atLeast"/>
        <w:ind w:left="360"/>
        <w:jc w:val="center"/>
      </w:pPr>
      <w:r>
        <w:t>Shareholders Register</w:t>
      </w: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8"/>
          <w:headerReference w:type="default" r:id="rId19"/>
          <w:footerReference w:type="even" r:id="rId20"/>
          <w:footerReference w:type="default" r:id="rId21"/>
          <w:footerReference w:type="first" r:id="rId22"/>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A2CD1" w14:textId="77777777" w:rsidR="006B1D74" w:rsidRDefault="006B1D74">
      <w:r>
        <w:separator/>
      </w:r>
    </w:p>
  </w:endnote>
  <w:endnote w:type="continuationSeparator" w:id="0">
    <w:p w14:paraId="05C0B90D" w14:textId="77777777" w:rsidR="006B1D74" w:rsidRDefault="006B1D74">
      <w:r>
        <w:continuationSeparator/>
      </w:r>
    </w:p>
  </w:endnote>
  <w:endnote w:type="continuationNotice" w:id="1">
    <w:p w14:paraId="437D16E2" w14:textId="77777777" w:rsidR="006B1D74" w:rsidRDefault="006B1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0EC2A" w14:textId="77777777" w:rsidR="006B1D74" w:rsidRDefault="006B1D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2916F" w14:textId="77777777" w:rsidR="0017795B" w:rsidRDefault="0017795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141F3E69" w14:textId="77777777">
      <w:trPr>
        <w:jc w:val="center"/>
      </w:trPr>
      <w:tc>
        <w:tcPr>
          <w:tcW w:w="2600" w:type="dxa"/>
          <w:tcMar>
            <w:top w:w="200" w:type="dxa"/>
          </w:tcMar>
          <w:vAlign w:val="center"/>
        </w:tcPr>
        <w:p w14:paraId="49976AA7" w14:textId="77777777" w:rsidR="0017795B" w:rsidRDefault="0017795B"/>
      </w:tc>
      <w:tc>
        <w:tcPr>
          <w:tcW w:w="4880" w:type="dxa"/>
          <w:tcMar>
            <w:top w:w="200" w:type="dxa"/>
          </w:tcMar>
          <w:vAlign w:val="center"/>
        </w:tcPr>
        <w:p w14:paraId="50E3552B" w14:textId="77777777" w:rsidR="0017795B" w:rsidRDefault="0017795B"/>
      </w:tc>
      <w:tc>
        <w:tcPr>
          <w:tcW w:w="2600" w:type="dxa"/>
          <w:tcMar>
            <w:top w:w="200" w:type="dxa"/>
          </w:tcMar>
          <w:vAlign w:val="center"/>
        </w:tcPr>
        <w:p w14:paraId="3C473DEB" w14:textId="77777777" w:rsidR="0017795B" w:rsidRDefault="0017795B"/>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44926" w14:textId="77777777" w:rsidR="0017795B" w:rsidRDefault="0017795B">
    <w:pPr>
      <w:spacing w:before="20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pPr>
      <w:pPrChange w:id="35" w:author="Chen | Clearsky Network" w:date="2025-01-29T14:29:00Z">
        <w:pPr>
          <w:pStyle w:val="Footer"/>
        </w:pPr>
      </w:pPrChan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D59A9" w14:textId="77777777" w:rsidR="00E4535C" w:rsidRDefault="00E4535C">
    <w:pPr>
      <w:pStyle w:val="Footer"/>
      <w:rPr>
        <w:del w:id="36" w:author="Chen | Clearsky Network" w:date="2025-01-29T14:29:00Z"/>
      </w:rPr>
    </w:pPr>
  </w:p>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ins w:id="37" w:author="Chen | Clearsky Network" w:date="2025-01-29T14:29:00Z"/>
      </w:trPr>
      <w:tc>
        <w:tcPr>
          <w:tcW w:w="2600" w:type="dxa"/>
          <w:tcMar>
            <w:top w:w="200" w:type="dxa"/>
          </w:tcMar>
          <w:vAlign w:val="center"/>
        </w:tcPr>
        <w:p w14:paraId="3ADB9248" w14:textId="77777777" w:rsidR="0017795B" w:rsidRDefault="0017795B">
          <w:pPr>
            <w:rPr>
              <w:ins w:id="38" w:author="Chen | Clearsky Network" w:date="2025-01-29T14:29:00Z"/>
            </w:rPr>
          </w:pPr>
        </w:p>
      </w:tc>
      <w:tc>
        <w:tcPr>
          <w:tcW w:w="4880" w:type="dxa"/>
          <w:tcMar>
            <w:top w:w="200" w:type="dxa"/>
          </w:tcMar>
          <w:vAlign w:val="center"/>
        </w:tcPr>
        <w:p w14:paraId="1487A349" w14:textId="77777777" w:rsidR="0017795B" w:rsidRDefault="0017795B">
          <w:pPr>
            <w:rPr>
              <w:ins w:id="39" w:author="Chen | Clearsky Network" w:date="2025-01-29T14:29:00Z"/>
            </w:rPr>
          </w:pPr>
        </w:p>
      </w:tc>
      <w:tc>
        <w:tcPr>
          <w:tcW w:w="2600" w:type="dxa"/>
          <w:tcMar>
            <w:top w:w="200" w:type="dxa"/>
          </w:tcMar>
          <w:vAlign w:val="center"/>
        </w:tcPr>
        <w:p w14:paraId="328FD3CE" w14:textId="77777777" w:rsidR="0017795B" w:rsidRDefault="0017795B">
          <w:pPr>
            <w:rPr>
              <w:ins w:id="40" w:author="Chen | Clearsky Network" w:date="2025-01-29T14:29:00Z"/>
            </w:rPr>
          </w:pP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Change w:id="41"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D75BA" w14:textId="77777777" w:rsidR="006B1D74" w:rsidRDefault="006B1D74">
      <w:r>
        <w:separator/>
      </w:r>
    </w:p>
  </w:footnote>
  <w:footnote w:type="continuationSeparator" w:id="0">
    <w:p w14:paraId="6D711B1A" w14:textId="77777777" w:rsidR="006B1D74" w:rsidRDefault="006B1D74">
      <w:r>
        <w:continuationSeparator/>
      </w:r>
    </w:p>
  </w:footnote>
  <w:footnote w:type="continuationNotice" w:id="1">
    <w:p w14:paraId="0A1723C3" w14:textId="77777777" w:rsidR="006B1D74" w:rsidRDefault="006B1D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D3EBA" w14:textId="77777777" w:rsidR="006B1D74" w:rsidRDefault="006B1D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1410" w14:textId="77777777" w:rsidR="0017795B" w:rsidRDefault="0017795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5AB41C0C" w14:textId="77777777">
      <w:trPr>
        <w:jc w:val="center"/>
      </w:trPr>
      <w:tc>
        <w:tcPr>
          <w:tcW w:w="10080" w:type="dxa"/>
          <w:vAlign w:val="center"/>
        </w:tcPr>
        <w:p w14:paraId="13F5E08C"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048FE64" w14:textId="77777777">
      <w:trPr>
        <w:jc w:val="center"/>
      </w:trPr>
      <w:tc>
        <w:tcPr>
          <w:tcW w:w="10080" w:type="dxa"/>
        </w:tcPr>
        <w:p w14:paraId="4AA4D33F" w14:textId="77777777" w:rsidR="0017795B" w:rsidRDefault="00AB5F86">
          <w:pPr>
            <w:spacing w:before="60" w:after="200"/>
            <w:jc w:val="center"/>
          </w:pPr>
          <w:r>
            <w:rPr>
              <w:rFonts w:ascii="Arial" w:eastAsia="Arial" w:hAnsi="Arial" w:cs="Arial"/>
              <w:sz w:val="20"/>
            </w:rPr>
            <w:t xml:space="preserve"> </w:t>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pPr>
      <w:pPrChange w:id="27" w:author="Chen | Clearsky Network" w:date="2025-01-29T14:29:00Z">
        <w:pPr>
          <w:pStyle w:val="Header"/>
        </w:pPr>
      </w:pPrChang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F46D7" w14:textId="77777777" w:rsidR="00E4535C" w:rsidRDefault="00E4535C">
    <w:pPr>
      <w:pStyle w:val="Header"/>
      <w:rPr>
        <w:del w:id="28" w:author="Chen | Clearsky Network" w:date="2025-01-29T14:29:00Z"/>
      </w:rPr>
    </w:pPr>
  </w:p>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ins w:id="29" w:author="Chen | Clearsky Network" w:date="2025-01-29T14:29:00Z"/>
      </w:trPr>
      <w:tc>
        <w:tcPr>
          <w:tcW w:w="10080" w:type="dxa"/>
          <w:vAlign w:val="center"/>
        </w:tcPr>
        <w:p w14:paraId="7C575DE4" w14:textId="77777777" w:rsidR="0017795B" w:rsidRDefault="007D032A">
          <w:pPr>
            <w:jc w:val="right"/>
            <w:rPr>
              <w:ins w:id="30" w:author="Chen | Clearsky Network" w:date="2025-01-29T14:29:00Z"/>
            </w:rPr>
          </w:pPr>
          <w:ins w:id="31" w:author="Chen | Clearsky Network" w:date="2025-01-29T14:29:00Z">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ins>
        </w:p>
      </w:tc>
    </w:tr>
    <w:tr w:rsidR="0017795B" w14:paraId="3E37C213" w14:textId="77777777">
      <w:trPr>
        <w:jc w:val="center"/>
        <w:ins w:id="32" w:author="Chen | Clearsky Network" w:date="2025-01-29T14:29:00Z"/>
      </w:trPr>
      <w:tc>
        <w:tcPr>
          <w:tcW w:w="10080" w:type="dxa"/>
        </w:tcPr>
        <w:p w14:paraId="7FF03BEC" w14:textId="26745260" w:rsidR="0017795B" w:rsidRDefault="00AB5F86">
          <w:pPr>
            <w:spacing w:before="60" w:after="200"/>
            <w:jc w:val="center"/>
            <w:rPr>
              <w:ins w:id="33" w:author="Chen | Clearsky Network" w:date="2025-01-29T14:29:00Z"/>
            </w:rPr>
          </w:pPr>
          <w:ins w:id="34" w:author="Chen | Clearsky Network" w:date="2025-01-29T14:29:00Z">
            <w:r>
              <w:rPr>
                <w:rFonts w:ascii="Arial" w:eastAsia="Arial" w:hAnsi="Arial" w:cs="Arial"/>
                <w:sz w:val="20"/>
              </w:rPr>
              <w:t xml:space="preserve"> </w:t>
            </w:r>
          </w:ins>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3856"/>
    <w:rsid w:val="001117F4"/>
    <w:rsid w:val="00122855"/>
    <w:rsid w:val="0014150F"/>
    <w:rsid w:val="00155E74"/>
    <w:rsid w:val="0017795B"/>
    <w:rsid w:val="00196368"/>
    <w:rsid w:val="00196622"/>
    <w:rsid w:val="001C10A7"/>
    <w:rsid w:val="001C13EE"/>
    <w:rsid w:val="001D161A"/>
    <w:rsid w:val="001D4F64"/>
    <w:rsid w:val="001E0DA1"/>
    <w:rsid w:val="00200288"/>
    <w:rsid w:val="00223C11"/>
    <w:rsid w:val="00260FBB"/>
    <w:rsid w:val="00264211"/>
    <w:rsid w:val="002721B4"/>
    <w:rsid w:val="002B4169"/>
    <w:rsid w:val="002B4C72"/>
    <w:rsid w:val="002B6CD3"/>
    <w:rsid w:val="002C2D5E"/>
    <w:rsid w:val="002E5A68"/>
    <w:rsid w:val="002F4037"/>
    <w:rsid w:val="00303FD2"/>
    <w:rsid w:val="00344E98"/>
    <w:rsid w:val="00345A77"/>
    <w:rsid w:val="00351C43"/>
    <w:rsid w:val="003813E0"/>
    <w:rsid w:val="00382344"/>
    <w:rsid w:val="003E0CDA"/>
    <w:rsid w:val="004149EB"/>
    <w:rsid w:val="00422229"/>
    <w:rsid w:val="004563F2"/>
    <w:rsid w:val="004824AA"/>
    <w:rsid w:val="004A6618"/>
    <w:rsid w:val="004E6284"/>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B1D74"/>
    <w:rsid w:val="006C0CAD"/>
    <w:rsid w:val="006C233E"/>
    <w:rsid w:val="006C4048"/>
    <w:rsid w:val="006C46E2"/>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227BE"/>
    <w:rsid w:val="0089113F"/>
    <w:rsid w:val="00897EE1"/>
    <w:rsid w:val="008C391E"/>
    <w:rsid w:val="008E791C"/>
    <w:rsid w:val="008F333F"/>
    <w:rsid w:val="00924727"/>
    <w:rsid w:val="009257E8"/>
    <w:rsid w:val="0092660C"/>
    <w:rsid w:val="009426C8"/>
    <w:rsid w:val="009449AF"/>
    <w:rsid w:val="00946AC5"/>
    <w:rsid w:val="00950BFD"/>
    <w:rsid w:val="0098358F"/>
    <w:rsid w:val="009851E8"/>
    <w:rsid w:val="009A09FD"/>
    <w:rsid w:val="009A47E2"/>
    <w:rsid w:val="009A62DF"/>
    <w:rsid w:val="009C62DD"/>
    <w:rsid w:val="00A029CD"/>
    <w:rsid w:val="00A123E9"/>
    <w:rsid w:val="00A2420A"/>
    <w:rsid w:val="00A24455"/>
    <w:rsid w:val="00A350DD"/>
    <w:rsid w:val="00A40AE9"/>
    <w:rsid w:val="00A77B3E"/>
    <w:rsid w:val="00A849BA"/>
    <w:rsid w:val="00A90A1C"/>
    <w:rsid w:val="00AB5F86"/>
    <w:rsid w:val="00AC00F5"/>
    <w:rsid w:val="00AD5AAE"/>
    <w:rsid w:val="00AD7734"/>
    <w:rsid w:val="00AE0A8C"/>
    <w:rsid w:val="00AF6638"/>
    <w:rsid w:val="00B20B38"/>
    <w:rsid w:val="00B32768"/>
    <w:rsid w:val="00B35FC0"/>
    <w:rsid w:val="00B5481A"/>
    <w:rsid w:val="00BC7D23"/>
    <w:rsid w:val="00BD25E7"/>
    <w:rsid w:val="00BD6DDE"/>
    <w:rsid w:val="00BF1BDB"/>
    <w:rsid w:val="00BF46F2"/>
    <w:rsid w:val="00C22A3D"/>
    <w:rsid w:val="00C22DC4"/>
    <w:rsid w:val="00C27122"/>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51463"/>
    <w:rsid w:val="00D7647A"/>
    <w:rsid w:val="00D94B9C"/>
    <w:rsid w:val="00DA7305"/>
    <w:rsid w:val="00DA7627"/>
    <w:rsid w:val="00DB6366"/>
    <w:rsid w:val="00DD4163"/>
    <w:rsid w:val="00DF3E29"/>
    <w:rsid w:val="00DF473A"/>
    <w:rsid w:val="00DF7228"/>
    <w:rsid w:val="00E022EC"/>
    <w:rsid w:val="00E24757"/>
    <w:rsid w:val="00E4535C"/>
    <w:rsid w:val="00E473DC"/>
    <w:rsid w:val="00E55C30"/>
    <w:rsid w:val="00E7367D"/>
    <w:rsid w:val="00EA19B2"/>
    <w:rsid w:val="00EA251B"/>
    <w:rsid w:val="00EC1DBA"/>
    <w:rsid w:val="00ED1C2C"/>
    <w:rsid w:val="00EE2D75"/>
    <w:rsid w:val="00EE341D"/>
    <w:rsid w:val="00EF2A15"/>
    <w:rsid w:val="00F00FC8"/>
    <w:rsid w:val="00F1251C"/>
    <w:rsid w:val="00F34ADC"/>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yperlink" Target="https://forms-formulaires.alpha.canada.ca/en/id/clwtp4i5j031kx883je15qc78" TargetMode="Externa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859A28-BB7C-4B44-BA22-18C3384D32C3}">
  <ds:schemaRefs>
    <ds:schemaRef ds:uri="http://schemas.microsoft.com/sharepoint/v3/contenttype/forms"/>
  </ds:schemaRefs>
</ds:datastoreItem>
</file>

<file path=customXml/itemProps2.xml><?xml version="1.0" encoding="utf-8"?>
<ds:datastoreItem xmlns:ds="http://schemas.openxmlformats.org/officeDocument/2006/customXml" ds:itemID="{40F4018F-F988-4F9D-B5C1-8DFAB58F1CE3}"/>
</file>

<file path=customXml/itemProps3.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2773</Words>
  <Characters>14815</Characters>
  <Application>Microsoft Office Word</Application>
  <DocSecurity>0</DocSecurity>
  <Lines>123</Lines>
  <Paragraphs>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dc:creator>User</dc:creator>
  <cp:lastModifiedBy>Matthew Levine</cp:lastModifiedBy>
  <cp:revision>1</cp:revision>
  <dcterms:created xsi:type="dcterms:W3CDTF">2025-01-29T10:40:00Z</dcterms:created>
  <dcterms:modified xsi:type="dcterms:W3CDTF">2025-01-29T19:30:00Z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Order">
    <vt:r8>2210800</vt:r8>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xd_ProgID">
    <vt:lpwstr/>
  </property>
  <property fmtid="{D5CDD505-2E9C-101B-9397-08002B2CF9AE}" pid="15" name="TemplateUrl">
    <vt:lpwstr/>
  </property>
  <property fmtid="{D5CDD505-2E9C-101B-9397-08002B2CF9AE}" pid="16" name="xd_Signature">
    <vt:bool>false</vt:bool>
  </property>
</Properties>
</file>