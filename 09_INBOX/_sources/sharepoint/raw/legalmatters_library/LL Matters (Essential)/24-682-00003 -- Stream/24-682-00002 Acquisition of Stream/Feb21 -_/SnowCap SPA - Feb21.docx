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1BE78E9"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ins w:id="0" w:author="David Barrios" w:date="2025-02-20T15:18:00Z">
        <w:r w:rsidR="005D67CD">
          <w:rPr>
            <w:rFonts w:eastAsia="Arial"/>
            <w:color w:val="000000"/>
          </w:rPr>
          <w:t>12</w:t>
        </w:r>
      </w:ins>
      <w:del w:id="1" w:author="David Barrios" w:date="2025-02-20T15:18:00Z">
        <w:r w:rsidR="00AF6638" w:rsidDel="005D67CD">
          <w:rPr>
            <w:rFonts w:eastAsia="Arial"/>
            <w:color w:val="000000"/>
          </w:rPr>
          <w:delText>29</w:delText>
        </w:r>
      </w:del>
      <w:r w:rsidR="00AF6638" w:rsidRPr="00AF6638">
        <w:rPr>
          <w:rFonts w:eastAsia="Arial"/>
          <w:color w:val="000000"/>
          <w:vertAlign w:val="superscript"/>
        </w:rPr>
        <w:t>th</w:t>
      </w:r>
      <w:r w:rsidR="00AF6638">
        <w:rPr>
          <w:rFonts w:eastAsia="Arial"/>
          <w:color w:val="000000"/>
        </w:rPr>
        <w:t xml:space="preserve"> </w:t>
      </w:r>
      <w:del w:id="2" w:author="David Barrios" w:date="2025-02-20T15:18:00Z">
        <w:r w:rsidRPr="00260FBB" w:rsidDel="005D67CD">
          <w:rPr>
            <w:rFonts w:eastAsia="Arial"/>
            <w:color w:val="000000"/>
          </w:rPr>
          <w:delText xml:space="preserve"> </w:delText>
        </w:r>
      </w:del>
      <w:r w:rsidRPr="00260FBB">
        <w:rPr>
          <w:rFonts w:eastAsia="Arial"/>
          <w:color w:val="000000"/>
        </w:rPr>
        <w:t xml:space="preserve">day of </w:t>
      </w:r>
      <w:del w:id="3" w:author="David Barrios" w:date="2025-02-20T15:18:00Z">
        <w:r w:rsidR="00AF6638" w:rsidDel="005D67CD">
          <w:rPr>
            <w:rFonts w:eastAsia="Arial"/>
            <w:color w:val="000000"/>
          </w:rPr>
          <w:delText>January</w:delText>
        </w:r>
        <w:r w:rsidRPr="00260FBB" w:rsidDel="005D67CD">
          <w:rPr>
            <w:rFonts w:eastAsia="Arial"/>
            <w:color w:val="000000"/>
          </w:rPr>
          <w:delText xml:space="preserve"> </w:delText>
        </w:r>
      </w:del>
      <w:ins w:id="4" w:author="David Barrios" w:date="2025-02-20T15:18:00Z">
        <w:r w:rsidR="005D67CD">
          <w:rPr>
            <w:rFonts w:eastAsia="Arial"/>
            <w:color w:val="000000"/>
          </w:rPr>
          <w:t>February</w:t>
        </w:r>
        <w:r w:rsidR="005D67CD" w:rsidRPr="00260FBB">
          <w:rPr>
            <w:rFonts w:eastAsia="Arial"/>
            <w:color w:val="000000"/>
          </w:rPr>
          <w:t xml:space="preserve"> </w:t>
        </w:r>
      </w:ins>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,000</w:t>
      </w:r>
      <w:proofErr w:type="gramEnd"/>
      <w:r w:rsidR="00CB7494">
        <w:rPr>
          <w:rFonts w:eastAsia="Arial"/>
          <w:color w:val="000000"/>
        </w:rPr>
        <w:t xml:space="preserve">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w:t>
      </w:r>
      <w:proofErr w:type="gramStart"/>
      <w:r w:rsidR="0080132A" w:rsidRPr="00DB6366">
        <w:rPr>
          <w:rFonts w:asciiTheme="majorBidi" w:hAnsiTheme="majorBidi" w:cstheme="majorBidi"/>
          <w:lang w:val="en-GB" w:bidi="he-IL"/>
        </w:rPr>
        <w:t>assign</w:t>
      </w:r>
      <w:proofErr w:type="gramEnd"/>
      <w:r w:rsidR="0080132A" w:rsidRPr="00DB6366">
        <w:rPr>
          <w:rFonts w:asciiTheme="majorBidi" w:hAnsiTheme="majorBidi" w:cstheme="majorBidi"/>
          <w:lang w:val="en-GB" w:bidi="he-IL"/>
        </w:rPr>
        <w:t xml:space="preserve">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414A0D37"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w:t>
      </w:r>
      <w:ins w:id="5" w:author="David Barrios" w:date="2025-02-20T15:05:00Z">
        <w:r w:rsidR="00E2095B">
          <w:rPr>
            <w:rFonts w:asciiTheme="majorBidi" w:hAnsiTheme="majorBidi" w:cstheme="majorBidi"/>
            <w:lang w:val="en-GB" w:bidi="he-IL"/>
          </w:rPr>
          <w:t>February 28</w:t>
        </w:r>
      </w:ins>
      <w:del w:id="6" w:author="David Barrios" w:date="2025-02-20T15:05:00Z">
        <w:r w:rsidRPr="00DB6366" w:rsidDel="00E2095B">
          <w:rPr>
            <w:rFonts w:asciiTheme="majorBidi" w:hAnsiTheme="majorBidi" w:cstheme="majorBidi"/>
            <w:lang w:val="en-GB" w:bidi="he-IL"/>
          </w:rPr>
          <w:delText>January 31</w:delText>
        </w:r>
      </w:del>
      <w:r w:rsidRPr="00DB6366">
        <w:rPr>
          <w:rFonts w:asciiTheme="majorBidi" w:hAnsiTheme="majorBidi" w:cstheme="majorBidi"/>
          <w:lang w:val="en-GB" w:bidi="he-IL"/>
        </w:rPr>
        <w:t xml:space="preserve">,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7" w:author="Maayan Dana Nir, Adv" w:date="2025-02-16T11:59:00Z">
        <w:r w:rsidR="00F649C2" w:rsidRPr="009F32FC">
          <w:rPr>
            <w:lang w:val="en-GB" w:bidi="he-IL"/>
          </w:rPr>
          <w:t>:</w:t>
        </w:r>
      </w:ins>
      <w:del w:id="8" w:author="Maayan Dana Nir, Adv" w:date="2025-02-16T11:59:00Z">
        <w:r w:rsidRPr="00DB6366" w:rsidDel="00F649C2">
          <w:rPr>
            <w:rFonts w:asciiTheme="majorBidi" w:hAnsiTheme="majorBidi" w:cstheme="majorBidi"/>
            <w:lang w:val="en-GB" w:bidi="he-IL"/>
          </w:rPr>
          <w:delText>s</w:delText>
        </w:r>
      </w:del>
      <w:r w:rsidR="00D51463">
        <w:rPr>
          <w:rFonts w:asciiTheme="majorBidi" w:hAnsiTheme="majorBidi" w:cstheme="majorBidi"/>
          <w:lang w:val="en-GB" w:bidi="he-IL"/>
        </w:rPr>
        <w:t xml:space="preserve"> </w:t>
      </w:r>
      <w:del w:id="9" w:author="Maayan Dana Nir, Adv" w:date="2025-02-16T11:59:00Z">
        <w:r w:rsidR="00D51463" w:rsidDel="00F649C2">
          <w:rPr>
            <w:rFonts w:asciiTheme="majorBidi" w:hAnsiTheme="majorBidi" w:cstheme="majorBidi"/>
            <w:lang w:val="en-GB" w:bidi="he-IL"/>
          </w:rPr>
          <w:delText>and the terms of this Agreement</w:delText>
        </w:r>
        <w:r w:rsidRPr="00DB6366" w:rsidDel="00F649C2">
          <w:rPr>
            <w:rFonts w:asciiTheme="majorBidi" w:hAnsiTheme="majorBidi" w:cstheme="majorBidi"/>
            <w:lang w:val="en-GB" w:bidi="he-IL"/>
          </w:rPr>
          <w:delText xml:space="preserve">: a. </w:delText>
        </w:r>
      </w:del>
      <w:r w:rsidRPr="00DB6366">
        <w:rPr>
          <w:rFonts w:asciiTheme="majorBidi" w:hAnsiTheme="majorBidi" w:cstheme="majorBidi"/>
          <w:lang w:val="en-GB" w:bidi="he-IL"/>
        </w:rPr>
        <w:t>Receipt by the Purchaser of the share transfer certificate confirming the change of ownership in the Company</w:t>
      </w:r>
      <w:ins w:id="10" w:author="Maayan Dana Nir, Adv" w:date="2025-02-16T11:59:00Z">
        <w:r w:rsidR="00F649C2" w:rsidRPr="004B5356">
          <w:rPr>
            <w:lang w:val="en-GB" w:bidi="he-IL"/>
          </w:rPr>
          <w:t>.</w:t>
        </w:r>
      </w:ins>
      <w:r w:rsidRPr="00DB6366">
        <w:rPr>
          <w:rFonts w:asciiTheme="majorBidi" w:hAnsiTheme="majorBidi" w:cstheme="majorBidi"/>
          <w:lang w:val="en-GB" w:bidi="he-IL"/>
        </w:rPr>
        <w:t>;</w:t>
      </w:r>
      <w:del w:id="11" w:author="Maayan Dana Nir, Adv" w:date="2025-02-16T11:59:00Z">
        <w:r w:rsidRPr="00DB6366" w:rsidDel="00F649C2">
          <w:rPr>
            <w:rFonts w:asciiTheme="majorBidi" w:hAnsiTheme="majorBidi" w:cstheme="majorBidi"/>
            <w:lang w:val="en-GB" w:bidi="he-IL"/>
          </w:rPr>
          <w:delText xml:space="preserve"> b.</w:delText>
        </w:r>
      </w:del>
      <w:r w:rsidRPr="00DB6366">
        <w:rPr>
          <w:rFonts w:asciiTheme="majorBidi" w:hAnsiTheme="majorBidi" w:cstheme="majorBidi"/>
          <w:lang w:val="en-GB" w:bidi="he-IL"/>
        </w:rPr>
        <w:t xml:space="preserve"> Receipt of </w:t>
      </w:r>
      <w:ins w:id="12" w:author="David Barrios" w:date="2025-02-20T15:06:00Z">
        <w:r w:rsidR="00E2095B" w:rsidRPr="00E2095B">
          <w:rPr>
            <w:rFonts w:asciiTheme="majorBidi" w:hAnsiTheme="majorBidi" w:cstheme="majorBidi"/>
            <w:lang w:val="en-GB" w:bidi="he-IL"/>
          </w:rPr>
          <w:t>an updated Shareholder Register, signed by both parties, reflecting the Purchaser as the sole shareholder</w:t>
        </w:r>
      </w:ins>
      <w:del w:id="13" w:author="David Barrios" w:date="2025-02-20T15:06:00Z">
        <w:r w:rsidRPr="00DB6366" w:rsidDel="00E2095B">
          <w:rPr>
            <w:rFonts w:asciiTheme="majorBidi" w:hAnsiTheme="majorBidi" w:cstheme="majorBidi"/>
            <w:lang w:val="en-GB" w:bidi="he-IL"/>
          </w:rPr>
          <w:delText>the Notice of Change, as endorsed by the applicable regulatory authority</w:delText>
        </w:r>
      </w:del>
      <w:r w:rsidRPr="00DB6366">
        <w:rPr>
          <w:rFonts w:asciiTheme="majorBidi" w:hAnsiTheme="majorBidi" w:cstheme="majorBidi"/>
          <w:lang w:val="en-GB" w:bidi="he-IL"/>
        </w:rPr>
        <w:t>.</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136515AE"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14" w:author="Maayan Dana Nir, Adv" w:date="2025-02-16T12:00:00Z">
        <w:r w:rsidR="00F649C2" w:rsidRPr="00F649C2">
          <w:rPr>
            <w:rFonts w:eastAsia="Arial"/>
            <w:color w:val="000000"/>
          </w:rPr>
          <w:t>,</w:t>
        </w:r>
      </w:ins>
      <w:r w:rsidR="00D51463">
        <w:rPr>
          <w:rFonts w:eastAsia="Arial"/>
          <w:color w:val="000000"/>
        </w:rPr>
        <w:t xml:space="preserve"> </w:t>
      </w:r>
      <w:del w:id="15" w:author="Maayan Dana Nir, Adv" w:date="2025-02-16T12:00:00Z">
        <w:r w:rsidR="00D51463" w:rsidDel="00F649C2">
          <w:rPr>
            <w:rFonts w:eastAsia="Arial"/>
            <w:color w:val="000000"/>
          </w:rPr>
          <w:delText>and all post-closing obligations</w:delText>
        </w:r>
        <w:r w:rsidR="00BF1BDB" w:rsidDel="00F649C2">
          <w:rPr>
            <w:rFonts w:eastAsia="Arial"/>
            <w:color w:val="000000"/>
          </w:rPr>
          <w:delText xml:space="preserve">, </w:delText>
        </w:r>
      </w:del>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49D4B045"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xml:space="preserve">, on </w:t>
      </w:r>
      <w:del w:id="16" w:author="David Barrios" w:date="2025-02-20T15:07:00Z">
        <w:r w:rsidRPr="00260FBB" w:rsidDel="00E2095B">
          <w:rPr>
            <w:rFonts w:eastAsia="Arial"/>
            <w:color w:val="000000"/>
          </w:rPr>
          <w:delText>[</w:delText>
        </w:r>
      </w:del>
      <w:ins w:id="17" w:author="David Barrios" w:date="2025-02-20T15:07:00Z">
        <w:r w:rsidR="00E2095B">
          <w:rPr>
            <w:rFonts w:eastAsia="Arial"/>
            <w:color w:val="000000"/>
          </w:rPr>
          <w:t>February 12</w:t>
        </w:r>
      </w:ins>
      <w:del w:id="18" w:author="David Barrios" w:date="2025-02-20T15:07:00Z">
        <w:r w:rsidR="00DA7305" w:rsidDel="00E2095B">
          <w:rPr>
            <w:rFonts w:eastAsia="Arial"/>
            <w:color w:val="000000"/>
          </w:rPr>
          <w:delText>January 17</w:delText>
        </w:r>
      </w:del>
      <w:r w:rsidR="00DA7305">
        <w:rPr>
          <w:rFonts w:eastAsia="Arial"/>
          <w:color w:val="000000"/>
        </w:rPr>
        <w:t>, 2025</w:t>
      </w:r>
      <w:del w:id="19" w:author="David Barrios" w:date="2025-02-20T15:07:00Z">
        <w:r w:rsidRPr="00260FBB" w:rsidDel="00E2095B">
          <w:rPr>
            <w:rFonts w:eastAsia="Arial"/>
            <w:color w:val="000000"/>
          </w:rPr>
          <w:delText>]</w:delText>
        </w:r>
      </w:del>
      <w:r w:rsidRPr="00260FBB">
        <w:rPr>
          <w:rFonts w:eastAsia="Arial"/>
          <w:color w:val="000000"/>
        </w:rPr>
        <w:t xml:space="preserve"> or at such other date(s) as the parties hereto may agree (the “Closing Date”)</w:t>
      </w:r>
      <w:r w:rsidR="00CF16EF">
        <w:rPr>
          <w:rFonts w:eastAsia="Arial"/>
          <w:color w:val="000000"/>
        </w:rPr>
        <w:t xml:space="preserve"> but not later than </w:t>
      </w:r>
      <w:ins w:id="20" w:author="David Barrios" w:date="2025-02-20T15:07:00Z">
        <w:r w:rsidR="00E2095B">
          <w:rPr>
            <w:rFonts w:eastAsia="Arial"/>
            <w:color w:val="000000"/>
          </w:rPr>
          <w:t>February 2</w:t>
        </w:r>
      </w:ins>
      <w:ins w:id="21" w:author="David Barrios" w:date="2025-02-20T15:08:00Z">
        <w:r w:rsidR="00E2095B">
          <w:rPr>
            <w:rFonts w:eastAsia="Arial"/>
            <w:color w:val="000000"/>
          </w:rPr>
          <w:t>8</w:t>
        </w:r>
      </w:ins>
      <w:del w:id="22" w:author="David Barrios" w:date="2025-02-20T15:07:00Z">
        <w:r w:rsidR="00CF16EF" w:rsidDel="00E2095B">
          <w:rPr>
            <w:rFonts w:eastAsia="Arial"/>
            <w:color w:val="000000"/>
          </w:rPr>
          <w:delText>January 31</w:delText>
        </w:r>
      </w:del>
      <w:r w:rsidR="00CF16EF">
        <w:rPr>
          <w:rFonts w:eastAsia="Arial"/>
          <w:color w:val="000000"/>
        </w:rPr>
        <w:t>,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ins w:id="23" w:author="David Barrios" w:date="2025-02-20T15:17:00Z"/>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C43A588" w14:textId="48198A10" w:rsidR="00E2095B" w:rsidRDefault="00E2095B" w:rsidP="007D032A">
      <w:pPr>
        <w:spacing w:before="120" w:line="300" w:lineRule="atLeast"/>
        <w:ind w:left="720"/>
        <w:jc w:val="both"/>
        <w:rPr>
          <w:rFonts w:eastAsia="Arial"/>
          <w:color w:val="000000"/>
        </w:rPr>
      </w:pP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lastRenderedPageBreak/>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Default="0014150F">
      <w:pPr>
        <w:spacing w:before="120" w:line="300" w:lineRule="atLeast"/>
        <w:ind w:left="360"/>
        <w:jc w:val="both"/>
        <w:rPr>
          <w:ins w:id="24" w:author="David Barrios" w:date="2025-02-20T15:24:00Z"/>
          <w:rFonts w:eastAsia="Arial"/>
          <w:color w:val="000000"/>
        </w:rPr>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1E3EE7E3" w14:textId="38BFFDB2" w:rsidR="00485813" w:rsidRPr="00260FBB" w:rsidRDefault="00485813">
      <w:pPr>
        <w:spacing w:before="120" w:line="300" w:lineRule="atLeast"/>
        <w:ind w:left="360"/>
        <w:jc w:val="both"/>
      </w:pP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lastRenderedPageBreak/>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lastRenderedPageBreak/>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del w:id="25" w:author="David Barrios" w:date="2025-02-20T15:18:00Z">
        <w:r w:rsidRPr="00B713BC" w:rsidDel="005D67CD">
          <w:rPr>
            <w:rFonts w:eastAsia="Arial"/>
            <w:color w:val="000000"/>
          </w:rPr>
          <w:delText>[</w:delText>
        </w:r>
      </w:del>
      <w:proofErr w:type="spellStart"/>
      <w:r>
        <w:rPr>
          <w:rFonts w:eastAsia="Arial"/>
          <w:color w:val="000000"/>
        </w:rPr>
        <w:t>SnowCap</w:t>
      </w:r>
      <w:proofErr w:type="spellEnd"/>
      <w:r>
        <w:rPr>
          <w:rFonts w:eastAsia="Arial"/>
          <w:color w:val="000000"/>
        </w:rPr>
        <w:t xml:space="preserve"> Financial Limited</w:t>
      </w:r>
      <w:del w:id="26" w:author="David Barrios" w:date="2025-02-20T15:18:00Z">
        <w:r w:rsidRPr="00B713BC" w:rsidDel="005D67CD">
          <w:rPr>
            <w:rFonts w:eastAsia="Arial"/>
            <w:color w:val="000000"/>
          </w:rPr>
          <w:delText>]</w:delText>
        </w:r>
      </w:del>
      <w:r w:rsidRPr="00B713BC">
        <w:rPr>
          <w:rFonts w:eastAsia="Arial"/>
          <w:color w:val="000000"/>
        </w:rPr>
        <w:t xml:space="preserve">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51F990A9" w:rsidR="0039119E" w:rsidRDefault="0039119E" w:rsidP="0039119E">
      <w:pPr>
        <w:spacing w:before="120" w:line="300" w:lineRule="atLeast"/>
        <w:ind w:left="360"/>
        <w:jc w:val="both"/>
        <w:rPr>
          <w:rFonts w:eastAsia="Arial"/>
          <w:color w:val="000000"/>
        </w:rPr>
      </w:pPr>
      <w:r w:rsidRPr="00B713BC">
        <w:rPr>
          <w:rFonts w:eastAsia="Arial"/>
          <w:color w:val="000000"/>
        </w:rPr>
        <w:t xml:space="preserve">I, </w:t>
      </w:r>
      <w:del w:id="27" w:author="David Barrios" w:date="2025-02-20T15:18:00Z">
        <w:r w:rsidRPr="00B713BC" w:rsidDel="005D67CD">
          <w:rPr>
            <w:rFonts w:eastAsia="Arial"/>
            <w:color w:val="000000"/>
          </w:rPr>
          <w:delText>[</w:delText>
        </w:r>
      </w:del>
      <w:r>
        <w:rPr>
          <w:rFonts w:eastAsia="Arial"/>
          <w:color w:val="000000"/>
        </w:rPr>
        <w:t>Jose David Barrios</w:t>
      </w:r>
      <w:del w:id="28" w:author="David Barrios" w:date="2025-02-20T15:18:00Z">
        <w:r w:rsidRPr="00B713BC" w:rsidDel="005D67CD">
          <w:rPr>
            <w:rFonts w:eastAsia="Arial"/>
            <w:color w:val="000000"/>
          </w:rPr>
          <w:delText>]</w:delText>
        </w:r>
      </w:del>
      <w:r w:rsidRPr="00B713BC">
        <w:rPr>
          <w:rFonts w:eastAsia="Arial"/>
          <w:color w:val="000000"/>
        </w:rPr>
        <w:t xml:space="preserve">, hereby submit my resignation as director of the Corporation, such resignation to take effect </w:t>
      </w:r>
      <w:del w:id="29" w:author="David Barrios" w:date="2025-02-20T15:18:00Z">
        <w:r w:rsidRPr="00B713BC" w:rsidDel="005D67CD">
          <w:rPr>
            <w:rFonts w:eastAsia="Arial"/>
            <w:color w:val="000000"/>
          </w:rPr>
          <w:delText>[</w:delText>
        </w:r>
      </w:del>
      <w:r>
        <w:rPr>
          <w:rFonts w:eastAsia="Arial"/>
          <w:color w:val="000000"/>
        </w:rPr>
        <w:t>upon, and not later than, the Closing Date</w:t>
      </w:r>
      <w:del w:id="30" w:author="David Barrios" w:date="2025-02-20T15:18:00Z">
        <w:r w:rsidRPr="00B713BC" w:rsidDel="005D67CD">
          <w:rPr>
            <w:rFonts w:eastAsia="Arial"/>
            <w:color w:val="000000"/>
          </w:rPr>
          <w:delText>]</w:delText>
        </w:r>
      </w:del>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ins w:id="31" w:author="David Barrios" w:date="2025-02-20T15:17:00Z">
        <w:r w:rsidR="005D67CD">
          <w:rPr>
            <w:rFonts w:eastAsia="Arial"/>
            <w:color w:val="000000"/>
          </w:rPr>
          <w:t>12</w:t>
        </w:r>
      </w:ins>
      <w:del w:id="32" w:author="David Barrios" w:date="2025-02-20T15:17:00Z">
        <w:r w:rsidDel="005D67CD">
          <w:rPr>
            <w:rFonts w:eastAsia="Arial"/>
            <w:color w:val="000000"/>
          </w:rPr>
          <w:delText>29</w:delText>
        </w:r>
      </w:del>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w:t>
      </w:r>
      <w:ins w:id="33" w:author="David Barrios" w:date="2025-02-20T15:17:00Z">
        <w:r w:rsidR="005D67CD">
          <w:rPr>
            <w:rFonts w:eastAsia="Arial"/>
            <w:color w:val="000000"/>
          </w:rPr>
          <w:t xml:space="preserve"> February</w:t>
        </w:r>
      </w:ins>
      <w:del w:id="34" w:author="David Barrios" w:date="2025-02-20T15:17:00Z">
        <w:r w:rsidRPr="00260FBB" w:rsidDel="005D67CD">
          <w:rPr>
            <w:rFonts w:eastAsia="Arial"/>
            <w:color w:val="000000"/>
          </w:rPr>
          <w:delText xml:space="preserve"> </w:delText>
        </w:r>
        <w:r w:rsidDel="005D67CD">
          <w:rPr>
            <w:rFonts w:eastAsia="Arial"/>
            <w:color w:val="000000"/>
          </w:rPr>
          <w:delText>January</w:delText>
        </w:r>
      </w:del>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AD51966"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w:t>
      </w:r>
      <w:ins w:id="35" w:author="David Barrios" w:date="2025-02-20T15:17:00Z">
        <w:r w:rsidR="005D67CD">
          <w:rPr>
            <w:rFonts w:eastAsia="Arial"/>
            <w:color w:val="000000"/>
          </w:rPr>
          <w:t>12</w:t>
        </w:r>
        <w:r w:rsidR="005D67CD" w:rsidRPr="005D67CD">
          <w:rPr>
            <w:rFonts w:eastAsia="Arial"/>
            <w:color w:val="000000"/>
            <w:vertAlign w:val="superscript"/>
            <w:rPrChange w:id="36" w:author="David Barrios" w:date="2025-02-20T15:17:00Z">
              <w:rPr>
                <w:rFonts w:eastAsia="Arial"/>
                <w:color w:val="000000"/>
              </w:rPr>
            </w:rPrChange>
          </w:rPr>
          <w:t>th</w:t>
        </w:r>
        <w:r w:rsidR="005D67CD">
          <w:rPr>
            <w:rFonts w:eastAsia="Arial"/>
            <w:color w:val="000000"/>
          </w:rPr>
          <w:t xml:space="preserve"> </w:t>
        </w:r>
      </w:ins>
      <w:del w:id="37" w:author="David Barrios" w:date="2025-02-20T15:17:00Z">
        <w:r w:rsidRPr="00B713BC" w:rsidDel="005D67CD">
          <w:rPr>
            <w:rFonts w:eastAsia="Arial"/>
            <w:color w:val="000000"/>
          </w:rPr>
          <w:delText xml:space="preserve">[day] </w:delText>
        </w:r>
      </w:del>
      <w:r w:rsidRPr="00B713BC">
        <w:rPr>
          <w:rFonts w:eastAsia="Arial"/>
          <w:color w:val="000000"/>
        </w:rPr>
        <w:t xml:space="preserve">day of </w:t>
      </w:r>
      <w:ins w:id="38" w:author="David Barrios" w:date="2025-02-20T15:17:00Z">
        <w:r w:rsidR="005D67CD">
          <w:rPr>
            <w:rFonts w:eastAsia="Arial"/>
            <w:color w:val="000000"/>
          </w:rPr>
          <w:t>February</w:t>
        </w:r>
      </w:ins>
      <w:del w:id="39" w:author="David Barrios" w:date="2025-02-20T15:17:00Z">
        <w:r w:rsidRPr="00B713BC" w:rsidDel="005D67CD">
          <w:rPr>
            <w:rFonts w:eastAsia="Arial"/>
            <w:color w:val="000000"/>
          </w:rPr>
          <w:delText>[month]</w:delText>
        </w:r>
      </w:del>
      <w:r w:rsidRPr="00B713BC">
        <w:rPr>
          <w:rFonts w:eastAsia="Arial"/>
          <w:color w:val="000000"/>
        </w:rPr>
        <w:t xml:space="preserve"> </w:t>
      </w:r>
      <w:ins w:id="40" w:author="David Barrios" w:date="2025-02-20T15:18:00Z">
        <w:r w:rsidR="005D67CD">
          <w:rPr>
            <w:rFonts w:eastAsia="Arial"/>
            <w:color w:val="000000"/>
          </w:rPr>
          <w:t>2025</w:t>
        </w:r>
      </w:ins>
      <w:del w:id="41" w:author="David Barrios" w:date="2025-02-20T15:18:00Z">
        <w:r w:rsidRPr="00B713BC" w:rsidDel="005D67CD">
          <w:rPr>
            <w:rFonts w:eastAsia="Arial"/>
            <w:color w:val="000000"/>
          </w:rPr>
          <w:delText>[year]</w:delText>
        </w:r>
      </w:del>
      <w:r w:rsidRPr="00B713BC">
        <w:rPr>
          <w:rFonts w:eastAsia="Arial"/>
          <w:color w:val="000000"/>
        </w:rPr>
        <w:t>.</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lastRenderedPageBreak/>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Herinder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0016A" w14:textId="77777777" w:rsidR="0052391A" w:rsidRDefault="0052391A">
      <w:r>
        <w:separator/>
      </w:r>
    </w:p>
  </w:endnote>
  <w:endnote w:type="continuationSeparator" w:id="0">
    <w:p w14:paraId="783C3D1D" w14:textId="77777777" w:rsidR="0052391A" w:rsidRDefault="0052391A">
      <w:r>
        <w:continuationSeparator/>
      </w:r>
    </w:p>
  </w:endnote>
  <w:endnote w:type="continuationNotice" w:id="1">
    <w:p w14:paraId="66680694" w14:textId="77777777" w:rsidR="0052391A" w:rsidRDefault="005239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pPr>
      <w:pPrChange w:id="43"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Change w:id="44"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7E08E" w14:textId="77777777" w:rsidR="0052391A" w:rsidRDefault="0052391A">
      <w:r>
        <w:separator/>
      </w:r>
    </w:p>
  </w:footnote>
  <w:footnote w:type="continuationSeparator" w:id="0">
    <w:p w14:paraId="59E60233" w14:textId="77777777" w:rsidR="0052391A" w:rsidRDefault="0052391A">
      <w:r>
        <w:continuationSeparator/>
      </w:r>
    </w:p>
  </w:footnote>
  <w:footnote w:type="continuationNotice" w:id="1">
    <w:p w14:paraId="60DEEDF9" w14:textId="77777777" w:rsidR="0052391A" w:rsidRDefault="005239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pPr>
      <w:pPrChange w:id="42"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Barrios">
    <w15:presenceInfo w15:providerId="Windows Live" w15:userId="6345439d0cfc0ff6"/>
  </w15:person>
  <w15:person w15:author="Maayan Dana Nir, Adv">
    <w15:presenceInfo w15:providerId="AD" w15:userId="S::Maayan@porat.com::6db2fa69-8b48-47b5-b860-cdb75a956aa5"/>
  </w15:person>
  <w15:person w15:author="Chen | Clearsky Network">
    <w15:presenceInfo w15:providerId="AD" w15:userId="S::Chen.Ben@clearsky-network.com::2c6f221a-1cbe-46f3-a333-1d926c75c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0100A"/>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14B6C"/>
    <w:rsid w:val="00344E98"/>
    <w:rsid w:val="00345A77"/>
    <w:rsid w:val="00351C43"/>
    <w:rsid w:val="003813E0"/>
    <w:rsid w:val="00382344"/>
    <w:rsid w:val="0039119E"/>
    <w:rsid w:val="003C41AC"/>
    <w:rsid w:val="003E0CDA"/>
    <w:rsid w:val="004149EB"/>
    <w:rsid w:val="00422229"/>
    <w:rsid w:val="004563F2"/>
    <w:rsid w:val="004824AA"/>
    <w:rsid w:val="00485813"/>
    <w:rsid w:val="004A29E6"/>
    <w:rsid w:val="004A6618"/>
    <w:rsid w:val="004A66B2"/>
    <w:rsid w:val="004B5356"/>
    <w:rsid w:val="004E6284"/>
    <w:rsid w:val="00507406"/>
    <w:rsid w:val="0052391A"/>
    <w:rsid w:val="00524DCC"/>
    <w:rsid w:val="0052785C"/>
    <w:rsid w:val="00531350"/>
    <w:rsid w:val="005435E8"/>
    <w:rsid w:val="00544FE9"/>
    <w:rsid w:val="00545EB7"/>
    <w:rsid w:val="00594981"/>
    <w:rsid w:val="005A1368"/>
    <w:rsid w:val="005B06C2"/>
    <w:rsid w:val="005D3D9A"/>
    <w:rsid w:val="005D67CD"/>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11D14"/>
    <w:rsid w:val="008227BE"/>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55037"/>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5442F"/>
    <w:rsid w:val="00A77B3E"/>
    <w:rsid w:val="00A849BA"/>
    <w:rsid w:val="00A90A1C"/>
    <w:rsid w:val="00AB5F86"/>
    <w:rsid w:val="00AC00F5"/>
    <w:rsid w:val="00AD02E7"/>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E7567"/>
    <w:rsid w:val="00DF3E29"/>
    <w:rsid w:val="00DF473A"/>
    <w:rsid w:val="00DF7228"/>
    <w:rsid w:val="00E022EC"/>
    <w:rsid w:val="00E2095B"/>
    <w:rsid w:val="00E24757"/>
    <w:rsid w:val="00E4535C"/>
    <w:rsid w:val="00E473DC"/>
    <w:rsid w:val="00E55C30"/>
    <w:rsid w:val="00E66146"/>
    <w:rsid w:val="00E7367D"/>
    <w:rsid w:val="00EA19B2"/>
    <w:rsid w:val="00EA251B"/>
    <w:rsid w:val="00EC1DBA"/>
    <w:rsid w:val="00ED1C2C"/>
    <w:rsid w:val="00EE1EB4"/>
    <w:rsid w:val="00EE2D75"/>
    <w:rsid w:val="00EE341D"/>
    <w:rsid w:val="00EF2A15"/>
    <w:rsid w:val="00EF360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649556826">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2.xml><?xml version="1.0" encoding="utf-8"?>
<ds:datastoreItem xmlns:ds="http://schemas.openxmlformats.org/officeDocument/2006/customXml" ds:itemID="{73D5630F-7CF9-42EC-B64A-7B37969D834E}"/>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2935</Words>
  <Characters>16048</Characters>
  <Application>Microsoft Office Word</Application>
  <DocSecurity>0</DocSecurity>
  <Lines>133</Lines>
  <Paragraphs>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2</cp:revision>
  <dcterms:created xsi:type="dcterms:W3CDTF">2025-02-21T16:12:00Z</dcterms:created>
  <dcterms:modified xsi:type="dcterms:W3CDTF">2025-02-21T16:12:00Z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Order">
    <vt:r8>2238400</vt:r8>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xd_Signature">
    <vt:bool>false</vt:bool>
  </property>
  <property fmtid="{D5CDD505-2E9C-101B-9397-08002B2CF9AE}" pid="16" name="xd_ProgID">
    <vt:lpwstr/>
  </property>
  <property fmtid="{D5CDD505-2E9C-101B-9397-08002B2CF9AE}" pid="17" name="TemplateUrl">
    <vt:lpwstr/>
  </property>
</Properties>
</file>