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ABE0D7" w14:textId="77777777" w:rsidR="0017795B" w:rsidRPr="00DB6366" w:rsidRDefault="0017795B">
      <w:pPr>
        <w:rPr>
          <w:lang w:val="en-US"/>
        </w:rPr>
        <w:sectPr w:rsidR="0017795B" w:rsidRPr="00DB6366">
          <w:type w:val="continuous"/>
          <w:pgSz w:w="12240" w:h="15840"/>
          <w:pgMar w:top="840" w:right="1000" w:bottom="840" w:left="1000" w:header="400" w:footer="400" w:gutter="0"/>
          <w:cols w:space="720"/>
        </w:sectPr>
      </w:pPr>
    </w:p>
    <w:p w14:paraId="01DD9790" w14:textId="77777777" w:rsidR="0017795B" w:rsidRDefault="0017795B"/>
    <w:p w14:paraId="2D0C21AA" w14:textId="01BAFC6B" w:rsidR="0017795B" w:rsidRPr="00260FBB" w:rsidRDefault="007D032A">
      <w:pPr>
        <w:pStyle w:val="Heading1"/>
        <w:keepNext w:val="0"/>
        <w:spacing w:after="0" w:line="340" w:lineRule="atLeast"/>
        <w:jc w:val="center"/>
        <w:rPr>
          <w:rFonts w:ascii="Times New Roman" w:hAnsi="Times New Roman" w:cs="Times New Roman"/>
        </w:rPr>
      </w:pPr>
      <w:r w:rsidRPr="00260FBB">
        <w:rPr>
          <w:rFonts w:ascii="Times New Roman" w:eastAsia="Arial" w:hAnsi="Times New Roman" w:cs="Times New Roman"/>
          <w:color w:val="000000"/>
          <w:sz w:val="28"/>
        </w:rPr>
        <w:t>Share Purchase Agreement</w:t>
      </w:r>
    </w:p>
    <w:p w14:paraId="1AA0E21F" w14:textId="3C260883" w:rsidR="0017795B" w:rsidRPr="00260FBB" w:rsidRDefault="007D032A" w:rsidP="00260FBB">
      <w:pPr>
        <w:ind w:left="360"/>
      </w:pPr>
      <w:r w:rsidRPr="00260FBB">
        <w:rPr>
          <w:rFonts w:eastAsia="Arial"/>
          <w:color w:val="000000"/>
        </w:rPr>
        <w:br/>
      </w:r>
      <w:r w:rsidRPr="00260FBB">
        <w:rPr>
          <w:rFonts w:eastAsia="Arial"/>
          <w:color w:val="000000"/>
        </w:rPr>
        <w:br/>
      </w:r>
      <w:r w:rsidRPr="00260FBB">
        <w:rPr>
          <w:rFonts w:eastAsia="Arial"/>
          <w:color w:val="000000"/>
        </w:rPr>
        <w:br/>
      </w:r>
      <w:r w:rsidR="00594981">
        <w:t>THIS</w:t>
      </w:r>
      <w:r w:rsidRPr="00260FBB">
        <w:rPr>
          <w:rFonts w:eastAsia="Arial"/>
          <w:caps/>
          <w:color w:val="000000"/>
        </w:rPr>
        <w:t xml:space="preserve"> agreement</w:t>
      </w:r>
      <w:r w:rsidRPr="00260FBB">
        <w:rPr>
          <w:rFonts w:eastAsia="Arial"/>
          <w:color w:val="000000"/>
        </w:rPr>
        <w:t xml:space="preserve"> made as of the </w:t>
      </w:r>
      <w:r w:rsidR="00AF6638">
        <w:rPr>
          <w:rFonts w:eastAsia="Arial"/>
          <w:color w:val="000000"/>
        </w:rPr>
        <w:t>29</w:t>
      </w:r>
      <w:proofErr w:type="gramStart"/>
      <w:r w:rsidR="00AF6638" w:rsidRPr="00AF6638">
        <w:rPr>
          <w:rFonts w:eastAsia="Arial"/>
          <w:color w:val="000000"/>
          <w:vertAlign w:val="superscript"/>
        </w:rPr>
        <w:t>th</w:t>
      </w:r>
      <w:r w:rsidR="00AF6638">
        <w:rPr>
          <w:rFonts w:eastAsia="Arial"/>
          <w:color w:val="000000"/>
        </w:rPr>
        <w:t xml:space="preserve"> </w:t>
      </w:r>
      <w:r w:rsidRPr="00260FBB">
        <w:rPr>
          <w:rFonts w:eastAsia="Arial"/>
          <w:color w:val="000000"/>
        </w:rPr>
        <w:t xml:space="preserve"> day</w:t>
      </w:r>
      <w:proofErr w:type="gramEnd"/>
      <w:r w:rsidRPr="00260FBB">
        <w:rPr>
          <w:rFonts w:eastAsia="Arial"/>
          <w:color w:val="000000"/>
        </w:rPr>
        <w:t xml:space="preserve"> of </w:t>
      </w:r>
      <w:r w:rsidR="00AF6638">
        <w:rPr>
          <w:rFonts w:eastAsia="Arial"/>
          <w:color w:val="000000"/>
        </w:rPr>
        <w:t>January</w:t>
      </w:r>
      <w:r w:rsidRPr="00260FBB">
        <w:rPr>
          <w:rFonts w:eastAsia="Arial"/>
          <w:color w:val="000000"/>
        </w:rPr>
        <w:t xml:space="preserve"> </w:t>
      </w:r>
      <w:r w:rsidR="00AF6638">
        <w:rPr>
          <w:rFonts w:eastAsia="Arial"/>
          <w:color w:val="000000"/>
        </w:rPr>
        <w:t>2025</w:t>
      </w:r>
    </w:p>
    <w:p w14:paraId="290F7ECD" w14:textId="77777777" w:rsidR="0017795B" w:rsidRPr="00260FBB" w:rsidRDefault="007D032A">
      <w:pPr>
        <w:spacing w:before="200" w:line="300" w:lineRule="atLeast"/>
        <w:ind w:left="360"/>
        <w:jc w:val="both"/>
      </w:pPr>
      <w:r w:rsidRPr="00260FBB">
        <w:rPr>
          <w:rFonts w:eastAsia="Arial"/>
          <w:caps/>
          <w:color w:val="000000"/>
        </w:rPr>
        <w:t>Among</w:t>
      </w:r>
    </w:p>
    <w:p w14:paraId="52805982" w14:textId="61A73497" w:rsidR="0017795B" w:rsidRPr="00260FBB" w:rsidRDefault="00DA7305">
      <w:pPr>
        <w:spacing w:before="120" w:line="300" w:lineRule="atLeast"/>
        <w:ind w:left="360"/>
        <w:jc w:val="center"/>
      </w:pPr>
      <w:r>
        <w:rPr>
          <w:rFonts w:eastAsia="Arial"/>
          <w:color w:val="000000"/>
        </w:rPr>
        <w:t>Jose David Barrios</w:t>
      </w:r>
      <w:r w:rsidRPr="00260FBB">
        <w:rPr>
          <w:rFonts w:eastAsia="Arial"/>
          <w:color w:val="000000"/>
        </w:rPr>
        <w:t>, a</w:t>
      </w:r>
      <w:r w:rsidR="00EF2A15">
        <w:rPr>
          <w:rFonts w:eastAsia="Arial"/>
          <w:color w:val="000000"/>
        </w:rPr>
        <w:t>n individual normally resident in</w:t>
      </w:r>
      <w:r w:rsidR="00FE1016">
        <w:rPr>
          <w:rFonts w:eastAsia="Arial"/>
          <w:color w:val="000000"/>
        </w:rPr>
        <w:t xml:space="preserve"> and citizen of</w:t>
      </w:r>
      <w:r w:rsidR="00EF2A15">
        <w:rPr>
          <w:rFonts w:eastAsia="Arial"/>
          <w:color w:val="000000"/>
        </w:rPr>
        <w:t xml:space="preserve"> </w:t>
      </w:r>
      <w:r w:rsidR="00FE1016">
        <w:rPr>
          <w:rFonts w:eastAsia="Arial"/>
          <w:color w:val="000000"/>
        </w:rPr>
        <w:t>Mexico</w:t>
      </w:r>
      <w:r w:rsidRPr="00260FBB">
        <w:rPr>
          <w:rFonts w:eastAsia="Arial"/>
          <w:color w:val="000000"/>
        </w:rPr>
        <w:t xml:space="preserve"> </w:t>
      </w:r>
    </w:p>
    <w:p w14:paraId="20F6C4AB" w14:textId="77777777" w:rsidR="0017795B" w:rsidRPr="00260FBB" w:rsidRDefault="007D032A">
      <w:pPr>
        <w:spacing w:before="120" w:line="300" w:lineRule="atLeast"/>
        <w:ind w:left="360"/>
        <w:jc w:val="center"/>
      </w:pPr>
      <w:r w:rsidRPr="00260FBB">
        <w:rPr>
          <w:rFonts w:eastAsia="Arial"/>
          <w:color w:val="000000"/>
        </w:rPr>
        <w:t>(the “Vendor”)</w:t>
      </w:r>
    </w:p>
    <w:p w14:paraId="35E391F0" w14:textId="77777777" w:rsidR="0017795B" w:rsidRPr="00260FBB" w:rsidRDefault="007D032A">
      <w:pPr>
        <w:spacing w:before="120" w:line="300" w:lineRule="atLeast"/>
        <w:ind w:left="360"/>
        <w:jc w:val="center"/>
      </w:pPr>
      <w:r w:rsidRPr="00260FBB">
        <w:rPr>
          <w:rFonts w:eastAsia="Arial"/>
          <w:color w:val="000000"/>
        </w:rPr>
        <w:t>–and–</w:t>
      </w:r>
    </w:p>
    <w:p w14:paraId="22499275" w14:textId="6A7ADEF1" w:rsidR="00FE1016" w:rsidRPr="00260FBB" w:rsidRDefault="00FE1016" w:rsidP="00FE1016">
      <w:pPr>
        <w:spacing w:before="120" w:line="300" w:lineRule="atLeast"/>
        <w:ind w:left="360"/>
        <w:jc w:val="center"/>
      </w:pPr>
      <w:r w:rsidRPr="00260FBB">
        <w:rPr>
          <w:rFonts w:eastAsia="Arial"/>
          <w:color w:val="000000"/>
        </w:rPr>
        <w:t>[</w:t>
      </w:r>
      <w:r w:rsidR="0071315D" w:rsidRPr="0071315D">
        <w:rPr>
          <w:rFonts w:eastAsia="Arial"/>
          <w:color w:val="000000"/>
        </w:rPr>
        <w:t>Clearsky Solutions Limited</w:t>
      </w:r>
      <w:r w:rsidRPr="00260FBB">
        <w:rPr>
          <w:rFonts w:eastAsia="Arial"/>
          <w:color w:val="000000"/>
        </w:rPr>
        <w:t>], a</w:t>
      </w:r>
      <w:r>
        <w:rPr>
          <w:rFonts w:eastAsia="Arial"/>
          <w:color w:val="000000"/>
        </w:rPr>
        <w:t xml:space="preserve"> company </w:t>
      </w:r>
      <w:r w:rsidRPr="00260FBB">
        <w:rPr>
          <w:rFonts w:eastAsia="Arial"/>
          <w:color w:val="000000"/>
        </w:rPr>
        <w:t>incorporated pursuant to the laws of [</w:t>
      </w:r>
      <w:r w:rsidR="00F34ADC">
        <w:rPr>
          <w:rFonts w:eastAsia="Arial"/>
          <w:color w:val="000000"/>
        </w:rPr>
        <w:t>Hong Kong</w:t>
      </w:r>
      <w:r w:rsidRPr="00260FBB">
        <w:rPr>
          <w:rFonts w:eastAsia="Arial"/>
          <w:color w:val="000000"/>
        </w:rPr>
        <w:t>]</w:t>
      </w:r>
    </w:p>
    <w:p w14:paraId="60327230" w14:textId="439627DA" w:rsidR="00FE1016" w:rsidRPr="00260FBB" w:rsidRDefault="00FE1016" w:rsidP="00FE1016">
      <w:pPr>
        <w:spacing w:before="120" w:line="300" w:lineRule="atLeast"/>
        <w:ind w:left="360"/>
        <w:jc w:val="center"/>
      </w:pPr>
      <w:r w:rsidRPr="00260FBB">
        <w:rPr>
          <w:rFonts w:eastAsia="Arial"/>
          <w:color w:val="000000"/>
        </w:rPr>
        <w:t>(the “</w:t>
      </w:r>
      <w:r>
        <w:rPr>
          <w:rFonts w:eastAsia="Arial"/>
          <w:color w:val="000000"/>
        </w:rPr>
        <w:t>Broker</w:t>
      </w:r>
      <w:r w:rsidRPr="00260FBB">
        <w:rPr>
          <w:rFonts w:eastAsia="Arial"/>
          <w:color w:val="000000"/>
        </w:rPr>
        <w:t>”)</w:t>
      </w:r>
    </w:p>
    <w:p w14:paraId="52BE59B0" w14:textId="1A3FEAA6" w:rsidR="00FE1016" w:rsidRPr="00FE1016" w:rsidRDefault="00FE1016" w:rsidP="00FE1016">
      <w:pPr>
        <w:spacing w:before="120" w:line="300" w:lineRule="atLeast"/>
        <w:ind w:left="360"/>
        <w:jc w:val="center"/>
      </w:pPr>
      <w:r w:rsidRPr="00260FBB">
        <w:rPr>
          <w:rFonts w:eastAsia="Arial"/>
          <w:color w:val="000000"/>
        </w:rPr>
        <w:t>–and–</w:t>
      </w:r>
    </w:p>
    <w:p w14:paraId="76627867" w14:textId="584CB143" w:rsidR="0017795B" w:rsidRPr="001D4F64" w:rsidRDefault="00DA7305">
      <w:pPr>
        <w:spacing w:before="120" w:line="300" w:lineRule="atLeast"/>
        <w:ind w:left="360"/>
        <w:jc w:val="center"/>
      </w:pPr>
      <w:r w:rsidRPr="001D4F64">
        <w:rPr>
          <w:rFonts w:eastAsia="Arial"/>
          <w:color w:val="000000"/>
        </w:rPr>
        <w:t>Maple Wave Capital Inc, a company incorporated pursuant to the laws of [Ontario]</w:t>
      </w:r>
    </w:p>
    <w:p w14:paraId="3AB20DEA" w14:textId="77777777" w:rsidR="0017795B" w:rsidRPr="00260FBB" w:rsidRDefault="007D032A">
      <w:pPr>
        <w:spacing w:before="120" w:line="300" w:lineRule="atLeast"/>
        <w:ind w:left="360"/>
        <w:jc w:val="center"/>
      </w:pPr>
      <w:r w:rsidRPr="001D4F64">
        <w:rPr>
          <w:rFonts w:eastAsia="Arial"/>
          <w:color w:val="000000"/>
        </w:rPr>
        <w:t>(the “Purchaser”)</w:t>
      </w:r>
    </w:p>
    <w:p w14:paraId="5BCCA5A5" w14:textId="77777777" w:rsidR="0017795B" w:rsidRPr="00260FBB" w:rsidRDefault="007D032A">
      <w:pPr>
        <w:spacing w:before="120" w:line="300" w:lineRule="atLeast"/>
        <w:ind w:left="360"/>
        <w:jc w:val="center"/>
      </w:pPr>
      <w:r w:rsidRPr="00260FBB">
        <w:rPr>
          <w:rFonts w:eastAsia="Arial"/>
          <w:color w:val="000000"/>
        </w:rPr>
        <w:t>–and–</w:t>
      </w:r>
    </w:p>
    <w:p w14:paraId="54FB8A66" w14:textId="06C7AC9B" w:rsidR="0017795B" w:rsidRPr="00260FBB" w:rsidRDefault="00DA7305">
      <w:pPr>
        <w:spacing w:before="120" w:line="300" w:lineRule="atLeast"/>
        <w:ind w:left="360"/>
        <w:jc w:val="center"/>
      </w:pPr>
      <w:proofErr w:type="spellStart"/>
      <w:r>
        <w:rPr>
          <w:rFonts w:eastAsia="Arial"/>
          <w:color w:val="000000"/>
        </w:rPr>
        <w:t>SnowCap</w:t>
      </w:r>
      <w:proofErr w:type="spellEnd"/>
      <w:r>
        <w:rPr>
          <w:rFonts w:eastAsia="Arial"/>
          <w:color w:val="000000"/>
        </w:rPr>
        <w:t xml:space="preserve"> Financial Limite</w:t>
      </w:r>
      <w:r w:rsidR="00F34ADC">
        <w:rPr>
          <w:rFonts w:eastAsia="Arial"/>
          <w:color w:val="000000"/>
        </w:rPr>
        <w:t>d</w:t>
      </w:r>
      <w:r w:rsidRPr="00260FBB">
        <w:rPr>
          <w:rFonts w:eastAsia="Arial"/>
          <w:color w:val="000000"/>
        </w:rPr>
        <w:t>, a company incorporated pursuant to the laws of [</w:t>
      </w:r>
      <w:r w:rsidR="0014150F">
        <w:rPr>
          <w:rFonts w:eastAsia="Arial"/>
          <w:color w:val="000000"/>
        </w:rPr>
        <w:t>British Columbia</w:t>
      </w:r>
      <w:r w:rsidRPr="00260FBB">
        <w:rPr>
          <w:rFonts w:eastAsia="Arial"/>
          <w:color w:val="000000"/>
        </w:rPr>
        <w:t>]</w:t>
      </w:r>
    </w:p>
    <w:p w14:paraId="50F954A1" w14:textId="77777777" w:rsidR="0017795B" w:rsidRPr="00260FBB" w:rsidRDefault="007D032A">
      <w:pPr>
        <w:spacing w:before="120" w:line="300" w:lineRule="atLeast"/>
        <w:ind w:left="360"/>
        <w:jc w:val="center"/>
      </w:pPr>
      <w:r w:rsidRPr="00260FBB">
        <w:rPr>
          <w:rFonts w:eastAsia="Arial"/>
          <w:color w:val="000000"/>
        </w:rPr>
        <w:t>(the “Corporation”)</w:t>
      </w:r>
    </w:p>
    <w:p w14:paraId="08307BB5" w14:textId="7662AA91" w:rsidR="0017795B" w:rsidRPr="00260FBB" w:rsidRDefault="007D032A">
      <w:pPr>
        <w:spacing w:before="120" w:line="300" w:lineRule="atLeast"/>
        <w:ind w:left="360"/>
        <w:jc w:val="both"/>
      </w:pPr>
      <w:r w:rsidRPr="00260FBB">
        <w:rPr>
          <w:rFonts w:eastAsia="Arial"/>
          <w:caps/>
          <w:color w:val="000000"/>
        </w:rPr>
        <w:t>Whereas</w:t>
      </w:r>
      <w:r w:rsidRPr="00260FBB">
        <w:rPr>
          <w:rFonts w:eastAsia="Arial"/>
          <w:color w:val="000000"/>
        </w:rPr>
        <w:t xml:space="preserve"> the authorized capital of the Corporation consists of </w:t>
      </w:r>
      <w:r w:rsidR="009A47E2">
        <w:rPr>
          <w:rFonts w:eastAsia="Arial"/>
          <w:color w:val="000000"/>
        </w:rPr>
        <w:t xml:space="preserve">an unlimited number of </w:t>
      </w:r>
      <w:r w:rsidRPr="00260FBB">
        <w:rPr>
          <w:rFonts w:eastAsia="Arial"/>
          <w:color w:val="000000"/>
        </w:rPr>
        <w:t xml:space="preserve">common voting shares </w:t>
      </w:r>
      <w:r w:rsidR="00E022EC">
        <w:rPr>
          <w:rFonts w:eastAsia="Arial"/>
          <w:color w:val="000000"/>
        </w:rPr>
        <w:t>with a</w:t>
      </w:r>
      <w:r w:rsidRPr="00260FBB">
        <w:rPr>
          <w:rFonts w:eastAsia="Arial"/>
          <w:color w:val="000000"/>
        </w:rPr>
        <w:t xml:space="preserve"> par value of</w:t>
      </w:r>
      <w:r w:rsidR="00E022EC">
        <w:rPr>
          <w:rFonts w:eastAsia="Arial"/>
          <w:color w:val="000000"/>
        </w:rPr>
        <w:t xml:space="preserve"> one (1) dollar each, of</w:t>
      </w:r>
      <w:r w:rsidRPr="00260FBB">
        <w:rPr>
          <w:rFonts w:eastAsia="Arial"/>
          <w:color w:val="000000"/>
        </w:rPr>
        <w:t xml:space="preserve"> which </w:t>
      </w:r>
      <w:r w:rsidR="00665CA0">
        <w:rPr>
          <w:rFonts w:eastAsia="Arial"/>
          <w:color w:val="000000"/>
        </w:rPr>
        <w:t>one thousand (1</w:t>
      </w:r>
      <w:ins w:id="0" w:author="Matthew Levine" w:date="2025-02-12T13:38:00Z" w16du:dateUtc="2025-02-12T18:38:00Z">
        <w:r w:rsidR="00E66146">
          <w:rPr>
            <w:rFonts w:eastAsia="Arial"/>
            <w:color w:val="000000"/>
          </w:rPr>
          <w:t>0</w:t>
        </w:r>
      </w:ins>
      <w:r w:rsidR="00665CA0">
        <w:rPr>
          <w:rFonts w:eastAsia="Arial"/>
          <w:color w:val="000000"/>
        </w:rPr>
        <w:t>,000)</w:t>
      </w:r>
      <w:r w:rsidRPr="00260FBB">
        <w:rPr>
          <w:rFonts w:eastAsia="Arial"/>
          <w:color w:val="000000"/>
        </w:rPr>
        <w:t xml:space="preserve"> have been issued and are outstanding as fully paid and non-</w:t>
      </w:r>
      <w:proofErr w:type="gramStart"/>
      <w:r w:rsidR="00AF6638" w:rsidRPr="00260FBB">
        <w:rPr>
          <w:rFonts w:eastAsia="Arial"/>
          <w:color w:val="000000"/>
        </w:rPr>
        <w:t>assessable</w:t>
      </w:r>
      <w:r w:rsidRPr="00260FBB">
        <w:rPr>
          <w:rFonts w:eastAsia="Arial"/>
          <w:color w:val="000000"/>
        </w:rPr>
        <w:t>;</w:t>
      </w:r>
      <w:r w:rsidR="00AF6638" w:rsidRPr="00260FBB">
        <w:rPr>
          <w:rFonts w:eastAsia="Arial"/>
          <w:color w:val="000000"/>
        </w:rPr>
        <w:t>.</w:t>
      </w:r>
      <w:proofErr w:type="gramEnd"/>
    </w:p>
    <w:p w14:paraId="3A389BC0" w14:textId="3FD65436" w:rsidR="009C1280" w:rsidRPr="00190D45" w:rsidRDefault="007D032A" w:rsidP="004A66B2">
      <w:pPr>
        <w:spacing w:before="200" w:line="300" w:lineRule="atLeast"/>
        <w:ind w:left="360"/>
        <w:jc w:val="both"/>
        <w:rPr>
          <w:rFonts w:eastAsia="Arial"/>
          <w:color w:val="000000"/>
        </w:rPr>
      </w:pPr>
      <w:r w:rsidRPr="00260FBB">
        <w:rPr>
          <w:rFonts w:eastAsia="Arial"/>
          <w:caps/>
          <w:color w:val="000000"/>
        </w:rPr>
        <w:t>And whereas</w:t>
      </w:r>
      <w:r w:rsidRPr="00260FBB">
        <w:rPr>
          <w:rFonts w:eastAsia="Arial"/>
          <w:color w:val="000000"/>
        </w:rPr>
        <w:t xml:space="preserve"> Vendor controls the </w:t>
      </w:r>
      <w:r w:rsidR="00F86C69">
        <w:rPr>
          <w:rFonts w:eastAsia="Arial"/>
          <w:color w:val="000000"/>
        </w:rPr>
        <w:t>one</w:t>
      </w:r>
      <w:r w:rsidR="00EC1DBA">
        <w:rPr>
          <w:rFonts w:eastAsia="Arial"/>
          <w:color w:val="000000"/>
        </w:rPr>
        <w:t xml:space="preserve"> thousand </w:t>
      </w:r>
      <w:r w:rsidR="00F86C69">
        <w:rPr>
          <w:rFonts w:eastAsia="Arial"/>
          <w:color w:val="000000"/>
        </w:rPr>
        <w:t>(1</w:t>
      </w:r>
      <w:ins w:id="1" w:author="Matthew Levine" w:date="2025-02-12T13:37:00Z" w16du:dateUtc="2025-02-12T18:37:00Z">
        <w:r w:rsidR="00E66146">
          <w:rPr>
            <w:rFonts w:eastAsia="Arial"/>
            <w:color w:val="000000"/>
          </w:rPr>
          <w:t>0</w:t>
        </w:r>
      </w:ins>
      <w:r w:rsidR="00F86C69">
        <w:rPr>
          <w:rFonts w:eastAsia="Arial"/>
          <w:color w:val="000000"/>
        </w:rPr>
        <w:t>,000</w:t>
      </w:r>
      <w:r w:rsidR="00662294">
        <w:rPr>
          <w:rFonts w:eastAsia="Arial"/>
          <w:color w:val="000000"/>
        </w:rPr>
        <w:t xml:space="preserve">) </w:t>
      </w:r>
      <w:r w:rsidRPr="00260FBB">
        <w:rPr>
          <w:rFonts w:eastAsia="Arial"/>
          <w:color w:val="000000"/>
        </w:rPr>
        <w:t>aforesaid issued and outstanding common shares</w:t>
      </w:r>
      <w:r w:rsidR="00F86C69">
        <w:rPr>
          <w:rFonts w:eastAsia="Arial"/>
          <w:color w:val="000000"/>
        </w:rPr>
        <w:t xml:space="preserve"> (the “Issued Shares”</w:t>
      </w:r>
      <w:proofErr w:type="gramStart"/>
      <w:r w:rsidR="00F86C69">
        <w:rPr>
          <w:rFonts w:eastAsia="Arial"/>
          <w:color w:val="000000"/>
        </w:rPr>
        <w:t>)</w:t>
      </w:r>
      <w:r w:rsidRPr="00260FBB">
        <w:rPr>
          <w:rFonts w:eastAsia="Arial"/>
          <w:color w:val="000000"/>
        </w:rPr>
        <w:t>;</w:t>
      </w:r>
      <w:proofErr w:type="gramEnd"/>
    </w:p>
    <w:p w14:paraId="623746A7" w14:textId="58FE5CC5" w:rsidR="0017795B" w:rsidRPr="00260FBB" w:rsidRDefault="007D032A">
      <w:pPr>
        <w:spacing w:before="200" w:line="300" w:lineRule="atLeast"/>
        <w:ind w:left="360"/>
        <w:jc w:val="both"/>
      </w:pPr>
      <w:r w:rsidRPr="00260FBB">
        <w:rPr>
          <w:rFonts w:eastAsia="Arial"/>
          <w:caps/>
          <w:color w:val="000000"/>
        </w:rPr>
        <w:t>And whereas</w:t>
      </w:r>
      <w:r w:rsidRPr="00260FBB">
        <w:rPr>
          <w:rFonts w:eastAsia="Arial"/>
          <w:color w:val="000000"/>
        </w:rPr>
        <w:t xml:space="preserve"> the Purchaser has agreed with the Vendor to purchase the</w:t>
      </w:r>
      <w:r w:rsidR="00F86C69">
        <w:rPr>
          <w:rFonts w:eastAsia="Arial"/>
          <w:color w:val="000000"/>
        </w:rPr>
        <w:t xml:space="preserve"> Issued Shares constituting all of the</w:t>
      </w:r>
      <w:r w:rsidRPr="00260FBB">
        <w:rPr>
          <w:rFonts w:eastAsia="Arial"/>
          <w:color w:val="000000"/>
        </w:rPr>
        <w:t xml:space="preserve"> issued and outstanding shares controlled by the Vendor in the capital stock of the </w:t>
      </w:r>
      <w:proofErr w:type="gramStart"/>
      <w:r w:rsidR="00AF6638" w:rsidRPr="00260FBB">
        <w:rPr>
          <w:rFonts w:eastAsia="Arial"/>
          <w:color w:val="000000"/>
        </w:rPr>
        <w:t>Corporation</w:t>
      </w:r>
      <w:r w:rsidRPr="00260FBB">
        <w:rPr>
          <w:rFonts w:eastAsia="Arial"/>
          <w:color w:val="000000"/>
        </w:rPr>
        <w:t>;</w:t>
      </w:r>
      <w:r w:rsidR="00AF6638" w:rsidRPr="00260FBB">
        <w:rPr>
          <w:rFonts w:eastAsia="Arial"/>
          <w:color w:val="000000"/>
        </w:rPr>
        <w:t>.</w:t>
      </w:r>
      <w:proofErr w:type="gramEnd"/>
    </w:p>
    <w:p w14:paraId="7D9E5C24" w14:textId="77777777" w:rsidR="0017795B" w:rsidRPr="00260FBB" w:rsidRDefault="007D032A">
      <w:pPr>
        <w:spacing w:before="200" w:line="300" w:lineRule="atLeast"/>
        <w:ind w:left="360"/>
        <w:jc w:val="both"/>
      </w:pPr>
      <w:r w:rsidRPr="00260FBB">
        <w:rPr>
          <w:rFonts w:eastAsia="Arial"/>
          <w:caps/>
          <w:color w:val="000000"/>
        </w:rPr>
        <w:t>This agreement witnesseth</w:t>
      </w:r>
      <w:r w:rsidRPr="00260FBB">
        <w:rPr>
          <w:rFonts w:eastAsia="Arial"/>
          <w:color w:val="000000"/>
        </w:rPr>
        <w:t xml:space="preserve"> that in consideration of the covenants, agreements, warranties and payments herein set out and provided for, the parties hereto hereby respectively covenant and agree as follows:</w:t>
      </w:r>
    </w:p>
    <w:p w14:paraId="04EAD043" w14:textId="1159BCB3" w:rsidR="006119C1" w:rsidRPr="00DA7305" w:rsidRDefault="007D032A" w:rsidP="006119C1">
      <w:pPr>
        <w:pStyle w:val="ListParagraph"/>
        <w:numPr>
          <w:ilvl w:val="0"/>
          <w:numId w:val="3"/>
        </w:numPr>
        <w:spacing w:before="120" w:line="300" w:lineRule="atLeast"/>
        <w:jc w:val="both"/>
        <w:rPr>
          <w:rFonts w:eastAsia="Arial"/>
          <w:color w:val="000000"/>
        </w:rPr>
      </w:pPr>
      <w:r w:rsidRPr="00382344">
        <w:rPr>
          <w:rFonts w:eastAsia="Arial"/>
          <w:b/>
          <w:color w:val="000000"/>
        </w:rPr>
        <w:t>Purchased Shares.</w:t>
      </w:r>
      <w:r w:rsidRPr="00382344">
        <w:rPr>
          <w:rFonts w:eastAsia="Arial"/>
          <w:color w:val="000000"/>
        </w:rPr>
        <w:t xml:space="preserve"> Subject to the terms and conditions hereof, the Vendor covenants and agrees to sell, assign, and transfer to the Purchaser and the Purchaser covenants and agrees to purchase from the Vendor all (and not less than all) of the issued and outstanding shares in the capital stock of the Corporation (the “Purchased Shares”) for the purchase price (the “Purchase Price”) payable as set out in para. 2. hereof.</w:t>
      </w:r>
    </w:p>
    <w:p w14:paraId="5A23730B" w14:textId="6A66DB87" w:rsidR="0017795B" w:rsidRPr="00260FBB" w:rsidRDefault="007D032A" w:rsidP="00382344">
      <w:pPr>
        <w:pStyle w:val="ListParagraph"/>
        <w:numPr>
          <w:ilvl w:val="0"/>
          <w:numId w:val="3"/>
        </w:numPr>
        <w:spacing w:before="120" w:line="300" w:lineRule="atLeast"/>
        <w:jc w:val="both"/>
      </w:pPr>
      <w:r w:rsidRPr="00382344">
        <w:rPr>
          <w:rFonts w:eastAsia="Arial"/>
          <w:b/>
          <w:color w:val="000000"/>
        </w:rPr>
        <w:t>Purchase Price</w:t>
      </w:r>
    </w:p>
    <w:p w14:paraId="1D01590C" w14:textId="7328C3A6" w:rsidR="0017795B" w:rsidRPr="00260FBB" w:rsidRDefault="007D032A">
      <w:pPr>
        <w:spacing w:before="120" w:line="300" w:lineRule="atLeast"/>
        <w:ind w:left="720"/>
        <w:jc w:val="both"/>
      </w:pPr>
      <w:r w:rsidRPr="00260FBB">
        <w:rPr>
          <w:rFonts w:eastAsia="Arial"/>
          <w:color w:val="000000"/>
        </w:rPr>
        <w:t xml:space="preserve">2.1 The Purchase Price shall be the sum of </w:t>
      </w:r>
      <w:r w:rsidR="007B7F35">
        <w:rPr>
          <w:rFonts w:eastAsia="Arial"/>
          <w:color w:val="000000"/>
        </w:rPr>
        <w:t xml:space="preserve">35,000 </w:t>
      </w:r>
      <w:r w:rsidR="00AF6638">
        <w:rPr>
          <w:rFonts w:eastAsia="Arial"/>
          <w:color w:val="000000"/>
        </w:rPr>
        <w:t>Euro.</w:t>
      </w:r>
    </w:p>
    <w:p w14:paraId="6C108126" w14:textId="1DC9F080" w:rsidR="006932E0" w:rsidRDefault="007D032A" w:rsidP="006932E0">
      <w:pPr>
        <w:spacing w:before="120" w:line="300" w:lineRule="atLeast"/>
        <w:ind w:left="720"/>
        <w:jc w:val="both"/>
        <w:rPr>
          <w:rFonts w:eastAsia="Arial"/>
          <w:color w:val="000000"/>
        </w:rPr>
      </w:pPr>
      <w:r w:rsidRPr="00260FBB">
        <w:rPr>
          <w:rFonts w:eastAsia="Arial"/>
          <w:color w:val="000000"/>
        </w:rPr>
        <w:t xml:space="preserve">2.2 The Purchase Price shall be </w:t>
      </w:r>
      <w:r w:rsidR="00F62E11">
        <w:rPr>
          <w:rFonts w:eastAsia="Arial"/>
          <w:color w:val="000000"/>
        </w:rPr>
        <w:t xml:space="preserve">divided into </w:t>
      </w:r>
      <w:r w:rsidR="00BF1BDB">
        <w:rPr>
          <w:rFonts w:eastAsia="Arial"/>
          <w:color w:val="000000"/>
        </w:rPr>
        <w:t>tranches as</w:t>
      </w:r>
      <w:r w:rsidR="00AB5F86">
        <w:rPr>
          <w:rFonts w:eastAsia="Arial"/>
          <w:color w:val="000000"/>
        </w:rPr>
        <w:t xml:space="preserve"> follows</w:t>
      </w:r>
    </w:p>
    <w:p w14:paraId="0FA5C014" w14:textId="2BE088C3" w:rsidR="006932E0" w:rsidRDefault="006932E0" w:rsidP="006932E0">
      <w:pPr>
        <w:spacing w:before="120" w:line="300" w:lineRule="atLeast"/>
        <w:ind w:left="720" w:firstLine="720"/>
        <w:jc w:val="both"/>
        <w:rPr>
          <w:rFonts w:eastAsia="Arial"/>
          <w:color w:val="000000"/>
        </w:rPr>
      </w:pPr>
      <w:r>
        <w:rPr>
          <w:rFonts w:eastAsia="Arial"/>
          <w:color w:val="000000"/>
        </w:rPr>
        <w:t xml:space="preserve">2.2.1 </w:t>
      </w:r>
      <w:del w:id="2" w:author="Matthew Levine" w:date="2025-02-12T13:38:00Z" w16du:dateUtc="2025-02-12T18:38:00Z">
        <w:r w:rsidR="00765D8B" w:rsidDel="00E66146">
          <w:rPr>
            <w:rFonts w:eastAsia="Arial"/>
            <w:color w:val="000000"/>
          </w:rPr>
          <w:delText>[</w:delText>
        </w:r>
      </w:del>
      <w:r w:rsidR="00765D8B">
        <w:rPr>
          <w:rFonts w:eastAsia="Arial"/>
          <w:color w:val="000000"/>
        </w:rPr>
        <w:t>5,000</w:t>
      </w:r>
      <w:del w:id="3" w:author="Matthew Levine" w:date="2025-02-12T13:38:00Z" w16du:dateUtc="2025-02-12T18:38:00Z">
        <w:r w:rsidR="00765D8B" w:rsidDel="00E66146">
          <w:rPr>
            <w:rFonts w:eastAsia="Arial"/>
            <w:color w:val="000000"/>
          </w:rPr>
          <w:delText>]</w:delText>
        </w:r>
      </w:del>
      <w:r w:rsidR="00765D8B">
        <w:rPr>
          <w:rFonts w:eastAsia="Arial"/>
          <w:color w:val="000000"/>
        </w:rPr>
        <w:t xml:space="preserve"> </w:t>
      </w:r>
      <w:del w:id="4" w:author="Matthew Levine" w:date="2025-02-12T13:38:00Z" w16du:dateUtc="2025-02-12T18:38:00Z">
        <w:r w:rsidR="00765D8B" w:rsidDel="00E66146">
          <w:rPr>
            <w:rFonts w:eastAsia="Arial"/>
            <w:color w:val="000000"/>
          </w:rPr>
          <w:delText>[</w:delText>
        </w:r>
      </w:del>
      <w:r w:rsidR="00DA7305">
        <w:rPr>
          <w:rFonts w:eastAsia="Arial"/>
          <w:color w:val="000000"/>
        </w:rPr>
        <w:t>Euro</w:t>
      </w:r>
      <w:del w:id="5" w:author="Matthew Levine" w:date="2025-02-12T13:38:00Z" w16du:dateUtc="2025-02-12T18:38:00Z">
        <w:r w:rsidR="00765D8B" w:rsidDel="00E66146">
          <w:rPr>
            <w:rFonts w:eastAsia="Arial"/>
            <w:color w:val="000000"/>
          </w:rPr>
          <w:delText>]</w:delText>
        </w:r>
      </w:del>
      <w:r w:rsidR="00765D8B">
        <w:rPr>
          <w:rFonts w:eastAsia="Arial"/>
          <w:color w:val="000000"/>
        </w:rPr>
        <w:t xml:space="preserve"> </w:t>
      </w:r>
      <w:r w:rsidR="00D36559">
        <w:rPr>
          <w:rFonts w:eastAsia="Arial"/>
          <w:color w:val="000000"/>
        </w:rPr>
        <w:t>(“First Tranche”)</w:t>
      </w:r>
    </w:p>
    <w:p w14:paraId="0ECEB032" w14:textId="3AF9342F" w:rsidR="006932E0" w:rsidRDefault="006932E0" w:rsidP="006932E0">
      <w:pPr>
        <w:spacing w:before="120" w:line="300" w:lineRule="atLeast"/>
        <w:ind w:left="720" w:firstLine="720"/>
        <w:jc w:val="both"/>
        <w:rPr>
          <w:rFonts w:eastAsia="Arial"/>
          <w:color w:val="000000"/>
        </w:rPr>
      </w:pPr>
      <w:r>
        <w:rPr>
          <w:rFonts w:eastAsia="Arial"/>
          <w:color w:val="000000"/>
        </w:rPr>
        <w:lastRenderedPageBreak/>
        <w:t xml:space="preserve">2.2.2 </w:t>
      </w:r>
      <w:r w:rsidR="00AB5F86">
        <w:rPr>
          <w:rFonts w:eastAsia="Arial"/>
          <w:color w:val="000000"/>
        </w:rPr>
        <w:t xml:space="preserve"> </w:t>
      </w:r>
      <w:del w:id="6" w:author="Matthew Levine" w:date="2025-02-12T13:38:00Z" w16du:dateUtc="2025-02-12T18:38:00Z">
        <w:r w:rsidR="00CB7494" w:rsidDel="00E66146">
          <w:rPr>
            <w:rFonts w:eastAsia="Arial"/>
            <w:color w:val="000000"/>
          </w:rPr>
          <w:delText>[</w:delText>
        </w:r>
      </w:del>
      <w:r w:rsidR="007B7F35">
        <w:rPr>
          <w:rFonts w:eastAsia="Arial"/>
          <w:color w:val="000000"/>
        </w:rPr>
        <w:t>30</w:t>
      </w:r>
      <w:r w:rsidR="00CB7494">
        <w:rPr>
          <w:rFonts w:eastAsia="Arial"/>
          <w:color w:val="000000"/>
        </w:rPr>
        <w:t>,000</w:t>
      </w:r>
      <w:del w:id="7" w:author="Matthew Levine" w:date="2025-02-12T13:38:00Z" w16du:dateUtc="2025-02-12T18:38:00Z">
        <w:r w:rsidR="00CB7494" w:rsidDel="00E66146">
          <w:rPr>
            <w:rFonts w:eastAsia="Arial"/>
            <w:color w:val="000000"/>
          </w:rPr>
          <w:delText>]</w:delText>
        </w:r>
      </w:del>
      <w:r w:rsidR="00CB7494">
        <w:rPr>
          <w:rFonts w:eastAsia="Arial"/>
          <w:color w:val="000000"/>
        </w:rPr>
        <w:t xml:space="preserve"> </w:t>
      </w:r>
      <w:del w:id="8" w:author="Matthew Levine" w:date="2025-02-12T13:38:00Z" w16du:dateUtc="2025-02-12T18:38:00Z">
        <w:r w:rsidR="00CB7494" w:rsidDel="00E66146">
          <w:rPr>
            <w:rFonts w:eastAsia="Arial"/>
            <w:color w:val="000000"/>
          </w:rPr>
          <w:delText>[</w:delText>
        </w:r>
      </w:del>
      <w:r w:rsidR="00DA7305">
        <w:rPr>
          <w:rFonts w:eastAsia="Arial"/>
          <w:color w:val="000000"/>
        </w:rPr>
        <w:t>Euro</w:t>
      </w:r>
      <w:del w:id="9" w:author="Matthew Levine" w:date="2025-02-12T13:38:00Z" w16du:dateUtc="2025-02-12T18:38:00Z">
        <w:r w:rsidR="00CB7494" w:rsidDel="00E66146">
          <w:rPr>
            <w:rFonts w:eastAsia="Arial"/>
            <w:color w:val="000000"/>
          </w:rPr>
          <w:delText>]</w:delText>
        </w:r>
      </w:del>
      <w:r w:rsidR="00CB7494">
        <w:rPr>
          <w:rFonts w:eastAsia="Arial"/>
          <w:color w:val="000000"/>
        </w:rPr>
        <w:t xml:space="preserve"> in trust to the </w:t>
      </w:r>
      <w:r w:rsidR="0080132A">
        <w:rPr>
          <w:rFonts w:eastAsia="Arial"/>
          <w:color w:val="000000"/>
        </w:rPr>
        <w:t xml:space="preserve">Broker's Escrow account as </w:t>
      </w:r>
      <w:proofErr w:type="gramStart"/>
      <w:r w:rsidR="0080132A">
        <w:rPr>
          <w:rFonts w:eastAsia="Arial"/>
          <w:color w:val="000000"/>
        </w:rPr>
        <w:t xml:space="preserve">agreed </w:t>
      </w:r>
      <w:r w:rsidR="00D36559">
        <w:rPr>
          <w:rFonts w:eastAsia="Arial"/>
          <w:color w:val="000000"/>
        </w:rPr>
        <w:t xml:space="preserve"> (</w:t>
      </w:r>
      <w:proofErr w:type="gramEnd"/>
      <w:r w:rsidR="00D36559">
        <w:rPr>
          <w:rFonts w:eastAsia="Arial"/>
          <w:color w:val="000000"/>
        </w:rPr>
        <w:t>“Second Tran</w:t>
      </w:r>
      <w:r w:rsidR="00DA7627">
        <w:rPr>
          <w:rFonts w:eastAsia="Arial"/>
          <w:color w:val="000000"/>
        </w:rPr>
        <w:t>che”)</w:t>
      </w:r>
    </w:p>
    <w:p w14:paraId="7FE5C364" w14:textId="77777777" w:rsidR="0080132A" w:rsidRDefault="0080132A" w:rsidP="006932E0">
      <w:pPr>
        <w:spacing w:before="120" w:line="300" w:lineRule="atLeast"/>
        <w:ind w:left="720" w:firstLine="720"/>
        <w:jc w:val="both"/>
        <w:rPr>
          <w:rFonts w:eastAsia="Arial"/>
          <w:color w:val="000000"/>
        </w:rPr>
      </w:pPr>
    </w:p>
    <w:p w14:paraId="244F6D39" w14:textId="58A8737F" w:rsidR="0080132A" w:rsidRPr="00DB6366" w:rsidRDefault="0080132A" w:rsidP="00DB6366">
      <w:pPr>
        <w:pStyle w:val="ListParagraph"/>
        <w:numPr>
          <w:ilvl w:val="1"/>
          <w:numId w:val="3"/>
        </w:numPr>
        <w:spacing w:before="120" w:line="300" w:lineRule="atLeast"/>
        <w:jc w:val="both"/>
        <w:rPr>
          <w:rFonts w:asciiTheme="majorBidi" w:hAnsiTheme="majorBidi" w:cstheme="majorBidi"/>
          <w:lang w:val="en-GB" w:bidi="he-IL"/>
        </w:rPr>
      </w:pPr>
      <w:r w:rsidRPr="00DB6366">
        <w:rPr>
          <w:rFonts w:asciiTheme="majorBidi" w:hAnsiTheme="majorBidi" w:cstheme="majorBidi"/>
          <w:lang w:val="en-GB" w:bidi="he-IL"/>
        </w:rPr>
        <w:t xml:space="preserve">The Parties hereby acknowledge and agree that the Purchaser has completed a due diligence process and has expressed its intention to proceed with the acquisition of the </w:t>
      </w:r>
      <w:r w:rsidRPr="0080132A">
        <w:rPr>
          <w:rFonts w:eastAsia="Arial"/>
          <w:color w:val="000000"/>
        </w:rPr>
        <w:t>Corporation</w:t>
      </w:r>
      <w:r w:rsidRPr="00DB6366">
        <w:rPr>
          <w:rFonts w:asciiTheme="majorBidi" w:hAnsiTheme="majorBidi" w:cstheme="majorBidi"/>
          <w:lang w:val="en-GB" w:bidi="he-IL"/>
        </w:rPr>
        <w:t xml:space="preserve">, and the Parties are willing to </w:t>
      </w:r>
      <w:proofErr w:type="gramStart"/>
      <w:r w:rsidRPr="00DB6366">
        <w:rPr>
          <w:rFonts w:asciiTheme="majorBidi" w:hAnsiTheme="majorBidi" w:cstheme="majorBidi"/>
          <w:lang w:val="en-GB" w:bidi="he-IL"/>
        </w:rPr>
        <w:t>enter into</w:t>
      </w:r>
      <w:proofErr w:type="gramEnd"/>
      <w:r w:rsidRPr="00DB6366">
        <w:rPr>
          <w:rFonts w:asciiTheme="majorBidi" w:hAnsiTheme="majorBidi" w:cstheme="majorBidi"/>
          <w:lang w:val="en-GB" w:bidi="he-IL"/>
        </w:rPr>
        <w:t xml:space="preserve"> and execute this Share Purchase Agreement (SPA).</w:t>
      </w:r>
    </w:p>
    <w:p w14:paraId="161DFB87" w14:textId="7DE6A572" w:rsidR="0080132A" w:rsidRPr="00DB6366" w:rsidRDefault="00AF6638" w:rsidP="00DB6366">
      <w:pPr>
        <w:spacing w:before="120" w:line="300" w:lineRule="atLeast"/>
        <w:ind w:left="720"/>
        <w:jc w:val="both"/>
        <w:rPr>
          <w:rFonts w:asciiTheme="majorBidi" w:hAnsiTheme="majorBidi" w:cstheme="majorBidi"/>
          <w:lang w:val="en-GB" w:bidi="he-IL"/>
        </w:rPr>
      </w:pPr>
      <w:r w:rsidRPr="00DB6366">
        <w:rPr>
          <w:rFonts w:asciiTheme="majorBidi" w:hAnsiTheme="majorBidi" w:cstheme="majorBidi"/>
          <w:lang w:val="en-GB" w:bidi="he-IL"/>
        </w:rPr>
        <w:t>2.4 At</w:t>
      </w:r>
      <w:r w:rsidR="0080132A" w:rsidRPr="00DB6366">
        <w:rPr>
          <w:rFonts w:asciiTheme="majorBidi" w:hAnsiTheme="majorBidi" w:cstheme="majorBidi"/>
          <w:lang w:val="en-GB" w:bidi="he-IL"/>
        </w:rPr>
        <w:t xml:space="preserve"> the Closing and subject to and upon the terms and conditions of this SPA, the Vendor shall sell, transfer, convey, assign and deliver to the Purchaser, and the Purchaser shall purchase, acquire and accept from the Vendor, </w:t>
      </w:r>
      <w:proofErr w:type="gramStart"/>
      <w:r w:rsidR="0080132A" w:rsidRPr="00DB6366">
        <w:rPr>
          <w:rFonts w:asciiTheme="majorBidi" w:hAnsiTheme="majorBidi" w:cstheme="majorBidi"/>
          <w:lang w:val="en-GB" w:bidi="he-IL"/>
        </w:rPr>
        <w:t>all of</w:t>
      </w:r>
      <w:proofErr w:type="gramEnd"/>
      <w:r w:rsidR="0080132A" w:rsidRPr="00DB6366">
        <w:rPr>
          <w:rFonts w:asciiTheme="majorBidi" w:hAnsiTheme="majorBidi" w:cstheme="majorBidi"/>
          <w:lang w:val="en-GB" w:bidi="he-IL"/>
        </w:rPr>
        <w:t xml:space="preserve"> the outstanding shares of the </w:t>
      </w:r>
      <w:r w:rsidR="0080132A" w:rsidRPr="0080132A">
        <w:rPr>
          <w:rFonts w:eastAsia="Arial"/>
          <w:color w:val="000000"/>
        </w:rPr>
        <w:t>Corporation</w:t>
      </w:r>
      <w:r w:rsidR="0080132A" w:rsidRPr="00DB6366">
        <w:rPr>
          <w:rFonts w:asciiTheme="majorBidi" w:hAnsiTheme="majorBidi" w:cstheme="majorBidi"/>
          <w:lang w:val="en-GB" w:bidi="he-IL"/>
        </w:rPr>
        <w:t>, free and clear of all third-party rights.</w:t>
      </w:r>
    </w:p>
    <w:p w14:paraId="17471907" w14:textId="5EA4F2AB" w:rsidR="0080132A" w:rsidRPr="00DB6366" w:rsidRDefault="0080132A" w:rsidP="00DB6366">
      <w:pPr>
        <w:spacing w:before="120" w:line="300" w:lineRule="atLeast"/>
        <w:ind w:left="720"/>
        <w:jc w:val="both"/>
        <w:rPr>
          <w:rFonts w:asciiTheme="majorBidi" w:hAnsiTheme="majorBidi" w:cstheme="majorBidi"/>
          <w:lang w:val="en-GB" w:bidi="he-IL"/>
        </w:rPr>
      </w:pPr>
      <w:r w:rsidRPr="00DB6366">
        <w:rPr>
          <w:rFonts w:asciiTheme="majorBidi" w:hAnsiTheme="majorBidi" w:cstheme="majorBidi"/>
          <w:lang w:val="en-GB" w:bidi="he-IL"/>
        </w:rPr>
        <w:t xml:space="preserve"> 2.5 The Parties shall commence the ownership transfer process, </w:t>
      </w:r>
      <w:r w:rsidR="00D51463">
        <w:rPr>
          <w:rFonts w:asciiTheme="majorBidi" w:hAnsiTheme="majorBidi" w:cstheme="majorBidi"/>
          <w:lang w:val="en-GB" w:bidi="he-IL"/>
        </w:rPr>
        <w:t>and</w:t>
      </w:r>
      <w:r w:rsidRPr="00DB6366">
        <w:rPr>
          <w:rFonts w:asciiTheme="majorBidi" w:hAnsiTheme="majorBidi" w:cstheme="majorBidi"/>
          <w:lang w:val="en-GB" w:bidi="he-IL"/>
        </w:rPr>
        <w:t xml:space="preserve"> the Vendor </w:t>
      </w:r>
      <w:r w:rsidR="00D51463">
        <w:rPr>
          <w:rFonts w:asciiTheme="majorBidi" w:hAnsiTheme="majorBidi" w:cstheme="majorBidi"/>
          <w:lang w:val="en-GB" w:bidi="he-IL"/>
        </w:rPr>
        <w:t>shall</w:t>
      </w:r>
      <w:r w:rsidRPr="00DB6366">
        <w:rPr>
          <w:rFonts w:asciiTheme="majorBidi" w:hAnsiTheme="majorBidi" w:cstheme="majorBidi"/>
          <w:lang w:val="en-GB" w:bidi="he-IL"/>
        </w:rPr>
        <w:t xml:space="preserve"> submit the ownership transfer forms </w:t>
      </w:r>
      <w:r w:rsidR="00D51463">
        <w:rPr>
          <w:rFonts w:asciiTheme="majorBidi" w:hAnsiTheme="majorBidi" w:cstheme="majorBidi"/>
          <w:lang w:val="en-GB" w:bidi="he-IL"/>
        </w:rPr>
        <w:t xml:space="preserve">prior to the Closing Date and in any event </w:t>
      </w:r>
      <w:r w:rsidRPr="00DB6366">
        <w:rPr>
          <w:rFonts w:asciiTheme="majorBidi" w:hAnsiTheme="majorBidi" w:cstheme="majorBidi"/>
          <w:lang w:val="en-GB" w:bidi="he-IL"/>
        </w:rPr>
        <w:t xml:space="preserve">no later than January 31, 2025. The </w:t>
      </w:r>
      <w:r w:rsidR="00D51463">
        <w:rPr>
          <w:rFonts w:asciiTheme="majorBidi" w:hAnsiTheme="majorBidi" w:cstheme="majorBidi"/>
          <w:lang w:val="en-GB" w:bidi="he-IL"/>
        </w:rPr>
        <w:t xml:space="preserve">Broker covenants that no portion of the </w:t>
      </w:r>
      <w:r w:rsidRPr="00DB6366">
        <w:rPr>
          <w:rFonts w:asciiTheme="majorBidi" w:hAnsiTheme="majorBidi" w:cstheme="majorBidi"/>
          <w:lang w:val="en-GB" w:bidi="he-IL"/>
        </w:rPr>
        <w:t>Purchase</w:t>
      </w:r>
      <w:r w:rsidR="00D51463">
        <w:rPr>
          <w:rFonts w:asciiTheme="majorBidi" w:hAnsiTheme="majorBidi" w:cstheme="majorBidi"/>
          <w:lang w:val="en-GB" w:bidi="he-IL"/>
        </w:rPr>
        <w:t xml:space="preserve"> Price </w:t>
      </w:r>
      <w:r w:rsidRPr="00DB6366">
        <w:rPr>
          <w:rFonts w:asciiTheme="majorBidi" w:hAnsiTheme="majorBidi" w:cstheme="majorBidi"/>
          <w:lang w:val="en-GB" w:bidi="he-IL"/>
        </w:rPr>
        <w:t>shall be released by the Broker to the Vendor</w:t>
      </w:r>
      <w:r w:rsidR="00D51463">
        <w:rPr>
          <w:rFonts w:asciiTheme="majorBidi" w:hAnsiTheme="majorBidi" w:cstheme="majorBidi"/>
          <w:lang w:val="en-GB" w:bidi="he-IL"/>
        </w:rPr>
        <w:t xml:space="preserve"> other than </w:t>
      </w:r>
      <w:r w:rsidRPr="00DB6366">
        <w:rPr>
          <w:rFonts w:asciiTheme="majorBidi" w:hAnsiTheme="majorBidi" w:cstheme="majorBidi"/>
          <w:lang w:val="en-GB" w:bidi="he-IL"/>
        </w:rPr>
        <w:t xml:space="preserve">upon </w:t>
      </w:r>
      <w:r w:rsidR="00D51463">
        <w:rPr>
          <w:rFonts w:asciiTheme="majorBidi" w:hAnsiTheme="majorBidi" w:cstheme="majorBidi"/>
          <w:lang w:val="en-GB" w:bidi="he-IL"/>
        </w:rPr>
        <w:t xml:space="preserve">strict </w:t>
      </w:r>
      <w:r w:rsidRPr="00DB6366">
        <w:rPr>
          <w:rFonts w:asciiTheme="majorBidi" w:hAnsiTheme="majorBidi" w:cstheme="majorBidi"/>
          <w:lang w:val="en-GB" w:bidi="he-IL"/>
        </w:rPr>
        <w:t>fulfilment of the following conditions</w:t>
      </w:r>
      <w:r w:rsidR="00D51463">
        <w:rPr>
          <w:rFonts w:asciiTheme="majorBidi" w:hAnsiTheme="majorBidi" w:cstheme="majorBidi"/>
          <w:lang w:val="en-GB" w:bidi="he-IL"/>
        </w:rPr>
        <w:t xml:space="preserve"> and the terms of this Agreement</w:t>
      </w:r>
      <w:r w:rsidRPr="00DB6366">
        <w:rPr>
          <w:rFonts w:asciiTheme="majorBidi" w:hAnsiTheme="majorBidi" w:cstheme="majorBidi"/>
          <w:lang w:val="en-GB" w:bidi="he-IL"/>
        </w:rPr>
        <w:t>: a. Receipt by the Purchaser of the share transfer certificate confirming the change of ownership in the Company; b. Receipt of the Notice of Change, as endorsed by the applicable regulatory authority.</w:t>
      </w:r>
    </w:p>
    <w:p w14:paraId="2581B041" w14:textId="77777777" w:rsidR="0080132A" w:rsidRPr="00DB6366" w:rsidRDefault="0080132A" w:rsidP="006932E0">
      <w:pPr>
        <w:spacing w:before="120" w:line="300" w:lineRule="atLeast"/>
        <w:ind w:left="720" w:firstLine="720"/>
        <w:jc w:val="both"/>
        <w:rPr>
          <w:rFonts w:eastAsia="Arial"/>
          <w:color w:val="000000"/>
          <w:lang w:val="en-GB"/>
        </w:rPr>
      </w:pPr>
    </w:p>
    <w:p w14:paraId="2F65EF93" w14:textId="77777777" w:rsidR="006119C1" w:rsidRDefault="006119C1" w:rsidP="006932E0">
      <w:pPr>
        <w:spacing w:before="120" w:line="300" w:lineRule="atLeast"/>
        <w:ind w:left="720" w:firstLine="720"/>
        <w:jc w:val="both"/>
        <w:rPr>
          <w:rFonts w:eastAsia="Arial"/>
          <w:color w:val="000000"/>
        </w:rPr>
      </w:pPr>
    </w:p>
    <w:p w14:paraId="7BD5D5AE" w14:textId="73254391" w:rsidR="004824AA" w:rsidRPr="00351C43" w:rsidRDefault="00382344" w:rsidP="00351C43">
      <w:pPr>
        <w:spacing w:before="120" w:line="300" w:lineRule="atLeast"/>
        <w:ind w:left="360"/>
        <w:jc w:val="both"/>
        <w:rPr>
          <w:rFonts w:eastAsia="Arial"/>
          <w:color w:val="000000"/>
        </w:rPr>
      </w:pPr>
      <w:r>
        <w:rPr>
          <w:rFonts w:eastAsia="Arial"/>
          <w:color w:val="000000"/>
        </w:rPr>
        <w:t xml:space="preserve">3.   </w:t>
      </w:r>
      <w:r w:rsidR="00351C43" w:rsidRPr="00351C43">
        <w:rPr>
          <w:rFonts w:eastAsia="Arial"/>
          <w:b/>
          <w:bCs/>
          <w:color w:val="000000"/>
        </w:rPr>
        <w:t>Payment of</w:t>
      </w:r>
      <w:r w:rsidR="00351C43">
        <w:rPr>
          <w:rFonts w:eastAsia="Arial"/>
          <w:color w:val="000000"/>
        </w:rPr>
        <w:t xml:space="preserve"> </w:t>
      </w:r>
      <w:r w:rsidR="004824AA" w:rsidRPr="00260FBB">
        <w:rPr>
          <w:rFonts w:eastAsia="Arial"/>
          <w:b/>
          <w:color w:val="000000"/>
        </w:rPr>
        <w:t>Purchase Price</w:t>
      </w:r>
    </w:p>
    <w:p w14:paraId="3AFC2A47" w14:textId="77777777" w:rsidR="006932E0" w:rsidRDefault="006932E0" w:rsidP="006932E0">
      <w:pPr>
        <w:spacing w:before="120" w:line="300" w:lineRule="atLeast"/>
        <w:ind w:left="720"/>
        <w:jc w:val="both"/>
        <w:rPr>
          <w:rFonts w:eastAsia="Arial"/>
          <w:color w:val="000000"/>
        </w:rPr>
      </w:pPr>
      <w:r>
        <w:rPr>
          <w:rFonts w:eastAsia="Arial"/>
          <w:color w:val="000000"/>
        </w:rPr>
        <w:t>3</w:t>
      </w:r>
      <w:r w:rsidR="004824AA" w:rsidRPr="00260FBB">
        <w:rPr>
          <w:rFonts w:eastAsia="Arial"/>
          <w:color w:val="000000"/>
        </w:rPr>
        <w:t xml:space="preserve">.1 The Purchase Price shall be payable </w:t>
      </w:r>
      <w:r w:rsidR="004824AA">
        <w:rPr>
          <w:rFonts w:eastAsia="Arial"/>
          <w:color w:val="000000"/>
        </w:rPr>
        <w:t>as follows</w:t>
      </w:r>
      <w:r w:rsidR="00C97704">
        <w:rPr>
          <w:rFonts w:eastAsia="Arial"/>
          <w:color w:val="000000"/>
        </w:rPr>
        <w:t>:</w:t>
      </w:r>
    </w:p>
    <w:p w14:paraId="40118477" w14:textId="14660738" w:rsidR="004824AA" w:rsidRDefault="006932E0" w:rsidP="006932E0">
      <w:pPr>
        <w:spacing w:before="120" w:line="300" w:lineRule="atLeast"/>
        <w:ind w:left="720" w:firstLine="720"/>
        <w:jc w:val="both"/>
        <w:rPr>
          <w:rFonts w:eastAsia="Arial"/>
          <w:color w:val="000000"/>
        </w:rPr>
      </w:pPr>
      <w:r>
        <w:rPr>
          <w:rFonts w:eastAsia="Arial"/>
          <w:color w:val="000000"/>
        </w:rPr>
        <w:t>3.1.1</w:t>
      </w:r>
      <w:r w:rsidR="004824AA">
        <w:rPr>
          <w:rFonts w:eastAsia="Arial"/>
          <w:color w:val="000000"/>
        </w:rPr>
        <w:t xml:space="preserve"> </w:t>
      </w:r>
      <w:r w:rsidR="00BF1BDB">
        <w:rPr>
          <w:rFonts w:eastAsia="Arial"/>
          <w:color w:val="000000"/>
        </w:rPr>
        <w:t>Payment of the First Tranche to the Broker</w:t>
      </w:r>
      <w:r w:rsidR="004824AA">
        <w:rPr>
          <w:rFonts w:eastAsia="Arial"/>
          <w:color w:val="000000"/>
        </w:rPr>
        <w:t xml:space="preserve"> upon execution of this </w:t>
      </w:r>
      <w:r w:rsidR="00AF6638">
        <w:rPr>
          <w:rFonts w:eastAsia="Arial"/>
          <w:color w:val="000000"/>
        </w:rPr>
        <w:t>Agreement.</w:t>
      </w:r>
    </w:p>
    <w:p w14:paraId="1CE19E89" w14:textId="292FAC1D" w:rsidR="00BF1BDB" w:rsidRDefault="006932E0" w:rsidP="004824AA">
      <w:pPr>
        <w:spacing w:before="120" w:line="300" w:lineRule="atLeast"/>
        <w:ind w:left="720" w:firstLine="720"/>
        <w:jc w:val="both"/>
        <w:rPr>
          <w:rFonts w:eastAsia="Arial"/>
          <w:color w:val="000000"/>
        </w:rPr>
      </w:pPr>
      <w:r>
        <w:rPr>
          <w:rFonts w:eastAsia="Arial"/>
          <w:color w:val="000000"/>
        </w:rPr>
        <w:t xml:space="preserve">3.1.2 </w:t>
      </w:r>
      <w:r w:rsidR="00BF1BDB">
        <w:rPr>
          <w:rFonts w:eastAsia="Arial"/>
          <w:color w:val="000000"/>
        </w:rPr>
        <w:t xml:space="preserve">Payment of </w:t>
      </w:r>
      <w:r w:rsidR="00C97704">
        <w:rPr>
          <w:rFonts w:eastAsia="Arial"/>
          <w:color w:val="000000"/>
        </w:rPr>
        <w:t>the</w:t>
      </w:r>
      <w:r w:rsidR="00BF1BDB">
        <w:rPr>
          <w:rFonts w:eastAsia="Arial"/>
          <w:color w:val="000000"/>
        </w:rPr>
        <w:t xml:space="preserve"> Second Tranche</w:t>
      </w:r>
      <w:r w:rsidR="00BF1BDB" w:rsidRPr="00BF1BDB">
        <w:rPr>
          <w:rFonts w:eastAsia="Arial"/>
          <w:color w:val="000000"/>
        </w:rPr>
        <w:t xml:space="preserve"> </w:t>
      </w:r>
      <w:r w:rsidR="00BF1BDB">
        <w:rPr>
          <w:rFonts w:eastAsia="Arial"/>
          <w:color w:val="000000"/>
        </w:rPr>
        <w:t xml:space="preserve">to the Broker, subject to the terms and conditions of </w:t>
      </w:r>
      <w:r w:rsidR="0080132A">
        <w:rPr>
          <w:rFonts w:eastAsia="Arial"/>
          <w:color w:val="000000"/>
        </w:rPr>
        <w:t xml:space="preserve">clause 2.5 to </w:t>
      </w:r>
      <w:r w:rsidR="00BF1BDB">
        <w:rPr>
          <w:rFonts w:eastAsia="Arial"/>
          <w:color w:val="000000"/>
        </w:rPr>
        <w:t>this Agreement</w:t>
      </w:r>
      <w:r w:rsidR="00D51463">
        <w:rPr>
          <w:rFonts w:eastAsia="Arial"/>
          <w:color w:val="000000"/>
        </w:rPr>
        <w:t xml:space="preserve"> and all post-closing obligations</w:t>
      </w:r>
      <w:r w:rsidR="00BF1BDB">
        <w:rPr>
          <w:rFonts w:eastAsia="Arial"/>
          <w:color w:val="000000"/>
        </w:rPr>
        <w:t xml:space="preserve">, </w:t>
      </w:r>
      <w:r w:rsidR="00D51463">
        <w:rPr>
          <w:rFonts w:eastAsia="Arial"/>
          <w:color w:val="000000"/>
        </w:rPr>
        <w:t>immediately upon</w:t>
      </w:r>
      <w:r w:rsidR="00BF1BDB">
        <w:rPr>
          <w:rFonts w:eastAsia="Arial"/>
          <w:color w:val="000000"/>
        </w:rPr>
        <w:t xml:space="preserve"> </w:t>
      </w:r>
      <w:r w:rsidR="00AF6638">
        <w:rPr>
          <w:rFonts w:eastAsia="Arial"/>
          <w:color w:val="000000"/>
        </w:rPr>
        <w:t>Closing.</w:t>
      </w:r>
      <w:r w:rsidR="00BF1BDB">
        <w:rPr>
          <w:rFonts w:eastAsia="Arial"/>
          <w:color w:val="000000"/>
        </w:rPr>
        <w:t xml:space="preserve"> </w:t>
      </w:r>
    </w:p>
    <w:p w14:paraId="52EA3676" w14:textId="77777777" w:rsidR="004824AA" w:rsidRDefault="004824AA" w:rsidP="00EE341D">
      <w:pPr>
        <w:spacing w:before="120" w:line="300" w:lineRule="atLeast"/>
        <w:ind w:left="360"/>
        <w:jc w:val="both"/>
        <w:rPr>
          <w:rFonts w:eastAsia="Arial"/>
          <w:color w:val="000000"/>
        </w:rPr>
      </w:pPr>
    </w:p>
    <w:p w14:paraId="421A65BB" w14:textId="069F30CC" w:rsidR="00EE341D" w:rsidRPr="00260FBB" w:rsidRDefault="004824AA" w:rsidP="00EE341D">
      <w:pPr>
        <w:spacing w:before="120" w:line="300" w:lineRule="atLeast"/>
        <w:ind w:left="360"/>
        <w:jc w:val="both"/>
      </w:pPr>
      <w:r>
        <w:rPr>
          <w:rFonts w:eastAsia="Arial"/>
          <w:color w:val="000000"/>
        </w:rPr>
        <w:t xml:space="preserve">4. </w:t>
      </w:r>
      <w:r w:rsidR="00382344">
        <w:rPr>
          <w:rFonts w:eastAsia="Arial"/>
          <w:color w:val="000000"/>
        </w:rPr>
        <w:t xml:space="preserve">  </w:t>
      </w:r>
      <w:r w:rsidR="00EE341D">
        <w:rPr>
          <w:rFonts w:eastAsia="Arial"/>
          <w:b/>
          <w:color w:val="000000"/>
        </w:rPr>
        <w:t>Pre-Closing Matters</w:t>
      </w:r>
    </w:p>
    <w:p w14:paraId="0B0786D2" w14:textId="53501BC4" w:rsidR="007260FF" w:rsidRDefault="004824AA">
      <w:pPr>
        <w:spacing w:before="120" w:line="300" w:lineRule="atLeast"/>
        <w:ind w:left="720"/>
        <w:jc w:val="both"/>
        <w:rPr>
          <w:rFonts w:eastAsia="Arial"/>
          <w:color w:val="000000"/>
        </w:rPr>
      </w:pPr>
      <w:r>
        <w:rPr>
          <w:rFonts w:eastAsia="Arial"/>
          <w:color w:val="000000"/>
        </w:rPr>
        <w:t>4</w:t>
      </w:r>
      <w:r w:rsidR="007260FF">
        <w:rPr>
          <w:rFonts w:eastAsia="Arial"/>
          <w:color w:val="000000"/>
        </w:rPr>
        <w:t>.1</w:t>
      </w:r>
      <w:r w:rsidRPr="00260FBB">
        <w:rPr>
          <w:rFonts w:eastAsia="Arial"/>
          <w:color w:val="000000"/>
        </w:rPr>
        <w:t xml:space="preserve"> </w:t>
      </w:r>
      <w:r w:rsidR="007260FF">
        <w:rPr>
          <w:rFonts w:eastAsia="Arial"/>
          <w:color w:val="000000"/>
        </w:rPr>
        <w:t>Subsequent to the execution of this Agreement but prior to the closing of the transaction contemplated herein</w:t>
      </w:r>
      <w:r w:rsidR="00045821">
        <w:rPr>
          <w:rFonts w:eastAsia="Arial"/>
          <w:color w:val="000000"/>
        </w:rPr>
        <w:t xml:space="preserve"> (the “Transaction”)</w:t>
      </w:r>
      <w:r w:rsidR="007260FF">
        <w:rPr>
          <w:rFonts w:eastAsia="Arial"/>
          <w:color w:val="000000"/>
        </w:rPr>
        <w:t>, t</w:t>
      </w:r>
      <w:r w:rsidRPr="00260FBB">
        <w:rPr>
          <w:rFonts w:eastAsia="Arial"/>
          <w:color w:val="000000"/>
        </w:rPr>
        <w:t>he Corporation shall take all reasonable steps to</w:t>
      </w:r>
    </w:p>
    <w:p w14:paraId="083C12C3" w14:textId="5639B833" w:rsidR="005E0C4B" w:rsidRDefault="004824AA" w:rsidP="007260FF">
      <w:pPr>
        <w:spacing w:before="120" w:line="300" w:lineRule="atLeast"/>
        <w:ind w:left="720" w:firstLine="360"/>
        <w:jc w:val="both"/>
        <w:rPr>
          <w:rFonts w:eastAsia="Arial"/>
          <w:color w:val="000000"/>
        </w:rPr>
      </w:pPr>
      <w:r>
        <w:rPr>
          <w:rFonts w:eastAsia="Arial"/>
          <w:color w:val="000000"/>
        </w:rPr>
        <w:t>4</w:t>
      </w:r>
      <w:r w:rsidR="007260FF">
        <w:rPr>
          <w:rFonts w:eastAsia="Arial"/>
          <w:color w:val="000000"/>
        </w:rPr>
        <w:t>.1</w:t>
      </w:r>
      <w:r w:rsidR="005E0C4B">
        <w:rPr>
          <w:rFonts w:eastAsia="Arial"/>
          <w:color w:val="000000"/>
        </w:rPr>
        <w:t>.1</w:t>
      </w:r>
      <w:r w:rsidR="000E28BD">
        <w:rPr>
          <w:rFonts w:eastAsia="Arial"/>
          <w:color w:val="000000"/>
        </w:rPr>
        <w:t xml:space="preserve"> </w:t>
      </w:r>
      <w:r w:rsidR="005E0C4B">
        <w:rPr>
          <w:rFonts w:eastAsia="Arial"/>
          <w:color w:val="000000"/>
        </w:rPr>
        <w:t xml:space="preserve">execute all necessary corporate documents </w:t>
      </w:r>
      <w:r w:rsidR="00045821">
        <w:rPr>
          <w:rFonts w:eastAsia="Arial"/>
          <w:color w:val="000000"/>
        </w:rPr>
        <w:t xml:space="preserve">in respect of the Transaction that shall include, but not necessarily be limited to, the resignation of the </w:t>
      </w:r>
      <w:r w:rsidR="003E0CDA">
        <w:rPr>
          <w:rFonts w:eastAsia="Arial"/>
          <w:color w:val="000000"/>
        </w:rPr>
        <w:t>incorporator as a director of the Corporation (effective the closing date)</w:t>
      </w:r>
      <w:r w:rsidR="006E7AA7">
        <w:rPr>
          <w:rFonts w:eastAsia="Arial"/>
          <w:color w:val="000000"/>
        </w:rPr>
        <w:t xml:space="preserve"> in the form set out in Schedule “A</w:t>
      </w:r>
      <w:r w:rsidR="00AF6638">
        <w:rPr>
          <w:rFonts w:eastAsia="Arial"/>
          <w:color w:val="000000"/>
        </w:rPr>
        <w:t>”.</w:t>
      </w:r>
    </w:p>
    <w:p w14:paraId="48E1145A" w14:textId="5EB487D9" w:rsidR="000635A2" w:rsidRDefault="004824AA" w:rsidP="000635A2">
      <w:pPr>
        <w:spacing w:before="120" w:line="300" w:lineRule="atLeast"/>
        <w:ind w:left="720" w:firstLine="360"/>
        <w:jc w:val="both"/>
        <w:rPr>
          <w:rFonts w:eastAsia="Arial"/>
          <w:color w:val="000000"/>
        </w:rPr>
      </w:pPr>
      <w:r>
        <w:rPr>
          <w:rFonts w:eastAsia="Arial"/>
          <w:color w:val="000000"/>
        </w:rPr>
        <w:t>4</w:t>
      </w:r>
      <w:r w:rsidR="000E28BD">
        <w:rPr>
          <w:rFonts w:eastAsia="Arial"/>
          <w:color w:val="000000"/>
        </w:rPr>
        <w:t xml:space="preserve">.1.2 </w:t>
      </w:r>
      <w:r w:rsidR="00F00FC8">
        <w:rPr>
          <w:rFonts w:eastAsia="Arial"/>
          <w:color w:val="000000"/>
        </w:rPr>
        <w:t xml:space="preserve">execute all necessary regulatory assignments and consents in respect of the Corporation that shall include, but not necessarily be limited to, the </w:t>
      </w:r>
      <w:r w:rsidR="00BF46F2">
        <w:rPr>
          <w:rFonts w:eastAsia="Arial"/>
          <w:color w:val="000000"/>
        </w:rPr>
        <w:t>authorization</w:t>
      </w:r>
      <w:r w:rsidR="000675D1">
        <w:rPr>
          <w:rFonts w:eastAsia="Arial"/>
          <w:color w:val="000000"/>
        </w:rPr>
        <w:t xml:space="preserve"> to FINTRAC</w:t>
      </w:r>
      <w:r w:rsidR="00BF46F2">
        <w:rPr>
          <w:rFonts w:eastAsia="Arial"/>
          <w:color w:val="000000"/>
        </w:rPr>
        <w:t xml:space="preserve"> of the Purchaser’s solicitor as the Corporation’s representative</w:t>
      </w:r>
      <w:r w:rsidR="00CD032F">
        <w:rPr>
          <w:rFonts w:eastAsia="Arial"/>
          <w:color w:val="000000"/>
        </w:rPr>
        <w:t xml:space="preserve">. </w:t>
      </w:r>
    </w:p>
    <w:p w14:paraId="4CC1E06A" w14:textId="77777777" w:rsidR="00C95A40" w:rsidRDefault="00C95A40" w:rsidP="000635A2">
      <w:pPr>
        <w:spacing w:before="120" w:line="300" w:lineRule="atLeast"/>
        <w:ind w:left="720" w:firstLine="360"/>
        <w:jc w:val="both"/>
        <w:rPr>
          <w:rFonts w:eastAsia="Arial"/>
          <w:color w:val="000000"/>
        </w:rPr>
      </w:pPr>
    </w:p>
    <w:p w14:paraId="3466F87F" w14:textId="23BE8EC8" w:rsidR="0017795B" w:rsidRPr="00260FBB" w:rsidRDefault="00082F4F">
      <w:pPr>
        <w:spacing w:before="120" w:line="300" w:lineRule="atLeast"/>
        <w:ind w:left="360"/>
        <w:jc w:val="both"/>
      </w:pPr>
      <w:r>
        <w:rPr>
          <w:rFonts w:eastAsia="Arial"/>
          <w:color w:val="000000"/>
        </w:rPr>
        <w:t>5</w:t>
      </w:r>
      <w:r w:rsidRPr="00260FBB">
        <w:rPr>
          <w:rFonts w:eastAsia="Arial"/>
          <w:color w:val="000000"/>
        </w:rPr>
        <w:t xml:space="preserve">. </w:t>
      </w:r>
      <w:r w:rsidR="00CD032F">
        <w:rPr>
          <w:rFonts w:eastAsia="Arial"/>
          <w:color w:val="000000"/>
        </w:rPr>
        <w:t xml:space="preserve"> </w:t>
      </w:r>
      <w:r w:rsidRPr="00260FBB">
        <w:rPr>
          <w:rFonts w:eastAsia="Arial"/>
          <w:b/>
          <w:color w:val="000000"/>
        </w:rPr>
        <w:t>Closing Arrangements</w:t>
      </w:r>
    </w:p>
    <w:p w14:paraId="6D57DEED" w14:textId="3BA67603" w:rsidR="0017795B" w:rsidRPr="00260FBB" w:rsidRDefault="00082F4F">
      <w:pPr>
        <w:spacing w:before="120" w:line="300" w:lineRule="atLeast"/>
        <w:ind w:left="720"/>
        <w:jc w:val="both"/>
      </w:pPr>
      <w:r>
        <w:rPr>
          <w:rFonts w:eastAsia="Arial"/>
          <w:color w:val="000000"/>
        </w:rPr>
        <w:t>5</w:t>
      </w:r>
      <w:r w:rsidRPr="00260FBB">
        <w:rPr>
          <w:rFonts w:eastAsia="Arial"/>
          <w:color w:val="000000"/>
        </w:rPr>
        <w:t xml:space="preserve">.1 </w:t>
      </w:r>
      <w:r w:rsidR="00CD032F">
        <w:rPr>
          <w:rFonts w:eastAsia="Arial"/>
          <w:color w:val="000000"/>
        </w:rPr>
        <w:t xml:space="preserve"> </w:t>
      </w:r>
      <w:r w:rsidRPr="00260FBB">
        <w:rPr>
          <w:rFonts w:eastAsia="Arial"/>
          <w:color w:val="000000"/>
        </w:rPr>
        <w:t>The closing of th</w:t>
      </w:r>
      <w:r w:rsidR="00CD032F">
        <w:rPr>
          <w:rFonts w:eastAsia="Arial"/>
          <w:color w:val="000000"/>
        </w:rPr>
        <w:t>e</w:t>
      </w:r>
      <w:r w:rsidRPr="00260FBB">
        <w:rPr>
          <w:rFonts w:eastAsia="Arial"/>
          <w:color w:val="000000"/>
        </w:rPr>
        <w:t xml:space="preserve"> </w:t>
      </w:r>
      <w:r w:rsidR="00CD032F">
        <w:rPr>
          <w:rFonts w:eastAsia="Arial"/>
          <w:color w:val="000000"/>
        </w:rPr>
        <w:t>T</w:t>
      </w:r>
      <w:r w:rsidRPr="00260FBB">
        <w:rPr>
          <w:rFonts w:eastAsia="Arial"/>
          <w:color w:val="000000"/>
        </w:rPr>
        <w:t xml:space="preserve">ransaction shall take place by the electronic exchange of documents and </w:t>
      </w:r>
      <w:r w:rsidR="00DA7305">
        <w:rPr>
          <w:rFonts w:eastAsia="Arial"/>
          <w:color w:val="000000"/>
        </w:rPr>
        <w:t>funds</w:t>
      </w:r>
      <w:r w:rsidRPr="00260FBB">
        <w:rPr>
          <w:rFonts w:eastAsia="Arial"/>
          <w:color w:val="000000"/>
        </w:rPr>
        <w:t xml:space="preserve"> </w:t>
      </w:r>
      <w:r w:rsidR="00CD573C">
        <w:rPr>
          <w:rFonts w:eastAsia="Arial"/>
          <w:color w:val="000000"/>
        </w:rPr>
        <w:t>under the auspices</w:t>
      </w:r>
      <w:r w:rsidRPr="00260FBB">
        <w:rPr>
          <w:rFonts w:eastAsia="Arial"/>
          <w:color w:val="000000"/>
        </w:rPr>
        <w:t xml:space="preserve"> of </w:t>
      </w:r>
      <w:r w:rsidR="00CD573C">
        <w:rPr>
          <w:rFonts w:eastAsia="Arial"/>
          <w:color w:val="000000"/>
        </w:rPr>
        <w:t>Matthew AJ Levine</w:t>
      </w:r>
      <w:r w:rsidRPr="00260FBB">
        <w:rPr>
          <w:rFonts w:eastAsia="Arial"/>
          <w:color w:val="000000"/>
        </w:rPr>
        <w:t xml:space="preserve">, </w:t>
      </w:r>
      <w:r w:rsidR="00CD573C">
        <w:rPr>
          <w:rFonts w:eastAsia="Arial"/>
          <w:color w:val="000000"/>
        </w:rPr>
        <w:t>Levine Law</w:t>
      </w:r>
      <w:r w:rsidRPr="00260FBB">
        <w:rPr>
          <w:rFonts w:eastAsia="Arial"/>
          <w:color w:val="000000"/>
        </w:rPr>
        <w:t xml:space="preserve"> Barristers and Solicitors, located at </w:t>
      </w:r>
      <w:r w:rsidR="00CD573C">
        <w:rPr>
          <w:rFonts w:eastAsia="Arial"/>
          <w:color w:val="000000"/>
        </w:rPr>
        <w:t>1235 Bay Street, Toronto, Ontario Canada</w:t>
      </w:r>
      <w:r w:rsidRPr="00260FBB">
        <w:rPr>
          <w:rFonts w:eastAsia="Arial"/>
          <w:color w:val="000000"/>
        </w:rPr>
        <w:t>, on [</w:t>
      </w:r>
      <w:r w:rsidR="00DA7305">
        <w:rPr>
          <w:rFonts w:eastAsia="Arial"/>
          <w:color w:val="000000"/>
        </w:rPr>
        <w:t>January 17, 2025</w:t>
      </w:r>
      <w:r w:rsidRPr="00260FBB">
        <w:rPr>
          <w:rFonts w:eastAsia="Arial"/>
          <w:color w:val="000000"/>
        </w:rPr>
        <w:t>] or at such other date(s) as the parties hereto may agree (the “Closing Date”)</w:t>
      </w:r>
      <w:r w:rsidR="00CF16EF">
        <w:rPr>
          <w:rFonts w:eastAsia="Arial"/>
          <w:color w:val="000000"/>
        </w:rPr>
        <w:t xml:space="preserve"> but not later than January 31, 2025 (“Outside Date”)</w:t>
      </w:r>
      <w:r w:rsidRPr="00260FBB">
        <w:rPr>
          <w:rFonts w:eastAsia="Arial"/>
          <w:color w:val="000000"/>
        </w:rPr>
        <w:t>.</w:t>
      </w:r>
    </w:p>
    <w:p w14:paraId="3484AA72" w14:textId="62EF3EDA" w:rsidR="001C10A7" w:rsidRDefault="00082F4F">
      <w:pPr>
        <w:spacing w:before="120" w:line="300" w:lineRule="atLeast"/>
        <w:ind w:left="720"/>
        <w:jc w:val="both"/>
        <w:rPr>
          <w:rFonts w:eastAsia="Arial"/>
          <w:color w:val="000000"/>
        </w:rPr>
      </w:pPr>
      <w:proofErr w:type="gramStart"/>
      <w:r>
        <w:rPr>
          <w:rFonts w:eastAsia="Arial"/>
          <w:color w:val="000000"/>
        </w:rPr>
        <w:lastRenderedPageBreak/>
        <w:t>5</w:t>
      </w:r>
      <w:r w:rsidRPr="00260FBB">
        <w:rPr>
          <w:rFonts w:eastAsia="Arial"/>
          <w:color w:val="000000"/>
        </w:rPr>
        <w:t xml:space="preserve">.2 </w:t>
      </w:r>
      <w:r w:rsidR="00CD032F">
        <w:rPr>
          <w:rFonts w:eastAsia="Arial"/>
          <w:color w:val="000000"/>
        </w:rPr>
        <w:t xml:space="preserve"> </w:t>
      </w:r>
      <w:r w:rsidRPr="00260FBB">
        <w:rPr>
          <w:rFonts w:eastAsia="Arial"/>
          <w:color w:val="000000"/>
        </w:rPr>
        <w:t>On</w:t>
      </w:r>
      <w:proofErr w:type="gramEnd"/>
      <w:r w:rsidRPr="00260FBB">
        <w:rPr>
          <w:rFonts w:eastAsia="Arial"/>
          <w:color w:val="000000"/>
        </w:rPr>
        <w:t xml:space="preserve"> the Closing Date, upon fulfillment of all the conditions set out herein, the Vendor shall </w:t>
      </w:r>
    </w:p>
    <w:p w14:paraId="1399A23F" w14:textId="515FB6FC" w:rsidR="001C10A7" w:rsidRDefault="00082F4F" w:rsidP="00A90A1C">
      <w:pPr>
        <w:spacing w:before="120" w:line="300" w:lineRule="atLeast"/>
        <w:ind w:left="720" w:firstLine="720"/>
        <w:jc w:val="both"/>
        <w:rPr>
          <w:rFonts w:eastAsia="Arial"/>
          <w:color w:val="000000"/>
        </w:rPr>
      </w:pPr>
      <w:r>
        <w:rPr>
          <w:rFonts w:eastAsia="Arial"/>
          <w:color w:val="000000"/>
        </w:rPr>
        <w:t>5</w:t>
      </w:r>
      <w:r w:rsidR="00CD573C">
        <w:rPr>
          <w:rFonts w:eastAsia="Arial"/>
          <w:color w:val="000000"/>
        </w:rPr>
        <w:t>.2.1</w:t>
      </w:r>
      <w:r w:rsidRPr="00260FBB">
        <w:rPr>
          <w:rFonts w:eastAsia="Arial"/>
          <w:color w:val="000000"/>
        </w:rPr>
        <w:t xml:space="preserve"> </w:t>
      </w:r>
      <w:r w:rsidR="001C10A7" w:rsidRPr="00260FBB">
        <w:rPr>
          <w:rFonts w:eastAsia="Arial"/>
          <w:color w:val="000000"/>
        </w:rPr>
        <w:t>deliver to the Purchaser</w:t>
      </w:r>
      <w:r w:rsidR="001C10A7">
        <w:rPr>
          <w:rFonts w:eastAsia="Arial"/>
          <w:color w:val="000000"/>
        </w:rPr>
        <w:t>:</w:t>
      </w:r>
    </w:p>
    <w:p w14:paraId="5F100C2D" w14:textId="7F5C52D7" w:rsidR="0017795B" w:rsidRDefault="001C10A7" w:rsidP="001C10A7">
      <w:pPr>
        <w:spacing w:before="120" w:line="300" w:lineRule="atLeast"/>
        <w:ind w:left="1440" w:firstLine="720"/>
        <w:jc w:val="both"/>
        <w:rPr>
          <w:rFonts w:eastAsia="Arial"/>
          <w:color w:val="000000"/>
        </w:rPr>
      </w:pPr>
      <w:r>
        <w:rPr>
          <w:rFonts w:eastAsia="Arial"/>
          <w:color w:val="000000"/>
        </w:rPr>
        <w:t xml:space="preserve">i) </w:t>
      </w:r>
      <w:r w:rsidRPr="00260FBB">
        <w:rPr>
          <w:rFonts w:eastAsia="Arial"/>
          <w:color w:val="000000"/>
        </w:rPr>
        <w:t xml:space="preserve">the </w:t>
      </w:r>
      <w:r w:rsidR="00A90A1C">
        <w:rPr>
          <w:rFonts w:eastAsia="Arial"/>
          <w:color w:val="000000"/>
        </w:rPr>
        <w:t xml:space="preserve">corporate documents set out in </w:t>
      </w:r>
      <w:r w:rsidR="00082F4F">
        <w:rPr>
          <w:rFonts w:eastAsia="Arial"/>
          <w:color w:val="000000"/>
        </w:rPr>
        <w:t>4</w:t>
      </w:r>
      <w:r w:rsidR="00A90A1C">
        <w:rPr>
          <w:rFonts w:eastAsia="Arial"/>
          <w:color w:val="000000"/>
        </w:rPr>
        <w:t xml:space="preserve">.1.1 hereof and the </w:t>
      </w:r>
      <w:r w:rsidRPr="00260FBB">
        <w:rPr>
          <w:rFonts w:eastAsia="Arial"/>
          <w:color w:val="000000"/>
        </w:rPr>
        <w:t xml:space="preserve">certificates representing all the Purchased Shares duly endorsed in favour of the </w:t>
      </w:r>
      <w:r w:rsidR="00AF6638" w:rsidRPr="00260FBB">
        <w:rPr>
          <w:rFonts w:eastAsia="Arial"/>
          <w:color w:val="000000"/>
        </w:rPr>
        <w:t>Purchaser</w:t>
      </w:r>
      <w:r w:rsidR="00AF6638">
        <w:rPr>
          <w:rFonts w:eastAsia="Arial"/>
          <w:color w:val="000000"/>
        </w:rPr>
        <w:t>.</w:t>
      </w:r>
    </w:p>
    <w:p w14:paraId="636BF5DA" w14:textId="13E30BE7" w:rsidR="00A90A1C" w:rsidRDefault="001C10A7" w:rsidP="001C10A7">
      <w:pPr>
        <w:spacing w:before="120" w:line="300" w:lineRule="atLeast"/>
        <w:ind w:left="1440" w:firstLine="720"/>
        <w:jc w:val="both"/>
        <w:rPr>
          <w:rFonts w:eastAsia="Arial"/>
          <w:color w:val="000000"/>
        </w:rPr>
      </w:pPr>
      <w:r>
        <w:rPr>
          <w:rFonts w:eastAsia="Arial"/>
          <w:color w:val="000000"/>
        </w:rPr>
        <w:t xml:space="preserve">ii) </w:t>
      </w:r>
      <w:r w:rsidR="00067A64">
        <w:rPr>
          <w:rFonts w:eastAsia="Arial"/>
          <w:color w:val="000000"/>
        </w:rPr>
        <w:t xml:space="preserve">the company key for the BC corporate </w:t>
      </w:r>
      <w:r w:rsidR="00AF6638">
        <w:rPr>
          <w:rFonts w:eastAsia="Arial"/>
          <w:color w:val="000000"/>
        </w:rPr>
        <w:t>registry.</w:t>
      </w:r>
      <w:r w:rsidR="00067A64">
        <w:rPr>
          <w:rFonts w:eastAsia="Arial"/>
          <w:color w:val="000000"/>
        </w:rPr>
        <w:t xml:space="preserve"> </w:t>
      </w:r>
    </w:p>
    <w:p w14:paraId="715CC61B" w14:textId="06CCE9F7" w:rsidR="00084D82" w:rsidRDefault="00FB4915" w:rsidP="002B4C72">
      <w:pPr>
        <w:spacing w:before="120" w:line="300" w:lineRule="atLeast"/>
        <w:ind w:left="720" w:firstLine="720"/>
        <w:jc w:val="both"/>
        <w:rPr>
          <w:rFonts w:eastAsia="Arial"/>
          <w:color w:val="000000"/>
        </w:rPr>
      </w:pPr>
      <w:r>
        <w:rPr>
          <w:rFonts w:eastAsia="Arial"/>
          <w:color w:val="000000"/>
        </w:rPr>
        <w:t>5.2.2</w:t>
      </w:r>
      <w:r w:rsidR="002B4C72">
        <w:rPr>
          <w:rFonts w:eastAsia="Arial"/>
          <w:color w:val="000000"/>
        </w:rPr>
        <w:t xml:space="preserve"> Authorize </w:t>
      </w:r>
      <w:r w:rsidR="000675D1" w:rsidRPr="00260FBB">
        <w:rPr>
          <w:rFonts w:eastAsia="Arial"/>
          <w:color w:val="000000"/>
        </w:rPr>
        <w:t xml:space="preserve">the </w:t>
      </w:r>
      <w:r w:rsidR="00067A64">
        <w:rPr>
          <w:rFonts w:eastAsia="Arial"/>
          <w:color w:val="000000"/>
        </w:rPr>
        <w:t xml:space="preserve">Purchaser’s solicitor </w:t>
      </w:r>
      <w:r w:rsidR="002B4C72">
        <w:rPr>
          <w:rFonts w:eastAsia="Arial"/>
          <w:color w:val="000000"/>
        </w:rPr>
        <w:t>to</w:t>
      </w:r>
      <w:r w:rsidR="000675D1" w:rsidRPr="00260FBB">
        <w:rPr>
          <w:rFonts w:eastAsia="Arial"/>
          <w:color w:val="000000"/>
        </w:rPr>
        <w:t xml:space="preserve"> </w:t>
      </w:r>
      <w:r w:rsidR="000675D1">
        <w:rPr>
          <w:rFonts w:eastAsia="Arial"/>
          <w:color w:val="000000"/>
        </w:rPr>
        <w:t>file</w:t>
      </w:r>
      <w:r w:rsidR="00F37AB2">
        <w:rPr>
          <w:rFonts w:eastAsia="Arial"/>
          <w:color w:val="000000"/>
        </w:rPr>
        <w:t xml:space="preserve"> on behalf of the Corporation</w:t>
      </w:r>
      <w:r w:rsidR="000675D1">
        <w:rPr>
          <w:rFonts w:eastAsia="Arial"/>
          <w:color w:val="000000"/>
        </w:rPr>
        <w:t>:</w:t>
      </w:r>
      <w:r w:rsidR="00F37AB2">
        <w:rPr>
          <w:rFonts w:eastAsia="Arial"/>
          <w:color w:val="000000"/>
        </w:rPr>
        <w:t xml:space="preserve"> the FINTRAC form known as the “Request Money Services Business or Foreign Money Services Business Registration Updates” and hosted at the following </w:t>
      </w:r>
      <w:r w:rsidR="00084D82">
        <w:rPr>
          <w:rFonts w:eastAsia="Arial"/>
          <w:color w:val="000000"/>
        </w:rPr>
        <w:t xml:space="preserve">online address: </w:t>
      </w:r>
      <w:hyperlink r:id="rId10" w:history="1">
        <w:r w:rsidR="00084D82" w:rsidRPr="0012179B">
          <w:rPr>
            <w:rStyle w:val="Hyperlink"/>
            <w:rFonts w:eastAsia="Arial"/>
          </w:rPr>
          <w:t>https://forms-formulaires.alpha.canada.ca/en/id/clwtp4i5j031kx883je15qc78</w:t>
        </w:r>
      </w:hyperlink>
      <w:r w:rsidR="00084D82">
        <w:rPr>
          <w:rFonts w:eastAsia="Arial"/>
          <w:color w:val="000000"/>
        </w:rPr>
        <w:t xml:space="preserve"> (the “MSB Registration Update Form”) and in respect of the MSB Registration Update Form</w:t>
      </w:r>
    </w:p>
    <w:p w14:paraId="3D86FB09" w14:textId="582EECEB" w:rsidR="000675D1" w:rsidRPr="00A90A1C" w:rsidRDefault="009A09FD" w:rsidP="00200288">
      <w:pPr>
        <w:spacing w:before="120" w:line="300" w:lineRule="atLeast"/>
        <w:ind w:left="720"/>
        <w:jc w:val="both"/>
        <w:rPr>
          <w:rFonts w:eastAsia="Arial"/>
          <w:color w:val="000000"/>
        </w:rPr>
      </w:pPr>
      <w:r>
        <w:rPr>
          <w:rFonts w:eastAsia="Arial"/>
          <w:color w:val="000000"/>
        </w:rPr>
        <w:tab/>
      </w:r>
    </w:p>
    <w:p w14:paraId="05B011B6" w14:textId="1B6F7EA1" w:rsidR="0017795B" w:rsidRPr="00260FBB" w:rsidRDefault="00A90A1C">
      <w:pPr>
        <w:spacing w:before="120" w:line="300" w:lineRule="atLeast"/>
        <w:ind w:left="360"/>
        <w:jc w:val="both"/>
      </w:pPr>
      <w:r>
        <w:rPr>
          <w:rFonts w:eastAsia="Arial"/>
          <w:color w:val="000000"/>
        </w:rPr>
        <w:t>5</w:t>
      </w:r>
      <w:r w:rsidRPr="00260FBB">
        <w:rPr>
          <w:rFonts w:eastAsia="Arial"/>
          <w:color w:val="000000"/>
        </w:rPr>
        <w:t xml:space="preserve">. </w:t>
      </w:r>
      <w:r w:rsidRPr="00260FBB">
        <w:rPr>
          <w:rFonts w:eastAsia="Arial"/>
          <w:b/>
          <w:color w:val="000000"/>
        </w:rPr>
        <w:t>Representations and Warranties of the Vendor.</w:t>
      </w:r>
      <w:r w:rsidRPr="00260FBB">
        <w:rPr>
          <w:rFonts w:eastAsia="Arial"/>
          <w:color w:val="000000"/>
        </w:rPr>
        <w:t xml:space="preserve"> The Vendor covenant, represent and warrant as follows as of the date hereof and as of the Closing Date and </w:t>
      </w:r>
      <w:r w:rsidR="00594981">
        <w:rPr>
          <w:rFonts w:eastAsia="Arial"/>
          <w:color w:val="000000"/>
        </w:rPr>
        <w:t>each</w:t>
      </w:r>
      <w:r w:rsidRPr="00260FBB">
        <w:rPr>
          <w:rFonts w:eastAsia="Arial"/>
          <w:color w:val="000000"/>
        </w:rPr>
        <w:t xml:space="preserve"> acknowledges that the Purchaser is relying upon such covenants, representations and warranties in connection with the purchase by the Purchaser of the Purchased Shares:</w:t>
      </w:r>
    </w:p>
    <w:p w14:paraId="53B7C2FB" w14:textId="500FA123" w:rsidR="008023F4" w:rsidRPr="00F825F6" w:rsidRDefault="00A90A1C">
      <w:pPr>
        <w:spacing w:before="120" w:line="300" w:lineRule="atLeast"/>
        <w:ind w:left="720"/>
        <w:jc w:val="both"/>
        <w:rPr>
          <w:rFonts w:eastAsia="Arial"/>
          <w:color w:val="000000"/>
          <w:u w:val="single"/>
        </w:rPr>
      </w:pPr>
      <w:r w:rsidRPr="00F825F6">
        <w:rPr>
          <w:rFonts w:eastAsia="Arial"/>
          <w:color w:val="000000"/>
          <w:u w:val="single"/>
        </w:rPr>
        <w:t xml:space="preserve">5.1 </w:t>
      </w:r>
      <w:r w:rsidR="008023F4" w:rsidRPr="00F825F6">
        <w:rPr>
          <w:rFonts w:eastAsia="Arial"/>
          <w:color w:val="000000"/>
          <w:u w:val="single"/>
        </w:rPr>
        <w:t>Corporate Registration Representations and Warranties</w:t>
      </w:r>
    </w:p>
    <w:p w14:paraId="4EA43428" w14:textId="6CAC9944" w:rsidR="0017795B" w:rsidRPr="00260FBB" w:rsidRDefault="008023F4">
      <w:pPr>
        <w:spacing w:before="120" w:line="300" w:lineRule="atLeast"/>
        <w:ind w:left="720"/>
        <w:jc w:val="both"/>
      </w:pPr>
      <w:r>
        <w:rPr>
          <w:rFonts w:eastAsia="Arial"/>
          <w:color w:val="000000"/>
        </w:rPr>
        <w:t xml:space="preserve">(a) </w:t>
      </w:r>
      <w:r w:rsidRPr="00260FBB">
        <w:rPr>
          <w:rFonts w:eastAsia="Arial"/>
          <w:color w:val="000000"/>
        </w:rPr>
        <w:t xml:space="preserve">The authorized capital of the Corporation consists of </w:t>
      </w:r>
      <w:r w:rsidR="00A90A1C">
        <w:rPr>
          <w:rFonts w:eastAsia="Arial"/>
          <w:color w:val="000000"/>
        </w:rPr>
        <w:t xml:space="preserve">an unlimited number of </w:t>
      </w:r>
      <w:r w:rsidRPr="00260FBB">
        <w:rPr>
          <w:rFonts w:eastAsia="Arial"/>
          <w:color w:val="000000"/>
        </w:rPr>
        <w:t>common voting shares with</w:t>
      </w:r>
      <w:r w:rsidR="00A90A1C">
        <w:rPr>
          <w:rFonts w:eastAsia="Arial"/>
          <w:color w:val="000000"/>
        </w:rPr>
        <w:t xml:space="preserve"> </w:t>
      </w:r>
      <w:r w:rsidRPr="00260FBB">
        <w:rPr>
          <w:rFonts w:eastAsia="Arial"/>
          <w:color w:val="000000"/>
        </w:rPr>
        <w:t>par value of</w:t>
      </w:r>
      <w:r w:rsidR="00A90A1C">
        <w:rPr>
          <w:rFonts w:eastAsia="Arial"/>
          <w:color w:val="000000"/>
        </w:rPr>
        <w:t xml:space="preserve"> one (1) </w:t>
      </w:r>
      <w:r w:rsidR="000E279B">
        <w:rPr>
          <w:rFonts w:eastAsia="Arial"/>
          <w:color w:val="000000"/>
        </w:rPr>
        <w:t>Canadian D</w:t>
      </w:r>
      <w:r w:rsidR="00A90A1C">
        <w:rPr>
          <w:rFonts w:eastAsia="Arial"/>
          <w:color w:val="000000"/>
        </w:rPr>
        <w:t>ollar</w:t>
      </w:r>
      <w:r w:rsidR="000E279B">
        <w:rPr>
          <w:rFonts w:eastAsia="Arial"/>
          <w:color w:val="000000"/>
        </w:rPr>
        <w:t xml:space="preserve"> for each share, of</w:t>
      </w:r>
      <w:r w:rsidR="00A90A1C">
        <w:rPr>
          <w:rFonts w:eastAsia="Arial"/>
          <w:color w:val="000000"/>
        </w:rPr>
        <w:t xml:space="preserve"> </w:t>
      </w:r>
      <w:r w:rsidRPr="00260FBB">
        <w:rPr>
          <w:rFonts w:eastAsia="Arial"/>
          <w:color w:val="000000"/>
        </w:rPr>
        <w:t>which [</w:t>
      </w:r>
      <w:del w:id="10" w:author="Matthew Levine" w:date="2025-02-12T13:40:00Z" w16du:dateUtc="2025-02-12T18:40:00Z">
        <w:r w:rsidR="000E279B" w:rsidDel="00E66146">
          <w:rPr>
            <w:rFonts w:eastAsia="Arial"/>
            <w:color w:val="000000"/>
          </w:rPr>
          <w:delText xml:space="preserve">one </w:delText>
        </w:r>
      </w:del>
      <w:ins w:id="11" w:author="Matthew Levine" w:date="2025-02-12T13:40:00Z" w16du:dateUtc="2025-02-12T18:40:00Z">
        <w:r w:rsidR="00E66146">
          <w:rPr>
            <w:rFonts w:eastAsia="Arial"/>
            <w:color w:val="000000"/>
          </w:rPr>
          <w:t>ten</w:t>
        </w:r>
        <w:r w:rsidR="00E66146">
          <w:rPr>
            <w:rFonts w:eastAsia="Arial"/>
            <w:color w:val="000000"/>
          </w:rPr>
          <w:t xml:space="preserve"> </w:t>
        </w:r>
      </w:ins>
      <w:r w:rsidR="000E279B">
        <w:rPr>
          <w:rFonts w:eastAsia="Arial"/>
          <w:color w:val="000000"/>
        </w:rPr>
        <w:t>thousand (1</w:t>
      </w:r>
      <w:ins w:id="12" w:author="Matthew Levine" w:date="2025-02-12T13:40:00Z" w16du:dateUtc="2025-02-12T18:40:00Z">
        <w:r w:rsidR="00E66146">
          <w:rPr>
            <w:rFonts w:eastAsia="Arial"/>
            <w:color w:val="000000"/>
          </w:rPr>
          <w:t>0</w:t>
        </w:r>
      </w:ins>
      <w:r w:rsidR="000E279B">
        <w:rPr>
          <w:rFonts w:eastAsia="Arial"/>
          <w:color w:val="000000"/>
        </w:rPr>
        <w:t>,000)</w:t>
      </w:r>
      <w:r w:rsidRPr="00260FBB">
        <w:rPr>
          <w:rFonts w:eastAsia="Arial"/>
          <w:color w:val="000000"/>
        </w:rPr>
        <w:t>] have been duly issued and are outstanding as fully paid and non-assessable.</w:t>
      </w:r>
    </w:p>
    <w:p w14:paraId="0C71AF7C" w14:textId="501320D2" w:rsidR="0017795B" w:rsidRPr="00260FBB" w:rsidRDefault="008023F4">
      <w:pPr>
        <w:spacing w:before="120" w:line="300" w:lineRule="atLeast"/>
        <w:ind w:left="720"/>
        <w:jc w:val="both"/>
      </w:pPr>
      <w:r>
        <w:rPr>
          <w:rFonts w:eastAsia="Arial"/>
          <w:color w:val="000000"/>
        </w:rPr>
        <w:t>(b)</w:t>
      </w:r>
      <w:r w:rsidRPr="00260FBB">
        <w:rPr>
          <w:rFonts w:eastAsia="Arial"/>
          <w:color w:val="000000"/>
        </w:rPr>
        <w:t xml:space="preserve"> The shareholders of record are as follows:</w:t>
      </w:r>
    </w:p>
    <w:p w14:paraId="0065F06F" w14:textId="06DF7A5C" w:rsidR="0017795B" w:rsidRPr="00260FBB" w:rsidRDefault="007D032A">
      <w:pPr>
        <w:spacing w:before="200" w:line="300" w:lineRule="atLeast"/>
        <w:ind w:left="720"/>
        <w:jc w:val="both"/>
      </w:pPr>
      <w:r w:rsidRPr="00260FBB">
        <w:rPr>
          <w:rFonts w:eastAsia="Arial"/>
          <w:color w:val="000000"/>
        </w:rPr>
        <w:t>[</w:t>
      </w:r>
      <w:r w:rsidR="007B456D">
        <w:rPr>
          <w:rFonts w:eastAsia="Arial"/>
          <w:color w:val="000000"/>
        </w:rPr>
        <w:t>Jose David Barrios</w:t>
      </w:r>
      <w:r w:rsidRPr="00260FBB">
        <w:rPr>
          <w:rFonts w:eastAsia="Arial"/>
          <w:color w:val="000000"/>
        </w:rPr>
        <w:t xml:space="preserve">] — </w:t>
      </w:r>
      <w:r w:rsidR="00524DCC">
        <w:rPr>
          <w:rFonts w:eastAsia="Arial"/>
          <w:color w:val="000000"/>
        </w:rPr>
        <w:t>1</w:t>
      </w:r>
      <w:ins w:id="13" w:author="Matthew Levine" w:date="2025-02-12T13:40:00Z" w16du:dateUtc="2025-02-12T18:40:00Z">
        <w:r w:rsidR="00E66146">
          <w:rPr>
            <w:rFonts w:eastAsia="Arial"/>
            <w:color w:val="000000"/>
          </w:rPr>
          <w:t>0</w:t>
        </w:r>
      </w:ins>
      <w:r w:rsidR="00524DCC">
        <w:rPr>
          <w:rFonts w:eastAsia="Arial"/>
          <w:color w:val="000000"/>
        </w:rPr>
        <w:t>,000</w:t>
      </w:r>
      <w:r w:rsidRPr="00260FBB">
        <w:rPr>
          <w:rFonts w:eastAsia="Arial"/>
          <w:color w:val="000000"/>
        </w:rPr>
        <w:t xml:space="preserve"> common shares</w:t>
      </w:r>
    </w:p>
    <w:p w14:paraId="61C57145" w14:textId="77777777" w:rsidR="0017795B" w:rsidRPr="00260FBB" w:rsidRDefault="007D032A">
      <w:pPr>
        <w:spacing w:before="200" w:line="300" w:lineRule="atLeast"/>
        <w:ind w:left="720"/>
        <w:jc w:val="both"/>
      </w:pPr>
      <w:r w:rsidRPr="00260FBB">
        <w:rPr>
          <w:rFonts w:eastAsia="Arial"/>
          <w:color w:val="000000"/>
        </w:rPr>
        <w:t>and such shares are owned by the Vendor, are held with good and marketable title, free and clear of all mortgages, liens, charges, security interests, adverse claims, pledges, encumbrances and demands whatsoever.</w:t>
      </w:r>
    </w:p>
    <w:p w14:paraId="6E973E94" w14:textId="33F805F0" w:rsidR="0017795B" w:rsidRPr="00260FBB" w:rsidRDefault="008023F4">
      <w:pPr>
        <w:spacing w:before="120" w:line="300" w:lineRule="atLeast"/>
        <w:ind w:left="720"/>
        <w:jc w:val="both"/>
      </w:pPr>
      <w:r>
        <w:rPr>
          <w:rFonts w:eastAsia="Arial"/>
          <w:color w:val="000000"/>
        </w:rPr>
        <w:t>(c)</w:t>
      </w:r>
      <w:r w:rsidRPr="00260FBB">
        <w:rPr>
          <w:rFonts w:eastAsia="Arial"/>
          <w:color w:val="000000"/>
        </w:rPr>
        <w:t xml:space="preserve"> No person, firm or corporation has any agreement or option or any right (whether by law, pre-emptive or contractual and including convertible securities, warrants or convertible obligations of any nature) for the purchase or the issue of either the Purchased Shares or any unissued shares in the capital stock of the Corporation.</w:t>
      </w:r>
    </w:p>
    <w:p w14:paraId="3B48AC2D" w14:textId="6DC763C2" w:rsidR="0017795B" w:rsidRPr="00260FBB" w:rsidRDefault="008023F4">
      <w:pPr>
        <w:spacing w:before="120" w:line="300" w:lineRule="atLeast"/>
        <w:ind w:left="720"/>
        <w:jc w:val="both"/>
      </w:pPr>
      <w:r>
        <w:rPr>
          <w:rFonts w:eastAsia="Arial"/>
          <w:color w:val="000000"/>
        </w:rPr>
        <w:t>(d)</w:t>
      </w:r>
      <w:r w:rsidRPr="00260FBB">
        <w:rPr>
          <w:rFonts w:eastAsia="Arial"/>
          <w:color w:val="000000"/>
        </w:rPr>
        <w:t xml:space="preserve"> The entering into of this agreement and the transactions contemplated hereby will not result in the violation of any of the terms and provisions of the constating documents of the Vendor or of any indenture or other agreement, written or oral, to which the Vendor may be a party.</w:t>
      </w:r>
    </w:p>
    <w:p w14:paraId="6E02104A" w14:textId="7F7C5595" w:rsidR="0017795B" w:rsidRDefault="008023F4">
      <w:pPr>
        <w:spacing w:before="120" w:line="300" w:lineRule="atLeast"/>
        <w:ind w:left="720"/>
        <w:jc w:val="both"/>
        <w:rPr>
          <w:rFonts w:eastAsia="Arial"/>
          <w:color w:val="000000"/>
        </w:rPr>
      </w:pPr>
      <w:r>
        <w:rPr>
          <w:rFonts w:eastAsia="Arial"/>
          <w:color w:val="000000"/>
        </w:rPr>
        <w:t xml:space="preserve">(e) </w:t>
      </w:r>
      <w:r w:rsidRPr="00260FBB">
        <w:rPr>
          <w:rFonts w:eastAsia="Arial"/>
          <w:color w:val="000000"/>
        </w:rPr>
        <w:t>This agreement has been duly executed and delivered by the Vendor and is a valid and binding obligation of the Vendor enforceable in accordance with its terms.</w:t>
      </w:r>
    </w:p>
    <w:p w14:paraId="12A5E7FC" w14:textId="77777777" w:rsidR="00200288" w:rsidRPr="00260FBB" w:rsidRDefault="00200288">
      <w:pPr>
        <w:spacing w:before="120" w:line="300" w:lineRule="atLeast"/>
        <w:ind w:left="720"/>
        <w:jc w:val="both"/>
      </w:pPr>
    </w:p>
    <w:p w14:paraId="4A45F7F9" w14:textId="5650C19A" w:rsidR="008023F4" w:rsidRPr="00F825F6" w:rsidRDefault="00524DCC" w:rsidP="00690627">
      <w:pPr>
        <w:spacing w:before="120" w:line="300" w:lineRule="atLeast"/>
        <w:ind w:left="720"/>
        <w:jc w:val="both"/>
        <w:rPr>
          <w:rFonts w:eastAsia="Arial"/>
          <w:color w:val="000000"/>
          <w:u w:val="single"/>
        </w:rPr>
      </w:pPr>
      <w:r w:rsidRPr="00F825F6">
        <w:rPr>
          <w:rFonts w:eastAsia="Arial"/>
          <w:color w:val="000000"/>
          <w:u w:val="single"/>
        </w:rPr>
        <w:t>5.</w:t>
      </w:r>
      <w:r w:rsidR="008023F4" w:rsidRPr="00F825F6">
        <w:rPr>
          <w:rFonts w:eastAsia="Arial"/>
          <w:color w:val="000000"/>
          <w:u w:val="single"/>
        </w:rPr>
        <w:t>2</w:t>
      </w:r>
      <w:r w:rsidRPr="00F825F6">
        <w:rPr>
          <w:rFonts w:eastAsia="Arial"/>
          <w:color w:val="000000"/>
          <w:u w:val="single"/>
        </w:rPr>
        <w:t xml:space="preserve"> </w:t>
      </w:r>
      <w:r w:rsidR="008F333F" w:rsidRPr="00F825F6">
        <w:rPr>
          <w:rFonts w:eastAsia="Arial"/>
          <w:color w:val="000000"/>
          <w:u w:val="single"/>
        </w:rPr>
        <w:t>Tax Compliance Representations and Warranties</w:t>
      </w:r>
    </w:p>
    <w:p w14:paraId="30A3832C" w14:textId="6B842FC9" w:rsidR="008F333F" w:rsidRDefault="008F333F" w:rsidP="00690627">
      <w:pPr>
        <w:spacing w:before="120" w:line="300" w:lineRule="atLeast"/>
        <w:ind w:left="720"/>
        <w:jc w:val="both"/>
        <w:rPr>
          <w:rFonts w:eastAsia="Arial"/>
          <w:color w:val="000000"/>
        </w:rPr>
      </w:pPr>
      <w:r>
        <w:rPr>
          <w:rFonts w:eastAsia="Arial"/>
          <w:color w:val="000000"/>
        </w:rPr>
        <w:t xml:space="preserve">(a) The Corporation has not established any sales tax </w:t>
      </w:r>
      <w:proofErr w:type="gramStart"/>
      <w:r w:rsidR="002F4037">
        <w:rPr>
          <w:rFonts w:eastAsia="Arial"/>
          <w:color w:val="000000"/>
        </w:rPr>
        <w:t>registration;</w:t>
      </w:r>
      <w:proofErr w:type="gramEnd"/>
    </w:p>
    <w:p w14:paraId="6E1E3CC5" w14:textId="774B2E2C" w:rsidR="002F4037" w:rsidRDefault="002F4037" w:rsidP="00690627">
      <w:pPr>
        <w:spacing w:before="120" w:line="300" w:lineRule="atLeast"/>
        <w:ind w:left="720"/>
        <w:jc w:val="both"/>
        <w:rPr>
          <w:rFonts w:eastAsia="Arial"/>
          <w:color w:val="000000"/>
        </w:rPr>
      </w:pPr>
      <w:r>
        <w:rPr>
          <w:rFonts w:eastAsia="Arial"/>
          <w:color w:val="000000"/>
        </w:rPr>
        <w:t>(b) The Corporation’s business number for purposes of dealing with the Canada Revenue Agency is</w:t>
      </w:r>
      <w:r w:rsidR="00B35FC0">
        <w:rPr>
          <w:rFonts w:eastAsia="Arial"/>
          <w:color w:val="000000"/>
        </w:rPr>
        <w:t xml:space="preserve"> as follows</w:t>
      </w:r>
      <w:r w:rsidR="00A350DD">
        <w:rPr>
          <w:rFonts w:eastAsia="Arial"/>
          <w:color w:val="000000"/>
        </w:rPr>
        <w:t xml:space="preserve"> (“Business Number”)</w:t>
      </w:r>
      <w:r w:rsidR="00B35FC0">
        <w:rPr>
          <w:rFonts w:eastAsia="Arial"/>
          <w:color w:val="000000"/>
        </w:rPr>
        <w:t xml:space="preserve">: </w:t>
      </w:r>
    </w:p>
    <w:p w14:paraId="540F0618" w14:textId="0D74A073" w:rsidR="00690627" w:rsidRDefault="00B35FC0" w:rsidP="00B35FC0">
      <w:pPr>
        <w:spacing w:before="120" w:line="300" w:lineRule="atLeast"/>
        <w:ind w:left="720"/>
        <w:jc w:val="both"/>
        <w:rPr>
          <w:rFonts w:eastAsia="Arial"/>
          <w:color w:val="000000"/>
        </w:rPr>
      </w:pPr>
      <w:r>
        <w:rPr>
          <w:rFonts w:eastAsia="Arial"/>
          <w:color w:val="000000"/>
        </w:rPr>
        <w:lastRenderedPageBreak/>
        <w:t>(</w:t>
      </w:r>
      <w:proofErr w:type="gramStart"/>
      <w:r>
        <w:rPr>
          <w:rFonts w:eastAsia="Arial"/>
          <w:color w:val="000000"/>
        </w:rPr>
        <w:t>c )</w:t>
      </w:r>
      <w:proofErr w:type="gramEnd"/>
      <w:r>
        <w:rPr>
          <w:rFonts w:eastAsia="Arial"/>
          <w:color w:val="000000"/>
        </w:rPr>
        <w:t xml:space="preserve"> </w:t>
      </w:r>
      <w:r w:rsidRPr="00690627">
        <w:rPr>
          <w:rFonts w:eastAsia="Arial"/>
          <w:color w:val="000000"/>
        </w:rPr>
        <w:t xml:space="preserve">The Vendor is a non-resident within the meaning of the </w:t>
      </w:r>
      <w:r w:rsidRPr="00FA3996">
        <w:rPr>
          <w:rFonts w:eastAsia="Arial"/>
          <w:iCs/>
          <w:color w:val="000000"/>
        </w:rPr>
        <w:t>Canadian</w:t>
      </w:r>
      <w:r w:rsidRPr="00690627">
        <w:rPr>
          <w:rFonts w:eastAsia="Arial"/>
          <w:i/>
          <w:color w:val="000000"/>
        </w:rPr>
        <w:t xml:space="preserve"> </w:t>
      </w:r>
      <w:r w:rsidR="00FA3996">
        <w:rPr>
          <w:rFonts w:eastAsia="Arial"/>
          <w:i/>
          <w:color w:val="000000"/>
        </w:rPr>
        <w:t xml:space="preserve">Income </w:t>
      </w:r>
      <w:r w:rsidRPr="00690627">
        <w:rPr>
          <w:rFonts w:eastAsia="Arial"/>
          <w:i/>
          <w:color w:val="000000"/>
        </w:rPr>
        <w:t>Tax Act</w:t>
      </w:r>
      <w:r w:rsidR="00FA3996">
        <w:rPr>
          <w:rFonts w:eastAsia="Arial"/>
          <w:color w:val="000000"/>
        </w:rPr>
        <w:t xml:space="preserve"> (“ITA”)</w:t>
      </w:r>
    </w:p>
    <w:p w14:paraId="06C57AE9" w14:textId="02D8C12B" w:rsidR="00690627" w:rsidRPr="00690627" w:rsidRDefault="00B35FC0" w:rsidP="00690627">
      <w:pPr>
        <w:spacing w:before="120" w:line="300" w:lineRule="atLeast"/>
        <w:ind w:left="720"/>
        <w:jc w:val="both"/>
        <w:rPr>
          <w:rFonts w:eastAsia="Arial"/>
          <w:color w:val="000000"/>
        </w:rPr>
      </w:pPr>
      <w:r>
        <w:rPr>
          <w:rFonts w:eastAsia="Arial"/>
          <w:color w:val="000000"/>
        </w:rPr>
        <w:t xml:space="preserve">(d) </w:t>
      </w:r>
      <w:r w:rsidR="00690627">
        <w:rPr>
          <w:rFonts w:eastAsia="Arial"/>
          <w:color w:val="000000"/>
        </w:rPr>
        <w:t xml:space="preserve"> </w:t>
      </w:r>
      <w:r w:rsidR="00690627" w:rsidRPr="00690627">
        <w:rPr>
          <w:color w:val="212121"/>
          <w:shd w:val="clear" w:color="auto" w:fill="FFFFFF"/>
        </w:rPr>
        <w:t xml:space="preserve">The Purchased Shares </w:t>
      </w:r>
      <w:r w:rsidR="00690627">
        <w:rPr>
          <w:color w:val="212121"/>
          <w:shd w:val="clear" w:color="auto" w:fill="FFFFFF"/>
        </w:rPr>
        <w:t xml:space="preserve">have not, </w:t>
      </w:r>
      <w:r w:rsidR="00690627" w:rsidRPr="00690627">
        <w:rPr>
          <w:color w:val="212121"/>
          <w:shd w:val="clear" w:color="auto" w:fill="FFFFFF"/>
        </w:rPr>
        <w:t>do not</w:t>
      </w:r>
      <w:r w:rsidR="00690627">
        <w:rPr>
          <w:color w:val="212121"/>
          <w:shd w:val="clear" w:color="auto" w:fill="FFFFFF"/>
        </w:rPr>
        <w:t xml:space="preserve"> and will not</w:t>
      </w:r>
      <w:r w:rsidR="00690627" w:rsidRPr="00690627">
        <w:rPr>
          <w:color w:val="212121"/>
          <w:shd w:val="clear" w:color="auto" w:fill="FFFFFF"/>
        </w:rPr>
        <w:t xml:space="preserve"> in any respect whatsoever derive their value, at the Closing Time or at any point in the prior 60-months, from </w:t>
      </w:r>
      <w:r w:rsidR="00690627">
        <w:rPr>
          <w:color w:val="212121"/>
          <w:shd w:val="clear" w:color="auto" w:fill="FFFFFF"/>
        </w:rPr>
        <w:t xml:space="preserve">i) </w:t>
      </w:r>
      <w:r w:rsidR="00690627" w:rsidRPr="00690627">
        <w:rPr>
          <w:color w:val="212121"/>
          <w:shd w:val="clear" w:color="auto" w:fill="FFFFFF"/>
        </w:rPr>
        <w:t>real or immovable property situated in Canada,</w:t>
      </w:r>
      <w:r w:rsidR="00690627">
        <w:rPr>
          <w:color w:val="212121"/>
          <w:shd w:val="clear" w:color="auto" w:fill="FFFFFF"/>
        </w:rPr>
        <w:t xml:space="preserve"> or</w:t>
      </w:r>
      <w:r w:rsidR="00690627" w:rsidRPr="00690627">
        <w:rPr>
          <w:color w:val="212121"/>
          <w:shd w:val="clear" w:color="auto" w:fill="FFFFFF"/>
        </w:rPr>
        <w:t xml:space="preserve"> </w:t>
      </w:r>
      <w:r w:rsidR="00690627">
        <w:rPr>
          <w:color w:val="212121"/>
          <w:shd w:val="clear" w:color="auto" w:fill="FFFFFF"/>
        </w:rPr>
        <w:t xml:space="preserve">ii) </w:t>
      </w:r>
      <w:r w:rsidR="00690627" w:rsidRPr="00690627">
        <w:rPr>
          <w:color w:val="212121"/>
          <w:shd w:val="clear" w:color="auto" w:fill="FFFFFF"/>
        </w:rPr>
        <w:t>Canadian resource property or timber resource property.</w:t>
      </w:r>
    </w:p>
    <w:p w14:paraId="65ED87AF" w14:textId="62B94443" w:rsidR="002C2D5E" w:rsidRDefault="00B35FC0" w:rsidP="00B35FC0">
      <w:pPr>
        <w:spacing w:before="120" w:line="300" w:lineRule="atLeast"/>
        <w:ind w:left="720"/>
        <w:jc w:val="both"/>
        <w:rPr>
          <w:rFonts w:eastAsia="Arial"/>
          <w:color w:val="000000"/>
        </w:rPr>
      </w:pPr>
      <w:r>
        <w:t xml:space="preserve">(e) </w:t>
      </w:r>
      <w:r w:rsidRPr="00260FBB">
        <w:rPr>
          <w:rFonts w:eastAsia="Arial"/>
          <w:color w:val="000000"/>
        </w:rPr>
        <w:t>T</w:t>
      </w:r>
      <w:r w:rsidR="00BC7D23">
        <w:rPr>
          <w:rFonts w:eastAsia="Arial"/>
          <w:color w:val="000000"/>
        </w:rPr>
        <w:t xml:space="preserve">he </w:t>
      </w:r>
      <w:r w:rsidR="00FA3996">
        <w:rPr>
          <w:rFonts w:eastAsia="Arial"/>
          <w:color w:val="000000"/>
        </w:rPr>
        <w:t xml:space="preserve">Purchased Shares are not Taxable Property as that term is defined and used in section 116 of the ITA and </w:t>
      </w:r>
      <w:r w:rsidR="002C2D5E" w:rsidRPr="00260FBB">
        <w:rPr>
          <w:rFonts w:eastAsia="Arial"/>
          <w:color w:val="000000"/>
        </w:rPr>
        <w:t xml:space="preserve">there </w:t>
      </w:r>
      <w:r w:rsidR="002C2D5E">
        <w:rPr>
          <w:rFonts w:eastAsia="Arial"/>
          <w:color w:val="000000"/>
        </w:rPr>
        <w:t>is</w:t>
      </w:r>
      <w:r w:rsidR="002C2D5E" w:rsidRPr="00260FBB">
        <w:rPr>
          <w:rFonts w:eastAsia="Arial"/>
          <w:color w:val="000000"/>
        </w:rPr>
        <w:t xml:space="preserve"> no </w:t>
      </w:r>
      <w:r w:rsidR="002C2D5E">
        <w:rPr>
          <w:rFonts w:eastAsia="Arial"/>
          <w:color w:val="000000"/>
        </w:rPr>
        <w:t>requirement</w:t>
      </w:r>
      <w:r w:rsidR="00544FE9">
        <w:rPr>
          <w:rFonts w:eastAsia="Arial"/>
          <w:color w:val="000000"/>
        </w:rPr>
        <w:t xml:space="preserve"> on any of the parties</w:t>
      </w:r>
      <w:r w:rsidR="002C2D5E">
        <w:rPr>
          <w:rFonts w:eastAsia="Arial"/>
          <w:color w:val="000000"/>
        </w:rPr>
        <w:t xml:space="preserve"> to withhold</w:t>
      </w:r>
      <w:r w:rsidR="006C46E2">
        <w:rPr>
          <w:rFonts w:eastAsia="Arial"/>
          <w:color w:val="000000"/>
        </w:rPr>
        <w:t xml:space="preserve"> </w:t>
      </w:r>
      <w:r w:rsidR="00544FE9">
        <w:rPr>
          <w:rFonts w:eastAsia="Arial"/>
          <w:color w:val="000000"/>
        </w:rPr>
        <w:t xml:space="preserve">any amount </w:t>
      </w:r>
      <w:r w:rsidR="006C46E2">
        <w:rPr>
          <w:rFonts w:eastAsia="Arial"/>
          <w:color w:val="000000"/>
        </w:rPr>
        <w:t xml:space="preserve">pursuant </w:t>
      </w:r>
      <w:r w:rsidR="00544FE9">
        <w:rPr>
          <w:rFonts w:eastAsia="Arial"/>
          <w:color w:val="000000"/>
        </w:rPr>
        <w:t xml:space="preserve">to the </w:t>
      </w:r>
      <w:proofErr w:type="gramStart"/>
      <w:r w:rsidR="00544FE9">
        <w:rPr>
          <w:rFonts w:eastAsia="Arial"/>
          <w:color w:val="000000"/>
        </w:rPr>
        <w:t>aforementioned section</w:t>
      </w:r>
      <w:proofErr w:type="gramEnd"/>
      <w:r w:rsidR="00544FE9">
        <w:rPr>
          <w:rFonts w:eastAsia="Arial"/>
          <w:color w:val="000000"/>
        </w:rPr>
        <w:t xml:space="preserve"> 116. </w:t>
      </w:r>
    </w:p>
    <w:p w14:paraId="6336BCB8" w14:textId="77777777" w:rsidR="00BC7D23" w:rsidRPr="00B35FC0" w:rsidRDefault="00BC7D23" w:rsidP="00B35FC0">
      <w:pPr>
        <w:spacing w:before="120" w:line="300" w:lineRule="atLeast"/>
        <w:ind w:left="720"/>
        <w:jc w:val="both"/>
      </w:pPr>
    </w:p>
    <w:p w14:paraId="2EF90497" w14:textId="77777777" w:rsidR="00BC7D23" w:rsidRPr="00F825F6" w:rsidRDefault="00544FE9" w:rsidP="00544FE9">
      <w:pPr>
        <w:spacing w:before="120" w:line="300" w:lineRule="atLeast"/>
        <w:ind w:left="720"/>
        <w:jc w:val="both"/>
        <w:rPr>
          <w:rFonts w:eastAsia="Arial"/>
          <w:color w:val="000000"/>
          <w:u w:val="single"/>
        </w:rPr>
      </w:pPr>
      <w:r w:rsidRPr="00F825F6">
        <w:rPr>
          <w:rFonts w:eastAsia="Arial"/>
          <w:color w:val="000000"/>
          <w:u w:val="single"/>
        </w:rPr>
        <w:t>5.</w:t>
      </w:r>
      <w:r w:rsidR="00BC7D23" w:rsidRPr="00F825F6">
        <w:rPr>
          <w:rFonts w:eastAsia="Arial"/>
          <w:color w:val="000000"/>
          <w:u w:val="single"/>
        </w:rPr>
        <w:t>3 Legal Matters</w:t>
      </w:r>
    </w:p>
    <w:p w14:paraId="57E05465" w14:textId="7EC0E42C" w:rsidR="0017795B" w:rsidRPr="00544FE9" w:rsidRDefault="00BC7D23" w:rsidP="00544FE9">
      <w:pPr>
        <w:spacing w:before="120" w:line="300" w:lineRule="atLeast"/>
        <w:ind w:left="720"/>
        <w:jc w:val="both"/>
        <w:rPr>
          <w:rFonts w:eastAsia="Arial"/>
          <w:color w:val="000000"/>
        </w:rPr>
      </w:pPr>
      <w:r>
        <w:rPr>
          <w:rFonts w:eastAsia="Arial"/>
          <w:color w:val="000000"/>
        </w:rPr>
        <w:t xml:space="preserve">(a) </w:t>
      </w:r>
      <w:r w:rsidR="00544FE9">
        <w:rPr>
          <w:rFonts w:eastAsia="Arial"/>
          <w:color w:val="000000"/>
        </w:rPr>
        <w:t xml:space="preserve"> </w:t>
      </w:r>
      <w:r w:rsidRPr="00260FBB">
        <w:rPr>
          <w:rFonts w:eastAsia="Arial"/>
          <w:color w:val="000000"/>
        </w:rPr>
        <w:t>there are no existing or threatened legal actions or claims against the Corporation.</w:t>
      </w:r>
    </w:p>
    <w:p w14:paraId="47921814" w14:textId="05C467E9" w:rsidR="00A029CD" w:rsidRPr="00A029CD" w:rsidRDefault="00BC7D23" w:rsidP="00A029CD">
      <w:pPr>
        <w:spacing w:before="120" w:line="300" w:lineRule="atLeast"/>
        <w:ind w:left="720"/>
        <w:jc w:val="both"/>
        <w:rPr>
          <w:rFonts w:eastAsia="Arial"/>
          <w:color w:val="000000"/>
        </w:rPr>
      </w:pPr>
      <w:r>
        <w:rPr>
          <w:rFonts w:eastAsia="Arial"/>
          <w:color w:val="000000"/>
        </w:rPr>
        <w:t>(b)</w:t>
      </w:r>
      <w:r w:rsidRPr="00260FBB">
        <w:rPr>
          <w:rFonts w:eastAsia="Arial"/>
          <w:color w:val="000000"/>
        </w:rPr>
        <w:t xml:space="preserve"> The Corporation, on [date]</w:t>
      </w:r>
      <w:r w:rsidR="00AD5AAE">
        <w:rPr>
          <w:rFonts w:eastAsia="Arial"/>
          <w:color w:val="000000"/>
        </w:rPr>
        <w:t xml:space="preserve"> and [date]</w:t>
      </w:r>
      <w:r w:rsidRPr="00260FBB">
        <w:rPr>
          <w:rFonts w:eastAsia="Arial"/>
          <w:color w:val="000000"/>
        </w:rPr>
        <w:t xml:space="preserve">, </w:t>
      </w:r>
      <w:r w:rsidR="00AD5AAE">
        <w:rPr>
          <w:rFonts w:eastAsia="Arial"/>
          <w:color w:val="000000"/>
        </w:rPr>
        <w:t>registered with</w:t>
      </w:r>
      <w:r w:rsidR="00C93F6C">
        <w:rPr>
          <w:rFonts w:eastAsia="Arial"/>
          <w:color w:val="000000"/>
        </w:rPr>
        <w:t xml:space="preserve"> the </w:t>
      </w:r>
      <w:r w:rsidR="00C93F6C" w:rsidRPr="00C93F6C">
        <w:rPr>
          <w:rFonts w:eastAsia="Arial"/>
          <w:color w:val="000000"/>
        </w:rPr>
        <w:t>Financial Transactions and Reports Analysis Centre of Canada</w:t>
      </w:r>
      <w:r w:rsidR="00C93F6C">
        <w:rPr>
          <w:rFonts w:eastAsia="Arial"/>
          <w:color w:val="000000"/>
        </w:rPr>
        <w:t xml:space="preserve"> (“FINTRAC”) as a money services business (“MSB”) pursuant to </w:t>
      </w:r>
      <w:r w:rsidR="000E7B2F">
        <w:rPr>
          <w:rFonts w:eastAsia="Arial"/>
          <w:color w:val="000000"/>
        </w:rPr>
        <w:t>section 5(h) of the</w:t>
      </w:r>
      <w:r w:rsidR="00A029CD">
        <w:rPr>
          <w:rFonts w:eastAsia="Arial"/>
          <w:color w:val="000000"/>
        </w:rPr>
        <w:t xml:space="preserve"> </w:t>
      </w:r>
      <w:r w:rsidR="00A029CD" w:rsidRPr="00A029CD">
        <w:rPr>
          <w:i/>
          <w:iCs/>
        </w:rPr>
        <w:t>Proceeds of Crime (Money Laundering) and Terrorist Financing Act</w:t>
      </w:r>
      <w:r w:rsidR="00A029CD">
        <w:rPr>
          <w:rFonts w:eastAsia="Arial"/>
          <w:color w:val="000000"/>
        </w:rPr>
        <w:t xml:space="preserve"> </w:t>
      </w:r>
      <w:r w:rsidR="00A029CD">
        <w:t>S.C. 2000, c. 17</w:t>
      </w:r>
      <w:r w:rsidR="004A6618">
        <w:t xml:space="preserve"> </w:t>
      </w:r>
      <w:r w:rsidR="000E7B2F">
        <w:t>(the “</w:t>
      </w:r>
      <w:r w:rsidR="000E7B2F" w:rsidRPr="000E7B2F">
        <w:rPr>
          <w:i/>
          <w:iCs/>
        </w:rPr>
        <w:t>Act</w:t>
      </w:r>
      <w:r w:rsidR="000E7B2F">
        <w:t xml:space="preserve">”) </w:t>
      </w:r>
      <w:r w:rsidR="004A6618">
        <w:t xml:space="preserve">and all regulations, ministerial directives and FINTRAC interpretation policies </w:t>
      </w:r>
      <w:r w:rsidR="009257E8">
        <w:t xml:space="preserve">applicable thereto. </w:t>
      </w:r>
    </w:p>
    <w:p w14:paraId="5D84642A" w14:textId="2AF8B6D6" w:rsidR="007615B6" w:rsidRDefault="00E55C30" w:rsidP="007615B6">
      <w:pPr>
        <w:spacing w:before="120" w:line="300" w:lineRule="atLeast"/>
        <w:ind w:left="720"/>
        <w:jc w:val="both"/>
        <w:rPr>
          <w:rFonts w:eastAsia="Arial"/>
          <w:color w:val="000000"/>
        </w:rPr>
      </w:pPr>
      <w:r>
        <w:rPr>
          <w:rFonts w:eastAsia="Arial"/>
          <w:color w:val="000000"/>
        </w:rPr>
        <w:t>(c)</w:t>
      </w:r>
      <w:r w:rsidR="00544FE9">
        <w:rPr>
          <w:rFonts w:eastAsia="Arial"/>
          <w:color w:val="000000"/>
        </w:rPr>
        <w:t xml:space="preserve"> </w:t>
      </w:r>
      <w:r w:rsidR="007615B6">
        <w:rPr>
          <w:color w:val="212121"/>
          <w:shd w:val="clear" w:color="auto" w:fill="FFFFFF"/>
        </w:rPr>
        <w:t>Neither the Vendor, the Corporation nor any affiliate of the Vendor or Corporation has at any time been a</w:t>
      </w:r>
      <w:r w:rsidR="007615B6" w:rsidRPr="00694F72">
        <w:rPr>
          <w:color w:val="333333"/>
          <w:shd w:val="clear" w:color="auto" w:fill="FFFFFF"/>
        </w:rPr>
        <w:t> person or entit</w:t>
      </w:r>
      <w:r w:rsidR="007615B6">
        <w:rPr>
          <w:color w:val="333333"/>
          <w:shd w:val="clear" w:color="auto" w:fill="FFFFFF"/>
        </w:rPr>
        <w:t xml:space="preserve">y of the type referred to in section 11.11 (1) of the </w:t>
      </w:r>
      <w:r w:rsidR="007615B6">
        <w:rPr>
          <w:i/>
          <w:iCs/>
        </w:rPr>
        <w:t>Act.</w:t>
      </w:r>
    </w:p>
    <w:p w14:paraId="570A15D2" w14:textId="7AC848B9" w:rsidR="00A350DD" w:rsidRDefault="007615B6" w:rsidP="00A350DD">
      <w:pPr>
        <w:spacing w:before="120" w:line="300" w:lineRule="atLeast"/>
        <w:ind w:left="720"/>
        <w:jc w:val="both"/>
        <w:rPr>
          <w:rFonts w:eastAsia="Arial"/>
          <w:color w:val="000000"/>
        </w:rPr>
      </w:pPr>
      <w:r>
        <w:rPr>
          <w:rFonts w:eastAsia="Arial"/>
          <w:color w:val="000000"/>
        </w:rPr>
        <w:t xml:space="preserve">(d) </w:t>
      </w:r>
      <w:r w:rsidR="00A350DD">
        <w:rPr>
          <w:rFonts w:eastAsia="Arial"/>
          <w:color w:val="000000"/>
        </w:rPr>
        <w:t xml:space="preserve">The Corporation’s organization number for purposes of dealing with FINTRAC, which may also from time to time be </w:t>
      </w:r>
      <w:r w:rsidR="00FD3F77">
        <w:rPr>
          <w:rFonts w:eastAsia="Arial"/>
          <w:color w:val="000000"/>
        </w:rPr>
        <w:t>referred</w:t>
      </w:r>
      <w:r w:rsidR="00A350DD">
        <w:rPr>
          <w:rFonts w:eastAsia="Arial"/>
          <w:color w:val="000000"/>
        </w:rPr>
        <w:t xml:space="preserve"> to as a reporting entity number, is as follows (FINTRAC Organization Number:</w:t>
      </w:r>
    </w:p>
    <w:p w14:paraId="2208F4D0" w14:textId="391FA45D" w:rsidR="005435E8" w:rsidRDefault="00A350DD" w:rsidP="000E7B2F">
      <w:pPr>
        <w:spacing w:before="120" w:line="300" w:lineRule="atLeast"/>
        <w:ind w:left="720"/>
        <w:jc w:val="both"/>
        <w:rPr>
          <w:color w:val="212121"/>
          <w:bdr w:val="none" w:sz="0" w:space="0" w:color="auto" w:frame="1"/>
          <w:shd w:val="clear" w:color="auto" w:fill="FFFFFF"/>
        </w:rPr>
      </w:pPr>
      <w:r>
        <w:rPr>
          <w:rFonts w:eastAsia="Arial"/>
          <w:color w:val="000000"/>
        </w:rPr>
        <w:t>(</w:t>
      </w:r>
      <w:r w:rsidR="007615B6">
        <w:rPr>
          <w:rFonts w:eastAsia="Arial"/>
          <w:color w:val="000000"/>
        </w:rPr>
        <w:t>e</w:t>
      </w:r>
      <w:r>
        <w:rPr>
          <w:rFonts w:eastAsia="Arial"/>
          <w:color w:val="000000"/>
        </w:rPr>
        <w:t xml:space="preserve">) </w:t>
      </w:r>
      <w:r w:rsidR="007615B6">
        <w:rPr>
          <w:color w:val="212121"/>
          <w:bdr w:val="none" w:sz="0" w:space="0" w:color="auto" w:frame="1"/>
          <w:shd w:val="clear" w:color="auto" w:fill="FFFFFF"/>
        </w:rPr>
        <w:t>T</w:t>
      </w:r>
      <w:r w:rsidR="00545EB7" w:rsidRPr="00545EB7">
        <w:rPr>
          <w:color w:val="212121"/>
          <w:bdr w:val="none" w:sz="0" w:space="0" w:color="auto" w:frame="1"/>
          <w:shd w:val="clear" w:color="auto" w:fill="FFFFFF"/>
        </w:rPr>
        <w:t xml:space="preserve">he </w:t>
      </w:r>
      <w:r w:rsidR="007615B6">
        <w:rPr>
          <w:rFonts w:eastAsia="Arial"/>
          <w:color w:val="000000"/>
        </w:rPr>
        <w:t xml:space="preserve">Corporation </w:t>
      </w:r>
      <w:r w:rsidR="00545EB7" w:rsidRPr="00545EB7">
        <w:rPr>
          <w:color w:val="212121"/>
          <w:bdr w:val="none" w:sz="0" w:space="0" w:color="auto" w:frame="1"/>
          <w:shd w:val="clear" w:color="auto" w:fill="FFFFFF"/>
        </w:rPr>
        <w:t>is a</w:t>
      </w:r>
      <w:r w:rsidR="00545EB7">
        <w:rPr>
          <w:color w:val="212121"/>
          <w:bdr w:val="none" w:sz="0" w:space="0" w:color="auto" w:frame="1"/>
          <w:shd w:val="clear" w:color="auto" w:fill="FFFFFF"/>
        </w:rPr>
        <w:t>n</w:t>
      </w:r>
      <w:r w:rsidR="00545EB7" w:rsidRPr="00545EB7">
        <w:rPr>
          <w:color w:val="212121"/>
          <w:bdr w:val="none" w:sz="0" w:space="0" w:color="auto" w:frame="1"/>
          <w:shd w:val="clear" w:color="auto" w:fill="FFFFFF"/>
        </w:rPr>
        <w:t xml:space="preserve"> </w:t>
      </w:r>
      <w:r w:rsidR="00545EB7">
        <w:rPr>
          <w:color w:val="212121"/>
          <w:bdr w:val="none" w:sz="0" w:space="0" w:color="auto" w:frame="1"/>
          <w:shd w:val="clear" w:color="auto" w:fill="FFFFFF"/>
        </w:rPr>
        <w:t>MSB registrant</w:t>
      </w:r>
      <w:r w:rsidR="00545EB7" w:rsidRPr="00545EB7">
        <w:rPr>
          <w:color w:val="212121"/>
          <w:bdr w:val="none" w:sz="0" w:space="0" w:color="auto" w:frame="1"/>
          <w:shd w:val="clear" w:color="auto" w:fill="FFFFFF"/>
        </w:rPr>
        <w:t xml:space="preserve"> duly </w:t>
      </w:r>
      <w:r w:rsidR="00545EB7">
        <w:rPr>
          <w:color w:val="212121"/>
          <w:bdr w:val="none" w:sz="0" w:space="0" w:color="auto" w:frame="1"/>
          <w:shd w:val="clear" w:color="auto" w:fill="FFFFFF"/>
        </w:rPr>
        <w:t>registered</w:t>
      </w:r>
      <w:r w:rsidR="00545EB7" w:rsidRPr="00545EB7">
        <w:rPr>
          <w:color w:val="212121"/>
          <w:bdr w:val="none" w:sz="0" w:space="0" w:color="auto" w:frame="1"/>
          <w:shd w:val="clear" w:color="auto" w:fill="FFFFFF"/>
        </w:rPr>
        <w:t xml:space="preserve">, validly </w:t>
      </w:r>
      <w:r w:rsidR="00545EB7">
        <w:rPr>
          <w:color w:val="212121"/>
          <w:bdr w:val="none" w:sz="0" w:space="0" w:color="auto" w:frame="1"/>
          <w:shd w:val="clear" w:color="auto" w:fill="FFFFFF"/>
        </w:rPr>
        <w:t>licensed</w:t>
      </w:r>
      <w:r w:rsidR="00545EB7" w:rsidRPr="00545EB7">
        <w:rPr>
          <w:color w:val="212121"/>
          <w:bdr w:val="none" w:sz="0" w:space="0" w:color="auto" w:frame="1"/>
          <w:shd w:val="clear" w:color="auto" w:fill="FFFFFF"/>
        </w:rPr>
        <w:t xml:space="preserve"> and in good standing under the laws </w:t>
      </w:r>
      <w:r w:rsidR="00545EB7">
        <w:rPr>
          <w:color w:val="212121"/>
          <w:bdr w:val="none" w:sz="0" w:space="0" w:color="auto" w:frame="1"/>
          <w:shd w:val="clear" w:color="auto" w:fill="FFFFFF"/>
        </w:rPr>
        <w:t xml:space="preserve">applicable to </w:t>
      </w:r>
      <w:r w:rsidR="004149EB">
        <w:rPr>
          <w:color w:val="212121"/>
          <w:bdr w:val="none" w:sz="0" w:space="0" w:color="auto" w:frame="1"/>
          <w:shd w:val="clear" w:color="auto" w:fill="FFFFFF"/>
        </w:rPr>
        <w:t xml:space="preserve">and applied by </w:t>
      </w:r>
      <w:r w:rsidR="00545EB7">
        <w:rPr>
          <w:color w:val="212121"/>
          <w:bdr w:val="none" w:sz="0" w:space="0" w:color="auto" w:frame="1"/>
          <w:shd w:val="clear" w:color="auto" w:fill="FFFFFF"/>
        </w:rPr>
        <w:t>FINTRAC</w:t>
      </w:r>
      <w:r w:rsidR="00CE67EB">
        <w:rPr>
          <w:color w:val="212121"/>
          <w:bdr w:val="none" w:sz="0" w:space="0" w:color="auto" w:frame="1"/>
          <w:shd w:val="clear" w:color="auto" w:fill="FFFFFF"/>
        </w:rPr>
        <w:t xml:space="preserve">. The Corporation has all power and authority necessary to </w:t>
      </w:r>
      <w:r w:rsidR="00007061">
        <w:rPr>
          <w:color w:val="212121"/>
          <w:bdr w:val="none" w:sz="0" w:space="0" w:color="auto" w:frame="1"/>
          <w:shd w:val="clear" w:color="auto" w:fill="FFFFFF"/>
        </w:rPr>
        <w:t>carry-on its business as a money service business</w:t>
      </w:r>
      <w:r w:rsidR="00E55C30">
        <w:rPr>
          <w:color w:val="212121"/>
          <w:bdr w:val="none" w:sz="0" w:space="0" w:color="auto" w:frame="1"/>
          <w:shd w:val="clear" w:color="auto" w:fill="FFFFFF"/>
        </w:rPr>
        <w:t xml:space="preserve"> and in this respect the Corporation’s MSB registration explicitly permits it to conduct the following services</w:t>
      </w:r>
      <w:r>
        <w:rPr>
          <w:color w:val="212121"/>
          <w:bdr w:val="none" w:sz="0" w:space="0" w:color="auto" w:frame="1"/>
          <w:shd w:val="clear" w:color="auto" w:fill="FFFFFF"/>
        </w:rPr>
        <w:t>:</w:t>
      </w:r>
    </w:p>
    <w:p w14:paraId="263D16B6" w14:textId="35355CBF" w:rsidR="007615B6" w:rsidRDefault="007615B6" w:rsidP="007D032A">
      <w:pPr>
        <w:spacing w:before="120" w:line="300" w:lineRule="atLeast"/>
        <w:ind w:left="1440"/>
        <w:jc w:val="both"/>
        <w:rPr>
          <w:color w:val="212121"/>
          <w:bdr w:val="none" w:sz="0" w:space="0" w:color="auto" w:frame="1"/>
          <w:shd w:val="clear" w:color="auto" w:fill="FFFFFF"/>
        </w:rPr>
      </w:pPr>
      <w:r>
        <w:rPr>
          <w:color w:val="212121"/>
          <w:bdr w:val="none" w:sz="0" w:space="0" w:color="auto" w:frame="1"/>
          <w:shd w:val="clear" w:color="auto" w:fill="FFFFFF"/>
        </w:rPr>
        <w:t xml:space="preserve">i) </w:t>
      </w:r>
      <w:r w:rsidR="00784A43" w:rsidRPr="00784A43">
        <w:rPr>
          <w:color w:val="212121"/>
          <w:bdr w:val="none" w:sz="0" w:space="0" w:color="auto" w:frame="1"/>
          <w:shd w:val="clear" w:color="auto" w:fill="FFFFFF"/>
        </w:rPr>
        <w:t>Remitting funds or transmitting funds by any means or through any person, entity or electronic funds transfer network</w:t>
      </w:r>
    </w:p>
    <w:p w14:paraId="5179B140" w14:textId="02D3F7AF" w:rsidR="007615B6" w:rsidRDefault="007615B6" w:rsidP="000E7B2F">
      <w:pPr>
        <w:spacing w:before="120" w:line="300" w:lineRule="atLeast"/>
        <w:ind w:left="720"/>
        <w:jc w:val="both"/>
        <w:rPr>
          <w:color w:val="212121"/>
          <w:bdr w:val="none" w:sz="0" w:space="0" w:color="auto" w:frame="1"/>
          <w:shd w:val="clear" w:color="auto" w:fill="FFFFFF"/>
        </w:rPr>
      </w:pPr>
      <w:r>
        <w:rPr>
          <w:color w:val="212121"/>
          <w:bdr w:val="none" w:sz="0" w:space="0" w:color="auto" w:frame="1"/>
          <w:shd w:val="clear" w:color="auto" w:fill="FFFFFF"/>
        </w:rPr>
        <w:tab/>
        <w:t xml:space="preserve">ii) </w:t>
      </w:r>
      <w:r w:rsidR="009851E8">
        <w:rPr>
          <w:color w:val="212121"/>
          <w:bdr w:val="none" w:sz="0" w:space="0" w:color="auto" w:frame="1"/>
          <w:shd w:val="clear" w:color="auto" w:fill="FFFFFF"/>
        </w:rPr>
        <w:t>payment services</w:t>
      </w:r>
    </w:p>
    <w:p w14:paraId="6ECCB330" w14:textId="74ED93BE" w:rsidR="007615B6" w:rsidRDefault="007615B6" w:rsidP="000E7B2F">
      <w:pPr>
        <w:spacing w:before="120" w:line="300" w:lineRule="atLeast"/>
        <w:ind w:left="720"/>
        <w:jc w:val="both"/>
        <w:rPr>
          <w:color w:val="212121"/>
          <w:bdr w:val="none" w:sz="0" w:space="0" w:color="auto" w:frame="1"/>
          <w:shd w:val="clear" w:color="auto" w:fill="FFFFFF"/>
        </w:rPr>
      </w:pPr>
      <w:r>
        <w:rPr>
          <w:color w:val="212121"/>
          <w:bdr w:val="none" w:sz="0" w:space="0" w:color="auto" w:frame="1"/>
          <w:shd w:val="clear" w:color="auto" w:fill="FFFFFF"/>
        </w:rPr>
        <w:tab/>
        <w:t>iii)</w:t>
      </w:r>
      <w:r w:rsidR="00422229">
        <w:rPr>
          <w:color w:val="212121"/>
          <w:bdr w:val="none" w:sz="0" w:space="0" w:color="auto" w:frame="1"/>
          <w:shd w:val="clear" w:color="auto" w:fill="FFFFFF"/>
        </w:rPr>
        <w:t xml:space="preserve"> </w:t>
      </w:r>
      <w:r w:rsidR="00422229" w:rsidRPr="00422229">
        <w:rPr>
          <w:color w:val="212121"/>
          <w:bdr w:val="none" w:sz="0" w:space="0" w:color="auto" w:frame="1"/>
          <w:shd w:val="clear" w:color="auto" w:fill="FFFFFF"/>
        </w:rPr>
        <w:t>Dealing in virtual currencies</w:t>
      </w:r>
    </w:p>
    <w:p w14:paraId="7884D5EA" w14:textId="77777777" w:rsidR="00950BFD" w:rsidRDefault="001117F4" w:rsidP="00950BFD">
      <w:pPr>
        <w:spacing w:before="120" w:line="300" w:lineRule="atLeast"/>
        <w:ind w:left="720"/>
        <w:jc w:val="both"/>
        <w:rPr>
          <w:color w:val="212121"/>
          <w:shd w:val="clear" w:color="auto" w:fill="FFFFFF"/>
        </w:rPr>
      </w:pPr>
      <w:r>
        <w:rPr>
          <w:color w:val="212121"/>
          <w:shd w:val="clear" w:color="auto" w:fill="FFFFFF"/>
        </w:rPr>
        <w:t xml:space="preserve">(f) </w:t>
      </w:r>
      <w:r w:rsidR="00CF0287" w:rsidRPr="00CF0287">
        <w:rPr>
          <w:color w:val="212121"/>
          <w:shd w:val="clear" w:color="auto" w:fill="FFFFFF"/>
        </w:rPr>
        <w:t xml:space="preserve">Other than </w:t>
      </w:r>
      <w:r w:rsidR="007615B6">
        <w:rPr>
          <w:color w:val="212121"/>
          <w:shd w:val="clear" w:color="auto" w:fill="FFFFFF"/>
        </w:rPr>
        <w:t xml:space="preserve">the </w:t>
      </w:r>
      <w:r w:rsidR="007615B6">
        <w:rPr>
          <w:rFonts w:eastAsia="Arial"/>
          <w:color w:val="000000"/>
        </w:rPr>
        <w:t xml:space="preserve">MSB Registration Update Form, </w:t>
      </w:r>
      <w:r w:rsidR="00E7367D">
        <w:rPr>
          <w:rFonts w:eastAsia="Arial"/>
          <w:color w:val="000000"/>
        </w:rPr>
        <w:t xml:space="preserve">the Transaction contemplated in this Agreement </w:t>
      </w:r>
      <w:r w:rsidR="00CF0287" w:rsidRPr="00CF0287">
        <w:rPr>
          <w:color w:val="212121"/>
          <w:shd w:val="clear" w:color="auto" w:fill="FFFFFF"/>
        </w:rPr>
        <w:t xml:space="preserve">and the </w:t>
      </w:r>
      <w:r w:rsidR="009426C8">
        <w:rPr>
          <w:color w:val="212121"/>
          <w:shd w:val="clear" w:color="auto" w:fill="FFFFFF"/>
        </w:rPr>
        <w:t>consummation</w:t>
      </w:r>
      <w:r w:rsidR="00CF0287" w:rsidRPr="00CF0287">
        <w:rPr>
          <w:color w:val="212121"/>
          <w:shd w:val="clear" w:color="auto" w:fill="FFFFFF"/>
        </w:rPr>
        <w:t xml:space="preserve"> by the </w:t>
      </w:r>
      <w:r w:rsidR="006C233E">
        <w:rPr>
          <w:color w:val="212121"/>
          <w:shd w:val="clear" w:color="auto" w:fill="FFFFFF"/>
        </w:rPr>
        <w:t>Corporation</w:t>
      </w:r>
      <w:r w:rsidR="006C233E" w:rsidRPr="00CF0287">
        <w:rPr>
          <w:color w:val="212121"/>
          <w:shd w:val="clear" w:color="auto" w:fill="FFFFFF"/>
        </w:rPr>
        <w:t xml:space="preserve"> </w:t>
      </w:r>
      <w:r w:rsidR="00CF0287" w:rsidRPr="00CF0287">
        <w:rPr>
          <w:color w:val="212121"/>
          <w:shd w:val="clear" w:color="auto" w:fill="FFFFFF"/>
        </w:rPr>
        <w:t>of the transactions contemplated hereby require</w:t>
      </w:r>
      <w:r w:rsidR="009426C8">
        <w:rPr>
          <w:color w:val="212121"/>
          <w:shd w:val="clear" w:color="auto" w:fill="FFFFFF"/>
        </w:rPr>
        <w:t>s</w:t>
      </w:r>
      <w:r w:rsidR="00CF0287" w:rsidRPr="00CF0287">
        <w:rPr>
          <w:color w:val="212121"/>
          <w:shd w:val="clear" w:color="auto" w:fill="FFFFFF"/>
        </w:rPr>
        <w:t xml:space="preserve"> no consent, approval, authorization or filing with or notice to any Governmental Authority</w:t>
      </w:r>
      <w:r w:rsidR="008E791C">
        <w:rPr>
          <w:color w:val="212121"/>
          <w:shd w:val="clear" w:color="auto" w:fill="FFFFFF"/>
        </w:rPr>
        <w:t>.</w:t>
      </w:r>
      <w:r w:rsidR="00CF0287" w:rsidRPr="00CF0287">
        <w:rPr>
          <w:color w:val="212121"/>
          <w:shd w:val="clear" w:color="auto" w:fill="FFFFFF"/>
        </w:rPr>
        <w:t xml:space="preserve"> </w:t>
      </w:r>
    </w:p>
    <w:p w14:paraId="574584F4" w14:textId="5F972995" w:rsidR="00950BFD" w:rsidRDefault="00950BFD" w:rsidP="00950BFD">
      <w:pPr>
        <w:spacing w:before="120" w:line="300" w:lineRule="atLeast"/>
        <w:ind w:left="720"/>
        <w:jc w:val="both"/>
        <w:rPr>
          <w:color w:val="212121"/>
          <w:shd w:val="clear" w:color="auto" w:fill="FFFFFF"/>
        </w:rPr>
      </w:pPr>
      <w:r>
        <w:rPr>
          <w:color w:val="212121"/>
          <w:shd w:val="clear" w:color="auto" w:fill="FFFFFF"/>
        </w:rPr>
        <w:t xml:space="preserve">(e) </w:t>
      </w:r>
      <w:r>
        <w:rPr>
          <w:b/>
          <w:bCs/>
        </w:rPr>
        <w:t xml:space="preserve"> </w:t>
      </w:r>
      <w:r w:rsidRPr="001229B4">
        <w:t xml:space="preserve">The Corporation has performed all of the obligations required to be performed by it and is entitled to all benefits </w:t>
      </w:r>
      <w:proofErr w:type="gramStart"/>
      <w:r w:rsidRPr="001229B4">
        <w:t>under, and</w:t>
      </w:r>
      <w:proofErr w:type="gramEnd"/>
      <w:r w:rsidRPr="001229B4">
        <w:t xml:space="preserve"> is not alleged to be in default or breach of, any </w:t>
      </w:r>
      <w:r>
        <w:t>c</w:t>
      </w:r>
      <w:r w:rsidRPr="001229B4">
        <w:t>ontract</w:t>
      </w:r>
      <w:r>
        <w:t>, license or registration</w:t>
      </w:r>
      <w:r w:rsidRPr="001229B4">
        <w:t xml:space="preserve">. Each </w:t>
      </w:r>
      <w:r>
        <w:t>c</w:t>
      </w:r>
      <w:r w:rsidRPr="001229B4">
        <w:t>ontract</w:t>
      </w:r>
      <w:r>
        <w:t>, license or registration, including the MSB registration,</w:t>
      </w:r>
      <w:r w:rsidRPr="001229B4">
        <w:t xml:space="preserve"> is in full force and effect, unamended, no party is in breach of any of its covenants thereunder and there exists no default or event of default or event, occurrence, condition or act which, with the giving of notice, the lapse of time or the happening of any other event or circumstance, would become a breach of, or a default or event of default </w:t>
      </w:r>
      <w:r>
        <w:t>thereunder</w:t>
      </w:r>
      <w:r w:rsidRPr="001229B4">
        <w:t>.</w:t>
      </w:r>
    </w:p>
    <w:p w14:paraId="19A1E83B" w14:textId="77777777" w:rsidR="00E473DC" w:rsidRDefault="00E473DC">
      <w:pPr>
        <w:spacing w:before="120" w:line="300" w:lineRule="atLeast"/>
        <w:ind w:left="720"/>
        <w:jc w:val="both"/>
        <w:rPr>
          <w:rFonts w:eastAsia="Arial"/>
          <w:color w:val="000000"/>
        </w:rPr>
      </w:pPr>
    </w:p>
    <w:p w14:paraId="2AD24CE4" w14:textId="6FB714B6" w:rsidR="00D7647A" w:rsidRPr="001D4F64" w:rsidRDefault="00E473DC" w:rsidP="00E473DC">
      <w:pPr>
        <w:spacing w:before="120" w:line="300" w:lineRule="atLeast"/>
        <w:ind w:left="720"/>
        <w:jc w:val="both"/>
        <w:rPr>
          <w:rFonts w:eastAsia="Arial"/>
          <w:color w:val="000000"/>
          <w:u w:val="single"/>
        </w:rPr>
      </w:pPr>
      <w:r w:rsidRPr="001D4F64">
        <w:rPr>
          <w:rFonts w:eastAsia="Arial"/>
          <w:color w:val="000000"/>
          <w:u w:val="single"/>
        </w:rPr>
        <w:lastRenderedPageBreak/>
        <w:t>5.4 Operational Matters</w:t>
      </w:r>
    </w:p>
    <w:p w14:paraId="32F000AA" w14:textId="4019D51A" w:rsidR="00E473DC" w:rsidRDefault="00E473DC" w:rsidP="00E473DC">
      <w:pPr>
        <w:spacing w:before="120" w:line="300" w:lineRule="atLeast"/>
        <w:ind w:left="720"/>
        <w:jc w:val="both"/>
        <w:rPr>
          <w:rFonts w:eastAsia="Arial"/>
          <w:color w:val="000000"/>
        </w:rPr>
      </w:pPr>
      <w:r>
        <w:rPr>
          <w:rFonts w:eastAsia="Arial"/>
          <w:color w:val="000000"/>
        </w:rPr>
        <w:t xml:space="preserve">(a) </w:t>
      </w:r>
      <w:r w:rsidRPr="00260FBB">
        <w:rPr>
          <w:rFonts w:eastAsia="Arial"/>
          <w:color w:val="000000"/>
        </w:rPr>
        <w:t xml:space="preserve">The </w:t>
      </w:r>
      <w:r>
        <w:rPr>
          <w:rFonts w:eastAsia="Arial"/>
          <w:color w:val="000000"/>
        </w:rPr>
        <w:t>Corporation has not carried on business or offered any services to the public.</w:t>
      </w:r>
    </w:p>
    <w:p w14:paraId="68072E7A" w14:textId="7169A34C" w:rsidR="0017795B" w:rsidRPr="001E0DA1" w:rsidRDefault="00E473DC" w:rsidP="001E0DA1">
      <w:pPr>
        <w:spacing w:before="120" w:line="300" w:lineRule="atLeast"/>
        <w:ind w:left="720"/>
        <w:jc w:val="both"/>
        <w:rPr>
          <w:rFonts w:eastAsia="Arial"/>
          <w:color w:val="000000"/>
        </w:rPr>
      </w:pPr>
      <w:r>
        <w:rPr>
          <w:rFonts w:eastAsia="Arial"/>
          <w:color w:val="000000"/>
        </w:rPr>
        <w:t xml:space="preserve">(b) Notwithstanding that the </w:t>
      </w:r>
      <w:r w:rsidR="001E0DA1">
        <w:rPr>
          <w:rFonts w:eastAsia="Arial"/>
          <w:color w:val="000000"/>
        </w:rPr>
        <w:t>Corporation has yet to open any bank account, t</w:t>
      </w:r>
      <w:r w:rsidRPr="00260FBB">
        <w:rPr>
          <w:rFonts w:eastAsia="Arial"/>
          <w:color w:val="000000"/>
        </w:rPr>
        <w:t xml:space="preserve">he Parties agree that the Vendor will leave the amount of $0 in cash in the operating account of the Corporation as of the Closing Date. Vendor shall retain </w:t>
      </w:r>
      <w:r w:rsidR="00E24757">
        <w:rPr>
          <w:rFonts w:eastAsia="Arial"/>
          <w:color w:val="000000"/>
        </w:rPr>
        <w:t>the afor</w:t>
      </w:r>
      <w:r w:rsidR="007C3DA4">
        <w:rPr>
          <w:rFonts w:eastAsia="Arial"/>
          <w:color w:val="000000"/>
        </w:rPr>
        <w:t>e</w:t>
      </w:r>
      <w:r w:rsidR="00E24757">
        <w:rPr>
          <w:rFonts w:eastAsia="Arial"/>
          <w:color w:val="000000"/>
        </w:rPr>
        <w:t>mentioned</w:t>
      </w:r>
      <w:r w:rsidRPr="00260FBB">
        <w:rPr>
          <w:rFonts w:eastAsia="Arial"/>
          <w:color w:val="000000"/>
        </w:rPr>
        <w:t xml:space="preserve"> </w:t>
      </w:r>
      <w:proofErr w:type="gramStart"/>
      <w:r w:rsidRPr="00260FBB">
        <w:rPr>
          <w:rFonts w:eastAsia="Arial"/>
          <w:color w:val="000000"/>
        </w:rPr>
        <w:t>account</w:t>
      </w:r>
      <w:proofErr w:type="gramEnd"/>
      <w:r w:rsidRPr="00260FBB">
        <w:rPr>
          <w:rFonts w:eastAsia="Arial"/>
          <w:color w:val="000000"/>
        </w:rPr>
        <w:t xml:space="preserve"> and Purchaser shall open a new bank account for the Corporation.</w:t>
      </w:r>
    </w:p>
    <w:p w14:paraId="768EEEB6" w14:textId="3B1AC8F5" w:rsidR="0017795B" w:rsidRPr="00260FBB" w:rsidRDefault="001E0DA1">
      <w:pPr>
        <w:spacing w:before="120" w:line="300" w:lineRule="atLeast"/>
        <w:ind w:left="720"/>
        <w:jc w:val="both"/>
      </w:pPr>
      <w:r>
        <w:rPr>
          <w:rFonts w:eastAsia="Arial"/>
          <w:color w:val="000000"/>
        </w:rPr>
        <w:t>(c)</w:t>
      </w:r>
      <w:r w:rsidRPr="00260FBB">
        <w:rPr>
          <w:rFonts w:eastAsia="Arial"/>
          <w:color w:val="000000"/>
        </w:rPr>
        <w:t xml:space="preserve"> There are no liens, charges or encumbrances of any kind whatsoever on the assets of the Corporation.</w:t>
      </w:r>
    </w:p>
    <w:p w14:paraId="1CBB7091" w14:textId="65F3F3C1" w:rsidR="00C27122" w:rsidRPr="00C27122" w:rsidRDefault="00E24757" w:rsidP="00C27122">
      <w:pPr>
        <w:spacing w:before="120" w:line="300" w:lineRule="atLeast"/>
        <w:ind w:left="720"/>
        <w:jc w:val="both"/>
        <w:rPr>
          <w:rFonts w:eastAsia="Arial"/>
          <w:color w:val="000000"/>
        </w:rPr>
      </w:pPr>
      <w:r>
        <w:rPr>
          <w:rFonts w:eastAsia="Arial"/>
          <w:color w:val="000000"/>
        </w:rPr>
        <w:t>(d)</w:t>
      </w:r>
      <w:r w:rsidR="00C27122" w:rsidRPr="00C27122">
        <w:rPr>
          <w:rFonts w:eastAsia="Arial"/>
          <w:color w:val="000000"/>
        </w:rPr>
        <w:t xml:space="preserve"> </w:t>
      </w:r>
      <w:r w:rsidR="007C3DA4" w:rsidRPr="00260FBB">
        <w:rPr>
          <w:rFonts w:eastAsia="Arial"/>
          <w:color w:val="000000"/>
        </w:rPr>
        <w:t xml:space="preserve">There </w:t>
      </w:r>
      <w:proofErr w:type="gramStart"/>
      <w:r w:rsidR="00ED1C2C">
        <w:rPr>
          <w:rFonts w:eastAsia="Arial"/>
          <w:color w:val="000000"/>
        </w:rPr>
        <w:t>are</w:t>
      </w:r>
      <w:proofErr w:type="gramEnd"/>
      <w:r w:rsidR="00ED1C2C">
        <w:rPr>
          <w:rFonts w:eastAsia="Arial"/>
          <w:color w:val="000000"/>
        </w:rPr>
        <w:t xml:space="preserve"> no </w:t>
      </w:r>
      <w:r w:rsidR="00C27122" w:rsidRPr="00C27122">
        <w:rPr>
          <w:rFonts w:eastAsia="Arial"/>
          <w:color w:val="000000"/>
        </w:rPr>
        <w:t>past</w:t>
      </w:r>
      <w:r w:rsidR="00D13258">
        <w:rPr>
          <w:rFonts w:eastAsia="Arial"/>
          <w:color w:val="000000"/>
        </w:rPr>
        <w:t xml:space="preserve">, </w:t>
      </w:r>
      <w:r w:rsidR="00C27122" w:rsidRPr="00C27122">
        <w:rPr>
          <w:rFonts w:eastAsia="Arial"/>
          <w:color w:val="000000"/>
        </w:rPr>
        <w:t xml:space="preserve">pending </w:t>
      </w:r>
      <w:r w:rsidR="00D13258">
        <w:rPr>
          <w:rFonts w:eastAsia="Arial"/>
          <w:color w:val="000000"/>
        </w:rPr>
        <w:t xml:space="preserve">or resolved </w:t>
      </w:r>
      <w:r w:rsidR="007C3DA4">
        <w:rPr>
          <w:rFonts w:eastAsia="Arial"/>
          <w:color w:val="000000"/>
        </w:rPr>
        <w:t xml:space="preserve">litigation, </w:t>
      </w:r>
      <w:r w:rsidR="00C27122" w:rsidRPr="00C27122">
        <w:rPr>
          <w:rFonts w:eastAsia="Arial"/>
          <w:color w:val="000000"/>
        </w:rPr>
        <w:t xml:space="preserve">regulatory investigations, enforcement actions, or fines </w:t>
      </w:r>
      <w:r w:rsidR="00D13258">
        <w:rPr>
          <w:rFonts w:eastAsia="Arial"/>
          <w:color w:val="000000"/>
        </w:rPr>
        <w:t xml:space="preserve">in respect of the Corporation. </w:t>
      </w:r>
    </w:p>
    <w:p w14:paraId="3F7A0402" w14:textId="19DFC5A8" w:rsidR="00C27122" w:rsidRDefault="00E24757" w:rsidP="00C22DC4">
      <w:pPr>
        <w:spacing w:before="120" w:line="300" w:lineRule="atLeast"/>
        <w:ind w:left="720"/>
        <w:jc w:val="both"/>
        <w:rPr>
          <w:rFonts w:eastAsia="Arial"/>
          <w:color w:val="000000"/>
        </w:rPr>
      </w:pPr>
      <w:r>
        <w:rPr>
          <w:rFonts w:eastAsia="Arial"/>
          <w:color w:val="000000"/>
        </w:rPr>
        <w:t>(e)</w:t>
      </w:r>
      <w:r w:rsidRPr="00C27122">
        <w:rPr>
          <w:rFonts w:eastAsia="Arial"/>
          <w:color w:val="000000"/>
        </w:rPr>
        <w:t xml:space="preserve"> </w:t>
      </w:r>
      <w:r w:rsidR="007C3DA4">
        <w:rPr>
          <w:rFonts w:eastAsia="Arial"/>
          <w:color w:val="000000"/>
        </w:rPr>
        <w:t>T</w:t>
      </w:r>
      <w:r w:rsidR="00D13258">
        <w:rPr>
          <w:rFonts w:eastAsia="Arial"/>
          <w:color w:val="000000"/>
        </w:rPr>
        <w:t xml:space="preserve">he Corporation has not entered into any </w:t>
      </w:r>
      <w:r w:rsidR="00C27122" w:rsidRPr="00C27122">
        <w:rPr>
          <w:rFonts w:eastAsia="Arial"/>
          <w:color w:val="000000"/>
        </w:rPr>
        <w:t>agreement with</w:t>
      </w:r>
      <w:r w:rsidR="00A40AE9">
        <w:rPr>
          <w:rFonts w:eastAsia="Arial"/>
          <w:color w:val="000000"/>
        </w:rPr>
        <w:t xml:space="preserve"> any </w:t>
      </w:r>
      <w:r w:rsidR="00C27122" w:rsidRPr="00C27122">
        <w:rPr>
          <w:rFonts w:eastAsia="Arial"/>
          <w:color w:val="000000"/>
        </w:rPr>
        <w:t xml:space="preserve">banks, payment processors, </w:t>
      </w:r>
      <w:r w:rsidR="00A40AE9">
        <w:rPr>
          <w:rFonts w:eastAsia="Arial"/>
          <w:color w:val="000000"/>
        </w:rPr>
        <w:t>or</w:t>
      </w:r>
      <w:r w:rsidR="00C27122" w:rsidRPr="00C27122">
        <w:rPr>
          <w:rFonts w:eastAsia="Arial"/>
          <w:color w:val="000000"/>
        </w:rPr>
        <w:t xml:space="preserve"> other financial institutions</w:t>
      </w:r>
      <w:r>
        <w:rPr>
          <w:rFonts w:eastAsia="Arial"/>
          <w:color w:val="000000"/>
        </w:rPr>
        <w:t xml:space="preserve">. </w:t>
      </w:r>
    </w:p>
    <w:p w14:paraId="54ED232C" w14:textId="79DEB2B6" w:rsidR="008227BE" w:rsidRPr="00260FBB" w:rsidRDefault="006E7AA7" w:rsidP="00C22DC4">
      <w:pPr>
        <w:spacing w:before="120" w:line="300" w:lineRule="atLeast"/>
        <w:ind w:left="720"/>
        <w:jc w:val="both"/>
      </w:pPr>
      <w:r>
        <w:rPr>
          <w:rFonts w:eastAsia="Arial"/>
          <w:color w:val="000000"/>
        </w:rPr>
        <w:t>(f)</w:t>
      </w:r>
      <w:r w:rsidRPr="00C27122">
        <w:rPr>
          <w:rFonts w:eastAsia="Arial"/>
          <w:color w:val="000000"/>
        </w:rPr>
        <w:t xml:space="preserve"> </w:t>
      </w:r>
      <w:r w:rsidRPr="00260FBB">
        <w:rPr>
          <w:rFonts w:eastAsia="Arial"/>
          <w:color w:val="000000"/>
        </w:rPr>
        <w:t>The financial statements of the Corporation dated [date], a copy of which is attached hereto as Schedule “</w:t>
      </w:r>
      <w:r>
        <w:rPr>
          <w:rFonts w:eastAsia="Arial"/>
          <w:color w:val="000000"/>
        </w:rPr>
        <w:t>B</w:t>
      </w:r>
      <w:proofErr w:type="gramStart"/>
      <w:r w:rsidRPr="00260FBB">
        <w:rPr>
          <w:rFonts w:eastAsia="Arial"/>
          <w:color w:val="000000"/>
        </w:rPr>
        <w:t>”,  fairly</w:t>
      </w:r>
      <w:proofErr w:type="gramEnd"/>
      <w:r w:rsidRPr="00260FBB">
        <w:rPr>
          <w:rFonts w:eastAsia="Arial"/>
          <w:color w:val="000000"/>
        </w:rPr>
        <w:t xml:space="preserve"> represent the financial position of the Corporation as at [</w:t>
      </w:r>
      <w:r w:rsidR="0014150F">
        <w:rPr>
          <w:rFonts w:eastAsia="Arial"/>
          <w:color w:val="000000"/>
        </w:rPr>
        <w:t>Closing Date</w:t>
      </w:r>
      <w:r w:rsidRPr="00260FBB">
        <w:rPr>
          <w:rFonts w:eastAsia="Arial"/>
          <w:color w:val="000000"/>
        </w:rPr>
        <w:t xml:space="preserve">]. </w:t>
      </w:r>
      <w:r w:rsidR="008C391E">
        <w:rPr>
          <w:rFonts w:eastAsia="Arial"/>
          <w:color w:val="000000"/>
        </w:rPr>
        <w:t xml:space="preserve"> </w:t>
      </w:r>
    </w:p>
    <w:p w14:paraId="1DF40B3B" w14:textId="586A6E2E" w:rsidR="0017795B" w:rsidRPr="00260FBB" w:rsidRDefault="00155E74">
      <w:pPr>
        <w:spacing w:before="120" w:line="300" w:lineRule="atLeast"/>
        <w:ind w:left="360"/>
        <w:jc w:val="both"/>
      </w:pPr>
      <w:r>
        <w:rPr>
          <w:rFonts w:eastAsia="Arial"/>
          <w:color w:val="000000"/>
        </w:rPr>
        <w:t>6</w:t>
      </w:r>
      <w:r w:rsidRPr="00260FBB">
        <w:rPr>
          <w:rFonts w:eastAsia="Arial"/>
          <w:color w:val="000000"/>
        </w:rPr>
        <w:t xml:space="preserve">. </w:t>
      </w:r>
      <w:r w:rsidRPr="00260FBB">
        <w:rPr>
          <w:rFonts w:eastAsia="Arial"/>
          <w:b/>
          <w:color w:val="000000"/>
        </w:rPr>
        <w:t>Covenants of the Vendor.</w:t>
      </w:r>
      <w:r w:rsidRPr="00260FBB">
        <w:rPr>
          <w:rFonts w:eastAsia="Arial"/>
          <w:color w:val="000000"/>
        </w:rPr>
        <w:t xml:space="preserve"> The Vendor covenants and agrees with the Purchaser that on or before the Closing Date, it will do or will cause to be done the following:</w:t>
      </w:r>
    </w:p>
    <w:p w14:paraId="15D6E009" w14:textId="528771A7" w:rsidR="002E5A68" w:rsidRDefault="00155E74" w:rsidP="002E5A68">
      <w:pPr>
        <w:spacing w:before="120" w:line="300" w:lineRule="atLeast"/>
        <w:ind w:left="720"/>
        <w:jc w:val="both"/>
        <w:rPr>
          <w:rFonts w:eastAsia="Arial"/>
          <w:color w:val="000000"/>
        </w:rPr>
      </w:pPr>
      <w:r>
        <w:rPr>
          <w:rFonts w:eastAsia="Arial"/>
          <w:color w:val="000000"/>
        </w:rPr>
        <w:t>6</w:t>
      </w:r>
      <w:r w:rsidRPr="00260FBB">
        <w:rPr>
          <w:rFonts w:eastAsia="Arial"/>
          <w:color w:val="000000"/>
        </w:rPr>
        <w:t>.1</w:t>
      </w:r>
      <w:r w:rsidR="002E5A68">
        <w:rPr>
          <w:rFonts w:eastAsia="Arial"/>
          <w:color w:val="000000"/>
        </w:rPr>
        <w:t xml:space="preserve"> C</w:t>
      </w:r>
      <w:r w:rsidR="002E5A68" w:rsidRPr="00260FBB">
        <w:rPr>
          <w:rFonts w:eastAsia="Arial"/>
          <w:color w:val="000000"/>
        </w:rPr>
        <w:t xml:space="preserve">ause the </w:t>
      </w:r>
      <w:r w:rsidR="002E5A68">
        <w:rPr>
          <w:rFonts w:eastAsia="Arial"/>
          <w:color w:val="000000"/>
        </w:rPr>
        <w:t xml:space="preserve">Purchaser’s solicitor to be appointed as the </w:t>
      </w:r>
      <w:r w:rsidR="002E5A68" w:rsidRPr="00260FBB">
        <w:rPr>
          <w:rFonts w:eastAsia="Arial"/>
          <w:color w:val="000000"/>
        </w:rPr>
        <w:t>Corporation</w:t>
      </w:r>
      <w:r w:rsidR="002E5A68">
        <w:rPr>
          <w:rFonts w:eastAsia="Arial"/>
          <w:color w:val="000000"/>
        </w:rPr>
        <w:t>’s duly authorized representative for the purposes of transacting business with and making representations to FINTRAC</w:t>
      </w:r>
    </w:p>
    <w:p w14:paraId="365FA94E" w14:textId="6F5D71FD" w:rsidR="0017795B" w:rsidRPr="00260FBB" w:rsidRDefault="00BD25E7">
      <w:pPr>
        <w:spacing w:before="120" w:line="300" w:lineRule="atLeast"/>
        <w:ind w:left="720"/>
        <w:jc w:val="both"/>
      </w:pPr>
      <w:r>
        <w:rPr>
          <w:rFonts w:eastAsia="Arial"/>
          <w:color w:val="000000"/>
        </w:rPr>
        <w:t xml:space="preserve">6.2 </w:t>
      </w:r>
      <w:r w:rsidRPr="00260FBB">
        <w:rPr>
          <w:rFonts w:eastAsia="Arial"/>
          <w:color w:val="000000"/>
        </w:rPr>
        <w:t xml:space="preserve">Take all necessary steps and proceedings to permit </w:t>
      </w:r>
      <w:proofErr w:type="gramStart"/>
      <w:r w:rsidRPr="00260FBB">
        <w:rPr>
          <w:rFonts w:eastAsia="Arial"/>
          <w:color w:val="000000"/>
        </w:rPr>
        <w:t>all of</w:t>
      </w:r>
      <w:proofErr w:type="gramEnd"/>
      <w:r w:rsidRPr="00260FBB">
        <w:rPr>
          <w:rFonts w:eastAsia="Arial"/>
          <w:color w:val="000000"/>
        </w:rPr>
        <w:t xml:space="preserve"> the Purchased Shares to be duly and regularly transferred to the Purchaser.</w:t>
      </w:r>
    </w:p>
    <w:p w14:paraId="0EEEEB22" w14:textId="755F3474" w:rsidR="0017795B" w:rsidRPr="00260FBB" w:rsidRDefault="00155E74">
      <w:pPr>
        <w:spacing w:before="120" w:line="300" w:lineRule="atLeast"/>
        <w:ind w:left="720"/>
        <w:jc w:val="both"/>
      </w:pPr>
      <w:r>
        <w:rPr>
          <w:rFonts w:eastAsia="Arial"/>
          <w:color w:val="000000"/>
        </w:rPr>
        <w:t>6</w:t>
      </w:r>
      <w:r w:rsidRPr="00260FBB">
        <w:rPr>
          <w:rFonts w:eastAsia="Arial"/>
          <w:color w:val="000000"/>
        </w:rPr>
        <w:t>.</w:t>
      </w:r>
      <w:r w:rsidR="00BD25E7">
        <w:rPr>
          <w:rFonts w:eastAsia="Arial"/>
          <w:color w:val="000000"/>
        </w:rPr>
        <w:t>3</w:t>
      </w:r>
      <w:r w:rsidRPr="00260FBB">
        <w:rPr>
          <w:rFonts w:eastAsia="Arial"/>
          <w:color w:val="000000"/>
        </w:rPr>
        <w:t xml:space="preserve"> The director of the Vendor shall resign as director and officer of the Corporation in favour of nominees of the Purchaser, such resignations to be effective as at the Closing Date.</w:t>
      </w:r>
    </w:p>
    <w:p w14:paraId="4BA4A390" w14:textId="42F582FD" w:rsidR="005D3D9A" w:rsidRDefault="006E7AA7" w:rsidP="007D032A">
      <w:pPr>
        <w:spacing w:before="120" w:line="300" w:lineRule="atLeast"/>
        <w:ind w:left="720"/>
        <w:jc w:val="both"/>
        <w:rPr>
          <w:rFonts w:eastAsia="Arial"/>
          <w:color w:val="000000"/>
        </w:rPr>
      </w:pPr>
      <w:proofErr w:type="gramStart"/>
      <w:r>
        <w:rPr>
          <w:rFonts w:eastAsia="Arial"/>
          <w:color w:val="000000"/>
        </w:rPr>
        <w:t>6</w:t>
      </w:r>
      <w:r w:rsidRPr="00260FBB">
        <w:rPr>
          <w:rFonts w:eastAsia="Arial"/>
          <w:color w:val="000000"/>
        </w:rPr>
        <w:t>.</w:t>
      </w:r>
      <w:r w:rsidR="006C0198">
        <w:rPr>
          <w:rFonts w:eastAsia="Arial"/>
          <w:color w:val="000000"/>
        </w:rPr>
        <w:t>4</w:t>
      </w:r>
      <w:r w:rsidR="006C0198" w:rsidRPr="00260FBB">
        <w:rPr>
          <w:rFonts w:eastAsia="Arial"/>
          <w:color w:val="000000"/>
        </w:rPr>
        <w:t xml:space="preserve"> </w:t>
      </w:r>
      <w:r w:rsidR="006C0198" w:rsidRPr="006E7AA7">
        <w:rPr>
          <w:rFonts w:eastAsia="Arial"/>
          <w:color w:val="000000"/>
        </w:rPr>
        <w:t xml:space="preserve"> </w:t>
      </w:r>
      <w:r w:rsidR="00950BFD">
        <w:rPr>
          <w:rFonts w:eastAsia="Arial"/>
          <w:color w:val="000000"/>
        </w:rPr>
        <w:t>T</w:t>
      </w:r>
      <w:r w:rsidRPr="006E7AA7">
        <w:rPr>
          <w:rFonts w:eastAsia="Arial"/>
          <w:color w:val="000000"/>
        </w:rPr>
        <w:t>he</w:t>
      </w:r>
      <w:proofErr w:type="gramEnd"/>
      <w:r w:rsidRPr="006E7AA7">
        <w:rPr>
          <w:rFonts w:eastAsia="Arial"/>
          <w:color w:val="000000"/>
        </w:rPr>
        <w:t xml:space="preserve"> Vendor shall promptly notify the Purchaser upon any representation or warranty made by it and contained in this Agreement becoming untrue or incorrect. Any such notification must set out particulars of the untrue or incorrect representation or warranty.</w:t>
      </w:r>
    </w:p>
    <w:p w14:paraId="57B1249A" w14:textId="51466866" w:rsidR="0017795B" w:rsidRPr="00260FBB" w:rsidRDefault="00155E74">
      <w:pPr>
        <w:spacing w:before="120" w:line="300" w:lineRule="atLeast"/>
        <w:ind w:left="360"/>
        <w:jc w:val="both"/>
      </w:pPr>
      <w:r>
        <w:rPr>
          <w:rFonts w:eastAsia="Arial"/>
          <w:color w:val="000000"/>
        </w:rPr>
        <w:t>7</w:t>
      </w:r>
      <w:r w:rsidRPr="00260FBB">
        <w:rPr>
          <w:rFonts w:eastAsia="Arial"/>
          <w:color w:val="000000"/>
        </w:rPr>
        <w:t xml:space="preserve">. </w:t>
      </w:r>
      <w:r w:rsidRPr="00260FBB">
        <w:rPr>
          <w:rFonts w:eastAsia="Arial"/>
          <w:b/>
          <w:color w:val="000000"/>
        </w:rPr>
        <w:t>Covenants of the Purchaser.</w:t>
      </w:r>
      <w:r w:rsidRPr="00260FBB">
        <w:rPr>
          <w:rFonts w:eastAsia="Arial"/>
          <w:color w:val="000000"/>
        </w:rPr>
        <w:t xml:space="preserve"> The Purchaser covenants and agrees with Vendor that on, before or following the Closing Date, it will do or will cause to be done the following:</w:t>
      </w:r>
    </w:p>
    <w:p w14:paraId="05B3D59F" w14:textId="20332E1C" w:rsidR="00D94B9C" w:rsidRDefault="00196622" w:rsidP="00AC00F5">
      <w:pPr>
        <w:spacing w:before="120" w:line="300" w:lineRule="atLeast"/>
        <w:ind w:left="720"/>
        <w:jc w:val="both"/>
        <w:rPr>
          <w:rFonts w:eastAsia="Arial"/>
          <w:color w:val="000000"/>
        </w:rPr>
      </w:pPr>
      <w:r>
        <w:rPr>
          <w:rFonts w:eastAsia="Arial"/>
          <w:color w:val="000000"/>
        </w:rPr>
        <w:t>7</w:t>
      </w:r>
      <w:r w:rsidRPr="00260FBB">
        <w:rPr>
          <w:rFonts w:eastAsia="Arial"/>
          <w:color w:val="000000"/>
        </w:rPr>
        <w:t xml:space="preserve">.1 </w:t>
      </w:r>
      <w:r w:rsidR="002E5A68">
        <w:rPr>
          <w:rFonts w:eastAsia="Arial"/>
          <w:color w:val="000000"/>
        </w:rPr>
        <w:t>C</w:t>
      </w:r>
      <w:r w:rsidRPr="00260FBB">
        <w:rPr>
          <w:rFonts w:eastAsia="Arial"/>
          <w:color w:val="000000"/>
        </w:rPr>
        <w:t xml:space="preserve">ause the </w:t>
      </w:r>
      <w:r w:rsidR="00DF473A">
        <w:rPr>
          <w:rFonts w:eastAsia="Arial"/>
          <w:color w:val="000000"/>
        </w:rPr>
        <w:t xml:space="preserve">Purchaser’s solicitor to be appointed as the </w:t>
      </w:r>
      <w:r w:rsidRPr="00260FBB">
        <w:rPr>
          <w:rFonts w:eastAsia="Arial"/>
          <w:color w:val="000000"/>
        </w:rPr>
        <w:t>Corporation</w:t>
      </w:r>
      <w:r w:rsidR="00DF473A">
        <w:rPr>
          <w:rFonts w:eastAsia="Arial"/>
          <w:color w:val="000000"/>
        </w:rPr>
        <w:t>’s duly authorized representative for the purposes of transacting business with and making representations to FINTRAC</w:t>
      </w:r>
    </w:p>
    <w:p w14:paraId="225AF216" w14:textId="337E135B" w:rsidR="005D3D9A" w:rsidRDefault="00B20B38" w:rsidP="005D3D9A">
      <w:pPr>
        <w:spacing w:before="120" w:line="300" w:lineRule="atLeast"/>
        <w:ind w:left="720"/>
        <w:jc w:val="both"/>
        <w:rPr>
          <w:rFonts w:eastAsia="Arial"/>
          <w:color w:val="000000"/>
        </w:rPr>
      </w:pPr>
      <w:r>
        <w:rPr>
          <w:rFonts w:eastAsia="Arial"/>
          <w:color w:val="000000"/>
        </w:rPr>
        <w:t>7</w:t>
      </w:r>
      <w:r w:rsidRPr="00260FBB">
        <w:rPr>
          <w:rFonts w:eastAsia="Arial"/>
          <w:color w:val="000000"/>
        </w:rPr>
        <w:t xml:space="preserve">.2 </w:t>
      </w:r>
      <w:r w:rsidR="002E5A68">
        <w:rPr>
          <w:rFonts w:eastAsia="Arial"/>
          <w:color w:val="000000"/>
        </w:rPr>
        <w:t>C</w:t>
      </w:r>
      <w:r w:rsidR="00AC00F5" w:rsidRPr="00260FBB">
        <w:rPr>
          <w:rFonts w:eastAsia="Arial"/>
          <w:color w:val="000000"/>
        </w:rPr>
        <w:t xml:space="preserve">ause the Corporation </w:t>
      </w:r>
      <w:r w:rsidR="00AC00F5">
        <w:rPr>
          <w:rFonts w:eastAsia="Arial"/>
          <w:color w:val="000000"/>
        </w:rPr>
        <w:t>to enact</w:t>
      </w:r>
      <w:r w:rsidR="00D94B9C">
        <w:rPr>
          <w:rFonts w:eastAsia="Arial"/>
          <w:color w:val="000000"/>
        </w:rPr>
        <w:t xml:space="preserve"> </w:t>
      </w:r>
      <w:r w:rsidR="005A1368">
        <w:rPr>
          <w:rFonts w:eastAsia="Arial"/>
          <w:color w:val="000000"/>
        </w:rPr>
        <w:t>ant-money laundering and anti-terrorism financing policies</w:t>
      </w:r>
      <w:r w:rsidR="00AE0A8C">
        <w:rPr>
          <w:rFonts w:eastAsia="Arial"/>
          <w:color w:val="000000"/>
        </w:rPr>
        <w:t>.</w:t>
      </w:r>
    </w:p>
    <w:p w14:paraId="41DCE209" w14:textId="77777777" w:rsidR="005D3D9A" w:rsidRDefault="005D3D9A" w:rsidP="001D4F64">
      <w:pPr>
        <w:spacing w:before="120" w:line="300" w:lineRule="atLeast"/>
        <w:jc w:val="both"/>
        <w:rPr>
          <w:rFonts w:eastAsia="Arial"/>
          <w:color w:val="000000"/>
        </w:rPr>
      </w:pPr>
    </w:p>
    <w:p w14:paraId="264558A6" w14:textId="2F7DB0DA" w:rsidR="005D3D9A" w:rsidRPr="001D4F64" w:rsidRDefault="005D3D9A" w:rsidP="001D4F64">
      <w:pPr>
        <w:pStyle w:val="LexisNexisList2"/>
        <w:numPr>
          <w:ilvl w:val="0"/>
          <w:numId w:val="0"/>
        </w:numPr>
        <w:ind w:left="1368" w:hanging="1368"/>
        <w:rPr>
          <w:rStyle w:val="Heading2Char"/>
          <w:rFonts w:ascii="Times New Roman" w:hAnsi="Times New Roman" w:cs="Times New Roman"/>
          <w:sz w:val="24"/>
          <w:szCs w:val="24"/>
        </w:rPr>
      </w:pPr>
      <w:r>
        <w:rPr>
          <w:rFonts w:cs="Times New Roman"/>
          <w:szCs w:val="24"/>
        </w:rPr>
        <w:t xml:space="preserve">       </w:t>
      </w:r>
      <w:r w:rsidRPr="005D3D9A">
        <w:rPr>
          <w:rFonts w:cs="Times New Roman"/>
          <w:szCs w:val="24"/>
        </w:rPr>
        <w:t xml:space="preserve">8. </w:t>
      </w:r>
      <w:r w:rsidRPr="007D032A">
        <w:rPr>
          <w:rStyle w:val="Heading2Char"/>
          <w:rFonts w:ascii="Times New Roman" w:hAnsi="Times New Roman" w:cs="Times New Roman"/>
          <w:b/>
          <w:bCs/>
          <w:color w:val="000000" w:themeColor="text1"/>
          <w:sz w:val="24"/>
          <w:szCs w:val="24"/>
        </w:rPr>
        <w:t>Termination of Agreement.</w:t>
      </w:r>
    </w:p>
    <w:p w14:paraId="75F59C52" w14:textId="1F00F187" w:rsidR="005D3D9A" w:rsidRPr="001D4F64" w:rsidRDefault="0014150F" w:rsidP="001D4F64">
      <w:pPr>
        <w:pStyle w:val="LexisNexisPara2"/>
        <w:ind w:left="0" w:firstLine="720"/>
      </w:pPr>
      <w:r>
        <w:t xml:space="preserve">8.1 </w:t>
      </w:r>
      <w:r w:rsidR="005D3D9A" w:rsidRPr="00314857">
        <w:t>This Agreement may be terminated at any time prior to the Closing as follows:</w:t>
      </w:r>
    </w:p>
    <w:p w14:paraId="42DE2E63" w14:textId="250884DE" w:rsidR="005D3D9A" w:rsidRDefault="005D3D9A" w:rsidP="005D3D9A">
      <w:pPr>
        <w:pStyle w:val="LexisNexisList3"/>
        <w:tabs>
          <w:tab w:val="clear" w:pos="1872"/>
          <w:tab w:val="num" w:pos="1253"/>
        </w:tabs>
        <w:ind w:left="1253" w:hanging="533"/>
      </w:pPr>
      <w:r w:rsidRPr="00314857">
        <w:t xml:space="preserve">by Purchaser, if </w:t>
      </w:r>
      <w:r>
        <w:t xml:space="preserve">(A) </w:t>
      </w:r>
      <w:r w:rsidRPr="00314857">
        <w:t>if the Closing has not occurred prior to the Outside Date</w:t>
      </w:r>
      <w:r>
        <w:t xml:space="preserve">; or (B) </w:t>
      </w:r>
      <w:r w:rsidRPr="00314857">
        <w:t>Vendor</w:t>
      </w:r>
      <w:r>
        <w:t xml:space="preserve"> or Broker</w:t>
      </w:r>
      <w:r w:rsidRPr="00314857">
        <w:t xml:space="preserve"> or the </w:t>
      </w:r>
      <w:r>
        <w:t>Corporation</w:t>
      </w:r>
      <w:r w:rsidRPr="00314857">
        <w:t xml:space="preserve"> have breached or failed to perform any of their representations, warranties, covenants, or other agreements contained in this Agreement, which breach or </w:t>
      </w:r>
      <w:r w:rsidRPr="00314857">
        <w:lastRenderedPageBreak/>
        <w:t>failure to perform is incapable of being cured or is not cured by the Outside Date</w:t>
      </w:r>
      <w:r>
        <w:t xml:space="preserve"> (“Vendor Party Default”);</w:t>
      </w:r>
    </w:p>
    <w:p w14:paraId="58C83A03" w14:textId="082C7848" w:rsidR="005D3D9A" w:rsidRPr="00314857" w:rsidRDefault="005D3D9A" w:rsidP="005D3D9A">
      <w:pPr>
        <w:pStyle w:val="LexisNexisList3"/>
        <w:tabs>
          <w:tab w:val="clear" w:pos="1872"/>
          <w:tab w:val="num" w:pos="1253"/>
        </w:tabs>
        <w:ind w:left="1253" w:hanging="533"/>
      </w:pPr>
      <w:r w:rsidRPr="00314857">
        <w:t xml:space="preserve">by mutual written agreement of Purchaser and </w:t>
      </w:r>
      <w:r w:rsidR="00531350">
        <w:t xml:space="preserve">Vendor </w:t>
      </w:r>
    </w:p>
    <w:p w14:paraId="5A5E9EFE" w14:textId="058D9C4C" w:rsidR="005D3D9A" w:rsidRDefault="0014150F" w:rsidP="007D032A">
      <w:pPr>
        <w:pStyle w:val="LexisNexisList1"/>
        <w:numPr>
          <w:ilvl w:val="0"/>
          <w:numId w:val="0"/>
        </w:numPr>
        <w:ind w:left="720"/>
        <w:jc w:val="left"/>
      </w:pPr>
      <w:r>
        <w:t>8.2    I</w:t>
      </w:r>
      <w:r w:rsidRPr="00314857">
        <w:t xml:space="preserve">f this Agreement is terminated pursuant to </w:t>
      </w:r>
      <w:r>
        <w:t>a Vendor Party Default</w:t>
      </w:r>
      <w:r w:rsidRPr="00314857">
        <w:t xml:space="preserve">, </w:t>
      </w:r>
      <w:r>
        <w:t>any sums paid up until the date of termination by the Purchaser to the Vendor and / or the Broker</w:t>
      </w:r>
      <w:proofErr w:type="gramStart"/>
      <w:r>
        <w:t>, as the case may be, shall</w:t>
      </w:r>
      <w:proofErr w:type="gramEnd"/>
      <w:r>
        <w:t xml:space="preserve"> be immediately returned to the Purchaser. </w:t>
      </w:r>
    </w:p>
    <w:p w14:paraId="6EC9BB80" w14:textId="06B96387" w:rsidR="0017795B" w:rsidRPr="00260FBB" w:rsidRDefault="0014150F">
      <w:pPr>
        <w:spacing w:before="120" w:line="300" w:lineRule="atLeast"/>
        <w:ind w:left="360"/>
        <w:jc w:val="both"/>
      </w:pPr>
      <w:r>
        <w:rPr>
          <w:rFonts w:eastAsia="Arial"/>
          <w:color w:val="000000"/>
        </w:rPr>
        <w:t>9</w:t>
      </w:r>
      <w:r w:rsidR="005A1368" w:rsidRPr="00260FBB">
        <w:rPr>
          <w:rFonts w:eastAsia="Arial"/>
          <w:color w:val="000000"/>
        </w:rPr>
        <w:t xml:space="preserve">. </w:t>
      </w:r>
      <w:r w:rsidR="005A1368" w:rsidRPr="00260FBB">
        <w:rPr>
          <w:rFonts w:eastAsia="Arial"/>
          <w:b/>
          <w:color w:val="000000"/>
        </w:rPr>
        <w:t>Survival of Representations and Warranties.</w:t>
      </w:r>
      <w:r w:rsidR="005A1368" w:rsidRPr="00260FBB">
        <w:rPr>
          <w:rFonts w:eastAsia="Arial"/>
          <w:color w:val="000000"/>
        </w:rPr>
        <w:t xml:space="preserve"> The representations and warranties of the Vendor and Purchaser contained in this agreement and contained in any document or certificate given pursuant hereto shall survive the closing of the purchase and sale of the Purchased Shares herein provided for, for a period of two years from the Closing Date.</w:t>
      </w:r>
    </w:p>
    <w:p w14:paraId="4C2B0C9E" w14:textId="5B5EB901" w:rsidR="0017795B" w:rsidRPr="00260FBB" w:rsidRDefault="0014150F">
      <w:pPr>
        <w:spacing w:before="120" w:line="300" w:lineRule="atLeast"/>
        <w:ind w:left="360"/>
        <w:jc w:val="both"/>
      </w:pPr>
      <w:r>
        <w:rPr>
          <w:rFonts w:eastAsia="Arial"/>
          <w:color w:val="000000"/>
        </w:rPr>
        <w:t>10</w:t>
      </w:r>
      <w:r w:rsidR="005A1368" w:rsidRPr="00260FBB">
        <w:rPr>
          <w:rFonts w:eastAsia="Arial"/>
          <w:color w:val="000000"/>
        </w:rPr>
        <w:t xml:space="preserve">. </w:t>
      </w:r>
      <w:r w:rsidR="005A1368" w:rsidRPr="00260FBB">
        <w:rPr>
          <w:rFonts w:eastAsia="Arial"/>
          <w:b/>
          <w:color w:val="000000"/>
        </w:rPr>
        <w:t>Indemnification.</w:t>
      </w:r>
      <w:r w:rsidR="005A1368" w:rsidRPr="00260FBB">
        <w:rPr>
          <w:rFonts w:eastAsia="Arial"/>
          <w:color w:val="000000"/>
        </w:rPr>
        <w:t xml:space="preserve"> The Vendor hereby indemnifies and saves the Corporation, and the Purchaser harmless of and from any cause or claim arising with respect to the Corporation or its activities prior to the Closing Date. Vendor shall remain liable to defend at its expense any such actions or claims that may arise with respect to the Corporation or its activities</w:t>
      </w:r>
      <w:r>
        <w:rPr>
          <w:rFonts w:eastAsia="Arial"/>
          <w:color w:val="000000"/>
        </w:rPr>
        <w:t>, liabilities or expenses</w:t>
      </w:r>
      <w:r w:rsidR="005A1368" w:rsidRPr="00260FBB">
        <w:rPr>
          <w:rFonts w:eastAsia="Arial"/>
          <w:color w:val="000000"/>
        </w:rPr>
        <w:t xml:space="preserve">, concerning the </w:t>
      </w:r>
      <w:proofErr w:type="gramStart"/>
      <w:r w:rsidR="005A1368" w:rsidRPr="00260FBB">
        <w:rPr>
          <w:rFonts w:eastAsia="Arial"/>
          <w:color w:val="000000"/>
        </w:rPr>
        <w:t>time period</w:t>
      </w:r>
      <w:proofErr w:type="gramEnd"/>
      <w:r w:rsidR="005A1368" w:rsidRPr="00260FBB">
        <w:rPr>
          <w:rFonts w:eastAsia="Arial"/>
          <w:color w:val="000000"/>
        </w:rPr>
        <w:t xml:space="preserve"> prior to the Closing Date. Such indemnity is conditional upon Purchaser not entering into any claim or action in an adverse position to Vendor.</w:t>
      </w:r>
    </w:p>
    <w:p w14:paraId="2A8FF1A0" w14:textId="5BEC4E14" w:rsidR="0017795B" w:rsidRPr="00260FBB" w:rsidRDefault="0014150F">
      <w:pPr>
        <w:spacing w:before="120" w:line="300" w:lineRule="atLeast"/>
        <w:ind w:left="360"/>
        <w:jc w:val="both"/>
      </w:pPr>
      <w:r>
        <w:rPr>
          <w:rFonts w:eastAsia="Arial"/>
          <w:color w:val="000000"/>
        </w:rPr>
        <w:t>11</w:t>
      </w:r>
      <w:r w:rsidR="0098358F" w:rsidRPr="00260FBB">
        <w:rPr>
          <w:rFonts w:eastAsia="Arial"/>
          <w:color w:val="000000"/>
        </w:rPr>
        <w:t xml:space="preserve">. </w:t>
      </w:r>
      <w:r w:rsidR="0098358F" w:rsidRPr="00260FBB">
        <w:rPr>
          <w:rFonts w:eastAsia="Arial"/>
          <w:b/>
          <w:color w:val="000000"/>
        </w:rPr>
        <w:t>Notices.</w:t>
      </w:r>
      <w:r w:rsidR="0098358F" w:rsidRPr="00260FBB">
        <w:rPr>
          <w:rFonts w:eastAsia="Arial"/>
          <w:color w:val="000000"/>
        </w:rPr>
        <w:t xml:space="preserve"> Any notice, direction or other instrument required or permitted to be given to the Vendor hereunder shall be in writing and may be </w:t>
      </w:r>
      <w:r w:rsidR="00605530">
        <w:rPr>
          <w:rFonts w:eastAsia="Arial"/>
          <w:color w:val="000000"/>
        </w:rPr>
        <w:t>made</w:t>
      </w:r>
      <w:r w:rsidR="0098358F" w:rsidRPr="00260FBB">
        <w:rPr>
          <w:rFonts w:eastAsia="Arial"/>
          <w:color w:val="000000"/>
        </w:rPr>
        <w:t xml:space="preserve"> by </w:t>
      </w:r>
      <w:r w:rsidR="00634C2A">
        <w:rPr>
          <w:rFonts w:eastAsia="Arial"/>
          <w:color w:val="000000"/>
        </w:rPr>
        <w:t>electronic mail</w:t>
      </w:r>
      <w:r w:rsidR="0098358F" w:rsidRPr="00260FBB">
        <w:rPr>
          <w:rFonts w:eastAsia="Arial"/>
          <w:color w:val="000000"/>
        </w:rPr>
        <w:t xml:space="preserve"> to the Vendor at:</w:t>
      </w:r>
    </w:p>
    <w:p w14:paraId="6F355400" w14:textId="587A2B40" w:rsidR="0017795B" w:rsidRDefault="007D032A">
      <w:pPr>
        <w:spacing w:before="200" w:line="300" w:lineRule="atLeast"/>
        <w:ind w:left="360"/>
        <w:jc w:val="both"/>
        <w:rPr>
          <w:rFonts w:eastAsia="Arial"/>
          <w:color w:val="000000"/>
        </w:rPr>
      </w:pPr>
      <w:r w:rsidRPr="00260FBB">
        <w:rPr>
          <w:rFonts w:eastAsia="Arial"/>
          <w:color w:val="000000"/>
        </w:rPr>
        <w:t>[</w:t>
      </w:r>
      <w:r w:rsidR="00605530">
        <w:rPr>
          <w:rFonts w:eastAsia="Arial"/>
          <w:color w:val="000000"/>
        </w:rPr>
        <w:t>electronic mail address</w:t>
      </w:r>
      <w:r w:rsidRPr="00260FBB">
        <w:rPr>
          <w:rFonts w:eastAsia="Arial"/>
          <w:color w:val="000000"/>
        </w:rPr>
        <w:t>]</w:t>
      </w:r>
    </w:p>
    <w:p w14:paraId="2DDE5DA4" w14:textId="6CA46CBE" w:rsidR="00634C2A" w:rsidRPr="00260FBB" w:rsidRDefault="00634C2A">
      <w:pPr>
        <w:spacing w:before="200" w:line="300" w:lineRule="atLeast"/>
        <w:ind w:left="360"/>
        <w:jc w:val="both"/>
      </w:pPr>
      <w:r>
        <w:rPr>
          <w:rFonts w:eastAsia="Arial"/>
          <w:color w:val="000000"/>
        </w:rPr>
        <w:t>With a copy to the Broker</w:t>
      </w:r>
      <w:r w:rsidR="0092660C">
        <w:rPr>
          <w:rFonts w:eastAsia="Arial"/>
          <w:color w:val="000000"/>
        </w:rPr>
        <w:t xml:space="preserve"> which shall be </w:t>
      </w:r>
      <w:r w:rsidR="00C22DC4">
        <w:rPr>
          <w:rFonts w:eastAsia="Arial"/>
          <w:color w:val="000000"/>
        </w:rPr>
        <w:t>as set out in the Finder Agreement between the Broker and the Purchaser</w:t>
      </w:r>
    </w:p>
    <w:p w14:paraId="6BE46BC6" w14:textId="77777777" w:rsidR="0017795B" w:rsidRPr="00260FBB" w:rsidRDefault="007D032A">
      <w:pPr>
        <w:spacing w:before="200" w:line="300" w:lineRule="atLeast"/>
        <w:ind w:left="360"/>
        <w:jc w:val="both"/>
      </w:pPr>
      <w:r w:rsidRPr="00260FBB">
        <w:rPr>
          <w:rFonts w:eastAsia="Arial"/>
          <w:color w:val="000000"/>
        </w:rPr>
        <w:t>Any notice, direction or other instrument required or permitted to be given to the Purchaser or the Corporation hereunder shall be in writing and may be given by mailing the same postage prepaid or delivering the same addressed to the Purchaser or the Corporation at:</w:t>
      </w:r>
    </w:p>
    <w:p w14:paraId="35077ACC" w14:textId="24A2758C" w:rsidR="0017795B" w:rsidRPr="00260FBB" w:rsidRDefault="007D032A">
      <w:pPr>
        <w:spacing w:before="200" w:line="300" w:lineRule="atLeast"/>
        <w:ind w:left="360"/>
        <w:jc w:val="both"/>
      </w:pPr>
      <w:del w:id="14" w:author="Matthew Levine" w:date="2025-02-12T13:41:00Z" w16du:dateUtc="2025-02-12T18:41:00Z">
        <w:r w:rsidRPr="00260FBB" w:rsidDel="00E66146">
          <w:rPr>
            <w:rFonts w:eastAsia="Arial"/>
            <w:color w:val="000000"/>
          </w:rPr>
          <w:delText>[Address]</w:delText>
        </w:r>
      </w:del>
      <w:ins w:id="15" w:author="Matthew Levine" w:date="2025-02-12T13:41:00Z" w16du:dateUtc="2025-02-12T18:41:00Z">
        <w:r w:rsidR="00E66146">
          <w:rPr>
            <w:rFonts w:eastAsia="Arial"/>
            <w:color w:val="000000"/>
          </w:rPr>
          <w:t>1235 Bay Street Suite 700, Toronto, ON, M5R 3K</w:t>
        </w:r>
      </w:ins>
      <w:ins w:id="16" w:author="Matthew Levine" w:date="2025-02-12T13:42:00Z" w16du:dateUtc="2025-02-12T18:42:00Z">
        <w:r w:rsidR="00E66146">
          <w:rPr>
            <w:rFonts w:eastAsia="Arial"/>
            <w:color w:val="000000"/>
          </w:rPr>
          <w:t>4</w:t>
        </w:r>
      </w:ins>
    </w:p>
    <w:p w14:paraId="7AFEC54A" w14:textId="77777777" w:rsidR="0017795B" w:rsidRPr="00260FBB" w:rsidRDefault="007D032A">
      <w:pPr>
        <w:spacing w:before="200" w:line="300" w:lineRule="atLeast"/>
        <w:ind w:left="360"/>
        <w:jc w:val="both"/>
      </w:pPr>
      <w:r w:rsidRPr="00260FBB">
        <w:rPr>
          <w:rFonts w:eastAsia="Arial"/>
          <w:color w:val="000000"/>
        </w:rPr>
        <w:t>Any notice, direction or other instrument aforesaid if delivered, shall be deemed to have been given or made on the date on which it was delivered or if mailed, shall be deemed to have been given or made on the fifth business day following the day on which it was mailed.</w:t>
      </w:r>
    </w:p>
    <w:p w14:paraId="27D217AE" w14:textId="137C32A1" w:rsidR="00CF16EF" w:rsidRDefault="0014150F" w:rsidP="00CF16EF">
      <w:pPr>
        <w:spacing w:before="120" w:line="300" w:lineRule="atLeast"/>
        <w:ind w:left="360"/>
        <w:jc w:val="both"/>
        <w:rPr>
          <w:rFonts w:eastAsia="Arial"/>
          <w:color w:val="000000"/>
        </w:rPr>
      </w:pPr>
      <w:r>
        <w:rPr>
          <w:rFonts w:eastAsia="Arial"/>
          <w:color w:val="000000"/>
        </w:rPr>
        <w:t>12</w:t>
      </w:r>
      <w:r w:rsidR="000B1859" w:rsidRPr="00260FBB">
        <w:rPr>
          <w:rFonts w:eastAsia="Arial"/>
          <w:color w:val="000000"/>
        </w:rPr>
        <w:t xml:space="preserve">. </w:t>
      </w:r>
      <w:r w:rsidR="00CF16EF">
        <w:rPr>
          <w:rFonts w:eastAsia="Arial"/>
          <w:color w:val="000000"/>
        </w:rPr>
        <w:t xml:space="preserve">Each Party hereto explicitly acknowledges and agrees that the </w:t>
      </w:r>
      <w:r w:rsidR="00CF16EF" w:rsidRPr="00CF16EF">
        <w:rPr>
          <w:rFonts w:eastAsia="Arial"/>
          <w:color w:val="000000"/>
        </w:rPr>
        <w:t xml:space="preserve">Purchaser may (i) assign any or </w:t>
      </w:r>
      <w:proofErr w:type="gramStart"/>
      <w:r w:rsidR="00CF16EF" w:rsidRPr="00CF16EF">
        <w:rPr>
          <w:rFonts w:eastAsia="Arial"/>
          <w:color w:val="000000"/>
        </w:rPr>
        <w:t>all of</w:t>
      </w:r>
      <w:proofErr w:type="gramEnd"/>
      <w:r w:rsidR="00CF16EF" w:rsidRPr="00CF16EF">
        <w:rPr>
          <w:rFonts w:eastAsia="Arial"/>
          <w:color w:val="000000"/>
        </w:rPr>
        <w:t xml:space="preserve"> its rights</w:t>
      </w:r>
      <w:r w:rsidR="00CF16EF">
        <w:rPr>
          <w:rFonts w:eastAsia="Arial"/>
          <w:color w:val="000000"/>
        </w:rPr>
        <w:t xml:space="preserve">, </w:t>
      </w:r>
      <w:r w:rsidR="00CF16EF" w:rsidRPr="00CF16EF">
        <w:rPr>
          <w:rFonts w:eastAsia="Arial"/>
          <w:color w:val="000000"/>
        </w:rPr>
        <w:t>interests</w:t>
      </w:r>
      <w:r w:rsidR="00CF16EF">
        <w:rPr>
          <w:rFonts w:eastAsia="Arial"/>
          <w:color w:val="000000"/>
        </w:rPr>
        <w:t xml:space="preserve"> and obligations</w:t>
      </w:r>
      <w:r w:rsidR="00CF16EF" w:rsidRPr="00CF16EF">
        <w:rPr>
          <w:rFonts w:eastAsia="Arial"/>
          <w:color w:val="000000"/>
        </w:rPr>
        <w:t xml:space="preserve"> hereunder to one or more of its </w:t>
      </w:r>
      <w:r w:rsidR="00CF16EF">
        <w:rPr>
          <w:rFonts w:eastAsia="Arial"/>
          <w:color w:val="000000"/>
        </w:rPr>
        <w:t>A</w:t>
      </w:r>
      <w:r w:rsidR="00CF16EF" w:rsidRPr="00CF16EF">
        <w:rPr>
          <w:rFonts w:eastAsia="Arial"/>
          <w:color w:val="000000"/>
        </w:rPr>
        <w:t>ffiliate</w:t>
      </w:r>
      <w:r w:rsidR="00CF16EF">
        <w:rPr>
          <w:rFonts w:eastAsia="Arial"/>
          <w:color w:val="000000"/>
        </w:rPr>
        <w:t>(</w:t>
      </w:r>
      <w:r w:rsidR="00CF16EF" w:rsidRPr="00CF16EF">
        <w:rPr>
          <w:rFonts w:eastAsia="Arial"/>
          <w:color w:val="000000"/>
        </w:rPr>
        <w:t>s</w:t>
      </w:r>
      <w:r w:rsidR="00CF16EF">
        <w:rPr>
          <w:rFonts w:eastAsia="Arial"/>
          <w:color w:val="000000"/>
        </w:rPr>
        <w:t xml:space="preserve">). “Affiliate” has the meaning set out in applicable Canadian corporate law. </w:t>
      </w:r>
    </w:p>
    <w:p w14:paraId="03788565" w14:textId="77777777" w:rsidR="00CF16EF" w:rsidRDefault="00CF16EF">
      <w:pPr>
        <w:spacing w:before="120" w:line="300" w:lineRule="atLeast"/>
        <w:ind w:left="360"/>
        <w:jc w:val="both"/>
        <w:rPr>
          <w:rFonts w:eastAsia="Arial"/>
          <w:color w:val="000000"/>
        </w:rPr>
      </w:pPr>
    </w:p>
    <w:p w14:paraId="1AE39847" w14:textId="1FAF30A3" w:rsidR="0017795B" w:rsidRPr="00260FBB" w:rsidRDefault="0014150F">
      <w:pPr>
        <w:spacing w:before="120" w:line="300" w:lineRule="atLeast"/>
        <w:ind w:left="360"/>
        <w:jc w:val="both"/>
      </w:pPr>
      <w:r>
        <w:rPr>
          <w:rFonts w:eastAsia="Arial"/>
          <w:color w:val="000000"/>
        </w:rPr>
        <w:t>13</w:t>
      </w:r>
      <w:r w:rsidR="00CF16EF">
        <w:rPr>
          <w:rFonts w:eastAsia="Arial"/>
          <w:color w:val="000000"/>
        </w:rPr>
        <w:t xml:space="preserve">. </w:t>
      </w:r>
      <w:r w:rsidR="000B1859" w:rsidRPr="00260FBB">
        <w:rPr>
          <w:rFonts w:eastAsia="Arial"/>
          <w:b/>
          <w:color w:val="000000"/>
        </w:rPr>
        <w:t>Costs and Expenses.</w:t>
      </w:r>
    </w:p>
    <w:p w14:paraId="3C319B9B" w14:textId="3C2EE8EF" w:rsidR="002B4169" w:rsidRPr="002B4169" w:rsidRDefault="0014150F" w:rsidP="002B4169">
      <w:pPr>
        <w:spacing w:before="120" w:line="300" w:lineRule="atLeast"/>
        <w:ind w:left="720"/>
        <w:jc w:val="both"/>
        <w:rPr>
          <w:rFonts w:eastAsia="Arial"/>
          <w:color w:val="000000"/>
        </w:rPr>
      </w:pPr>
      <w:r>
        <w:rPr>
          <w:rFonts w:eastAsia="Arial"/>
          <w:color w:val="000000"/>
        </w:rPr>
        <w:t>13</w:t>
      </w:r>
      <w:r w:rsidR="000B1859" w:rsidRPr="002B4169">
        <w:rPr>
          <w:rFonts w:eastAsia="Arial"/>
          <w:color w:val="000000"/>
        </w:rPr>
        <w:t xml:space="preserve">.1 The parties hereto </w:t>
      </w:r>
      <w:r w:rsidR="00C73726" w:rsidRPr="002B4169">
        <w:rPr>
          <w:rFonts w:eastAsia="Arial"/>
          <w:color w:val="000000"/>
        </w:rPr>
        <w:t>acknowledge</w:t>
      </w:r>
      <w:r w:rsidR="002B4169" w:rsidRPr="002B4169">
        <w:rPr>
          <w:rFonts w:eastAsia="Arial"/>
          <w:color w:val="000000"/>
        </w:rPr>
        <w:t xml:space="preserve"> and agree that e</w:t>
      </w:r>
      <w:r w:rsidR="002B4169" w:rsidRPr="002B4169">
        <w:rPr>
          <w:color w:val="212121"/>
          <w:bdr w:val="none" w:sz="0" w:space="0" w:color="auto" w:frame="1"/>
        </w:rPr>
        <w:t>xcept for the fees and expenses of [the Broker] which shall be the sole responsibility of the Vendor, there are no claims for brokerage commissions, finders' fees or similar compensation in connection with the transactions contemplated by this Agreement.</w:t>
      </w:r>
    </w:p>
    <w:p w14:paraId="780C7D37" w14:textId="30122B16" w:rsidR="0017795B" w:rsidRPr="00260FBB" w:rsidRDefault="0014150F">
      <w:pPr>
        <w:spacing w:before="120" w:line="300" w:lineRule="atLeast"/>
        <w:ind w:left="720"/>
        <w:jc w:val="both"/>
      </w:pPr>
      <w:r>
        <w:rPr>
          <w:rFonts w:eastAsia="Arial"/>
          <w:color w:val="000000"/>
        </w:rPr>
        <w:lastRenderedPageBreak/>
        <w:t>13</w:t>
      </w:r>
      <w:r w:rsidR="000B1859" w:rsidRPr="00260FBB">
        <w:rPr>
          <w:rFonts w:eastAsia="Arial"/>
          <w:color w:val="000000"/>
        </w:rPr>
        <w:t>.2 Each of the parties hereto shall pay its own legal, accounting and other costs and expenses associated with this transaction and this agreement.</w:t>
      </w:r>
    </w:p>
    <w:p w14:paraId="53FFDFE0" w14:textId="0F1598E3" w:rsidR="0017795B" w:rsidRPr="00260FBB" w:rsidRDefault="0014150F">
      <w:pPr>
        <w:spacing w:before="120" w:line="300" w:lineRule="atLeast"/>
        <w:ind w:left="360"/>
        <w:jc w:val="both"/>
      </w:pPr>
      <w:r>
        <w:rPr>
          <w:rFonts w:eastAsia="Arial"/>
          <w:color w:val="000000"/>
        </w:rPr>
        <w:t>14</w:t>
      </w:r>
      <w:r w:rsidR="00897EE1" w:rsidRPr="00260FBB">
        <w:rPr>
          <w:rFonts w:eastAsia="Arial"/>
          <w:color w:val="000000"/>
        </w:rPr>
        <w:t xml:space="preserve">. </w:t>
      </w:r>
      <w:r w:rsidR="00897EE1" w:rsidRPr="00260FBB">
        <w:rPr>
          <w:rFonts w:eastAsia="Arial"/>
          <w:b/>
          <w:color w:val="000000"/>
        </w:rPr>
        <w:t>Entire Agreement.</w:t>
      </w:r>
      <w:r w:rsidR="00897EE1" w:rsidRPr="00260FBB">
        <w:rPr>
          <w:rFonts w:eastAsia="Arial"/>
          <w:color w:val="000000"/>
        </w:rPr>
        <w:t xml:space="preserve"> This agreement constitutes the entire agreement between the parties hereto. There are not and shall not be any verbal statements, representations, warranties, undertakings or agreements between the parties hereto and this agreement may not be amended or modified in any respect except by written instrument signed by the parties hereto.</w:t>
      </w:r>
    </w:p>
    <w:p w14:paraId="1A3C73FC" w14:textId="48C986A9" w:rsidR="0017795B" w:rsidRPr="00260FBB" w:rsidRDefault="0014150F">
      <w:pPr>
        <w:spacing w:before="120" w:line="300" w:lineRule="atLeast"/>
        <w:ind w:left="360"/>
        <w:jc w:val="both"/>
      </w:pPr>
      <w:r>
        <w:rPr>
          <w:rFonts w:eastAsia="Arial"/>
          <w:color w:val="000000"/>
        </w:rPr>
        <w:t>15</w:t>
      </w:r>
      <w:r w:rsidR="00897EE1" w:rsidRPr="00260FBB">
        <w:rPr>
          <w:rFonts w:eastAsia="Arial"/>
          <w:color w:val="000000"/>
        </w:rPr>
        <w:t xml:space="preserve">. </w:t>
      </w:r>
      <w:r w:rsidR="00897EE1" w:rsidRPr="00260FBB">
        <w:rPr>
          <w:rFonts w:eastAsia="Arial"/>
          <w:b/>
          <w:color w:val="000000"/>
        </w:rPr>
        <w:t>Proper Law of Contract.</w:t>
      </w:r>
      <w:r w:rsidR="00897EE1" w:rsidRPr="00260FBB">
        <w:rPr>
          <w:rFonts w:eastAsia="Arial"/>
          <w:color w:val="000000"/>
        </w:rPr>
        <w:t xml:space="preserve"> This agreement shall be construed and enforced in accordance with, and the rights of the parties shall be governed by, the laws of the Province of </w:t>
      </w:r>
      <w:r w:rsidR="00950BFD">
        <w:rPr>
          <w:rFonts w:eastAsia="Arial"/>
          <w:color w:val="000000"/>
        </w:rPr>
        <w:t>Ontario</w:t>
      </w:r>
      <w:r w:rsidR="00897EE1" w:rsidRPr="00260FBB">
        <w:rPr>
          <w:rFonts w:eastAsia="Arial"/>
          <w:color w:val="000000"/>
        </w:rPr>
        <w:t xml:space="preserve">. Each of the parties hereto hereby irrevocably submits and attorns to the jurisdiction of the courts of the Province of </w:t>
      </w:r>
      <w:r w:rsidR="00950BFD">
        <w:rPr>
          <w:rFonts w:eastAsia="Arial"/>
          <w:color w:val="000000"/>
        </w:rPr>
        <w:t>Ontario</w:t>
      </w:r>
      <w:r w:rsidR="00897EE1" w:rsidRPr="00260FBB">
        <w:rPr>
          <w:rFonts w:eastAsia="Arial"/>
          <w:color w:val="000000"/>
        </w:rPr>
        <w:t>.</w:t>
      </w:r>
    </w:p>
    <w:p w14:paraId="1C3A5BB2" w14:textId="08D0753C" w:rsidR="0017795B" w:rsidRPr="00260FBB" w:rsidRDefault="0014150F">
      <w:pPr>
        <w:spacing w:before="120" w:line="300" w:lineRule="atLeast"/>
        <w:ind w:left="360"/>
        <w:jc w:val="both"/>
      </w:pPr>
      <w:r>
        <w:rPr>
          <w:rFonts w:eastAsia="Arial"/>
          <w:color w:val="000000"/>
        </w:rPr>
        <w:t>16</w:t>
      </w:r>
      <w:r w:rsidR="00897EE1" w:rsidRPr="00260FBB">
        <w:rPr>
          <w:rFonts w:eastAsia="Arial"/>
          <w:color w:val="000000"/>
        </w:rPr>
        <w:t xml:space="preserve">. </w:t>
      </w:r>
      <w:r w:rsidR="00897EE1" w:rsidRPr="00260FBB">
        <w:rPr>
          <w:rFonts w:eastAsia="Arial"/>
          <w:b/>
          <w:color w:val="000000"/>
        </w:rPr>
        <w:t>Benefit and Binding Nature of the Agreement.</w:t>
      </w:r>
      <w:r w:rsidR="00897EE1" w:rsidRPr="00260FBB">
        <w:rPr>
          <w:rFonts w:eastAsia="Arial"/>
          <w:color w:val="000000"/>
        </w:rPr>
        <w:t xml:space="preserve"> This agreement shall </w:t>
      </w:r>
      <w:proofErr w:type="spellStart"/>
      <w:r w:rsidR="00897EE1" w:rsidRPr="00260FBB">
        <w:rPr>
          <w:rFonts w:eastAsia="Arial"/>
          <w:color w:val="000000"/>
        </w:rPr>
        <w:t>enure</w:t>
      </w:r>
      <w:proofErr w:type="spellEnd"/>
      <w:r w:rsidR="00897EE1" w:rsidRPr="00260FBB">
        <w:rPr>
          <w:rFonts w:eastAsia="Arial"/>
          <w:color w:val="000000"/>
        </w:rPr>
        <w:t xml:space="preserve"> to the benefit of and be binding upon the parties hereto and their respective successors and assigns.</w:t>
      </w:r>
    </w:p>
    <w:p w14:paraId="05DC8AA4" w14:textId="77777777" w:rsidR="0017795B" w:rsidRPr="00260FBB" w:rsidRDefault="007D032A">
      <w:pPr>
        <w:spacing w:before="120" w:line="300" w:lineRule="atLeast"/>
        <w:ind w:left="360"/>
        <w:jc w:val="both"/>
      </w:pPr>
      <w:r w:rsidRPr="00260FBB">
        <w:rPr>
          <w:rFonts w:eastAsia="Arial"/>
          <w:caps/>
          <w:color w:val="000000"/>
        </w:rPr>
        <w:t>In witness whereof</w:t>
      </w:r>
      <w:r w:rsidRPr="00260FBB">
        <w:rPr>
          <w:rFonts w:eastAsia="Arial"/>
          <w:color w:val="000000"/>
        </w:rPr>
        <w:t xml:space="preserve"> this agreement has been executed by the parties hereto.</w:t>
      </w:r>
    </w:p>
    <w:p w14:paraId="78BF7A49" w14:textId="24B1B0F4" w:rsidR="0017795B" w:rsidRPr="00260FBB" w:rsidRDefault="009C62DD">
      <w:pPr>
        <w:spacing w:before="200" w:line="300" w:lineRule="atLeast"/>
        <w:ind w:left="360"/>
        <w:jc w:val="both"/>
      </w:pPr>
      <w:r>
        <w:rPr>
          <w:rFonts w:eastAsia="Arial"/>
          <w:color w:val="000000"/>
        </w:rPr>
        <w:t xml:space="preserve"> </w:t>
      </w:r>
    </w:p>
    <w:p w14:paraId="64C33203" w14:textId="77777777" w:rsidR="0017795B" w:rsidRPr="00260FBB" w:rsidRDefault="007D032A">
      <w:pPr>
        <w:spacing w:before="200" w:line="300" w:lineRule="atLeast"/>
        <w:ind w:left="360"/>
        <w:jc w:val="both"/>
      </w:pPr>
      <w:r w:rsidRPr="00260FBB">
        <w:rPr>
          <w:rFonts w:eastAsia="Arial"/>
          <w:color w:val="000000"/>
        </w:rPr>
        <w:t>By: _________________________ c/s</w:t>
      </w:r>
    </w:p>
    <w:p w14:paraId="3699ACB1" w14:textId="0E4A82E9" w:rsidR="009C62DD" w:rsidRPr="00260FBB" w:rsidRDefault="009C62DD" w:rsidP="009C62DD">
      <w:pPr>
        <w:spacing w:before="200" w:line="300" w:lineRule="atLeast"/>
        <w:ind w:left="360"/>
        <w:jc w:val="both"/>
      </w:pPr>
      <w:r>
        <w:rPr>
          <w:rFonts w:eastAsia="Arial"/>
          <w:color w:val="000000"/>
        </w:rPr>
        <w:t>Jose David Barrios</w:t>
      </w:r>
    </w:p>
    <w:p w14:paraId="57EC114A" w14:textId="4082C4EA" w:rsidR="00897EE1" w:rsidRPr="00260FBB" w:rsidRDefault="00897EE1" w:rsidP="00594981">
      <w:pPr>
        <w:spacing w:before="200" w:line="300" w:lineRule="atLeast"/>
        <w:jc w:val="both"/>
      </w:pPr>
    </w:p>
    <w:p w14:paraId="721BAD86" w14:textId="4FDE53F6" w:rsidR="00897EE1" w:rsidRPr="00260FBB" w:rsidRDefault="00950BFD" w:rsidP="00897EE1">
      <w:pPr>
        <w:spacing w:before="200" w:line="300" w:lineRule="atLeast"/>
        <w:ind w:left="360"/>
        <w:jc w:val="both"/>
      </w:pPr>
      <w:r>
        <w:rPr>
          <w:rFonts w:eastAsia="Arial"/>
          <w:color w:val="000000"/>
        </w:rPr>
        <w:t>ClearSky</w:t>
      </w:r>
      <w:r w:rsidR="009C62DD">
        <w:rPr>
          <w:rFonts w:eastAsia="Arial"/>
          <w:color w:val="000000"/>
        </w:rPr>
        <w:t xml:space="preserve"> Solutions Incorporated</w:t>
      </w:r>
    </w:p>
    <w:p w14:paraId="2ADCDE99" w14:textId="77777777" w:rsidR="00897EE1" w:rsidRPr="00260FBB" w:rsidRDefault="00897EE1" w:rsidP="00897EE1">
      <w:pPr>
        <w:spacing w:before="200" w:line="300" w:lineRule="atLeast"/>
        <w:ind w:left="360"/>
        <w:jc w:val="both"/>
      </w:pPr>
      <w:r w:rsidRPr="00260FBB">
        <w:rPr>
          <w:rFonts w:eastAsia="Arial"/>
          <w:color w:val="000000"/>
        </w:rPr>
        <w:t>By: _________________________ c/s</w:t>
      </w:r>
    </w:p>
    <w:p w14:paraId="7654633A" w14:textId="77777777" w:rsidR="00897EE1" w:rsidRDefault="00897EE1" w:rsidP="00897EE1">
      <w:pPr>
        <w:spacing w:before="200" w:line="300" w:lineRule="atLeast"/>
        <w:ind w:left="360"/>
        <w:jc w:val="both"/>
        <w:rPr>
          <w:rFonts w:eastAsia="Arial"/>
          <w:color w:val="000000"/>
        </w:rPr>
      </w:pPr>
      <w:r>
        <w:rPr>
          <w:rFonts w:eastAsia="Arial"/>
          <w:color w:val="000000"/>
        </w:rPr>
        <w:t>[Director Name]</w:t>
      </w:r>
    </w:p>
    <w:p w14:paraId="3098CE5C" w14:textId="77777777" w:rsidR="00594981" w:rsidRDefault="00594981" w:rsidP="00897EE1">
      <w:pPr>
        <w:spacing w:before="200" w:line="300" w:lineRule="atLeast"/>
        <w:ind w:left="360"/>
        <w:jc w:val="both"/>
        <w:rPr>
          <w:rFonts w:eastAsia="Arial"/>
          <w:color w:val="000000"/>
        </w:rPr>
      </w:pPr>
    </w:p>
    <w:p w14:paraId="42C25A83" w14:textId="3F59C4A9" w:rsidR="00594981" w:rsidRDefault="00950BFD" w:rsidP="00594981">
      <w:pPr>
        <w:spacing w:before="200" w:line="300" w:lineRule="atLeast"/>
        <w:ind w:left="360"/>
        <w:jc w:val="both"/>
        <w:rPr>
          <w:rFonts w:eastAsia="Arial"/>
          <w:color w:val="000000"/>
        </w:rPr>
      </w:pPr>
      <w:r>
        <w:rPr>
          <w:rFonts w:eastAsia="Arial"/>
          <w:color w:val="000000"/>
        </w:rPr>
        <w:t>Maple Wave Capital Inc.</w:t>
      </w:r>
    </w:p>
    <w:p w14:paraId="35171946" w14:textId="77777777" w:rsidR="00594981" w:rsidRPr="00260FBB" w:rsidRDefault="00594981" w:rsidP="00594981">
      <w:pPr>
        <w:spacing w:before="200" w:line="300" w:lineRule="atLeast"/>
        <w:ind w:left="360"/>
        <w:jc w:val="both"/>
      </w:pPr>
    </w:p>
    <w:p w14:paraId="5231696C" w14:textId="77777777" w:rsidR="00594981" w:rsidRPr="00260FBB" w:rsidRDefault="00594981" w:rsidP="00594981">
      <w:pPr>
        <w:spacing w:before="200" w:line="300" w:lineRule="atLeast"/>
        <w:ind w:left="360"/>
        <w:jc w:val="both"/>
      </w:pPr>
      <w:r w:rsidRPr="00260FBB">
        <w:rPr>
          <w:rFonts w:eastAsia="Arial"/>
          <w:color w:val="000000"/>
        </w:rPr>
        <w:t>By: _________________________ c/s</w:t>
      </w:r>
    </w:p>
    <w:p w14:paraId="4CA629A7" w14:textId="54A6D65C" w:rsidR="00594981" w:rsidRDefault="009C62DD" w:rsidP="00594981">
      <w:pPr>
        <w:spacing w:before="200" w:line="300" w:lineRule="atLeast"/>
        <w:ind w:left="360"/>
        <w:jc w:val="both"/>
        <w:rPr>
          <w:rFonts w:eastAsia="Arial"/>
          <w:color w:val="000000"/>
        </w:rPr>
      </w:pPr>
      <w:r>
        <w:rPr>
          <w:rFonts w:eastAsia="Arial"/>
          <w:color w:val="000000"/>
        </w:rPr>
        <w:t>Herinder Bedi</w:t>
      </w:r>
    </w:p>
    <w:p w14:paraId="11BE0B40" w14:textId="77777777" w:rsidR="00594981" w:rsidRPr="00260FBB" w:rsidRDefault="00594981" w:rsidP="00897EE1">
      <w:pPr>
        <w:spacing w:before="200" w:line="300" w:lineRule="atLeast"/>
        <w:ind w:left="360"/>
        <w:jc w:val="both"/>
      </w:pPr>
    </w:p>
    <w:p w14:paraId="4F412143" w14:textId="77777777" w:rsidR="00344E98" w:rsidRDefault="00344E98">
      <w:pPr>
        <w:spacing w:before="200" w:line="300" w:lineRule="atLeast"/>
        <w:ind w:left="360"/>
        <w:jc w:val="both"/>
        <w:rPr>
          <w:rFonts w:eastAsia="Arial"/>
          <w:color w:val="000000"/>
        </w:rPr>
      </w:pPr>
    </w:p>
    <w:p w14:paraId="4CCD2E02" w14:textId="71DA50AC" w:rsidR="0017795B" w:rsidRPr="00260FBB" w:rsidRDefault="00950BFD">
      <w:pPr>
        <w:spacing w:before="200" w:line="300" w:lineRule="atLeast"/>
        <w:ind w:left="360"/>
        <w:jc w:val="both"/>
      </w:pPr>
      <w:proofErr w:type="spellStart"/>
      <w:r>
        <w:rPr>
          <w:rFonts w:eastAsia="Arial"/>
          <w:color w:val="000000"/>
        </w:rPr>
        <w:t>SnowCap</w:t>
      </w:r>
      <w:proofErr w:type="spellEnd"/>
      <w:r>
        <w:rPr>
          <w:rFonts w:eastAsia="Arial"/>
          <w:color w:val="000000"/>
        </w:rPr>
        <w:t xml:space="preserve"> Financial Ltd</w:t>
      </w:r>
    </w:p>
    <w:p w14:paraId="766AE3C1" w14:textId="77777777" w:rsidR="0017795B" w:rsidRPr="00260FBB" w:rsidRDefault="007D032A">
      <w:pPr>
        <w:spacing w:before="200" w:line="300" w:lineRule="atLeast"/>
        <w:ind w:left="360"/>
        <w:jc w:val="both"/>
      </w:pPr>
      <w:r w:rsidRPr="00260FBB">
        <w:rPr>
          <w:rFonts w:eastAsia="Arial"/>
          <w:color w:val="000000"/>
        </w:rPr>
        <w:t>By: _________________________ c/s</w:t>
      </w:r>
    </w:p>
    <w:p w14:paraId="7DB06BEE" w14:textId="1F7A7904" w:rsidR="0017795B" w:rsidRDefault="009C62DD">
      <w:pPr>
        <w:spacing w:before="200" w:line="300" w:lineRule="atLeast"/>
        <w:ind w:left="360"/>
        <w:jc w:val="both"/>
        <w:rPr>
          <w:rFonts w:eastAsia="Arial"/>
          <w:color w:val="000000"/>
        </w:rPr>
      </w:pPr>
      <w:r>
        <w:rPr>
          <w:rFonts w:eastAsia="Arial"/>
          <w:color w:val="000000"/>
        </w:rPr>
        <w:t>Jose David Barrios</w:t>
      </w:r>
    </w:p>
    <w:p w14:paraId="1532E868" w14:textId="77777777" w:rsidR="00DA7305" w:rsidRDefault="00DA7305">
      <w:pPr>
        <w:spacing w:before="200" w:line="300" w:lineRule="atLeast"/>
        <w:ind w:left="360"/>
        <w:jc w:val="both"/>
        <w:rPr>
          <w:rFonts w:eastAsia="Arial"/>
          <w:color w:val="000000"/>
        </w:rPr>
      </w:pPr>
    </w:p>
    <w:p w14:paraId="0C5E9352" w14:textId="77777777" w:rsidR="00AF6638" w:rsidRDefault="00AF6638" w:rsidP="00190D45">
      <w:pPr>
        <w:spacing w:before="200" w:line="300" w:lineRule="atLeast"/>
        <w:ind w:left="360"/>
        <w:jc w:val="center"/>
        <w:rPr>
          <w:rFonts w:eastAsia="Arial"/>
          <w:color w:val="000000"/>
        </w:rPr>
      </w:pPr>
    </w:p>
    <w:p w14:paraId="1D805540" w14:textId="10BF0CE6" w:rsidR="00DA7305" w:rsidRDefault="00DA7305" w:rsidP="00DA7305">
      <w:pPr>
        <w:spacing w:before="200" w:line="300" w:lineRule="atLeast"/>
        <w:ind w:left="360"/>
        <w:jc w:val="center"/>
      </w:pPr>
      <w:r>
        <w:lastRenderedPageBreak/>
        <w:t>Schedule “A”</w:t>
      </w:r>
    </w:p>
    <w:p w14:paraId="703D8954" w14:textId="77777777" w:rsidR="00DA7305" w:rsidRDefault="00DA7305" w:rsidP="00DA7305">
      <w:pPr>
        <w:spacing w:before="200" w:line="300" w:lineRule="atLeast"/>
        <w:ind w:left="360"/>
        <w:jc w:val="center"/>
      </w:pPr>
    </w:p>
    <w:p w14:paraId="023C557A" w14:textId="7D832E51" w:rsidR="00DA7305" w:rsidRPr="00190D45" w:rsidRDefault="00DA7305" w:rsidP="00DA7305">
      <w:pPr>
        <w:spacing w:before="200" w:line="300" w:lineRule="atLeast"/>
        <w:ind w:left="360"/>
        <w:jc w:val="center"/>
        <w:rPr>
          <w:b/>
          <w:bCs/>
          <w:u w:val="single"/>
        </w:rPr>
      </w:pPr>
      <w:r w:rsidRPr="00190D45">
        <w:rPr>
          <w:b/>
          <w:bCs/>
          <w:u w:val="single"/>
        </w:rPr>
        <w:t>Resignation</w:t>
      </w:r>
    </w:p>
    <w:p w14:paraId="5A599DD1" w14:textId="77777777" w:rsidR="00DA7305" w:rsidRDefault="00DA7305" w:rsidP="00DA7305">
      <w:pPr>
        <w:spacing w:before="200" w:line="300" w:lineRule="atLeast"/>
        <w:ind w:left="360"/>
        <w:jc w:val="center"/>
      </w:pPr>
    </w:p>
    <w:p w14:paraId="34B75015" w14:textId="77777777" w:rsidR="0039119E" w:rsidRPr="00B713BC" w:rsidRDefault="0039119E" w:rsidP="0039119E">
      <w:pPr>
        <w:spacing w:before="200" w:line="300" w:lineRule="atLeast"/>
        <w:ind w:left="360"/>
        <w:jc w:val="center"/>
      </w:pPr>
      <w:r w:rsidRPr="00B713BC">
        <w:rPr>
          <w:rFonts w:eastAsia="Arial"/>
          <w:caps/>
          <w:color w:val="000000"/>
        </w:rPr>
        <w:t>RESIGNATION</w:t>
      </w:r>
    </w:p>
    <w:p w14:paraId="7788111D" w14:textId="77777777" w:rsidR="0039119E" w:rsidRDefault="0039119E" w:rsidP="0039119E">
      <w:pPr>
        <w:spacing w:before="120" w:line="300" w:lineRule="atLeast"/>
        <w:ind w:left="360"/>
        <w:jc w:val="both"/>
        <w:rPr>
          <w:rFonts w:eastAsia="Arial"/>
          <w:caps/>
          <w:color w:val="000000"/>
        </w:rPr>
      </w:pPr>
    </w:p>
    <w:p w14:paraId="3A057D6C" w14:textId="77777777" w:rsidR="0039119E" w:rsidRDefault="0039119E" w:rsidP="0039119E">
      <w:pPr>
        <w:spacing w:before="120" w:line="300" w:lineRule="atLeast"/>
        <w:ind w:left="360"/>
        <w:jc w:val="both"/>
        <w:rPr>
          <w:rFonts w:eastAsia="Arial"/>
          <w:caps/>
          <w:color w:val="000000"/>
        </w:rPr>
      </w:pPr>
    </w:p>
    <w:p w14:paraId="7FA963AF" w14:textId="77777777" w:rsidR="0039119E" w:rsidRPr="00B713BC" w:rsidRDefault="0039119E" w:rsidP="0039119E">
      <w:pPr>
        <w:spacing w:before="120" w:line="300" w:lineRule="atLeast"/>
        <w:ind w:left="360"/>
        <w:jc w:val="both"/>
      </w:pPr>
      <w:r w:rsidRPr="00B713BC">
        <w:rPr>
          <w:rFonts w:eastAsia="Arial"/>
          <w:caps/>
          <w:color w:val="000000"/>
        </w:rPr>
        <w:t>To:</w:t>
      </w:r>
      <w:r w:rsidRPr="00B713BC">
        <w:rPr>
          <w:rFonts w:eastAsia="Arial"/>
          <w:color w:val="000000"/>
        </w:rPr>
        <w:t xml:space="preserve"> [</w:t>
      </w:r>
      <w:proofErr w:type="spellStart"/>
      <w:r>
        <w:rPr>
          <w:rFonts w:eastAsia="Arial"/>
          <w:color w:val="000000"/>
        </w:rPr>
        <w:t>SnowCap</w:t>
      </w:r>
      <w:proofErr w:type="spellEnd"/>
      <w:r>
        <w:rPr>
          <w:rFonts w:eastAsia="Arial"/>
          <w:color w:val="000000"/>
        </w:rPr>
        <w:t xml:space="preserve"> Financial Limited</w:t>
      </w:r>
      <w:r w:rsidRPr="00B713BC">
        <w:rPr>
          <w:rFonts w:eastAsia="Arial"/>
          <w:color w:val="000000"/>
        </w:rPr>
        <w:t>] (The "Corporation")</w:t>
      </w:r>
    </w:p>
    <w:p w14:paraId="20622D68" w14:textId="77777777" w:rsidR="0039119E" w:rsidRPr="00B713BC" w:rsidRDefault="0039119E" w:rsidP="0039119E">
      <w:pPr>
        <w:spacing w:before="200" w:line="300" w:lineRule="atLeast"/>
        <w:ind w:left="360"/>
        <w:jc w:val="both"/>
      </w:pPr>
      <w:r w:rsidRPr="00B713BC">
        <w:rPr>
          <w:rFonts w:eastAsia="Arial"/>
          <w:caps/>
          <w:color w:val="000000"/>
        </w:rPr>
        <w:t>And to:</w:t>
      </w:r>
      <w:r w:rsidRPr="00B713BC">
        <w:rPr>
          <w:rFonts w:eastAsia="Arial"/>
          <w:color w:val="000000"/>
        </w:rPr>
        <w:t xml:space="preserve"> The Board of Directors thereof</w:t>
      </w:r>
    </w:p>
    <w:p w14:paraId="7174B9EE" w14:textId="77777777" w:rsidR="0039119E" w:rsidRDefault="0039119E" w:rsidP="0039119E">
      <w:pPr>
        <w:spacing w:before="120" w:line="300" w:lineRule="atLeast"/>
        <w:ind w:left="360"/>
        <w:jc w:val="both"/>
        <w:rPr>
          <w:rFonts w:eastAsia="Arial"/>
          <w:color w:val="000000"/>
        </w:rPr>
      </w:pPr>
      <w:r w:rsidRPr="00B713BC">
        <w:rPr>
          <w:rFonts w:eastAsia="Arial"/>
          <w:color w:val="000000"/>
        </w:rPr>
        <w:t>I, [</w:t>
      </w:r>
      <w:r>
        <w:rPr>
          <w:rFonts w:eastAsia="Arial"/>
          <w:color w:val="000000"/>
        </w:rPr>
        <w:t>Jose David Barrios</w:t>
      </w:r>
      <w:r w:rsidRPr="00B713BC">
        <w:rPr>
          <w:rFonts w:eastAsia="Arial"/>
          <w:color w:val="000000"/>
        </w:rPr>
        <w:t>], hereby submit my resignation as director of the Corporation, such resignation to take effect [</w:t>
      </w:r>
      <w:r>
        <w:rPr>
          <w:rFonts w:eastAsia="Arial"/>
          <w:color w:val="000000"/>
        </w:rPr>
        <w:t>upon, and not later than, the Closing Date</w:t>
      </w:r>
      <w:r w:rsidRPr="00B713BC">
        <w:rPr>
          <w:rFonts w:eastAsia="Arial"/>
          <w:color w:val="000000"/>
        </w:rPr>
        <w:t>]</w:t>
      </w:r>
      <w:r>
        <w:rPr>
          <w:rFonts w:eastAsia="Arial"/>
          <w:color w:val="000000"/>
        </w:rPr>
        <w:t xml:space="preserve"> (as defined in the </w:t>
      </w:r>
      <w:r w:rsidRPr="00936DFB">
        <w:rPr>
          <w:rFonts w:eastAsia="Arial"/>
          <w:color w:val="000000"/>
        </w:rPr>
        <w:t>Share Purchase Agreement</w:t>
      </w:r>
      <w:r>
        <w:rPr>
          <w:rFonts w:eastAsia="Arial"/>
          <w:color w:val="000000"/>
        </w:rPr>
        <w:t xml:space="preserve"> dated </w:t>
      </w:r>
      <w:r w:rsidRPr="00260FBB">
        <w:rPr>
          <w:rFonts w:eastAsia="Arial"/>
          <w:color w:val="000000"/>
        </w:rPr>
        <w:t xml:space="preserve">the </w:t>
      </w:r>
      <w:r>
        <w:rPr>
          <w:rFonts w:eastAsia="Arial"/>
          <w:color w:val="000000"/>
        </w:rPr>
        <w:t>29</w:t>
      </w:r>
      <w:proofErr w:type="gramStart"/>
      <w:r w:rsidRPr="00AF6638">
        <w:rPr>
          <w:rFonts w:eastAsia="Arial"/>
          <w:color w:val="000000"/>
          <w:vertAlign w:val="superscript"/>
        </w:rPr>
        <w:t>th</w:t>
      </w:r>
      <w:r>
        <w:rPr>
          <w:rFonts w:eastAsia="Arial"/>
          <w:color w:val="000000"/>
        </w:rPr>
        <w:t xml:space="preserve"> </w:t>
      </w:r>
      <w:r w:rsidRPr="00260FBB">
        <w:rPr>
          <w:rFonts w:eastAsia="Arial"/>
          <w:color w:val="000000"/>
        </w:rPr>
        <w:t xml:space="preserve"> day</w:t>
      </w:r>
      <w:proofErr w:type="gramEnd"/>
      <w:r w:rsidRPr="00260FBB">
        <w:rPr>
          <w:rFonts w:eastAsia="Arial"/>
          <w:color w:val="000000"/>
        </w:rPr>
        <w:t xml:space="preserve"> of </w:t>
      </w:r>
      <w:r>
        <w:rPr>
          <w:rFonts w:eastAsia="Arial"/>
          <w:color w:val="000000"/>
        </w:rPr>
        <w:t>January</w:t>
      </w:r>
      <w:r w:rsidRPr="00260FBB">
        <w:rPr>
          <w:rFonts w:eastAsia="Arial"/>
          <w:color w:val="000000"/>
        </w:rPr>
        <w:t xml:space="preserve"> </w:t>
      </w:r>
      <w:r>
        <w:rPr>
          <w:rFonts w:eastAsia="Arial"/>
          <w:color w:val="000000"/>
        </w:rPr>
        <w:t>2025).</w:t>
      </w:r>
    </w:p>
    <w:p w14:paraId="260DE6C9" w14:textId="77777777" w:rsidR="0039119E" w:rsidRPr="00DF5522" w:rsidRDefault="0039119E" w:rsidP="0039119E">
      <w:pPr>
        <w:spacing w:before="120" w:line="300" w:lineRule="atLeast"/>
        <w:ind w:left="360"/>
        <w:jc w:val="both"/>
        <w:rPr>
          <w:rFonts w:eastAsia="Arial"/>
          <w:color w:val="000000"/>
        </w:rPr>
      </w:pPr>
    </w:p>
    <w:p w14:paraId="7E5B624A" w14:textId="77777777" w:rsidR="0039119E" w:rsidRPr="00B713BC" w:rsidRDefault="0039119E" w:rsidP="0039119E">
      <w:pPr>
        <w:spacing w:before="120" w:line="300" w:lineRule="atLeast"/>
        <w:ind w:left="360"/>
        <w:jc w:val="both"/>
      </w:pPr>
      <w:r w:rsidRPr="00B713BC">
        <w:rPr>
          <w:rFonts w:eastAsia="Arial"/>
          <w:color w:val="000000"/>
        </w:rPr>
        <w:t>This resignation may be delivered by electronic means.</w:t>
      </w:r>
    </w:p>
    <w:p w14:paraId="12D6B6B5" w14:textId="77777777" w:rsidR="0039119E" w:rsidRPr="00B713BC" w:rsidRDefault="0039119E" w:rsidP="0039119E">
      <w:pPr>
        <w:spacing w:before="120" w:line="300" w:lineRule="atLeast"/>
        <w:ind w:left="360"/>
        <w:jc w:val="both"/>
      </w:pPr>
      <w:r w:rsidRPr="00B713BC">
        <w:rPr>
          <w:rFonts w:eastAsia="Arial"/>
          <w:caps/>
          <w:color w:val="000000"/>
        </w:rPr>
        <w:t>Dated</w:t>
      </w:r>
      <w:r w:rsidRPr="00B713BC">
        <w:rPr>
          <w:rFonts w:eastAsia="Arial"/>
          <w:color w:val="000000"/>
        </w:rPr>
        <w:t xml:space="preserve"> this [day] day of [month] [year].</w:t>
      </w:r>
    </w:p>
    <w:p w14:paraId="522C011D" w14:textId="77777777" w:rsidR="0039119E" w:rsidRPr="00B713BC" w:rsidRDefault="0039119E" w:rsidP="0039119E">
      <w:pPr>
        <w:spacing w:before="200" w:line="300" w:lineRule="atLeast"/>
        <w:ind w:left="360"/>
        <w:jc w:val="both"/>
      </w:pPr>
      <w:r w:rsidRPr="00B713BC">
        <w:rPr>
          <w:rFonts w:eastAsia="Arial"/>
          <w:color w:val="000000"/>
        </w:rPr>
        <w:t>______________________________</w:t>
      </w:r>
    </w:p>
    <w:p w14:paraId="7D339AAF" w14:textId="77777777" w:rsidR="0039119E" w:rsidRPr="00B713BC" w:rsidRDefault="0039119E" w:rsidP="0039119E">
      <w:pPr>
        <w:spacing w:before="120" w:line="300" w:lineRule="atLeast"/>
        <w:ind w:left="720"/>
        <w:jc w:val="both"/>
      </w:pPr>
      <w:r>
        <w:rPr>
          <w:rFonts w:eastAsia="Arial"/>
          <w:color w:val="000000"/>
        </w:rPr>
        <w:t>Jose David Barrios</w:t>
      </w:r>
    </w:p>
    <w:p w14:paraId="3FC23405" w14:textId="77777777" w:rsidR="0039119E" w:rsidRPr="00B713BC" w:rsidRDefault="0039119E" w:rsidP="0039119E">
      <w:pPr>
        <w:spacing w:before="120" w:line="300" w:lineRule="atLeast"/>
        <w:ind w:left="720"/>
        <w:jc w:val="both"/>
      </w:pPr>
    </w:p>
    <w:p w14:paraId="6D539D9F" w14:textId="77777777" w:rsidR="0039119E" w:rsidRDefault="0039119E" w:rsidP="00DA7305">
      <w:pPr>
        <w:spacing w:before="200" w:line="300" w:lineRule="atLeast"/>
        <w:ind w:left="360"/>
        <w:jc w:val="center"/>
      </w:pPr>
    </w:p>
    <w:p w14:paraId="7A62E768" w14:textId="77777777" w:rsidR="0039119E" w:rsidRDefault="0039119E" w:rsidP="00DA7305">
      <w:pPr>
        <w:spacing w:before="200" w:line="300" w:lineRule="atLeast"/>
        <w:ind w:left="360"/>
        <w:jc w:val="center"/>
      </w:pPr>
    </w:p>
    <w:p w14:paraId="4628B4EA" w14:textId="6EE94BC1" w:rsidR="00DA7305" w:rsidRPr="00190D45" w:rsidRDefault="00DA7305" w:rsidP="00DA7305">
      <w:pPr>
        <w:spacing w:before="200" w:line="300" w:lineRule="atLeast"/>
        <w:ind w:left="360"/>
        <w:jc w:val="center"/>
        <w:rPr>
          <w:b/>
          <w:bCs/>
          <w:u w:val="single"/>
        </w:rPr>
      </w:pPr>
      <w:r w:rsidRPr="00190D45">
        <w:rPr>
          <w:b/>
          <w:bCs/>
          <w:u w:val="single"/>
        </w:rPr>
        <w:t>Directors Register</w:t>
      </w:r>
    </w:p>
    <w:p w14:paraId="322A6FFC" w14:textId="77777777" w:rsidR="00EE1EB4" w:rsidRDefault="00EE1EB4" w:rsidP="00EE1EB4">
      <w:pPr>
        <w:pStyle w:val="LexisNexisPara"/>
        <w:jc w:val="center"/>
        <w:rPr>
          <w:b/>
          <w:caps/>
        </w:rPr>
      </w:pPr>
      <w:r>
        <w:rPr>
          <w:b/>
          <w:caps/>
        </w:rPr>
        <w:t>DIRECTOR REGISTER</w:t>
      </w:r>
    </w:p>
    <w:p w14:paraId="2116E9DF" w14:textId="77777777" w:rsidR="00EE1EB4" w:rsidRDefault="00EE1EB4" w:rsidP="00EE1EB4">
      <w:pPr>
        <w:pStyle w:val="LexisNexisPara"/>
        <w:jc w:val="center"/>
        <w:rPr>
          <w:b/>
          <w:caps/>
        </w:rPr>
      </w:pPr>
      <w:r>
        <w:rPr>
          <w:b/>
          <w:caps/>
        </w:rPr>
        <w:t>of</w:t>
      </w:r>
    </w:p>
    <w:p w14:paraId="0716C2E4" w14:textId="77777777" w:rsidR="00EE1EB4" w:rsidRDefault="00EE1EB4" w:rsidP="00EE1EB4">
      <w:pPr>
        <w:pStyle w:val="LexisNexisPara"/>
        <w:jc w:val="center"/>
        <w:rPr>
          <w:b/>
          <w:caps/>
        </w:rPr>
      </w:pPr>
      <w:r>
        <w:rPr>
          <w:b/>
          <w:caps/>
        </w:rPr>
        <w:t>SNOWCAP FINANCIAL LIMITED</w:t>
      </w:r>
    </w:p>
    <w:p w14:paraId="0F3F651F" w14:textId="77777777" w:rsidR="00EE1EB4" w:rsidRDefault="00EE1EB4" w:rsidP="00EE1EB4">
      <w:pPr>
        <w:pStyle w:val="LexisNexisPara"/>
        <w:jc w:val="center"/>
        <w:rPr>
          <w:b/>
          <w:caps/>
        </w:rPr>
      </w:pPr>
      <w:r>
        <w:rPr>
          <w:b/>
          <w:caps/>
        </w:rPr>
        <w:t>(THE “CORPORATION”)</w:t>
      </w:r>
    </w:p>
    <w:p w14:paraId="0E1703E5" w14:textId="77777777" w:rsidR="00EE1EB4" w:rsidRDefault="00EE1EB4" w:rsidP="00EE1EB4">
      <w:pPr>
        <w:pStyle w:val="LexisNexisPara"/>
        <w:jc w:val="center"/>
      </w:pPr>
    </w:p>
    <w:tbl>
      <w:tblPr>
        <w:tblStyle w:val="TableGrid"/>
        <w:tblW w:w="0" w:type="auto"/>
        <w:tblLook w:val="04A0" w:firstRow="1" w:lastRow="0" w:firstColumn="1" w:lastColumn="0" w:noHBand="0" w:noVBand="1"/>
      </w:tblPr>
      <w:tblGrid>
        <w:gridCol w:w="2342"/>
        <w:gridCol w:w="2330"/>
        <w:gridCol w:w="2330"/>
        <w:gridCol w:w="2348"/>
      </w:tblGrid>
      <w:tr w:rsidR="00EE1EB4" w:rsidRPr="00F973DE" w14:paraId="60246259" w14:textId="77777777" w:rsidTr="00E723D6">
        <w:tc>
          <w:tcPr>
            <w:tcW w:w="2342" w:type="dxa"/>
            <w:vAlign w:val="bottom"/>
          </w:tcPr>
          <w:p w14:paraId="23FD336C" w14:textId="77777777" w:rsidR="00EE1EB4" w:rsidRPr="006A49EA" w:rsidRDefault="00EE1EB4" w:rsidP="00E723D6">
            <w:pPr>
              <w:pStyle w:val="LexisNexisPara"/>
              <w:rPr>
                <w:rFonts w:ascii="Times New Roman" w:hAnsi="Times New Roman" w:cs="Times New Roman"/>
                <w:b/>
                <w:szCs w:val="24"/>
              </w:rPr>
            </w:pPr>
            <w:r w:rsidRPr="00574DB9">
              <w:rPr>
                <w:rFonts w:ascii="Times New Roman" w:eastAsia="Arial" w:hAnsi="Times New Roman" w:cs="Times New Roman"/>
                <w:szCs w:val="24"/>
              </w:rPr>
              <w:t xml:space="preserve">Name </w:t>
            </w:r>
          </w:p>
        </w:tc>
        <w:tc>
          <w:tcPr>
            <w:tcW w:w="2330" w:type="dxa"/>
            <w:vAlign w:val="bottom"/>
          </w:tcPr>
          <w:p w14:paraId="43AA77CC" w14:textId="25544142" w:rsidR="00EE1EB4" w:rsidRPr="006A49EA" w:rsidRDefault="00EE1EB4" w:rsidP="00E723D6">
            <w:pPr>
              <w:pStyle w:val="LexisNexisPara"/>
              <w:rPr>
                <w:rFonts w:ascii="Times New Roman" w:hAnsi="Times New Roman" w:cs="Times New Roman"/>
                <w:b/>
                <w:szCs w:val="24"/>
              </w:rPr>
            </w:pPr>
            <w:del w:id="17" w:author="Matthew Levine" w:date="2025-02-12T13:43:00Z" w16du:dateUtc="2025-02-12T18:43:00Z">
              <w:r w:rsidRPr="00E723D6" w:rsidDel="00E66146">
                <w:rPr>
                  <w:rFonts w:ascii="Times New Roman" w:eastAsia="Arial" w:hAnsi="Times New Roman" w:cs="Times New Roman"/>
                  <w:szCs w:val="24"/>
                </w:rPr>
                <w:delText xml:space="preserve">Residence </w:delText>
              </w:r>
            </w:del>
            <w:r w:rsidRPr="00E723D6">
              <w:rPr>
                <w:rFonts w:ascii="Times New Roman" w:eastAsia="Arial" w:hAnsi="Times New Roman" w:cs="Times New Roman"/>
                <w:szCs w:val="24"/>
              </w:rPr>
              <w:t>Address (Street and No.)</w:t>
            </w:r>
            <w:r>
              <w:rPr>
                <w:rFonts w:ascii="Times New Roman" w:eastAsia="Arial" w:hAnsi="Times New Roman" w:cs="Times New Roman"/>
                <w:szCs w:val="24"/>
              </w:rPr>
              <w:t xml:space="preserve"> &amp; </w:t>
            </w:r>
            <w:r w:rsidRPr="00574DB9">
              <w:rPr>
                <w:rFonts w:ascii="Times New Roman" w:eastAsia="Arial" w:hAnsi="Times New Roman" w:cs="Times New Roman"/>
                <w:szCs w:val="24"/>
              </w:rPr>
              <w:t>E-Mail Address, if provided</w:t>
            </w:r>
          </w:p>
        </w:tc>
        <w:tc>
          <w:tcPr>
            <w:tcW w:w="2330" w:type="dxa"/>
            <w:vAlign w:val="bottom"/>
          </w:tcPr>
          <w:p w14:paraId="7DC2A479" w14:textId="77777777" w:rsidR="00EE1EB4" w:rsidRPr="006A49EA" w:rsidRDefault="00EE1EB4" w:rsidP="00E723D6">
            <w:pPr>
              <w:pStyle w:val="LexisNexisPara"/>
              <w:rPr>
                <w:rFonts w:ascii="Times New Roman" w:hAnsi="Times New Roman" w:cs="Times New Roman"/>
                <w:b/>
                <w:szCs w:val="24"/>
              </w:rPr>
            </w:pPr>
            <w:r w:rsidRPr="00574DB9">
              <w:rPr>
                <w:rFonts w:ascii="Times New Roman" w:eastAsia="Arial" w:hAnsi="Times New Roman" w:cs="Times New Roman"/>
                <w:szCs w:val="24"/>
              </w:rPr>
              <w:t>Date Elected</w:t>
            </w:r>
          </w:p>
        </w:tc>
        <w:tc>
          <w:tcPr>
            <w:tcW w:w="2348" w:type="dxa"/>
            <w:vAlign w:val="bottom"/>
          </w:tcPr>
          <w:p w14:paraId="2F2CAE38" w14:textId="77777777" w:rsidR="00EE1EB4" w:rsidRPr="006A49EA" w:rsidRDefault="00EE1EB4" w:rsidP="00E723D6">
            <w:pPr>
              <w:pStyle w:val="LexisNexisPara"/>
              <w:rPr>
                <w:rFonts w:ascii="Times New Roman" w:hAnsi="Times New Roman" w:cs="Times New Roman"/>
                <w:b/>
                <w:szCs w:val="24"/>
              </w:rPr>
            </w:pPr>
            <w:r w:rsidRPr="00574DB9">
              <w:rPr>
                <w:rFonts w:ascii="Times New Roman" w:eastAsia="Arial" w:hAnsi="Times New Roman" w:cs="Times New Roman"/>
                <w:szCs w:val="24"/>
              </w:rPr>
              <w:t>Date Resigned/Removed</w:t>
            </w:r>
          </w:p>
        </w:tc>
      </w:tr>
      <w:tr w:rsidR="00EE1EB4" w:rsidRPr="00F973DE" w14:paraId="2A943EAD" w14:textId="77777777" w:rsidTr="00E723D6">
        <w:tc>
          <w:tcPr>
            <w:tcW w:w="2342" w:type="dxa"/>
          </w:tcPr>
          <w:p w14:paraId="6EDDDF86" w14:textId="77777777" w:rsidR="00EE1EB4" w:rsidRPr="00035934" w:rsidRDefault="00EE1EB4" w:rsidP="00E723D6">
            <w:pPr>
              <w:pStyle w:val="LexisNexisPara"/>
              <w:rPr>
                <w:rFonts w:ascii="Times New Roman" w:hAnsi="Times New Roman" w:cs="Times New Roman"/>
                <w:sz w:val="18"/>
                <w:szCs w:val="18"/>
              </w:rPr>
            </w:pPr>
            <w:r w:rsidRPr="00035934">
              <w:rPr>
                <w:rFonts w:ascii="Times New Roman" w:hAnsi="Times New Roman" w:cs="Times New Roman"/>
                <w:sz w:val="18"/>
                <w:szCs w:val="18"/>
              </w:rPr>
              <w:t>Jose David Barrios</w:t>
            </w:r>
          </w:p>
        </w:tc>
        <w:tc>
          <w:tcPr>
            <w:tcW w:w="2330" w:type="dxa"/>
          </w:tcPr>
          <w:p w14:paraId="50D506CC" w14:textId="77777777" w:rsidR="00EE1EB4" w:rsidRPr="00035934" w:rsidRDefault="00EE1EB4" w:rsidP="00E723D6">
            <w:pPr>
              <w:pStyle w:val="LexisNexisPara"/>
              <w:rPr>
                <w:rFonts w:ascii="Times New Roman" w:hAnsi="Times New Roman" w:cs="Times New Roman"/>
                <w:strike/>
                <w:sz w:val="18"/>
                <w:szCs w:val="18"/>
              </w:rPr>
            </w:pPr>
            <w:r w:rsidRPr="00035934">
              <w:rPr>
                <w:rFonts w:ascii="Times New Roman" w:hAnsi="Times New Roman" w:cs="Times New Roman"/>
                <w:sz w:val="18"/>
                <w:szCs w:val="18"/>
              </w:rPr>
              <w:t xml:space="preserve">Avenida Paseo Monte Miranda 13, </w:t>
            </w:r>
            <w:proofErr w:type="spellStart"/>
            <w:r w:rsidRPr="00035934">
              <w:rPr>
                <w:rFonts w:ascii="Times New Roman" w:hAnsi="Times New Roman" w:cs="Times New Roman"/>
                <w:sz w:val="18"/>
                <w:szCs w:val="18"/>
              </w:rPr>
              <w:t>Piamonte</w:t>
            </w:r>
            <w:proofErr w:type="spellEnd"/>
            <w:r w:rsidRPr="00035934">
              <w:rPr>
                <w:rFonts w:ascii="Times New Roman" w:hAnsi="Times New Roman" w:cs="Times New Roman"/>
                <w:sz w:val="18"/>
                <w:szCs w:val="18"/>
              </w:rPr>
              <w:t>, 76246, Queretaro, Mexico</w:t>
            </w:r>
          </w:p>
        </w:tc>
        <w:tc>
          <w:tcPr>
            <w:tcW w:w="2330" w:type="dxa"/>
          </w:tcPr>
          <w:p w14:paraId="1772A856" w14:textId="77777777" w:rsidR="00EE1EB4" w:rsidRPr="00035934" w:rsidRDefault="00EE1EB4" w:rsidP="00E723D6">
            <w:pPr>
              <w:pStyle w:val="LexisNexisPara"/>
              <w:rPr>
                <w:rFonts w:ascii="Times New Roman" w:hAnsi="Times New Roman" w:cs="Times New Roman"/>
                <w:strike/>
                <w:sz w:val="18"/>
                <w:szCs w:val="18"/>
              </w:rPr>
            </w:pPr>
            <w:r w:rsidRPr="00035934">
              <w:rPr>
                <w:rFonts w:ascii="Times New Roman" w:hAnsi="Times New Roman" w:cs="Times New Roman"/>
                <w:strike/>
                <w:sz w:val="18"/>
                <w:szCs w:val="18"/>
              </w:rPr>
              <w:t xml:space="preserve"> </w:t>
            </w:r>
          </w:p>
        </w:tc>
        <w:tc>
          <w:tcPr>
            <w:tcW w:w="2348" w:type="dxa"/>
          </w:tcPr>
          <w:p w14:paraId="24B0B81F" w14:textId="651F5775" w:rsidR="00EE1EB4" w:rsidRPr="00035934" w:rsidRDefault="00EE1EB4" w:rsidP="00E723D6">
            <w:pPr>
              <w:pStyle w:val="LexisNexisPara"/>
              <w:rPr>
                <w:rFonts w:ascii="Times New Roman" w:hAnsi="Times New Roman" w:cs="Times New Roman"/>
                <w:sz w:val="18"/>
                <w:szCs w:val="18"/>
              </w:rPr>
            </w:pPr>
            <w:r>
              <w:rPr>
                <w:rFonts w:ascii="Times New Roman" w:hAnsi="Times New Roman" w:cs="Times New Roman"/>
                <w:sz w:val="18"/>
                <w:szCs w:val="18"/>
              </w:rPr>
              <w:t>[</w:t>
            </w:r>
            <w:ins w:id="18" w:author="Matthew Levine" w:date="2025-02-12T13:43:00Z" w16du:dateUtc="2025-02-12T18:43:00Z">
              <w:r w:rsidR="00E66146">
                <w:rPr>
                  <w:rFonts w:ascii="Times New Roman" w:hAnsi="Times New Roman" w:cs="Times New Roman"/>
                  <w:sz w:val="18"/>
                  <w:szCs w:val="18"/>
                </w:rPr>
                <w:t>*]</w:t>
              </w:r>
            </w:ins>
            <w:del w:id="19" w:author="Matthew Levine" w:date="2025-02-12T13:43:00Z" w16du:dateUtc="2025-02-12T18:43:00Z">
              <w:r w:rsidDel="00E66146">
                <w:rPr>
                  <w:rFonts w:ascii="Times New Roman" w:hAnsi="Times New Roman" w:cs="Times New Roman"/>
                  <w:sz w:val="18"/>
                  <w:szCs w:val="18"/>
                </w:rPr>
                <w:delText>3</w:delText>
              </w:r>
            </w:del>
            <w:r>
              <w:rPr>
                <w:rFonts w:ascii="Times New Roman" w:hAnsi="Times New Roman" w:cs="Times New Roman"/>
                <w:sz w:val="18"/>
                <w:szCs w:val="18"/>
              </w:rPr>
              <w:t xml:space="preserve"> </w:t>
            </w:r>
            <w:r w:rsidRPr="00035934">
              <w:rPr>
                <w:rFonts w:ascii="Times New Roman" w:hAnsi="Times New Roman" w:cs="Times New Roman"/>
                <w:sz w:val="18"/>
                <w:szCs w:val="18"/>
              </w:rPr>
              <w:t>February, 2025</w:t>
            </w:r>
            <w:del w:id="20" w:author="Matthew Levine" w:date="2025-02-12T13:43:00Z" w16du:dateUtc="2025-02-12T18:43:00Z">
              <w:r w:rsidRPr="00035934" w:rsidDel="00E66146">
                <w:rPr>
                  <w:rFonts w:ascii="Times New Roman" w:hAnsi="Times New Roman" w:cs="Times New Roman"/>
                  <w:sz w:val="18"/>
                  <w:szCs w:val="18"/>
                </w:rPr>
                <w:delText>]</w:delText>
              </w:r>
            </w:del>
          </w:p>
        </w:tc>
      </w:tr>
      <w:tr w:rsidR="00EE1EB4" w:rsidRPr="00F973DE" w14:paraId="541A7C93" w14:textId="77777777" w:rsidTr="00E723D6">
        <w:tc>
          <w:tcPr>
            <w:tcW w:w="2342" w:type="dxa"/>
          </w:tcPr>
          <w:p w14:paraId="14353C48" w14:textId="77777777" w:rsidR="00EE1EB4" w:rsidRPr="00035934" w:rsidRDefault="00EE1EB4" w:rsidP="00E723D6">
            <w:pPr>
              <w:pStyle w:val="LexisNexisPara"/>
              <w:rPr>
                <w:rFonts w:ascii="Times New Roman" w:hAnsi="Times New Roman" w:cs="Times New Roman"/>
                <w:sz w:val="18"/>
                <w:szCs w:val="18"/>
              </w:rPr>
            </w:pPr>
            <w:proofErr w:type="spellStart"/>
            <w:r w:rsidRPr="00035934">
              <w:rPr>
                <w:rFonts w:ascii="Times New Roman" w:hAnsi="Times New Roman" w:cs="Times New Roman"/>
                <w:sz w:val="18"/>
                <w:szCs w:val="18"/>
              </w:rPr>
              <w:lastRenderedPageBreak/>
              <w:t>Herinder</w:t>
            </w:r>
            <w:proofErr w:type="spellEnd"/>
            <w:r w:rsidRPr="00035934">
              <w:rPr>
                <w:rFonts w:ascii="Times New Roman" w:hAnsi="Times New Roman" w:cs="Times New Roman"/>
                <w:sz w:val="18"/>
                <w:szCs w:val="18"/>
              </w:rPr>
              <w:t xml:space="preserve"> Bedi</w:t>
            </w:r>
          </w:p>
        </w:tc>
        <w:tc>
          <w:tcPr>
            <w:tcW w:w="2330" w:type="dxa"/>
          </w:tcPr>
          <w:p w14:paraId="595649EE" w14:textId="77777777" w:rsidR="00EE1EB4" w:rsidRPr="00035934" w:rsidRDefault="00EE1EB4" w:rsidP="00E723D6">
            <w:pPr>
              <w:pStyle w:val="LexisNexisPara"/>
              <w:rPr>
                <w:rFonts w:ascii="Times New Roman" w:hAnsi="Times New Roman" w:cs="Times New Roman"/>
                <w:sz w:val="18"/>
                <w:szCs w:val="18"/>
              </w:rPr>
            </w:pPr>
            <w:r w:rsidRPr="00035934">
              <w:rPr>
                <w:rFonts w:ascii="Times New Roman" w:hAnsi="Times New Roman" w:cs="Times New Roman"/>
                <w:sz w:val="18"/>
                <w:szCs w:val="18"/>
              </w:rPr>
              <w:t>1235 Bay Suite 700, Toronto ON M5R 3K4 Canada</w:t>
            </w:r>
          </w:p>
        </w:tc>
        <w:tc>
          <w:tcPr>
            <w:tcW w:w="2330" w:type="dxa"/>
          </w:tcPr>
          <w:p w14:paraId="5E5F1D01" w14:textId="77777777" w:rsidR="00EE1EB4" w:rsidRPr="00035934" w:rsidRDefault="00EE1EB4" w:rsidP="00E723D6">
            <w:pPr>
              <w:pStyle w:val="LexisNexisPara"/>
              <w:rPr>
                <w:rFonts w:ascii="Times New Roman" w:hAnsi="Times New Roman" w:cs="Times New Roman"/>
                <w:sz w:val="18"/>
                <w:szCs w:val="18"/>
              </w:rPr>
            </w:pPr>
            <w:r w:rsidRPr="00035934">
              <w:rPr>
                <w:rFonts w:ascii="Times New Roman" w:hAnsi="Times New Roman" w:cs="Times New Roman"/>
                <w:sz w:val="18"/>
                <w:szCs w:val="18"/>
              </w:rPr>
              <w:t xml:space="preserve"> </w:t>
            </w:r>
          </w:p>
        </w:tc>
        <w:tc>
          <w:tcPr>
            <w:tcW w:w="2348" w:type="dxa"/>
          </w:tcPr>
          <w:p w14:paraId="01E89EA3" w14:textId="77777777" w:rsidR="00EE1EB4" w:rsidRPr="00035934" w:rsidRDefault="00EE1EB4" w:rsidP="00E723D6">
            <w:pPr>
              <w:pStyle w:val="LexisNexisPara"/>
              <w:rPr>
                <w:rFonts w:ascii="Times New Roman" w:hAnsi="Times New Roman" w:cs="Times New Roman"/>
                <w:sz w:val="18"/>
                <w:szCs w:val="18"/>
              </w:rPr>
            </w:pPr>
            <w:r w:rsidRPr="00035934">
              <w:rPr>
                <w:rFonts w:ascii="Times New Roman" w:hAnsi="Times New Roman" w:cs="Times New Roman"/>
                <w:sz w:val="18"/>
                <w:szCs w:val="18"/>
              </w:rPr>
              <w:t xml:space="preserve"> </w:t>
            </w:r>
          </w:p>
        </w:tc>
      </w:tr>
      <w:tr w:rsidR="00EE1EB4" w:rsidRPr="00F973DE" w14:paraId="78B988BF" w14:textId="77777777" w:rsidTr="00E723D6">
        <w:tc>
          <w:tcPr>
            <w:tcW w:w="2342" w:type="dxa"/>
          </w:tcPr>
          <w:p w14:paraId="1729F770" w14:textId="77777777" w:rsidR="00EE1EB4" w:rsidRPr="00F973DE" w:rsidRDefault="00EE1EB4" w:rsidP="00E723D6">
            <w:pPr>
              <w:pStyle w:val="LexisNexisPara"/>
              <w:rPr>
                <w:rFonts w:ascii="Times New Roman" w:hAnsi="Times New Roman" w:cs="Times New Roman"/>
              </w:rPr>
            </w:pPr>
          </w:p>
        </w:tc>
        <w:tc>
          <w:tcPr>
            <w:tcW w:w="2330" w:type="dxa"/>
          </w:tcPr>
          <w:p w14:paraId="40063A9C" w14:textId="77777777" w:rsidR="00EE1EB4" w:rsidRPr="00F973DE" w:rsidRDefault="00EE1EB4" w:rsidP="00E723D6">
            <w:pPr>
              <w:pStyle w:val="LexisNexisPara"/>
              <w:rPr>
                <w:rFonts w:ascii="Times New Roman" w:hAnsi="Times New Roman" w:cs="Times New Roman"/>
              </w:rPr>
            </w:pPr>
          </w:p>
        </w:tc>
        <w:tc>
          <w:tcPr>
            <w:tcW w:w="2330" w:type="dxa"/>
          </w:tcPr>
          <w:p w14:paraId="4A0351FB" w14:textId="77777777" w:rsidR="00EE1EB4" w:rsidRPr="00F973DE" w:rsidRDefault="00EE1EB4" w:rsidP="00E723D6">
            <w:pPr>
              <w:pStyle w:val="LexisNexisPara"/>
              <w:rPr>
                <w:rFonts w:ascii="Times New Roman" w:hAnsi="Times New Roman" w:cs="Times New Roman"/>
              </w:rPr>
            </w:pPr>
          </w:p>
        </w:tc>
        <w:tc>
          <w:tcPr>
            <w:tcW w:w="2348" w:type="dxa"/>
          </w:tcPr>
          <w:p w14:paraId="7C6CE5D1" w14:textId="77777777" w:rsidR="00EE1EB4" w:rsidRPr="00F973DE" w:rsidRDefault="00EE1EB4" w:rsidP="00E723D6">
            <w:pPr>
              <w:pStyle w:val="LexisNexisPara"/>
              <w:rPr>
                <w:rFonts w:ascii="Times New Roman" w:hAnsi="Times New Roman" w:cs="Times New Roman"/>
              </w:rPr>
            </w:pPr>
          </w:p>
        </w:tc>
      </w:tr>
      <w:tr w:rsidR="00EE1EB4" w:rsidRPr="00F973DE" w14:paraId="270FFBB2" w14:textId="77777777" w:rsidTr="00E723D6">
        <w:tc>
          <w:tcPr>
            <w:tcW w:w="2342" w:type="dxa"/>
          </w:tcPr>
          <w:p w14:paraId="00BFF11D" w14:textId="77777777" w:rsidR="00EE1EB4" w:rsidRPr="00F973DE" w:rsidRDefault="00EE1EB4" w:rsidP="00E723D6">
            <w:pPr>
              <w:pStyle w:val="LexisNexisPara"/>
              <w:rPr>
                <w:rFonts w:ascii="Times New Roman" w:hAnsi="Times New Roman" w:cs="Times New Roman"/>
              </w:rPr>
            </w:pPr>
          </w:p>
        </w:tc>
        <w:tc>
          <w:tcPr>
            <w:tcW w:w="2330" w:type="dxa"/>
          </w:tcPr>
          <w:p w14:paraId="5E91A466" w14:textId="77777777" w:rsidR="00EE1EB4" w:rsidRPr="00F973DE" w:rsidRDefault="00EE1EB4" w:rsidP="00E723D6">
            <w:pPr>
              <w:pStyle w:val="LexisNexisPara"/>
              <w:rPr>
                <w:rFonts w:ascii="Times New Roman" w:hAnsi="Times New Roman" w:cs="Times New Roman"/>
              </w:rPr>
            </w:pPr>
          </w:p>
        </w:tc>
        <w:tc>
          <w:tcPr>
            <w:tcW w:w="2330" w:type="dxa"/>
          </w:tcPr>
          <w:p w14:paraId="145CC61C" w14:textId="77777777" w:rsidR="00EE1EB4" w:rsidRPr="00F973DE" w:rsidRDefault="00EE1EB4" w:rsidP="00E723D6">
            <w:pPr>
              <w:pStyle w:val="LexisNexisPara"/>
              <w:rPr>
                <w:rFonts w:ascii="Times New Roman" w:hAnsi="Times New Roman" w:cs="Times New Roman"/>
              </w:rPr>
            </w:pPr>
          </w:p>
        </w:tc>
        <w:tc>
          <w:tcPr>
            <w:tcW w:w="2348" w:type="dxa"/>
          </w:tcPr>
          <w:p w14:paraId="4628D213" w14:textId="77777777" w:rsidR="00EE1EB4" w:rsidRPr="00F973DE" w:rsidRDefault="00EE1EB4" w:rsidP="00E723D6">
            <w:pPr>
              <w:pStyle w:val="LexisNexisPara"/>
              <w:rPr>
                <w:rFonts w:ascii="Times New Roman" w:hAnsi="Times New Roman" w:cs="Times New Roman"/>
              </w:rPr>
            </w:pPr>
          </w:p>
        </w:tc>
      </w:tr>
      <w:tr w:rsidR="00EE1EB4" w:rsidRPr="00F973DE" w14:paraId="5650D036" w14:textId="77777777" w:rsidTr="00E723D6">
        <w:tc>
          <w:tcPr>
            <w:tcW w:w="2342" w:type="dxa"/>
          </w:tcPr>
          <w:p w14:paraId="2B379882" w14:textId="77777777" w:rsidR="00EE1EB4" w:rsidRPr="00F973DE" w:rsidRDefault="00EE1EB4" w:rsidP="00E723D6">
            <w:pPr>
              <w:pStyle w:val="LexisNexisPara"/>
              <w:rPr>
                <w:rFonts w:ascii="Times New Roman" w:hAnsi="Times New Roman" w:cs="Times New Roman"/>
              </w:rPr>
            </w:pPr>
          </w:p>
        </w:tc>
        <w:tc>
          <w:tcPr>
            <w:tcW w:w="2330" w:type="dxa"/>
          </w:tcPr>
          <w:p w14:paraId="0EE27996" w14:textId="77777777" w:rsidR="00EE1EB4" w:rsidRPr="00F973DE" w:rsidRDefault="00EE1EB4" w:rsidP="00E723D6">
            <w:pPr>
              <w:pStyle w:val="LexisNexisPara"/>
              <w:rPr>
                <w:rFonts w:ascii="Times New Roman" w:hAnsi="Times New Roman" w:cs="Times New Roman"/>
              </w:rPr>
            </w:pPr>
          </w:p>
        </w:tc>
        <w:tc>
          <w:tcPr>
            <w:tcW w:w="2330" w:type="dxa"/>
          </w:tcPr>
          <w:p w14:paraId="215F3879" w14:textId="77777777" w:rsidR="00EE1EB4" w:rsidRPr="00F973DE" w:rsidRDefault="00EE1EB4" w:rsidP="00E723D6">
            <w:pPr>
              <w:pStyle w:val="LexisNexisPara"/>
              <w:rPr>
                <w:rFonts w:ascii="Times New Roman" w:hAnsi="Times New Roman" w:cs="Times New Roman"/>
              </w:rPr>
            </w:pPr>
          </w:p>
        </w:tc>
        <w:tc>
          <w:tcPr>
            <w:tcW w:w="2348" w:type="dxa"/>
          </w:tcPr>
          <w:p w14:paraId="5D0650A6" w14:textId="77777777" w:rsidR="00EE1EB4" w:rsidRPr="00F973DE" w:rsidRDefault="00EE1EB4" w:rsidP="00E723D6">
            <w:pPr>
              <w:pStyle w:val="LexisNexisPara"/>
              <w:rPr>
                <w:rFonts w:ascii="Times New Roman" w:hAnsi="Times New Roman" w:cs="Times New Roman"/>
              </w:rPr>
            </w:pPr>
          </w:p>
        </w:tc>
      </w:tr>
      <w:tr w:rsidR="00EE1EB4" w:rsidRPr="00F973DE" w14:paraId="29A84477" w14:textId="77777777" w:rsidTr="00E723D6">
        <w:tc>
          <w:tcPr>
            <w:tcW w:w="2342" w:type="dxa"/>
          </w:tcPr>
          <w:p w14:paraId="755094A3" w14:textId="77777777" w:rsidR="00EE1EB4" w:rsidRPr="00F973DE" w:rsidRDefault="00EE1EB4" w:rsidP="00E723D6">
            <w:pPr>
              <w:pStyle w:val="LexisNexisPara"/>
              <w:rPr>
                <w:rFonts w:ascii="Times New Roman" w:hAnsi="Times New Roman" w:cs="Times New Roman"/>
              </w:rPr>
            </w:pPr>
          </w:p>
        </w:tc>
        <w:tc>
          <w:tcPr>
            <w:tcW w:w="2330" w:type="dxa"/>
          </w:tcPr>
          <w:p w14:paraId="2F631612" w14:textId="77777777" w:rsidR="00EE1EB4" w:rsidRPr="00F973DE" w:rsidRDefault="00EE1EB4" w:rsidP="00E723D6">
            <w:pPr>
              <w:pStyle w:val="LexisNexisPara"/>
              <w:rPr>
                <w:rFonts w:ascii="Times New Roman" w:hAnsi="Times New Roman" w:cs="Times New Roman"/>
              </w:rPr>
            </w:pPr>
          </w:p>
        </w:tc>
        <w:tc>
          <w:tcPr>
            <w:tcW w:w="2330" w:type="dxa"/>
          </w:tcPr>
          <w:p w14:paraId="075276E7" w14:textId="77777777" w:rsidR="00EE1EB4" w:rsidRPr="00F973DE" w:rsidRDefault="00EE1EB4" w:rsidP="00E723D6">
            <w:pPr>
              <w:pStyle w:val="LexisNexisPara"/>
              <w:rPr>
                <w:rFonts w:ascii="Times New Roman" w:hAnsi="Times New Roman" w:cs="Times New Roman"/>
              </w:rPr>
            </w:pPr>
          </w:p>
        </w:tc>
        <w:tc>
          <w:tcPr>
            <w:tcW w:w="2348" w:type="dxa"/>
          </w:tcPr>
          <w:p w14:paraId="01A81E8A" w14:textId="77777777" w:rsidR="00EE1EB4" w:rsidRPr="00F973DE" w:rsidRDefault="00EE1EB4" w:rsidP="00E723D6">
            <w:pPr>
              <w:pStyle w:val="LexisNexisPara"/>
              <w:rPr>
                <w:rFonts w:ascii="Times New Roman" w:hAnsi="Times New Roman" w:cs="Times New Roman"/>
              </w:rPr>
            </w:pPr>
          </w:p>
        </w:tc>
      </w:tr>
      <w:tr w:rsidR="00EE1EB4" w:rsidRPr="00F973DE" w14:paraId="5B632280" w14:textId="77777777" w:rsidTr="00E723D6">
        <w:tc>
          <w:tcPr>
            <w:tcW w:w="2342" w:type="dxa"/>
          </w:tcPr>
          <w:p w14:paraId="375742C7" w14:textId="77777777" w:rsidR="00EE1EB4" w:rsidRPr="00F973DE" w:rsidRDefault="00EE1EB4" w:rsidP="00E723D6">
            <w:pPr>
              <w:pStyle w:val="LexisNexisPara"/>
              <w:rPr>
                <w:rFonts w:ascii="Times New Roman" w:hAnsi="Times New Roman" w:cs="Times New Roman"/>
              </w:rPr>
            </w:pPr>
          </w:p>
        </w:tc>
        <w:tc>
          <w:tcPr>
            <w:tcW w:w="2330" w:type="dxa"/>
          </w:tcPr>
          <w:p w14:paraId="29A99E74" w14:textId="77777777" w:rsidR="00EE1EB4" w:rsidRPr="00F973DE" w:rsidRDefault="00EE1EB4" w:rsidP="00E723D6">
            <w:pPr>
              <w:pStyle w:val="LexisNexisPara"/>
              <w:rPr>
                <w:rFonts w:ascii="Times New Roman" w:hAnsi="Times New Roman" w:cs="Times New Roman"/>
              </w:rPr>
            </w:pPr>
          </w:p>
        </w:tc>
        <w:tc>
          <w:tcPr>
            <w:tcW w:w="2330" w:type="dxa"/>
          </w:tcPr>
          <w:p w14:paraId="6B309551" w14:textId="77777777" w:rsidR="00EE1EB4" w:rsidRPr="00F973DE" w:rsidRDefault="00EE1EB4" w:rsidP="00E723D6">
            <w:pPr>
              <w:pStyle w:val="LexisNexisPara"/>
              <w:rPr>
                <w:rFonts w:ascii="Times New Roman" w:hAnsi="Times New Roman" w:cs="Times New Roman"/>
              </w:rPr>
            </w:pPr>
          </w:p>
        </w:tc>
        <w:tc>
          <w:tcPr>
            <w:tcW w:w="2348" w:type="dxa"/>
          </w:tcPr>
          <w:p w14:paraId="41DD21B6" w14:textId="77777777" w:rsidR="00EE1EB4" w:rsidRPr="00F973DE" w:rsidRDefault="00EE1EB4" w:rsidP="00E723D6">
            <w:pPr>
              <w:pStyle w:val="LexisNexisPara"/>
              <w:rPr>
                <w:rFonts w:ascii="Times New Roman" w:hAnsi="Times New Roman" w:cs="Times New Roman"/>
              </w:rPr>
            </w:pPr>
          </w:p>
        </w:tc>
      </w:tr>
      <w:tr w:rsidR="00EE1EB4" w:rsidRPr="00F973DE" w14:paraId="127706E7" w14:textId="77777777" w:rsidTr="00E723D6">
        <w:tc>
          <w:tcPr>
            <w:tcW w:w="2342" w:type="dxa"/>
          </w:tcPr>
          <w:p w14:paraId="052F6B1C" w14:textId="77777777" w:rsidR="00EE1EB4" w:rsidRPr="00F973DE" w:rsidRDefault="00EE1EB4" w:rsidP="00E723D6">
            <w:pPr>
              <w:pStyle w:val="LexisNexisPara"/>
              <w:rPr>
                <w:rFonts w:ascii="Times New Roman" w:hAnsi="Times New Roman" w:cs="Times New Roman"/>
              </w:rPr>
            </w:pPr>
          </w:p>
        </w:tc>
        <w:tc>
          <w:tcPr>
            <w:tcW w:w="2330" w:type="dxa"/>
          </w:tcPr>
          <w:p w14:paraId="072CC626" w14:textId="77777777" w:rsidR="00EE1EB4" w:rsidRPr="00F973DE" w:rsidRDefault="00EE1EB4" w:rsidP="00E723D6">
            <w:pPr>
              <w:pStyle w:val="LexisNexisPara"/>
              <w:rPr>
                <w:rFonts w:ascii="Times New Roman" w:hAnsi="Times New Roman" w:cs="Times New Roman"/>
              </w:rPr>
            </w:pPr>
          </w:p>
        </w:tc>
        <w:tc>
          <w:tcPr>
            <w:tcW w:w="2330" w:type="dxa"/>
          </w:tcPr>
          <w:p w14:paraId="5BBA6363" w14:textId="77777777" w:rsidR="00EE1EB4" w:rsidRPr="00F973DE" w:rsidRDefault="00EE1EB4" w:rsidP="00E723D6">
            <w:pPr>
              <w:pStyle w:val="LexisNexisPara"/>
              <w:rPr>
                <w:rFonts w:ascii="Times New Roman" w:hAnsi="Times New Roman" w:cs="Times New Roman"/>
              </w:rPr>
            </w:pPr>
          </w:p>
        </w:tc>
        <w:tc>
          <w:tcPr>
            <w:tcW w:w="2348" w:type="dxa"/>
          </w:tcPr>
          <w:p w14:paraId="1883C707" w14:textId="77777777" w:rsidR="00EE1EB4" w:rsidRPr="00F973DE" w:rsidRDefault="00EE1EB4" w:rsidP="00E723D6">
            <w:pPr>
              <w:pStyle w:val="LexisNexisPara"/>
              <w:rPr>
                <w:rFonts w:ascii="Times New Roman" w:hAnsi="Times New Roman" w:cs="Times New Roman"/>
              </w:rPr>
            </w:pPr>
          </w:p>
        </w:tc>
      </w:tr>
      <w:tr w:rsidR="00EE1EB4" w:rsidRPr="00F973DE" w14:paraId="72A3488F" w14:textId="77777777" w:rsidTr="00E723D6">
        <w:tc>
          <w:tcPr>
            <w:tcW w:w="2342" w:type="dxa"/>
          </w:tcPr>
          <w:p w14:paraId="7B507799" w14:textId="77777777" w:rsidR="00EE1EB4" w:rsidRPr="00F973DE" w:rsidRDefault="00EE1EB4" w:rsidP="00E723D6">
            <w:pPr>
              <w:pStyle w:val="LexisNexisPara"/>
              <w:rPr>
                <w:rFonts w:ascii="Times New Roman" w:hAnsi="Times New Roman" w:cs="Times New Roman"/>
              </w:rPr>
            </w:pPr>
          </w:p>
        </w:tc>
        <w:tc>
          <w:tcPr>
            <w:tcW w:w="2330" w:type="dxa"/>
          </w:tcPr>
          <w:p w14:paraId="590924D0" w14:textId="77777777" w:rsidR="00EE1EB4" w:rsidRPr="00F973DE" w:rsidRDefault="00EE1EB4" w:rsidP="00E723D6">
            <w:pPr>
              <w:pStyle w:val="LexisNexisPara"/>
              <w:rPr>
                <w:rFonts w:ascii="Times New Roman" w:hAnsi="Times New Roman" w:cs="Times New Roman"/>
              </w:rPr>
            </w:pPr>
          </w:p>
        </w:tc>
        <w:tc>
          <w:tcPr>
            <w:tcW w:w="2330" w:type="dxa"/>
          </w:tcPr>
          <w:p w14:paraId="4ED61FB2" w14:textId="77777777" w:rsidR="00EE1EB4" w:rsidRPr="00F973DE" w:rsidRDefault="00EE1EB4" w:rsidP="00E723D6">
            <w:pPr>
              <w:pStyle w:val="LexisNexisPara"/>
              <w:rPr>
                <w:rFonts w:ascii="Times New Roman" w:hAnsi="Times New Roman" w:cs="Times New Roman"/>
              </w:rPr>
            </w:pPr>
          </w:p>
        </w:tc>
        <w:tc>
          <w:tcPr>
            <w:tcW w:w="2348" w:type="dxa"/>
          </w:tcPr>
          <w:p w14:paraId="078ACB3B" w14:textId="77777777" w:rsidR="00EE1EB4" w:rsidRPr="00F973DE" w:rsidRDefault="00EE1EB4" w:rsidP="00E723D6">
            <w:pPr>
              <w:pStyle w:val="LexisNexisPara"/>
              <w:rPr>
                <w:rFonts w:ascii="Times New Roman" w:hAnsi="Times New Roman" w:cs="Times New Roman"/>
              </w:rPr>
            </w:pPr>
          </w:p>
        </w:tc>
      </w:tr>
      <w:tr w:rsidR="00EE1EB4" w:rsidRPr="00F973DE" w14:paraId="2542334A" w14:textId="77777777" w:rsidTr="00E723D6">
        <w:tc>
          <w:tcPr>
            <w:tcW w:w="2342" w:type="dxa"/>
          </w:tcPr>
          <w:p w14:paraId="7D2383A4" w14:textId="77777777" w:rsidR="00EE1EB4" w:rsidRPr="00F973DE" w:rsidRDefault="00EE1EB4" w:rsidP="00E723D6">
            <w:pPr>
              <w:pStyle w:val="LexisNexisPara"/>
              <w:rPr>
                <w:rFonts w:ascii="Times New Roman" w:hAnsi="Times New Roman" w:cs="Times New Roman"/>
              </w:rPr>
            </w:pPr>
          </w:p>
        </w:tc>
        <w:tc>
          <w:tcPr>
            <w:tcW w:w="2330" w:type="dxa"/>
          </w:tcPr>
          <w:p w14:paraId="567E27C8" w14:textId="77777777" w:rsidR="00EE1EB4" w:rsidRPr="00F973DE" w:rsidRDefault="00EE1EB4" w:rsidP="00E723D6">
            <w:pPr>
              <w:pStyle w:val="LexisNexisPara"/>
              <w:rPr>
                <w:rFonts w:ascii="Times New Roman" w:hAnsi="Times New Roman" w:cs="Times New Roman"/>
              </w:rPr>
            </w:pPr>
          </w:p>
        </w:tc>
        <w:tc>
          <w:tcPr>
            <w:tcW w:w="2330" w:type="dxa"/>
          </w:tcPr>
          <w:p w14:paraId="40C91194" w14:textId="77777777" w:rsidR="00EE1EB4" w:rsidRPr="00F973DE" w:rsidRDefault="00EE1EB4" w:rsidP="00E723D6">
            <w:pPr>
              <w:pStyle w:val="LexisNexisPara"/>
              <w:rPr>
                <w:rFonts w:ascii="Times New Roman" w:hAnsi="Times New Roman" w:cs="Times New Roman"/>
              </w:rPr>
            </w:pPr>
          </w:p>
        </w:tc>
        <w:tc>
          <w:tcPr>
            <w:tcW w:w="2348" w:type="dxa"/>
          </w:tcPr>
          <w:p w14:paraId="7CB42025" w14:textId="77777777" w:rsidR="00EE1EB4" w:rsidRPr="00F973DE" w:rsidRDefault="00EE1EB4" w:rsidP="00E723D6">
            <w:pPr>
              <w:pStyle w:val="LexisNexisPara"/>
              <w:rPr>
                <w:rFonts w:ascii="Times New Roman" w:hAnsi="Times New Roman" w:cs="Times New Roman"/>
              </w:rPr>
            </w:pPr>
          </w:p>
        </w:tc>
      </w:tr>
    </w:tbl>
    <w:p w14:paraId="77B65D7E" w14:textId="77777777" w:rsidR="00EE1EB4" w:rsidRDefault="00EE1EB4" w:rsidP="00EE1EB4">
      <w:pPr>
        <w:pStyle w:val="LexisNexisPara"/>
      </w:pPr>
    </w:p>
    <w:p w14:paraId="642CAC5D" w14:textId="77777777" w:rsidR="00DA7305" w:rsidRDefault="00DA7305" w:rsidP="00DA7305">
      <w:pPr>
        <w:spacing w:before="200" w:line="300" w:lineRule="atLeast"/>
        <w:ind w:left="360"/>
        <w:jc w:val="center"/>
      </w:pPr>
    </w:p>
    <w:p w14:paraId="29D14982" w14:textId="77777777" w:rsidR="00EE1EB4" w:rsidRDefault="00EE1EB4" w:rsidP="00DA7305">
      <w:pPr>
        <w:spacing w:before="200" w:line="300" w:lineRule="atLeast"/>
        <w:ind w:left="360"/>
        <w:jc w:val="center"/>
      </w:pPr>
    </w:p>
    <w:p w14:paraId="0C9BC9CA" w14:textId="77777777" w:rsidR="00EE1EB4" w:rsidRDefault="00EE1EB4" w:rsidP="00DA7305">
      <w:pPr>
        <w:spacing w:before="200" w:line="300" w:lineRule="atLeast"/>
        <w:ind w:left="360"/>
        <w:jc w:val="center"/>
      </w:pPr>
    </w:p>
    <w:p w14:paraId="44D0E74D" w14:textId="40F22F00" w:rsidR="00DA7305" w:rsidRPr="00190D45" w:rsidRDefault="00DA7305" w:rsidP="00DA7305">
      <w:pPr>
        <w:spacing w:before="200" w:line="300" w:lineRule="atLeast"/>
        <w:ind w:left="360"/>
        <w:jc w:val="center"/>
        <w:rPr>
          <w:b/>
          <w:bCs/>
          <w:u w:val="single"/>
        </w:rPr>
      </w:pPr>
      <w:r w:rsidRPr="00190D45">
        <w:rPr>
          <w:b/>
          <w:bCs/>
          <w:u w:val="single"/>
        </w:rPr>
        <w:t>Shareholders Register</w:t>
      </w:r>
    </w:p>
    <w:p w14:paraId="5F239701" w14:textId="77777777" w:rsidR="001024E4" w:rsidRDefault="001024E4" w:rsidP="001024E4">
      <w:pPr>
        <w:pStyle w:val="LexisNexisPara"/>
        <w:jc w:val="center"/>
        <w:rPr>
          <w:b/>
          <w:caps/>
        </w:rPr>
      </w:pPr>
      <w:r>
        <w:rPr>
          <w:b/>
          <w:caps/>
        </w:rPr>
        <w:t>SHAREHOLDER REGISTER</w:t>
      </w:r>
    </w:p>
    <w:p w14:paraId="7364FCC4" w14:textId="77777777" w:rsidR="001024E4" w:rsidRDefault="001024E4" w:rsidP="001024E4">
      <w:pPr>
        <w:pStyle w:val="LexisNexisPara"/>
        <w:jc w:val="center"/>
        <w:rPr>
          <w:b/>
          <w:caps/>
        </w:rPr>
      </w:pPr>
      <w:r>
        <w:rPr>
          <w:b/>
          <w:caps/>
        </w:rPr>
        <w:t>of</w:t>
      </w:r>
    </w:p>
    <w:p w14:paraId="0441F1A1" w14:textId="77777777" w:rsidR="001024E4" w:rsidRDefault="001024E4" w:rsidP="001024E4">
      <w:pPr>
        <w:pStyle w:val="LexisNexisPara"/>
        <w:jc w:val="center"/>
        <w:rPr>
          <w:b/>
          <w:caps/>
        </w:rPr>
      </w:pPr>
      <w:r>
        <w:rPr>
          <w:b/>
          <w:caps/>
        </w:rPr>
        <w:t>SNOWCAP FINANCIAL LIMITED</w:t>
      </w:r>
    </w:p>
    <w:p w14:paraId="70DF5BDE" w14:textId="77777777" w:rsidR="001024E4" w:rsidRDefault="001024E4" w:rsidP="001024E4">
      <w:pPr>
        <w:pStyle w:val="LexisNexisPara"/>
        <w:jc w:val="center"/>
        <w:rPr>
          <w:b/>
          <w:caps/>
        </w:rPr>
      </w:pPr>
      <w:r>
        <w:rPr>
          <w:b/>
          <w:caps/>
        </w:rPr>
        <w:t>(THE “CORPORATION”)</w:t>
      </w:r>
    </w:p>
    <w:p w14:paraId="43D43E32" w14:textId="77777777" w:rsidR="001024E4" w:rsidRDefault="001024E4" w:rsidP="001024E4">
      <w:pPr>
        <w:pStyle w:val="LexisNexisPara"/>
        <w:jc w:val="center"/>
      </w:pPr>
    </w:p>
    <w:tbl>
      <w:tblPr>
        <w:tblStyle w:val="TableGrid"/>
        <w:tblW w:w="0" w:type="auto"/>
        <w:tblLook w:val="04A0" w:firstRow="1" w:lastRow="0" w:firstColumn="1" w:lastColumn="0" w:noHBand="0" w:noVBand="1"/>
      </w:tblPr>
      <w:tblGrid>
        <w:gridCol w:w="2342"/>
        <w:gridCol w:w="2330"/>
        <w:gridCol w:w="2330"/>
        <w:gridCol w:w="2348"/>
      </w:tblGrid>
      <w:tr w:rsidR="001024E4" w:rsidRPr="00F973DE" w14:paraId="407DD49B" w14:textId="77777777" w:rsidTr="00E723D6">
        <w:tc>
          <w:tcPr>
            <w:tcW w:w="2342" w:type="dxa"/>
          </w:tcPr>
          <w:p w14:paraId="4062E964" w14:textId="77777777" w:rsidR="001024E4" w:rsidRPr="00F973DE" w:rsidRDefault="001024E4" w:rsidP="00E723D6">
            <w:pPr>
              <w:pStyle w:val="LexisNexisPara"/>
              <w:rPr>
                <w:rFonts w:ascii="Times New Roman" w:hAnsi="Times New Roman" w:cs="Times New Roman"/>
                <w:b/>
              </w:rPr>
            </w:pPr>
            <w:r w:rsidRPr="00F973DE">
              <w:rPr>
                <w:rFonts w:ascii="Times New Roman" w:hAnsi="Times New Roman" w:cs="Times New Roman"/>
                <w:b/>
              </w:rPr>
              <w:t>Name of Registered Holder</w:t>
            </w:r>
          </w:p>
        </w:tc>
        <w:tc>
          <w:tcPr>
            <w:tcW w:w="2330" w:type="dxa"/>
          </w:tcPr>
          <w:p w14:paraId="2DA08A61" w14:textId="77777777" w:rsidR="001024E4" w:rsidRPr="00F973DE" w:rsidRDefault="001024E4" w:rsidP="00E723D6">
            <w:pPr>
              <w:pStyle w:val="LexisNexisPara"/>
              <w:rPr>
                <w:rFonts w:ascii="Times New Roman" w:hAnsi="Times New Roman" w:cs="Times New Roman"/>
                <w:b/>
              </w:rPr>
            </w:pPr>
            <w:r w:rsidRPr="00F973DE">
              <w:rPr>
                <w:rFonts w:ascii="Times New Roman" w:hAnsi="Times New Roman" w:cs="Times New Roman"/>
                <w:b/>
              </w:rPr>
              <w:t>Address</w:t>
            </w:r>
          </w:p>
        </w:tc>
        <w:tc>
          <w:tcPr>
            <w:tcW w:w="2330" w:type="dxa"/>
          </w:tcPr>
          <w:p w14:paraId="02E9780B" w14:textId="77777777" w:rsidR="001024E4" w:rsidRPr="00F973DE" w:rsidRDefault="001024E4" w:rsidP="00E723D6">
            <w:pPr>
              <w:pStyle w:val="LexisNexisPara"/>
              <w:rPr>
                <w:rFonts w:ascii="Times New Roman" w:hAnsi="Times New Roman" w:cs="Times New Roman"/>
                <w:b/>
              </w:rPr>
            </w:pPr>
            <w:r w:rsidRPr="00F973DE">
              <w:rPr>
                <w:rFonts w:ascii="Times New Roman" w:hAnsi="Times New Roman" w:cs="Times New Roman"/>
                <w:b/>
              </w:rPr>
              <w:t>Number of Shares</w:t>
            </w:r>
          </w:p>
        </w:tc>
        <w:tc>
          <w:tcPr>
            <w:tcW w:w="2348" w:type="dxa"/>
          </w:tcPr>
          <w:p w14:paraId="51AEF870" w14:textId="77777777" w:rsidR="001024E4" w:rsidRPr="00F973DE" w:rsidRDefault="001024E4" w:rsidP="00E723D6">
            <w:pPr>
              <w:pStyle w:val="LexisNexisPara"/>
              <w:rPr>
                <w:rFonts w:ascii="Times New Roman" w:hAnsi="Times New Roman" w:cs="Times New Roman"/>
                <w:b/>
              </w:rPr>
            </w:pPr>
            <w:r w:rsidRPr="00F973DE">
              <w:rPr>
                <w:rFonts w:ascii="Times New Roman" w:hAnsi="Times New Roman" w:cs="Times New Roman"/>
                <w:b/>
              </w:rPr>
              <w:t>Class/Series</w:t>
            </w:r>
          </w:p>
        </w:tc>
      </w:tr>
      <w:tr w:rsidR="001024E4" w:rsidRPr="00F973DE" w14:paraId="536401B5" w14:textId="77777777" w:rsidTr="00E723D6">
        <w:tc>
          <w:tcPr>
            <w:tcW w:w="2342" w:type="dxa"/>
          </w:tcPr>
          <w:p w14:paraId="365208B7" w14:textId="77777777" w:rsidR="001024E4" w:rsidRPr="00190D45" w:rsidRDefault="001024E4" w:rsidP="00E723D6">
            <w:pPr>
              <w:pStyle w:val="LexisNexisPara"/>
              <w:rPr>
                <w:rFonts w:ascii="Times New Roman" w:hAnsi="Times New Roman" w:cs="Times New Roman"/>
                <w:strike/>
                <w:sz w:val="18"/>
                <w:szCs w:val="18"/>
              </w:rPr>
            </w:pPr>
            <w:r w:rsidRPr="00190D45">
              <w:rPr>
                <w:rFonts w:ascii="Times New Roman" w:hAnsi="Times New Roman" w:cs="Times New Roman"/>
                <w:strike/>
                <w:sz w:val="18"/>
                <w:szCs w:val="18"/>
              </w:rPr>
              <w:t>Jose David Barrios</w:t>
            </w:r>
          </w:p>
        </w:tc>
        <w:tc>
          <w:tcPr>
            <w:tcW w:w="2330" w:type="dxa"/>
          </w:tcPr>
          <w:p w14:paraId="0425161F" w14:textId="77777777" w:rsidR="001024E4" w:rsidRPr="00190D45" w:rsidRDefault="001024E4" w:rsidP="00E723D6">
            <w:pPr>
              <w:pStyle w:val="LexisNexisPara"/>
              <w:rPr>
                <w:rFonts w:ascii="Times New Roman" w:hAnsi="Times New Roman" w:cs="Times New Roman"/>
                <w:strike/>
                <w:sz w:val="18"/>
                <w:szCs w:val="18"/>
              </w:rPr>
            </w:pPr>
            <w:r w:rsidRPr="00190D45">
              <w:rPr>
                <w:rFonts w:ascii="Times New Roman" w:hAnsi="Times New Roman" w:cs="Times New Roman"/>
                <w:sz w:val="18"/>
                <w:szCs w:val="18"/>
              </w:rPr>
              <w:t xml:space="preserve">Avenida Paseo Monte Miranda 13, </w:t>
            </w:r>
            <w:proofErr w:type="spellStart"/>
            <w:r w:rsidRPr="00190D45">
              <w:rPr>
                <w:rFonts w:ascii="Times New Roman" w:hAnsi="Times New Roman" w:cs="Times New Roman"/>
                <w:sz w:val="18"/>
                <w:szCs w:val="18"/>
              </w:rPr>
              <w:t>Piamonte</w:t>
            </w:r>
            <w:proofErr w:type="spellEnd"/>
            <w:r w:rsidRPr="00190D45">
              <w:rPr>
                <w:rFonts w:ascii="Times New Roman" w:hAnsi="Times New Roman" w:cs="Times New Roman"/>
                <w:sz w:val="18"/>
                <w:szCs w:val="18"/>
              </w:rPr>
              <w:t>, 76246, Queretaro, Mexico</w:t>
            </w:r>
          </w:p>
        </w:tc>
        <w:tc>
          <w:tcPr>
            <w:tcW w:w="2330" w:type="dxa"/>
          </w:tcPr>
          <w:p w14:paraId="1DCE5B3C" w14:textId="2ADCEF99" w:rsidR="001024E4" w:rsidRPr="00190D45" w:rsidRDefault="001024E4" w:rsidP="00E723D6">
            <w:pPr>
              <w:pStyle w:val="LexisNexisPara"/>
              <w:rPr>
                <w:rFonts w:ascii="Times New Roman" w:hAnsi="Times New Roman" w:cs="Times New Roman"/>
                <w:strike/>
                <w:sz w:val="18"/>
                <w:szCs w:val="18"/>
              </w:rPr>
            </w:pPr>
            <w:r w:rsidRPr="00190D45">
              <w:rPr>
                <w:rFonts w:ascii="Times New Roman" w:hAnsi="Times New Roman" w:cs="Times New Roman"/>
                <w:strike/>
                <w:sz w:val="18"/>
                <w:szCs w:val="18"/>
              </w:rPr>
              <w:t>1</w:t>
            </w:r>
            <w:ins w:id="21" w:author="Matthew Levine" w:date="2025-02-12T13:42:00Z" w16du:dateUtc="2025-02-12T18:42:00Z">
              <w:r w:rsidR="00E66146">
                <w:rPr>
                  <w:rFonts w:ascii="Times New Roman" w:hAnsi="Times New Roman" w:cs="Times New Roman"/>
                  <w:strike/>
                  <w:sz w:val="18"/>
                  <w:szCs w:val="18"/>
                </w:rPr>
                <w:t>0</w:t>
              </w:r>
            </w:ins>
            <w:r w:rsidRPr="00190D45">
              <w:rPr>
                <w:rFonts w:ascii="Times New Roman" w:hAnsi="Times New Roman" w:cs="Times New Roman"/>
                <w:strike/>
                <w:sz w:val="18"/>
                <w:szCs w:val="18"/>
              </w:rPr>
              <w:t>,000</w:t>
            </w:r>
          </w:p>
        </w:tc>
        <w:tc>
          <w:tcPr>
            <w:tcW w:w="2348" w:type="dxa"/>
          </w:tcPr>
          <w:p w14:paraId="108EDA93" w14:textId="77777777" w:rsidR="001024E4" w:rsidRPr="00190D45" w:rsidRDefault="001024E4" w:rsidP="00E723D6">
            <w:pPr>
              <w:pStyle w:val="LexisNexisPara"/>
              <w:rPr>
                <w:rFonts w:ascii="Times New Roman" w:hAnsi="Times New Roman" w:cs="Times New Roman"/>
                <w:strike/>
                <w:sz w:val="18"/>
                <w:szCs w:val="18"/>
              </w:rPr>
            </w:pPr>
            <w:r w:rsidRPr="00190D45">
              <w:rPr>
                <w:rFonts w:ascii="Times New Roman" w:hAnsi="Times New Roman" w:cs="Times New Roman"/>
                <w:strike/>
                <w:sz w:val="18"/>
                <w:szCs w:val="18"/>
              </w:rPr>
              <w:t>Common</w:t>
            </w:r>
          </w:p>
        </w:tc>
      </w:tr>
      <w:tr w:rsidR="001024E4" w:rsidRPr="00F973DE" w14:paraId="33D3E50A" w14:textId="77777777" w:rsidTr="00E723D6">
        <w:tc>
          <w:tcPr>
            <w:tcW w:w="2342" w:type="dxa"/>
          </w:tcPr>
          <w:p w14:paraId="3EA26175" w14:textId="77777777" w:rsidR="001024E4" w:rsidRPr="00190D45" w:rsidRDefault="001024E4" w:rsidP="00E723D6">
            <w:pPr>
              <w:pStyle w:val="LexisNexisPara"/>
              <w:rPr>
                <w:rFonts w:ascii="Times New Roman" w:hAnsi="Times New Roman" w:cs="Times New Roman"/>
                <w:sz w:val="18"/>
                <w:szCs w:val="18"/>
              </w:rPr>
            </w:pPr>
            <w:r w:rsidRPr="00190D45">
              <w:rPr>
                <w:rFonts w:ascii="Times New Roman" w:hAnsi="Times New Roman" w:cs="Times New Roman"/>
                <w:sz w:val="18"/>
                <w:szCs w:val="18"/>
              </w:rPr>
              <w:t>Maple Wave Capital Inc</w:t>
            </w:r>
          </w:p>
        </w:tc>
        <w:tc>
          <w:tcPr>
            <w:tcW w:w="2330" w:type="dxa"/>
          </w:tcPr>
          <w:p w14:paraId="7681A423" w14:textId="77777777" w:rsidR="001024E4" w:rsidRPr="00190D45" w:rsidRDefault="001024E4" w:rsidP="00E723D6">
            <w:pPr>
              <w:pStyle w:val="LexisNexisPara"/>
              <w:rPr>
                <w:rFonts w:ascii="Times New Roman" w:hAnsi="Times New Roman" w:cs="Times New Roman"/>
                <w:sz w:val="18"/>
                <w:szCs w:val="18"/>
              </w:rPr>
            </w:pPr>
            <w:r w:rsidRPr="00190D45">
              <w:rPr>
                <w:rFonts w:ascii="Times New Roman" w:hAnsi="Times New Roman" w:cs="Times New Roman"/>
                <w:sz w:val="18"/>
                <w:szCs w:val="18"/>
              </w:rPr>
              <w:t>1235 Bay Suite 700, Toronto ON M5R 3K4 Canada</w:t>
            </w:r>
          </w:p>
        </w:tc>
        <w:tc>
          <w:tcPr>
            <w:tcW w:w="2330" w:type="dxa"/>
          </w:tcPr>
          <w:p w14:paraId="6682BC5D" w14:textId="4C0DA824" w:rsidR="001024E4" w:rsidRPr="00190D45" w:rsidRDefault="001024E4" w:rsidP="00E723D6">
            <w:pPr>
              <w:pStyle w:val="LexisNexisPara"/>
              <w:rPr>
                <w:rFonts w:ascii="Times New Roman" w:hAnsi="Times New Roman" w:cs="Times New Roman"/>
                <w:sz w:val="18"/>
                <w:szCs w:val="18"/>
              </w:rPr>
            </w:pPr>
            <w:r w:rsidRPr="00190D45">
              <w:rPr>
                <w:rFonts w:ascii="Times New Roman" w:hAnsi="Times New Roman" w:cs="Times New Roman"/>
                <w:sz w:val="18"/>
                <w:szCs w:val="18"/>
              </w:rPr>
              <w:t>1</w:t>
            </w:r>
            <w:ins w:id="22" w:author="Matthew Levine" w:date="2025-02-12T13:42:00Z" w16du:dateUtc="2025-02-12T18:42:00Z">
              <w:r w:rsidR="00E66146">
                <w:rPr>
                  <w:rFonts w:ascii="Times New Roman" w:hAnsi="Times New Roman" w:cs="Times New Roman"/>
                  <w:sz w:val="18"/>
                  <w:szCs w:val="18"/>
                </w:rPr>
                <w:t>0</w:t>
              </w:r>
            </w:ins>
            <w:r w:rsidRPr="00190D45">
              <w:rPr>
                <w:rFonts w:ascii="Times New Roman" w:hAnsi="Times New Roman" w:cs="Times New Roman"/>
                <w:sz w:val="18"/>
                <w:szCs w:val="18"/>
              </w:rPr>
              <w:t>,000</w:t>
            </w:r>
          </w:p>
        </w:tc>
        <w:tc>
          <w:tcPr>
            <w:tcW w:w="2348" w:type="dxa"/>
          </w:tcPr>
          <w:p w14:paraId="40811A1F" w14:textId="77777777" w:rsidR="001024E4" w:rsidRPr="00190D45" w:rsidRDefault="001024E4" w:rsidP="00E723D6">
            <w:pPr>
              <w:pStyle w:val="LexisNexisPara"/>
              <w:rPr>
                <w:rFonts w:ascii="Times New Roman" w:hAnsi="Times New Roman" w:cs="Times New Roman"/>
                <w:sz w:val="18"/>
                <w:szCs w:val="18"/>
              </w:rPr>
            </w:pPr>
            <w:r w:rsidRPr="00190D45">
              <w:rPr>
                <w:rFonts w:ascii="Times New Roman" w:hAnsi="Times New Roman" w:cs="Times New Roman"/>
                <w:sz w:val="18"/>
                <w:szCs w:val="18"/>
              </w:rPr>
              <w:t>Common</w:t>
            </w:r>
          </w:p>
        </w:tc>
      </w:tr>
      <w:tr w:rsidR="001024E4" w:rsidRPr="00F973DE" w14:paraId="6EFD2E23" w14:textId="77777777" w:rsidTr="00E723D6">
        <w:tc>
          <w:tcPr>
            <w:tcW w:w="2342" w:type="dxa"/>
          </w:tcPr>
          <w:p w14:paraId="630678F0" w14:textId="77777777" w:rsidR="001024E4" w:rsidRPr="00F973DE" w:rsidRDefault="001024E4" w:rsidP="00E723D6">
            <w:pPr>
              <w:pStyle w:val="LexisNexisPara"/>
              <w:rPr>
                <w:rFonts w:ascii="Times New Roman" w:hAnsi="Times New Roman" w:cs="Times New Roman"/>
              </w:rPr>
            </w:pPr>
          </w:p>
        </w:tc>
        <w:tc>
          <w:tcPr>
            <w:tcW w:w="2330" w:type="dxa"/>
          </w:tcPr>
          <w:p w14:paraId="0A5A73E5" w14:textId="77777777" w:rsidR="001024E4" w:rsidRPr="00F973DE" w:rsidRDefault="001024E4" w:rsidP="00E723D6">
            <w:pPr>
              <w:pStyle w:val="LexisNexisPara"/>
              <w:rPr>
                <w:rFonts w:ascii="Times New Roman" w:hAnsi="Times New Roman" w:cs="Times New Roman"/>
              </w:rPr>
            </w:pPr>
          </w:p>
        </w:tc>
        <w:tc>
          <w:tcPr>
            <w:tcW w:w="2330" w:type="dxa"/>
          </w:tcPr>
          <w:p w14:paraId="4B1CD076" w14:textId="77777777" w:rsidR="001024E4" w:rsidRPr="00F973DE" w:rsidRDefault="001024E4" w:rsidP="00E723D6">
            <w:pPr>
              <w:pStyle w:val="LexisNexisPara"/>
              <w:rPr>
                <w:rFonts w:ascii="Times New Roman" w:hAnsi="Times New Roman" w:cs="Times New Roman"/>
              </w:rPr>
            </w:pPr>
          </w:p>
        </w:tc>
        <w:tc>
          <w:tcPr>
            <w:tcW w:w="2348" w:type="dxa"/>
          </w:tcPr>
          <w:p w14:paraId="2B762885" w14:textId="77777777" w:rsidR="001024E4" w:rsidRPr="00F973DE" w:rsidRDefault="001024E4" w:rsidP="00E723D6">
            <w:pPr>
              <w:pStyle w:val="LexisNexisPara"/>
              <w:rPr>
                <w:rFonts w:ascii="Times New Roman" w:hAnsi="Times New Roman" w:cs="Times New Roman"/>
              </w:rPr>
            </w:pPr>
          </w:p>
        </w:tc>
      </w:tr>
      <w:tr w:rsidR="001024E4" w:rsidRPr="00F973DE" w14:paraId="6603FEF2" w14:textId="77777777" w:rsidTr="00E723D6">
        <w:tc>
          <w:tcPr>
            <w:tcW w:w="2342" w:type="dxa"/>
          </w:tcPr>
          <w:p w14:paraId="01DFDAEC" w14:textId="77777777" w:rsidR="001024E4" w:rsidRPr="00F973DE" w:rsidRDefault="001024E4" w:rsidP="00E723D6">
            <w:pPr>
              <w:pStyle w:val="LexisNexisPara"/>
              <w:rPr>
                <w:rFonts w:ascii="Times New Roman" w:hAnsi="Times New Roman" w:cs="Times New Roman"/>
              </w:rPr>
            </w:pPr>
          </w:p>
        </w:tc>
        <w:tc>
          <w:tcPr>
            <w:tcW w:w="2330" w:type="dxa"/>
          </w:tcPr>
          <w:p w14:paraId="03DE39EC" w14:textId="77777777" w:rsidR="001024E4" w:rsidRPr="00F973DE" w:rsidRDefault="001024E4" w:rsidP="00E723D6">
            <w:pPr>
              <w:pStyle w:val="LexisNexisPara"/>
              <w:rPr>
                <w:rFonts w:ascii="Times New Roman" w:hAnsi="Times New Roman" w:cs="Times New Roman"/>
              </w:rPr>
            </w:pPr>
          </w:p>
        </w:tc>
        <w:tc>
          <w:tcPr>
            <w:tcW w:w="2330" w:type="dxa"/>
          </w:tcPr>
          <w:p w14:paraId="7F60D053" w14:textId="77777777" w:rsidR="001024E4" w:rsidRPr="00F973DE" w:rsidRDefault="001024E4" w:rsidP="00E723D6">
            <w:pPr>
              <w:pStyle w:val="LexisNexisPara"/>
              <w:rPr>
                <w:rFonts w:ascii="Times New Roman" w:hAnsi="Times New Roman" w:cs="Times New Roman"/>
              </w:rPr>
            </w:pPr>
          </w:p>
        </w:tc>
        <w:tc>
          <w:tcPr>
            <w:tcW w:w="2348" w:type="dxa"/>
          </w:tcPr>
          <w:p w14:paraId="4024FCD3" w14:textId="77777777" w:rsidR="001024E4" w:rsidRPr="00F973DE" w:rsidRDefault="001024E4" w:rsidP="00E723D6">
            <w:pPr>
              <w:pStyle w:val="LexisNexisPara"/>
              <w:rPr>
                <w:rFonts w:ascii="Times New Roman" w:hAnsi="Times New Roman" w:cs="Times New Roman"/>
              </w:rPr>
            </w:pPr>
          </w:p>
        </w:tc>
      </w:tr>
      <w:tr w:rsidR="001024E4" w:rsidRPr="00F973DE" w14:paraId="60754E93" w14:textId="77777777" w:rsidTr="00E723D6">
        <w:tc>
          <w:tcPr>
            <w:tcW w:w="2342" w:type="dxa"/>
          </w:tcPr>
          <w:p w14:paraId="42587104" w14:textId="77777777" w:rsidR="001024E4" w:rsidRPr="00F973DE" w:rsidRDefault="001024E4" w:rsidP="00E723D6">
            <w:pPr>
              <w:pStyle w:val="LexisNexisPara"/>
              <w:rPr>
                <w:rFonts w:ascii="Times New Roman" w:hAnsi="Times New Roman" w:cs="Times New Roman"/>
              </w:rPr>
            </w:pPr>
          </w:p>
        </w:tc>
        <w:tc>
          <w:tcPr>
            <w:tcW w:w="2330" w:type="dxa"/>
          </w:tcPr>
          <w:p w14:paraId="55F47DE5" w14:textId="77777777" w:rsidR="001024E4" w:rsidRPr="00F973DE" w:rsidRDefault="001024E4" w:rsidP="00E723D6">
            <w:pPr>
              <w:pStyle w:val="LexisNexisPara"/>
              <w:rPr>
                <w:rFonts w:ascii="Times New Roman" w:hAnsi="Times New Roman" w:cs="Times New Roman"/>
              </w:rPr>
            </w:pPr>
          </w:p>
        </w:tc>
        <w:tc>
          <w:tcPr>
            <w:tcW w:w="2330" w:type="dxa"/>
          </w:tcPr>
          <w:p w14:paraId="1F8E930F" w14:textId="77777777" w:rsidR="001024E4" w:rsidRPr="00F973DE" w:rsidRDefault="001024E4" w:rsidP="00E723D6">
            <w:pPr>
              <w:pStyle w:val="LexisNexisPara"/>
              <w:rPr>
                <w:rFonts w:ascii="Times New Roman" w:hAnsi="Times New Roman" w:cs="Times New Roman"/>
              </w:rPr>
            </w:pPr>
          </w:p>
        </w:tc>
        <w:tc>
          <w:tcPr>
            <w:tcW w:w="2348" w:type="dxa"/>
          </w:tcPr>
          <w:p w14:paraId="3BAC6A43" w14:textId="77777777" w:rsidR="001024E4" w:rsidRPr="00F973DE" w:rsidRDefault="001024E4" w:rsidP="00E723D6">
            <w:pPr>
              <w:pStyle w:val="LexisNexisPara"/>
              <w:rPr>
                <w:rFonts w:ascii="Times New Roman" w:hAnsi="Times New Roman" w:cs="Times New Roman"/>
              </w:rPr>
            </w:pPr>
          </w:p>
        </w:tc>
      </w:tr>
      <w:tr w:rsidR="001024E4" w:rsidRPr="00F973DE" w14:paraId="6C85020F" w14:textId="77777777" w:rsidTr="00E723D6">
        <w:tc>
          <w:tcPr>
            <w:tcW w:w="2342" w:type="dxa"/>
          </w:tcPr>
          <w:p w14:paraId="0F544D20" w14:textId="77777777" w:rsidR="001024E4" w:rsidRPr="00F973DE" w:rsidRDefault="001024E4" w:rsidP="00E723D6">
            <w:pPr>
              <w:pStyle w:val="LexisNexisPara"/>
              <w:rPr>
                <w:rFonts w:ascii="Times New Roman" w:hAnsi="Times New Roman" w:cs="Times New Roman"/>
              </w:rPr>
            </w:pPr>
          </w:p>
        </w:tc>
        <w:tc>
          <w:tcPr>
            <w:tcW w:w="2330" w:type="dxa"/>
          </w:tcPr>
          <w:p w14:paraId="301F716F" w14:textId="77777777" w:rsidR="001024E4" w:rsidRPr="00F973DE" w:rsidRDefault="001024E4" w:rsidP="00E723D6">
            <w:pPr>
              <w:pStyle w:val="LexisNexisPara"/>
              <w:rPr>
                <w:rFonts w:ascii="Times New Roman" w:hAnsi="Times New Roman" w:cs="Times New Roman"/>
              </w:rPr>
            </w:pPr>
          </w:p>
        </w:tc>
        <w:tc>
          <w:tcPr>
            <w:tcW w:w="2330" w:type="dxa"/>
          </w:tcPr>
          <w:p w14:paraId="414F7AA1" w14:textId="77777777" w:rsidR="001024E4" w:rsidRPr="00F973DE" w:rsidRDefault="001024E4" w:rsidP="00E723D6">
            <w:pPr>
              <w:pStyle w:val="LexisNexisPara"/>
              <w:rPr>
                <w:rFonts w:ascii="Times New Roman" w:hAnsi="Times New Roman" w:cs="Times New Roman"/>
              </w:rPr>
            </w:pPr>
          </w:p>
        </w:tc>
        <w:tc>
          <w:tcPr>
            <w:tcW w:w="2348" w:type="dxa"/>
          </w:tcPr>
          <w:p w14:paraId="21203B05" w14:textId="77777777" w:rsidR="001024E4" w:rsidRPr="00F973DE" w:rsidRDefault="001024E4" w:rsidP="00E723D6">
            <w:pPr>
              <w:pStyle w:val="LexisNexisPara"/>
              <w:rPr>
                <w:rFonts w:ascii="Times New Roman" w:hAnsi="Times New Roman" w:cs="Times New Roman"/>
              </w:rPr>
            </w:pPr>
          </w:p>
        </w:tc>
      </w:tr>
      <w:tr w:rsidR="001024E4" w:rsidRPr="00F973DE" w14:paraId="3481F92D" w14:textId="77777777" w:rsidTr="00E723D6">
        <w:tc>
          <w:tcPr>
            <w:tcW w:w="2342" w:type="dxa"/>
          </w:tcPr>
          <w:p w14:paraId="45ACF215" w14:textId="77777777" w:rsidR="001024E4" w:rsidRPr="00F973DE" w:rsidRDefault="001024E4" w:rsidP="00E723D6">
            <w:pPr>
              <w:pStyle w:val="LexisNexisPara"/>
              <w:rPr>
                <w:rFonts w:ascii="Times New Roman" w:hAnsi="Times New Roman" w:cs="Times New Roman"/>
              </w:rPr>
            </w:pPr>
          </w:p>
        </w:tc>
        <w:tc>
          <w:tcPr>
            <w:tcW w:w="2330" w:type="dxa"/>
          </w:tcPr>
          <w:p w14:paraId="16CFFA8E" w14:textId="77777777" w:rsidR="001024E4" w:rsidRPr="00F973DE" w:rsidRDefault="001024E4" w:rsidP="00E723D6">
            <w:pPr>
              <w:pStyle w:val="LexisNexisPara"/>
              <w:rPr>
                <w:rFonts w:ascii="Times New Roman" w:hAnsi="Times New Roman" w:cs="Times New Roman"/>
              </w:rPr>
            </w:pPr>
          </w:p>
        </w:tc>
        <w:tc>
          <w:tcPr>
            <w:tcW w:w="2330" w:type="dxa"/>
          </w:tcPr>
          <w:p w14:paraId="43CBD4C8" w14:textId="77777777" w:rsidR="001024E4" w:rsidRPr="00F973DE" w:rsidRDefault="001024E4" w:rsidP="00E723D6">
            <w:pPr>
              <w:pStyle w:val="LexisNexisPara"/>
              <w:rPr>
                <w:rFonts w:ascii="Times New Roman" w:hAnsi="Times New Roman" w:cs="Times New Roman"/>
              </w:rPr>
            </w:pPr>
          </w:p>
        </w:tc>
        <w:tc>
          <w:tcPr>
            <w:tcW w:w="2348" w:type="dxa"/>
          </w:tcPr>
          <w:p w14:paraId="7DAEC329" w14:textId="77777777" w:rsidR="001024E4" w:rsidRPr="00F973DE" w:rsidRDefault="001024E4" w:rsidP="00E723D6">
            <w:pPr>
              <w:pStyle w:val="LexisNexisPara"/>
              <w:rPr>
                <w:rFonts w:ascii="Times New Roman" w:hAnsi="Times New Roman" w:cs="Times New Roman"/>
              </w:rPr>
            </w:pPr>
          </w:p>
        </w:tc>
      </w:tr>
      <w:tr w:rsidR="001024E4" w:rsidRPr="00F973DE" w14:paraId="75CB5694" w14:textId="77777777" w:rsidTr="00E723D6">
        <w:tc>
          <w:tcPr>
            <w:tcW w:w="2342" w:type="dxa"/>
          </w:tcPr>
          <w:p w14:paraId="794101CB" w14:textId="77777777" w:rsidR="001024E4" w:rsidRPr="00F973DE" w:rsidRDefault="001024E4" w:rsidP="00E723D6">
            <w:pPr>
              <w:pStyle w:val="LexisNexisPara"/>
              <w:rPr>
                <w:rFonts w:ascii="Times New Roman" w:hAnsi="Times New Roman" w:cs="Times New Roman"/>
              </w:rPr>
            </w:pPr>
          </w:p>
        </w:tc>
        <w:tc>
          <w:tcPr>
            <w:tcW w:w="2330" w:type="dxa"/>
          </w:tcPr>
          <w:p w14:paraId="4DEECFC4" w14:textId="77777777" w:rsidR="001024E4" w:rsidRPr="00F973DE" w:rsidRDefault="001024E4" w:rsidP="00E723D6">
            <w:pPr>
              <w:pStyle w:val="LexisNexisPara"/>
              <w:rPr>
                <w:rFonts w:ascii="Times New Roman" w:hAnsi="Times New Roman" w:cs="Times New Roman"/>
              </w:rPr>
            </w:pPr>
          </w:p>
        </w:tc>
        <w:tc>
          <w:tcPr>
            <w:tcW w:w="2330" w:type="dxa"/>
          </w:tcPr>
          <w:p w14:paraId="5DA57854" w14:textId="77777777" w:rsidR="001024E4" w:rsidRPr="00F973DE" w:rsidRDefault="001024E4" w:rsidP="00E723D6">
            <w:pPr>
              <w:pStyle w:val="LexisNexisPara"/>
              <w:rPr>
                <w:rFonts w:ascii="Times New Roman" w:hAnsi="Times New Roman" w:cs="Times New Roman"/>
              </w:rPr>
            </w:pPr>
          </w:p>
        </w:tc>
        <w:tc>
          <w:tcPr>
            <w:tcW w:w="2348" w:type="dxa"/>
          </w:tcPr>
          <w:p w14:paraId="30061E76" w14:textId="77777777" w:rsidR="001024E4" w:rsidRPr="00F973DE" w:rsidRDefault="001024E4" w:rsidP="00E723D6">
            <w:pPr>
              <w:pStyle w:val="LexisNexisPara"/>
              <w:rPr>
                <w:rFonts w:ascii="Times New Roman" w:hAnsi="Times New Roman" w:cs="Times New Roman"/>
              </w:rPr>
            </w:pPr>
          </w:p>
        </w:tc>
      </w:tr>
      <w:tr w:rsidR="001024E4" w:rsidRPr="00F973DE" w14:paraId="7369F670" w14:textId="77777777" w:rsidTr="00E723D6">
        <w:tc>
          <w:tcPr>
            <w:tcW w:w="2342" w:type="dxa"/>
          </w:tcPr>
          <w:p w14:paraId="14C55112" w14:textId="77777777" w:rsidR="001024E4" w:rsidRPr="00F973DE" w:rsidRDefault="001024E4" w:rsidP="00E723D6">
            <w:pPr>
              <w:pStyle w:val="LexisNexisPara"/>
              <w:rPr>
                <w:rFonts w:ascii="Times New Roman" w:hAnsi="Times New Roman" w:cs="Times New Roman"/>
              </w:rPr>
            </w:pPr>
          </w:p>
        </w:tc>
        <w:tc>
          <w:tcPr>
            <w:tcW w:w="2330" w:type="dxa"/>
          </w:tcPr>
          <w:p w14:paraId="70C3E931" w14:textId="77777777" w:rsidR="001024E4" w:rsidRPr="00F973DE" w:rsidRDefault="001024E4" w:rsidP="00E723D6">
            <w:pPr>
              <w:pStyle w:val="LexisNexisPara"/>
              <w:rPr>
                <w:rFonts w:ascii="Times New Roman" w:hAnsi="Times New Roman" w:cs="Times New Roman"/>
              </w:rPr>
            </w:pPr>
          </w:p>
        </w:tc>
        <w:tc>
          <w:tcPr>
            <w:tcW w:w="2330" w:type="dxa"/>
          </w:tcPr>
          <w:p w14:paraId="26D5EBD9" w14:textId="77777777" w:rsidR="001024E4" w:rsidRPr="00F973DE" w:rsidRDefault="001024E4" w:rsidP="00E723D6">
            <w:pPr>
              <w:pStyle w:val="LexisNexisPara"/>
              <w:rPr>
                <w:rFonts w:ascii="Times New Roman" w:hAnsi="Times New Roman" w:cs="Times New Roman"/>
              </w:rPr>
            </w:pPr>
          </w:p>
        </w:tc>
        <w:tc>
          <w:tcPr>
            <w:tcW w:w="2348" w:type="dxa"/>
          </w:tcPr>
          <w:p w14:paraId="77C59ECC" w14:textId="77777777" w:rsidR="001024E4" w:rsidRPr="00F973DE" w:rsidRDefault="001024E4" w:rsidP="00E723D6">
            <w:pPr>
              <w:pStyle w:val="LexisNexisPara"/>
              <w:rPr>
                <w:rFonts w:ascii="Times New Roman" w:hAnsi="Times New Roman" w:cs="Times New Roman"/>
              </w:rPr>
            </w:pPr>
          </w:p>
        </w:tc>
      </w:tr>
      <w:tr w:rsidR="001024E4" w:rsidRPr="00F973DE" w14:paraId="1DC30D59" w14:textId="77777777" w:rsidTr="00E723D6">
        <w:tc>
          <w:tcPr>
            <w:tcW w:w="2342" w:type="dxa"/>
          </w:tcPr>
          <w:p w14:paraId="43200A1E" w14:textId="77777777" w:rsidR="001024E4" w:rsidRPr="00F973DE" w:rsidRDefault="001024E4" w:rsidP="00E723D6">
            <w:pPr>
              <w:pStyle w:val="LexisNexisPara"/>
              <w:rPr>
                <w:rFonts w:ascii="Times New Roman" w:hAnsi="Times New Roman" w:cs="Times New Roman"/>
              </w:rPr>
            </w:pPr>
          </w:p>
        </w:tc>
        <w:tc>
          <w:tcPr>
            <w:tcW w:w="2330" w:type="dxa"/>
          </w:tcPr>
          <w:p w14:paraId="3F30FC3D" w14:textId="77777777" w:rsidR="001024E4" w:rsidRPr="00F973DE" w:rsidRDefault="001024E4" w:rsidP="00E723D6">
            <w:pPr>
              <w:pStyle w:val="LexisNexisPara"/>
              <w:rPr>
                <w:rFonts w:ascii="Times New Roman" w:hAnsi="Times New Roman" w:cs="Times New Roman"/>
              </w:rPr>
            </w:pPr>
          </w:p>
        </w:tc>
        <w:tc>
          <w:tcPr>
            <w:tcW w:w="2330" w:type="dxa"/>
          </w:tcPr>
          <w:p w14:paraId="554973BF" w14:textId="77777777" w:rsidR="001024E4" w:rsidRPr="00F973DE" w:rsidRDefault="001024E4" w:rsidP="00E723D6">
            <w:pPr>
              <w:pStyle w:val="LexisNexisPara"/>
              <w:rPr>
                <w:rFonts w:ascii="Times New Roman" w:hAnsi="Times New Roman" w:cs="Times New Roman"/>
              </w:rPr>
            </w:pPr>
          </w:p>
        </w:tc>
        <w:tc>
          <w:tcPr>
            <w:tcW w:w="2348" w:type="dxa"/>
          </w:tcPr>
          <w:p w14:paraId="7DEA3A14" w14:textId="77777777" w:rsidR="001024E4" w:rsidRPr="00F973DE" w:rsidRDefault="001024E4" w:rsidP="00E723D6">
            <w:pPr>
              <w:pStyle w:val="LexisNexisPara"/>
              <w:rPr>
                <w:rFonts w:ascii="Times New Roman" w:hAnsi="Times New Roman" w:cs="Times New Roman"/>
              </w:rPr>
            </w:pPr>
          </w:p>
        </w:tc>
      </w:tr>
    </w:tbl>
    <w:p w14:paraId="5EE3E160" w14:textId="77777777" w:rsidR="001024E4" w:rsidRDefault="001024E4" w:rsidP="001024E4">
      <w:pPr>
        <w:pStyle w:val="LexisNexisPara"/>
      </w:pPr>
    </w:p>
    <w:p w14:paraId="40E4F282" w14:textId="77777777" w:rsidR="00DA7305" w:rsidRDefault="00DA7305" w:rsidP="00DA7305">
      <w:pPr>
        <w:spacing w:before="200" w:line="300" w:lineRule="atLeast"/>
        <w:ind w:left="360"/>
        <w:jc w:val="center"/>
      </w:pPr>
    </w:p>
    <w:p w14:paraId="3AFC519E" w14:textId="77777777" w:rsidR="006E7AA7" w:rsidRDefault="006E7AA7" w:rsidP="00DA7305">
      <w:pPr>
        <w:spacing w:before="200" w:line="300" w:lineRule="atLeast"/>
        <w:ind w:left="360"/>
        <w:jc w:val="center"/>
      </w:pPr>
    </w:p>
    <w:p w14:paraId="6AF17275" w14:textId="77777777" w:rsidR="006E7AA7" w:rsidRDefault="006E7AA7" w:rsidP="00DA7305">
      <w:pPr>
        <w:spacing w:before="200" w:line="300" w:lineRule="atLeast"/>
        <w:ind w:left="360"/>
        <w:jc w:val="center"/>
      </w:pPr>
    </w:p>
    <w:p w14:paraId="2267D209" w14:textId="77777777" w:rsidR="006E7AA7" w:rsidRDefault="006E7AA7" w:rsidP="006E7AA7">
      <w:pPr>
        <w:spacing w:before="200" w:line="300" w:lineRule="atLeast"/>
        <w:ind w:left="360"/>
        <w:jc w:val="center"/>
        <w:sectPr w:rsidR="006E7AA7" w:rsidSect="00DA7305">
          <w:headerReference w:type="even" r:id="rId11"/>
          <w:headerReference w:type="default" r:id="rId12"/>
          <w:footerReference w:type="even" r:id="rId13"/>
          <w:footerReference w:type="default" r:id="rId14"/>
          <w:footerReference w:type="first" r:id="rId15"/>
          <w:pgSz w:w="12240" w:h="15840"/>
          <w:pgMar w:top="840" w:right="1000" w:bottom="840" w:left="1000" w:header="400" w:footer="400" w:gutter="0"/>
          <w:pgNumType w:start="1"/>
          <w:cols w:space="720"/>
          <w:titlePg/>
        </w:sectPr>
      </w:pPr>
    </w:p>
    <w:p w14:paraId="7105F5E6" w14:textId="080FF1A2" w:rsidR="006E7AA7" w:rsidRDefault="006E7AA7" w:rsidP="006E7AA7">
      <w:pPr>
        <w:spacing w:before="200" w:line="300" w:lineRule="atLeast"/>
        <w:ind w:left="360"/>
        <w:jc w:val="center"/>
      </w:pPr>
      <w:r>
        <w:lastRenderedPageBreak/>
        <w:t>Schedule “B”</w:t>
      </w:r>
      <w:r w:rsidR="00950BFD">
        <w:t xml:space="preserve"> – Financial Statement</w:t>
      </w:r>
    </w:p>
    <w:p w14:paraId="293D06D1" w14:textId="77777777" w:rsidR="006E7AA7" w:rsidRPr="00260FBB" w:rsidRDefault="006E7AA7" w:rsidP="001D4F64">
      <w:pPr>
        <w:spacing w:before="200" w:line="300" w:lineRule="atLeast"/>
        <w:ind w:left="360"/>
        <w:jc w:val="center"/>
      </w:pPr>
    </w:p>
    <w:sectPr w:rsidR="006E7AA7" w:rsidRPr="00260FBB" w:rsidSect="00DA7305">
      <w:pgSz w:w="12240" w:h="15840"/>
      <w:pgMar w:top="840" w:right="1000" w:bottom="840" w:left="1000" w:header="400" w:footer="40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98FCC7" w14:textId="77777777" w:rsidR="00011275" w:rsidRDefault="00011275">
      <w:r>
        <w:separator/>
      </w:r>
    </w:p>
  </w:endnote>
  <w:endnote w:type="continuationSeparator" w:id="0">
    <w:p w14:paraId="24141244" w14:textId="77777777" w:rsidR="00011275" w:rsidRDefault="00011275">
      <w:r>
        <w:continuationSeparator/>
      </w:r>
    </w:p>
  </w:endnote>
  <w:endnote w:type="continuationNotice" w:id="1">
    <w:p w14:paraId="6B9EE880" w14:textId="77777777" w:rsidR="00011275" w:rsidRDefault="0001127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Liberation Serif">
    <w:altName w:val="Times New Roman"/>
    <w:panose1 w:val="020B0604020202020204"/>
    <w:charset w:val="01"/>
    <w:family w:val="roman"/>
    <w:pitch w:val="variable"/>
  </w:font>
  <w:font w:name="DejaVu Sans">
    <w:altName w:val="Times New Roman"/>
    <w:panose1 w:val="020B0604020202020204"/>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256AE9" w14:textId="77777777" w:rsidR="0017795B" w:rsidRDefault="0017795B">
    <w:pPr>
      <w:pPrChange w:id="24" w:author="Chen | Clearsky Network" w:date="2025-01-29T14:29:00Z">
        <w:pPr>
          <w:pStyle w:val="Footer"/>
        </w:pPr>
      </w:pPrChan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17795B" w14:paraId="52BD46B9" w14:textId="77777777">
      <w:trPr>
        <w:jc w:val="center"/>
      </w:trPr>
      <w:tc>
        <w:tcPr>
          <w:tcW w:w="2600" w:type="dxa"/>
          <w:tcMar>
            <w:top w:w="200" w:type="dxa"/>
          </w:tcMar>
          <w:vAlign w:val="center"/>
        </w:tcPr>
        <w:p w14:paraId="3ADB9248" w14:textId="77777777" w:rsidR="0017795B" w:rsidRDefault="0017795B"/>
      </w:tc>
      <w:tc>
        <w:tcPr>
          <w:tcW w:w="4880" w:type="dxa"/>
          <w:tcMar>
            <w:top w:w="200" w:type="dxa"/>
          </w:tcMar>
          <w:vAlign w:val="center"/>
        </w:tcPr>
        <w:p w14:paraId="1487A349" w14:textId="77777777" w:rsidR="0017795B" w:rsidRDefault="0017795B"/>
      </w:tc>
      <w:tc>
        <w:tcPr>
          <w:tcW w:w="2600" w:type="dxa"/>
          <w:tcMar>
            <w:top w:w="200" w:type="dxa"/>
          </w:tcMar>
          <w:vAlign w:val="center"/>
        </w:tcPr>
        <w:p w14:paraId="328FD3CE" w14:textId="77777777" w:rsidR="0017795B" w:rsidRDefault="0017795B"/>
      </w:tc>
    </w:tr>
  </w:tbl>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A2A71D" w14:textId="77777777" w:rsidR="0017795B" w:rsidRDefault="0017795B">
    <w:pPr>
      <w:spacing w:before="200"/>
      <w:jc w:val="center"/>
      <w:pPrChange w:id="25" w:author="Chen | Clearsky Network" w:date="2025-01-29T14:29:00Z">
        <w:pPr>
          <w:pStyle w:val="Footer"/>
        </w:pPr>
      </w:pPrChan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CA3B1C" w14:textId="77777777" w:rsidR="00011275" w:rsidRDefault="00011275">
      <w:r>
        <w:separator/>
      </w:r>
    </w:p>
  </w:footnote>
  <w:footnote w:type="continuationSeparator" w:id="0">
    <w:p w14:paraId="3B166E04" w14:textId="77777777" w:rsidR="00011275" w:rsidRDefault="00011275">
      <w:r>
        <w:continuationSeparator/>
      </w:r>
    </w:p>
  </w:footnote>
  <w:footnote w:type="continuationNotice" w:id="1">
    <w:p w14:paraId="72B1617F" w14:textId="77777777" w:rsidR="00011275" w:rsidRDefault="0001127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A3D1BD" w14:textId="77777777" w:rsidR="0017795B" w:rsidRDefault="0017795B">
    <w:pPr>
      <w:pPrChange w:id="23" w:author="Chen | Clearsky Network" w:date="2025-01-29T14:29:00Z">
        <w:pPr>
          <w:pStyle w:val="Header"/>
        </w:pPr>
      </w:pPrChang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17795B" w14:paraId="3EB9FB73" w14:textId="77777777">
      <w:trPr>
        <w:jc w:val="center"/>
      </w:trPr>
      <w:tc>
        <w:tcPr>
          <w:tcW w:w="10080" w:type="dxa"/>
          <w:vAlign w:val="center"/>
        </w:tcPr>
        <w:p w14:paraId="7C575DE4" w14:textId="77777777" w:rsidR="0017795B" w:rsidRDefault="007D032A">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C7614F">
            <w:rPr>
              <w:rFonts w:ascii="Arial" w:eastAsia="Arial" w:hAnsi="Arial" w:cs="Arial"/>
              <w:noProof/>
              <w:sz w:val="20"/>
            </w:rPr>
            <w:t>2</w:t>
          </w:r>
          <w:r>
            <w:rPr>
              <w:rFonts w:ascii="Arial" w:eastAsia="Arial" w:hAnsi="Arial" w:cs="Arial"/>
              <w:sz w:val="20"/>
            </w:rPr>
            <w:fldChar w:fldCharType="end"/>
          </w:r>
        </w:p>
      </w:tc>
    </w:tr>
    <w:tr w:rsidR="0017795B" w14:paraId="3E37C213" w14:textId="77777777">
      <w:trPr>
        <w:jc w:val="center"/>
      </w:trPr>
      <w:tc>
        <w:tcPr>
          <w:tcW w:w="10080" w:type="dxa"/>
        </w:tcPr>
        <w:p w14:paraId="7FF03BEC" w14:textId="26745260" w:rsidR="0017795B" w:rsidRDefault="00AB5F86">
          <w:pPr>
            <w:spacing w:before="60" w:after="200"/>
            <w:jc w:val="center"/>
          </w:pPr>
          <w:r>
            <w:rPr>
              <w:rFonts w:ascii="Arial" w:eastAsia="Arial" w:hAnsi="Arial" w:cs="Arial"/>
              <w:sz w:val="20"/>
            </w:rPr>
            <w:t xml:space="preserve"> </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C1E0B"/>
    <w:multiLevelType w:val="hybridMultilevel"/>
    <w:tmpl w:val="6BA4ED72"/>
    <w:lvl w:ilvl="0" w:tplc="EDB26364">
      <w:start w:val="1"/>
      <w:numFmt w:val="lowerRoman"/>
      <w:lvlText w:val="%1)"/>
      <w:lvlJc w:val="left"/>
      <w:pPr>
        <w:ind w:left="2160" w:hanging="720"/>
      </w:pPr>
      <w:rPr>
        <w:rFonts w:eastAsia="Times New Roman" w:hint="default"/>
        <w:color w:val="212121"/>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 w15:restartNumberingAfterBreak="0">
    <w:nsid w:val="0E0F7501"/>
    <w:multiLevelType w:val="multilevel"/>
    <w:tmpl w:val="00728FEC"/>
    <w:lvl w:ilvl="0">
      <w:start w:val="1"/>
      <w:numFmt w:val="decimal"/>
      <w:lvlText w:val="%1."/>
      <w:lvlJc w:val="left"/>
      <w:pPr>
        <w:ind w:left="720" w:hanging="360"/>
      </w:pPr>
      <w:rPr>
        <w:rFonts w:hint="default"/>
      </w:rPr>
    </w:lvl>
    <w:lvl w:ilvl="1">
      <w:start w:val="3"/>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2" w15:restartNumberingAfterBreak="0">
    <w:nsid w:val="316A69AB"/>
    <w:multiLevelType w:val="multilevel"/>
    <w:tmpl w:val="1720A8BA"/>
    <w:lvl w:ilvl="0">
      <w:start w:val="1"/>
      <w:numFmt w:val="decimal"/>
      <w:lvlText w:val="%1."/>
      <w:lvlJc w:val="left"/>
      <w:pPr>
        <w:ind w:left="720" w:hanging="360"/>
      </w:pPr>
      <w:rPr>
        <w:rFonts w:asciiTheme="majorBidi" w:hAnsiTheme="majorBidi" w:cstheme="majorBidi" w:hint="default"/>
        <w:b w:val="0"/>
        <w:bCs w:val="0"/>
        <w:sz w:val="24"/>
        <w:szCs w:val="24"/>
      </w:rPr>
    </w:lvl>
    <w:lvl w:ilvl="1">
      <w:start w:val="1"/>
      <w:numFmt w:val="decimal"/>
      <w:isLgl/>
      <w:lvlText w:val="%1.%2."/>
      <w:lvlJc w:val="left"/>
      <w:pPr>
        <w:ind w:left="720" w:hanging="360"/>
      </w:pPr>
      <w:rPr>
        <w:rFonts w:hint="default"/>
        <w:b w:val="0"/>
        <w:bCs w:val="0"/>
        <w:sz w:val="24"/>
        <w:szCs w:val="24"/>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3" w15:restartNumberingAfterBreak="0">
    <w:nsid w:val="3E271308"/>
    <w:multiLevelType w:val="multilevel"/>
    <w:tmpl w:val="1720A8BA"/>
    <w:lvl w:ilvl="0">
      <w:start w:val="1"/>
      <w:numFmt w:val="decimal"/>
      <w:lvlText w:val="%1."/>
      <w:lvlJc w:val="left"/>
      <w:pPr>
        <w:ind w:left="720" w:hanging="360"/>
      </w:pPr>
      <w:rPr>
        <w:rFonts w:asciiTheme="majorBidi" w:hAnsiTheme="majorBidi" w:cstheme="majorBidi" w:hint="default"/>
        <w:b w:val="0"/>
        <w:bCs w:val="0"/>
        <w:sz w:val="24"/>
        <w:szCs w:val="24"/>
      </w:rPr>
    </w:lvl>
    <w:lvl w:ilvl="1">
      <w:start w:val="1"/>
      <w:numFmt w:val="decimal"/>
      <w:isLgl/>
      <w:lvlText w:val="%1.%2."/>
      <w:lvlJc w:val="left"/>
      <w:pPr>
        <w:ind w:left="720" w:hanging="360"/>
      </w:pPr>
      <w:rPr>
        <w:rFonts w:hint="default"/>
        <w:b w:val="0"/>
        <w:bCs w:val="0"/>
        <w:sz w:val="24"/>
        <w:szCs w:val="24"/>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4" w15:restartNumberingAfterBreak="0">
    <w:nsid w:val="404009B9"/>
    <w:multiLevelType w:val="multilevel"/>
    <w:tmpl w:val="C240AD2E"/>
    <w:lvl w:ilvl="0">
      <w:start w:val="1"/>
      <w:numFmt w:val="decimal"/>
      <w:pStyle w:val="LexisNexisList1"/>
      <w:suff w:val="nothing"/>
      <w:lvlText w:val="Article %1"/>
      <w:lvlJc w:val="left"/>
      <w:pPr>
        <w:ind w:left="0" w:firstLine="0"/>
      </w:pPr>
      <w:rPr>
        <w:rFonts w:hint="default"/>
        <w:b/>
        <w:bCs w:val="0"/>
        <w:i w:val="0"/>
        <w:iCs w:val="0"/>
        <w:caps/>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LexisNexisList2"/>
      <w:lvlText w:val="Section %1.%2."/>
      <w:lvlJc w:val="left"/>
      <w:pPr>
        <w:tabs>
          <w:tab w:val="num" w:pos="1368"/>
        </w:tabs>
        <w:ind w:left="1368" w:hanging="1368"/>
      </w:pPr>
      <w:rPr>
        <w:rFonts w:hint="default"/>
        <w:b/>
        <w:i w:val="0"/>
      </w:rPr>
    </w:lvl>
    <w:lvl w:ilvl="2">
      <w:start w:val="1"/>
      <w:numFmt w:val="lowerLetter"/>
      <w:pStyle w:val="LexisNexisList3"/>
      <w:lvlText w:val="(%3)"/>
      <w:lvlJc w:val="left"/>
      <w:pPr>
        <w:tabs>
          <w:tab w:val="num" w:pos="1872"/>
        </w:tabs>
        <w:ind w:left="1872" w:hanging="504"/>
      </w:pPr>
      <w:rPr>
        <w:rFonts w:hint="default"/>
        <w:b w:val="0"/>
        <w:i w:val="0"/>
      </w:rPr>
    </w:lvl>
    <w:lvl w:ilvl="3">
      <w:start w:val="1"/>
      <w:numFmt w:val="lowerRoman"/>
      <w:pStyle w:val="LexisNexisList4"/>
      <w:lvlText w:val="(%4)"/>
      <w:lvlJc w:val="left"/>
      <w:pPr>
        <w:tabs>
          <w:tab w:val="num" w:pos="2376"/>
        </w:tabs>
        <w:ind w:left="2376" w:hanging="504"/>
      </w:pPr>
      <w:rPr>
        <w:rFonts w:hint="default"/>
        <w:b w:val="0"/>
        <w:bCs/>
      </w:rPr>
    </w:lvl>
    <w:lvl w:ilvl="4">
      <w:start w:val="1"/>
      <w:numFmt w:val="upperLetter"/>
      <w:pStyle w:val="LexisNexisList5"/>
      <w:lvlText w:val="(%5)"/>
      <w:lvlJc w:val="left"/>
      <w:pPr>
        <w:tabs>
          <w:tab w:val="num" w:pos="2952"/>
        </w:tabs>
        <w:ind w:left="2952" w:hanging="576"/>
      </w:pPr>
      <w:rPr>
        <w:rFonts w:hint="default"/>
      </w:rPr>
    </w:lvl>
    <w:lvl w:ilvl="5">
      <w:start w:val="1"/>
      <w:numFmt w:val="decimal"/>
      <w:pStyle w:val="LexisNexisList6"/>
      <w:lvlText w:val="(%6)"/>
      <w:lvlJc w:val="left"/>
      <w:pPr>
        <w:tabs>
          <w:tab w:val="num" w:pos="3456"/>
        </w:tabs>
        <w:ind w:left="3456" w:hanging="504"/>
      </w:pPr>
      <w:rPr>
        <w:rFonts w:hint="default"/>
      </w:rPr>
    </w:lvl>
    <w:lvl w:ilvl="6">
      <w:start w:val="1"/>
      <w:numFmt w:val="decimal"/>
      <w:pStyle w:val="LexisNexisList7"/>
      <w:lvlText w:val="%7."/>
      <w:lvlJc w:val="left"/>
      <w:pPr>
        <w:tabs>
          <w:tab w:val="num" w:pos="360"/>
        </w:tabs>
        <w:ind w:left="360" w:hanging="360"/>
      </w:pPr>
      <w:rPr>
        <w:rFonts w:hint="default"/>
      </w:rPr>
    </w:lvl>
    <w:lvl w:ilvl="7">
      <w:start w:val="1"/>
      <w:numFmt w:val="lowerLetter"/>
      <w:pStyle w:val="LexisNexisList8"/>
      <w:lvlText w:val="%8."/>
      <w:lvlJc w:val="left"/>
      <w:pPr>
        <w:tabs>
          <w:tab w:val="num" w:pos="936"/>
        </w:tabs>
        <w:ind w:left="936" w:hanging="576"/>
      </w:pPr>
      <w:rPr>
        <w:rFonts w:hint="default"/>
      </w:rPr>
    </w:lvl>
    <w:lvl w:ilvl="8">
      <w:start w:val="1"/>
      <w:numFmt w:val="lowerRoman"/>
      <w:pStyle w:val="LexisNexisList9"/>
      <w:lvlText w:val="%9."/>
      <w:lvlJc w:val="left"/>
      <w:pPr>
        <w:tabs>
          <w:tab w:val="num" w:pos="1440"/>
        </w:tabs>
        <w:ind w:left="1440" w:hanging="504"/>
      </w:pPr>
      <w:rPr>
        <w:rFonts w:hint="default"/>
      </w:rPr>
    </w:lvl>
  </w:abstractNum>
  <w:abstractNum w:abstractNumId="5" w15:restartNumberingAfterBreak="0">
    <w:nsid w:val="41C139AA"/>
    <w:multiLevelType w:val="multilevel"/>
    <w:tmpl w:val="BBE82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0950090">
    <w:abstractNumId w:val="5"/>
  </w:num>
  <w:num w:numId="2" w16cid:durableId="1918903751">
    <w:abstractNumId w:val="0"/>
  </w:num>
  <w:num w:numId="3" w16cid:durableId="1760371667">
    <w:abstractNumId w:val="1"/>
  </w:num>
  <w:num w:numId="4" w16cid:durableId="650016575">
    <w:abstractNumId w:val="4"/>
  </w:num>
  <w:num w:numId="5" w16cid:durableId="1618757015">
    <w:abstractNumId w:val="3"/>
  </w:num>
  <w:num w:numId="6" w16cid:durableId="115684534">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tthew Levine">
    <w15:presenceInfo w15:providerId="AD" w15:userId="S::Matthew@levinelegalservices.com::c7f37529-e089-4b7b-a230-890249a8d69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noPunctuationKerning/>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7B3E"/>
    <w:rsid w:val="00007061"/>
    <w:rsid w:val="00011275"/>
    <w:rsid w:val="00013042"/>
    <w:rsid w:val="00042449"/>
    <w:rsid w:val="00042B34"/>
    <w:rsid w:val="00045821"/>
    <w:rsid w:val="00061506"/>
    <w:rsid w:val="000635A2"/>
    <w:rsid w:val="000655C7"/>
    <w:rsid w:val="00065A0F"/>
    <w:rsid w:val="000675D1"/>
    <w:rsid w:val="00067A64"/>
    <w:rsid w:val="00082F4F"/>
    <w:rsid w:val="00084D82"/>
    <w:rsid w:val="000B1859"/>
    <w:rsid w:val="000C6FC8"/>
    <w:rsid w:val="000E279B"/>
    <w:rsid w:val="000E28BD"/>
    <w:rsid w:val="000E7B2F"/>
    <w:rsid w:val="000F0591"/>
    <w:rsid w:val="001024E4"/>
    <w:rsid w:val="00103856"/>
    <w:rsid w:val="001117F4"/>
    <w:rsid w:val="00122855"/>
    <w:rsid w:val="0014150F"/>
    <w:rsid w:val="00155E74"/>
    <w:rsid w:val="0017795B"/>
    <w:rsid w:val="00190D45"/>
    <w:rsid w:val="00196368"/>
    <w:rsid w:val="00196622"/>
    <w:rsid w:val="001A4D7E"/>
    <w:rsid w:val="001C10A7"/>
    <w:rsid w:val="001C13EE"/>
    <w:rsid w:val="001D161A"/>
    <w:rsid w:val="001D4F64"/>
    <w:rsid w:val="001E0DA1"/>
    <w:rsid w:val="00200288"/>
    <w:rsid w:val="00223C11"/>
    <w:rsid w:val="00235641"/>
    <w:rsid w:val="00260FBB"/>
    <w:rsid w:val="00264211"/>
    <w:rsid w:val="002721B4"/>
    <w:rsid w:val="002B4169"/>
    <w:rsid w:val="002B4C72"/>
    <w:rsid w:val="002B6CD3"/>
    <w:rsid w:val="002C2D5E"/>
    <w:rsid w:val="002E5A68"/>
    <w:rsid w:val="002F4037"/>
    <w:rsid w:val="002F75CA"/>
    <w:rsid w:val="00303FD2"/>
    <w:rsid w:val="00344E98"/>
    <w:rsid w:val="00345A77"/>
    <w:rsid w:val="00351C43"/>
    <w:rsid w:val="003813E0"/>
    <w:rsid w:val="00382344"/>
    <w:rsid w:val="0039119E"/>
    <w:rsid w:val="003E0CDA"/>
    <w:rsid w:val="004149EB"/>
    <w:rsid w:val="00422229"/>
    <w:rsid w:val="004563F2"/>
    <w:rsid w:val="004824AA"/>
    <w:rsid w:val="004A29E6"/>
    <w:rsid w:val="004A6618"/>
    <w:rsid w:val="004A66B2"/>
    <w:rsid w:val="004E6284"/>
    <w:rsid w:val="00524DCC"/>
    <w:rsid w:val="0052785C"/>
    <w:rsid w:val="00531350"/>
    <w:rsid w:val="005435E8"/>
    <w:rsid w:val="00544FE9"/>
    <w:rsid w:val="00545EB7"/>
    <w:rsid w:val="00594981"/>
    <w:rsid w:val="005A1368"/>
    <w:rsid w:val="005B06C2"/>
    <w:rsid w:val="005D3D9A"/>
    <w:rsid w:val="005E0C4B"/>
    <w:rsid w:val="005E4C18"/>
    <w:rsid w:val="00605530"/>
    <w:rsid w:val="006119C1"/>
    <w:rsid w:val="00634C2A"/>
    <w:rsid w:val="00645AF9"/>
    <w:rsid w:val="006539D1"/>
    <w:rsid w:val="00662294"/>
    <w:rsid w:val="00665CA0"/>
    <w:rsid w:val="00690627"/>
    <w:rsid w:val="006932E0"/>
    <w:rsid w:val="00694F72"/>
    <w:rsid w:val="00697705"/>
    <w:rsid w:val="006B1D74"/>
    <w:rsid w:val="006C0198"/>
    <w:rsid w:val="006C0CAD"/>
    <w:rsid w:val="006C233E"/>
    <w:rsid w:val="006C4048"/>
    <w:rsid w:val="006C46E2"/>
    <w:rsid w:val="006C6F61"/>
    <w:rsid w:val="006C7C06"/>
    <w:rsid w:val="006E7AA7"/>
    <w:rsid w:val="0071315D"/>
    <w:rsid w:val="007260FF"/>
    <w:rsid w:val="00735E70"/>
    <w:rsid w:val="00736245"/>
    <w:rsid w:val="00747AB3"/>
    <w:rsid w:val="0076117B"/>
    <w:rsid w:val="007615B6"/>
    <w:rsid w:val="00765D8B"/>
    <w:rsid w:val="00784A43"/>
    <w:rsid w:val="007A6986"/>
    <w:rsid w:val="007B456D"/>
    <w:rsid w:val="007B7F35"/>
    <w:rsid w:val="007C3DA4"/>
    <w:rsid w:val="007D032A"/>
    <w:rsid w:val="007E00AB"/>
    <w:rsid w:val="007E49E8"/>
    <w:rsid w:val="0080132A"/>
    <w:rsid w:val="008023F4"/>
    <w:rsid w:val="00810A9B"/>
    <w:rsid w:val="008227BE"/>
    <w:rsid w:val="00883E93"/>
    <w:rsid w:val="0089113F"/>
    <w:rsid w:val="00895F8C"/>
    <w:rsid w:val="00897EE1"/>
    <w:rsid w:val="008C257D"/>
    <w:rsid w:val="008C391E"/>
    <w:rsid w:val="008E791C"/>
    <w:rsid w:val="008F333F"/>
    <w:rsid w:val="00924727"/>
    <w:rsid w:val="009257E8"/>
    <w:rsid w:val="0092660C"/>
    <w:rsid w:val="009426C8"/>
    <w:rsid w:val="009449AF"/>
    <w:rsid w:val="00946AC5"/>
    <w:rsid w:val="00950BFD"/>
    <w:rsid w:val="0098358F"/>
    <w:rsid w:val="009851E8"/>
    <w:rsid w:val="009A09FD"/>
    <w:rsid w:val="009A197B"/>
    <w:rsid w:val="009A47E2"/>
    <w:rsid w:val="009A62DF"/>
    <w:rsid w:val="009C1280"/>
    <w:rsid w:val="009C62DD"/>
    <w:rsid w:val="00A029CD"/>
    <w:rsid w:val="00A123E9"/>
    <w:rsid w:val="00A2420A"/>
    <w:rsid w:val="00A24455"/>
    <w:rsid w:val="00A350DD"/>
    <w:rsid w:val="00A40AE9"/>
    <w:rsid w:val="00A77B3E"/>
    <w:rsid w:val="00A849BA"/>
    <w:rsid w:val="00A90A1C"/>
    <w:rsid w:val="00AB5F86"/>
    <w:rsid w:val="00AC00F5"/>
    <w:rsid w:val="00AD5AAE"/>
    <w:rsid w:val="00AD7734"/>
    <w:rsid w:val="00AE0A8C"/>
    <w:rsid w:val="00AF6638"/>
    <w:rsid w:val="00B20B38"/>
    <w:rsid w:val="00B32768"/>
    <w:rsid w:val="00B35FC0"/>
    <w:rsid w:val="00B5481A"/>
    <w:rsid w:val="00BC7D23"/>
    <w:rsid w:val="00BD25E7"/>
    <w:rsid w:val="00BD6DDE"/>
    <w:rsid w:val="00BF1BDB"/>
    <w:rsid w:val="00BF46F2"/>
    <w:rsid w:val="00C00B4C"/>
    <w:rsid w:val="00C22A3D"/>
    <w:rsid w:val="00C22DC4"/>
    <w:rsid w:val="00C27122"/>
    <w:rsid w:val="00C73726"/>
    <w:rsid w:val="00C7614F"/>
    <w:rsid w:val="00C93F6C"/>
    <w:rsid w:val="00C95A40"/>
    <w:rsid w:val="00C97704"/>
    <w:rsid w:val="00CA1921"/>
    <w:rsid w:val="00CA2A55"/>
    <w:rsid w:val="00CB7494"/>
    <w:rsid w:val="00CD032F"/>
    <w:rsid w:val="00CD573C"/>
    <w:rsid w:val="00CE67EB"/>
    <w:rsid w:val="00CF0287"/>
    <w:rsid w:val="00CF16EF"/>
    <w:rsid w:val="00D13258"/>
    <w:rsid w:val="00D36559"/>
    <w:rsid w:val="00D51463"/>
    <w:rsid w:val="00D7647A"/>
    <w:rsid w:val="00D94B9C"/>
    <w:rsid w:val="00D97B4F"/>
    <w:rsid w:val="00DA7305"/>
    <w:rsid w:val="00DA7627"/>
    <w:rsid w:val="00DB6366"/>
    <w:rsid w:val="00DD4163"/>
    <w:rsid w:val="00DF3E29"/>
    <w:rsid w:val="00DF473A"/>
    <w:rsid w:val="00DF7228"/>
    <w:rsid w:val="00E022EC"/>
    <w:rsid w:val="00E24757"/>
    <w:rsid w:val="00E4535C"/>
    <w:rsid w:val="00E473DC"/>
    <w:rsid w:val="00E55C30"/>
    <w:rsid w:val="00E66146"/>
    <w:rsid w:val="00E7367D"/>
    <w:rsid w:val="00EA19B2"/>
    <w:rsid w:val="00EA251B"/>
    <w:rsid w:val="00EC1DBA"/>
    <w:rsid w:val="00ED1C2C"/>
    <w:rsid w:val="00EE1EB4"/>
    <w:rsid w:val="00EE2D75"/>
    <w:rsid w:val="00EE341D"/>
    <w:rsid w:val="00EF2A15"/>
    <w:rsid w:val="00F00FC8"/>
    <w:rsid w:val="00F1251C"/>
    <w:rsid w:val="00F34ADC"/>
    <w:rsid w:val="00F37AB2"/>
    <w:rsid w:val="00F46F38"/>
    <w:rsid w:val="00F50352"/>
    <w:rsid w:val="00F62E11"/>
    <w:rsid w:val="00F825F6"/>
    <w:rsid w:val="00F86C69"/>
    <w:rsid w:val="00FA3996"/>
    <w:rsid w:val="00FB4915"/>
    <w:rsid w:val="00FC0716"/>
    <w:rsid w:val="00FD3F77"/>
    <w:rsid w:val="00FE1016"/>
  </w:rsids>
  <m:mathPr>
    <m:mathFont m:val="Cambria Math"/>
    <m:brkBin m:val="before"/>
    <m:brkBinSub m:val="--"/>
    <m:smallFrac m:val="0"/>
    <m:dispDef/>
    <m:lMargin m:val="0"/>
    <m:rMargin m:val="0"/>
    <m:defJc m:val="centerGroup"/>
    <m:wrapIndent m:val="1440"/>
    <m:intLim m:val="subSup"/>
    <m:naryLim m:val="undOvr"/>
  </m:mathPr>
  <w:themeFontLang w:val="en-CA"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337669A"/>
  <w15:docId w15:val="{B11CE171-11D8-DD4A-A0A8-322628C0E0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7647A"/>
    <w:rPr>
      <w:sz w:val="24"/>
      <w:szCs w:val="24"/>
      <w:lang w:val="en-CA"/>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semiHidden/>
    <w:unhideWhenUsed/>
    <w:qFormat/>
    <w:rsid w:val="005D3D9A"/>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AB5F86"/>
    <w:pPr>
      <w:tabs>
        <w:tab w:val="center" w:pos="4680"/>
        <w:tab w:val="right" w:pos="9360"/>
      </w:tabs>
    </w:pPr>
  </w:style>
  <w:style w:type="character" w:customStyle="1" w:styleId="HeaderChar">
    <w:name w:val="Header Char"/>
    <w:basedOn w:val="DefaultParagraphFont"/>
    <w:link w:val="Header"/>
    <w:rsid w:val="00AB5F86"/>
    <w:rPr>
      <w:sz w:val="24"/>
      <w:szCs w:val="24"/>
    </w:rPr>
  </w:style>
  <w:style w:type="paragraph" w:styleId="Footer">
    <w:name w:val="footer"/>
    <w:basedOn w:val="Normal"/>
    <w:link w:val="FooterChar"/>
    <w:rsid w:val="00AB5F86"/>
    <w:pPr>
      <w:tabs>
        <w:tab w:val="center" w:pos="4680"/>
        <w:tab w:val="right" w:pos="9360"/>
      </w:tabs>
    </w:pPr>
  </w:style>
  <w:style w:type="character" w:customStyle="1" w:styleId="FooterChar">
    <w:name w:val="Footer Char"/>
    <w:basedOn w:val="DefaultParagraphFont"/>
    <w:link w:val="Footer"/>
    <w:rsid w:val="00AB5F86"/>
    <w:rPr>
      <w:sz w:val="24"/>
      <w:szCs w:val="24"/>
    </w:rPr>
  </w:style>
  <w:style w:type="paragraph" w:styleId="NormalWeb">
    <w:name w:val="Normal (Web)"/>
    <w:basedOn w:val="Normal"/>
    <w:uiPriority w:val="99"/>
    <w:unhideWhenUsed/>
    <w:rsid w:val="00D7647A"/>
    <w:pPr>
      <w:spacing w:before="100" w:beforeAutospacing="1" w:after="100" w:afterAutospacing="1"/>
    </w:pPr>
  </w:style>
  <w:style w:type="character" w:customStyle="1" w:styleId="ssbf">
    <w:name w:val="ss_bf"/>
    <w:basedOn w:val="DefaultParagraphFont"/>
    <w:rsid w:val="00042B34"/>
  </w:style>
  <w:style w:type="character" w:customStyle="1" w:styleId="sssh">
    <w:name w:val="ss_sh"/>
    <w:basedOn w:val="DefaultParagraphFont"/>
    <w:rsid w:val="00042B34"/>
  </w:style>
  <w:style w:type="paragraph" w:customStyle="1" w:styleId="ssclause">
    <w:name w:val="ss_clause"/>
    <w:basedOn w:val="Normal"/>
    <w:rsid w:val="002B4169"/>
    <w:pPr>
      <w:spacing w:before="100" w:beforeAutospacing="1" w:after="100" w:afterAutospacing="1"/>
    </w:pPr>
  </w:style>
  <w:style w:type="character" w:customStyle="1" w:styleId="ssclausetitle">
    <w:name w:val="ss_clausetitle"/>
    <w:basedOn w:val="DefaultParagraphFont"/>
    <w:rsid w:val="002B4169"/>
  </w:style>
  <w:style w:type="character" w:customStyle="1" w:styleId="ssclauselistlabel">
    <w:name w:val="ss_clauselistlabel"/>
    <w:basedOn w:val="DefaultParagraphFont"/>
    <w:rsid w:val="002B4169"/>
  </w:style>
  <w:style w:type="character" w:customStyle="1" w:styleId="ssclauselistitemcontent">
    <w:name w:val="ss_clauselistitemcontent"/>
    <w:basedOn w:val="DefaultParagraphFont"/>
    <w:rsid w:val="002B4169"/>
  </w:style>
  <w:style w:type="character" w:styleId="Hyperlink">
    <w:name w:val="Hyperlink"/>
    <w:basedOn w:val="DefaultParagraphFont"/>
    <w:uiPriority w:val="99"/>
    <w:unhideWhenUsed/>
    <w:rsid w:val="00CF0287"/>
    <w:rPr>
      <w:color w:val="0000FF"/>
      <w:u w:val="single"/>
    </w:rPr>
  </w:style>
  <w:style w:type="character" w:styleId="UnresolvedMention">
    <w:name w:val="Unresolved Mention"/>
    <w:basedOn w:val="DefaultParagraphFont"/>
    <w:uiPriority w:val="99"/>
    <w:semiHidden/>
    <w:unhideWhenUsed/>
    <w:rsid w:val="00084D82"/>
    <w:rPr>
      <w:color w:val="605E5C"/>
      <w:shd w:val="clear" w:color="auto" w:fill="E1DFDD"/>
    </w:rPr>
  </w:style>
  <w:style w:type="paragraph" w:styleId="ListParagraph">
    <w:name w:val="List Paragraph"/>
    <w:basedOn w:val="Normal"/>
    <w:uiPriority w:val="34"/>
    <w:qFormat/>
    <w:rsid w:val="00A350DD"/>
    <w:pPr>
      <w:ind w:left="720"/>
      <w:contextualSpacing/>
    </w:pPr>
  </w:style>
  <w:style w:type="paragraph" w:styleId="Revision">
    <w:name w:val="Revision"/>
    <w:hidden/>
    <w:uiPriority w:val="99"/>
    <w:semiHidden/>
    <w:rsid w:val="00DA7305"/>
    <w:rPr>
      <w:sz w:val="24"/>
      <w:szCs w:val="24"/>
      <w:lang w:val="en-CA"/>
    </w:rPr>
  </w:style>
  <w:style w:type="paragraph" w:customStyle="1" w:styleId="LexisNexisList1">
    <w:name w:val="LexisNexisList1"/>
    <w:basedOn w:val="Normal"/>
    <w:qFormat/>
    <w:rsid w:val="00950BFD"/>
    <w:pPr>
      <w:numPr>
        <w:numId w:val="4"/>
      </w:numPr>
      <w:jc w:val="center"/>
    </w:pPr>
    <w:rPr>
      <w:rFonts w:eastAsiaTheme="minorHAnsi" w:cstheme="minorBidi"/>
      <w:szCs w:val="22"/>
      <w:lang w:val="en-US"/>
    </w:rPr>
  </w:style>
  <w:style w:type="paragraph" w:customStyle="1" w:styleId="LexisNexisList2">
    <w:name w:val="LexisNexisList2"/>
    <w:basedOn w:val="Normal"/>
    <w:qFormat/>
    <w:rsid w:val="00950BFD"/>
    <w:pPr>
      <w:numPr>
        <w:ilvl w:val="1"/>
        <w:numId w:val="4"/>
      </w:numPr>
      <w:spacing w:after="240"/>
    </w:pPr>
    <w:rPr>
      <w:rFonts w:eastAsiaTheme="minorHAnsi" w:cstheme="minorBidi"/>
      <w:szCs w:val="22"/>
      <w:lang w:val="en-US"/>
    </w:rPr>
  </w:style>
  <w:style w:type="paragraph" w:customStyle="1" w:styleId="LexisNexisList3">
    <w:name w:val="LexisNexisList3"/>
    <w:basedOn w:val="Normal"/>
    <w:qFormat/>
    <w:rsid w:val="00950BFD"/>
    <w:pPr>
      <w:numPr>
        <w:ilvl w:val="2"/>
        <w:numId w:val="4"/>
      </w:numPr>
      <w:spacing w:after="240"/>
    </w:pPr>
    <w:rPr>
      <w:rFonts w:eastAsiaTheme="minorHAnsi" w:cstheme="minorBidi"/>
      <w:szCs w:val="22"/>
      <w:lang w:val="en-US"/>
    </w:rPr>
  </w:style>
  <w:style w:type="paragraph" w:customStyle="1" w:styleId="LexisNexisList4">
    <w:name w:val="LexisNexisList4"/>
    <w:basedOn w:val="Normal"/>
    <w:qFormat/>
    <w:rsid w:val="00950BFD"/>
    <w:pPr>
      <w:numPr>
        <w:ilvl w:val="3"/>
        <w:numId w:val="4"/>
      </w:numPr>
      <w:spacing w:after="240"/>
    </w:pPr>
    <w:rPr>
      <w:rFonts w:eastAsiaTheme="minorHAnsi" w:cstheme="minorBidi"/>
      <w:szCs w:val="22"/>
      <w:lang w:val="en-US"/>
    </w:rPr>
  </w:style>
  <w:style w:type="paragraph" w:customStyle="1" w:styleId="LexisNexisList5">
    <w:name w:val="LexisNexisList5"/>
    <w:basedOn w:val="Normal"/>
    <w:qFormat/>
    <w:rsid w:val="00950BFD"/>
    <w:pPr>
      <w:numPr>
        <w:ilvl w:val="4"/>
        <w:numId w:val="4"/>
      </w:numPr>
      <w:spacing w:after="240"/>
    </w:pPr>
    <w:rPr>
      <w:rFonts w:eastAsiaTheme="minorHAnsi" w:cstheme="minorBidi"/>
      <w:szCs w:val="22"/>
      <w:lang w:val="en-US"/>
    </w:rPr>
  </w:style>
  <w:style w:type="paragraph" w:customStyle="1" w:styleId="LexisNexisList6">
    <w:name w:val="LexisNexisList6"/>
    <w:basedOn w:val="Normal"/>
    <w:qFormat/>
    <w:rsid w:val="00950BFD"/>
    <w:pPr>
      <w:numPr>
        <w:ilvl w:val="5"/>
        <w:numId w:val="4"/>
      </w:numPr>
      <w:spacing w:after="240"/>
    </w:pPr>
    <w:rPr>
      <w:rFonts w:eastAsiaTheme="minorHAnsi" w:cstheme="minorBidi"/>
      <w:szCs w:val="22"/>
      <w:lang w:val="en-US"/>
    </w:rPr>
  </w:style>
  <w:style w:type="paragraph" w:customStyle="1" w:styleId="LexisNexisList7">
    <w:name w:val="LexisNexisList7"/>
    <w:basedOn w:val="Normal"/>
    <w:qFormat/>
    <w:rsid w:val="00950BFD"/>
    <w:pPr>
      <w:numPr>
        <w:ilvl w:val="6"/>
        <w:numId w:val="4"/>
      </w:numPr>
      <w:spacing w:before="120" w:after="120"/>
    </w:pPr>
    <w:rPr>
      <w:rFonts w:eastAsia="Calibri"/>
      <w:szCs w:val="22"/>
      <w:lang w:val="en-US"/>
    </w:rPr>
  </w:style>
  <w:style w:type="paragraph" w:customStyle="1" w:styleId="LexisNexisList8">
    <w:name w:val="LexisNexisList8"/>
    <w:basedOn w:val="Normal"/>
    <w:qFormat/>
    <w:rsid w:val="00950BFD"/>
    <w:pPr>
      <w:numPr>
        <w:ilvl w:val="7"/>
        <w:numId w:val="4"/>
      </w:numPr>
      <w:spacing w:before="120" w:after="120"/>
    </w:pPr>
    <w:rPr>
      <w:rFonts w:eastAsia="Calibri"/>
      <w:szCs w:val="22"/>
      <w:lang w:val="en-US"/>
    </w:rPr>
  </w:style>
  <w:style w:type="paragraph" w:customStyle="1" w:styleId="LexisNexisList9">
    <w:name w:val="LexisNexisList9"/>
    <w:basedOn w:val="Normal"/>
    <w:qFormat/>
    <w:rsid w:val="00950BFD"/>
    <w:pPr>
      <w:numPr>
        <w:ilvl w:val="8"/>
        <w:numId w:val="4"/>
      </w:numPr>
      <w:spacing w:before="120" w:after="120"/>
    </w:pPr>
    <w:rPr>
      <w:rFonts w:eastAsia="Calibri"/>
      <w:szCs w:val="22"/>
      <w:lang w:val="en-US"/>
    </w:rPr>
  </w:style>
  <w:style w:type="paragraph" w:customStyle="1" w:styleId="LexisNexisPara9">
    <w:name w:val="LexisNexisPara9"/>
    <w:basedOn w:val="Normal"/>
    <w:qFormat/>
    <w:rsid w:val="005D3D9A"/>
    <w:pPr>
      <w:tabs>
        <w:tab w:val="num" w:pos="1440"/>
      </w:tabs>
      <w:spacing w:before="120" w:after="120"/>
      <w:ind w:left="1440" w:hanging="504"/>
    </w:pPr>
    <w:rPr>
      <w:rFonts w:eastAsia="Calibri"/>
      <w:lang w:val="en-US"/>
    </w:rPr>
  </w:style>
  <w:style w:type="character" w:customStyle="1" w:styleId="Heading2Char">
    <w:name w:val="Heading 2 Char"/>
    <w:basedOn w:val="DefaultParagraphFont"/>
    <w:link w:val="Heading2"/>
    <w:uiPriority w:val="9"/>
    <w:rsid w:val="005D3D9A"/>
    <w:rPr>
      <w:rFonts w:asciiTheme="majorHAnsi" w:eastAsiaTheme="majorEastAsia" w:hAnsiTheme="majorHAnsi" w:cstheme="majorBidi"/>
      <w:color w:val="365F91" w:themeColor="accent1" w:themeShade="BF"/>
      <w:sz w:val="26"/>
      <w:szCs w:val="26"/>
      <w:lang w:val="en-CA"/>
    </w:rPr>
  </w:style>
  <w:style w:type="paragraph" w:customStyle="1" w:styleId="LexisNexisPara2">
    <w:name w:val="LexisNexisPara2"/>
    <w:basedOn w:val="Normal"/>
    <w:qFormat/>
    <w:rsid w:val="005D3D9A"/>
    <w:pPr>
      <w:spacing w:after="240"/>
      <w:ind w:left="720"/>
    </w:pPr>
    <w:rPr>
      <w:rFonts w:eastAsiaTheme="minorHAnsi" w:cstheme="minorBidi"/>
      <w:szCs w:val="22"/>
      <w:lang w:val="en-US"/>
    </w:rPr>
  </w:style>
  <w:style w:type="paragraph" w:customStyle="1" w:styleId="TableContents">
    <w:name w:val="Table Contents"/>
    <w:basedOn w:val="Normal"/>
    <w:qFormat/>
    <w:rsid w:val="0080132A"/>
    <w:pPr>
      <w:widowControl w:val="0"/>
      <w:suppressAutoHyphens/>
      <w:spacing w:after="283"/>
    </w:pPr>
    <w:rPr>
      <w:rFonts w:ascii="Liberation Serif" w:eastAsia="DejaVu Sans" w:hAnsi="Liberation Serif" w:cs="DejaVu Sans"/>
      <w:lang w:val="en-US" w:eastAsia="zh-CN" w:bidi="hi-IN"/>
    </w:rPr>
  </w:style>
  <w:style w:type="paragraph" w:customStyle="1" w:styleId="LexisNexisPara">
    <w:name w:val="LexisNexisPara"/>
    <w:basedOn w:val="Normal"/>
    <w:qFormat/>
    <w:rsid w:val="001024E4"/>
    <w:pPr>
      <w:spacing w:before="120" w:after="120"/>
    </w:pPr>
    <w:rPr>
      <w:rFonts w:eastAsiaTheme="minorHAnsi" w:cstheme="minorBidi"/>
      <w:szCs w:val="22"/>
      <w:lang w:val="en-US"/>
    </w:rPr>
  </w:style>
  <w:style w:type="table" w:styleId="TableGrid">
    <w:name w:val="Table Grid"/>
    <w:basedOn w:val="TableNormal"/>
    <w:uiPriority w:val="59"/>
    <w:rsid w:val="001024E4"/>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434599">
      <w:bodyDiv w:val="1"/>
      <w:marLeft w:val="0"/>
      <w:marRight w:val="0"/>
      <w:marTop w:val="0"/>
      <w:marBottom w:val="0"/>
      <w:divBdr>
        <w:top w:val="none" w:sz="0" w:space="0" w:color="auto"/>
        <w:left w:val="none" w:sz="0" w:space="0" w:color="auto"/>
        <w:bottom w:val="none" w:sz="0" w:space="0" w:color="auto"/>
        <w:right w:val="none" w:sz="0" w:space="0" w:color="auto"/>
      </w:divBdr>
    </w:div>
    <w:div w:id="238295933">
      <w:bodyDiv w:val="1"/>
      <w:marLeft w:val="0"/>
      <w:marRight w:val="0"/>
      <w:marTop w:val="0"/>
      <w:marBottom w:val="0"/>
      <w:divBdr>
        <w:top w:val="none" w:sz="0" w:space="0" w:color="auto"/>
        <w:left w:val="none" w:sz="0" w:space="0" w:color="auto"/>
        <w:bottom w:val="none" w:sz="0" w:space="0" w:color="auto"/>
        <w:right w:val="none" w:sz="0" w:space="0" w:color="auto"/>
      </w:divBdr>
    </w:div>
    <w:div w:id="563374320">
      <w:bodyDiv w:val="1"/>
      <w:marLeft w:val="0"/>
      <w:marRight w:val="0"/>
      <w:marTop w:val="0"/>
      <w:marBottom w:val="0"/>
      <w:divBdr>
        <w:top w:val="none" w:sz="0" w:space="0" w:color="auto"/>
        <w:left w:val="none" w:sz="0" w:space="0" w:color="auto"/>
        <w:bottom w:val="none" w:sz="0" w:space="0" w:color="auto"/>
        <w:right w:val="none" w:sz="0" w:space="0" w:color="auto"/>
      </w:divBdr>
    </w:div>
    <w:div w:id="1441333859">
      <w:bodyDiv w:val="1"/>
      <w:marLeft w:val="0"/>
      <w:marRight w:val="0"/>
      <w:marTop w:val="0"/>
      <w:marBottom w:val="0"/>
      <w:divBdr>
        <w:top w:val="none" w:sz="0" w:space="0" w:color="auto"/>
        <w:left w:val="none" w:sz="0" w:space="0" w:color="auto"/>
        <w:bottom w:val="none" w:sz="0" w:space="0" w:color="auto"/>
        <w:right w:val="none" w:sz="0" w:space="0" w:color="auto"/>
      </w:divBdr>
    </w:div>
    <w:div w:id="185310498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yperlink" Target="https://forms-formulaires.alpha.canada.ca/en/id/clwtp4i5j031kx883je15qc78"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6">
    <wetp:webextensionref xmlns:r="http://schemas.openxmlformats.org/officeDocument/2006/relationships" r:id="rId1"/>
  </wetp:taskpane>
  <wetp:taskpane dockstate="right" visibility="0" width="350" row="0">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268D41C4-E0AF-45BE-8C04-A692F6FC1921}">
  <we:reference id="38f1704a-84d8-4a92-8cfb-18e7b141cd96" version="1.0.0.1" store="EXCatalog" storeType="EXCatalog"/>
  <we:alternateReferences>
    <we:reference id="WA200006051" version="1.0.0.1" store="he-IL"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801235AA-E93D-5245-8289-6B33924CC1B9}">
  <we:reference id="94dfb547-a187-4f59-8ece-b9128250d64a" version="1.0.5.0" store="EXCatalog" storeType="EXCatalog"/>
  <we:alternateReferences>
    <we:reference id="WA200004714" version="1.0.5.0" store="en-CA"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B73AFCD32B8BB74C9E1C08220B74DB58" ma:contentTypeVersion="3" ma:contentTypeDescription="Create a new document." ma:contentTypeScope="" ma:versionID="58bb560c7fd73a2fd34e9151f0ea3df9">
  <xsd:schema xmlns:xsd="http://www.w3.org/2001/XMLSchema" xmlns:xs="http://www.w3.org/2001/XMLSchema" xmlns:p="http://schemas.microsoft.com/office/2006/metadata/properties" xmlns:ns2="c5058b96-c764-43e9-be9c-452d751a8354" targetNamespace="http://schemas.microsoft.com/office/2006/metadata/properties" ma:root="true" ma:fieldsID="eb6b4260bb7439f85478c4ebf0586b63" ns2:_="">
    <xsd:import namespace="c5058b96-c764-43e9-be9c-452d751a8354"/>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058b96-c764-43e9-be9c-452d751a835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F7A8B23-DD7A-46F5-ABD0-7F865A1BB666}">
  <ds:schemaRefs>
    <ds:schemaRef ds:uri="http://schemas.microsoft.com/office/2006/metadata/properties"/>
    <ds:schemaRef ds:uri="http://schemas.microsoft.com/office/infopath/2007/PartnerControls"/>
    <ds:schemaRef ds:uri="468fe544-3315-4d0e-862e-f632e6a854c6"/>
    <ds:schemaRef ds:uri="60bc05bb-024b-45cb-b356-53f5b7ab3dc8"/>
  </ds:schemaRefs>
</ds:datastoreItem>
</file>

<file path=customXml/itemProps2.xml><?xml version="1.0" encoding="utf-8"?>
<ds:datastoreItem xmlns:ds="http://schemas.openxmlformats.org/officeDocument/2006/customXml" ds:itemID="{E8859A28-BB7C-4B44-BA22-18C3384D32C3}">
  <ds:schemaRefs>
    <ds:schemaRef ds:uri="http://schemas.microsoft.com/sharepoint/v3/contenttype/forms"/>
  </ds:schemaRefs>
</ds:datastoreItem>
</file>

<file path=customXml/itemProps3.xml><?xml version="1.0" encoding="utf-8"?>
<ds:datastoreItem xmlns:ds="http://schemas.openxmlformats.org/officeDocument/2006/customXml" ds:itemID="{A5AD152E-BB5D-4F92-8BA1-B6CBDE70AE8F}"/>
</file>

<file path=docProps/app.xml><?xml version="1.0" encoding="utf-8"?>
<Properties xmlns="http://schemas.openxmlformats.org/officeDocument/2006/extended-properties" xmlns:vt="http://schemas.openxmlformats.org/officeDocument/2006/docPropsVTypes">
  <Template>Normal.dotm</Template>
  <TotalTime>11</TotalTime>
  <Pages>12</Pages>
  <Words>2811</Words>
  <Characters>16023</Characters>
  <Application>Microsoft Office Word</Application>
  <DocSecurity>0</DocSecurity>
  <Lines>133</Lines>
  <Paragraphs>37</Paragraphs>
  <ScaleCrop>false</ScaleCrop>
  <HeadingPairs>
    <vt:vector size="4" baseType="variant">
      <vt:variant>
        <vt:lpstr>Title</vt:lpstr>
      </vt:variant>
      <vt:variant>
        <vt:i4>1</vt:i4>
      </vt:variant>
      <vt:variant>
        <vt:lpstr>שם</vt:lpstr>
      </vt:variant>
      <vt:variant>
        <vt:i4>1</vt:i4>
      </vt:variant>
    </vt:vector>
  </HeadingPairs>
  <TitlesOfParts>
    <vt:vector size="2" baseType="lpstr">
      <vt:lpstr>Share Purchase Agreement (Short Form) (BC)</vt:lpstr>
      <vt:lpstr>Share Purchase Agreement (Short Form) (BC)</vt:lpstr>
    </vt:vector>
  </TitlesOfParts>
  <Company/>
  <LinksUpToDate>false</LinksUpToDate>
  <CharactersWithSpaces>18797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Matthew Levine</cp:lastModifiedBy>
  <cp:revision>4</cp:revision>
  <dcterms:created xsi:type="dcterms:W3CDTF">2025-02-03T18:39:00Z</dcterms:created>
  <dcterms:modified xsi:type="dcterms:W3CDTF">2025-02-12T19:23:00Z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241601912</vt:lpwstr>
  </property>
  <property fmtid="{D5CDD505-2E9C-101B-9397-08002B2CF9AE}" pid="3" name="LADocCount">
    <vt:lpwstr>1</vt:lpwstr>
  </property>
  <property fmtid="{D5CDD505-2E9C-101B-9397-08002B2CF9AE}" pid="4" name="LADocumentID:df9bc43e-e611-4f41-b3e2-adfedffcd373">
    <vt:lpwstr>Doc::/shared/lexisadvanceformatter/document?q=urn:pct:305|contextualFeaturePermID::1518425</vt:lpwstr>
  </property>
  <property fmtid="{D5CDD505-2E9C-101B-9397-08002B2CF9AE}" pid="5" name="UserPermID">
    <vt:lpwstr>urn:user:PA191561484</vt:lpwstr>
  </property>
  <property fmtid="{D5CDD505-2E9C-101B-9397-08002B2CF9AE}" pid="6" name="ContentTypeId">
    <vt:lpwstr>0x010100B73AFCD32B8BB74C9E1C08220B74DB58</vt:lpwstr>
  </property>
  <property fmtid="{D5CDD505-2E9C-101B-9397-08002B2CF9AE}" pid="7" name="MediaServiceImageTags">
    <vt:lpwstr/>
  </property>
  <property fmtid="{D5CDD505-2E9C-101B-9397-08002B2CF9AE}" pid="8" name="Order">
    <vt:r8>2221400</vt:r8>
  </property>
  <property fmtid="{D5CDD505-2E9C-101B-9397-08002B2CF9AE}" pid="9" name="TriggerFlowInfo">
    <vt:lpwstr/>
  </property>
  <property fmtid="{D5CDD505-2E9C-101B-9397-08002B2CF9AE}" pid="10" name="_SourceUrl">
    <vt:lpwstr/>
  </property>
  <property fmtid="{D5CDD505-2E9C-101B-9397-08002B2CF9AE}" pid="11" name="_SharedFileIndex">
    <vt:lpwstr/>
  </property>
  <property fmtid="{D5CDD505-2E9C-101B-9397-08002B2CF9AE}" pid="12" name="ComplianceAssetId">
    <vt:lpwstr/>
  </property>
  <property fmtid="{D5CDD505-2E9C-101B-9397-08002B2CF9AE}" pid="13" name="_ExtendedDescription">
    <vt:lpwstr/>
  </property>
  <property fmtid="{D5CDD505-2E9C-101B-9397-08002B2CF9AE}" pid="14" name="xd_Signature">
    <vt:bool>false</vt:bool>
  </property>
  <property fmtid="{D5CDD505-2E9C-101B-9397-08002B2CF9AE}" pid="15" name="xd_ProgID">
    <vt:lpwstr/>
  </property>
  <property fmtid="{D5CDD505-2E9C-101B-9397-08002B2CF9AE}" pid="16" name="TemplateUrl">
    <vt:lpwstr/>
  </property>
</Properties>
</file>