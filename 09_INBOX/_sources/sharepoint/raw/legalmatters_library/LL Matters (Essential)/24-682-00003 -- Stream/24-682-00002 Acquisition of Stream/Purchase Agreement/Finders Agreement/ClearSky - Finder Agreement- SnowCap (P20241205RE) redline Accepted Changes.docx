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Mr. Herinder Bedi</w:t>
            </w:r>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ins w:id="0" w:author="Matthew Levine" w:date="2025-01-07T18:19:00Z">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SnowCap Financial Limited (“SnowCap”) with British Columbia corporate number </w:t>
        </w:r>
        <w:r w:rsidR="00B041F8" w:rsidRPr="00E83D41">
          <w:rPr>
            <w:rFonts w:asciiTheme="majorBidi" w:hAnsiTheme="majorBidi" w:cstheme="majorBidi"/>
            <w:sz w:val="22"/>
            <w:szCs w:val="22"/>
          </w:rPr>
          <w:t>BC1484570</w:t>
        </w:r>
      </w:ins>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6DA7EB50"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del w:id="1" w:author="Matthew Levine" w:date="2025-01-07T18:19:00Z">
        <w:r w:rsidR="00C816F2" w:rsidRPr="00D2017F" w:rsidDel="008B4CA7">
          <w:rPr>
            <w:rFonts w:asciiTheme="majorBidi" w:hAnsiTheme="majorBidi" w:cstheme="majorBidi"/>
            <w:sz w:val="22"/>
            <w:szCs w:val="22"/>
          </w:rPr>
          <w:delText xml:space="preserve">a </w:delText>
        </w:r>
      </w:del>
      <w:ins w:id="2" w:author="Matthew Levine" w:date="2025-01-07T18:19:00Z">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ins>
      <w:r w:rsidR="00C816F2" w:rsidRPr="00D2017F">
        <w:rPr>
          <w:rFonts w:asciiTheme="majorBidi" w:hAnsiTheme="majorBidi" w:cstheme="majorBidi"/>
          <w:sz w:val="22"/>
          <w:szCs w:val="22"/>
        </w:rPr>
        <w:t xml:space="preserve">potential </w:t>
      </w:r>
      <w:del w:id="3" w:author="Matthew Levine" w:date="2025-01-07T18:19:00Z">
        <w:r w:rsidR="00CE07F9" w:rsidRPr="00D2017F" w:rsidDel="008B4CA7">
          <w:rPr>
            <w:rFonts w:asciiTheme="majorBidi" w:hAnsiTheme="majorBidi" w:cstheme="majorBidi"/>
            <w:sz w:val="22"/>
            <w:szCs w:val="22"/>
          </w:rPr>
          <w:delText xml:space="preserve">Seller </w:delText>
        </w:r>
      </w:del>
      <w:ins w:id="4" w:author="Matthew Levine" w:date="2025-01-07T18:19:00Z">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ins>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45FD3F6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del w:id="5" w:author="Matthew Levine" w:date="2025-01-07T18:21:00Z">
        <w:r w:rsidR="000F25F3" w:rsidDel="00EF73B9">
          <w:rPr>
            <w:rFonts w:asciiTheme="majorBidi" w:hAnsiTheme="majorBidi" w:cstheme="majorBidi"/>
            <w:sz w:val="22"/>
            <w:szCs w:val="22"/>
          </w:rPr>
          <w:delText>Potential Seller</w:delText>
        </w:r>
        <w:r w:rsidR="002E0066" w:rsidRPr="00F35934" w:rsidDel="00EF73B9">
          <w:rPr>
            <w:rFonts w:asciiTheme="majorBidi" w:hAnsiTheme="majorBidi" w:cstheme="majorBidi"/>
            <w:sz w:val="22"/>
            <w:szCs w:val="22"/>
          </w:rPr>
          <w:delText xml:space="preserve">’s </w:delText>
        </w:r>
      </w:del>
      <w:r w:rsidR="002E0066" w:rsidRPr="00F35934">
        <w:rPr>
          <w:rFonts w:asciiTheme="majorBidi" w:hAnsiTheme="majorBidi" w:cstheme="majorBidi"/>
          <w:sz w:val="22"/>
          <w:szCs w:val="22"/>
        </w:rPr>
        <w:t>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771B1954"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w:t>
      </w:r>
      <w:commentRangeStart w:id="6"/>
      <w:r w:rsidRPr="008E573C">
        <w:rPr>
          <w:rFonts w:asciiTheme="majorBidi" w:hAnsiTheme="majorBidi" w:cstheme="majorBidi"/>
          <w:sz w:val="22"/>
          <w:szCs w:val="22"/>
        </w:rPr>
        <w:t xml:space="preserve">a non-refundable deposit </w:t>
      </w:r>
      <w:ins w:id="7" w:author="Maayan Dana Nir, Adv" w:date="2025-01-08T10:29:00Z">
        <w:r w:rsidR="00DB1F18">
          <w:rPr>
            <w:rFonts w:asciiTheme="majorBidi" w:hAnsiTheme="majorBidi" w:cstheme="majorBidi"/>
            <w:sz w:val="22"/>
            <w:szCs w:val="22"/>
          </w:rPr>
          <w:t>(unles</w:t>
        </w:r>
      </w:ins>
      <w:ins w:id="8" w:author="Maayan Dana Nir, Adv" w:date="2025-01-08T10:30:00Z">
        <w:r w:rsidR="00DB1F18">
          <w:rPr>
            <w:rFonts w:asciiTheme="majorBidi" w:hAnsiTheme="majorBidi" w:cstheme="majorBidi"/>
            <w:sz w:val="22"/>
            <w:szCs w:val="22"/>
          </w:rPr>
          <w:t xml:space="preserve">s specified differently in this Agreement) </w:t>
        </w:r>
      </w:ins>
      <w:r w:rsidRPr="008E573C">
        <w:rPr>
          <w:rFonts w:asciiTheme="majorBidi" w:hAnsiTheme="majorBidi" w:cstheme="majorBidi"/>
          <w:sz w:val="22"/>
          <w:szCs w:val="22"/>
        </w:rPr>
        <w:t xml:space="preserve">of </w:t>
      </w:r>
      <w:commentRangeEnd w:id="6"/>
      <w:r w:rsidR="00DB1F18">
        <w:rPr>
          <w:rStyle w:val="CommentReference"/>
        </w:rPr>
        <w:commentReference w:id="6"/>
      </w:r>
      <w:r w:rsidRPr="008E573C">
        <w:rPr>
          <w:rFonts w:asciiTheme="majorBidi" w:hAnsiTheme="majorBidi" w:cstheme="majorBidi"/>
          <w:sz w:val="22"/>
          <w:szCs w:val="22"/>
        </w:rPr>
        <w:t>EUR 5,000</w:t>
      </w:r>
      <w:ins w:id="9" w:author="Matthew Levine" w:date="2025-01-07T18:23:00Z">
        <w:r w:rsidR="00EC24EB">
          <w:rPr>
            <w:rFonts w:asciiTheme="majorBidi" w:hAnsiTheme="majorBidi" w:cstheme="majorBidi"/>
            <w:sz w:val="22"/>
            <w:szCs w:val="22"/>
          </w:rPr>
          <w:t xml:space="preserve">, representing a portion of </w:t>
        </w:r>
      </w:ins>
      <w:del w:id="10" w:author="Matthew Levine" w:date="2025-01-07T18:23:00Z">
        <w:r w:rsidRPr="008E573C" w:rsidDel="00EC24EB">
          <w:rPr>
            <w:rFonts w:asciiTheme="majorBidi" w:hAnsiTheme="majorBidi" w:cstheme="majorBidi"/>
            <w:sz w:val="22"/>
            <w:szCs w:val="22"/>
          </w:rPr>
          <w:delText xml:space="preserve"> out of </w:delText>
        </w:r>
      </w:del>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3A8D7459" w:rsidR="00A17A9F" w:rsidRPr="008E573C" w:rsidRDefault="00A17A9F" w:rsidP="00DB1F18">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w:t>
      </w:r>
      <w:del w:id="11" w:author="Matthew Levine" w:date="2025-01-07T18:24:00Z">
        <w:r w:rsidRPr="008E573C" w:rsidDel="00264ED3">
          <w:rPr>
            <w:rFonts w:asciiTheme="majorBidi" w:hAnsiTheme="majorBidi" w:cstheme="majorBidi"/>
            <w:sz w:val="22"/>
            <w:szCs w:val="22"/>
          </w:rPr>
          <w:delText xml:space="preserve"> by the Finder</w:delText>
        </w:r>
      </w:del>
      <w:r w:rsidRPr="008E573C">
        <w:rPr>
          <w:rFonts w:asciiTheme="majorBidi" w:hAnsiTheme="majorBidi" w:cstheme="majorBidi"/>
          <w:sz w:val="22"/>
          <w:szCs w:val="22"/>
        </w:rPr>
        <w:t>,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ins w:id="12" w:author="Matthew Levine" w:date="2025-01-07T18:34:00Z">
        <w:r w:rsidR="00D96FCF">
          <w:rPr>
            <w:rFonts w:asciiTheme="majorBidi" w:hAnsiTheme="majorBidi" w:cstheme="majorBidi"/>
            <w:sz w:val="22"/>
            <w:szCs w:val="22"/>
          </w:rPr>
          <w:t xml:space="preserve"> Parties acknowledge and agree that the Deposit will only be refunded </w:t>
        </w:r>
        <w:r w:rsidR="0001629A">
          <w:rPr>
            <w:rFonts w:asciiTheme="majorBidi" w:hAnsiTheme="majorBidi" w:cstheme="majorBidi"/>
            <w:sz w:val="22"/>
            <w:szCs w:val="22"/>
          </w:rPr>
          <w:t>by ClearSky in the event that SnowCap</w:t>
        </w:r>
      </w:ins>
      <w:ins w:id="13" w:author="Matthew Levine" w:date="2025-01-07T18:35:00Z">
        <w:r w:rsidR="0001629A">
          <w:rPr>
            <w:rFonts w:asciiTheme="majorBidi" w:hAnsiTheme="majorBidi" w:cstheme="majorBidi"/>
            <w:sz w:val="22"/>
            <w:szCs w:val="22"/>
          </w:rPr>
          <w:t xml:space="preserve"> declines to proceed with the ownership change</w:t>
        </w:r>
      </w:ins>
      <w:ins w:id="14" w:author="Maayan Dana Nir, Adv" w:date="2025-01-08T10:26:00Z">
        <w:r w:rsidR="00DB1F18">
          <w:rPr>
            <w:rFonts w:asciiTheme="majorBidi" w:hAnsiTheme="majorBidi" w:cstheme="majorBidi"/>
            <w:sz w:val="22"/>
            <w:szCs w:val="22"/>
          </w:rPr>
          <w:t>.</w:t>
        </w:r>
      </w:ins>
      <w:ins w:id="15" w:author="Matthew Levine" w:date="2025-01-07T18:35:00Z">
        <w:r w:rsidR="007B4DD0">
          <w:rPr>
            <w:rFonts w:asciiTheme="majorBidi" w:hAnsiTheme="majorBidi" w:cstheme="majorBidi"/>
            <w:sz w:val="22"/>
            <w:szCs w:val="22"/>
          </w:rPr>
          <w:t xml:space="preserve"> </w:t>
        </w:r>
        <w:commentRangeStart w:id="16"/>
        <w:del w:id="17" w:author="Maayan Dana Nir, Adv" w:date="2025-01-08T10:26:00Z">
          <w:r w:rsidR="007B4DD0" w:rsidDel="00DB1F18">
            <w:rPr>
              <w:rFonts w:asciiTheme="majorBidi" w:hAnsiTheme="majorBidi" w:cstheme="majorBidi"/>
              <w:sz w:val="22"/>
              <w:szCs w:val="22"/>
            </w:rPr>
            <w:delText>and the ownership change is not clo</w:delText>
          </w:r>
        </w:del>
      </w:ins>
      <w:ins w:id="18" w:author="Matthew Levine" w:date="2025-01-07T18:36:00Z">
        <w:del w:id="19" w:author="Maayan Dana Nir, Adv" w:date="2025-01-08T10:26:00Z">
          <w:r w:rsidR="007B4DD0" w:rsidDel="00DB1F18">
            <w:rPr>
              <w:rFonts w:asciiTheme="majorBidi" w:hAnsiTheme="majorBidi" w:cstheme="majorBidi"/>
              <w:sz w:val="22"/>
              <w:szCs w:val="22"/>
            </w:rPr>
            <w:delText>sed prior to January 31, 2025 (“Drop Dead Date”)</w:delText>
          </w:r>
        </w:del>
      </w:ins>
      <w:commentRangeEnd w:id="16"/>
      <w:r w:rsidR="00DB1F18">
        <w:rPr>
          <w:rStyle w:val="CommentReference"/>
        </w:rPr>
        <w:commentReference w:id="16"/>
      </w:r>
    </w:p>
    <w:p w14:paraId="48A05AD8" w14:textId="6402C55A"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ins w:id="20" w:author="Matthew Levine" w:date="2025-01-07T18:24:00Z">
        <w:r w:rsidR="00264ED3">
          <w:rPr>
            <w:rFonts w:asciiTheme="majorBidi" w:hAnsiTheme="majorBidi" w:cstheme="majorBidi"/>
            <w:sz w:val="22"/>
            <w:szCs w:val="22"/>
          </w:rPr>
          <w:t>, representing the remainder</w:t>
        </w:r>
      </w:ins>
      <w:r w:rsidRPr="00DC5985">
        <w:rPr>
          <w:rFonts w:asciiTheme="majorBidi" w:hAnsiTheme="majorBidi" w:cstheme="majorBidi"/>
          <w:sz w:val="22"/>
          <w:szCs w:val="22"/>
        </w:rPr>
        <w:t xml:space="preserve"> </w:t>
      </w:r>
      <w:del w:id="21" w:author="Matthew Levine" w:date="2025-01-07T18:24:00Z">
        <w:r w:rsidRPr="00DC5985" w:rsidDel="00264ED3">
          <w:rPr>
            <w:rFonts w:asciiTheme="majorBidi" w:hAnsiTheme="majorBidi" w:cstheme="majorBidi"/>
            <w:sz w:val="22"/>
            <w:szCs w:val="22"/>
          </w:rPr>
          <w:delText xml:space="preserve">out </w:delText>
        </w:r>
      </w:del>
      <w:r w:rsidRPr="00DC5985">
        <w:rPr>
          <w:rFonts w:asciiTheme="majorBidi" w:hAnsiTheme="majorBidi" w:cstheme="majorBidi"/>
          <w:sz w:val="22"/>
          <w:szCs w:val="22"/>
        </w:rPr>
        <w:t>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2A3244BE"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commentRangeStart w:id="22"/>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ins w:id="23" w:author="Matthew Levine" w:date="2025-01-07T18:25:00Z">
        <w:del w:id="24" w:author="Maayan Dana Nir, Adv" w:date="2025-01-08T10:27:00Z">
          <w:r w:rsidR="00195131" w:rsidDel="00DB1F18">
            <w:rPr>
              <w:rFonts w:asciiTheme="majorBidi" w:hAnsiTheme="majorBidi" w:cstheme="majorBidi"/>
              <w:sz w:val="22"/>
              <w:szCs w:val="22"/>
            </w:rPr>
            <w:delText xml:space="preserve">as follows: i) EUR 20,000 </w:delText>
          </w:r>
        </w:del>
      </w:ins>
      <w:r w:rsidR="008E573C" w:rsidRPr="008E573C">
        <w:rPr>
          <w:rFonts w:asciiTheme="majorBidi" w:hAnsiTheme="majorBidi" w:cstheme="majorBidi"/>
          <w:sz w:val="22"/>
          <w:szCs w:val="22"/>
        </w:rPr>
        <w:t xml:space="preserve">upon the </w:t>
      </w:r>
      <w:ins w:id="25" w:author="Matthew Levine" w:date="2025-01-07T18:25:00Z">
        <w:del w:id="26" w:author="Maayan Dana Nir, Adv" w:date="2025-01-08T10:27:00Z">
          <w:r w:rsidR="00726B55" w:rsidDel="00DB1F18">
            <w:rPr>
              <w:rFonts w:asciiTheme="majorBidi" w:hAnsiTheme="majorBidi" w:cstheme="majorBidi"/>
              <w:sz w:val="22"/>
              <w:szCs w:val="22"/>
            </w:rPr>
            <w:delText>Potential Seller’s execution of the Share Purchase Agreement</w:delText>
          </w:r>
        </w:del>
      </w:ins>
      <w:ins w:id="27" w:author="Matthew Levine" w:date="2025-01-07T18:27:00Z">
        <w:del w:id="28" w:author="Maayan Dana Nir, Adv" w:date="2025-01-08T10:27:00Z">
          <w:r w:rsidR="00466785" w:rsidDel="00DB1F18">
            <w:rPr>
              <w:rFonts w:asciiTheme="majorBidi" w:hAnsiTheme="majorBidi" w:cstheme="majorBidi"/>
              <w:sz w:val="22"/>
              <w:szCs w:val="22"/>
            </w:rPr>
            <w:delText xml:space="preserve">, </w:delText>
          </w:r>
        </w:del>
      </w:ins>
      <w:ins w:id="29" w:author="Matthew Levine" w:date="2025-01-07T18:28:00Z">
        <w:del w:id="30" w:author="Maayan Dana Nir, Adv" w:date="2025-01-08T10:27:00Z">
          <w:r w:rsidR="00466785" w:rsidDel="00DB1F18">
            <w:rPr>
              <w:rFonts w:asciiTheme="majorBidi" w:hAnsiTheme="majorBidi" w:cstheme="majorBidi"/>
              <w:sz w:val="22"/>
              <w:szCs w:val="22"/>
            </w:rPr>
            <w:delText xml:space="preserve">and ii) EUR 10,000 upon the </w:delText>
          </w:r>
        </w:del>
      </w:ins>
      <w:commentRangeEnd w:id="22"/>
      <w:r w:rsidR="00DB1F18">
        <w:rPr>
          <w:rStyle w:val="CommentReference"/>
        </w:rPr>
        <w:commentReference w:id="22"/>
      </w:r>
      <w:r w:rsidR="008E573C" w:rsidRPr="008E573C">
        <w:rPr>
          <w:rFonts w:asciiTheme="majorBidi" w:hAnsiTheme="majorBidi" w:cstheme="majorBidi"/>
          <w:sz w:val="22"/>
          <w:szCs w:val="22"/>
        </w:rPr>
        <w:t>Purchaser’s receipt of the share transfer certificate confirming the change of ownership in the Company</w:t>
      </w:r>
      <w:del w:id="31" w:author="Matthew Levine" w:date="2025-01-07T18:27:00Z">
        <w:r w:rsidR="008E573C" w:rsidRPr="008E573C" w:rsidDel="00466785">
          <w:rPr>
            <w:rFonts w:asciiTheme="majorBidi" w:hAnsiTheme="majorBidi" w:cstheme="majorBidi"/>
            <w:sz w:val="22"/>
            <w:szCs w:val="22"/>
          </w:rPr>
          <w:delText xml:space="preserve">, </w:delText>
        </w:r>
      </w:del>
      <w:ins w:id="32" w:author="Matthew Levine" w:date="2025-01-07T18:27:00Z">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 xml:space="preserve">as </w:t>
      </w:r>
      <w:del w:id="33" w:author="Matthew Levine" w:date="2025-01-07T18:28:00Z">
        <w:r w:rsidR="008E573C" w:rsidRPr="008E573C" w:rsidDel="00466785">
          <w:rPr>
            <w:rFonts w:asciiTheme="majorBidi" w:hAnsiTheme="majorBidi" w:cstheme="majorBidi"/>
            <w:sz w:val="22"/>
            <w:szCs w:val="22"/>
          </w:rPr>
          <w:delText xml:space="preserve">issued </w:delText>
        </w:r>
      </w:del>
      <w:ins w:id="34" w:author="Matthew Levine" w:date="2025-01-07T18:28:00Z">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commentRangeStart w:id="35"/>
      <w:r w:rsidR="008E573C">
        <w:rPr>
          <w:rFonts w:asciiTheme="majorBidi" w:hAnsiTheme="majorBidi" w:cstheme="majorBidi"/>
          <w:sz w:val="22"/>
          <w:szCs w:val="22"/>
        </w:rPr>
        <w:t>I</w:t>
      </w:r>
      <w:r w:rsidRPr="00DC5985">
        <w:rPr>
          <w:rFonts w:asciiTheme="majorBidi" w:hAnsiTheme="majorBidi" w:cstheme="majorBidi"/>
          <w:sz w:val="22"/>
          <w:szCs w:val="22"/>
        </w:rPr>
        <w:t>t being understood and agreed that such ownership change is not the responsibility of the Finder and the Finder shall have no liability with respect thereto</w:t>
      </w:r>
      <w:r w:rsidR="008E573C">
        <w:rPr>
          <w:rFonts w:asciiTheme="majorBidi" w:hAnsiTheme="majorBidi" w:cstheme="majorBidi"/>
          <w:sz w:val="22"/>
          <w:szCs w:val="22"/>
        </w:rPr>
        <w:t>.</w:t>
      </w:r>
      <w:ins w:id="36" w:author="Matthew Levine" w:date="2025-01-07T18:28:00Z">
        <w:r w:rsidR="00526B80">
          <w:rPr>
            <w:rFonts w:asciiTheme="majorBidi" w:hAnsiTheme="majorBidi" w:cstheme="majorBidi"/>
            <w:sz w:val="22"/>
            <w:szCs w:val="22"/>
          </w:rPr>
          <w:t xml:space="preserve"> </w:t>
        </w:r>
      </w:ins>
      <w:r w:rsidRPr="00DC5985">
        <w:rPr>
          <w:rFonts w:asciiTheme="majorBidi" w:hAnsiTheme="majorBidi" w:cstheme="majorBidi"/>
          <w:sz w:val="22"/>
          <w:szCs w:val="22"/>
        </w:rPr>
        <w:t xml:space="preserve"> </w:t>
      </w:r>
      <w:commentRangeEnd w:id="35"/>
      <w:r w:rsidR="00DB1F18">
        <w:rPr>
          <w:rStyle w:val="CommentReference"/>
        </w:rPr>
        <w:commentReference w:id="35"/>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t>
      </w:r>
      <w:r>
        <w:rPr>
          <w:sz w:val="22"/>
          <w:szCs w:val="22"/>
        </w:rPr>
        <w:lastRenderedPageBreak/>
        <w:t>written records</w:t>
      </w:r>
      <w:r w:rsidRPr="001A7D72">
        <w:rPr>
          <w:sz w:val="22"/>
          <w:szCs w:val="22"/>
        </w:rPr>
        <w:t xml:space="preserve">. </w:t>
      </w:r>
    </w:p>
    <w:p w14:paraId="0B41A057" w14:textId="7E2328B4"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commentRangeStart w:id="37"/>
      <w:ins w:id="38" w:author="Matthew Levine" w:date="2025-01-07T18:29:00Z">
        <w:del w:id="39" w:author="Maayan Dana Nir, Adv" w:date="2025-01-08T10:32:00Z">
          <w:r w:rsidR="00526B80" w:rsidDel="00DB1F18">
            <w:rPr>
              <w:sz w:val="22"/>
              <w:szCs w:val="22"/>
            </w:rPr>
            <w:delText>Except that Maple Wave Capital Inc may assign this Agreement to</w:delText>
          </w:r>
          <w:r w:rsidR="00267787" w:rsidDel="00DB1F18">
            <w:rPr>
              <w:sz w:val="22"/>
              <w:szCs w:val="22"/>
            </w:rPr>
            <w:delText xml:space="preserve"> a Canadian affiliate in its sole and absolute discretion, acting reasonably</w:delText>
          </w:r>
        </w:del>
      </w:ins>
      <w:commentRangeEnd w:id="37"/>
      <w:r w:rsidR="00DB1F18">
        <w:rPr>
          <w:rStyle w:val="CommentReference"/>
        </w:rPr>
        <w:commentReference w:id="37"/>
      </w:r>
      <w:ins w:id="40" w:author="Matthew Levine" w:date="2025-01-07T18:29:00Z">
        <w:del w:id="41" w:author="Maayan Dana Nir, Adv" w:date="2025-01-08T10:32:00Z">
          <w:r w:rsidR="00267787" w:rsidDel="00DB1F18">
            <w:rPr>
              <w:sz w:val="22"/>
              <w:szCs w:val="22"/>
            </w:rPr>
            <w:delText xml:space="preserve">, </w:delText>
          </w:r>
        </w:del>
        <w:r w:rsidR="00267787">
          <w:rPr>
            <w:sz w:val="22"/>
            <w:szCs w:val="22"/>
          </w:rPr>
          <w:t>t</w:t>
        </w:r>
      </w:ins>
      <w:del w:id="42" w:author="Matthew Levine" w:date="2025-01-07T18:29:00Z">
        <w:r w:rsidRPr="001A7D72" w:rsidDel="00267787">
          <w:rPr>
            <w:sz w:val="22"/>
            <w:szCs w:val="22"/>
          </w:rPr>
          <w:delText>T</w:delText>
        </w:r>
      </w:del>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5"/>
          <w:footerReference w:type="default" r:id="rId16"/>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43"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43"/>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7"/>
      <w:headerReference w:type="default" r:id="rId18"/>
      <w:footerReference w:type="default" r:id="rId19"/>
      <w:headerReference w:type="first" r:id="rId20"/>
      <w:endnotePr>
        <w:numFmt w:val="decimal"/>
      </w:endnotePr>
      <w:type w:val="continuous"/>
      <w:pgSz w:w="11907" w:h="16840" w:code="9"/>
      <w:pgMar w:top="1134" w:right="1418" w:bottom="1134" w:left="1418" w:header="567" w:footer="567" w:gutter="0"/>
      <w:cols w:space="720"/>
      <w:bidi/>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aayan Dana Nir, Adv" w:date="2025-01-08T10:26:00Z" w:initials="MD">
    <w:p w14:paraId="373FC7AD" w14:textId="77777777" w:rsidR="00DB1F18" w:rsidRDefault="00DB1F18" w:rsidP="00DB1F18">
      <w:pPr>
        <w:pStyle w:val="CommentText"/>
        <w:bidi/>
        <w:jc w:val="right"/>
        <w:rPr>
          <w:rtl/>
        </w:rPr>
      </w:pPr>
      <w:r>
        <w:rPr>
          <w:rStyle w:val="CommentReference"/>
        </w:rPr>
        <w:annotationRef/>
      </w:r>
      <w:r>
        <w:t xml:space="preserve">This cannot be deleted. </w:t>
      </w:r>
    </w:p>
  </w:comment>
  <w:comment w:id="16" w:author="Maayan Dana Nir, Adv" w:date="2025-01-08T10:35:00Z" w:initials="MD">
    <w:p w14:paraId="67350D74" w14:textId="77777777" w:rsidR="00DB1F18" w:rsidRDefault="00DB1F18" w:rsidP="00DB1F18">
      <w:pPr>
        <w:pStyle w:val="CommentText"/>
        <w:bidi/>
        <w:jc w:val="right"/>
        <w:rPr>
          <w:rtl/>
        </w:rPr>
      </w:pPr>
      <w:r>
        <w:rPr>
          <w:rStyle w:val="CommentReference"/>
        </w:rPr>
        <w:annotationRef/>
      </w:r>
      <w:r>
        <w:t xml:space="preserve">We cannot accept. </w:t>
      </w:r>
    </w:p>
  </w:comment>
  <w:comment w:id="22" w:author="Maayan Dana Nir, Adv" w:date="2025-01-08T10:29:00Z" w:initials="MD">
    <w:p w14:paraId="7864B1BA" w14:textId="64875E37" w:rsidR="00DB1F18" w:rsidRDefault="00DB1F18" w:rsidP="00DB1F18">
      <w:pPr>
        <w:pStyle w:val="CommentText"/>
      </w:pPr>
      <w:r>
        <w:rPr>
          <w:rStyle w:val="CommentReference"/>
        </w:rPr>
        <w:annotationRef/>
      </w:r>
      <w:r>
        <w:t>We cannot accept this change. Payment terms as agreed are 5k deposit and 30k upon ownership change notice.</w:t>
      </w:r>
    </w:p>
    <w:p w14:paraId="07A45FD5" w14:textId="77777777" w:rsidR="00DB1F18" w:rsidRDefault="00DB1F18" w:rsidP="00DB1F18">
      <w:pPr>
        <w:pStyle w:val="CommentText"/>
      </w:pPr>
    </w:p>
  </w:comment>
  <w:comment w:id="35" w:author="Maayan Dana Nir, Adv" w:date="2025-01-08T10:28:00Z" w:initials="MD">
    <w:p w14:paraId="61AA7982" w14:textId="7826EAAC" w:rsidR="00DB1F18" w:rsidRDefault="00DB1F18" w:rsidP="00DB1F18">
      <w:pPr>
        <w:pStyle w:val="CommentText"/>
        <w:bidi/>
        <w:jc w:val="right"/>
        <w:rPr>
          <w:rtl/>
        </w:rPr>
      </w:pPr>
      <w:r>
        <w:rPr>
          <w:rStyle w:val="CommentReference"/>
        </w:rPr>
        <w:annotationRef/>
      </w:r>
      <w:r>
        <w:t xml:space="preserve">Retrieved. </w:t>
      </w:r>
    </w:p>
  </w:comment>
  <w:comment w:id="37" w:author="Maayan Dana Nir, Adv" w:date="2025-01-08T10:34:00Z" w:initials="MD">
    <w:p w14:paraId="79CC8151" w14:textId="77777777" w:rsidR="00DB1F18" w:rsidRDefault="00DB1F18" w:rsidP="00DB1F18">
      <w:pPr>
        <w:pStyle w:val="CommentText"/>
        <w:bidi/>
        <w:jc w:val="right"/>
      </w:pPr>
      <w:r>
        <w:rPr>
          <w:rStyle w:val="CommentReference"/>
        </w:rPr>
        <w:annotationRef/>
      </w:r>
      <w:r>
        <w:t>Please clarify. This transaction involves the transfer of ownership from one company to another. Such an assignment cannot proceed unless you inform us prior to signing this agreement.</w:t>
      </w:r>
    </w:p>
    <w:p w14:paraId="75D5607F" w14:textId="77777777" w:rsidR="00DB1F18" w:rsidRDefault="00DB1F18" w:rsidP="00DB1F18">
      <w:pPr>
        <w:pStyle w:val="CommentText"/>
        <w:bidi/>
        <w:jc w:val="right"/>
        <w:rPr>
          <w:rtl/>
        </w:rPr>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FC7AD" w15:done="0"/>
  <w15:commentEx w15:paraId="67350D74" w15:done="0"/>
  <w15:commentEx w15:paraId="07A45FD5" w15:done="0"/>
  <w15:commentEx w15:paraId="61AA7982" w15:done="0"/>
  <w15:commentEx w15:paraId="75D560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E89BC" w16cex:dateUtc="2025-01-08T08:26:00Z"/>
  <w16cex:commentExtensible w16cex:durableId="087A1FF9" w16cex:dateUtc="2025-01-08T08:35:00Z"/>
  <w16cex:commentExtensible w16cex:durableId="0A282CBC" w16cex:dateUtc="2025-01-08T08:29:00Z"/>
  <w16cex:commentExtensible w16cex:durableId="77E0DE9D" w16cex:dateUtc="2025-01-08T08:28:00Z"/>
  <w16cex:commentExtensible w16cex:durableId="43A50CD0" w16cex:dateUtc="2025-01-08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FC7AD" w16cid:durableId="25DE89BC"/>
  <w16cid:commentId w16cid:paraId="67350D74" w16cid:durableId="087A1FF9"/>
  <w16cid:commentId w16cid:paraId="07A45FD5" w16cid:durableId="0A282CBC"/>
  <w16cid:commentId w16cid:paraId="61AA7982" w16cid:durableId="77E0DE9D"/>
  <w16cid:commentId w16cid:paraId="75D5607F" w16cid:durableId="43A50C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4A56" w14:textId="77777777" w:rsidR="00D9594A" w:rsidRDefault="00D9594A">
      <w:r>
        <w:separator/>
      </w:r>
    </w:p>
  </w:endnote>
  <w:endnote w:type="continuationSeparator" w:id="0">
    <w:p w14:paraId="75A4898F" w14:textId="77777777" w:rsidR="00D9594A" w:rsidRDefault="00D9594A">
      <w:r>
        <w:continuationSeparator/>
      </w:r>
    </w:p>
  </w:endnote>
  <w:endnote w:type="continuationNotice" w:id="1">
    <w:p w14:paraId="1F4EC729" w14:textId="77777777" w:rsidR="00D9594A" w:rsidRDefault="00D95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B2CB" w14:textId="77777777" w:rsidR="00D9594A" w:rsidRDefault="00D9594A">
      <w:r>
        <w:separator/>
      </w:r>
    </w:p>
  </w:footnote>
  <w:footnote w:type="continuationSeparator" w:id="0">
    <w:p w14:paraId="77D82AA9" w14:textId="77777777" w:rsidR="00D9594A" w:rsidRDefault="00D9594A">
      <w:r>
        <w:continuationSeparator/>
      </w:r>
    </w:p>
  </w:footnote>
  <w:footnote w:type="continuationNotice" w:id="1">
    <w:p w14:paraId="2EB53967" w14:textId="77777777" w:rsidR="00D9594A" w:rsidRDefault="00D95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AE7036">
    <w:pPr>
      <w:pStyle w:val="Header"/>
    </w:pPr>
    <w:r>
      <w:rPr>
        <w:noProof/>
      </w:rPr>
    </w:r>
    <w:r w:rsidR="00AE7036">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AE7036">
    <w:pPr>
      <w:pStyle w:val="Header"/>
    </w:pPr>
    <w:r>
      <w:rPr>
        <w:noProof/>
      </w:rPr>
    </w:r>
    <w:r w:rsidR="00AE7036">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AE7036" w:rsidP="000927A9">
    <w:pPr>
      <w:pStyle w:val="Header"/>
      <w:ind w:left="-154"/>
      <w:jc w:val="center"/>
    </w:pPr>
    <w:r>
      <w:rPr>
        <w:noProof/>
      </w:rPr>
    </w:r>
    <w:r w:rsidR="00AE7036">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B6D12"/>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336A"/>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E7036"/>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2E40"/>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594A"/>
    <w:rsid w:val="00D96FCF"/>
    <w:rsid w:val="00DA140F"/>
    <w:rsid w:val="00DA70F9"/>
    <w:rsid w:val="00DB1F18"/>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8E483179-A657-468C-9FBE-E3DB556ED28E}"/>
</file>

<file path=docProps/app.xml><?xml version="1.0" encoding="utf-8"?>
<Properties xmlns="http://schemas.openxmlformats.org/officeDocument/2006/extended-properties" xmlns:vt="http://schemas.openxmlformats.org/officeDocument/2006/docPropsVTypes">
  <Template>Normal.dotm</Template>
  <TotalTime>1</TotalTime>
  <Pages>3</Pages>
  <Words>1253</Words>
  <Characters>7146</Characters>
  <Application>Microsoft Office Word</Application>
  <DocSecurity>0</DocSecurity>
  <Lines>59</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RanR</dc:creator>
  <cp:lastModifiedBy>Matthew Levine</cp:lastModifiedBy>
  <cp:revision>3</cp:revision>
  <cp:lastPrinted>2023-06-04T08:08:00Z</cp:lastPrinted>
  <dcterms:created xsi:type="dcterms:W3CDTF">2025-01-08T20:10:00Z</dcterms:created>
  <dcterms:modified xsi:type="dcterms:W3CDTF">2025-01-09T16:39:00Z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