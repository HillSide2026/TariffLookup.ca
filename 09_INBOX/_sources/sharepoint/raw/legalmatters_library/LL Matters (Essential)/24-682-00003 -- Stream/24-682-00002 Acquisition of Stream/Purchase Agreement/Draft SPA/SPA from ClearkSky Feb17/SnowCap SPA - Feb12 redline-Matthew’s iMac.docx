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E0D7" w14:textId="77777777" w:rsidR="0017795B" w:rsidRPr="00DB6366" w:rsidRDefault="0017795B">
      <w:pPr>
        <w:rPr>
          <w:lang w:val="en-US"/>
        </w:rPr>
        <w:sectPr w:rsidR="0017795B" w:rsidRPr="00DB6366">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C260883"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r w:rsidR="00AF6638">
        <w:rPr>
          <w:rFonts w:eastAsia="Arial"/>
          <w:color w:val="000000"/>
        </w:rPr>
        <w:t>29</w:t>
      </w:r>
      <w:proofErr w:type="gramStart"/>
      <w:r w:rsidR="00AF6638" w:rsidRPr="00AF6638">
        <w:rPr>
          <w:rFonts w:eastAsia="Arial"/>
          <w:color w:val="000000"/>
          <w:vertAlign w:val="superscript"/>
        </w:rPr>
        <w:t>th</w:t>
      </w:r>
      <w:r w:rsidR="00AF6638">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 </w:t>
      </w:r>
      <w:r w:rsidR="00AF6638">
        <w:rPr>
          <w:rFonts w:eastAsia="Arial"/>
          <w:color w:val="000000"/>
        </w:rPr>
        <w:t>January</w:t>
      </w:r>
      <w:r w:rsidRPr="00260FBB">
        <w:rPr>
          <w:rFonts w:eastAsia="Arial"/>
          <w:color w:val="000000"/>
        </w:rPr>
        <w:t xml:space="preserve"> </w:t>
      </w:r>
      <w:r w:rsidR="00AF6638">
        <w:rPr>
          <w:rFonts w:eastAsia="Arial"/>
          <w:color w:val="000000"/>
        </w:rPr>
        <w:t>2025</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7662AA91"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w:t>
      </w:r>
      <w:ins w:id="0" w:author="Matthew Levine" w:date="2025-02-12T13:38:00Z" w16du:dateUtc="2025-02-12T18:38:00Z">
        <w:r w:rsidR="00E66146">
          <w:rPr>
            <w:rFonts w:eastAsia="Arial"/>
            <w:color w:val="000000"/>
          </w:rPr>
          <w:t>0</w:t>
        </w:r>
      </w:ins>
      <w:r w:rsidR="00665CA0">
        <w:rPr>
          <w:rFonts w:eastAsia="Arial"/>
          <w:color w:val="000000"/>
        </w:rPr>
        <w:t>,000)</w:t>
      </w:r>
      <w:r w:rsidRPr="00260FBB">
        <w:rPr>
          <w:rFonts w:eastAsia="Arial"/>
          <w:color w:val="000000"/>
        </w:rPr>
        <w:t xml:space="preserve"> have been issued and are outstanding as fully paid and non-</w:t>
      </w:r>
      <w:proofErr w:type="gramStart"/>
      <w:r w:rsidR="00AF6638" w:rsidRPr="00260FBB">
        <w:rPr>
          <w:rFonts w:eastAsia="Arial"/>
          <w:color w:val="000000"/>
        </w:rPr>
        <w:t>assessable</w:t>
      </w:r>
      <w:r w:rsidRPr="00260FBB">
        <w:rPr>
          <w:rFonts w:eastAsia="Arial"/>
          <w:color w:val="000000"/>
        </w:rPr>
        <w:t>;</w:t>
      </w:r>
      <w:r w:rsidR="00AF6638" w:rsidRPr="00260FBB">
        <w:rPr>
          <w:rFonts w:eastAsia="Arial"/>
          <w:color w:val="000000"/>
        </w:rPr>
        <w:t>.</w:t>
      </w:r>
      <w:proofErr w:type="gramEnd"/>
    </w:p>
    <w:p w14:paraId="3A389BC0" w14:textId="3FD65436" w:rsidR="009C1280" w:rsidRPr="00190D45" w:rsidRDefault="007D032A" w:rsidP="004A66B2">
      <w:pPr>
        <w:spacing w:before="200" w:line="300" w:lineRule="atLeast"/>
        <w:ind w:left="360"/>
        <w:jc w:val="both"/>
        <w:rPr>
          <w:rFonts w:eastAsia="Arial"/>
          <w:color w:val="000000"/>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r w:rsidR="00EC1DBA">
        <w:rPr>
          <w:rFonts w:eastAsia="Arial"/>
          <w:color w:val="000000"/>
        </w:rPr>
        <w:t xml:space="preserve"> thousand </w:t>
      </w:r>
      <w:r w:rsidR="00F86C69">
        <w:rPr>
          <w:rFonts w:eastAsia="Arial"/>
          <w:color w:val="000000"/>
        </w:rPr>
        <w:t>(1</w:t>
      </w:r>
      <w:ins w:id="1" w:author="Matthew Levine" w:date="2025-02-12T13:37:00Z" w16du:dateUtc="2025-02-12T18:37:00Z">
        <w:r w:rsidR="00E66146">
          <w:rPr>
            <w:rFonts w:eastAsia="Arial"/>
            <w:color w:val="000000"/>
          </w:rPr>
          <w:t>0</w:t>
        </w:r>
      </w:ins>
      <w:r w:rsidR="00F86C69">
        <w:rPr>
          <w:rFonts w:eastAsia="Arial"/>
          <w:color w:val="000000"/>
        </w:rPr>
        <w:t>,000</w:t>
      </w:r>
      <w:r w:rsidR="00662294">
        <w:rPr>
          <w:rFonts w:eastAsia="Arial"/>
          <w:color w:val="000000"/>
        </w:rPr>
        <w:t xml:space="preserve">) </w:t>
      </w:r>
      <w:r w:rsidRPr="00260FBB">
        <w:rPr>
          <w:rFonts w:eastAsia="Arial"/>
          <w:color w:val="000000"/>
        </w:rPr>
        <w:t>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00AF6638" w:rsidRPr="00260FBB">
        <w:rPr>
          <w:rFonts w:eastAsia="Arial"/>
          <w:color w:val="000000"/>
        </w:rPr>
        <w:t>Corporation</w:t>
      </w:r>
      <w:r w:rsidRPr="00260FBB">
        <w:rPr>
          <w:rFonts w:eastAsia="Arial"/>
          <w:color w:val="000000"/>
        </w:rPr>
        <w:t>;</w:t>
      </w:r>
      <w:r w:rsidR="00AF6638" w:rsidRPr="00260FBB">
        <w:rPr>
          <w:rFonts w:eastAsia="Arial"/>
          <w:color w:val="000000"/>
        </w:rPr>
        <w:t>.</w:t>
      </w:r>
      <w:proofErr w:type="gramEnd"/>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7328C3A6"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BE088C3"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del w:id="2" w:author="Matthew Levine" w:date="2025-02-12T13:38:00Z" w16du:dateUtc="2025-02-12T18:38:00Z">
        <w:r w:rsidR="00765D8B" w:rsidDel="00E66146">
          <w:rPr>
            <w:rFonts w:eastAsia="Arial"/>
            <w:color w:val="000000"/>
          </w:rPr>
          <w:delText>[</w:delText>
        </w:r>
      </w:del>
      <w:r w:rsidR="00765D8B">
        <w:rPr>
          <w:rFonts w:eastAsia="Arial"/>
          <w:color w:val="000000"/>
        </w:rPr>
        <w:t>5,000</w:t>
      </w:r>
      <w:del w:id="3" w:author="Matthew Levine" w:date="2025-02-12T13:38:00Z" w16du:dateUtc="2025-02-12T18:38:00Z">
        <w:r w:rsidR="00765D8B" w:rsidDel="00E66146">
          <w:rPr>
            <w:rFonts w:eastAsia="Arial"/>
            <w:color w:val="000000"/>
          </w:rPr>
          <w:delText>]</w:delText>
        </w:r>
      </w:del>
      <w:r w:rsidR="00765D8B">
        <w:rPr>
          <w:rFonts w:eastAsia="Arial"/>
          <w:color w:val="000000"/>
        </w:rPr>
        <w:t xml:space="preserve"> </w:t>
      </w:r>
      <w:del w:id="4" w:author="Matthew Levine" w:date="2025-02-12T13:38:00Z" w16du:dateUtc="2025-02-12T18:38:00Z">
        <w:r w:rsidR="00765D8B" w:rsidDel="00E66146">
          <w:rPr>
            <w:rFonts w:eastAsia="Arial"/>
            <w:color w:val="000000"/>
          </w:rPr>
          <w:delText>[</w:delText>
        </w:r>
      </w:del>
      <w:r w:rsidR="00DA7305">
        <w:rPr>
          <w:rFonts w:eastAsia="Arial"/>
          <w:color w:val="000000"/>
        </w:rPr>
        <w:t>Euro</w:t>
      </w:r>
      <w:del w:id="5" w:author="Matthew Levine" w:date="2025-02-12T13:38:00Z" w16du:dateUtc="2025-02-12T18:38:00Z">
        <w:r w:rsidR="00765D8B" w:rsidDel="00E66146">
          <w:rPr>
            <w:rFonts w:eastAsia="Arial"/>
            <w:color w:val="000000"/>
          </w:rPr>
          <w:delText>]</w:delText>
        </w:r>
      </w:del>
      <w:r w:rsidR="00765D8B">
        <w:rPr>
          <w:rFonts w:eastAsia="Arial"/>
          <w:color w:val="000000"/>
        </w:rPr>
        <w:t xml:space="preserve"> </w:t>
      </w:r>
      <w:r w:rsidR="00D36559">
        <w:rPr>
          <w:rFonts w:eastAsia="Arial"/>
          <w:color w:val="000000"/>
        </w:rPr>
        <w:t>(“First Tranche”)</w:t>
      </w:r>
    </w:p>
    <w:p w14:paraId="0ECEB032" w14:textId="3AF9342F"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2.2.2 </w:t>
      </w:r>
      <w:r w:rsidR="00AB5F86">
        <w:rPr>
          <w:rFonts w:eastAsia="Arial"/>
          <w:color w:val="000000"/>
        </w:rPr>
        <w:t xml:space="preserve"> </w:t>
      </w:r>
      <w:del w:id="6" w:author="Matthew Levine" w:date="2025-02-12T13:38:00Z" w16du:dateUtc="2025-02-12T18:38:00Z">
        <w:r w:rsidR="00CB7494" w:rsidDel="00E66146">
          <w:rPr>
            <w:rFonts w:eastAsia="Arial"/>
            <w:color w:val="000000"/>
          </w:rPr>
          <w:delText>[</w:delText>
        </w:r>
      </w:del>
      <w:r w:rsidR="007B7F35">
        <w:rPr>
          <w:rFonts w:eastAsia="Arial"/>
          <w:color w:val="000000"/>
        </w:rPr>
        <w:t>30</w:t>
      </w:r>
      <w:r w:rsidR="00CB7494">
        <w:rPr>
          <w:rFonts w:eastAsia="Arial"/>
          <w:color w:val="000000"/>
        </w:rPr>
        <w:t>,000</w:t>
      </w:r>
      <w:del w:id="7" w:author="Matthew Levine" w:date="2025-02-12T13:38:00Z" w16du:dateUtc="2025-02-12T18:38:00Z">
        <w:r w:rsidR="00CB7494" w:rsidDel="00E66146">
          <w:rPr>
            <w:rFonts w:eastAsia="Arial"/>
            <w:color w:val="000000"/>
          </w:rPr>
          <w:delText>]</w:delText>
        </w:r>
      </w:del>
      <w:r w:rsidR="00CB7494">
        <w:rPr>
          <w:rFonts w:eastAsia="Arial"/>
          <w:color w:val="000000"/>
        </w:rPr>
        <w:t xml:space="preserve"> </w:t>
      </w:r>
      <w:del w:id="8" w:author="Matthew Levine" w:date="2025-02-12T13:38:00Z" w16du:dateUtc="2025-02-12T18:38:00Z">
        <w:r w:rsidR="00CB7494" w:rsidDel="00E66146">
          <w:rPr>
            <w:rFonts w:eastAsia="Arial"/>
            <w:color w:val="000000"/>
          </w:rPr>
          <w:delText>[</w:delText>
        </w:r>
      </w:del>
      <w:r w:rsidR="00DA7305">
        <w:rPr>
          <w:rFonts w:eastAsia="Arial"/>
          <w:color w:val="000000"/>
        </w:rPr>
        <w:t>Euro</w:t>
      </w:r>
      <w:del w:id="9" w:author="Matthew Levine" w:date="2025-02-12T13:38:00Z" w16du:dateUtc="2025-02-12T18:38:00Z">
        <w:r w:rsidR="00CB7494" w:rsidDel="00E66146">
          <w:rPr>
            <w:rFonts w:eastAsia="Arial"/>
            <w:color w:val="000000"/>
          </w:rPr>
          <w:delText>]</w:delText>
        </w:r>
      </w:del>
      <w:r w:rsidR="00CB7494">
        <w:rPr>
          <w:rFonts w:eastAsia="Arial"/>
          <w:color w:val="000000"/>
        </w:rPr>
        <w:t xml:space="preserve"> in trust to the </w:t>
      </w:r>
      <w:r w:rsidR="0080132A">
        <w:rPr>
          <w:rFonts w:eastAsia="Arial"/>
          <w:color w:val="000000"/>
        </w:rPr>
        <w:t xml:space="preserve">Broker's Escrow account as </w:t>
      </w:r>
      <w:proofErr w:type="gramStart"/>
      <w:r w:rsidR="0080132A">
        <w:rPr>
          <w:rFonts w:eastAsia="Arial"/>
          <w:color w:val="000000"/>
        </w:rPr>
        <w:t xml:space="preserve">agreed </w:t>
      </w:r>
      <w:r w:rsidR="00D36559">
        <w:rPr>
          <w:rFonts w:eastAsia="Arial"/>
          <w:color w:val="000000"/>
        </w:rPr>
        <w:t xml:space="preserve"> (</w:t>
      </w:r>
      <w:proofErr w:type="gramEnd"/>
      <w:r w:rsidR="00D36559">
        <w:rPr>
          <w:rFonts w:eastAsia="Arial"/>
          <w:color w:val="000000"/>
        </w:rPr>
        <w:t>“Second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xml:space="preserve">, and the Parties are willing to </w:t>
      </w:r>
      <w:proofErr w:type="gramStart"/>
      <w:r w:rsidRPr="00DB6366">
        <w:rPr>
          <w:rFonts w:asciiTheme="majorBidi" w:hAnsiTheme="majorBidi" w:cstheme="majorBidi"/>
          <w:lang w:val="en-GB" w:bidi="he-IL"/>
        </w:rPr>
        <w:t>enter into</w:t>
      </w:r>
      <w:proofErr w:type="gramEnd"/>
      <w:r w:rsidRPr="00DB6366">
        <w:rPr>
          <w:rFonts w:asciiTheme="majorBidi" w:hAnsiTheme="majorBidi" w:cstheme="majorBidi"/>
          <w:lang w:val="en-GB" w:bidi="he-IL"/>
        </w:rPr>
        <w:t xml:space="preserve"> and execute this Share Purchase Agreement (SPA).</w:t>
      </w:r>
    </w:p>
    <w:p w14:paraId="161DFB87" w14:textId="7DE6A572"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 At</w:t>
      </w:r>
      <w:r w:rsidR="0080132A" w:rsidRPr="00DB6366">
        <w:rPr>
          <w:rFonts w:asciiTheme="majorBidi" w:hAnsiTheme="majorBidi" w:cstheme="majorBidi"/>
          <w:lang w:val="en-GB" w:bidi="he-IL"/>
        </w:rPr>
        <w:t xml:space="preserve"> the Closing and subject to and upon the terms and conditions of this SPA, the Vendor shall sell, transfer, convey, assign and deliver to the Purchaser, and the Purchaser shall purchase, acquire and accept from the Vendor, </w:t>
      </w:r>
      <w:proofErr w:type="gramStart"/>
      <w:r w:rsidR="0080132A" w:rsidRPr="00DB6366">
        <w:rPr>
          <w:rFonts w:asciiTheme="majorBidi" w:hAnsiTheme="majorBidi" w:cstheme="majorBidi"/>
          <w:lang w:val="en-GB" w:bidi="he-IL"/>
        </w:rPr>
        <w:t>all of</w:t>
      </w:r>
      <w:proofErr w:type="gramEnd"/>
      <w:r w:rsidR="0080132A" w:rsidRPr="00DB6366">
        <w:rPr>
          <w:rFonts w:asciiTheme="majorBidi" w:hAnsiTheme="majorBidi" w:cstheme="majorBidi"/>
          <w:lang w:val="en-GB" w:bidi="he-IL"/>
        </w:rPr>
        <w:t xml:space="preserve">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24B0EECD"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January 31,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w:t>
      </w:r>
      <w:ins w:id="10" w:author="Maayan Dana Nir, Adv" w:date="2025-02-16T11:59:00Z" w16du:dateUtc="2025-02-16T09:59:00Z">
        <w:r w:rsidR="00F649C2" w:rsidRPr="00F649C2">
          <w:rPr>
            <w:lang w:val="en-GB" w:bidi="he-IL"/>
            <w:rPrChange w:id="11" w:author="Maayan Dana Nir, Adv" w:date="2025-02-16T11:59:00Z" w16du:dateUtc="2025-02-16T09:59:00Z">
              <w:rPr>
                <w:rFonts w:asciiTheme="majorBidi" w:hAnsiTheme="majorBidi" w:cstheme="majorBidi"/>
                <w:lang w:val="en-GB" w:bidi="he-IL"/>
              </w:rPr>
            </w:rPrChange>
          </w:rPr>
          <w:t>:</w:t>
        </w:r>
      </w:ins>
      <w:del w:id="12" w:author="Maayan Dana Nir, Adv" w:date="2025-02-16T11:59:00Z" w16du:dateUtc="2025-02-16T09:59:00Z">
        <w:r w:rsidRPr="00DB6366" w:rsidDel="00F649C2">
          <w:rPr>
            <w:rFonts w:asciiTheme="majorBidi" w:hAnsiTheme="majorBidi" w:cstheme="majorBidi"/>
            <w:lang w:val="en-GB" w:bidi="he-IL"/>
          </w:rPr>
          <w:delText>s</w:delText>
        </w:r>
      </w:del>
      <w:r w:rsidR="00D51463">
        <w:rPr>
          <w:rFonts w:asciiTheme="majorBidi" w:hAnsiTheme="majorBidi" w:cstheme="majorBidi"/>
          <w:lang w:val="en-GB" w:bidi="he-IL"/>
        </w:rPr>
        <w:t xml:space="preserve"> </w:t>
      </w:r>
      <w:del w:id="13" w:author="Maayan Dana Nir, Adv" w:date="2025-02-16T11:59:00Z" w16du:dateUtc="2025-02-16T09:59:00Z">
        <w:r w:rsidR="00D51463" w:rsidDel="00F649C2">
          <w:rPr>
            <w:rFonts w:asciiTheme="majorBidi" w:hAnsiTheme="majorBidi" w:cstheme="majorBidi"/>
            <w:lang w:val="en-GB" w:bidi="he-IL"/>
          </w:rPr>
          <w:delText>and the terms of this Agreement</w:delText>
        </w:r>
        <w:r w:rsidRPr="00DB6366" w:rsidDel="00F649C2">
          <w:rPr>
            <w:rFonts w:asciiTheme="majorBidi" w:hAnsiTheme="majorBidi" w:cstheme="majorBidi"/>
            <w:lang w:val="en-GB" w:bidi="he-IL"/>
          </w:rPr>
          <w:delText xml:space="preserve">: a. </w:delText>
        </w:r>
      </w:del>
      <w:r w:rsidRPr="00DB6366">
        <w:rPr>
          <w:rFonts w:asciiTheme="majorBidi" w:hAnsiTheme="majorBidi" w:cstheme="majorBidi"/>
          <w:lang w:val="en-GB" w:bidi="he-IL"/>
        </w:rPr>
        <w:t>Receipt by the Purchaser of the share transfer certificate confirming the change of ownership in the Company</w:t>
      </w:r>
      <w:ins w:id="14" w:author="Maayan Dana Nir, Adv" w:date="2025-02-16T11:59:00Z" w16du:dateUtc="2025-02-16T09:59:00Z">
        <w:r w:rsidR="00F649C2" w:rsidRPr="00F649C2">
          <w:rPr>
            <w:lang w:val="en-GB" w:bidi="he-IL"/>
            <w:rPrChange w:id="15" w:author="Maayan Dana Nir, Adv" w:date="2025-02-16T11:59:00Z" w16du:dateUtc="2025-02-16T09:59:00Z">
              <w:rPr>
                <w:rFonts w:asciiTheme="majorBidi" w:hAnsiTheme="majorBidi" w:cstheme="majorBidi"/>
                <w:lang w:val="en-GB" w:bidi="he-IL"/>
              </w:rPr>
            </w:rPrChange>
          </w:rPr>
          <w:t>.</w:t>
        </w:r>
      </w:ins>
      <w:r w:rsidRPr="00DB6366">
        <w:rPr>
          <w:rFonts w:asciiTheme="majorBidi" w:hAnsiTheme="majorBidi" w:cstheme="majorBidi"/>
          <w:lang w:val="en-GB" w:bidi="he-IL"/>
        </w:rPr>
        <w:t>;</w:t>
      </w:r>
      <w:del w:id="16" w:author="Maayan Dana Nir, Adv" w:date="2025-02-16T11:59:00Z" w16du:dateUtc="2025-02-16T09:59:00Z">
        <w:r w:rsidRPr="00DB6366" w:rsidDel="00F649C2">
          <w:rPr>
            <w:rFonts w:asciiTheme="majorBidi" w:hAnsiTheme="majorBidi" w:cstheme="majorBidi"/>
            <w:lang w:val="en-GB" w:bidi="he-IL"/>
          </w:rPr>
          <w:delText xml:space="preserve"> b.</w:delText>
        </w:r>
      </w:del>
      <w:r w:rsidRPr="00DB6366">
        <w:rPr>
          <w:rFonts w:asciiTheme="majorBidi" w:hAnsiTheme="majorBidi" w:cstheme="majorBidi"/>
          <w:lang w:val="en-GB" w:bidi="he-IL"/>
        </w:rPr>
        <w:t xml:space="preserve"> Receipt of the Notice of Change, as endorsed by the applicable regulatory authority.</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1466073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p>
    <w:p w14:paraId="1CE19E89" w14:textId="224DA455"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ins w:id="17" w:author="Maayan Dana Nir, Adv" w:date="2025-02-16T12:00:00Z" w16du:dateUtc="2025-02-16T10:00:00Z">
        <w:r w:rsidR="00F649C2" w:rsidRPr="00F649C2">
          <w:rPr>
            <w:rFonts w:eastAsia="Arial"/>
            <w:color w:val="000000"/>
          </w:rPr>
          <w:t>,</w:t>
        </w:r>
      </w:ins>
      <w:r w:rsidR="00D51463">
        <w:rPr>
          <w:rFonts w:eastAsia="Arial"/>
          <w:color w:val="000000"/>
        </w:rPr>
        <w:t xml:space="preserve"> </w:t>
      </w:r>
      <w:del w:id="18" w:author="Maayan Dana Nir, Adv" w:date="2025-02-16T12:00:00Z" w16du:dateUtc="2025-02-16T10:00:00Z">
        <w:r w:rsidR="00D51463" w:rsidDel="00F649C2">
          <w:rPr>
            <w:rFonts w:eastAsia="Arial"/>
            <w:color w:val="000000"/>
          </w:rPr>
          <w:delText>and all post-closing obligations</w:delText>
        </w:r>
        <w:r w:rsidR="00BF1BDB" w:rsidDel="00F649C2">
          <w:rPr>
            <w:rFonts w:eastAsia="Arial"/>
            <w:color w:val="000000"/>
          </w:rPr>
          <w:delText xml:space="preserve">, </w:delText>
        </w:r>
      </w:del>
      <w:r w:rsidR="00D51463">
        <w:rPr>
          <w:rFonts w:eastAsia="Arial"/>
          <w:color w:val="000000"/>
        </w:rPr>
        <w:t>immediately upon</w:t>
      </w:r>
      <w:del w:id="19" w:author="Maayan Dana Nir, Adv" w:date="2025-02-16T12:00:00Z" w16du:dateUtc="2025-02-16T10:00:00Z">
        <w:r w:rsidR="00BF1BDB" w:rsidDel="00F649C2">
          <w:rPr>
            <w:rFonts w:eastAsia="Arial"/>
            <w:color w:val="000000"/>
          </w:rPr>
          <w:delText xml:space="preserve"> </w:delText>
        </w:r>
        <w:r w:rsidR="00AF6638" w:rsidDel="00F649C2">
          <w:rPr>
            <w:rFonts w:eastAsia="Arial"/>
            <w:color w:val="000000"/>
          </w:rPr>
          <w:delText>Closing.</w:delText>
        </w:r>
      </w:del>
      <w:r w:rsidR="00BF1BDB">
        <w:rPr>
          <w:rFonts w:eastAsia="Arial"/>
          <w:color w:val="000000"/>
        </w:rPr>
        <w:t xml:space="preserve"> </w:t>
      </w:r>
      <w:ins w:id="20" w:author="Maayan Dana Nir, Adv" w:date="2025-02-16T12:00:00Z" w16du:dateUtc="2025-02-16T10:00:00Z">
        <w:r w:rsidR="00F649C2" w:rsidRPr="00F649C2">
          <w:rPr>
            <w:rFonts w:eastAsia="Arial"/>
            <w:color w:val="000000"/>
          </w:rPr>
          <w:t xml:space="preserve"> receipt of the share transfer certificate confirming the change of ownership in the Company.</w:t>
        </w:r>
      </w:ins>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5639B833"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AF663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lastRenderedPageBreak/>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F5C52D7"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r w:rsidR="00AF6638">
        <w:rPr>
          <w:rFonts w:eastAsia="Arial"/>
          <w:color w:val="000000"/>
        </w:rPr>
        <w:t>.</w:t>
      </w:r>
    </w:p>
    <w:p w14:paraId="636BF5DA" w14:textId="13E30BE7"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6CAC9944"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del w:id="21" w:author="Matthew Levine" w:date="2025-02-12T13:40:00Z" w16du:dateUtc="2025-02-12T18:40:00Z">
        <w:r w:rsidR="000E279B" w:rsidDel="00E66146">
          <w:rPr>
            <w:rFonts w:eastAsia="Arial"/>
            <w:color w:val="000000"/>
          </w:rPr>
          <w:delText xml:space="preserve">one </w:delText>
        </w:r>
      </w:del>
      <w:ins w:id="22" w:author="Matthew Levine" w:date="2025-02-12T13:40:00Z" w16du:dateUtc="2025-02-12T18:40:00Z">
        <w:r w:rsidR="00E66146">
          <w:rPr>
            <w:rFonts w:eastAsia="Arial"/>
            <w:color w:val="000000"/>
          </w:rPr>
          <w:t xml:space="preserve">ten </w:t>
        </w:r>
      </w:ins>
      <w:r w:rsidR="000E279B">
        <w:rPr>
          <w:rFonts w:eastAsia="Arial"/>
          <w:color w:val="000000"/>
        </w:rPr>
        <w:t>thousand (1</w:t>
      </w:r>
      <w:ins w:id="23" w:author="Matthew Levine" w:date="2025-02-12T13:40:00Z" w16du:dateUtc="2025-02-12T18:40:00Z">
        <w:r w:rsidR="00E66146">
          <w:rPr>
            <w:rFonts w:eastAsia="Arial"/>
            <w:color w:val="000000"/>
          </w:rPr>
          <w:t>0</w:t>
        </w:r>
      </w:ins>
      <w:r w:rsidR="000E279B">
        <w:rPr>
          <w:rFonts w:eastAsia="Arial"/>
          <w:color w:val="000000"/>
        </w:rPr>
        <w:t>,000)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06DF7A5C"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w:t>
      </w:r>
      <w:ins w:id="24" w:author="Matthew Levine" w:date="2025-02-12T13:40:00Z" w16du:dateUtc="2025-02-12T18:40:00Z">
        <w:r w:rsidR="00E66146">
          <w:rPr>
            <w:rFonts w:eastAsia="Arial"/>
            <w:color w:val="000000"/>
          </w:rPr>
          <w:t>0</w:t>
        </w:r>
      </w:ins>
      <w:r w:rsidR="00524DCC">
        <w:rPr>
          <w:rFonts w:eastAsia="Arial"/>
          <w:color w:val="000000"/>
        </w:rPr>
        <w:t>,000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lastRenderedPageBreak/>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w:t>
      </w:r>
      <w:r w:rsidRPr="001229B4">
        <w:lastRenderedPageBreak/>
        <w:t xml:space="preserve">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w:t>
      </w:r>
      <w:proofErr w:type="gramStart"/>
      <w:r w:rsidRPr="00260FBB">
        <w:rPr>
          <w:rFonts w:eastAsia="Arial"/>
          <w:color w:val="000000"/>
        </w:rPr>
        <w:t>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42F582FD" w:rsidR="005D3D9A" w:rsidRDefault="006E7AA7" w:rsidP="007D032A">
      <w:pPr>
        <w:spacing w:before="120" w:line="300" w:lineRule="atLeast"/>
        <w:ind w:left="720"/>
        <w:jc w:val="both"/>
        <w:rPr>
          <w:rFonts w:eastAsia="Arial"/>
          <w:color w:val="000000"/>
        </w:rPr>
      </w:pPr>
      <w:proofErr w:type="gramStart"/>
      <w:r>
        <w:rPr>
          <w:rFonts w:eastAsia="Arial"/>
          <w:color w:val="000000"/>
        </w:rPr>
        <w:t>6</w:t>
      </w:r>
      <w:r w:rsidRPr="00260FBB">
        <w:rPr>
          <w:rFonts w:eastAsia="Arial"/>
          <w:color w:val="000000"/>
        </w:rPr>
        <w:t>.</w:t>
      </w:r>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lastRenderedPageBreak/>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any sums paid up until the date of termination by the Purchaser to the Vendor and / or the Broker</w:t>
      </w:r>
      <w:proofErr w:type="gramStart"/>
      <w:r>
        <w:t>, as the case may be, shall</w:t>
      </w:r>
      <w:proofErr w:type="gramEnd"/>
      <w:r>
        <w:t xml:space="preserve">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xml:space="preserve">, concerning the </w:t>
      </w:r>
      <w:proofErr w:type="gramStart"/>
      <w:r w:rsidR="005A1368" w:rsidRPr="00260FBB">
        <w:rPr>
          <w:rFonts w:eastAsia="Arial"/>
          <w:color w:val="000000"/>
        </w:rPr>
        <w:t>time period</w:t>
      </w:r>
      <w:proofErr w:type="gramEnd"/>
      <w:r w:rsidR="005A1368" w:rsidRPr="00260FBB">
        <w:rPr>
          <w:rFonts w:eastAsia="Arial"/>
          <w:color w:val="000000"/>
        </w:rPr>
        <w:t xml:space="preserve">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24A2758C" w:rsidR="0017795B" w:rsidRPr="00260FBB" w:rsidRDefault="007D032A">
      <w:pPr>
        <w:spacing w:before="200" w:line="300" w:lineRule="atLeast"/>
        <w:ind w:left="360"/>
        <w:jc w:val="both"/>
      </w:pPr>
      <w:del w:id="25" w:author="Matthew Levine" w:date="2025-02-12T13:41:00Z" w16du:dateUtc="2025-02-12T18:41:00Z">
        <w:r w:rsidRPr="00260FBB" w:rsidDel="00E66146">
          <w:rPr>
            <w:rFonts w:eastAsia="Arial"/>
            <w:color w:val="000000"/>
          </w:rPr>
          <w:delText>[Address]</w:delText>
        </w:r>
      </w:del>
      <w:ins w:id="26" w:author="Matthew Levine" w:date="2025-02-12T13:41:00Z" w16du:dateUtc="2025-02-12T18:41:00Z">
        <w:r w:rsidR="00E66146">
          <w:rPr>
            <w:rFonts w:eastAsia="Arial"/>
            <w:color w:val="000000"/>
          </w:rPr>
          <w:t>1235 Bay Street Suite 700, Toronto, ON, M5R 3K</w:t>
        </w:r>
      </w:ins>
      <w:ins w:id="27" w:author="Matthew Levine" w:date="2025-02-12T13:42:00Z" w16du:dateUtc="2025-02-12T18:42:00Z">
        <w:r w:rsidR="00E66146">
          <w:rPr>
            <w:rFonts w:eastAsia="Arial"/>
            <w:color w:val="000000"/>
          </w:rPr>
          <w:t>4</w:t>
        </w:r>
      </w:ins>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 xml:space="preserve">Purchaser may (i)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 xml:space="preserve">xcept for the fees and expenses of [the Broker] which shall be the sole responsibility of the Vendor, there are no claims for brokerage commissions, </w:t>
      </w:r>
      <w:r w:rsidR="002B4169" w:rsidRPr="002B4169">
        <w:rPr>
          <w:color w:val="212121"/>
          <w:bdr w:val="none" w:sz="0" w:space="0" w:color="auto" w:frame="1"/>
        </w:rPr>
        <w:lastRenderedPageBreak/>
        <w:t>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190D45">
      <w:pPr>
        <w:spacing w:before="200" w:line="300" w:lineRule="atLeast"/>
        <w:ind w:left="360"/>
        <w:jc w:val="center"/>
        <w:rPr>
          <w:rFonts w:eastAsia="Arial"/>
          <w:color w:val="000000"/>
        </w:rPr>
      </w:pPr>
    </w:p>
    <w:p w14:paraId="1D805540" w14:textId="10BF0CE6" w:rsidR="00DA7305" w:rsidRDefault="00DA7305" w:rsidP="00DA7305">
      <w:pPr>
        <w:spacing w:before="200" w:line="300" w:lineRule="atLeast"/>
        <w:ind w:left="360"/>
        <w:jc w:val="center"/>
      </w:pPr>
      <w:r>
        <w:t>Schedule “A”</w:t>
      </w:r>
    </w:p>
    <w:p w14:paraId="703D8954" w14:textId="77777777" w:rsidR="00DA7305" w:rsidRDefault="00DA7305" w:rsidP="00DA7305">
      <w:pPr>
        <w:spacing w:before="200" w:line="300" w:lineRule="atLeast"/>
        <w:ind w:left="360"/>
        <w:jc w:val="center"/>
      </w:pPr>
    </w:p>
    <w:p w14:paraId="023C557A" w14:textId="7D832E51" w:rsidR="00DA7305" w:rsidRPr="00190D45" w:rsidRDefault="00DA7305" w:rsidP="00DA7305">
      <w:pPr>
        <w:spacing w:before="200" w:line="300" w:lineRule="atLeast"/>
        <w:ind w:left="360"/>
        <w:jc w:val="center"/>
        <w:rPr>
          <w:b/>
          <w:bCs/>
          <w:u w:val="single"/>
        </w:rPr>
      </w:pPr>
      <w:r w:rsidRPr="00190D45">
        <w:rPr>
          <w:b/>
          <w:bCs/>
          <w:u w:val="single"/>
        </w:rPr>
        <w:t>Resignation</w:t>
      </w:r>
    </w:p>
    <w:p w14:paraId="5A599DD1" w14:textId="77777777" w:rsidR="00DA7305" w:rsidRDefault="00DA7305" w:rsidP="00DA7305">
      <w:pPr>
        <w:spacing w:before="200" w:line="300" w:lineRule="atLeast"/>
        <w:ind w:left="360"/>
        <w:jc w:val="center"/>
      </w:pPr>
    </w:p>
    <w:p w14:paraId="34B75015" w14:textId="77777777" w:rsidR="0039119E" w:rsidRPr="00B713BC" w:rsidRDefault="0039119E" w:rsidP="0039119E">
      <w:pPr>
        <w:spacing w:before="200" w:line="300" w:lineRule="atLeast"/>
        <w:ind w:left="360"/>
        <w:jc w:val="center"/>
      </w:pPr>
      <w:r w:rsidRPr="00B713BC">
        <w:rPr>
          <w:rFonts w:eastAsia="Arial"/>
          <w:caps/>
          <w:color w:val="000000"/>
        </w:rPr>
        <w:t>RESIGNATION</w:t>
      </w:r>
    </w:p>
    <w:p w14:paraId="7788111D" w14:textId="77777777" w:rsidR="0039119E" w:rsidRDefault="0039119E" w:rsidP="0039119E">
      <w:pPr>
        <w:spacing w:before="120" w:line="300" w:lineRule="atLeast"/>
        <w:ind w:left="360"/>
        <w:jc w:val="both"/>
        <w:rPr>
          <w:rFonts w:eastAsia="Arial"/>
          <w:caps/>
          <w:color w:val="000000"/>
        </w:rPr>
      </w:pPr>
    </w:p>
    <w:p w14:paraId="3A057D6C" w14:textId="77777777" w:rsidR="0039119E" w:rsidRDefault="0039119E" w:rsidP="0039119E">
      <w:pPr>
        <w:spacing w:before="120" w:line="300" w:lineRule="atLeast"/>
        <w:ind w:left="360"/>
        <w:jc w:val="both"/>
        <w:rPr>
          <w:rFonts w:eastAsia="Arial"/>
          <w:caps/>
          <w:color w:val="000000"/>
        </w:rPr>
      </w:pPr>
    </w:p>
    <w:p w14:paraId="7FA963AF" w14:textId="77777777" w:rsidR="0039119E" w:rsidRPr="00B713BC" w:rsidRDefault="0039119E" w:rsidP="0039119E">
      <w:pPr>
        <w:spacing w:before="120" w:line="300" w:lineRule="atLeast"/>
        <w:ind w:left="360"/>
        <w:jc w:val="both"/>
      </w:pPr>
      <w:r w:rsidRPr="00B713BC">
        <w:rPr>
          <w:rFonts w:eastAsia="Arial"/>
          <w:caps/>
          <w:color w:val="000000"/>
        </w:rPr>
        <w:t>To:</w:t>
      </w:r>
      <w:r w:rsidRPr="00B713BC">
        <w:rPr>
          <w:rFonts w:eastAsia="Arial"/>
          <w:color w:val="000000"/>
        </w:rPr>
        <w:t xml:space="preserve"> [</w:t>
      </w:r>
      <w:proofErr w:type="spellStart"/>
      <w:r>
        <w:rPr>
          <w:rFonts w:eastAsia="Arial"/>
          <w:color w:val="000000"/>
        </w:rPr>
        <w:t>SnowCap</w:t>
      </w:r>
      <w:proofErr w:type="spellEnd"/>
      <w:r>
        <w:rPr>
          <w:rFonts w:eastAsia="Arial"/>
          <w:color w:val="000000"/>
        </w:rPr>
        <w:t xml:space="preserve"> Financial Limited</w:t>
      </w:r>
      <w:r w:rsidRPr="00B713BC">
        <w:rPr>
          <w:rFonts w:eastAsia="Arial"/>
          <w:color w:val="000000"/>
        </w:rPr>
        <w:t>] (The "Corporation")</w:t>
      </w:r>
    </w:p>
    <w:p w14:paraId="20622D68" w14:textId="77777777" w:rsidR="0039119E" w:rsidRPr="00B713BC" w:rsidRDefault="0039119E" w:rsidP="0039119E">
      <w:pPr>
        <w:spacing w:before="200" w:line="300" w:lineRule="atLeast"/>
        <w:ind w:left="360"/>
        <w:jc w:val="both"/>
      </w:pPr>
      <w:r w:rsidRPr="00B713BC">
        <w:rPr>
          <w:rFonts w:eastAsia="Arial"/>
          <w:caps/>
          <w:color w:val="000000"/>
        </w:rPr>
        <w:t>And to:</w:t>
      </w:r>
      <w:r w:rsidRPr="00B713BC">
        <w:rPr>
          <w:rFonts w:eastAsia="Arial"/>
          <w:color w:val="000000"/>
        </w:rPr>
        <w:t xml:space="preserve"> The Board of Directors thereof</w:t>
      </w:r>
    </w:p>
    <w:p w14:paraId="7174B9EE" w14:textId="77777777" w:rsidR="0039119E" w:rsidRDefault="0039119E" w:rsidP="0039119E">
      <w:pPr>
        <w:spacing w:before="120" w:line="300" w:lineRule="atLeast"/>
        <w:ind w:left="360"/>
        <w:jc w:val="both"/>
        <w:rPr>
          <w:rFonts w:eastAsia="Arial"/>
          <w:color w:val="000000"/>
        </w:rPr>
      </w:pPr>
      <w:r w:rsidRPr="00B713BC">
        <w:rPr>
          <w:rFonts w:eastAsia="Arial"/>
          <w:color w:val="000000"/>
        </w:rPr>
        <w:t>I, [</w:t>
      </w:r>
      <w:r>
        <w:rPr>
          <w:rFonts w:eastAsia="Arial"/>
          <w:color w:val="000000"/>
        </w:rPr>
        <w:t>Jose David Barrios</w:t>
      </w:r>
      <w:r w:rsidRPr="00B713BC">
        <w:rPr>
          <w:rFonts w:eastAsia="Arial"/>
          <w:color w:val="000000"/>
        </w:rPr>
        <w:t>], hereby submit my resignation as director of the Corporation, such resignation to take effect [</w:t>
      </w:r>
      <w:r>
        <w:rPr>
          <w:rFonts w:eastAsia="Arial"/>
          <w:color w:val="000000"/>
        </w:rPr>
        <w:t>upon, and not later than, the Closing Date</w:t>
      </w:r>
      <w:r w:rsidRPr="00B713BC">
        <w:rPr>
          <w:rFonts w:eastAsia="Arial"/>
          <w:color w:val="000000"/>
        </w:rPr>
        <w:t>]</w:t>
      </w:r>
      <w:r>
        <w:rPr>
          <w:rFonts w:eastAsia="Arial"/>
          <w:color w:val="000000"/>
        </w:rPr>
        <w:t xml:space="preserv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r>
        <w:rPr>
          <w:rFonts w:eastAsia="Arial"/>
          <w:color w:val="000000"/>
        </w:rPr>
        <w:t>29</w:t>
      </w:r>
      <w:proofErr w:type="gramStart"/>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 </w:t>
      </w:r>
      <w:r>
        <w:rPr>
          <w:rFonts w:eastAsia="Arial"/>
          <w:color w:val="000000"/>
        </w:rPr>
        <w:t>January</w:t>
      </w:r>
      <w:r w:rsidRPr="00260FBB">
        <w:rPr>
          <w:rFonts w:eastAsia="Arial"/>
          <w:color w:val="000000"/>
        </w:rPr>
        <w:t xml:space="preserve"> </w:t>
      </w:r>
      <w:r>
        <w:rPr>
          <w:rFonts w:eastAsia="Arial"/>
          <w:color w:val="000000"/>
        </w:rPr>
        <w:t>2025).</w:t>
      </w:r>
    </w:p>
    <w:p w14:paraId="260DE6C9" w14:textId="77777777" w:rsidR="0039119E" w:rsidRPr="00DF5522" w:rsidRDefault="0039119E" w:rsidP="0039119E">
      <w:pPr>
        <w:spacing w:before="120" w:line="300" w:lineRule="atLeast"/>
        <w:ind w:left="360"/>
        <w:jc w:val="both"/>
        <w:rPr>
          <w:rFonts w:eastAsia="Arial"/>
          <w:color w:val="000000"/>
        </w:rPr>
      </w:pPr>
    </w:p>
    <w:p w14:paraId="7E5B624A" w14:textId="77777777" w:rsidR="0039119E" w:rsidRPr="00B713BC" w:rsidRDefault="0039119E" w:rsidP="0039119E">
      <w:pPr>
        <w:spacing w:before="120" w:line="300" w:lineRule="atLeast"/>
        <w:ind w:left="360"/>
        <w:jc w:val="both"/>
      </w:pPr>
      <w:r w:rsidRPr="00B713BC">
        <w:rPr>
          <w:rFonts w:eastAsia="Arial"/>
          <w:color w:val="000000"/>
        </w:rPr>
        <w:t>This resignation may be delivered by electronic means.</w:t>
      </w:r>
    </w:p>
    <w:p w14:paraId="12D6B6B5" w14:textId="77777777" w:rsidR="0039119E" w:rsidRPr="00B713BC" w:rsidRDefault="0039119E" w:rsidP="0039119E">
      <w:pPr>
        <w:spacing w:before="120" w:line="300" w:lineRule="atLeast"/>
        <w:ind w:left="360"/>
        <w:jc w:val="both"/>
      </w:pPr>
      <w:r w:rsidRPr="00B713BC">
        <w:rPr>
          <w:rFonts w:eastAsia="Arial"/>
          <w:caps/>
          <w:color w:val="000000"/>
        </w:rPr>
        <w:t>Dated</w:t>
      </w:r>
      <w:r w:rsidRPr="00B713BC">
        <w:rPr>
          <w:rFonts w:eastAsia="Arial"/>
          <w:color w:val="000000"/>
        </w:rPr>
        <w:t xml:space="preserve"> this [day] day of [month] [year].</w:t>
      </w:r>
    </w:p>
    <w:p w14:paraId="522C011D" w14:textId="77777777" w:rsidR="0039119E" w:rsidRPr="00F649C2" w:rsidRDefault="0039119E" w:rsidP="0039119E">
      <w:pPr>
        <w:spacing w:before="200" w:line="300" w:lineRule="atLeast"/>
        <w:ind w:left="360"/>
        <w:jc w:val="both"/>
        <w:rPr>
          <w:lang w:val="pt-PT"/>
          <w:rPrChange w:id="28" w:author="Maayan Dana Nir, Adv" w:date="2025-02-16T11:58:00Z" w16du:dateUtc="2025-02-16T09:58:00Z">
            <w:rPr/>
          </w:rPrChange>
        </w:rPr>
      </w:pPr>
      <w:r w:rsidRPr="00F649C2">
        <w:rPr>
          <w:rFonts w:eastAsia="Arial"/>
          <w:color w:val="000000"/>
          <w:lang w:val="pt-PT"/>
          <w:rPrChange w:id="29" w:author="Maayan Dana Nir, Adv" w:date="2025-02-16T11:58:00Z" w16du:dateUtc="2025-02-16T09:58:00Z">
            <w:rPr>
              <w:rFonts w:eastAsia="Arial"/>
              <w:color w:val="000000"/>
            </w:rPr>
          </w:rPrChange>
        </w:rPr>
        <w:t>______________________________</w:t>
      </w:r>
    </w:p>
    <w:p w14:paraId="7D339AAF" w14:textId="77777777" w:rsidR="0039119E" w:rsidRPr="00F649C2" w:rsidRDefault="0039119E" w:rsidP="0039119E">
      <w:pPr>
        <w:spacing w:before="120" w:line="300" w:lineRule="atLeast"/>
        <w:ind w:left="720"/>
        <w:jc w:val="both"/>
        <w:rPr>
          <w:lang w:val="pt-PT"/>
          <w:rPrChange w:id="30" w:author="Maayan Dana Nir, Adv" w:date="2025-02-16T11:58:00Z" w16du:dateUtc="2025-02-16T09:58:00Z">
            <w:rPr/>
          </w:rPrChange>
        </w:rPr>
      </w:pPr>
      <w:r w:rsidRPr="00F649C2">
        <w:rPr>
          <w:rFonts w:eastAsia="Arial"/>
          <w:color w:val="000000"/>
          <w:lang w:val="pt-PT"/>
          <w:rPrChange w:id="31" w:author="Maayan Dana Nir, Adv" w:date="2025-02-16T11:58:00Z" w16du:dateUtc="2025-02-16T09:58:00Z">
            <w:rPr>
              <w:rFonts w:eastAsia="Arial"/>
              <w:color w:val="000000"/>
            </w:rPr>
          </w:rPrChange>
        </w:rPr>
        <w:t>Jose David Barrios</w:t>
      </w:r>
    </w:p>
    <w:p w14:paraId="3FC23405" w14:textId="77777777" w:rsidR="0039119E" w:rsidRPr="00F649C2" w:rsidRDefault="0039119E" w:rsidP="0039119E">
      <w:pPr>
        <w:spacing w:before="120" w:line="300" w:lineRule="atLeast"/>
        <w:ind w:left="720"/>
        <w:jc w:val="both"/>
        <w:rPr>
          <w:lang w:val="pt-PT"/>
          <w:rPrChange w:id="32" w:author="Maayan Dana Nir, Adv" w:date="2025-02-16T11:58:00Z" w16du:dateUtc="2025-02-16T09:58:00Z">
            <w:rPr/>
          </w:rPrChange>
        </w:rPr>
      </w:pPr>
    </w:p>
    <w:p w14:paraId="6D539D9F" w14:textId="77777777" w:rsidR="0039119E" w:rsidRPr="00F649C2" w:rsidRDefault="0039119E" w:rsidP="00DA7305">
      <w:pPr>
        <w:spacing w:before="200" w:line="300" w:lineRule="atLeast"/>
        <w:ind w:left="360"/>
        <w:jc w:val="center"/>
        <w:rPr>
          <w:lang w:val="pt-PT"/>
          <w:rPrChange w:id="33" w:author="Maayan Dana Nir, Adv" w:date="2025-02-16T11:58:00Z" w16du:dateUtc="2025-02-16T09:58:00Z">
            <w:rPr/>
          </w:rPrChange>
        </w:rPr>
      </w:pPr>
    </w:p>
    <w:p w14:paraId="7A62E768" w14:textId="77777777" w:rsidR="0039119E" w:rsidRPr="00F649C2" w:rsidRDefault="0039119E" w:rsidP="00DA7305">
      <w:pPr>
        <w:spacing w:before="200" w:line="300" w:lineRule="atLeast"/>
        <w:ind w:left="360"/>
        <w:jc w:val="center"/>
        <w:rPr>
          <w:lang w:val="pt-PT"/>
          <w:rPrChange w:id="34" w:author="Maayan Dana Nir, Adv" w:date="2025-02-16T11:58:00Z" w16du:dateUtc="2025-02-16T09:58:00Z">
            <w:rPr/>
          </w:rPrChange>
        </w:rPr>
      </w:pPr>
    </w:p>
    <w:p w14:paraId="4628B4EA" w14:textId="6EE94BC1" w:rsidR="00DA7305" w:rsidRPr="00F649C2" w:rsidRDefault="00DA7305" w:rsidP="00DA7305">
      <w:pPr>
        <w:spacing w:before="200" w:line="300" w:lineRule="atLeast"/>
        <w:ind w:left="360"/>
        <w:jc w:val="center"/>
        <w:rPr>
          <w:b/>
          <w:bCs/>
          <w:u w:val="single"/>
          <w:lang w:val="pt-PT"/>
          <w:rPrChange w:id="35" w:author="Maayan Dana Nir, Adv" w:date="2025-02-16T11:58:00Z" w16du:dateUtc="2025-02-16T09:58:00Z">
            <w:rPr>
              <w:b/>
              <w:bCs/>
              <w:u w:val="single"/>
            </w:rPr>
          </w:rPrChange>
        </w:rPr>
      </w:pPr>
      <w:r w:rsidRPr="00F649C2">
        <w:rPr>
          <w:b/>
          <w:bCs/>
          <w:u w:val="single"/>
          <w:lang w:val="pt-PT"/>
          <w:rPrChange w:id="36" w:author="Maayan Dana Nir, Adv" w:date="2025-02-16T11:58:00Z" w16du:dateUtc="2025-02-16T09:58:00Z">
            <w:rPr>
              <w:b/>
              <w:bCs/>
              <w:u w:val="single"/>
            </w:rPr>
          </w:rPrChange>
        </w:rPr>
        <w:t>Directors Register</w:t>
      </w:r>
    </w:p>
    <w:p w14:paraId="322A6FFC" w14:textId="77777777" w:rsidR="00EE1EB4" w:rsidRPr="00F649C2" w:rsidRDefault="00EE1EB4" w:rsidP="00EE1EB4">
      <w:pPr>
        <w:pStyle w:val="LexisNexisPara"/>
        <w:jc w:val="center"/>
        <w:rPr>
          <w:b/>
          <w:caps/>
          <w:lang w:val="pt-PT"/>
          <w:rPrChange w:id="37" w:author="Maayan Dana Nir, Adv" w:date="2025-02-16T11:58:00Z" w16du:dateUtc="2025-02-16T09:58:00Z">
            <w:rPr>
              <w:b/>
              <w:caps/>
            </w:rPr>
          </w:rPrChange>
        </w:rPr>
      </w:pPr>
      <w:r w:rsidRPr="00F649C2">
        <w:rPr>
          <w:b/>
          <w:caps/>
          <w:lang w:val="pt-PT"/>
          <w:rPrChange w:id="38" w:author="Maayan Dana Nir, Adv" w:date="2025-02-16T11:58:00Z" w16du:dateUtc="2025-02-16T09:58:00Z">
            <w:rPr>
              <w:b/>
              <w:caps/>
            </w:rPr>
          </w:rPrChange>
        </w:rPr>
        <w:t>DIRECTOR REGISTER</w:t>
      </w:r>
    </w:p>
    <w:p w14:paraId="2116E9DF" w14:textId="77777777" w:rsidR="00EE1EB4" w:rsidRDefault="00EE1EB4" w:rsidP="00EE1EB4">
      <w:pPr>
        <w:pStyle w:val="LexisNexisPara"/>
        <w:jc w:val="center"/>
        <w:rPr>
          <w:b/>
          <w:caps/>
        </w:rPr>
      </w:pPr>
      <w:r>
        <w:rPr>
          <w:b/>
          <w:caps/>
        </w:rPr>
        <w:t>of</w:t>
      </w:r>
    </w:p>
    <w:p w14:paraId="0716C2E4" w14:textId="77777777" w:rsidR="00EE1EB4" w:rsidRDefault="00EE1EB4" w:rsidP="00EE1EB4">
      <w:pPr>
        <w:pStyle w:val="LexisNexisPara"/>
        <w:jc w:val="center"/>
        <w:rPr>
          <w:b/>
          <w:caps/>
        </w:rPr>
      </w:pPr>
      <w:r>
        <w:rPr>
          <w:b/>
          <w:caps/>
        </w:rPr>
        <w:t>SNOWCAP FINANCIAL LIMITED</w:t>
      </w:r>
    </w:p>
    <w:p w14:paraId="0F3F651F" w14:textId="77777777" w:rsidR="00EE1EB4" w:rsidRDefault="00EE1EB4" w:rsidP="00EE1EB4">
      <w:pPr>
        <w:pStyle w:val="LexisNexisPara"/>
        <w:jc w:val="center"/>
        <w:rPr>
          <w:b/>
          <w:caps/>
        </w:rPr>
      </w:pPr>
      <w:r>
        <w:rPr>
          <w:b/>
          <w:caps/>
        </w:rPr>
        <w:t>(THE “CORPORATION”)</w:t>
      </w:r>
    </w:p>
    <w:p w14:paraId="0E1703E5" w14:textId="77777777" w:rsidR="00EE1EB4" w:rsidRDefault="00EE1EB4" w:rsidP="00EE1EB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c>
          <w:tcPr>
            <w:tcW w:w="2342" w:type="dxa"/>
            <w:vAlign w:val="bottom"/>
          </w:tcPr>
          <w:p w14:paraId="23FD336C"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 xml:space="preserve">Name </w:t>
            </w:r>
          </w:p>
        </w:tc>
        <w:tc>
          <w:tcPr>
            <w:tcW w:w="2330" w:type="dxa"/>
            <w:vAlign w:val="bottom"/>
          </w:tcPr>
          <w:p w14:paraId="43AA77CC" w14:textId="25544142" w:rsidR="00EE1EB4" w:rsidRPr="006A49EA" w:rsidRDefault="00EE1EB4" w:rsidP="00E723D6">
            <w:pPr>
              <w:pStyle w:val="LexisNexisPara"/>
              <w:rPr>
                <w:rFonts w:ascii="Times New Roman" w:hAnsi="Times New Roman" w:cs="Times New Roman"/>
                <w:b/>
                <w:szCs w:val="24"/>
              </w:rPr>
            </w:pPr>
            <w:del w:id="39" w:author="Matthew Levine" w:date="2025-02-12T13:43:00Z" w16du:dateUtc="2025-02-12T18:43:00Z">
              <w:r w:rsidRPr="00E723D6" w:rsidDel="00E66146">
                <w:rPr>
                  <w:rFonts w:ascii="Times New Roman" w:eastAsia="Arial" w:hAnsi="Times New Roman" w:cs="Times New Roman"/>
                  <w:szCs w:val="24"/>
                </w:rPr>
                <w:delText xml:space="preserve">Residence </w:delText>
              </w:r>
            </w:del>
            <w:r w:rsidRPr="00E723D6">
              <w:rPr>
                <w:rFonts w:ascii="Times New Roman" w:eastAsia="Arial" w:hAnsi="Times New Roman" w:cs="Times New Roman"/>
                <w:szCs w:val="24"/>
              </w:rPr>
              <w:t>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p>
        </w:tc>
        <w:tc>
          <w:tcPr>
            <w:tcW w:w="2330" w:type="dxa"/>
            <w:vAlign w:val="bottom"/>
          </w:tcPr>
          <w:p w14:paraId="7DC2A479"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Elected</w:t>
            </w:r>
          </w:p>
        </w:tc>
        <w:tc>
          <w:tcPr>
            <w:tcW w:w="2348" w:type="dxa"/>
            <w:vAlign w:val="bottom"/>
          </w:tcPr>
          <w:p w14:paraId="2F2CAE38"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Resigned/Removed</w:t>
            </w:r>
          </w:p>
        </w:tc>
      </w:tr>
      <w:tr w:rsidR="00EE1EB4" w:rsidRPr="00F973DE" w14:paraId="2A943EAD" w14:textId="77777777" w:rsidTr="00E723D6">
        <w:tc>
          <w:tcPr>
            <w:tcW w:w="2342" w:type="dxa"/>
          </w:tcPr>
          <w:p w14:paraId="6EDDDF86"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lastRenderedPageBreak/>
              <w:t>Jose David Barrios</w:t>
            </w:r>
          </w:p>
        </w:tc>
        <w:tc>
          <w:tcPr>
            <w:tcW w:w="2330" w:type="dxa"/>
          </w:tcPr>
          <w:p w14:paraId="50D506CC" w14:textId="77777777" w:rsidR="00EE1EB4" w:rsidRPr="00F649C2" w:rsidRDefault="00EE1EB4" w:rsidP="00E723D6">
            <w:pPr>
              <w:pStyle w:val="LexisNexisPara"/>
              <w:rPr>
                <w:rFonts w:ascii="Times New Roman" w:hAnsi="Times New Roman" w:cs="Times New Roman"/>
                <w:strike/>
                <w:sz w:val="18"/>
                <w:szCs w:val="18"/>
                <w:lang w:val="pt-PT"/>
                <w:rPrChange w:id="40" w:author="Maayan Dana Nir, Adv" w:date="2025-02-16T11:58:00Z" w16du:dateUtc="2025-02-16T09:58:00Z">
                  <w:rPr>
                    <w:rFonts w:ascii="Times New Roman" w:hAnsi="Times New Roman" w:cs="Times New Roman"/>
                    <w:strike/>
                    <w:sz w:val="18"/>
                    <w:szCs w:val="18"/>
                  </w:rPr>
                </w:rPrChange>
              </w:rPr>
            </w:pPr>
            <w:r w:rsidRPr="00F649C2">
              <w:rPr>
                <w:rFonts w:cs="Times New Roman"/>
                <w:sz w:val="18"/>
                <w:szCs w:val="18"/>
                <w:lang w:val="pt-PT"/>
                <w:rPrChange w:id="41" w:author="Maayan Dana Nir, Adv" w:date="2025-02-16T11:58:00Z" w16du:dateUtc="2025-02-16T09:58:00Z">
                  <w:rPr>
                    <w:rFonts w:cs="Times New Roman"/>
                    <w:sz w:val="18"/>
                    <w:szCs w:val="18"/>
                  </w:rPr>
                </w:rPrChange>
              </w:rPr>
              <w:t>Avenida Paseo Monte Miranda 13, Piamonte, 76246, Queretaro, Mexico</w:t>
            </w:r>
          </w:p>
        </w:tc>
        <w:tc>
          <w:tcPr>
            <w:tcW w:w="2330" w:type="dxa"/>
          </w:tcPr>
          <w:p w14:paraId="1772A856" w14:textId="77777777" w:rsidR="00EE1EB4" w:rsidRPr="00F649C2" w:rsidRDefault="00EE1EB4" w:rsidP="00E723D6">
            <w:pPr>
              <w:pStyle w:val="LexisNexisPara"/>
              <w:rPr>
                <w:rFonts w:ascii="Times New Roman" w:hAnsi="Times New Roman" w:cs="Times New Roman"/>
                <w:strike/>
                <w:sz w:val="18"/>
                <w:szCs w:val="18"/>
                <w:lang w:val="pt-PT"/>
                <w:rPrChange w:id="42" w:author="Maayan Dana Nir, Adv" w:date="2025-02-16T11:58:00Z" w16du:dateUtc="2025-02-16T09:58:00Z">
                  <w:rPr>
                    <w:rFonts w:ascii="Times New Roman" w:hAnsi="Times New Roman" w:cs="Times New Roman"/>
                    <w:strike/>
                    <w:sz w:val="18"/>
                    <w:szCs w:val="18"/>
                  </w:rPr>
                </w:rPrChange>
              </w:rPr>
            </w:pPr>
            <w:r w:rsidRPr="00F649C2">
              <w:rPr>
                <w:rFonts w:cs="Times New Roman"/>
                <w:strike/>
                <w:sz w:val="18"/>
                <w:szCs w:val="18"/>
                <w:lang w:val="pt-PT"/>
                <w:rPrChange w:id="43" w:author="Maayan Dana Nir, Adv" w:date="2025-02-16T11:58:00Z" w16du:dateUtc="2025-02-16T09:58:00Z">
                  <w:rPr>
                    <w:rFonts w:cs="Times New Roman"/>
                    <w:strike/>
                    <w:sz w:val="18"/>
                    <w:szCs w:val="18"/>
                  </w:rPr>
                </w:rPrChange>
              </w:rPr>
              <w:t xml:space="preserve"> </w:t>
            </w:r>
          </w:p>
        </w:tc>
        <w:tc>
          <w:tcPr>
            <w:tcW w:w="2348" w:type="dxa"/>
          </w:tcPr>
          <w:p w14:paraId="24B0B81F" w14:textId="651F5775" w:rsidR="00EE1EB4" w:rsidRPr="00035934" w:rsidRDefault="00EE1EB4" w:rsidP="00E723D6">
            <w:pPr>
              <w:pStyle w:val="LexisNexisPara"/>
              <w:rPr>
                <w:rFonts w:ascii="Times New Roman" w:hAnsi="Times New Roman" w:cs="Times New Roman"/>
                <w:sz w:val="18"/>
                <w:szCs w:val="18"/>
              </w:rPr>
            </w:pPr>
            <w:r>
              <w:rPr>
                <w:rFonts w:ascii="Times New Roman" w:hAnsi="Times New Roman" w:cs="Times New Roman"/>
                <w:sz w:val="18"/>
                <w:szCs w:val="18"/>
              </w:rPr>
              <w:t>[</w:t>
            </w:r>
            <w:ins w:id="44" w:author="Matthew Levine" w:date="2025-02-12T13:43:00Z" w16du:dateUtc="2025-02-12T18:43:00Z">
              <w:r w:rsidR="00E66146">
                <w:rPr>
                  <w:rFonts w:ascii="Times New Roman" w:hAnsi="Times New Roman" w:cs="Times New Roman"/>
                  <w:sz w:val="18"/>
                  <w:szCs w:val="18"/>
                </w:rPr>
                <w:t>*]</w:t>
              </w:r>
            </w:ins>
            <w:del w:id="45" w:author="Matthew Levine" w:date="2025-02-12T13:43:00Z" w16du:dateUtc="2025-02-12T18:43:00Z">
              <w:r w:rsidDel="00E66146">
                <w:rPr>
                  <w:rFonts w:ascii="Times New Roman" w:hAnsi="Times New Roman" w:cs="Times New Roman"/>
                  <w:sz w:val="18"/>
                  <w:szCs w:val="18"/>
                </w:rPr>
                <w:delText>3</w:delText>
              </w:r>
            </w:del>
            <w:r>
              <w:rPr>
                <w:rFonts w:ascii="Times New Roman" w:hAnsi="Times New Roman" w:cs="Times New Roman"/>
                <w:sz w:val="18"/>
                <w:szCs w:val="18"/>
              </w:rPr>
              <w:t xml:space="preserve"> </w:t>
            </w:r>
            <w:r w:rsidRPr="00035934">
              <w:rPr>
                <w:rFonts w:ascii="Times New Roman" w:hAnsi="Times New Roman" w:cs="Times New Roman"/>
                <w:sz w:val="18"/>
                <w:szCs w:val="18"/>
              </w:rPr>
              <w:t>February, 2025</w:t>
            </w:r>
            <w:del w:id="46" w:author="Matthew Levine" w:date="2025-02-12T13:43:00Z" w16du:dateUtc="2025-02-12T18:43:00Z">
              <w:r w:rsidRPr="00035934" w:rsidDel="00E66146">
                <w:rPr>
                  <w:rFonts w:ascii="Times New Roman" w:hAnsi="Times New Roman" w:cs="Times New Roman"/>
                  <w:sz w:val="18"/>
                  <w:szCs w:val="18"/>
                </w:rPr>
                <w:delText>]</w:delText>
              </w:r>
            </w:del>
          </w:p>
        </w:tc>
      </w:tr>
      <w:tr w:rsidR="00EE1EB4" w:rsidRPr="00F973DE" w14:paraId="541A7C93" w14:textId="77777777" w:rsidTr="00E723D6">
        <w:tc>
          <w:tcPr>
            <w:tcW w:w="2342" w:type="dxa"/>
          </w:tcPr>
          <w:p w14:paraId="14353C48" w14:textId="77777777" w:rsidR="00EE1EB4" w:rsidRPr="00035934" w:rsidRDefault="00EE1EB4" w:rsidP="00E723D6">
            <w:pPr>
              <w:pStyle w:val="LexisNexisPara"/>
              <w:rPr>
                <w:rFonts w:ascii="Times New Roman" w:hAnsi="Times New Roman" w:cs="Times New Roman"/>
                <w:sz w:val="18"/>
                <w:szCs w:val="18"/>
              </w:rPr>
            </w:pPr>
            <w:proofErr w:type="spellStart"/>
            <w:r w:rsidRPr="00035934">
              <w:rPr>
                <w:rFonts w:ascii="Times New Roman" w:hAnsi="Times New Roman" w:cs="Times New Roman"/>
                <w:sz w:val="18"/>
                <w:szCs w:val="18"/>
              </w:rPr>
              <w:t>Herinder</w:t>
            </w:r>
            <w:proofErr w:type="spellEnd"/>
            <w:r w:rsidRPr="00035934">
              <w:rPr>
                <w:rFonts w:ascii="Times New Roman" w:hAnsi="Times New Roman" w:cs="Times New Roman"/>
                <w:sz w:val="18"/>
                <w:szCs w:val="18"/>
              </w:rPr>
              <w:t xml:space="preserve"> Bedi</w:t>
            </w:r>
          </w:p>
        </w:tc>
        <w:tc>
          <w:tcPr>
            <w:tcW w:w="2330" w:type="dxa"/>
          </w:tcPr>
          <w:p w14:paraId="595649EE"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1235 Bay Suite 700, Toronto ON M5R 3K4 Canada</w:t>
            </w:r>
          </w:p>
        </w:tc>
        <w:tc>
          <w:tcPr>
            <w:tcW w:w="2330" w:type="dxa"/>
          </w:tcPr>
          <w:p w14:paraId="5E5F1D01"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c>
          <w:tcPr>
            <w:tcW w:w="2348" w:type="dxa"/>
          </w:tcPr>
          <w:p w14:paraId="01E89EA3"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r>
      <w:tr w:rsidR="00EE1EB4" w:rsidRPr="00F973DE" w14:paraId="78B988BF" w14:textId="77777777" w:rsidTr="00E723D6">
        <w:tc>
          <w:tcPr>
            <w:tcW w:w="2342" w:type="dxa"/>
          </w:tcPr>
          <w:p w14:paraId="1729F770" w14:textId="77777777" w:rsidR="00EE1EB4" w:rsidRPr="00F973DE" w:rsidRDefault="00EE1EB4" w:rsidP="00E723D6">
            <w:pPr>
              <w:pStyle w:val="LexisNexisPara"/>
              <w:rPr>
                <w:rFonts w:ascii="Times New Roman" w:hAnsi="Times New Roman" w:cs="Times New Roman"/>
              </w:rPr>
            </w:pPr>
          </w:p>
        </w:tc>
        <w:tc>
          <w:tcPr>
            <w:tcW w:w="2330" w:type="dxa"/>
          </w:tcPr>
          <w:p w14:paraId="40063A9C" w14:textId="77777777" w:rsidR="00EE1EB4" w:rsidRPr="00F973DE" w:rsidRDefault="00EE1EB4" w:rsidP="00E723D6">
            <w:pPr>
              <w:pStyle w:val="LexisNexisPara"/>
              <w:rPr>
                <w:rFonts w:ascii="Times New Roman" w:hAnsi="Times New Roman" w:cs="Times New Roman"/>
              </w:rPr>
            </w:pPr>
          </w:p>
        </w:tc>
        <w:tc>
          <w:tcPr>
            <w:tcW w:w="2330" w:type="dxa"/>
          </w:tcPr>
          <w:p w14:paraId="4A0351FB" w14:textId="77777777" w:rsidR="00EE1EB4" w:rsidRPr="00F973DE" w:rsidRDefault="00EE1EB4" w:rsidP="00E723D6">
            <w:pPr>
              <w:pStyle w:val="LexisNexisPara"/>
              <w:rPr>
                <w:rFonts w:ascii="Times New Roman" w:hAnsi="Times New Roman" w:cs="Times New Roman"/>
              </w:rPr>
            </w:pPr>
          </w:p>
        </w:tc>
        <w:tc>
          <w:tcPr>
            <w:tcW w:w="2348" w:type="dxa"/>
          </w:tcPr>
          <w:p w14:paraId="7C6CE5D1" w14:textId="77777777" w:rsidR="00EE1EB4" w:rsidRPr="00F973DE" w:rsidRDefault="00EE1EB4" w:rsidP="00E723D6">
            <w:pPr>
              <w:pStyle w:val="LexisNexisPara"/>
              <w:rPr>
                <w:rFonts w:ascii="Times New Roman" w:hAnsi="Times New Roman" w:cs="Times New Roman"/>
              </w:rPr>
            </w:pPr>
          </w:p>
        </w:tc>
      </w:tr>
      <w:tr w:rsidR="00EE1EB4" w:rsidRPr="00F973DE" w14:paraId="270FFBB2" w14:textId="77777777" w:rsidTr="00E723D6">
        <w:tc>
          <w:tcPr>
            <w:tcW w:w="2342" w:type="dxa"/>
          </w:tcPr>
          <w:p w14:paraId="00BFF11D" w14:textId="77777777" w:rsidR="00EE1EB4" w:rsidRPr="00F973DE" w:rsidRDefault="00EE1EB4" w:rsidP="00E723D6">
            <w:pPr>
              <w:pStyle w:val="LexisNexisPara"/>
              <w:rPr>
                <w:rFonts w:ascii="Times New Roman" w:hAnsi="Times New Roman" w:cs="Times New Roman"/>
              </w:rPr>
            </w:pPr>
          </w:p>
        </w:tc>
        <w:tc>
          <w:tcPr>
            <w:tcW w:w="2330" w:type="dxa"/>
          </w:tcPr>
          <w:p w14:paraId="5E91A466" w14:textId="77777777" w:rsidR="00EE1EB4" w:rsidRPr="00F973DE" w:rsidRDefault="00EE1EB4" w:rsidP="00E723D6">
            <w:pPr>
              <w:pStyle w:val="LexisNexisPara"/>
              <w:rPr>
                <w:rFonts w:ascii="Times New Roman" w:hAnsi="Times New Roman" w:cs="Times New Roman"/>
              </w:rPr>
            </w:pPr>
          </w:p>
        </w:tc>
        <w:tc>
          <w:tcPr>
            <w:tcW w:w="2330" w:type="dxa"/>
          </w:tcPr>
          <w:p w14:paraId="145CC61C" w14:textId="77777777" w:rsidR="00EE1EB4" w:rsidRPr="00F973DE" w:rsidRDefault="00EE1EB4" w:rsidP="00E723D6">
            <w:pPr>
              <w:pStyle w:val="LexisNexisPara"/>
              <w:rPr>
                <w:rFonts w:ascii="Times New Roman" w:hAnsi="Times New Roman" w:cs="Times New Roman"/>
              </w:rPr>
            </w:pPr>
          </w:p>
        </w:tc>
        <w:tc>
          <w:tcPr>
            <w:tcW w:w="2348" w:type="dxa"/>
          </w:tcPr>
          <w:p w14:paraId="4628D213" w14:textId="77777777" w:rsidR="00EE1EB4" w:rsidRPr="00F973DE" w:rsidRDefault="00EE1EB4" w:rsidP="00E723D6">
            <w:pPr>
              <w:pStyle w:val="LexisNexisPara"/>
              <w:rPr>
                <w:rFonts w:ascii="Times New Roman" w:hAnsi="Times New Roman" w:cs="Times New Roman"/>
              </w:rPr>
            </w:pPr>
          </w:p>
        </w:tc>
      </w:tr>
      <w:tr w:rsidR="00EE1EB4" w:rsidRPr="00F973DE" w14:paraId="5650D036" w14:textId="77777777" w:rsidTr="00E723D6">
        <w:tc>
          <w:tcPr>
            <w:tcW w:w="2342" w:type="dxa"/>
          </w:tcPr>
          <w:p w14:paraId="2B379882" w14:textId="77777777" w:rsidR="00EE1EB4" w:rsidRPr="00F973DE" w:rsidRDefault="00EE1EB4" w:rsidP="00E723D6">
            <w:pPr>
              <w:pStyle w:val="LexisNexisPara"/>
              <w:rPr>
                <w:rFonts w:ascii="Times New Roman" w:hAnsi="Times New Roman" w:cs="Times New Roman"/>
              </w:rPr>
            </w:pPr>
          </w:p>
        </w:tc>
        <w:tc>
          <w:tcPr>
            <w:tcW w:w="2330" w:type="dxa"/>
          </w:tcPr>
          <w:p w14:paraId="0EE27996" w14:textId="77777777" w:rsidR="00EE1EB4" w:rsidRPr="00F973DE" w:rsidRDefault="00EE1EB4" w:rsidP="00E723D6">
            <w:pPr>
              <w:pStyle w:val="LexisNexisPara"/>
              <w:rPr>
                <w:rFonts w:ascii="Times New Roman" w:hAnsi="Times New Roman" w:cs="Times New Roman"/>
              </w:rPr>
            </w:pPr>
          </w:p>
        </w:tc>
        <w:tc>
          <w:tcPr>
            <w:tcW w:w="2330" w:type="dxa"/>
          </w:tcPr>
          <w:p w14:paraId="215F3879" w14:textId="77777777" w:rsidR="00EE1EB4" w:rsidRPr="00F973DE" w:rsidRDefault="00EE1EB4" w:rsidP="00E723D6">
            <w:pPr>
              <w:pStyle w:val="LexisNexisPara"/>
              <w:rPr>
                <w:rFonts w:ascii="Times New Roman" w:hAnsi="Times New Roman" w:cs="Times New Roman"/>
              </w:rPr>
            </w:pPr>
          </w:p>
        </w:tc>
        <w:tc>
          <w:tcPr>
            <w:tcW w:w="2348" w:type="dxa"/>
          </w:tcPr>
          <w:p w14:paraId="5D0650A6" w14:textId="77777777" w:rsidR="00EE1EB4" w:rsidRPr="00F973DE" w:rsidRDefault="00EE1EB4" w:rsidP="00E723D6">
            <w:pPr>
              <w:pStyle w:val="LexisNexisPara"/>
              <w:rPr>
                <w:rFonts w:ascii="Times New Roman" w:hAnsi="Times New Roman" w:cs="Times New Roman"/>
              </w:rPr>
            </w:pPr>
          </w:p>
        </w:tc>
      </w:tr>
      <w:tr w:rsidR="00EE1EB4" w:rsidRPr="00F973DE" w14:paraId="29A84477" w14:textId="77777777" w:rsidTr="00E723D6">
        <w:tc>
          <w:tcPr>
            <w:tcW w:w="2342" w:type="dxa"/>
          </w:tcPr>
          <w:p w14:paraId="755094A3" w14:textId="77777777" w:rsidR="00EE1EB4" w:rsidRPr="00F973DE" w:rsidRDefault="00EE1EB4" w:rsidP="00E723D6">
            <w:pPr>
              <w:pStyle w:val="LexisNexisPara"/>
              <w:rPr>
                <w:rFonts w:ascii="Times New Roman" w:hAnsi="Times New Roman" w:cs="Times New Roman"/>
              </w:rPr>
            </w:pPr>
          </w:p>
        </w:tc>
        <w:tc>
          <w:tcPr>
            <w:tcW w:w="2330" w:type="dxa"/>
          </w:tcPr>
          <w:p w14:paraId="2F631612" w14:textId="77777777" w:rsidR="00EE1EB4" w:rsidRPr="00F973DE" w:rsidRDefault="00EE1EB4" w:rsidP="00E723D6">
            <w:pPr>
              <w:pStyle w:val="LexisNexisPara"/>
              <w:rPr>
                <w:rFonts w:ascii="Times New Roman" w:hAnsi="Times New Roman" w:cs="Times New Roman"/>
              </w:rPr>
            </w:pPr>
          </w:p>
        </w:tc>
        <w:tc>
          <w:tcPr>
            <w:tcW w:w="2330" w:type="dxa"/>
          </w:tcPr>
          <w:p w14:paraId="075276E7" w14:textId="77777777" w:rsidR="00EE1EB4" w:rsidRPr="00F973DE" w:rsidRDefault="00EE1EB4" w:rsidP="00E723D6">
            <w:pPr>
              <w:pStyle w:val="LexisNexisPara"/>
              <w:rPr>
                <w:rFonts w:ascii="Times New Roman" w:hAnsi="Times New Roman" w:cs="Times New Roman"/>
              </w:rPr>
            </w:pPr>
          </w:p>
        </w:tc>
        <w:tc>
          <w:tcPr>
            <w:tcW w:w="2348" w:type="dxa"/>
          </w:tcPr>
          <w:p w14:paraId="01A81E8A" w14:textId="77777777" w:rsidR="00EE1EB4" w:rsidRPr="00F973DE" w:rsidRDefault="00EE1EB4" w:rsidP="00E723D6">
            <w:pPr>
              <w:pStyle w:val="LexisNexisPara"/>
              <w:rPr>
                <w:rFonts w:ascii="Times New Roman" w:hAnsi="Times New Roman" w:cs="Times New Roman"/>
              </w:rPr>
            </w:pPr>
          </w:p>
        </w:tc>
      </w:tr>
      <w:tr w:rsidR="00EE1EB4" w:rsidRPr="00F973DE" w14:paraId="5B632280" w14:textId="77777777" w:rsidTr="00E723D6">
        <w:tc>
          <w:tcPr>
            <w:tcW w:w="2342" w:type="dxa"/>
          </w:tcPr>
          <w:p w14:paraId="375742C7" w14:textId="77777777" w:rsidR="00EE1EB4" w:rsidRPr="00F973DE" w:rsidRDefault="00EE1EB4" w:rsidP="00E723D6">
            <w:pPr>
              <w:pStyle w:val="LexisNexisPara"/>
              <w:rPr>
                <w:rFonts w:ascii="Times New Roman" w:hAnsi="Times New Roman" w:cs="Times New Roman"/>
              </w:rPr>
            </w:pPr>
          </w:p>
        </w:tc>
        <w:tc>
          <w:tcPr>
            <w:tcW w:w="2330" w:type="dxa"/>
          </w:tcPr>
          <w:p w14:paraId="29A99E74" w14:textId="77777777" w:rsidR="00EE1EB4" w:rsidRPr="00F973DE" w:rsidRDefault="00EE1EB4" w:rsidP="00E723D6">
            <w:pPr>
              <w:pStyle w:val="LexisNexisPara"/>
              <w:rPr>
                <w:rFonts w:ascii="Times New Roman" w:hAnsi="Times New Roman" w:cs="Times New Roman"/>
              </w:rPr>
            </w:pPr>
          </w:p>
        </w:tc>
        <w:tc>
          <w:tcPr>
            <w:tcW w:w="2330" w:type="dxa"/>
          </w:tcPr>
          <w:p w14:paraId="6B309551" w14:textId="77777777" w:rsidR="00EE1EB4" w:rsidRPr="00F973DE" w:rsidRDefault="00EE1EB4" w:rsidP="00E723D6">
            <w:pPr>
              <w:pStyle w:val="LexisNexisPara"/>
              <w:rPr>
                <w:rFonts w:ascii="Times New Roman" w:hAnsi="Times New Roman" w:cs="Times New Roman"/>
              </w:rPr>
            </w:pPr>
          </w:p>
        </w:tc>
        <w:tc>
          <w:tcPr>
            <w:tcW w:w="2348" w:type="dxa"/>
          </w:tcPr>
          <w:p w14:paraId="41DD21B6" w14:textId="77777777" w:rsidR="00EE1EB4" w:rsidRPr="00F973DE" w:rsidRDefault="00EE1EB4" w:rsidP="00E723D6">
            <w:pPr>
              <w:pStyle w:val="LexisNexisPara"/>
              <w:rPr>
                <w:rFonts w:ascii="Times New Roman" w:hAnsi="Times New Roman" w:cs="Times New Roman"/>
              </w:rPr>
            </w:pPr>
          </w:p>
        </w:tc>
      </w:tr>
      <w:tr w:rsidR="00EE1EB4" w:rsidRPr="00F973DE" w14:paraId="127706E7" w14:textId="77777777" w:rsidTr="00E723D6">
        <w:tc>
          <w:tcPr>
            <w:tcW w:w="2342" w:type="dxa"/>
          </w:tcPr>
          <w:p w14:paraId="052F6B1C" w14:textId="77777777" w:rsidR="00EE1EB4" w:rsidRPr="00F973DE" w:rsidRDefault="00EE1EB4" w:rsidP="00E723D6">
            <w:pPr>
              <w:pStyle w:val="LexisNexisPara"/>
              <w:rPr>
                <w:rFonts w:ascii="Times New Roman" w:hAnsi="Times New Roman" w:cs="Times New Roman"/>
              </w:rPr>
            </w:pPr>
          </w:p>
        </w:tc>
        <w:tc>
          <w:tcPr>
            <w:tcW w:w="2330" w:type="dxa"/>
          </w:tcPr>
          <w:p w14:paraId="072CC626" w14:textId="77777777" w:rsidR="00EE1EB4" w:rsidRPr="00F973DE" w:rsidRDefault="00EE1EB4" w:rsidP="00E723D6">
            <w:pPr>
              <w:pStyle w:val="LexisNexisPara"/>
              <w:rPr>
                <w:rFonts w:ascii="Times New Roman" w:hAnsi="Times New Roman" w:cs="Times New Roman"/>
              </w:rPr>
            </w:pPr>
          </w:p>
        </w:tc>
        <w:tc>
          <w:tcPr>
            <w:tcW w:w="2330" w:type="dxa"/>
          </w:tcPr>
          <w:p w14:paraId="5BBA6363" w14:textId="77777777" w:rsidR="00EE1EB4" w:rsidRPr="00F973DE" w:rsidRDefault="00EE1EB4" w:rsidP="00E723D6">
            <w:pPr>
              <w:pStyle w:val="LexisNexisPara"/>
              <w:rPr>
                <w:rFonts w:ascii="Times New Roman" w:hAnsi="Times New Roman" w:cs="Times New Roman"/>
              </w:rPr>
            </w:pPr>
          </w:p>
        </w:tc>
        <w:tc>
          <w:tcPr>
            <w:tcW w:w="2348" w:type="dxa"/>
          </w:tcPr>
          <w:p w14:paraId="1883C707" w14:textId="77777777" w:rsidR="00EE1EB4" w:rsidRPr="00F973DE" w:rsidRDefault="00EE1EB4" w:rsidP="00E723D6">
            <w:pPr>
              <w:pStyle w:val="LexisNexisPara"/>
              <w:rPr>
                <w:rFonts w:ascii="Times New Roman" w:hAnsi="Times New Roman" w:cs="Times New Roman"/>
              </w:rPr>
            </w:pPr>
          </w:p>
        </w:tc>
      </w:tr>
      <w:tr w:rsidR="00EE1EB4" w:rsidRPr="00F973DE" w14:paraId="72A3488F" w14:textId="77777777" w:rsidTr="00E723D6">
        <w:tc>
          <w:tcPr>
            <w:tcW w:w="2342" w:type="dxa"/>
          </w:tcPr>
          <w:p w14:paraId="7B507799" w14:textId="77777777" w:rsidR="00EE1EB4" w:rsidRPr="00F973DE" w:rsidRDefault="00EE1EB4" w:rsidP="00E723D6">
            <w:pPr>
              <w:pStyle w:val="LexisNexisPara"/>
              <w:rPr>
                <w:rFonts w:ascii="Times New Roman" w:hAnsi="Times New Roman" w:cs="Times New Roman"/>
              </w:rPr>
            </w:pPr>
          </w:p>
        </w:tc>
        <w:tc>
          <w:tcPr>
            <w:tcW w:w="2330" w:type="dxa"/>
          </w:tcPr>
          <w:p w14:paraId="590924D0" w14:textId="77777777" w:rsidR="00EE1EB4" w:rsidRPr="00F973DE" w:rsidRDefault="00EE1EB4" w:rsidP="00E723D6">
            <w:pPr>
              <w:pStyle w:val="LexisNexisPara"/>
              <w:rPr>
                <w:rFonts w:ascii="Times New Roman" w:hAnsi="Times New Roman" w:cs="Times New Roman"/>
              </w:rPr>
            </w:pPr>
          </w:p>
        </w:tc>
        <w:tc>
          <w:tcPr>
            <w:tcW w:w="2330" w:type="dxa"/>
          </w:tcPr>
          <w:p w14:paraId="4ED61FB2" w14:textId="77777777" w:rsidR="00EE1EB4" w:rsidRPr="00F973DE" w:rsidRDefault="00EE1EB4" w:rsidP="00E723D6">
            <w:pPr>
              <w:pStyle w:val="LexisNexisPara"/>
              <w:rPr>
                <w:rFonts w:ascii="Times New Roman" w:hAnsi="Times New Roman" w:cs="Times New Roman"/>
              </w:rPr>
            </w:pPr>
          </w:p>
        </w:tc>
        <w:tc>
          <w:tcPr>
            <w:tcW w:w="2348" w:type="dxa"/>
          </w:tcPr>
          <w:p w14:paraId="078ACB3B" w14:textId="77777777" w:rsidR="00EE1EB4" w:rsidRPr="00F973DE" w:rsidRDefault="00EE1EB4" w:rsidP="00E723D6">
            <w:pPr>
              <w:pStyle w:val="LexisNexisPara"/>
              <w:rPr>
                <w:rFonts w:ascii="Times New Roman" w:hAnsi="Times New Roman" w:cs="Times New Roman"/>
              </w:rPr>
            </w:pPr>
          </w:p>
        </w:tc>
      </w:tr>
      <w:tr w:rsidR="00EE1EB4" w:rsidRPr="00F973DE" w14:paraId="2542334A" w14:textId="77777777" w:rsidTr="00E723D6">
        <w:tc>
          <w:tcPr>
            <w:tcW w:w="2342" w:type="dxa"/>
          </w:tcPr>
          <w:p w14:paraId="7D2383A4" w14:textId="77777777" w:rsidR="00EE1EB4" w:rsidRPr="00F973DE" w:rsidRDefault="00EE1EB4" w:rsidP="00E723D6">
            <w:pPr>
              <w:pStyle w:val="LexisNexisPara"/>
              <w:rPr>
                <w:rFonts w:ascii="Times New Roman" w:hAnsi="Times New Roman" w:cs="Times New Roman"/>
              </w:rPr>
            </w:pPr>
          </w:p>
        </w:tc>
        <w:tc>
          <w:tcPr>
            <w:tcW w:w="2330" w:type="dxa"/>
          </w:tcPr>
          <w:p w14:paraId="567E27C8" w14:textId="77777777" w:rsidR="00EE1EB4" w:rsidRPr="00F973DE" w:rsidRDefault="00EE1EB4" w:rsidP="00E723D6">
            <w:pPr>
              <w:pStyle w:val="LexisNexisPara"/>
              <w:rPr>
                <w:rFonts w:ascii="Times New Roman" w:hAnsi="Times New Roman" w:cs="Times New Roman"/>
              </w:rPr>
            </w:pPr>
          </w:p>
        </w:tc>
        <w:tc>
          <w:tcPr>
            <w:tcW w:w="2330" w:type="dxa"/>
          </w:tcPr>
          <w:p w14:paraId="40C91194" w14:textId="77777777" w:rsidR="00EE1EB4" w:rsidRPr="00F973DE" w:rsidRDefault="00EE1EB4" w:rsidP="00E723D6">
            <w:pPr>
              <w:pStyle w:val="LexisNexisPara"/>
              <w:rPr>
                <w:rFonts w:ascii="Times New Roman" w:hAnsi="Times New Roman" w:cs="Times New Roman"/>
              </w:rPr>
            </w:pPr>
          </w:p>
        </w:tc>
        <w:tc>
          <w:tcPr>
            <w:tcW w:w="2348" w:type="dxa"/>
          </w:tcPr>
          <w:p w14:paraId="7CB42025" w14:textId="77777777" w:rsidR="00EE1EB4" w:rsidRPr="00F973DE" w:rsidRDefault="00EE1EB4" w:rsidP="00E723D6">
            <w:pPr>
              <w:pStyle w:val="LexisNexisPara"/>
              <w:rPr>
                <w:rFonts w:ascii="Times New Roman" w:hAnsi="Times New Roman" w:cs="Times New Roman"/>
              </w:rPr>
            </w:pPr>
          </w:p>
        </w:tc>
      </w:tr>
    </w:tbl>
    <w:p w14:paraId="77B65D7E" w14:textId="77777777" w:rsidR="00EE1EB4" w:rsidRDefault="00EE1EB4" w:rsidP="00EE1EB4">
      <w:pPr>
        <w:pStyle w:val="LexisNexisPara"/>
      </w:pPr>
    </w:p>
    <w:p w14:paraId="642CAC5D" w14:textId="77777777" w:rsidR="00DA7305" w:rsidRDefault="00DA7305" w:rsidP="00DA7305">
      <w:pPr>
        <w:spacing w:before="200" w:line="300" w:lineRule="atLeast"/>
        <w:ind w:left="360"/>
        <w:jc w:val="center"/>
      </w:pPr>
    </w:p>
    <w:p w14:paraId="29D14982" w14:textId="77777777" w:rsidR="00EE1EB4" w:rsidRDefault="00EE1EB4" w:rsidP="00DA7305">
      <w:pPr>
        <w:spacing w:before="200" w:line="300" w:lineRule="atLeast"/>
        <w:ind w:left="360"/>
        <w:jc w:val="center"/>
      </w:pPr>
    </w:p>
    <w:p w14:paraId="0C9BC9CA" w14:textId="77777777" w:rsidR="00EE1EB4" w:rsidRDefault="00EE1EB4" w:rsidP="00DA7305">
      <w:pPr>
        <w:spacing w:before="200" w:line="300" w:lineRule="atLeast"/>
        <w:ind w:left="360"/>
        <w:jc w:val="center"/>
      </w:pPr>
    </w:p>
    <w:p w14:paraId="44D0E74D" w14:textId="40F22F00" w:rsidR="00DA7305" w:rsidRPr="00190D45" w:rsidRDefault="00DA7305" w:rsidP="00DA7305">
      <w:pPr>
        <w:spacing w:before="200" w:line="300" w:lineRule="atLeast"/>
        <w:ind w:left="360"/>
        <w:jc w:val="center"/>
        <w:rPr>
          <w:b/>
          <w:bCs/>
          <w:u w:val="single"/>
        </w:rPr>
      </w:pPr>
      <w:r w:rsidRPr="00190D45">
        <w:rPr>
          <w:b/>
          <w:bCs/>
          <w:u w:val="single"/>
        </w:rPr>
        <w:t>Shareholders Register</w:t>
      </w:r>
    </w:p>
    <w:p w14:paraId="5F239701" w14:textId="77777777" w:rsidR="001024E4" w:rsidRDefault="001024E4" w:rsidP="001024E4">
      <w:pPr>
        <w:pStyle w:val="LexisNexisPara"/>
        <w:jc w:val="center"/>
        <w:rPr>
          <w:b/>
          <w:caps/>
        </w:rPr>
      </w:pPr>
      <w:r>
        <w:rPr>
          <w:b/>
          <w:caps/>
        </w:rPr>
        <w:t>SHAREHOLDER REGISTER</w:t>
      </w:r>
    </w:p>
    <w:p w14:paraId="7364FCC4" w14:textId="77777777" w:rsidR="001024E4" w:rsidRDefault="001024E4" w:rsidP="001024E4">
      <w:pPr>
        <w:pStyle w:val="LexisNexisPara"/>
        <w:jc w:val="center"/>
        <w:rPr>
          <w:b/>
          <w:caps/>
        </w:rPr>
      </w:pPr>
      <w:r>
        <w:rPr>
          <w:b/>
          <w:caps/>
        </w:rPr>
        <w:t>of</w:t>
      </w:r>
    </w:p>
    <w:p w14:paraId="0441F1A1" w14:textId="77777777" w:rsidR="001024E4" w:rsidRDefault="001024E4" w:rsidP="001024E4">
      <w:pPr>
        <w:pStyle w:val="LexisNexisPara"/>
        <w:jc w:val="center"/>
        <w:rPr>
          <w:b/>
          <w:caps/>
        </w:rPr>
      </w:pPr>
      <w:r>
        <w:rPr>
          <w:b/>
          <w:caps/>
        </w:rPr>
        <w:t>SNOWCAP FINANCIAL LIMITED</w:t>
      </w:r>
    </w:p>
    <w:p w14:paraId="70DF5BDE" w14:textId="77777777" w:rsidR="001024E4" w:rsidRDefault="001024E4" w:rsidP="001024E4">
      <w:pPr>
        <w:pStyle w:val="LexisNexisPara"/>
        <w:jc w:val="center"/>
        <w:rPr>
          <w:b/>
          <w:caps/>
        </w:rPr>
      </w:pPr>
      <w:r>
        <w:rPr>
          <w:b/>
          <w:caps/>
        </w:rPr>
        <w:t>(THE “CORPORATION”)</w:t>
      </w:r>
    </w:p>
    <w:p w14:paraId="43D43E32" w14:textId="77777777" w:rsidR="001024E4" w:rsidRDefault="001024E4" w:rsidP="001024E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c>
          <w:tcPr>
            <w:tcW w:w="2342" w:type="dxa"/>
          </w:tcPr>
          <w:p w14:paraId="4062E964"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Name of Registered Holder</w:t>
            </w:r>
          </w:p>
        </w:tc>
        <w:tc>
          <w:tcPr>
            <w:tcW w:w="2330" w:type="dxa"/>
          </w:tcPr>
          <w:p w14:paraId="2DA08A61"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Address</w:t>
            </w:r>
          </w:p>
        </w:tc>
        <w:tc>
          <w:tcPr>
            <w:tcW w:w="2330" w:type="dxa"/>
          </w:tcPr>
          <w:p w14:paraId="02E9780B"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Number of Shares</w:t>
            </w:r>
          </w:p>
        </w:tc>
        <w:tc>
          <w:tcPr>
            <w:tcW w:w="2348" w:type="dxa"/>
          </w:tcPr>
          <w:p w14:paraId="51AEF870"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Class/Series</w:t>
            </w:r>
          </w:p>
        </w:tc>
      </w:tr>
      <w:tr w:rsidR="001024E4" w:rsidRPr="00F973DE" w14:paraId="536401B5" w14:textId="77777777" w:rsidTr="00E723D6">
        <w:tc>
          <w:tcPr>
            <w:tcW w:w="2342" w:type="dxa"/>
          </w:tcPr>
          <w:p w14:paraId="365208B7"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Jose David Barrios</w:t>
            </w:r>
          </w:p>
        </w:tc>
        <w:tc>
          <w:tcPr>
            <w:tcW w:w="2330" w:type="dxa"/>
          </w:tcPr>
          <w:p w14:paraId="0425161F" w14:textId="77777777" w:rsidR="001024E4" w:rsidRPr="00F649C2" w:rsidRDefault="001024E4" w:rsidP="00E723D6">
            <w:pPr>
              <w:pStyle w:val="LexisNexisPara"/>
              <w:rPr>
                <w:rFonts w:ascii="Times New Roman" w:hAnsi="Times New Roman" w:cs="Times New Roman"/>
                <w:strike/>
                <w:sz w:val="18"/>
                <w:szCs w:val="18"/>
                <w:lang w:val="pt-PT"/>
                <w:rPrChange w:id="47" w:author="Maayan Dana Nir, Adv" w:date="2025-02-16T11:58:00Z" w16du:dateUtc="2025-02-16T09:58:00Z">
                  <w:rPr>
                    <w:rFonts w:ascii="Times New Roman" w:hAnsi="Times New Roman" w:cs="Times New Roman"/>
                    <w:strike/>
                    <w:sz w:val="18"/>
                    <w:szCs w:val="18"/>
                  </w:rPr>
                </w:rPrChange>
              </w:rPr>
            </w:pPr>
            <w:r w:rsidRPr="00F649C2">
              <w:rPr>
                <w:rFonts w:cs="Times New Roman"/>
                <w:sz w:val="18"/>
                <w:szCs w:val="18"/>
                <w:lang w:val="pt-PT"/>
                <w:rPrChange w:id="48" w:author="Maayan Dana Nir, Adv" w:date="2025-02-16T11:58:00Z" w16du:dateUtc="2025-02-16T09:58:00Z">
                  <w:rPr>
                    <w:rFonts w:cs="Times New Roman"/>
                    <w:sz w:val="18"/>
                    <w:szCs w:val="18"/>
                  </w:rPr>
                </w:rPrChange>
              </w:rPr>
              <w:t>Avenida Paseo Monte Miranda 13, Piamonte, 76246, Queretaro, Mexico</w:t>
            </w:r>
          </w:p>
        </w:tc>
        <w:tc>
          <w:tcPr>
            <w:tcW w:w="2330" w:type="dxa"/>
          </w:tcPr>
          <w:p w14:paraId="1DCE5B3C" w14:textId="2ADCEF99"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1</w:t>
            </w:r>
            <w:ins w:id="49" w:author="Matthew Levine" w:date="2025-02-12T13:42:00Z" w16du:dateUtc="2025-02-12T18:42:00Z">
              <w:r w:rsidR="00E66146">
                <w:rPr>
                  <w:rFonts w:ascii="Times New Roman" w:hAnsi="Times New Roman" w:cs="Times New Roman"/>
                  <w:strike/>
                  <w:sz w:val="18"/>
                  <w:szCs w:val="18"/>
                </w:rPr>
                <w:t>0</w:t>
              </w:r>
            </w:ins>
            <w:r w:rsidRPr="00190D45">
              <w:rPr>
                <w:rFonts w:ascii="Times New Roman" w:hAnsi="Times New Roman" w:cs="Times New Roman"/>
                <w:strike/>
                <w:sz w:val="18"/>
                <w:szCs w:val="18"/>
              </w:rPr>
              <w:t>,000</w:t>
            </w:r>
          </w:p>
        </w:tc>
        <w:tc>
          <w:tcPr>
            <w:tcW w:w="2348" w:type="dxa"/>
          </w:tcPr>
          <w:p w14:paraId="108EDA93"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Common</w:t>
            </w:r>
          </w:p>
        </w:tc>
      </w:tr>
      <w:tr w:rsidR="001024E4" w:rsidRPr="00F973DE" w14:paraId="33D3E50A" w14:textId="77777777" w:rsidTr="00E723D6">
        <w:tc>
          <w:tcPr>
            <w:tcW w:w="2342" w:type="dxa"/>
          </w:tcPr>
          <w:p w14:paraId="3EA26175"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Maple Wave Capital Inc</w:t>
            </w:r>
          </w:p>
        </w:tc>
        <w:tc>
          <w:tcPr>
            <w:tcW w:w="2330" w:type="dxa"/>
          </w:tcPr>
          <w:p w14:paraId="7681A423"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1235 Bay Suite 700, Toronto ON M5R 3K4 Canada</w:t>
            </w:r>
          </w:p>
        </w:tc>
        <w:tc>
          <w:tcPr>
            <w:tcW w:w="2330" w:type="dxa"/>
          </w:tcPr>
          <w:p w14:paraId="6682BC5D" w14:textId="4C0DA824"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w:t>
            </w:r>
            <w:ins w:id="50" w:author="Matthew Levine" w:date="2025-02-12T13:42:00Z" w16du:dateUtc="2025-02-12T18:42:00Z">
              <w:r w:rsidR="00E66146">
                <w:rPr>
                  <w:rFonts w:ascii="Times New Roman" w:hAnsi="Times New Roman" w:cs="Times New Roman"/>
                  <w:sz w:val="18"/>
                  <w:szCs w:val="18"/>
                </w:rPr>
                <w:t>0</w:t>
              </w:r>
            </w:ins>
            <w:r w:rsidRPr="00190D45">
              <w:rPr>
                <w:rFonts w:ascii="Times New Roman" w:hAnsi="Times New Roman" w:cs="Times New Roman"/>
                <w:sz w:val="18"/>
                <w:szCs w:val="18"/>
              </w:rPr>
              <w:t>,000</w:t>
            </w:r>
          </w:p>
        </w:tc>
        <w:tc>
          <w:tcPr>
            <w:tcW w:w="2348" w:type="dxa"/>
          </w:tcPr>
          <w:p w14:paraId="40811A1F"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Common</w:t>
            </w:r>
          </w:p>
        </w:tc>
      </w:tr>
      <w:tr w:rsidR="001024E4" w:rsidRPr="00F973DE" w14:paraId="6EFD2E23" w14:textId="77777777" w:rsidTr="00E723D6">
        <w:tc>
          <w:tcPr>
            <w:tcW w:w="2342" w:type="dxa"/>
          </w:tcPr>
          <w:p w14:paraId="630678F0" w14:textId="77777777" w:rsidR="001024E4" w:rsidRPr="00F973DE" w:rsidRDefault="001024E4" w:rsidP="00E723D6">
            <w:pPr>
              <w:pStyle w:val="LexisNexisPara"/>
              <w:rPr>
                <w:rFonts w:ascii="Times New Roman" w:hAnsi="Times New Roman" w:cs="Times New Roman"/>
              </w:rPr>
            </w:pPr>
          </w:p>
        </w:tc>
        <w:tc>
          <w:tcPr>
            <w:tcW w:w="2330" w:type="dxa"/>
          </w:tcPr>
          <w:p w14:paraId="0A5A73E5" w14:textId="77777777" w:rsidR="001024E4" w:rsidRPr="00F973DE" w:rsidRDefault="001024E4" w:rsidP="00E723D6">
            <w:pPr>
              <w:pStyle w:val="LexisNexisPara"/>
              <w:rPr>
                <w:rFonts w:ascii="Times New Roman" w:hAnsi="Times New Roman" w:cs="Times New Roman"/>
              </w:rPr>
            </w:pPr>
          </w:p>
        </w:tc>
        <w:tc>
          <w:tcPr>
            <w:tcW w:w="2330" w:type="dxa"/>
          </w:tcPr>
          <w:p w14:paraId="4B1CD076" w14:textId="77777777" w:rsidR="001024E4" w:rsidRPr="00F973DE" w:rsidRDefault="001024E4" w:rsidP="00E723D6">
            <w:pPr>
              <w:pStyle w:val="LexisNexisPara"/>
              <w:rPr>
                <w:rFonts w:ascii="Times New Roman" w:hAnsi="Times New Roman" w:cs="Times New Roman"/>
              </w:rPr>
            </w:pPr>
          </w:p>
        </w:tc>
        <w:tc>
          <w:tcPr>
            <w:tcW w:w="2348" w:type="dxa"/>
          </w:tcPr>
          <w:p w14:paraId="2B762885" w14:textId="77777777" w:rsidR="001024E4" w:rsidRPr="00F973DE" w:rsidRDefault="001024E4" w:rsidP="00E723D6">
            <w:pPr>
              <w:pStyle w:val="LexisNexisPara"/>
              <w:rPr>
                <w:rFonts w:ascii="Times New Roman" w:hAnsi="Times New Roman" w:cs="Times New Roman"/>
              </w:rPr>
            </w:pPr>
          </w:p>
        </w:tc>
      </w:tr>
      <w:tr w:rsidR="001024E4" w:rsidRPr="00F973DE" w14:paraId="6603FEF2" w14:textId="77777777" w:rsidTr="00E723D6">
        <w:tc>
          <w:tcPr>
            <w:tcW w:w="2342" w:type="dxa"/>
          </w:tcPr>
          <w:p w14:paraId="01DFDAEC" w14:textId="77777777" w:rsidR="001024E4" w:rsidRPr="00F973DE" w:rsidRDefault="001024E4" w:rsidP="00E723D6">
            <w:pPr>
              <w:pStyle w:val="LexisNexisPara"/>
              <w:rPr>
                <w:rFonts w:ascii="Times New Roman" w:hAnsi="Times New Roman" w:cs="Times New Roman"/>
              </w:rPr>
            </w:pPr>
          </w:p>
        </w:tc>
        <w:tc>
          <w:tcPr>
            <w:tcW w:w="2330" w:type="dxa"/>
          </w:tcPr>
          <w:p w14:paraId="03DE39EC" w14:textId="77777777" w:rsidR="001024E4" w:rsidRPr="00F973DE" w:rsidRDefault="001024E4" w:rsidP="00E723D6">
            <w:pPr>
              <w:pStyle w:val="LexisNexisPara"/>
              <w:rPr>
                <w:rFonts w:ascii="Times New Roman" w:hAnsi="Times New Roman" w:cs="Times New Roman"/>
              </w:rPr>
            </w:pPr>
          </w:p>
        </w:tc>
        <w:tc>
          <w:tcPr>
            <w:tcW w:w="2330" w:type="dxa"/>
          </w:tcPr>
          <w:p w14:paraId="7F60D053" w14:textId="77777777" w:rsidR="001024E4" w:rsidRPr="00F973DE" w:rsidRDefault="001024E4" w:rsidP="00E723D6">
            <w:pPr>
              <w:pStyle w:val="LexisNexisPara"/>
              <w:rPr>
                <w:rFonts w:ascii="Times New Roman" w:hAnsi="Times New Roman" w:cs="Times New Roman"/>
              </w:rPr>
            </w:pPr>
          </w:p>
        </w:tc>
        <w:tc>
          <w:tcPr>
            <w:tcW w:w="2348" w:type="dxa"/>
          </w:tcPr>
          <w:p w14:paraId="4024FCD3" w14:textId="77777777" w:rsidR="001024E4" w:rsidRPr="00F973DE" w:rsidRDefault="001024E4" w:rsidP="00E723D6">
            <w:pPr>
              <w:pStyle w:val="LexisNexisPara"/>
              <w:rPr>
                <w:rFonts w:ascii="Times New Roman" w:hAnsi="Times New Roman" w:cs="Times New Roman"/>
              </w:rPr>
            </w:pPr>
          </w:p>
        </w:tc>
      </w:tr>
      <w:tr w:rsidR="001024E4" w:rsidRPr="00F973DE" w14:paraId="60754E93" w14:textId="77777777" w:rsidTr="00E723D6">
        <w:tc>
          <w:tcPr>
            <w:tcW w:w="2342" w:type="dxa"/>
          </w:tcPr>
          <w:p w14:paraId="42587104" w14:textId="77777777" w:rsidR="001024E4" w:rsidRPr="00F973DE" w:rsidRDefault="001024E4" w:rsidP="00E723D6">
            <w:pPr>
              <w:pStyle w:val="LexisNexisPara"/>
              <w:rPr>
                <w:rFonts w:ascii="Times New Roman" w:hAnsi="Times New Roman" w:cs="Times New Roman"/>
              </w:rPr>
            </w:pPr>
          </w:p>
        </w:tc>
        <w:tc>
          <w:tcPr>
            <w:tcW w:w="2330" w:type="dxa"/>
          </w:tcPr>
          <w:p w14:paraId="55F47DE5" w14:textId="77777777" w:rsidR="001024E4" w:rsidRPr="00F973DE" w:rsidRDefault="001024E4" w:rsidP="00E723D6">
            <w:pPr>
              <w:pStyle w:val="LexisNexisPara"/>
              <w:rPr>
                <w:rFonts w:ascii="Times New Roman" w:hAnsi="Times New Roman" w:cs="Times New Roman"/>
              </w:rPr>
            </w:pPr>
          </w:p>
        </w:tc>
        <w:tc>
          <w:tcPr>
            <w:tcW w:w="2330" w:type="dxa"/>
          </w:tcPr>
          <w:p w14:paraId="1F8E930F" w14:textId="77777777" w:rsidR="001024E4" w:rsidRPr="00F973DE" w:rsidRDefault="001024E4" w:rsidP="00E723D6">
            <w:pPr>
              <w:pStyle w:val="LexisNexisPara"/>
              <w:rPr>
                <w:rFonts w:ascii="Times New Roman" w:hAnsi="Times New Roman" w:cs="Times New Roman"/>
              </w:rPr>
            </w:pPr>
          </w:p>
        </w:tc>
        <w:tc>
          <w:tcPr>
            <w:tcW w:w="2348" w:type="dxa"/>
          </w:tcPr>
          <w:p w14:paraId="3BAC6A43" w14:textId="77777777" w:rsidR="001024E4" w:rsidRPr="00F973DE" w:rsidRDefault="001024E4" w:rsidP="00E723D6">
            <w:pPr>
              <w:pStyle w:val="LexisNexisPara"/>
              <w:rPr>
                <w:rFonts w:ascii="Times New Roman" w:hAnsi="Times New Roman" w:cs="Times New Roman"/>
              </w:rPr>
            </w:pPr>
          </w:p>
        </w:tc>
      </w:tr>
      <w:tr w:rsidR="001024E4" w:rsidRPr="00F973DE" w14:paraId="6C85020F" w14:textId="77777777" w:rsidTr="00E723D6">
        <w:tc>
          <w:tcPr>
            <w:tcW w:w="2342" w:type="dxa"/>
          </w:tcPr>
          <w:p w14:paraId="0F544D20" w14:textId="77777777" w:rsidR="001024E4" w:rsidRPr="00F973DE" w:rsidRDefault="001024E4" w:rsidP="00E723D6">
            <w:pPr>
              <w:pStyle w:val="LexisNexisPara"/>
              <w:rPr>
                <w:rFonts w:ascii="Times New Roman" w:hAnsi="Times New Roman" w:cs="Times New Roman"/>
              </w:rPr>
            </w:pPr>
          </w:p>
        </w:tc>
        <w:tc>
          <w:tcPr>
            <w:tcW w:w="2330" w:type="dxa"/>
          </w:tcPr>
          <w:p w14:paraId="301F716F" w14:textId="77777777" w:rsidR="001024E4" w:rsidRPr="00F973DE" w:rsidRDefault="001024E4" w:rsidP="00E723D6">
            <w:pPr>
              <w:pStyle w:val="LexisNexisPara"/>
              <w:rPr>
                <w:rFonts w:ascii="Times New Roman" w:hAnsi="Times New Roman" w:cs="Times New Roman"/>
              </w:rPr>
            </w:pPr>
          </w:p>
        </w:tc>
        <w:tc>
          <w:tcPr>
            <w:tcW w:w="2330" w:type="dxa"/>
          </w:tcPr>
          <w:p w14:paraId="414F7AA1" w14:textId="77777777" w:rsidR="001024E4" w:rsidRPr="00F973DE" w:rsidRDefault="001024E4" w:rsidP="00E723D6">
            <w:pPr>
              <w:pStyle w:val="LexisNexisPara"/>
              <w:rPr>
                <w:rFonts w:ascii="Times New Roman" w:hAnsi="Times New Roman" w:cs="Times New Roman"/>
              </w:rPr>
            </w:pPr>
          </w:p>
        </w:tc>
        <w:tc>
          <w:tcPr>
            <w:tcW w:w="2348" w:type="dxa"/>
          </w:tcPr>
          <w:p w14:paraId="21203B05" w14:textId="77777777" w:rsidR="001024E4" w:rsidRPr="00F973DE" w:rsidRDefault="001024E4" w:rsidP="00E723D6">
            <w:pPr>
              <w:pStyle w:val="LexisNexisPara"/>
              <w:rPr>
                <w:rFonts w:ascii="Times New Roman" w:hAnsi="Times New Roman" w:cs="Times New Roman"/>
              </w:rPr>
            </w:pPr>
          </w:p>
        </w:tc>
      </w:tr>
      <w:tr w:rsidR="001024E4" w:rsidRPr="00F973DE" w14:paraId="3481F92D" w14:textId="77777777" w:rsidTr="00E723D6">
        <w:tc>
          <w:tcPr>
            <w:tcW w:w="2342" w:type="dxa"/>
          </w:tcPr>
          <w:p w14:paraId="45ACF215" w14:textId="77777777" w:rsidR="001024E4" w:rsidRPr="00F973DE" w:rsidRDefault="001024E4" w:rsidP="00E723D6">
            <w:pPr>
              <w:pStyle w:val="LexisNexisPara"/>
              <w:rPr>
                <w:rFonts w:ascii="Times New Roman" w:hAnsi="Times New Roman" w:cs="Times New Roman"/>
              </w:rPr>
            </w:pPr>
          </w:p>
        </w:tc>
        <w:tc>
          <w:tcPr>
            <w:tcW w:w="2330" w:type="dxa"/>
          </w:tcPr>
          <w:p w14:paraId="16CFFA8E" w14:textId="77777777" w:rsidR="001024E4" w:rsidRPr="00F973DE" w:rsidRDefault="001024E4" w:rsidP="00E723D6">
            <w:pPr>
              <w:pStyle w:val="LexisNexisPara"/>
              <w:rPr>
                <w:rFonts w:ascii="Times New Roman" w:hAnsi="Times New Roman" w:cs="Times New Roman"/>
              </w:rPr>
            </w:pPr>
          </w:p>
        </w:tc>
        <w:tc>
          <w:tcPr>
            <w:tcW w:w="2330" w:type="dxa"/>
          </w:tcPr>
          <w:p w14:paraId="43CBD4C8" w14:textId="77777777" w:rsidR="001024E4" w:rsidRPr="00F973DE" w:rsidRDefault="001024E4" w:rsidP="00E723D6">
            <w:pPr>
              <w:pStyle w:val="LexisNexisPara"/>
              <w:rPr>
                <w:rFonts w:ascii="Times New Roman" w:hAnsi="Times New Roman" w:cs="Times New Roman"/>
              </w:rPr>
            </w:pPr>
          </w:p>
        </w:tc>
        <w:tc>
          <w:tcPr>
            <w:tcW w:w="2348" w:type="dxa"/>
          </w:tcPr>
          <w:p w14:paraId="7DAEC329" w14:textId="77777777" w:rsidR="001024E4" w:rsidRPr="00F973DE" w:rsidRDefault="001024E4" w:rsidP="00E723D6">
            <w:pPr>
              <w:pStyle w:val="LexisNexisPara"/>
              <w:rPr>
                <w:rFonts w:ascii="Times New Roman" w:hAnsi="Times New Roman" w:cs="Times New Roman"/>
              </w:rPr>
            </w:pPr>
          </w:p>
        </w:tc>
      </w:tr>
      <w:tr w:rsidR="001024E4" w:rsidRPr="00F973DE" w14:paraId="75CB5694" w14:textId="77777777" w:rsidTr="00E723D6">
        <w:tc>
          <w:tcPr>
            <w:tcW w:w="2342" w:type="dxa"/>
          </w:tcPr>
          <w:p w14:paraId="794101CB" w14:textId="77777777" w:rsidR="001024E4" w:rsidRPr="00F973DE" w:rsidRDefault="001024E4" w:rsidP="00E723D6">
            <w:pPr>
              <w:pStyle w:val="LexisNexisPara"/>
              <w:rPr>
                <w:rFonts w:ascii="Times New Roman" w:hAnsi="Times New Roman" w:cs="Times New Roman"/>
              </w:rPr>
            </w:pPr>
          </w:p>
        </w:tc>
        <w:tc>
          <w:tcPr>
            <w:tcW w:w="2330" w:type="dxa"/>
          </w:tcPr>
          <w:p w14:paraId="4DEECFC4" w14:textId="77777777" w:rsidR="001024E4" w:rsidRPr="00F973DE" w:rsidRDefault="001024E4" w:rsidP="00E723D6">
            <w:pPr>
              <w:pStyle w:val="LexisNexisPara"/>
              <w:rPr>
                <w:rFonts w:ascii="Times New Roman" w:hAnsi="Times New Roman" w:cs="Times New Roman"/>
              </w:rPr>
            </w:pPr>
          </w:p>
        </w:tc>
        <w:tc>
          <w:tcPr>
            <w:tcW w:w="2330" w:type="dxa"/>
          </w:tcPr>
          <w:p w14:paraId="5DA57854" w14:textId="77777777" w:rsidR="001024E4" w:rsidRPr="00F973DE" w:rsidRDefault="001024E4" w:rsidP="00E723D6">
            <w:pPr>
              <w:pStyle w:val="LexisNexisPara"/>
              <w:rPr>
                <w:rFonts w:ascii="Times New Roman" w:hAnsi="Times New Roman" w:cs="Times New Roman"/>
              </w:rPr>
            </w:pPr>
          </w:p>
        </w:tc>
        <w:tc>
          <w:tcPr>
            <w:tcW w:w="2348" w:type="dxa"/>
          </w:tcPr>
          <w:p w14:paraId="30061E76" w14:textId="77777777" w:rsidR="001024E4" w:rsidRPr="00F973DE" w:rsidRDefault="001024E4" w:rsidP="00E723D6">
            <w:pPr>
              <w:pStyle w:val="LexisNexisPara"/>
              <w:rPr>
                <w:rFonts w:ascii="Times New Roman" w:hAnsi="Times New Roman" w:cs="Times New Roman"/>
              </w:rPr>
            </w:pPr>
          </w:p>
        </w:tc>
      </w:tr>
      <w:tr w:rsidR="001024E4" w:rsidRPr="00F973DE" w14:paraId="7369F670" w14:textId="77777777" w:rsidTr="00E723D6">
        <w:tc>
          <w:tcPr>
            <w:tcW w:w="2342" w:type="dxa"/>
          </w:tcPr>
          <w:p w14:paraId="14C55112" w14:textId="77777777" w:rsidR="001024E4" w:rsidRPr="00F973DE" w:rsidRDefault="001024E4" w:rsidP="00E723D6">
            <w:pPr>
              <w:pStyle w:val="LexisNexisPara"/>
              <w:rPr>
                <w:rFonts w:ascii="Times New Roman" w:hAnsi="Times New Roman" w:cs="Times New Roman"/>
              </w:rPr>
            </w:pPr>
          </w:p>
        </w:tc>
        <w:tc>
          <w:tcPr>
            <w:tcW w:w="2330" w:type="dxa"/>
          </w:tcPr>
          <w:p w14:paraId="70C3E931" w14:textId="77777777" w:rsidR="001024E4" w:rsidRPr="00F973DE" w:rsidRDefault="001024E4" w:rsidP="00E723D6">
            <w:pPr>
              <w:pStyle w:val="LexisNexisPara"/>
              <w:rPr>
                <w:rFonts w:ascii="Times New Roman" w:hAnsi="Times New Roman" w:cs="Times New Roman"/>
              </w:rPr>
            </w:pPr>
          </w:p>
        </w:tc>
        <w:tc>
          <w:tcPr>
            <w:tcW w:w="2330" w:type="dxa"/>
          </w:tcPr>
          <w:p w14:paraId="26D5EBD9" w14:textId="77777777" w:rsidR="001024E4" w:rsidRPr="00F973DE" w:rsidRDefault="001024E4" w:rsidP="00E723D6">
            <w:pPr>
              <w:pStyle w:val="LexisNexisPara"/>
              <w:rPr>
                <w:rFonts w:ascii="Times New Roman" w:hAnsi="Times New Roman" w:cs="Times New Roman"/>
              </w:rPr>
            </w:pPr>
          </w:p>
        </w:tc>
        <w:tc>
          <w:tcPr>
            <w:tcW w:w="2348" w:type="dxa"/>
          </w:tcPr>
          <w:p w14:paraId="77C59ECC" w14:textId="77777777" w:rsidR="001024E4" w:rsidRPr="00F973DE" w:rsidRDefault="001024E4" w:rsidP="00E723D6">
            <w:pPr>
              <w:pStyle w:val="LexisNexisPara"/>
              <w:rPr>
                <w:rFonts w:ascii="Times New Roman" w:hAnsi="Times New Roman" w:cs="Times New Roman"/>
              </w:rPr>
            </w:pPr>
          </w:p>
        </w:tc>
      </w:tr>
      <w:tr w:rsidR="001024E4" w:rsidRPr="00F973DE" w14:paraId="1DC30D59" w14:textId="77777777" w:rsidTr="00E723D6">
        <w:tc>
          <w:tcPr>
            <w:tcW w:w="2342" w:type="dxa"/>
          </w:tcPr>
          <w:p w14:paraId="43200A1E" w14:textId="77777777" w:rsidR="001024E4" w:rsidRPr="00F973DE" w:rsidRDefault="001024E4" w:rsidP="00E723D6">
            <w:pPr>
              <w:pStyle w:val="LexisNexisPara"/>
              <w:rPr>
                <w:rFonts w:ascii="Times New Roman" w:hAnsi="Times New Roman" w:cs="Times New Roman"/>
              </w:rPr>
            </w:pPr>
          </w:p>
        </w:tc>
        <w:tc>
          <w:tcPr>
            <w:tcW w:w="2330" w:type="dxa"/>
          </w:tcPr>
          <w:p w14:paraId="3F30FC3D" w14:textId="77777777" w:rsidR="001024E4" w:rsidRPr="00F973DE" w:rsidRDefault="001024E4" w:rsidP="00E723D6">
            <w:pPr>
              <w:pStyle w:val="LexisNexisPara"/>
              <w:rPr>
                <w:rFonts w:ascii="Times New Roman" w:hAnsi="Times New Roman" w:cs="Times New Roman"/>
              </w:rPr>
            </w:pPr>
          </w:p>
        </w:tc>
        <w:tc>
          <w:tcPr>
            <w:tcW w:w="2330" w:type="dxa"/>
          </w:tcPr>
          <w:p w14:paraId="554973BF" w14:textId="77777777" w:rsidR="001024E4" w:rsidRPr="00F973DE" w:rsidRDefault="001024E4" w:rsidP="00E723D6">
            <w:pPr>
              <w:pStyle w:val="LexisNexisPara"/>
              <w:rPr>
                <w:rFonts w:ascii="Times New Roman" w:hAnsi="Times New Roman" w:cs="Times New Roman"/>
              </w:rPr>
            </w:pPr>
          </w:p>
        </w:tc>
        <w:tc>
          <w:tcPr>
            <w:tcW w:w="2348" w:type="dxa"/>
          </w:tcPr>
          <w:p w14:paraId="7DEA3A14" w14:textId="77777777" w:rsidR="001024E4" w:rsidRPr="00F973DE" w:rsidRDefault="001024E4" w:rsidP="00E723D6">
            <w:pPr>
              <w:pStyle w:val="LexisNexisPara"/>
              <w:rPr>
                <w:rFonts w:ascii="Times New Roman" w:hAnsi="Times New Roman" w:cs="Times New Roman"/>
              </w:rPr>
            </w:pPr>
          </w:p>
        </w:tc>
      </w:tr>
    </w:tbl>
    <w:p w14:paraId="5EE3E160" w14:textId="77777777" w:rsidR="001024E4" w:rsidRDefault="001024E4" w:rsidP="001024E4">
      <w:pPr>
        <w:pStyle w:val="LexisNexisPara"/>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1"/>
          <w:headerReference w:type="default" r:id="rId12"/>
          <w:footerReference w:type="even" r:id="rId13"/>
          <w:footerReference w:type="default" r:id="rId14"/>
          <w:footerReference w:type="first" r:id="rId1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8FCC7" w14:textId="77777777" w:rsidR="00011275" w:rsidRDefault="00011275">
      <w:r>
        <w:separator/>
      </w:r>
    </w:p>
  </w:endnote>
  <w:endnote w:type="continuationSeparator" w:id="0">
    <w:p w14:paraId="24141244" w14:textId="77777777" w:rsidR="00011275" w:rsidRDefault="00011275">
      <w:r>
        <w:continuationSeparator/>
      </w:r>
    </w:p>
  </w:endnote>
  <w:endnote w:type="continuationNotice" w:id="1">
    <w:p w14:paraId="6B9EE880" w14:textId="77777777" w:rsidR="00011275" w:rsidRDefault="000112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AE9" w14:textId="77777777" w:rsidR="0017795B" w:rsidRDefault="0017795B">
    <w:pPr>
      <w:pPrChange w:id="52" w:author="Chen | Clearsky Network" w:date="2025-01-29T14:29: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71D" w14:textId="77777777" w:rsidR="0017795B" w:rsidRDefault="0017795B">
    <w:pPr>
      <w:spacing w:before="200"/>
      <w:jc w:val="center"/>
      <w:pPrChange w:id="53"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A3B1C" w14:textId="77777777" w:rsidR="00011275" w:rsidRDefault="00011275">
      <w:r>
        <w:separator/>
      </w:r>
    </w:p>
  </w:footnote>
  <w:footnote w:type="continuationSeparator" w:id="0">
    <w:p w14:paraId="3B166E04" w14:textId="77777777" w:rsidR="00011275" w:rsidRDefault="00011275">
      <w:r>
        <w:continuationSeparator/>
      </w:r>
    </w:p>
  </w:footnote>
  <w:footnote w:type="continuationNotice" w:id="1">
    <w:p w14:paraId="72B1617F" w14:textId="77777777" w:rsidR="00011275" w:rsidRDefault="000112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D1BD" w14:textId="77777777" w:rsidR="0017795B" w:rsidRDefault="0017795B">
    <w:pPr>
      <w:pPrChange w:id="51" w:author="Chen | Clearsky Network" w:date="2025-01-29T14:29: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Levine">
    <w15:presenceInfo w15:providerId="AD" w15:userId="S::Matthew@levinelegalservices.com::c7f37529-e089-4b7b-a230-890249a8d69b"/>
  </w15:person>
  <w15:person w15:author="Maayan Dana Nir, Adv">
    <w15:presenceInfo w15:providerId="AD" w15:userId="S::Maayan@porat.com::6db2fa69-8b48-47b5-b860-cdb75a956a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1275"/>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24E4"/>
    <w:rsid w:val="00103856"/>
    <w:rsid w:val="001117F4"/>
    <w:rsid w:val="00122855"/>
    <w:rsid w:val="0014150F"/>
    <w:rsid w:val="00155E74"/>
    <w:rsid w:val="0017795B"/>
    <w:rsid w:val="00190D45"/>
    <w:rsid w:val="00196368"/>
    <w:rsid w:val="00196622"/>
    <w:rsid w:val="001A4D7E"/>
    <w:rsid w:val="001C10A7"/>
    <w:rsid w:val="001C13EE"/>
    <w:rsid w:val="001D161A"/>
    <w:rsid w:val="001D4F64"/>
    <w:rsid w:val="001E0DA1"/>
    <w:rsid w:val="00200288"/>
    <w:rsid w:val="00223C11"/>
    <w:rsid w:val="00235641"/>
    <w:rsid w:val="00256FF0"/>
    <w:rsid w:val="00260FBB"/>
    <w:rsid w:val="00264211"/>
    <w:rsid w:val="002721B4"/>
    <w:rsid w:val="002B4169"/>
    <w:rsid w:val="002B4C72"/>
    <w:rsid w:val="002B6CD3"/>
    <w:rsid w:val="002C2D5E"/>
    <w:rsid w:val="002E5A68"/>
    <w:rsid w:val="002F4037"/>
    <w:rsid w:val="002F75CA"/>
    <w:rsid w:val="00303FD2"/>
    <w:rsid w:val="00344E98"/>
    <w:rsid w:val="00345A77"/>
    <w:rsid w:val="00351C43"/>
    <w:rsid w:val="003813E0"/>
    <w:rsid w:val="00382344"/>
    <w:rsid w:val="0039119E"/>
    <w:rsid w:val="003E0CDA"/>
    <w:rsid w:val="004149EB"/>
    <w:rsid w:val="00422229"/>
    <w:rsid w:val="004563F2"/>
    <w:rsid w:val="004824AA"/>
    <w:rsid w:val="004A29E6"/>
    <w:rsid w:val="004A6618"/>
    <w:rsid w:val="004A66B2"/>
    <w:rsid w:val="004E6284"/>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252C"/>
    <w:rsid w:val="00634C2A"/>
    <w:rsid w:val="00645AF9"/>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227BE"/>
    <w:rsid w:val="00883E93"/>
    <w:rsid w:val="0089113F"/>
    <w:rsid w:val="00895F8C"/>
    <w:rsid w:val="00897EE1"/>
    <w:rsid w:val="008B7ABD"/>
    <w:rsid w:val="008C257D"/>
    <w:rsid w:val="008C391E"/>
    <w:rsid w:val="008E791C"/>
    <w:rsid w:val="008F333F"/>
    <w:rsid w:val="00924727"/>
    <w:rsid w:val="009257E8"/>
    <w:rsid w:val="0092660C"/>
    <w:rsid w:val="009426C8"/>
    <w:rsid w:val="009449AF"/>
    <w:rsid w:val="00946AC5"/>
    <w:rsid w:val="00950BFD"/>
    <w:rsid w:val="0098358F"/>
    <w:rsid w:val="009851E8"/>
    <w:rsid w:val="009A09FD"/>
    <w:rsid w:val="009A197B"/>
    <w:rsid w:val="009A47E2"/>
    <w:rsid w:val="009A62DF"/>
    <w:rsid w:val="009C1280"/>
    <w:rsid w:val="009C62DD"/>
    <w:rsid w:val="00A029CD"/>
    <w:rsid w:val="00A123E9"/>
    <w:rsid w:val="00A2420A"/>
    <w:rsid w:val="00A24455"/>
    <w:rsid w:val="00A350DD"/>
    <w:rsid w:val="00A40AE9"/>
    <w:rsid w:val="00A77B3E"/>
    <w:rsid w:val="00A849BA"/>
    <w:rsid w:val="00A90A1C"/>
    <w:rsid w:val="00AB5F86"/>
    <w:rsid w:val="00AC00F5"/>
    <w:rsid w:val="00AD5AAE"/>
    <w:rsid w:val="00AD7734"/>
    <w:rsid w:val="00AE0A8C"/>
    <w:rsid w:val="00AF6638"/>
    <w:rsid w:val="00B20B38"/>
    <w:rsid w:val="00B32768"/>
    <w:rsid w:val="00B35FC0"/>
    <w:rsid w:val="00B5481A"/>
    <w:rsid w:val="00BC7D23"/>
    <w:rsid w:val="00BD25E7"/>
    <w:rsid w:val="00BD6DDE"/>
    <w:rsid w:val="00BF1BDB"/>
    <w:rsid w:val="00BF46F2"/>
    <w:rsid w:val="00C00B4C"/>
    <w:rsid w:val="00C22A3D"/>
    <w:rsid w:val="00C22DC4"/>
    <w:rsid w:val="00C27122"/>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94B9C"/>
    <w:rsid w:val="00D97B4F"/>
    <w:rsid w:val="00DA7305"/>
    <w:rsid w:val="00DA7627"/>
    <w:rsid w:val="00DB6366"/>
    <w:rsid w:val="00DD4163"/>
    <w:rsid w:val="00DF3E29"/>
    <w:rsid w:val="00DF473A"/>
    <w:rsid w:val="00DF7228"/>
    <w:rsid w:val="00E022EC"/>
    <w:rsid w:val="00E24757"/>
    <w:rsid w:val="00E4535C"/>
    <w:rsid w:val="00E473DC"/>
    <w:rsid w:val="00E55C30"/>
    <w:rsid w:val="00E66146"/>
    <w:rsid w:val="00E7367D"/>
    <w:rsid w:val="00EA19B2"/>
    <w:rsid w:val="00EA251B"/>
    <w:rsid w:val="00EC1DBA"/>
    <w:rsid w:val="00ED1C2C"/>
    <w:rsid w:val="00EE1EB4"/>
    <w:rsid w:val="00EE2D75"/>
    <w:rsid w:val="00EE341D"/>
    <w:rsid w:val="00EF2A15"/>
    <w:rsid w:val="00F00FC8"/>
    <w:rsid w:val="00F1251C"/>
    <w:rsid w:val="00F34ADC"/>
    <w:rsid w:val="00F37AB2"/>
    <w:rsid w:val="00F46F38"/>
    <w:rsid w:val="00F50352"/>
    <w:rsid w:val="00F62E11"/>
    <w:rsid w:val="00F649C2"/>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67B8D6-5B75-44DD-A802-D98854C111BE}"/>
</file>

<file path=customXml/itemProps2.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3.xml><?xml version="1.0" encoding="utf-8"?>
<ds:datastoreItem xmlns:ds="http://schemas.openxmlformats.org/officeDocument/2006/customXml" ds:itemID="{E8859A28-BB7C-4B44-BA22-18C3384D32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2944</Words>
  <Characters>15986</Characters>
  <Application>Microsoft Office Word</Application>
  <DocSecurity>0</DocSecurity>
  <Lines>133</Lines>
  <Paragraphs>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dc:creator>User</dc:creator>
  <cp:lastModifiedBy>Matthew Levine</cp:lastModifiedBy>
  <cp:revision>2</cp:revision>
  <dcterms:created xsi:type="dcterms:W3CDTF">2025-02-17T18:20:00Z</dcterms:created>
  <dcterms:modified xsi:type="dcterms:W3CDTF">2025-02-17T18:20:00Z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__METADATA_UUID__">
    <vt:lpwstr>1be962b4-b628-48d7-875e-2cf38cc56136</vt:lpwstr>
  </property>
  <property fmtid="{D5CDD505-2E9C-101B-9397-08002B2CF9AE}" pid="9" name="Order">
    <vt:r8>2234300</vt:r8>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y fmtid="{D5CDD505-2E9C-101B-9397-08002B2CF9AE}" pid="15" name="xd_ProgID">
    <vt:lpwstr/>
  </property>
  <property fmtid="{D5CDD505-2E9C-101B-9397-08002B2CF9AE}" pid="16" name="TemplateUrl">
    <vt:lpwstr/>
  </property>
  <property fmtid="{D5CDD505-2E9C-101B-9397-08002B2CF9AE}" pid="17" name="xd_Signature">
    <vt:bool>false</vt:bool>
  </property>
</Properties>
</file>