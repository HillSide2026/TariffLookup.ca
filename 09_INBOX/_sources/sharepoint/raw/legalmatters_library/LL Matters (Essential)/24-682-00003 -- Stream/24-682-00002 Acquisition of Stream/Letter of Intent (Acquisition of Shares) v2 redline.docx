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4BADD" w14:textId="1044EE1D" w:rsidR="00563B8A" w:rsidRDefault="00800415" w:rsidP="004B39E6">
      <w:pPr>
        <w:pStyle w:val="LexisNexisTitle"/>
        <w:rPr>
          <w:sz w:val="32"/>
        </w:rPr>
      </w:pPr>
      <w:r>
        <w:t>Letter of Intent</w:t>
      </w:r>
    </w:p>
    <w:p w14:paraId="4D514FE8" w14:textId="77777777" w:rsidR="00563B8A" w:rsidRDefault="00800415" w:rsidP="004B39E6">
      <w:pPr>
        <w:pStyle w:val="LexisNexisLetterhead"/>
      </w:pPr>
      <w:r>
        <w:t>[Date]</w:t>
      </w:r>
    </w:p>
    <w:p w14:paraId="437343C9" w14:textId="01CAC416" w:rsidR="00563B8A" w:rsidRDefault="00800415" w:rsidP="004B39E6">
      <w:pPr>
        <w:pStyle w:val="LexisNexisLetterhead"/>
      </w:pPr>
      <w:r>
        <w:t xml:space="preserve">[Name of the </w:t>
      </w:r>
      <w:del w:id="0" w:author="Matthew Levine" w:date="2024-12-08T16:06:00Z" w16du:dateUtc="2024-12-08T21:06:00Z">
        <w:r w:rsidDel="00871BC3">
          <w:delText>Vendor</w:delText>
        </w:r>
      </w:del>
      <w:proofErr w:type="spellStart"/>
      <w:ins w:id="1" w:author="Matthew Levine" w:date="2024-12-08T16:06:00Z" w16du:dateUtc="2024-12-08T21:06:00Z">
        <w:r w:rsidR="00871BC3">
          <w:t>SnowCap</w:t>
        </w:r>
        <w:proofErr w:type="spellEnd"/>
        <w:r w:rsidR="00871BC3">
          <w:t xml:space="preserve"> Financial Limited</w:t>
        </w:r>
      </w:ins>
      <w:r>
        <w:t>]</w:t>
      </w:r>
    </w:p>
    <w:p w14:paraId="37FC51F5" w14:textId="3A79CA2F" w:rsidR="00563B8A" w:rsidRDefault="00800415" w:rsidP="004B39E6">
      <w:pPr>
        <w:pStyle w:val="LexisNexisLetterhead"/>
      </w:pPr>
      <w:r>
        <w:t xml:space="preserve">[Address of the </w:t>
      </w:r>
      <w:del w:id="2" w:author="Matthew Levine" w:date="2024-12-08T16:07:00Z" w16du:dateUtc="2024-12-08T21:07:00Z">
        <w:r w:rsidDel="00871BC3">
          <w:delText>Vendor</w:delText>
        </w:r>
      </w:del>
      <w:ins w:id="3" w:author="Matthew Levine" w:date="2024-12-08T16:07:00Z" w16du:dateUtc="2024-12-08T21:07:00Z">
        <w:r w:rsidR="00871BC3">
          <w:t>Vendor(s)</w:t>
        </w:r>
      </w:ins>
      <w:r>
        <w:t>]</w:t>
      </w:r>
    </w:p>
    <w:p w14:paraId="65E0F8F8" w14:textId="77777777" w:rsidR="00563B8A" w:rsidRDefault="00800415" w:rsidP="004B39E6">
      <w:pPr>
        <w:pStyle w:val="LexisNexisLetterhead"/>
      </w:pPr>
      <w:r>
        <w:t>[City], [Province] [Postal Code]</w:t>
      </w:r>
    </w:p>
    <w:p w14:paraId="02BC418D" w14:textId="255C9EAD" w:rsidR="00563B8A" w:rsidRDefault="00800415" w:rsidP="004B39E6">
      <w:pPr>
        <w:pStyle w:val="LexisNexisPara"/>
      </w:pPr>
      <w:r>
        <w:t>Dear [</w:t>
      </w:r>
      <w:r w:rsidR="00EE1913">
        <w:t>Name</w:t>
      </w:r>
      <w:r>
        <w:t>]:</w:t>
      </w:r>
    </w:p>
    <w:p w14:paraId="0B2B7094" w14:textId="0D87F85A" w:rsidR="00563B8A" w:rsidRDefault="00800415" w:rsidP="004B39E6">
      <w:pPr>
        <w:pStyle w:val="LexisNexisRegarding"/>
      </w:pPr>
      <w:r>
        <w:t>Re: Proposed Acquisition of [</w:t>
      </w:r>
      <w:ins w:id="4" w:author="Matthew Levine" w:date="2024-12-08T16:06:00Z" w16du:dateUtc="2024-12-08T21:06:00Z">
        <w:r w:rsidR="00871BC3" w:rsidRPr="00871BC3">
          <w:t>SNOWCAP FINANCIAL LIMITED</w:t>
        </w:r>
      </w:ins>
      <w:del w:id="5" w:author="Matthew Levine" w:date="2024-12-08T16:06:00Z" w16du:dateUtc="2024-12-08T21:06:00Z">
        <w:r w:rsidDel="00871BC3">
          <w:delText>Name of the Target Company</w:delText>
        </w:r>
      </w:del>
      <w:r>
        <w:t>] (the "Corporation")</w:t>
      </w:r>
    </w:p>
    <w:p w14:paraId="635E14D0" w14:textId="051E3C84" w:rsidR="00CF078B" w:rsidRDefault="00EA75DD" w:rsidP="00CF078B">
      <w:pPr>
        <w:pStyle w:val="LexisNexisList1"/>
        <w:jc w:val="both"/>
      </w:pPr>
      <w:r>
        <w:t>Maple Wave Capital Inc</w:t>
      </w:r>
      <w:ins w:id="6" w:author="Matthew Levine" w:date="2024-12-08T16:05:00Z" w16du:dateUtc="2024-12-08T21:05:00Z">
        <w:r w:rsidR="00871BC3">
          <w:t xml:space="preserve"> (“Maple Wave”) or an affiliate thereof </w:t>
        </w:r>
      </w:ins>
      <w:r w:rsidR="00800415">
        <w:t xml:space="preserve"> (the "</w:t>
      </w:r>
      <w:r w:rsidR="00800415">
        <w:rPr>
          <w:b/>
        </w:rPr>
        <w:t>Purchaser</w:t>
      </w:r>
      <w:r w:rsidR="00800415">
        <w:t>") wishes to outline in this letter of intent the proposed terms and conditions under which the Purchaser would acquire all of the issued and outstanding shares of the Corporation consisting of [number of common shares] common voting shares (collectively, the "</w:t>
      </w:r>
      <w:r w:rsidR="00800415">
        <w:rPr>
          <w:b/>
        </w:rPr>
        <w:t>Shares</w:t>
      </w:r>
      <w:r w:rsidR="00800415">
        <w:t xml:space="preserve">"), which are currently held by [Name of the </w:t>
      </w:r>
      <w:del w:id="7" w:author="Matthew Levine" w:date="2024-12-08T16:07:00Z" w16du:dateUtc="2024-12-08T21:07:00Z">
        <w:r w:rsidR="00800415" w:rsidDel="00871BC3">
          <w:delText>Vendor</w:delText>
        </w:r>
      </w:del>
      <w:ins w:id="8" w:author="Matthew Levine" w:date="2024-12-08T16:07:00Z" w16du:dateUtc="2024-12-08T21:07:00Z">
        <w:r w:rsidR="00871BC3">
          <w:t>Vendor(s</w:t>
        </w:r>
      </w:ins>
      <w:del w:id="9" w:author="Matthew Levine" w:date="2024-12-08T16:06:00Z" w16du:dateUtc="2024-12-08T21:06:00Z">
        <w:r w:rsidR="00800415" w:rsidDel="00871BC3">
          <w:delText xml:space="preserve"> </w:delText>
        </w:r>
      </w:del>
      <w:ins w:id="10" w:author="Matthew Levine" w:date="2024-12-08T16:06:00Z" w16du:dateUtc="2024-12-08T21:06:00Z">
        <w:r w:rsidR="00871BC3">
          <w:t>)</w:t>
        </w:r>
      </w:ins>
      <w:del w:id="11" w:author="Matthew Levine" w:date="2024-12-08T16:06:00Z" w16du:dateUtc="2024-12-08T21:06:00Z">
        <w:r w:rsidR="00800415" w:rsidDel="00871BC3">
          <w:delText>Company</w:delText>
        </w:r>
      </w:del>
      <w:r w:rsidR="00800415">
        <w:t>] (the "</w:t>
      </w:r>
      <w:del w:id="12" w:author="Matthew Levine" w:date="2024-12-08T16:07:00Z" w16du:dateUtc="2024-12-08T21:07:00Z">
        <w:r w:rsidR="00800415" w:rsidDel="00871BC3">
          <w:rPr>
            <w:b/>
          </w:rPr>
          <w:delText>Vendor</w:delText>
        </w:r>
      </w:del>
      <w:ins w:id="13" w:author="Matthew Levine" w:date="2024-12-08T16:07:00Z" w16du:dateUtc="2024-12-08T21:07:00Z">
        <w:r w:rsidR="00871BC3">
          <w:rPr>
            <w:b/>
          </w:rPr>
          <w:t>Vendor(s)</w:t>
        </w:r>
      </w:ins>
      <w:r w:rsidR="00800415">
        <w:t>")</w:t>
      </w:r>
      <w:r w:rsidR="00CF078B">
        <w:t xml:space="preserve"> subject to brokerage by the </w:t>
      </w:r>
      <w:del w:id="14" w:author="Matthew Levine" w:date="2024-12-08T16:07:00Z" w16du:dateUtc="2024-12-08T21:07:00Z">
        <w:r w:rsidR="00CF078B" w:rsidDel="00871BC3">
          <w:delText>Vendor</w:delText>
        </w:r>
      </w:del>
      <w:ins w:id="15" w:author="Matthew Levine" w:date="2024-12-08T16:07:00Z" w16du:dateUtc="2024-12-08T21:07:00Z">
        <w:r w:rsidR="00871BC3">
          <w:t>Vendor(s)</w:t>
        </w:r>
      </w:ins>
      <w:r w:rsidR="00CF078B">
        <w:t>’s designated broker (“</w:t>
      </w:r>
      <w:r w:rsidR="00CF078B" w:rsidRPr="00CF078B">
        <w:rPr>
          <w:b/>
          <w:bCs/>
        </w:rPr>
        <w:t>Designated Broker</w:t>
      </w:r>
      <w:r w:rsidR="00CF078B">
        <w:t xml:space="preserve">”).  </w:t>
      </w:r>
    </w:p>
    <w:p w14:paraId="0B4EDC0E" w14:textId="1005CAF1" w:rsidR="00563B8A" w:rsidRDefault="00800415" w:rsidP="00C120F9">
      <w:pPr>
        <w:pStyle w:val="LexisNexisList1"/>
        <w:jc w:val="both"/>
      </w:pPr>
      <w:r>
        <w:t xml:space="preserve">The proposed transaction would be structured as an acquisition of 100% of the Shares from the </w:t>
      </w:r>
      <w:del w:id="16" w:author="Matthew Levine" w:date="2024-12-08T16:07:00Z" w16du:dateUtc="2024-12-08T21:07:00Z">
        <w:r w:rsidDel="00871BC3">
          <w:delText>Vendor</w:delText>
        </w:r>
      </w:del>
      <w:ins w:id="17" w:author="Matthew Levine" w:date="2024-12-08T16:07:00Z" w16du:dateUtc="2024-12-08T21:07:00Z">
        <w:r w:rsidR="00871BC3">
          <w:t>Vendor(s)</w:t>
        </w:r>
      </w:ins>
      <w:r>
        <w:t xml:space="preserve"> (the "</w:t>
      </w:r>
      <w:r>
        <w:rPr>
          <w:b/>
        </w:rPr>
        <w:t>Proposed Transaction</w:t>
      </w:r>
      <w:r>
        <w:t xml:space="preserve">"). With respect to the Proposed Transaction, the </w:t>
      </w:r>
      <w:del w:id="18" w:author="Matthew Levine" w:date="2024-12-08T16:07:00Z" w16du:dateUtc="2024-12-08T21:07:00Z">
        <w:r w:rsidDel="00871BC3">
          <w:delText>Vendor</w:delText>
        </w:r>
      </w:del>
      <w:ins w:id="19" w:author="Matthew Levine" w:date="2024-12-08T16:07:00Z" w16du:dateUtc="2024-12-08T21:07:00Z">
        <w:r w:rsidR="00871BC3">
          <w:t>Vendor(s)</w:t>
        </w:r>
      </w:ins>
      <w:r>
        <w:t xml:space="preserve"> acknowledges and confirms that (</w:t>
      </w:r>
      <w:proofErr w:type="spellStart"/>
      <w:r>
        <w:t>i</w:t>
      </w:r>
      <w:proofErr w:type="spellEnd"/>
      <w:r>
        <w:t>) all of the assets, tangible or intangible,</w:t>
      </w:r>
      <w:r w:rsidR="004215FF">
        <w:t xml:space="preserve"> including for greater certainty the FINTRAC registration</w:t>
      </w:r>
      <w:ins w:id="20" w:author="Matthew Levine" w:date="2024-12-08T16:07:00Z" w16du:dateUtc="2024-12-08T21:07:00Z">
        <w:r w:rsidR="00871BC3">
          <w:t xml:space="preserve"> as a Money Services Business (“MSB Registration”)</w:t>
        </w:r>
      </w:ins>
      <w:r w:rsidR="004215FF">
        <w:t>,</w:t>
      </w:r>
      <w:r>
        <w:t xml:space="preserve"> used in, or arising out of, the conduct of the business operations of the Corporation, are owned by the Corporation or otherwise held by the Corporation under valid leases or licenses; (ii) the Corporation has no subsidiaries; and (iii) there are no other securities convertible or exchangeable into shares of the Corporation, nor any agreements of any kind relating to the issuance of any shares or other securities of the Corporation under the terms of any options, warrants or any other rights or securities.</w:t>
      </w:r>
    </w:p>
    <w:p w14:paraId="5FD89EAE" w14:textId="7E006E06" w:rsidR="00871BC3" w:rsidRDefault="00800415" w:rsidP="00C120F9">
      <w:pPr>
        <w:pStyle w:val="LexisNexisList1"/>
        <w:jc w:val="both"/>
        <w:rPr>
          <w:ins w:id="21" w:author="Matthew Levine" w:date="2024-12-08T16:11:00Z" w16du:dateUtc="2024-12-08T21:11:00Z"/>
        </w:rPr>
      </w:pPr>
      <w:r>
        <w:t>The proposed purchase price for the Shares would be the sum of [</w:t>
      </w:r>
      <w:del w:id="22" w:author="Matthew Levine" w:date="2024-12-08T16:08:00Z" w16du:dateUtc="2024-12-08T21:08:00Z">
        <w:r w:rsidDel="00871BC3">
          <w:delText>number</w:delText>
        </w:r>
      </w:del>
      <w:ins w:id="23" w:author="Matthew Levine" w:date="2024-12-08T16:08:00Z" w16du:dateUtc="2024-12-08T21:08:00Z">
        <w:r w:rsidR="00871BC3">
          <w:t>35,000</w:t>
        </w:r>
      </w:ins>
      <w:r>
        <w:t xml:space="preserve">] </w:t>
      </w:r>
      <w:del w:id="24" w:author="Matthew Levine" w:date="2024-12-08T16:08:00Z" w16du:dateUtc="2024-12-08T21:08:00Z">
        <w:r w:rsidDel="00871BC3">
          <w:delText xml:space="preserve">dollars </w:delText>
        </w:r>
      </w:del>
      <w:ins w:id="25" w:author="Matthew Levine" w:date="2024-12-08T16:08:00Z" w16du:dateUtc="2024-12-08T21:08:00Z">
        <w:r w:rsidR="00871BC3">
          <w:t>Euros</w:t>
        </w:r>
        <w:r w:rsidR="00871BC3">
          <w:t xml:space="preserve"> </w:t>
        </w:r>
      </w:ins>
      <w:r>
        <w:t>(</w:t>
      </w:r>
      <w:ins w:id="26" w:author="Matthew Levine" w:date="2024-12-08T16:08:00Z" w16du:dateUtc="2024-12-08T21:08:00Z">
        <w:r w:rsidR="00871BC3">
          <w:t>E</w:t>
        </w:r>
      </w:ins>
      <w:del w:id="27" w:author="Matthew Levine" w:date="2024-12-08T16:08:00Z" w16du:dateUtc="2024-12-08T21:08:00Z">
        <w:r w:rsidDel="00871BC3">
          <w:delText>$</w:delText>
        </w:r>
      </w:del>
      <w:ins w:id="28" w:author="Matthew Levine" w:date="2024-12-08T16:08:00Z" w16du:dateUtc="2024-12-08T21:08:00Z">
        <w:r w:rsidR="00871BC3">
          <w:t xml:space="preserve"> 35,000</w:t>
        </w:r>
      </w:ins>
      <w:del w:id="29" w:author="Matthew Levine" w:date="2024-12-08T16:08:00Z" w16du:dateUtc="2024-12-08T21:08:00Z">
        <w:r w:rsidDel="00871BC3">
          <w:delText>[number]</w:delText>
        </w:r>
      </w:del>
      <w:r>
        <w:t xml:space="preserve">) of lawful money of </w:t>
      </w:r>
      <w:del w:id="30" w:author="Matthew Levine" w:date="2024-12-08T16:09:00Z" w16du:dateUtc="2024-12-08T21:09:00Z">
        <w:r w:rsidDel="00871BC3">
          <w:delText>Canada</w:delText>
        </w:r>
      </w:del>
      <w:ins w:id="31" w:author="Matthew Levine" w:date="2024-12-08T16:09:00Z" w16du:dateUtc="2024-12-08T21:09:00Z">
        <w:r w:rsidR="00871BC3">
          <w:t>the European Union</w:t>
        </w:r>
      </w:ins>
      <w:ins w:id="32" w:author="Matthew Levine" w:date="2024-12-08T16:10:00Z" w16du:dateUtc="2024-12-08T21:10:00Z">
        <w:r w:rsidR="00871BC3">
          <w:t xml:space="preserve"> (“Purchase Price”)</w:t>
        </w:r>
      </w:ins>
      <w:r>
        <w:t xml:space="preserve">. The </w:t>
      </w:r>
      <w:ins w:id="33" w:author="Matthew Levine" w:date="2024-12-08T16:10:00Z" w16du:dateUtc="2024-12-08T21:10:00Z">
        <w:r w:rsidR="00871BC3">
          <w:t xml:space="preserve">proposed </w:t>
        </w:r>
      </w:ins>
      <w:del w:id="34" w:author="Matthew Levine" w:date="2024-12-08T16:10:00Z" w16du:dateUtc="2024-12-08T21:10:00Z">
        <w:r w:rsidDel="00871BC3">
          <w:delText xml:space="preserve">proposed </w:delText>
        </w:r>
      </w:del>
      <w:ins w:id="35" w:author="Matthew Levine" w:date="2024-12-08T16:10:00Z" w16du:dateUtc="2024-12-08T21:10:00Z">
        <w:r w:rsidR="00871BC3">
          <w:t>P</w:t>
        </w:r>
      </w:ins>
      <w:del w:id="36" w:author="Matthew Levine" w:date="2024-12-08T16:10:00Z" w16du:dateUtc="2024-12-08T21:10:00Z">
        <w:r w:rsidDel="00871BC3">
          <w:delText>p</w:delText>
        </w:r>
      </w:del>
      <w:r>
        <w:t xml:space="preserve">urchase </w:t>
      </w:r>
      <w:ins w:id="37" w:author="Matthew Levine" w:date="2024-12-08T16:10:00Z" w16du:dateUtc="2024-12-08T21:10:00Z">
        <w:r w:rsidR="00871BC3">
          <w:t>P</w:t>
        </w:r>
      </w:ins>
      <w:del w:id="38" w:author="Matthew Levine" w:date="2024-12-08T16:10:00Z" w16du:dateUtc="2024-12-08T21:10:00Z">
        <w:r w:rsidDel="00871BC3">
          <w:delText>p</w:delText>
        </w:r>
      </w:del>
      <w:r>
        <w:t xml:space="preserve">rice would be payable to or to the order of the </w:t>
      </w:r>
      <w:del w:id="39" w:author="Matthew Levine" w:date="2024-12-08T16:07:00Z" w16du:dateUtc="2024-12-08T21:07:00Z">
        <w:r w:rsidDel="00871BC3">
          <w:delText>Vendor</w:delText>
        </w:r>
      </w:del>
      <w:ins w:id="40" w:author="Matthew Levine" w:date="2024-12-08T16:07:00Z" w16du:dateUtc="2024-12-08T21:07:00Z">
        <w:r w:rsidR="00871BC3">
          <w:t>Vendor(s)</w:t>
        </w:r>
      </w:ins>
      <w:r>
        <w:t xml:space="preserve"> </w:t>
      </w:r>
      <w:ins w:id="41" w:author="Matthew Levine" w:date="2024-12-08T16:09:00Z" w16du:dateUtc="2024-12-08T21:09:00Z">
        <w:r w:rsidR="00871BC3">
          <w:t xml:space="preserve">from funds held in </w:t>
        </w:r>
      </w:ins>
      <w:ins w:id="42" w:author="Matthew Levine" w:date="2024-12-08T16:10:00Z" w16du:dateUtc="2024-12-08T21:10:00Z">
        <w:r w:rsidR="00871BC3">
          <w:t xml:space="preserve">trust for the Purchaser by the Purchaser’s solicitor c/o Levine Law. </w:t>
        </w:r>
      </w:ins>
    </w:p>
    <w:p w14:paraId="0A9E521F" w14:textId="4909B96B" w:rsidR="00E36089" w:rsidRPr="00E36089" w:rsidRDefault="00871BC3" w:rsidP="00E36089">
      <w:pPr>
        <w:pStyle w:val="LexisNexisList1"/>
        <w:jc w:val="both"/>
        <w:rPr>
          <w:ins w:id="43" w:author="Matthew Levine" w:date="2024-12-08T16:15:00Z"/>
          <w:lang w:val="en-CA"/>
        </w:rPr>
      </w:pPr>
      <w:ins w:id="44" w:author="Matthew Levine" w:date="2024-12-08T16:13:00Z" w16du:dateUtc="2024-12-08T21:13:00Z">
        <w:r>
          <w:t xml:space="preserve">The Parties hereto, including the </w:t>
        </w:r>
      </w:ins>
      <w:ins w:id="45" w:author="Matthew Levine" w:date="2024-12-08T16:14:00Z" w16du:dateUtc="2024-12-08T21:14:00Z">
        <w:r>
          <w:t xml:space="preserve">Designated Broker, will make a good faith effort to complete </w:t>
        </w:r>
      </w:ins>
      <w:ins w:id="46" w:author="Matthew Levine" w:date="2024-12-08T16:15:00Z" w16du:dateUtc="2024-12-08T21:15:00Z">
        <w:r w:rsidR="00E36089">
          <w:t xml:space="preserve">the Proposed Transaction subject to the </w:t>
        </w:r>
      </w:ins>
      <w:ins w:id="47" w:author="Matthew Levine" w:date="2024-12-08T16:15:00Z">
        <w:r w:rsidR="00E36089" w:rsidRPr="00E36089">
          <w:rPr>
            <w:lang w:val="en-CA"/>
          </w:rPr>
          <w:t>satisfaction of customary conditions, including, without limitation:</w:t>
        </w:r>
      </w:ins>
    </w:p>
    <w:p w14:paraId="3BDD0315" w14:textId="61FB4BB1" w:rsidR="00E36089" w:rsidRPr="00E36089" w:rsidRDefault="00E36089" w:rsidP="00E36089">
      <w:pPr>
        <w:pStyle w:val="LexisNexisList1"/>
        <w:numPr>
          <w:ilvl w:val="0"/>
          <w:numId w:val="0"/>
        </w:numPr>
        <w:ind w:left="1080" w:hanging="360"/>
        <w:jc w:val="both"/>
        <w:rPr>
          <w:ins w:id="48" w:author="Matthew Levine" w:date="2024-12-08T16:15:00Z"/>
          <w:lang w:val="en-CA"/>
        </w:rPr>
        <w:pPrChange w:id="49" w:author="Matthew Levine" w:date="2024-12-08T16:19:00Z" w16du:dateUtc="2024-12-08T21:19:00Z">
          <w:pPr>
            <w:pStyle w:val="LexisNexisList1"/>
            <w:jc w:val="both"/>
          </w:pPr>
        </w:pPrChange>
      </w:pPr>
      <w:ins w:id="50" w:author="Matthew Levine" w:date="2024-12-08T16:15:00Z">
        <w:r w:rsidRPr="00E36089">
          <w:rPr>
            <w:lang w:val="en-CA"/>
          </w:rPr>
          <w:t>(a) the receipt of any required governmental or third-party approvals, waivers or consents</w:t>
        </w:r>
      </w:ins>
      <w:ins w:id="51" w:author="Matthew Levine" w:date="2024-12-08T16:16:00Z" w16du:dateUtc="2024-12-08T21:16:00Z">
        <w:r>
          <w:rPr>
            <w:lang w:val="en-CA"/>
          </w:rPr>
          <w:t xml:space="preserve"> with respect to the MSB Registration, unless otherwise waived by the </w:t>
        </w:r>
        <w:proofErr w:type="gramStart"/>
        <w:r>
          <w:rPr>
            <w:lang w:val="en-CA"/>
          </w:rPr>
          <w:t>Purchaser</w:t>
        </w:r>
      </w:ins>
      <w:ins w:id="52" w:author="Matthew Levine" w:date="2024-12-08T16:15:00Z">
        <w:r w:rsidRPr="00E36089">
          <w:rPr>
            <w:lang w:val="en-CA"/>
          </w:rPr>
          <w:t>;</w:t>
        </w:r>
        <w:proofErr w:type="gramEnd"/>
      </w:ins>
    </w:p>
    <w:p w14:paraId="60AC76D2" w14:textId="33FE2050" w:rsidR="00E36089" w:rsidRPr="00E36089" w:rsidRDefault="00E36089" w:rsidP="00E36089">
      <w:pPr>
        <w:pStyle w:val="LexisNexisList1"/>
        <w:numPr>
          <w:ilvl w:val="0"/>
          <w:numId w:val="0"/>
        </w:numPr>
        <w:ind w:left="1080" w:hanging="360"/>
        <w:jc w:val="both"/>
        <w:rPr>
          <w:ins w:id="53" w:author="Matthew Levine" w:date="2024-12-08T16:15:00Z"/>
          <w:lang w:val="en-CA"/>
        </w:rPr>
        <w:pPrChange w:id="54" w:author="Matthew Levine" w:date="2024-12-08T16:19:00Z" w16du:dateUtc="2024-12-08T21:19:00Z">
          <w:pPr>
            <w:pStyle w:val="LexisNexisList1"/>
            <w:jc w:val="both"/>
          </w:pPr>
        </w:pPrChange>
      </w:pPr>
      <w:ins w:id="55" w:author="Matthew Levine" w:date="2024-12-08T16:15:00Z">
        <w:r w:rsidRPr="00E36089">
          <w:rPr>
            <w:lang w:val="en-CA"/>
          </w:rPr>
          <w:lastRenderedPageBreak/>
          <w:t>(b)</w:t>
        </w:r>
      </w:ins>
      <w:ins w:id="56" w:author="Matthew Levine" w:date="2024-12-08T16:17:00Z" w16du:dateUtc="2024-12-08T21:17:00Z">
        <w:r>
          <w:rPr>
            <w:lang w:val="en-CA"/>
          </w:rPr>
          <w:t xml:space="preserve"> </w:t>
        </w:r>
      </w:ins>
      <w:ins w:id="57" w:author="Matthew Levine" w:date="2024-12-08T16:15:00Z">
        <w:r w:rsidRPr="00E36089">
          <w:rPr>
            <w:lang w:val="en-CA"/>
          </w:rPr>
          <w:t xml:space="preserve">each Party's satisfactory completion of due </w:t>
        </w:r>
        <w:proofErr w:type="gramStart"/>
        <w:r w:rsidRPr="00E36089">
          <w:rPr>
            <w:lang w:val="en-CA"/>
          </w:rPr>
          <w:t>diligence;</w:t>
        </w:r>
        <w:proofErr w:type="gramEnd"/>
      </w:ins>
    </w:p>
    <w:p w14:paraId="540EE5F3" w14:textId="48F018C6" w:rsidR="00E36089" w:rsidRPr="00E36089" w:rsidRDefault="00E36089" w:rsidP="00E36089">
      <w:pPr>
        <w:pStyle w:val="LexisNexisList1"/>
        <w:numPr>
          <w:ilvl w:val="0"/>
          <w:numId w:val="0"/>
        </w:numPr>
        <w:ind w:left="1080" w:hanging="360"/>
        <w:jc w:val="both"/>
        <w:rPr>
          <w:ins w:id="58" w:author="Matthew Levine" w:date="2024-12-08T16:15:00Z"/>
          <w:lang w:val="en-CA"/>
        </w:rPr>
        <w:pPrChange w:id="59" w:author="Matthew Levine" w:date="2024-12-08T16:19:00Z" w16du:dateUtc="2024-12-08T21:19:00Z">
          <w:pPr>
            <w:pStyle w:val="LexisNexisList1"/>
            <w:jc w:val="both"/>
          </w:pPr>
        </w:pPrChange>
      </w:pPr>
      <w:ins w:id="60" w:author="Matthew Levine" w:date="2024-12-08T16:15:00Z">
        <w:r w:rsidRPr="00E36089">
          <w:rPr>
            <w:lang w:val="en-CA"/>
          </w:rPr>
          <w:t xml:space="preserve">(c) each Party's negotiation of the Definitive </w:t>
        </w:r>
        <w:proofErr w:type="gramStart"/>
        <w:r w:rsidRPr="00E36089">
          <w:rPr>
            <w:lang w:val="en-CA"/>
          </w:rPr>
          <w:t>Agreements;</w:t>
        </w:r>
        <w:proofErr w:type="gramEnd"/>
      </w:ins>
    </w:p>
    <w:p w14:paraId="294729BD" w14:textId="2C64EFF0" w:rsidR="00E36089" w:rsidRPr="00E36089" w:rsidRDefault="00E36089" w:rsidP="00E36089">
      <w:pPr>
        <w:pStyle w:val="LexisNexisList1"/>
        <w:numPr>
          <w:ilvl w:val="0"/>
          <w:numId w:val="0"/>
        </w:numPr>
        <w:ind w:left="1080" w:hanging="360"/>
        <w:jc w:val="both"/>
        <w:rPr>
          <w:ins w:id="61" w:author="Matthew Levine" w:date="2024-12-08T16:15:00Z"/>
          <w:lang w:val="en-CA"/>
        </w:rPr>
        <w:pPrChange w:id="62" w:author="Matthew Levine" w:date="2024-12-08T16:19:00Z" w16du:dateUtc="2024-12-08T21:19:00Z">
          <w:pPr>
            <w:pStyle w:val="LexisNexisList1"/>
            <w:jc w:val="both"/>
          </w:pPr>
        </w:pPrChange>
      </w:pPr>
      <w:ins w:id="63" w:author="Matthew Levine" w:date="2024-12-08T16:15:00Z">
        <w:r w:rsidRPr="00E36089">
          <w:rPr>
            <w:lang w:val="en-CA"/>
          </w:rPr>
          <w:t>(d)</w:t>
        </w:r>
      </w:ins>
      <w:ins w:id="64" w:author="Matthew Levine" w:date="2024-12-08T16:17:00Z" w16du:dateUtc="2024-12-08T21:17:00Z">
        <w:r>
          <w:rPr>
            <w:lang w:val="en-CA"/>
          </w:rPr>
          <w:t xml:space="preserve"> </w:t>
        </w:r>
      </w:ins>
      <w:ins w:id="65" w:author="Matthew Levine" w:date="2024-12-08T16:15:00Z">
        <w:r w:rsidRPr="00E36089">
          <w:rPr>
            <w:lang w:val="en-CA"/>
          </w:rPr>
          <w:t xml:space="preserve">approval of the Potential Transaction by </w:t>
        </w:r>
      </w:ins>
      <w:ins w:id="66" w:author="Matthew Levine" w:date="2024-12-08T16:20:00Z" w16du:dateUtc="2024-12-08T21:20:00Z">
        <w:r>
          <w:rPr>
            <w:lang w:val="en-CA"/>
          </w:rPr>
          <w:t>each transacting party</w:t>
        </w:r>
      </w:ins>
      <w:ins w:id="67" w:author="Matthew Levine" w:date="2024-12-08T16:21:00Z" w16du:dateUtc="2024-12-08T21:21:00Z">
        <w:r>
          <w:rPr>
            <w:lang w:val="en-CA"/>
          </w:rPr>
          <w:t>’s</w:t>
        </w:r>
      </w:ins>
      <w:ins w:id="68" w:author="Matthew Levine" w:date="2024-12-08T16:15:00Z">
        <w:r w:rsidRPr="00E36089">
          <w:rPr>
            <w:lang w:val="en-CA"/>
          </w:rPr>
          <w:t xml:space="preserve"> boards of directors</w:t>
        </w:r>
      </w:ins>
      <w:ins w:id="69" w:author="Matthew Levine" w:date="2024-12-08T16:21:00Z" w16du:dateUtc="2024-12-08T21:21:00Z">
        <w:r>
          <w:rPr>
            <w:lang w:val="en-CA"/>
          </w:rPr>
          <w:t xml:space="preserve"> and shareholders</w:t>
        </w:r>
      </w:ins>
      <w:ins w:id="70" w:author="Matthew Levine" w:date="2024-12-08T16:15:00Z">
        <w:r w:rsidRPr="00E36089">
          <w:rPr>
            <w:lang w:val="en-CA"/>
          </w:rPr>
          <w:t>;</w:t>
        </w:r>
      </w:ins>
      <w:ins w:id="71" w:author="Matthew Levine" w:date="2024-12-08T16:17:00Z" w16du:dateUtc="2024-12-08T21:17:00Z">
        <w:r>
          <w:rPr>
            <w:lang w:val="en-CA"/>
          </w:rPr>
          <w:t xml:space="preserve"> and,</w:t>
        </w:r>
      </w:ins>
    </w:p>
    <w:p w14:paraId="000B2C8F" w14:textId="52B713DB" w:rsidR="00E36089" w:rsidRPr="00E36089" w:rsidRDefault="00E36089" w:rsidP="00E36089">
      <w:pPr>
        <w:pStyle w:val="LexisNexisList1"/>
        <w:numPr>
          <w:ilvl w:val="0"/>
          <w:numId w:val="0"/>
        </w:numPr>
        <w:ind w:left="1080" w:hanging="360"/>
        <w:jc w:val="both"/>
        <w:rPr>
          <w:ins w:id="72" w:author="Matthew Levine" w:date="2024-12-08T16:15:00Z"/>
          <w:lang w:val="en-CA"/>
        </w:rPr>
        <w:pPrChange w:id="73" w:author="Matthew Levine" w:date="2024-12-08T16:19:00Z" w16du:dateUtc="2024-12-08T21:19:00Z">
          <w:pPr>
            <w:pStyle w:val="LexisNexisList1"/>
            <w:numPr>
              <w:numId w:val="9"/>
            </w:numPr>
            <w:tabs>
              <w:tab w:val="clear" w:pos="360"/>
              <w:tab w:val="num" w:pos="720"/>
            </w:tabs>
            <w:ind w:left="720"/>
            <w:jc w:val="both"/>
          </w:pPr>
        </w:pPrChange>
      </w:pPr>
      <w:ins w:id="74" w:author="Matthew Levine" w:date="2024-12-08T16:15:00Z">
        <w:r w:rsidRPr="00E36089">
          <w:rPr>
            <w:lang w:val="en-CA"/>
          </w:rPr>
          <w:t>(e) no material adverse change</w:t>
        </w:r>
      </w:ins>
      <w:ins w:id="75" w:author="Matthew Levine" w:date="2024-12-08T16:17:00Z" w16du:dateUtc="2024-12-08T21:17:00Z">
        <w:r>
          <w:rPr>
            <w:lang w:val="en-CA"/>
          </w:rPr>
          <w:t xml:space="preserve">. </w:t>
        </w:r>
      </w:ins>
    </w:p>
    <w:p w14:paraId="2249202E" w14:textId="37BE2413" w:rsidR="00E36089" w:rsidRDefault="00E36089" w:rsidP="00E36089">
      <w:pPr>
        <w:pStyle w:val="LexisNexisList1"/>
        <w:jc w:val="both"/>
        <w:rPr>
          <w:ins w:id="76" w:author="Matthew Levine" w:date="2024-12-08T16:18:00Z" w16du:dateUtc="2024-12-08T21:18:00Z"/>
          <w:lang w:val="en-CA"/>
        </w:rPr>
      </w:pPr>
      <w:ins w:id="77" w:author="Matthew Levine" w:date="2024-12-08T16:18:00Z" w16du:dateUtc="2024-12-08T21:18:00Z">
        <w:r w:rsidRPr="00E36089">
          <w:rPr>
            <w:b/>
            <w:bCs/>
            <w:lang w:val="en-CA"/>
            <w:rPrChange w:id="78" w:author="Matthew Levine" w:date="2024-12-08T16:18:00Z" w16du:dateUtc="2024-12-08T21:18:00Z">
              <w:rPr>
                <w:lang w:val="en-CA"/>
              </w:rPr>
            </w:rPrChange>
          </w:rPr>
          <w:t>Proposed</w:t>
        </w:r>
      </w:ins>
      <w:ins w:id="79" w:author="Matthew Levine" w:date="2024-12-08T16:15:00Z">
        <w:r w:rsidRPr="00E36089">
          <w:rPr>
            <w:lang w:val="en-CA"/>
          </w:rPr>
          <w:t> </w:t>
        </w:r>
        <w:r w:rsidRPr="00E36089">
          <w:rPr>
            <w:b/>
            <w:bCs/>
            <w:lang w:val="en-CA"/>
          </w:rPr>
          <w:t>Terms.</w:t>
        </w:r>
      </w:ins>
      <w:ins w:id="80" w:author="Matthew Levine" w:date="2024-12-08T16:18:00Z" w16du:dateUtc="2024-12-08T21:18:00Z">
        <w:r>
          <w:rPr>
            <w:lang w:val="en-CA"/>
          </w:rPr>
          <w:t xml:space="preserve"> Payment of the Purchase Price may be made as follows</w:t>
        </w:r>
      </w:ins>
    </w:p>
    <w:p w14:paraId="4F7DCB0B" w14:textId="4E7759A5" w:rsidR="00E36089" w:rsidRPr="00E36089" w:rsidRDefault="00E36089" w:rsidP="00E36089">
      <w:pPr>
        <w:pStyle w:val="LexisNexisList2"/>
        <w:rPr>
          <w:ins w:id="81" w:author="Matthew Levine" w:date="2024-12-08T16:19:00Z" w16du:dateUtc="2024-12-08T21:19:00Z"/>
          <w:lang w:val="en-CA"/>
        </w:rPr>
      </w:pPr>
      <w:ins w:id="82" w:author="Matthew Levine" w:date="2024-12-08T16:20:00Z" w16du:dateUtc="2024-12-08T21:20:00Z">
        <w:r>
          <w:rPr>
            <w:lang w:val="en-CA"/>
          </w:rPr>
          <w:t xml:space="preserve">Euro 5,000 upon </w:t>
        </w:r>
      </w:ins>
      <w:ins w:id="83" w:author="Matthew Levine" w:date="2024-12-08T16:21:00Z" w16du:dateUtc="2024-12-08T21:21:00Z">
        <w:r>
          <w:rPr>
            <w:lang w:val="en-CA"/>
          </w:rPr>
          <w:t>written evidence that</w:t>
        </w:r>
      </w:ins>
      <w:ins w:id="84" w:author="Matthew Levine" w:date="2024-12-08T16:20:00Z" w16du:dateUtc="2024-12-08T21:20:00Z">
        <w:r>
          <w:rPr>
            <w:lang w:val="en-CA"/>
          </w:rPr>
          <w:t xml:space="preserve"> </w:t>
        </w:r>
      </w:ins>
      <w:ins w:id="85" w:author="Matthew Levine" w:date="2024-12-08T16:21:00Z" w16du:dateUtc="2024-12-08T21:21:00Z">
        <w:r>
          <w:rPr>
            <w:lang w:val="en-CA"/>
          </w:rPr>
          <w:t xml:space="preserve">the </w:t>
        </w:r>
      </w:ins>
      <w:ins w:id="86" w:author="Matthew Levine" w:date="2024-12-08T16:22:00Z" w16du:dateUtc="2024-12-08T21:22:00Z">
        <w:r>
          <w:rPr>
            <w:lang w:val="en-CA"/>
          </w:rPr>
          <w:t xml:space="preserve">Seller(s) and the Corporation’s board of directors have approved the </w:t>
        </w:r>
        <w:r w:rsidRPr="00E36089">
          <w:rPr>
            <w:lang w:val="en-CA"/>
          </w:rPr>
          <w:t xml:space="preserve">Potential </w:t>
        </w:r>
        <w:proofErr w:type="gramStart"/>
        <w:r w:rsidRPr="00E36089">
          <w:rPr>
            <w:lang w:val="en-CA"/>
          </w:rPr>
          <w:t xml:space="preserve">Transaction </w:t>
        </w:r>
        <w:r>
          <w:rPr>
            <w:lang w:val="en-CA"/>
          </w:rPr>
          <w:t xml:space="preserve"> </w:t>
        </w:r>
      </w:ins>
      <w:ins w:id="87" w:author="Matthew Levine" w:date="2024-12-08T16:23:00Z" w16du:dateUtc="2024-12-08T21:23:00Z">
        <w:r>
          <w:rPr>
            <w:lang w:val="en-CA"/>
          </w:rPr>
          <w:t>(</w:t>
        </w:r>
        <w:proofErr w:type="gramEnd"/>
        <w:r>
          <w:rPr>
            <w:lang w:val="en-CA"/>
          </w:rPr>
          <w:t>“First Tranche Payment”)</w:t>
        </w:r>
      </w:ins>
      <w:ins w:id="88" w:author="Matthew Levine" w:date="2024-12-08T16:25:00Z" w16du:dateUtc="2024-12-08T21:25:00Z">
        <w:r w:rsidR="00D005F3">
          <w:rPr>
            <w:lang w:val="en-CA"/>
          </w:rPr>
          <w:t>;</w:t>
        </w:r>
      </w:ins>
    </w:p>
    <w:p w14:paraId="7D53CC2B" w14:textId="59375FD1" w:rsidR="00E36089" w:rsidRDefault="00E36089" w:rsidP="00E36089">
      <w:pPr>
        <w:pStyle w:val="LexisNexisList2"/>
        <w:rPr>
          <w:ins w:id="89" w:author="Matthew Levine" w:date="2024-12-08T16:25:00Z" w16du:dateUtc="2024-12-08T21:25:00Z"/>
          <w:lang w:val="en-CA"/>
        </w:rPr>
      </w:pPr>
      <w:ins w:id="90" w:author="Matthew Levine" w:date="2024-12-08T16:23:00Z" w16du:dateUtc="2024-12-08T21:23:00Z">
        <w:r>
          <w:rPr>
            <w:lang w:val="en-CA"/>
          </w:rPr>
          <w:t xml:space="preserve">Euro </w:t>
        </w:r>
        <w:r>
          <w:rPr>
            <w:lang w:val="en-CA"/>
          </w:rPr>
          <w:t>25</w:t>
        </w:r>
        <w:r>
          <w:rPr>
            <w:lang w:val="en-CA"/>
          </w:rPr>
          <w:t xml:space="preserve">,000 upon </w:t>
        </w:r>
        <w:r>
          <w:rPr>
            <w:lang w:val="en-CA"/>
          </w:rPr>
          <w:t xml:space="preserve">execution of the </w:t>
        </w:r>
      </w:ins>
      <w:ins w:id="91" w:author="Matthew Levine" w:date="2024-12-08T16:24:00Z" w16du:dateUtc="2024-12-08T21:24:00Z">
        <w:r>
          <w:rPr>
            <w:lang w:val="en-CA"/>
          </w:rPr>
          <w:t>s</w:t>
        </w:r>
      </w:ins>
      <w:ins w:id="92" w:author="Matthew Levine" w:date="2024-12-08T16:23:00Z" w16du:dateUtc="2024-12-08T21:23:00Z">
        <w:r>
          <w:rPr>
            <w:lang w:val="en-CA"/>
          </w:rPr>
          <w:t xml:space="preserve">hare </w:t>
        </w:r>
      </w:ins>
      <w:ins w:id="93" w:author="Matthew Levine" w:date="2024-12-08T16:24:00Z" w16du:dateUtc="2024-12-08T21:24:00Z">
        <w:r>
          <w:rPr>
            <w:lang w:val="en-CA"/>
          </w:rPr>
          <w:t>p</w:t>
        </w:r>
      </w:ins>
      <w:ins w:id="94" w:author="Matthew Levine" w:date="2024-12-08T16:23:00Z" w16du:dateUtc="2024-12-08T21:23:00Z">
        <w:r>
          <w:rPr>
            <w:lang w:val="en-CA"/>
          </w:rPr>
          <w:t>ur</w:t>
        </w:r>
      </w:ins>
      <w:ins w:id="95" w:author="Matthew Levine" w:date="2024-12-08T16:24:00Z" w16du:dateUtc="2024-12-08T21:24:00Z">
        <w:r>
          <w:rPr>
            <w:lang w:val="en-CA"/>
          </w:rPr>
          <w:t>chase agreement between the Seller(s)</w:t>
        </w:r>
        <w:r w:rsidR="00D005F3">
          <w:rPr>
            <w:lang w:val="en-CA"/>
          </w:rPr>
          <w:t>, the Corporation</w:t>
        </w:r>
      </w:ins>
      <w:ins w:id="96" w:author="Matthew Levine" w:date="2024-12-08T16:23:00Z" w16du:dateUtc="2024-12-08T21:23:00Z">
        <w:r>
          <w:rPr>
            <w:lang w:val="en-CA"/>
          </w:rPr>
          <w:t xml:space="preserve"> (“</w:t>
        </w:r>
      </w:ins>
      <w:ins w:id="97" w:author="Matthew Levine" w:date="2024-12-08T16:24:00Z" w16du:dateUtc="2024-12-08T21:24:00Z">
        <w:r>
          <w:rPr>
            <w:lang w:val="en-CA"/>
          </w:rPr>
          <w:t>Second</w:t>
        </w:r>
      </w:ins>
      <w:ins w:id="98" w:author="Matthew Levine" w:date="2024-12-08T16:23:00Z" w16du:dateUtc="2024-12-08T21:23:00Z">
        <w:r>
          <w:rPr>
            <w:lang w:val="en-CA"/>
          </w:rPr>
          <w:t xml:space="preserve"> Tranche Payment”</w:t>
        </w:r>
        <w:proofErr w:type="gramStart"/>
        <w:r>
          <w:rPr>
            <w:lang w:val="en-CA"/>
          </w:rPr>
          <w:t>)</w:t>
        </w:r>
      </w:ins>
      <w:ins w:id="99" w:author="Matthew Levine" w:date="2024-12-08T16:25:00Z" w16du:dateUtc="2024-12-08T21:25:00Z">
        <w:r w:rsidR="00D005F3">
          <w:rPr>
            <w:lang w:val="en-CA"/>
          </w:rPr>
          <w:t>;</w:t>
        </w:r>
        <w:proofErr w:type="gramEnd"/>
      </w:ins>
    </w:p>
    <w:p w14:paraId="5ACA1187" w14:textId="4CBFBC05" w:rsidR="00D005F3" w:rsidRPr="00E36089" w:rsidRDefault="00D005F3" w:rsidP="00D005F3">
      <w:pPr>
        <w:pStyle w:val="LexisNexisList2"/>
        <w:rPr>
          <w:ins w:id="100" w:author="Matthew Levine" w:date="2024-12-08T16:25:00Z" w16du:dateUtc="2024-12-08T21:25:00Z"/>
          <w:lang w:val="en-CA"/>
        </w:rPr>
      </w:pPr>
      <w:ins w:id="101" w:author="Matthew Levine" w:date="2024-12-08T16:25:00Z" w16du:dateUtc="2024-12-08T21:25:00Z">
        <w:r>
          <w:rPr>
            <w:lang w:val="en-CA"/>
          </w:rPr>
          <w:t xml:space="preserve">Euro </w:t>
        </w:r>
        <w:r>
          <w:rPr>
            <w:lang w:val="en-CA"/>
          </w:rPr>
          <w:t>5</w:t>
        </w:r>
        <w:r>
          <w:rPr>
            <w:lang w:val="en-CA"/>
          </w:rPr>
          <w:t xml:space="preserve">,000 </w:t>
        </w:r>
        <w:r>
          <w:rPr>
            <w:lang w:val="en-CA"/>
          </w:rPr>
          <w:t>on closing of the Potential Transaction pursuant to the aforesaid share purchase agreement</w:t>
        </w:r>
        <w:r>
          <w:rPr>
            <w:lang w:val="en-CA"/>
          </w:rPr>
          <w:t xml:space="preserve"> (“</w:t>
        </w:r>
        <w:r>
          <w:rPr>
            <w:lang w:val="en-CA"/>
          </w:rPr>
          <w:t>Third</w:t>
        </w:r>
        <w:r>
          <w:rPr>
            <w:lang w:val="en-CA"/>
          </w:rPr>
          <w:t xml:space="preserve"> Tranche Payment”)</w:t>
        </w:r>
        <w:r>
          <w:rPr>
            <w:lang w:val="en-CA"/>
          </w:rPr>
          <w:t>.</w:t>
        </w:r>
      </w:ins>
    </w:p>
    <w:p w14:paraId="6B5CB560" w14:textId="75CBCAAB" w:rsidR="00563B8A" w:rsidDel="00D005F3" w:rsidRDefault="00800415" w:rsidP="00C120F9">
      <w:pPr>
        <w:pStyle w:val="LexisNexisList1"/>
        <w:jc w:val="both"/>
        <w:rPr>
          <w:del w:id="102" w:author="Matthew Levine" w:date="2024-12-08T16:25:00Z" w16du:dateUtc="2024-12-08T21:25:00Z"/>
        </w:rPr>
      </w:pPr>
      <w:del w:id="103" w:author="Matthew Levine" w:date="2024-12-08T16:25:00Z" w16du:dateUtc="2024-12-08T21:25:00Z">
        <w:r w:rsidDel="00D005F3">
          <w:delText>in cash or by certified cheque payable on the date of closing of the Proposed Transaction.</w:delText>
        </w:r>
      </w:del>
    </w:p>
    <w:p w14:paraId="4AA3319F" w14:textId="7C82953F" w:rsidR="00563B8A" w:rsidRDefault="00800415" w:rsidP="00C120F9">
      <w:pPr>
        <w:pStyle w:val="LexisNexisList1"/>
        <w:jc w:val="both"/>
      </w:pPr>
      <w:r>
        <w:t xml:space="preserve">The Shares shall be transferred free and clear of any liens, charges or encumbrances and the </w:t>
      </w:r>
      <w:del w:id="104" w:author="Matthew Levine" w:date="2024-12-08T16:07:00Z" w16du:dateUtc="2024-12-08T21:07:00Z">
        <w:r w:rsidDel="00871BC3">
          <w:delText>Vendor</w:delText>
        </w:r>
      </w:del>
      <w:ins w:id="105" w:author="Matthew Levine" w:date="2024-12-08T16:07:00Z" w16du:dateUtc="2024-12-08T21:07:00Z">
        <w:r w:rsidR="00871BC3">
          <w:t>Vendor(s)</w:t>
        </w:r>
      </w:ins>
      <w:r>
        <w:t xml:space="preserve"> shall covenant and agree that it is, and as of the date of closing will be, the owner of the Shares free and clear of any liens, charges or encumbrances of any nature or kind.</w:t>
      </w:r>
    </w:p>
    <w:p w14:paraId="12D6735A" w14:textId="70B0587A" w:rsidR="004215FF" w:rsidRDefault="004215FF" w:rsidP="00C120F9">
      <w:pPr>
        <w:pStyle w:val="LexisNexisList1"/>
        <w:jc w:val="both"/>
      </w:pPr>
      <w:r>
        <w:t xml:space="preserve">The </w:t>
      </w:r>
      <w:del w:id="106" w:author="Matthew Levine" w:date="2024-12-08T16:26:00Z" w16du:dateUtc="2024-12-08T21:26:00Z">
        <w:r w:rsidDel="00D005F3">
          <w:delText xml:space="preserve">FINTRAC registration to </w:delText>
        </w:r>
        <w:r w:rsidR="00F26C8F" w:rsidDel="00D005F3">
          <w:delText xml:space="preserve">provide money service business (“MSB”) services and activities </w:delText>
        </w:r>
        <w:r w:rsidR="00BE7F82" w:rsidDel="00D005F3">
          <w:delText>(the “</w:delText>
        </w:r>
      </w:del>
      <w:r w:rsidR="00BE7F82">
        <w:t>MSB Registration</w:t>
      </w:r>
      <w:del w:id="107" w:author="Matthew Levine" w:date="2024-12-08T16:26:00Z" w16du:dateUtc="2024-12-08T21:26:00Z">
        <w:r w:rsidR="00BE7F82" w:rsidDel="00D005F3">
          <w:delText>”)</w:delText>
        </w:r>
      </w:del>
      <w:r w:rsidR="00BE7F82">
        <w:t xml:space="preserve"> </w:t>
      </w:r>
      <w:r w:rsidR="00F26C8F">
        <w:t>is</w:t>
      </w:r>
      <w:ins w:id="108" w:author="Matthew Levine" w:date="2024-12-08T16:26:00Z" w16du:dateUtc="2024-12-08T21:26:00Z">
        <w:r w:rsidR="00D005F3">
          <w:t xml:space="preserve"> now and shall at all relevant times be</w:t>
        </w:r>
      </w:ins>
      <w:r w:rsidR="00F26C8F">
        <w:t xml:space="preserve"> valid </w:t>
      </w:r>
      <w:r w:rsidR="00C53AA0">
        <w:t>and in good standing, and any change of control requirements in respect of the MSB</w:t>
      </w:r>
      <w:r w:rsidR="00BE7F82">
        <w:t xml:space="preserve"> Registration shall be completed as a condition of closing</w:t>
      </w:r>
      <w:r w:rsidR="00E33C4B">
        <w:t>.</w:t>
      </w:r>
    </w:p>
    <w:p w14:paraId="587C4D4D" w14:textId="42A933A5" w:rsidR="00374678" w:rsidDel="00D005F3" w:rsidRDefault="00374678" w:rsidP="00C120F9">
      <w:pPr>
        <w:pStyle w:val="LexisNexisList1"/>
        <w:jc w:val="both"/>
        <w:rPr>
          <w:del w:id="109" w:author="Matthew Levine" w:date="2024-12-08T16:26:00Z" w16du:dateUtc="2024-12-08T21:26:00Z"/>
        </w:rPr>
      </w:pPr>
      <w:del w:id="110" w:author="Matthew Levine" w:date="2024-12-08T16:26:00Z" w16du:dateUtc="2024-12-08T21:26:00Z">
        <w:r w:rsidDel="00D005F3">
          <w:delText xml:space="preserve">Also as a condition of closing, </w:delText>
        </w:r>
        <w:r w:rsidR="00800415" w:rsidDel="00D005F3">
          <w:delText xml:space="preserve">the Purchaser shall deliver </w:delText>
        </w:r>
        <w:r w:rsidDel="00D005F3">
          <w:delText xml:space="preserve">the </w:delText>
        </w:r>
      </w:del>
      <w:del w:id="111" w:author="Matthew Levine" w:date="2024-12-08T16:07:00Z" w16du:dateUtc="2024-12-08T21:07:00Z">
        <w:r w:rsidDel="00871BC3">
          <w:delText>Vendor</w:delText>
        </w:r>
      </w:del>
      <w:del w:id="112" w:author="Matthew Levine" w:date="2024-12-08T16:26:00Z" w16du:dateUtc="2024-12-08T21:26:00Z">
        <w:r w:rsidDel="00D005F3">
          <w:delText>’s designated broker</w:delText>
        </w:r>
        <w:r w:rsidR="00267E52" w:rsidDel="00D005F3">
          <w:delText xml:space="preserve"> (“Designated Broker”) </w:delText>
        </w:r>
        <w:r w:rsidR="00800415" w:rsidDel="00D005F3">
          <w:delText xml:space="preserve">a certified cheque payable to the </w:delText>
        </w:r>
        <w:r w:rsidR="00267E52" w:rsidDel="00D005F3">
          <w:delText xml:space="preserve">Designated Broker </w:delText>
        </w:r>
        <w:r w:rsidR="00800415" w:rsidDel="00D005F3">
          <w:delText xml:space="preserve">in the amount of $[amount] as a </w:delText>
        </w:r>
        <w:r w:rsidR="00267E52" w:rsidDel="00D005F3">
          <w:delText xml:space="preserve">brokerage and success fee. </w:delText>
        </w:r>
        <w:r w:rsidR="00800415" w:rsidDel="00D005F3">
          <w:delText xml:space="preserve"> </w:delText>
        </w:r>
      </w:del>
    </w:p>
    <w:p w14:paraId="0CB86007" w14:textId="3316C5CA" w:rsidR="00563B8A" w:rsidRDefault="00404954" w:rsidP="00C120F9">
      <w:pPr>
        <w:pStyle w:val="LexisNexisList1"/>
        <w:jc w:val="both"/>
      </w:pPr>
      <w:r>
        <w:t xml:space="preserve">The Parties shall work together in good faith so that the </w:t>
      </w:r>
      <w:r w:rsidR="00800415">
        <w:t>closing of the transaction of purchase and sale shall take place on or before the [day] day of [month], [year].</w:t>
      </w:r>
    </w:p>
    <w:p w14:paraId="18489EF9" w14:textId="053BDC2D" w:rsidR="00563B8A" w:rsidRDefault="00800415" w:rsidP="00C120F9">
      <w:pPr>
        <w:pStyle w:val="LexisNexisList1"/>
        <w:jc w:val="both"/>
      </w:pPr>
      <w:r>
        <w:t>This letter shall expire[, and the undertakings set forth in Section [specify section number of Optional Section 8, if used] herein shall terminate,] on the earlier of (</w:t>
      </w:r>
      <w:proofErr w:type="spellStart"/>
      <w:r>
        <w:t>i</w:t>
      </w:r>
      <w:proofErr w:type="spellEnd"/>
      <w:r>
        <w:t xml:space="preserve">) the date the </w:t>
      </w:r>
      <w:del w:id="113" w:author="Matthew Levine" w:date="2024-12-08T16:07:00Z" w16du:dateUtc="2024-12-08T21:07:00Z">
        <w:r w:rsidDel="00871BC3">
          <w:delText>Vendor</w:delText>
        </w:r>
      </w:del>
      <w:ins w:id="114" w:author="Matthew Levine" w:date="2024-12-08T16:07:00Z" w16du:dateUtc="2024-12-08T21:07:00Z">
        <w:r w:rsidR="00871BC3">
          <w:t>Vendor(s)</w:t>
        </w:r>
      </w:ins>
      <w:r>
        <w:t xml:space="preserve"> and the Purchaser enter into a definitive agreement for the Proposed Transaction; (ii) [month] [day], [year]; or (iii) termination by either the </w:t>
      </w:r>
      <w:del w:id="115" w:author="Matthew Levine" w:date="2024-12-08T16:07:00Z" w16du:dateUtc="2024-12-08T21:07:00Z">
        <w:r w:rsidDel="00871BC3">
          <w:delText>Vendor</w:delText>
        </w:r>
      </w:del>
      <w:ins w:id="116" w:author="Matthew Levine" w:date="2024-12-08T16:07:00Z" w16du:dateUtc="2024-12-08T21:07:00Z">
        <w:r w:rsidR="00871BC3">
          <w:t>Vendor(s)</w:t>
        </w:r>
      </w:ins>
      <w:r>
        <w:t xml:space="preserve"> or the Purchaser in the following manner: subject to the provisions hereof, either the </w:t>
      </w:r>
      <w:del w:id="117" w:author="Matthew Levine" w:date="2024-12-08T16:07:00Z" w16du:dateUtc="2024-12-08T21:07:00Z">
        <w:r w:rsidDel="00871BC3">
          <w:delText>Vendor</w:delText>
        </w:r>
      </w:del>
      <w:ins w:id="118" w:author="Matthew Levine" w:date="2024-12-08T16:07:00Z" w16du:dateUtc="2024-12-08T21:07:00Z">
        <w:r w:rsidR="00871BC3">
          <w:t>Vendor(s)</w:t>
        </w:r>
      </w:ins>
      <w:r>
        <w:t xml:space="preserve"> or the Purchaser may terminate this letter of intent upon [number of days] days written notice to the other party, in the event such party believes that a irreconcilable impasse in the negotiations of the definitive agreement has occurred that cannot be resolved. The provisions of this Section 8. shall survive the termination of this letter.</w:t>
      </w:r>
    </w:p>
    <w:p w14:paraId="3507734D" w14:textId="77777777" w:rsidR="00563B8A" w:rsidRDefault="00800415" w:rsidP="00C120F9">
      <w:pPr>
        <w:pStyle w:val="LexisNexisList1"/>
        <w:jc w:val="both"/>
      </w:pPr>
      <w:r>
        <w:t>This letter of intent shall be construed and enforced in accordance with, and the rights of the parties shall be governed by, the laws of the Province of Ontario and applicable federal laws in Canada. Each of the parties hereto hereby irrevocably submits and attorns to the jurisdiction of the courts of the Province of Ontario.</w:t>
      </w:r>
    </w:p>
    <w:p w14:paraId="79DF1754" w14:textId="647A5CB3" w:rsidR="00563B8A" w:rsidRDefault="00800415" w:rsidP="00C120F9">
      <w:pPr>
        <w:pStyle w:val="LexisNexisList1"/>
        <w:jc w:val="both"/>
      </w:pPr>
      <w:r>
        <w:lastRenderedPageBreak/>
        <w:t>The parties agree that (except as may be required by law) they will not disclose or use and they will cause their officers, directors, employees, representatives, agents and advisors not to discuss the Proposed Transaction with third parties and will not disclose or use, any Confidential Information (as hereinafter defined) with respect to either party furnished, or to be furnished by such parties in connection herewith at any time or in any manner and they will not use such information other than in connection with the Proposed Transaction. For the purposes of this section, "</w:t>
      </w:r>
      <w:r>
        <w:rPr>
          <w:b/>
        </w:rPr>
        <w:t>Confidential Information</w:t>
      </w:r>
      <w:r>
        <w:t xml:space="preserve">" means any information provided to the Purchaser by the </w:t>
      </w:r>
      <w:del w:id="119" w:author="Matthew Levine" w:date="2024-12-08T16:07:00Z" w16du:dateUtc="2024-12-08T21:07:00Z">
        <w:r w:rsidDel="00871BC3">
          <w:delText>Vendor</w:delText>
        </w:r>
      </w:del>
      <w:ins w:id="120" w:author="Matthew Levine" w:date="2024-12-08T16:07:00Z" w16du:dateUtc="2024-12-08T21:07:00Z">
        <w:r w:rsidR="00871BC3">
          <w:t>Vendor(s)</w:t>
        </w:r>
      </w:ins>
      <w:r>
        <w:t xml:space="preserve"> with respect to the Proposed Transaction. If the Proposed Transaction is not consummated, each party will promptly return all documents and Confidential Information to the proper owner thereof. The provisions of this Section 10. shall survive the termination of this letter.</w:t>
      </w:r>
    </w:p>
    <w:p w14:paraId="7E8EE0DB" w14:textId="77777777" w:rsidR="00563B8A" w:rsidRDefault="00800415" w:rsidP="00C120F9">
      <w:pPr>
        <w:pStyle w:val="LexisNexisList1"/>
        <w:jc w:val="both"/>
      </w:pPr>
      <w:r>
        <w:t>The rights and obligations set forth herein may not be assigned, in whole or in part, by either party without the other party's prior written consent in each instance. Any attempted assignment in violation of the preceding sentence shall be immediately null and void.</w:t>
      </w:r>
    </w:p>
    <w:p w14:paraId="4A552EC3" w14:textId="3C094DD4" w:rsidR="00563B8A" w:rsidRDefault="00800415" w:rsidP="00C120F9">
      <w:pPr>
        <w:pStyle w:val="LexisNexisList1"/>
        <w:jc w:val="both"/>
      </w:pPr>
      <w:r>
        <w:t xml:space="preserve">The parties hereto acknowledge and agree that, except for the provisions contained in Sections </w:t>
      </w:r>
      <w:proofErr w:type="spellStart"/>
      <w:r w:rsidR="00D57ABD">
        <w:t>sections</w:t>
      </w:r>
      <w:proofErr w:type="spellEnd"/>
      <w:r>
        <w:t xml:space="preserve"> 8., 9.</w:t>
      </w:r>
      <w:r w:rsidR="00D57ABD">
        <w:t xml:space="preserve">, </w:t>
      </w:r>
      <w:r>
        <w:t>10.</w:t>
      </w:r>
      <w:r w:rsidR="00D57ABD">
        <w:t xml:space="preserve"> </w:t>
      </w:r>
      <w:r w:rsidR="006E4558">
        <w:t>a</w:t>
      </w:r>
      <w:r w:rsidR="00D57ABD">
        <w:t>nd 11</w:t>
      </w:r>
      <w:r>
        <w:t xml:space="preserve"> above, this letter is not a binding document or legally enforceable agreement and imposes no obligations upon nor grants any rights with respect to the acquisition of the Shares to the parties hereto. Instead, it shall serve solely as an expression of the main terms and conditions that the parties currently intend to incorporate in a final, written agreement between them with respect to the Proposed Transaction. A binding agreement is subject to the preparation and execution of a formal share purchase agreement incorporating the above and such other terms and conditions as are necessary or advisable. Only a formal share purchase agreement, </w:t>
      </w:r>
      <w:proofErr w:type="gramStart"/>
      <w:r>
        <w:t>if and when</w:t>
      </w:r>
      <w:proofErr w:type="gramEnd"/>
      <w:r>
        <w:t xml:space="preserve"> executed, will be binding on the parties. It shall include terms standard for deals of this nature, including without limitation, those addressing representations and warranties, indemnifications, insurance, termination, force majeure, assignment, limitation on liability, non-competition, non-solicitation, exclusivity and intellectual property rights.</w:t>
      </w:r>
    </w:p>
    <w:p w14:paraId="40EFDCC3" w14:textId="4BFB90D0" w:rsidR="00563B8A" w:rsidRDefault="00800415" w:rsidP="00C120F9">
      <w:pPr>
        <w:pStyle w:val="LexisNexisPara"/>
        <w:jc w:val="both"/>
      </w:pPr>
      <w:r>
        <w:t xml:space="preserve">The proposal herein shall expire at [5:00 p.m.] (Toronto time) on [specify date]. If you are in agreement with the above terms and conditions, please sign the copy of this letter </w:t>
      </w:r>
      <w:proofErr w:type="gramStart"/>
      <w:r>
        <w:t>where</w:t>
      </w:r>
      <w:proofErr w:type="gramEnd"/>
      <w:r>
        <w:t xml:space="preserve"> indicated below, whereupon we will continue with our business and legal due diligence investigations and instruct our legal counsel to prepare the draft share purchase agreement for our mutual review.</w:t>
      </w:r>
    </w:p>
    <w:p w14:paraId="65E63813" w14:textId="77777777" w:rsidR="006725CF" w:rsidRDefault="006725CF" w:rsidP="004B39E6">
      <w:pPr>
        <w:pStyle w:val="LexisNexisPara"/>
      </w:pPr>
    </w:p>
    <w:p w14:paraId="4CF4EA39" w14:textId="159DE851" w:rsidR="00563B8A" w:rsidRDefault="00800415" w:rsidP="004B39E6">
      <w:pPr>
        <w:pStyle w:val="LexisNexisPara"/>
      </w:pPr>
      <w:r>
        <w:t>Yours truly,</w:t>
      </w:r>
    </w:p>
    <w:p w14:paraId="6ACA6E30" w14:textId="77777777" w:rsidR="00563B8A" w:rsidRDefault="00800415" w:rsidP="004B39E6">
      <w:pPr>
        <w:pStyle w:val="LexisNexisPara"/>
      </w:pPr>
      <w:r>
        <w:t>[</w:t>
      </w:r>
      <w:r>
        <w:rPr>
          <w:b/>
        </w:rPr>
        <w:t>Name of the Purchaser</w:t>
      </w:r>
      <w:r>
        <w:t>]</w:t>
      </w:r>
    </w:p>
    <w:p w14:paraId="72F20D56"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6438C71C" w14:textId="77777777" w:rsidTr="004B39E6">
        <w:tc>
          <w:tcPr>
            <w:tcW w:w="936" w:type="dxa"/>
            <w:shd w:val="clear" w:color="auto" w:fill="auto"/>
          </w:tcPr>
          <w:p w14:paraId="4AF69DA5" w14:textId="77777777" w:rsidR="004B39E6" w:rsidRPr="004B39E6" w:rsidRDefault="004B39E6" w:rsidP="000A390F">
            <w:pPr>
              <w:pStyle w:val="LexisNexisSignature"/>
            </w:pPr>
            <w:r>
              <w:t>By:</w:t>
            </w:r>
          </w:p>
        </w:tc>
        <w:tc>
          <w:tcPr>
            <w:tcW w:w="3744" w:type="dxa"/>
            <w:tcBorders>
              <w:bottom w:val="single" w:sz="4" w:space="0" w:color="auto"/>
            </w:tcBorders>
            <w:shd w:val="clear" w:color="auto" w:fill="auto"/>
          </w:tcPr>
          <w:p w14:paraId="720A9117" w14:textId="77777777" w:rsidR="004B39E6" w:rsidRPr="004B39E6" w:rsidRDefault="004B39E6" w:rsidP="000A390F">
            <w:pPr>
              <w:pStyle w:val="LexisNexisSignature"/>
            </w:pPr>
          </w:p>
        </w:tc>
        <w:tc>
          <w:tcPr>
            <w:tcW w:w="4680" w:type="dxa"/>
            <w:shd w:val="clear" w:color="auto" w:fill="auto"/>
          </w:tcPr>
          <w:p w14:paraId="1A6D0A81" w14:textId="77777777" w:rsidR="004B39E6" w:rsidRPr="004B39E6" w:rsidRDefault="004B39E6" w:rsidP="000A390F">
            <w:pPr>
              <w:pStyle w:val="LexisNexisSignature"/>
            </w:pPr>
          </w:p>
        </w:tc>
      </w:tr>
    </w:tbl>
    <w:p w14:paraId="713B6B9D" w14:textId="5850F986" w:rsidR="004B39E6" w:rsidRDefault="008C390F" w:rsidP="004B39E6">
      <w:pPr>
        <w:pStyle w:val="LexisNexisPara"/>
      </w:pPr>
      <w:r>
        <w:t>Harry Bedi</w:t>
      </w:r>
    </w:p>
    <w:p w14:paraId="0F9C5C33" w14:textId="77777777" w:rsidR="00563B8A" w:rsidRDefault="00800415" w:rsidP="004B39E6">
      <w:pPr>
        <w:pStyle w:val="LexisNexisPara"/>
      </w:pPr>
      <w:r>
        <w:t>President</w:t>
      </w:r>
    </w:p>
    <w:p w14:paraId="0A175683" w14:textId="77777777" w:rsidR="006725CF" w:rsidRDefault="006725CF" w:rsidP="004B39E6">
      <w:pPr>
        <w:pStyle w:val="LexisNexisPara"/>
      </w:pPr>
    </w:p>
    <w:p w14:paraId="7C89D53C" w14:textId="4C022A23" w:rsidR="00563B8A" w:rsidRDefault="00800415" w:rsidP="004B39E6">
      <w:pPr>
        <w:pStyle w:val="LexisNexisPara"/>
      </w:pPr>
      <w:r>
        <w:lastRenderedPageBreak/>
        <w:t>The above terms and condit</w:t>
      </w:r>
      <w:r w:rsidR="004B39E6">
        <w:t xml:space="preserve">ions are agreed to and accepted </w:t>
      </w:r>
      <w:r>
        <w:t>this [day] day of [month], [year].</w:t>
      </w:r>
    </w:p>
    <w:p w14:paraId="4EC64E4A" w14:textId="45431B44" w:rsidR="00563B8A" w:rsidRDefault="00800415" w:rsidP="004B39E6">
      <w:pPr>
        <w:pStyle w:val="LexisNexisPara"/>
      </w:pPr>
      <w:r>
        <w:t>[</w:t>
      </w:r>
      <w:r>
        <w:rPr>
          <w:b/>
        </w:rPr>
        <w:t xml:space="preserve">Name of the </w:t>
      </w:r>
      <w:del w:id="121" w:author="Matthew Levine" w:date="2024-12-08T16:07:00Z" w16du:dateUtc="2024-12-08T21:07:00Z">
        <w:r w:rsidDel="00871BC3">
          <w:rPr>
            <w:b/>
          </w:rPr>
          <w:delText>Vendor</w:delText>
        </w:r>
      </w:del>
      <w:ins w:id="122" w:author="Matthew Levine" w:date="2024-12-08T16:07:00Z" w16du:dateUtc="2024-12-08T21:07:00Z">
        <w:r w:rsidR="00871BC3">
          <w:rPr>
            <w:b/>
          </w:rPr>
          <w:t>Vendor(s)</w:t>
        </w:r>
      </w:ins>
      <w:r>
        <w:t>]</w:t>
      </w:r>
    </w:p>
    <w:p w14:paraId="28B65183"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79B47FBC" w14:textId="77777777" w:rsidTr="004B39E6">
        <w:tc>
          <w:tcPr>
            <w:tcW w:w="936" w:type="dxa"/>
            <w:shd w:val="clear" w:color="auto" w:fill="auto"/>
          </w:tcPr>
          <w:p w14:paraId="7561E641" w14:textId="77777777" w:rsidR="004B39E6" w:rsidRPr="004B39E6" w:rsidRDefault="004B39E6" w:rsidP="00242080">
            <w:pPr>
              <w:pStyle w:val="LexisNexisSignature"/>
            </w:pPr>
            <w:r>
              <w:t>By:</w:t>
            </w:r>
          </w:p>
        </w:tc>
        <w:tc>
          <w:tcPr>
            <w:tcW w:w="3744" w:type="dxa"/>
            <w:tcBorders>
              <w:bottom w:val="single" w:sz="4" w:space="0" w:color="auto"/>
            </w:tcBorders>
            <w:shd w:val="clear" w:color="auto" w:fill="auto"/>
          </w:tcPr>
          <w:p w14:paraId="47CB3962" w14:textId="77777777" w:rsidR="004B39E6" w:rsidRPr="004B39E6" w:rsidRDefault="004B39E6" w:rsidP="00242080">
            <w:pPr>
              <w:pStyle w:val="LexisNexisSignature"/>
            </w:pPr>
          </w:p>
        </w:tc>
        <w:tc>
          <w:tcPr>
            <w:tcW w:w="4680" w:type="dxa"/>
            <w:shd w:val="clear" w:color="auto" w:fill="auto"/>
          </w:tcPr>
          <w:p w14:paraId="5A65427C" w14:textId="77777777" w:rsidR="004B39E6" w:rsidRPr="004B39E6" w:rsidRDefault="004B39E6" w:rsidP="00242080">
            <w:pPr>
              <w:pStyle w:val="LexisNexisSignature"/>
            </w:pPr>
          </w:p>
        </w:tc>
      </w:tr>
    </w:tbl>
    <w:p w14:paraId="1C9556B2" w14:textId="007999CD" w:rsidR="004B39E6" w:rsidRDefault="00747D47" w:rsidP="004B39E6">
      <w:pPr>
        <w:pStyle w:val="LexisNexisPara"/>
      </w:pPr>
      <w:r>
        <w:t>[INSERT NAME]</w:t>
      </w:r>
    </w:p>
    <w:p w14:paraId="282BA6D5" w14:textId="77777777" w:rsidR="00563B8A" w:rsidRDefault="00800415" w:rsidP="004B39E6">
      <w:pPr>
        <w:pStyle w:val="LexisNexisPara"/>
      </w:pPr>
      <w:r>
        <w:t>President</w:t>
      </w:r>
    </w:p>
    <w:p w14:paraId="31C2EB86" w14:textId="77777777" w:rsidR="008C390F" w:rsidRDefault="008C390F" w:rsidP="004B39E6">
      <w:pPr>
        <w:pStyle w:val="LexisNexisPara"/>
      </w:pPr>
    </w:p>
    <w:p w14:paraId="0FCAC402" w14:textId="741AB39B" w:rsidR="008C390F" w:rsidRDefault="008C390F" w:rsidP="008C390F">
      <w:pPr>
        <w:pStyle w:val="LexisNexisPara"/>
      </w:pPr>
      <w:r>
        <w:t>[</w:t>
      </w:r>
      <w:r>
        <w:rPr>
          <w:b/>
        </w:rPr>
        <w:t>Name of Broker</w:t>
      </w:r>
    </w:p>
    <w:p w14:paraId="70CE486E" w14:textId="77777777" w:rsidR="008C390F" w:rsidRDefault="008C390F" w:rsidP="008C390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8C390F" w:rsidRPr="004B39E6" w14:paraId="2DD0FEC8" w14:textId="77777777" w:rsidTr="001B6456">
        <w:tc>
          <w:tcPr>
            <w:tcW w:w="936" w:type="dxa"/>
            <w:shd w:val="clear" w:color="auto" w:fill="auto"/>
          </w:tcPr>
          <w:p w14:paraId="34BD9DA5" w14:textId="77777777" w:rsidR="008C390F" w:rsidRPr="004B39E6" w:rsidRDefault="008C390F" w:rsidP="001B6456">
            <w:pPr>
              <w:pStyle w:val="LexisNexisSignature"/>
            </w:pPr>
            <w:r>
              <w:t>By:</w:t>
            </w:r>
          </w:p>
        </w:tc>
        <w:tc>
          <w:tcPr>
            <w:tcW w:w="3744" w:type="dxa"/>
            <w:tcBorders>
              <w:bottom w:val="single" w:sz="4" w:space="0" w:color="auto"/>
            </w:tcBorders>
            <w:shd w:val="clear" w:color="auto" w:fill="auto"/>
          </w:tcPr>
          <w:p w14:paraId="69559C2E" w14:textId="77777777" w:rsidR="008C390F" w:rsidRPr="004B39E6" w:rsidRDefault="008C390F" w:rsidP="001B6456">
            <w:pPr>
              <w:pStyle w:val="LexisNexisSignature"/>
            </w:pPr>
          </w:p>
        </w:tc>
        <w:tc>
          <w:tcPr>
            <w:tcW w:w="4680" w:type="dxa"/>
            <w:shd w:val="clear" w:color="auto" w:fill="auto"/>
          </w:tcPr>
          <w:p w14:paraId="1455775E" w14:textId="77777777" w:rsidR="008C390F" w:rsidRPr="004B39E6" w:rsidRDefault="008C390F" w:rsidP="001B6456">
            <w:pPr>
              <w:pStyle w:val="LexisNexisSignature"/>
            </w:pPr>
          </w:p>
        </w:tc>
      </w:tr>
    </w:tbl>
    <w:p w14:paraId="45CB09E2" w14:textId="3916F68E" w:rsidR="008C390F" w:rsidRDefault="00747D47" w:rsidP="008C390F">
      <w:pPr>
        <w:pStyle w:val="LexisNexisPara"/>
      </w:pPr>
      <w:r>
        <w:t>[INSERT NAME]</w:t>
      </w:r>
    </w:p>
    <w:p w14:paraId="19470B08" w14:textId="77777777" w:rsidR="008C390F" w:rsidRDefault="008C390F" w:rsidP="008C390F">
      <w:pPr>
        <w:pStyle w:val="LexisNexisPara"/>
      </w:pPr>
      <w:r>
        <w:t>President</w:t>
      </w:r>
    </w:p>
    <w:p w14:paraId="28E90DFF" w14:textId="77777777" w:rsidR="008C390F" w:rsidRDefault="008C390F" w:rsidP="004B39E6">
      <w:pPr>
        <w:pStyle w:val="LexisNexisPara"/>
      </w:pPr>
    </w:p>
    <w:sectPr w:rsidR="008C390F" w:rsidSect="004B39E6">
      <w:footerReference w:type="default" r:id="rId7"/>
      <w:footerReference w:type="first" r:id="rId8"/>
      <w:type w:val="continuous"/>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7EF1AF" w14:textId="77777777" w:rsidR="007A52D0" w:rsidRDefault="007A52D0">
      <w:pPr>
        <w:spacing w:after="0" w:line="240" w:lineRule="auto"/>
      </w:pPr>
      <w:r>
        <w:separator/>
      </w:r>
    </w:p>
  </w:endnote>
  <w:endnote w:type="continuationSeparator" w:id="0">
    <w:p w14:paraId="5D906A7B" w14:textId="77777777" w:rsidR="007A52D0" w:rsidRDefault="007A5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3274006"/>
      <w:docPartObj>
        <w:docPartGallery w:val="Page Numbers (Bottom of Page)"/>
        <w:docPartUnique/>
      </w:docPartObj>
    </w:sdtPr>
    <w:sdtEndPr>
      <w:rPr>
        <w:noProof/>
      </w:rPr>
    </w:sdtEndPr>
    <w:sdtContent>
      <w:p w14:paraId="224A8830" w14:textId="77777777" w:rsidR="009550D8" w:rsidRDefault="009550D8" w:rsidP="009550D8">
        <w:pPr>
          <w:pStyle w:val="LexisNexisPageNumb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3965083"/>
      <w:docPartObj>
        <w:docPartGallery w:val="Page Numbers (Bottom of Page)"/>
        <w:docPartUnique/>
      </w:docPartObj>
    </w:sdtPr>
    <w:sdtEndPr>
      <w:rPr>
        <w:noProof/>
      </w:rPr>
    </w:sdtEndPr>
    <w:sdtContent>
      <w:p w14:paraId="52A1227C" w14:textId="77777777" w:rsidR="009550D8" w:rsidRDefault="009550D8" w:rsidP="009550D8">
        <w:pPr>
          <w:pStyle w:val="LexisNexisPageNumb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329D77" w14:textId="77777777" w:rsidR="007A52D0" w:rsidRDefault="007A52D0">
      <w:pPr>
        <w:spacing w:after="0" w:line="240" w:lineRule="auto"/>
      </w:pPr>
      <w:r>
        <w:separator/>
      </w:r>
    </w:p>
  </w:footnote>
  <w:footnote w:type="continuationSeparator" w:id="0">
    <w:p w14:paraId="6BEF9211" w14:textId="77777777" w:rsidR="007A52D0" w:rsidRDefault="007A5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4009B9"/>
    <w:multiLevelType w:val="multilevel"/>
    <w:tmpl w:val="F11C51E2"/>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pStyle w:val="LexisNexisList2"/>
      <w:lvlText w:val="(%2)"/>
      <w:lvlJc w:val="left"/>
      <w:pPr>
        <w:tabs>
          <w:tab w:val="num" w:pos="936"/>
        </w:tabs>
        <w:ind w:left="936" w:hanging="576"/>
      </w:pPr>
      <w:rPr>
        <w:rFonts w:hint="default"/>
        <w:b w:val="0"/>
        <w:i w: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1" w15:restartNumberingAfterBreak="0">
    <w:nsid w:val="78A076AB"/>
    <w:multiLevelType w:val="multilevel"/>
    <w:tmpl w:val="AEE6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540157">
    <w:abstractNumId w:val="0"/>
  </w:num>
  <w:num w:numId="2" w16cid:durableId="115611177">
    <w:abstractNumId w:val="0"/>
  </w:num>
  <w:num w:numId="3" w16cid:durableId="1744835634">
    <w:abstractNumId w:val="0"/>
  </w:num>
  <w:num w:numId="4" w16cid:durableId="2143578152">
    <w:abstractNumId w:val="0"/>
  </w:num>
  <w:num w:numId="5" w16cid:durableId="1866400395">
    <w:abstractNumId w:val="0"/>
  </w:num>
  <w:num w:numId="6" w16cid:durableId="847334211">
    <w:abstractNumId w:val="0"/>
  </w:num>
  <w:num w:numId="7" w16cid:durableId="1008405894">
    <w:abstractNumId w:val="0"/>
  </w:num>
  <w:num w:numId="8" w16cid:durableId="1731803272">
    <w:abstractNumId w:val="0"/>
  </w:num>
  <w:num w:numId="9" w16cid:durableId="9365929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2089"/>
    <w:rsid w:val="00267E52"/>
    <w:rsid w:val="003042C8"/>
    <w:rsid w:val="00374678"/>
    <w:rsid w:val="00404954"/>
    <w:rsid w:val="004215FF"/>
    <w:rsid w:val="004B39E6"/>
    <w:rsid w:val="00563B8A"/>
    <w:rsid w:val="006725CF"/>
    <w:rsid w:val="006E4558"/>
    <w:rsid w:val="00747D47"/>
    <w:rsid w:val="007A52D0"/>
    <w:rsid w:val="00800415"/>
    <w:rsid w:val="00871BC3"/>
    <w:rsid w:val="008A74BC"/>
    <w:rsid w:val="008C390F"/>
    <w:rsid w:val="009550D8"/>
    <w:rsid w:val="009C5977"/>
    <w:rsid w:val="00A77B3E"/>
    <w:rsid w:val="00AE1FB1"/>
    <w:rsid w:val="00BE7F82"/>
    <w:rsid w:val="00C120F9"/>
    <w:rsid w:val="00C53AA0"/>
    <w:rsid w:val="00CA2A55"/>
    <w:rsid w:val="00CF078B"/>
    <w:rsid w:val="00D005F3"/>
    <w:rsid w:val="00D502EE"/>
    <w:rsid w:val="00D57ABD"/>
    <w:rsid w:val="00E33C4B"/>
    <w:rsid w:val="00E36089"/>
    <w:rsid w:val="00EA75DD"/>
    <w:rsid w:val="00EE1913"/>
    <w:rsid w:val="00F26C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AFB3E"/>
  <w15:docId w15:val="{F58482CF-9C05-40E0-B51F-0BE518D7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9E6"/>
    <w:pPr>
      <w:spacing w:after="200" w:line="276" w:lineRule="auto"/>
    </w:pPr>
    <w:rPr>
      <w:rFonts w:asciiTheme="minorHAnsi" w:eastAsiaTheme="minorHAnsi" w:hAnsiTheme="minorHAnsi" w:cstheme="minorBidi"/>
      <w:sz w:val="22"/>
      <w:szCs w:val="22"/>
    </w:rPr>
  </w:style>
  <w:style w:type="paragraph" w:styleId="Heading1">
    <w:name w:val="heading 1"/>
    <w:basedOn w:val="LexisNexisBase"/>
    <w:next w:val="Normal"/>
    <w:link w:val="Heading1Char"/>
    <w:uiPriority w:val="9"/>
    <w:qFormat/>
    <w:rsid w:val="004B39E6"/>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4B39E6"/>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4B39E6"/>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4B39E6"/>
    <w:pPr>
      <w:keepNext/>
      <w:keepLines/>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9E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4B3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9E6"/>
    <w:rPr>
      <w:rFonts w:asciiTheme="minorHAnsi" w:eastAsiaTheme="minorHAnsi" w:hAnsiTheme="minorHAnsi" w:cstheme="minorBidi"/>
      <w:sz w:val="22"/>
      <w:szCs w:val="22"/>
    </w:rPr>
  </w:style>
  <w:style w:type="paragraph" w:customStyle="1" w:styleId="LexisNexisBase">
    <w:name w:val="LexisNexisBase"/>
    <w:qFormat/>
    <w:rsid w:val="004B39E6"/>
    <w:pPr>
      <w:spacing w:before="120" w:after="120"/>
    </w:pPr>
    <w:rPr>
      <w:rFonts w:eastAsiaTheme="minorHAnsi" w:cstheme="minorBidi"/>
      <w:sz w:val="24"/>
      <w:szCs w:val="22"/>
    </w:rPr>
  </w:style>
  <w:style w:type="character" w:customStyle="1" w:styleId="Heading1Char">
    <w:name w:val="Heading 1 Char"/>
    <w:basedOn w:val="DefaultParagraphFont"/>
    <w:link w:val="Heading1"/>
    <w:uiPriority w:val="9"/>
    <w:rsid w:val="004B39E6"/>
    <w:rPr>
      <w:rFonts w:eastAsiaTheme="majorEastAsia" w:cstheme="majorBidi"/>
      <w:b/>
      <w:sz w:val="24"/>
      <w:szCs w:val="32"/>
    </w:rPr>
  </w:style>
  <w:style w:type="character" w:customStyle="1" w:styleId="Heading2Char">
    <w:name w:val="Heading 2 Char"/>
    <w:basedOn w:val="DefaultParagraphFont"/>
    <w:link w:val="Heading2"/>
    <w:uiPriority w:val="9"/>
    <w:rsid w:val="004B39E6"/>
    <w:rPr>
      <w:rFonts w:eastAsiaTheme="majorEastAsia" w:cstheme="majorBidi"/>
      <w:b/>
      <w:sz w:val="24"/>
      <w:szCs w:val="26"/>
    </w:rPr>
  </w:style>
  <w:style w:type="character" w:customStyle="1" w:styleId="Heading3Char">
    <w:name w:val="Heading 3 Char"/>
    <w:basedOn w:val="DefaultParagraphFont"/>
    <w:link w:val="Heading3"/>
    <w:uiPriority w:val="9"/>
    <w:rsid w:val="004B39E6"/>
    <w:rPr>
      <w:rFonts w:eastAsiaTheme="majorEastAsia" w:cstheme="majorBidi"/>
      <w:b/>
      <w:sz w:val="24"/>
      <w:szCs w:val="24"/>
    </w:rPr>
  </w:style>
  <w:style w:type="character" w:customStyle="1" w:styleId="Heading4Char">
    <w:name w:val="Heading 4 Char"/>
    <w:basedOn w:val="DefaultParagraphFont"/>
    <w:link w:val="Heading4"/>
    <w:uiPriority w:val="9"/>
    <w:rsid w:val="004B39E6"/>
    <w:rPr>
      <w:rFonts w:eastAsiaTheme="majorEastAsia" w:cstheme="majorBidi"/>
      <w:b/>
      <w:iCs/>
      <w:sz w:val="24"/>
      <w:szCs w:val="22"/>
    </w:rPr>
  </w:style>
  <w:style w:type="character" w:styleId="Hyperlink">
    <w:name w:val="Hyperlink"/>
    <w:basedOn w:val="DefaultParagraphFont"/>
    <w:uiPriority w:val="99"/>
    <w:unhideWhenUsed/>
    <w:rsid w:val="004B39E6"/>
    <w:rPr>
      <w:color w:val="0000FF" w:themeColor="hyperlink"/>
      <w:u w:val="single"/>
    </w:rPr>
  </w:style>
  <w:style w:type="paragraph" w:styleId="Index1">
    <w:name w:val="index 1"/>
    <w:basedOn w:val="LexisNexisBase"/>
    <w:next w:val="Index2"/>
    <w:autoRedefine/>
    <w:uiPriority w:val="99"/>
    <w:unhideWhenUsed/>
    <w:rsid w:val="004B39E6"/>
    <w:pPr>
      <w:spacing w:after="0"/>
      <w:ind w:left="220" w:hanging="220"/>
    </w:pPr>
  </w:style>
  <w:style w:type="paragraph" w:styleId="Index2">
    <w:name w:val="index 2"/>
    <w:basedOn w:val="LexisNexisBase"/>
    <w:next w:val="LexisNexisBase"/>
    <w:autoRedefine/>
    <w:uiPriority w:val="99"/>
    <w:unhideWhenUsed/>
    <w:rsid w:val="004B39E6"/>
    <w:pPr>
      <w:spacing w:after="0"/>
      <w:ind w:left="440" w:hanging="220"/>
    </w:pPr>
  </w:style>
  <w:style w:type="paragraph" w:customStyle="1" w:styleId="LexisNexisBoldPhrase">
    <w:name w:val="LexisNexisBoldPhrase"/>
    <w:basedOn w:val="LexisNexisBase"/>
    <w:link w:val="LexisNexisBoldPhraseChar"/>
    <w:qFormat/>
    <w:rsid w:val="004B39E6"/>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4B39E6"/>
    <w:rPr>
      <w:rFonts w:cstheme="minorBidi"/>
      <w:b/>
      <w:sz w:val="24"/>
      <w:szCs w:val="22"/>
      <w:lang w:val="en-GB"/>
    </w:rPr>
  </w:style>
  <w:style w:type="paragraph" w:customStyle="1" w:styleId="LexisNexisItalicPhrase">
    <w:name w:val="LexisNexisItalicPhrase"/>
    <w:basedOn w:val="LexisNexisBase"/>
    <w:link w:val="LexisNexisItalicPhraseChar"/>
    <w:qFormat/>
    <w:rsid w:val="004B39E6"/>
    <w:rPr>
      <w:i/>
    </w:rPr>
  </w:style>
  <w:style w:type="character" w:customStyle="1" w:styleId="LexisNexisItalicPhraseChar">
    <w:name w:val="LexisNexisItalicPhrase Char"/>
    <w:basedOn w:val="DefaultParagraphFont"/>
    <w:link w:val="LexisNexisItalicPhrase"/>
    <w:rsid w:val="004B39E6"/>
    <w:rPr>
      <w:rFonts w:eastAsiaTheme="minorHAnsi" w:cstheme="minorBidi"/>
      <w:i/>
      <w:sz w:val="24"/>
      <w:szCs w:val="22"/>
    </w:rPr>
  </w:style>
  <w:style w:type="paragraph" w:customStyle="1" w:styleId="LexisNexisLetterhead">
    <w:name w:val="LexisNexisLetterhead"/>
    <w:basedOn w:val="Normal"/>
    <w:qFormat/>
    <w:rsid w:val="004B39E6"/>
    <w:pPr>
      <w:spacing w:after="360" w:line="384" w:lineRule="auto"/>
      <w:contextualSpacing/>
    </w:pPr>
    <w:rPr>
      <w:rFonts w:ascii="Times New Roman" w:eastAsia="Calibri" w:hAnsi="Times New Roman" w:cs="Times New Roman"/>
      <w:sz w:val="24"/>
    </w:rPr>
  </w:style>
  <w:style w:type="paragraph" w:customStyle="1" w:styleId="LexisNexisPara1">
    <w:name w:val="LexisNexisPara1"/>
    <w:basedOn w:val="LexisNexisBase"/>
    <w:qFormat/>
    <w:rsid w:val="004B39E6"/>
    <w:pPr>
      <w:ind w:left="360"/>
    </w:pPr>
  </w:style>
  <w:style w:type="paragraph" w:customStyle="1" w:styleId="LexisNexisList1">
    <w:name w:val="LexisNexisList1"/>
    <w:basedOn w:val="LexisNexisPara1"/>
    <w:qFormat/>
    <w:rsid w:val="004B39E6"/>
    <w:pPr>
      <w:numPr>
        <w:numId w:val="8"/>
      </w:numPr>
      <w:spacing w:before="360"/>
    </w:pPr>
  </w:style>
  <w:style w:type="paragraph" w:customStyle="1" w:styleId="LexisNexisPara2">
    <w:name w:val="LexisNexisPara2"/>
    <w:basedOn w:val="LexisNexisBase"/>
    <w:qFormat/>
    <w:rsid w:val="004B39E6"/>
    <w:pPr>
      <w:ind w:left="936"/>
    </w:pPr>
  </w:style>
  <w:style w:type="paragraph" w:customStyle="1" w:styleId="LexisNexisList2">
    <w:name w:val="LexisNexisList2"/>
    <w:basedOn w:val="LexisNexisPara2"/>
    <w:qFormat/>
    <w:rsid w:val="004B39E6"/>
    <w:pPr>
      <w:numPr>
        <w:ilvl w:val="1"/>
        <w:numId w:val="8"/>
      </w:numPr>
    </w:pPr>
  </w:style>
  <w:style w:type="paragraph" w:customStyle="1" w:styleId="LexisNexisPara3">
    <w:name w:val="LexisNexisPara3"/>
    <w:basedOn w:val="LexisNexisBase"/>
    <w:qFormat/>
    <w:rsid w:val="004B39E6"/>
    <w:pPr>
      <w:ind w:left="1440"/>
    </w:pPr>
  </w:style>
  <w:style w:type="paragraph" w:customStyle="1" w:styleId="LexisNexisList3">
    <w:name w:val="LexisNexisList3"/>
    <w:basedOn w:val="LexisNexisPara3"/>
    <w:qFormat/>
    <w:rsid w:val="004B39E6"/>
    <w:pPr>
      <w:numPr>
        <w:ilvl w:val="2"/>
        <w:numId w:val="8"/>
      </w:numPr>
    </w:pPr>
  </w:style>
  <w:style w:type="paragraph" w:customStyle="1" w:styleId="LexisNexisPara4">
    <w:name w:val="LexisNexisPara4"/>
    <w:basedOn w:val="LexisNexisBase"/>
    <w:qFormat/>
    <w:rsid w:val="004B39E6"/>
    <w:pPr>
      <w:ind w:left="1944"/>
    </w:pPr>
  </w:style>
  <w:style w:type="paragraph" w:customStyle="1" w:styleId="LexisNexisList4">
    <w:name w:val="LexisNexisList4"/>
    <w:basedOn w:val="LexisNexisPara4"/>
    <w:qFormat/>
    <w:rsid w:val="004B39E6"/>
    <w:pPr>
      <w:numPr>
        <w:ilvl w:val="3"/>
        <w:numId w:val="8"/>
      </w:numPr>
    </w:pPr>
  </w:style>
  <w:style w:type="paragraph" w:customStyle="1" w:styleId="LexisNexisList6">
    <w:name w:val="LexisNexisList6"/>
    <w:basedOn w:val="LexisNexisPara1"/>
    <w:next w:val="Normal"/>
    <w:qFormat/>
    <w:rsid w:val="004B39E6"/>
    <w:pPr>
      <w:keepNext/>
      <w:numPr>
        <w:ilvl w:val="5"/>
        <w:numId w:val="8"/>
      </w:numPr>
    </w:pPr>
  </w:style>
  <w:style w:type="paragraph" w:customStyle="1" w:styleId="LexisNexisList7">
    <w:name w:val="LexisNexisList7"/>
    <w:basedOn w:val="LexisNexisPara1"/>
    <w:qFormat/>
    <w:rsid w:val="004B39E6"/>
    <w:pPr>
      <w:numPr>
        <w:ilvl w:val="6"/>
        <w:numId w:val="8"/>
      </w:numPr>
      <w:spacing w:before="240"/>
    </w:pPr>
  </w:style>
  <w:style w:type="paragraph" w:customStyle="1" w:styleId="LexisNexisList8">
    <w:name w:val="LexisNexisList8"/>
    <w:basedOn w:val="LexisNexisPara2"/>
    <w:qFormat/>
    <w:rsid w:val="004B39E6"/>
    <w:pPr>
      <w:numPr>
        <w:ilvl w:val="7"/>
        <w:numId w:val="8"/>
      </w:numPr>
    </w:pPr>
  </w:style>
  <w:style w:type="paragraph" w:customStyle="1" w:styleId="LexisNexisList9">
    <w:name w:val="LexisNexisList9"/>
    <w:basedOn w:val="LexisNexisPara3"/>
    <w:qFormat/>
    <w:rsid w:val="004B39E6"/>
    <w:pPr>
      <w:numPr>
        <w:ilvl w:val="8"/>
        <w:numId w:val="8"/>
      </w:numPr>
    </w:pPr>
  </w:style>
  <w:style w:type="paragraph" w:customStyle="1" w:styleId="LexisNexisPageNumber">
    <w:name w:val="LexisNexisPageNumber"/>
    <w:basedOn w:val="LexisNexisBase"/>
    <w:qFormat/>
    <w:rsid w:val="004B39E6"/>
    <w:pPr>
      <w:jc w:val="center"/>
    </w:pPr>
    <w:rPr>
      <w:sz w:val="20"/>
    </w:rPr>
  </w:style>
  <w:style w:type="paragraph" w:customStyle="1" w:styleId="LexisNexisPara">
    <w:name w:val="LexisNexisPara"/>
    <w:basedOn w:val="LexisNexisBase"/>
    <w:qFormat/>
    <w:rsid w:val="004B39E6"/>
  </w:style>
  <w:style w:type="paragraph" w:customStyle="1" w:styleId="LexisNexisParaCentered">
    <w:name w:val="LexisNexisParaCentered"/>
    <w:basedOn w:val="LexisNexisPara"/>
    <w:next w:val="LexisNexisPara"/>
    <w:qFormat/>
    <w:rsid w:val="004B39E6"/>
    <w:pPr>
      <w:jc w:val="center"/>
    </w:pPr>
  </w:style>
  <w:style w:type="paragraph" w:customStyle="1" w:styleId="LexisNexisRegarding">
    <w:name w:val="LexisNexisRegarding"/>
    <w:basedOn w:val="Normal"/>
    <w:next w:val="Normal"/>
    <w:qFormat/>
    <w:rsid w:val="004B39E6"/>
    <w:pPr>
      <w:spacing w:before="480" w:after="360" w:line="240" w:lineRule="auto"/>
    </w:pPr>
    <w:rPr>
      <w:rFonts w:ascii="Times New Roman" w:eastAsia="Calibri" w:hAnsi="Times New Roman" w:cs="Times New Roman"/>
      <w:sz w:val="24"/>
    </w:rPr>
  </w:style>
  <w:style w:type="paragraph" w:customStyle="1" w:styleId="LexisNexisSignature">
    <w:name w:val="LexisNexisSignature"/>
    <w:basedOn w:val="Normal"/>
    <w:qFormat/>
    <w:rsid w:val="004B39E6"/>
    <w:pPr>
      <w:keepNext/>
      <w:keepLines/>
      <w:spacing w:after="0" w:line="240" w:lineRule="auto"/>
    </w:pPr>
    <w:rPr>
      <w:rFonts w:ascii="Times New Roman" w:hAnsi="Times New Roman"/>
      <w:sz w:val="24"/>
    </w:rPr>
  </w:style>
  <w:style w:type="paragraph" w:customStyle="1" w:styleId="LexisNexisSubTitle">
    <w:name w:val="LexisNexisSubTitle"/>
    <w:basedOn w:val="LexisNexisBase"/>
    <w:next w:val="LexisNexisList1"/>
    <w:qFormat/>
    <w:rsid w:val="004B39E6"/>
    <w:rPr>
      <w:b/>
    </w:rPr>
  </w:style>
  <w:style w:type="paragraph" w:customStyle="1" w:styleId="LexisNexisTitle">
    <w:name w:val="LexisNexisTitle"/>
    <w:basedOn w:val="LexisNexisBase"/>
    <w:next w:val="LexisNexisPara"/>
    <w:qFormat/>
    <w:rsid w:val="004B39E6"/>
    <w:pPr>
      <w:jc w:val="center"/>
    </w:pPr>
    <w:rPr>
      <w:b/>
      <w:caps/>
    </w:rPr>
  </w:style>
  <w:style w:type="paragraph" w:customStyle="1" w:styleId="MarkUpIF1">
    <w:name w:val="MarkUpIF1"/>
    <w:basedOn w:val="Normal"/>
    <w:qFormat/>
    <w:rsid w:val="004B39E6"/>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line="240" w:lineRule="auto"/>
    </w:pPr>
    <w:rPr>
      <w:rFonts w:ascii="Times New Roman" w:hAnsi="Times New Roman"/>
      <w:color w:val="76923C" w:themeColor="accent3" w:themeShade="BF"/>
      <w:sz w:val="24"/>
    </w:rPr>
  </w:style>
  <w:style w:type="paragraph" w:customStyle="1" w:styleId="MarkUpIF2">
    <w:name w:val="MarkUpIF2"/>
    <w:basedOn w:val="MarkUpIF1"/>
    <w:qFormat/>
    <w:rsid w:val="004B39E6"/>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4B39E6"/>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4B39E6"/>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line="240" w:lineRule="auto"/>
    </w:pPr>
    <w:rPr>
      <w:rFonts w:ascii="Times New Roman" w:hAnsi="Times New Roman"/>
      <w:color w:val="984806" w:themeColor="accent6" w:themeShade="80"/>
      <w:sz w:val="24"/>
    </w:rPr>
  </w:style>
  <w:style w:type="paragraph" w:customStyle="1" w:styleId="MarkUpRepeat">
    <w:name w:val="MarkUpRepeat"/>
    <w:basedOn w:val="Normal"/>
    <w:qFormat/>
    <w:rsid w:val="004B39E6"/>
    <w:pPr>
      <w:pBdr>
        <w:top w:val="double" w:sz="4" w:space="1" w:color="920000"/>
        <w:left w:val="double" w:sz="4" w:space="4" w:color="920000"/>
        <w:bottom w:val="double" w:sz="4" w:space="1" w:color="920000"/>
        <w:right w:val="double" w:sz="4" w:space="4" w:color="920000"/>
      </w:pBdr>
      <w:spacing w:before="120" w:after="120" w:line="240" w:lineRule="auto"/>
    </w:pPr>
    <w:rPr>
      <w:rFonts w:ascii="Times New Roman" w:hAnsi="Times New Roman"/>
      <w:color w:val="C40000"/>
      <w:sz w:val="24"/>
    </w:rPr>
  </w:style>
  <w:style w:type="table" w:styleId="TableGrid">
    <w:name w:val="Table Grid"/>
    <w:basedOn w:val="TableNormal"/>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Para"/>
    <w:autoRedefine/>
    <w:uiPriority w:val="39"/>
    <w:unhideWhenUsed/>
    <w:rsid w:val="004B39E6"/>
    <w:pPr>
      <w:tabs>
        <w:tab w:val="right" w:leader="dot" w:pos="9350"/>
      </w:tabs>
    </w:pPr>
  </w:style>
  <w:style w:type="paragraph" w:styleId="TOC2">
    <w:name w:val="toc 2"/>
    <w:basedOn w:val="LexisNexisBase"/>
    <w:next w:val="LexisNexisPara"/>
    <w:autoRedefine/>
    <w:uiPriority w:val="39"/>
    <w:unhideWhenUsed/>
    <w:rsid w:val="004B39E6"/>
    <w:pPr>
      <w:ind w:left="216"/>
    </w:pPr>
  </w:style>
  <w:style w:type="paragraph" w:styleId="Revision">
    <w:name w:val="Revision"/>
    <w:hidden/>
    <w:uiPriority w:val="99"/>
    <w:semiHidden/>
    <w:rsid w:val="00871BC3"/>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E36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9348991">
      <w:bodyDiv w:val="1"/>
      <w:marLeft w:val="0"/>
      <w:marRight w:val="0"/>
      <w:marTop w:val="0"/>
      <w:marBottom w:val="0"/>
      <w:divBdr>
        <w:top w:val="none" w:sz="0" w:space="0" w:color="auto"/>
        <w:left w:val="none" w:sz="0" w:space="0" w:color="auto"/>
        <w:bottom w:val="none" w:sz="0" w:space="0" w:color="auto"/>
        <w:right w:val="none" w:sz="0" w:space="0" w:color="auto"/>
      </w:divBdr>
      <w:divsChild>
        <w:div w:id="1790708853">
          <w:marLeft w:val="0"/>
          <w:marRight w:val="0"/>
          <w:marTop w:val="0"/>
          <w:marBottom w:val="0"/>
          <w:divBdr>
            <w:top w:val="none" w:sz="0" w:space="0" w:color="auto"/>
            <w:left w:val="none" w:sz="0" w:space="0" w:color="auto"/>
            <w:bottom w:val="none" w:sz="0" w:space="0" w:color="auto"/>
            <w:right w:val="none" w:sz="0" w:space="0" w:color="auto"/>
          </w:divBdr>
        </w:div>
        <w:div w:id="1866362165">
          <w:marLeft w:val="0"/>
          <w:marRight w:val="0"/>
          <w:marTop w:val="0"/>
          <w:marBottom w:val="0"/>
          <w:divBdr>
            <w:top w:val="none" w:sz="0" w:space="0" w:color="auto"/>
            <w:left w:val="none" w:sz="0" w:space="0" w:color="auto"/>
            <w:bottom w:val="none" w:sz="0" w:space="0" w:color="auto"/>
            <w:right w:val="none" w:sz="0" w:space="0" w:color="auto"/>
          </w:divBdr>
        </w:div>
      </w:divsChild>
    </w:div>
    <w:div w:id="1838810402">
      <w:bodyDiv w:val="1"/>
      <w:marLeft w:val="0"/>
      <w:marRight w:val="0"/>
      <w:marTop w:val="0"/>
      <w:marBottom w:val="0"/>
      <w:divBdr>
        <w:top w:val="none" w:sz="0" w:space="0" w:color="auto"/>
        <w:left w:val="none" w:sz="0" w:space="0" w:color="auto"/>
        <w:bottom w:val="none" w:sz="0" w:space="0" w:color="auto"/>
        <w:right w:val="none" w:sz="0" w:space="0" w:color="auto"/>
      </w:divBdr>
      <w:divsChild>
        <w:div w:id="620460659">
          <w:marLeft w:val="0"/>
          <w:marRight w:val="0"/>
          <w:marTop w:val="0"/>
          <w:marBottom w:val="0"/>
          <w:divBdr>
            <w:top w:val="none" w:sz="0" w:space="0" w:color="auto"/>
            <w:left w:val="none" w:sz="0" w:space="0" w:color="auto"/>
            <w:bottom w:val="none" w:sz="0" w:space="0" w:color="auto"/>
            <w:right w:val="none" w:sz="0" w:space="0" w:color="auto"/>
          </w:divBdr>
        </w:div>
        <w:div w:id="9569832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7EB7EF-AEBC-43BC-AABA-7612A3497BE4}"/>
</file>

<file path=customXml/itemProps2.xml><?xml version="1.0" encoding="utf-8"?>
<ds:datastoreItem xmlns:ds="http://schemas.openxmlformats.org/officeDocument/2006/customXml" ds:itemID="{48183E57-61D7-4419-8EF6-D85BDE70B901}"/>
</file>

<file path=customXml/itemProps3.xml><?xml version="1.0" encoding="utf-8"?>
<ds:datastoreItem xmlns:ds="http://schemas.openxmlformats.org/officeDocument/2006/customXml" ds:itemID="{F33D6117-27B4-431B-B355-672FCA2A50B4}"/>
</file>

<file path=docProps/app.xml><?xml version="1.0" encoding="utf-8"?>
<Properties xmlns="http://schemas.openxmlformats.org/officeDocument/2006/extended-properties" xmlns:vt="http://schemas.openxmlformats.org/officeDocument/2006/docPropsVTypes">
  <Template>Normal.dotm</Template>
  <TotalTime>21</TotalTime>
  <Pages>4</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Levine</cp:lastModifiedBy>
  <cp:revision>3</cp:revision>
  <dcterms:created xsi:type="dcterms:W3CDTF">2024-12-08T21:04:00Z</dcterms:created>
  <dcterms:modified xsi:type="dcterms:W3CDTF">2024-12-08T21:27:00Z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155273388</vt:lpwstr>
  </property>
  <property fmtid="{D5CDD505-2E9C-101B-9397-08002B2CF9AE}" pid="3" name="LADocCount">
    <vt:i4>2</vt:i4>
  </property>
  <property fmtid="{D5CDD505-2E9C-101B-9397-08002B2CF9AE}" pid="4" name="UserPermID">
    <vt:lpwstr>urn:user:PA188312826</vt:lpwstr>
  </property>
  <property fmtid="{D5CDD505-2E9C-101B-9397-08002B2CF9AE}" pid="5" name="Order">
    <vt:r8>2187000</vt:r8>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