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ABE0D7" w14:textId="77777777" w:rsidR="0017795B" w:rsidRDefault="0017795B">
      <w:pPr>
        <w:sectPr w:rsidR="0017795B">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000000">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3F0D56DC" w:rsidR="0017795B" w:rsidRPr="00260FBB" w:rsidRDefault="00000000"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[day] day of [month], [year]</w:t>
      </w:r>
    </w:p>
    <w:p w14:paraId="290F7ECD" w14:textId="77777777" w:rsidR="0017795B" w:rsidRPr="00260FBB" w:rsidRDefault="00000000">
      <w:pPr>
        <w:spacing w:before="200" w:line="300" w:lineRule="atLeast"/>
        <w:ind w:left="360"/>
        <w:jc w:val="both"/>
      </w:pPr>
      <w:r w:rsidRPr="00260FBB">
        <w:rPr>
          <w:rFonts w:eastAsia="Arial"/>
          <w:caps/>
          <w:color w:val="000000"/>
        </w:rPr>
        <w:t>Among</w:t>
      </w:r>
    </w:p>
    <w:p w14:paraId="52805982" w14:textId="1D71C11F" w:rsidR="0017795B" w:rsidRPr="00260FBB" w:rsidRDefault="00000000">
      <w:pPr>
        <w:spacing w:before="120" w:line="300" w:lineRule="atLeast"/>
        <w:ind w:left="360"/>
        <w:jc w:val="center"/>
      </w:pPr>
      <w:del w:id="0" w:author="Matthew Levine" w:date="2024-12-31T14:45:00Z" w16du:dateUtc="2024-12-31T19:45:00Z">
        <w:r w:rsidRPr="00260FBB" w:rsidDel="0014150F">
          <w:rPr>
            <w:rFonts w:eastAsia="Arial"/>
            <w:color w:val="000000"/>
          </w:rPr>
          <w:delText>[</w:delText>
        </w:r>
      </w:del>
      <w:ins w:id="1" w:author="Matthew Levine" w:date="2024-12-31T13:58:00Z" w16du:dateUtc="2024-12-31T18:58:00Z">
        <w:r w:rsidR="00DA7305">
          <w:rPr>
            <w:rFonts w:eastAsia="Arial"/>
            <w:color w:val="000000"/>
          </w:rPr>
          <w:t xml:space="preserve">Jose </w:t>
        </w:r>
      </w:ins>
      <w:r w:rsidR="00DA7305">
        <w:rPr>
          <w:rFonts w:eastAsia="Arial"/>
          <w:color w:val="000000"/>
        </w:rPr>
        <w:t>David Barrios</w:t>
      </w:r>
      <w:del w:id="2" w:author="Matthew Levine" w:date="2024-12-31T14:45:00Z" w16du:dateUtc="2024-12-31T19:45:00Z">
        <w:r w:rsidRPr="00260FBB" w:rsidDel="0014150F">
          <w:rPr>
            <w:rFonts w:eastAsia="Arial"/>
            <w:color w:val="000000"/>
          </w:rPr>
          <w:delText>]</w:delText>
        </w:r>
      </w:del>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del w:id="3" w:author="Matthew Levine" w:date="2024-12-31T14:51:00Z" w16du:dateUtc="2024-12-31T19:51:00Z">
        <w:r w:rsidRPr="00260FBB" w:rsidDel="00A123E9">
          <w:rPr>
            <w:rFonts w:eastAsia="Arial"/>
            <w:color w:val="000000"/>
          </w:rPr>
          <w:delText>[jurisdiction]</w:delText>
        </w:r>
      </w:del>
    </w:p>
    <w:p w14:paraId="20F6C4AB" w14:textId="77777777" w:rsidR="0017795B" w:rsidRPr="00260FBB" w:rsidRDefault="00000000">
      <w:pPr>
        <w:spacing w:before="120" w:line="300" w:lineRule="atLeast"/>
        <w:ind w:left="360"/>
        <w:jc w:val="center"/>
      </w:pPr>
      <w:r w:rsidRPr="00260FBB">
        <w:rPr>
          <w:rFonts w:eastAsia="Arial"/>
          <w:color w:val="000000"/>
        </w:rPr>
        <w:t>(the “Vendor”)</w:t>
      </w:r>
    </w:p>
    <w:p w14:paraId="35E391F0" w14:textId="77777777" w:rsidR="0017795B" w:rsidRPr="00260FBB" w:rsidRDefault="00000000">
      <w:pPr>
        <w:spacing w:before="120" w:line="300" w:lineRule="atLeast"/>
        <w:ind w:left="360"/>
        <w:jc w:val="center"/>
      </w:pPr>
      <w:r w:rsidRPr="00260FBB">
        <w:rPr>
          <w:rFonts w:eastAsia="Arial"/>
          <w:color w:val="000000"/>
        </w:rPr>
        <w:t>–and–</w:t>
      </w:r>
    </w:p>
    <w:p w14:paraId="22499275" w14:textId="6DC0974E" w:rsidR="00FE1016" w:rsidRPr="00260FBB" w:rsidRDefault="00FE1016" w:rsidP="00FE1016">
      <w:pPr>
        <w:spacing w:before="120" w:line="300" w:lineRule="atLeast"/>
        <w:ind w:left="360"/>
        <w:jc w:val="center"/>
      </w:pPr>
      <w:r w:rsidRPr="00260FBB">
        <w:rPr>
          <w:rFonts w:eastAsia="Arial"/>
          <w:color w:val="000000"/>
        </w:rPr>
        <w:t>[</w:t>
      </w:r>
      <w:del w:id="4" w:author="Matthew Levine" w:date="2024-12-31T13:58:00Z" w16du:dateUtc="2024-12-31T18:58:00Z">
        <w:r w:rsidRPr="00260FBB" w:rsidDel="00DA7305">
          <w:rPr>
            <w:rFonts w:eastAsia="Arial"/>
            <w:color w:val="000000"/>
          </w:rPr>
          <w:delText xml:space="preserve">Name of </w:delText>
        </w:r>
        <w:r w:rsidDel="00DA7305">
          <w:rPr>
            <w:rFonts w:eastAsia="Arial"/>
            <w:color w:val="000000"/>
          </w:rPr>
          <w:delText>Broker</w:delText>
        </w:r>
      </w:del>
      <w:ins w:id="5" w:author="Matthew Levine" w:date="2024-12-31T13:58:00Z" w16du:dateUtc="2024-12-31T18:58:00Z">
        <w:r w:rsidR="00DA7305">
          <w:rPr>
            <w:rFonts w:eastAsia="Arial"/>
            <w:color w:val="000000"/>
          </w:rPr>
          <w:t>Clear Sky</w:t>
        </w:r>
      </w:ins>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[jurisdiction]</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783AED5A" w:rsidR="0017795B" w:rsidRPr="002B6CD3" w:rsidRDefault="00000000">
      <w:pPr>
        <w:spacing w:before="120" w:line="300" w:lineRule="atLeast"/>
        <w:ind w:left="360"/>
        <w:jc w:val="center"/>
        <w:rPr>
          <w:rPrChange w:id="6" w:author="Matthew Levine" w:date="2024-12-31T14:52:00Z" w16du:dateUtc="2024-12-31T19:52:00Z">
            <w:rPr>
              <w:highlight w:val="yellow"/>
            </w:rPr>
          </w:rPrChange>
        </w:rPr>
      </w:pPr>
      <w:del w:id="7" w:author="Matthew Levine" w:date="2024-12-31T14:45:00Z" w16du:dateUtc="2024-12-31T19:45:00Z">
        <w:r w:rsidRPr="002B6CD3" w:rsidDel="0014150F">
          <w:rPr>
            <w:rFonts w:eastAsia="Arial"/>
            <w:color w:val="000000"/>
            <w:rPrChange w:id="8" w:author="Matthew Levine" w:date="2024-12-31T14:52:00Z" w16du:dateUtc="2024-12-31T19:52:00Z">
              <w:rPr>
                <w:rFonts w:eastAsia="Arial"/>
                <w:color w:val="000000"/>
                <w:highlight w:val="yellow"/>
              </w:rPr>
            </w:rPrChange>
          </w:rPr>
          <w:delText>[</w:delText>
        </w:r>
      </w:del>
      <w:r w:rsidR="00DA7305" w:rsidRPr="002B6CD3">
        <w:rPr>
          <w:rFonts w:eastAsia="Arial"/>
          <w:color w:val="000000"/>
          <w:rPrChange w:id="9" w:author="Matthew Levine" w:date="2024-12-31T14:52:00Z" w16du:dateUtc="2024-12-31T19:52:00Z">
            <w:rPr>
              <w:rFonts w:eastAsia="Arial"/>
              <w:color w:val="000000"/>
              <w:highlight w:val="yellow"/>
            </w:rPr>
          </w:rPrChange>
        </w:rPr>
        <w:t>Maple Wave Capital Inc</w:t>
      </w:r>
      <w:del w:id="10" w:author="Matthew Levine" w:date="2024-12-31T14:45:00Z" w16du:dateUtc="2024-12-31T19:45:00Z">
        <w:r w:rsidRPr="002B6CD3" w:rsidDel="0014150F">
          <w:rPr>
            <w:rFonts w:eastAsia="Arial"/>
            <w:color w:val="000000"/>
            <w:rPrChange w:id="11" w:author="Matthew Levine" w:date="2024-12-31T14:52:00Z" w16du:dateUtc="2024-12-31T19:52:00Z">
              <w:rPr>
                <w:rFonts w:eastAsia="Arial"/>
                <w:color w:val="000000"/>
                <w:highlight w:val="yellow"/>
              </w:rPr>
            </w:rPrChange>
          </w:rPr>
          <w:delText>]</w:delText>
        </w:r>
      </w:del>
      <w:r w:rsidRPr="002B6CD3">
        <w:rPr>
          <w:rFonts w:eastAsia="Arial"/>
          <w:color w:val="000000"/>
          <w:rPrChange w:id="12" w:author="Matthew Levine" w:date="2024-12-31T14:52:00Z" w16du:dateUtc="2024-12-31T19:52:00Z">
            <w:rPr>
              <w:rFonts w:eastAsia="Arial"/>
              <w:color w:val="000000"/>
              <w:highlight w:val="yellow"/>
            </w:rPr>
          </w:rPrChange>
        </w:rPr>
        <w:t>, a company incorporated pursuant to the laws of [</w:t>
      </w:r>
      <w:r w:rsidR="00DA7305" w:rsidRPr="002B6CD3">
        <w:rPr>
          <w:rFonts w:eastAsia="Arial"/>
          <w:color w:val="000000"/>
          <w:rPrChange w:id="13" w:author="Matthew Levine" w:date="2024-12-31T14:52:00Z" w16du:dateUtc="2024-12-31T19:52:00Z">
            <w:rPr>
              <w:rFonts w:eastAsia="Arial"/>
              <w:color w:val="000000"/>
              <w:highlight w:val="yellow"/>
            </w:rPr>
          </w:rPrChange>
        </w:rPr>
        <w:t>Ontario</w:t>
      </w:r>
      <w:r w:rsidRPr="002B6CD3">
        <w:rPr>
          <w:rFonts w:eastAsia="Arial"/>
          <w:color w:val="000000"/>
          <w:rPrChange w:id="14" w:author="Matthew Levine" w:date="2024-12-31T14:52:00Z" w16du:dateUtc="2024-12-31T19:52:00Z">
            <w:rPr>
              <w:rFonts w:eastAsia="Arial"/>
              <w:color w:val="000000"/>
              <w:highlight w:val="yellow"/>
            </w:rPr>
          </w:rPrChange>
        </w:rPr>
        <w:t>]</w:t>
      </w:r>
    </w:p>
    <w:p w14:paraId="3AB20DEA" w14:textId="77777777" w:rsidR="0017795B" w:rsidRPr="00260FBB" w:rsidRDefault="00000000">
      <w:pPr>
        <w:spacing w:before="120" w:line="300" w:lineRule="atLeast"/>
        <w:ind w:left="360"/>
        <w:jc w:val="center"/>
      </w:pPr>
      <w:r w:rsidRPr="002B6CD3">
        <w:rPr>
          <w:rFonts w:eastAsia="Arial"/>
          <w:color w:val="000000"/>
          <w:rPrChange w:id="15" w:author="Matthew Levine" w:date="2024-12-31T14:52:00Z" w16du:dateUtc="2024-12-31T19:52:00Z">
            <w:rPr>
              <w:rFonts w:eastAsia="Arial"/>
              <w:color w:val="000000"/>
              <w:highlight w:val="yellow"/>
            </w:rPr>
          </w:rPrChange>
        </w:rPr>
        <w:t>(the “Purchaser”)</w:t>
      </w:r>
    </w:p>
    <w:p w14:paraId="5BCCA5A5" w14:textId="77777777" w:rsidR="0017795B" w:rsidRPr="00260FBB" w:rsidRDefault="00000000">
      <w:pPr>
        <w:spacing w:before="120" w:line="300" w:lineRule="atLeast"/>
        <w:ind w:left="360"/>
        <w:jc w:val="center"/>
      </w:pPr>
      <w:r w:rsidRPr="00260FBB">
        <w:rPr>
          <w:rFonts w:eastAsia="Arial"/>
          <w:color w:val="000000"/>
        </w:rPr>
        <w:t>–and–</w:t>
      </w:r>
    </w:p>
    <w:p w14:paraId="54FB8A66" w14:textId="0F5738CF" w:rsidR="0017795B" w:rsidRPr="00260FBB" w:rsidRDefault="00000000">
      <w:pPr>
        <w:spacing w:before="120" w:line="300" w:lineRule="atLeast"/>
        <w:ind w:left="360"/>
        <w:jc w:val="center"/>
      </w:pPr>
      <w:del w:id="16" w:author="Matthew Levine" w:date="2024-12-31T14:45:00Z" w16du:dateUtc="2024-12-31T19:45:00Z">
        <w:r w:rsidRPr="00260FBB" w:rsidDel="0014150F">
          <w:rPr>
            <w:rFonts w:eastAsia="Arial"/>
            <w:color w:val="000000"/>
          </w:rPr>
          <w:delText>[</w:delText>
        </w:r>
      </w:del>
      <w:del w:id="17" w:author="Matthew Levine" w:date="2024-12-31T13:54:00Z" w16du:dateUtc="2024-12-31T18:54:00Z">
        <w:r w:rsidRPr="00260FBB" w:rsidDel="00DA7305">
          <w:rPr>
            <w:rFonts w:eastAsia="Arial"/>
            <w:color w:val="000000"/>
          </w:rPr>
          <w:delText>Name of Target Corporation</w:delText>
        </w:r>
      </w:del>
      <w:proofErr w:type="spellStart"/>
      <w:ins w:id="18" w:author="Matthew Levine" w:date="2024-12-31T13:54:00Z" w16du:dateUtc="2024-12-31T18:54:00Z">
        <w:r w:rsidR="00DA7305">
          <w:rPr>
            <w:rFonts w:eastAsia="Arial"/>
            <w:color w:val="000000"/>
          </w:rPr>
          <w:t>SnowCap</w:t>
        </w:r>
        <w:proofErr w:type="spellEnd"/>
        <w:r w:rsidR="00DA7305">
          <w:rPr>
            <w:rFonts w:eastAsia="Arial"/>
            <w:color w:val="000000"/>
          </w:rPr>
          <w:t xml:space="preserve"> Financial </w:t>
        </w:r>
        <w:proofErr w:type="spellStart"/>
        <w:r w:rsidR="00DA7305">
          <w:rPr>
            <w:rFonts w:eastAsia="Arial"/>
            <w:color w:val="000000"/>
          </w:rPr>
          <w:t>Limite</w:t>
        </w:r>
      </w:ins>
      <w:proofErr w:type="spellEnd"/>
      <w:r w:rsidRPr="00260FBB">
        <w:rPr>
          <w:rFonts w:eastAsia="Arial"/>
          <w:color w:val="000000"/>
        </w:rPr>
        <w:t>], a company incorporated pursuant to the laws of [</w:t>
      </w:r>
      <w:del w:id="19" w:author="Matthew Levine" w:date="2024-12-31T14:45:00Z" w16du:dateUtc="2024-12-31T19:45:00Z">
        <w:r w:rsidRPr="00260FBB" w:rsidDel="0014150F">
          <w:rPr>
            <w:rFonts w:eastAsia="Arial"/>
            <w:color w:val="000000"/>
          </w:rPr>
          <w:delText>jurisdiction</w:delText>
        </w:r>
      </w:del>
      <w:ins w:id="20" w:author="Matthew Levine" w:date="2024-12-31T14:45:00Z" w16du:dateUtc="2024-12-31T19:45:00Z">
        <w:r w:rsidR="0014150F">
          <w:rPr>
            <w:rFonts w:eastAsia="Arial"/>
            <w:color w:val="000000"/>
          </w:rPr>
          <w:t>British Columbia</w:t>
        </w:r>
      </w:ins>
      <w:r w:rsidRPr="00260FBB">
        <w:rPr>
          <w:rFonts w:eastAsia="Arial"/>
          <w:color w:val="000000"/>
        </w:rPr>
        <w:t>]</w:t>
      </w:r>
    </w:p>
    <w:p w14:paraId="50F954A1" w14:textId="77777777" w:rsidR="0017795B" w:rsidRPr="00260FBB" w:rsidRDefault="00000000">
      <w:pPr>
        <w:spacing w:before="120" w:line="300" w:lineRule="atLeast"/>
        <w:ind w:left="360"/>
        <w:jc w:val="center"/>
      </w:pPr>
      <w:r w:rsidRPr="00260FBB">
        <w:rPr>
          <w:rFonts w:eastAsia="Arial"/>
          <w:color w:val="000000"/>
        </w:rPr>
        <w:t>(the “Corporation”)</w:t>
      </w:r>
    </w:p>
    <w:p w14:paraId="08307BB5" w14:textId="5FB9CD1E" w:rsidR="0017795B" w:rsidRPr="00260FBB" w:rsidRDefault="00000000">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(1,000)</w:t>
      </w:r>
      <w:r w:rsidRPr="00260FBB">
        <w:rPr>
          <w:rFonts w:eastAsia="Arial"/>
          <w:color w:val="000000"/>
        </w:rPr>
        <w:t xml:space="preserve"> have been issued and are outstanding as fully paid and non-</w:t>
      </w:r>
      <w:proofErr w:type="gramStart"/>
      <w:r w:rsidRPr="00260FBB">
        <w:rPr>
          <w:rFonts w:eastAsia="Arial"/>
          <w:color w:val="000000"/>
        </w:rPr>
        <w:t>assessable;</w:t>
      </w:r>
      <w:proofErr w:type="gramEnd"/>
    </w:p>
    <w:p w14:paraId="470692B7" w14:textId="5326F32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 thousand (1,000)</w:t>
      </w:r>
      <w:r w:rsidRPr="00260FBB">
        <w:rPr>
          <w:rFonts w:eastAsia="Arial"/>
          <w:color w:val="000000"/>
        </w:rPr>
        <w:t xml:space="preserve"> 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491D37F9" w:rsidR="0017795B" w:rsidRPr="00260FBB" w:rsidRDefault="00000000">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Pr="00260FBB">
        <w:rPr>
          <w:rFonts w:eastAsia="Arial"/>
          <w:color w:val="000000"/>
        </w:rPr>
        <w:t>Corporation;</w:t>
      </w:r>
      <w:proofErr w:type="gramEnd"/>
    </w:p>
    <w:p w14:paraId="7D9E5C24" w14:textId="77777777" w:rsidR="0017795B" w:rsidRPr="00260FBB" w:rsidRDefault="00000000">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000000"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000000" w:rsidP="00382344">
      <w:pPr>
        <w:pStyle w:val="ListParagraph"/>
        <w:numPr>
          <w:ilvl w:val="0"/>
          <w:numId w:val="3"/>
        </w:numPr>
        <w:spacing w:before="120" w:line="300" w:lineRule="atLeast"/>
        <w:jc w:val="both"/>
      </w:pPr>
      <w:r w:rsidRPr="00382344">
        <w:rPr>
          <w:rFonts w:eastAsia="Arial"/>
          <w:b/>
          <w:color w:val="000000"/>
        </w:rPr>
        <w:t>Purchase Price</w:t>
      </w:r>
    </w:p>
    <w:p w14:paraId="1D01590C" w14:textId="63ADE245" w:rsidR="0017795B" w:rsidRPr="00260FBB" w:rsidRDefault="00000000">
      <w:pPr>
        <w:spacing w:before="120" w:line="300" w:lineRule="atLeast"/>
        <w:ind w:left="720"/>
        <w:jc w:val="both"/>
      </w:pPr>
      <w:r w:rsidRPr="00260FBB">
        <w:rPr>
          <w:rFonts w:eastAsia="Arial"/>
          <w:color w:val="000000"/>
        </w:rPr>
        <w:t xml:space="preserve">2.1 The Purchase Price shall be the sum of $[amount] of lawful money of </w:t>
      </w:r>
      <w:r w:rsidR="00AB5F86">
        <w:rPr>
          <w:rFonts w:eastAsia="Arial"/>
          <w:color w:val="000000"/>
        </w:rPr>
        <w:t>[</w:t>
      </w:r>
      <w:r w:rsidR="004824AA">
        <w:rPr>
          <w:rFonts w:eastAsia="Arial"/>
          <w:color w:val="000000"/>
        </w:rPr>
        <w:t>currency denomination</w:t>
      </w:r>
      <w:r w:rsidR="00AB5F86">
        <w:rPr>
          <w:rFonts w:eastAsia="Arial"/>
          <w:color w:val="000000"/>
        </w:rPr>
        <w:t>]</w:t>
      </w:r>
      <w:r w:rsidRPr="00260FBB">
        <w:rPr>
          <w:rFonts w:eastAsia="Arial"/>
          <w:color w:val="000000"/>
        </w:rPr>
        <w:t>.</w:t>
      </w:r>
    </w:p>
    <w:p w14:paraId="6C108126" w14:textId="77777777" w:rsidR="006932E0" w:rsidRDefault="00000000"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30FA80FA" w:rsidR="006932E0" w:rsidRDefault="006932E0" w:rsidP="006932E0">
      <w:pPr>
        <w:spacing w:before="120" w:line="300" w:lineRule="atLeast"/>
        <w:ind w:left="720" w:firstLine="720"/>
        <w:jc w:val="both"/>
        <w:rPr>
          <w:rFonts w:eastAsia="Arial"/>
          <w:color w:val="000000"/>
        </w:rPr>
      </w:pPr>
      <w:r>
        <w:rPr>
          <w:rFonts w:eastAsia="Arial"/>
          <w:color w:val="000000"/>
        </w:rPr>
        <w:lastRenderedPageBreak/>
        <w:t xml:space="preserve">2.2.1 </w:t>
      </w:r>
      <w:r w:rsidR="00765D8B">
        <w:rPr>
          <w:rFonts w:eastAsia="Arial"/>
          <w:color w:val="000000"/>
        </w:rPr>
        <w:t>[5,000</w:t>
      </w:r>
      <w:del w:id="21" w:author="Matthew Levine" w:date="2024-12-31T14:31:00Z" w16du:dateUtc="2024-12-31T19:31:00Z">
        <w:r w:rsidR="00765D8B" w:rsidDel="005D3D9A">
          <w:rPr>
            <w:rFonts w:eastAsia="Arial"/>
            <w:color w:val="000000"/>
          </w:rPr>
          <w:delText xml:space="preserve"> </w:delText>
        </w:r>
      </w:del>
      <w:r w:rsidR="00765D8B">
        <w:rPr>
          <w:rFonts w:eastAsia="Arial"/>
          <w:color w:val="000000"/>
        </w:rPr>
        <w:t>]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320DD37"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2.2.2 </w:t>
      </w:r>
      <w:r w:rsidR="00AB5F86">
        <w:rPr>
          <w:rFonts w:eastAsia="Arial"/>
          <w:color w:val="000000"/>
        </w:rPr>
        <w:t xml:space="preserve"> </w:t>
      </w:r>
      <w:r w:rsidR="00CB7494">
        <w:rPr>
          <w:rFonts w:eastAsia="Arial"/>
          <w:color w:val="000000"/>
        </w:rPr>
        <w:t>[</w:t>
      </w:r>
      <w:proofErr w:type="gramEnd"/>
      <w:r w:rsidR="00CB7494">
        <w:rPr>
          <w:rFonts w:eastAsia="Arial"/>
          <w:color w:val="000000"/>
        </w:rPr>
        <w:t>2</w:t>
      </w:r>
      <w:r w:rsidR="00DA7305">
        <w:rPr>
          <w:rFonts w:eastAsia="Arial"/>
          <w:color w:val="000000"/>
        </w:rPr>
        <w:t>0</w:t>
      </w:r>
      <w:r w:rsidR="00CB7494">
        <w:rPr>
          <w:rFonts w:eastAsia="Arial"/>
          <w:color w:val="000000"/>
        </w:rPr>
        <w:t>,000 ] [</w:t>
      </w:r>
      <w:del w:id="22" w:author="Matthew Levine" w:date="2024-12-31T13:53:00Z" w16du:dateUtc="2024-12-31T18:53:00Z">
        <w:r w:rsidR="00CB7494" w:rsidDel="00DA7305">
          <w:rPr>
            <w:rFonts w:eastAsia="Arial"/>
            <w:color w:val="000000"/>
          </w:rPr>
          <w:delText>currency denomination</w:delText>
        </w:r>
      </w:del>
      <w:ins w:id="23" w:author="Matthew Levine" w:date="2024-12-31T13:53:00Z" w16du:dateUtc="2024-12-31T18:53:00Z">
        <w:r w:rsidR="00DA7305">
          <w:rPr>
            <w:rFonts w:eastAsia="Arial"/>
            <w:color w:val="000000"/>
          </w:rPr>
          <w:t>Euro</w:t>
        </w:r>
      </w:ins>
      <w:r w:rsidR="00CB7494">
        <w:rPr>
          <w:rFonts w:eastAsia="Arial"/>
          <w:color w:val="000000"/>
        </w:rPr>
        <w:t>] in trust to the Purchaser’s solicitor upon execution</w:t>
      </w:r>
      <w:r>
        <w:rPr>
          <w:rFonts w:eastAsia="Arial"/>
          <w:color w:val="000000"/>
        </w:rPr>
        <w:t xml:space="preserve"> </w:t>
      </w:r>
      <w:r w:rsidR="00CB7494">
        <w:rPr>
          <w:rFonts w:eastAsia="Arial"/>
          <w:color w:val="000000"/>
        </w:rPr>
        <w:t>of this Agreement</w:t>
      </w:r>
      <w:r w:rsidR="00D36559">
        <w:rPr>
          <w:rFonts w:eastAsia="Arial"/>
          <w:color w:val="000000"/>
        </w:rPr>
        <w:t xml:space="preserve"> (“Second Tran</w:t>
      </w:r>
      <w:r w:rsidR="00DA7627">
        <w:rPr>
          <w:rFonts w:eastAsia="Arial"/>
          <w:color w:val="000000"/>
        </w:rPr>
        <w:t>che”)</w:t>
      </w:r>
    </w:p>
    <w:p w14:paraId="04AC61B6" w14:textId="2F14C79A" w:rsidR="00EE341D" w:rsidRDefault="006932E0" w:rsidP="006932E0">
      <w:pPr>
        <w:spacing w:before="120" w:line="300" w:lineRule="atLeast"/>
        <w:ind w:left="720" w:firstLine="720"/>
        <w:jc w:val="both"/>
        <w:rPr>
          <w:rFonts w:eastAsia="Arial"/>
          <w:color w:val="000000"/>
        </w:rPr>
      </w:pPr>
      <w:proofErr w:type="gramStart"/>
      <w:r>
        <w:rPr>
          <w:rFonts w:eastAsia="Arial"/>
          <w:color w:val="000000"/>
        </w:rPr>
        <w:t xml:space="preserve">2.2.3 </w:t>
      </w:r>
      <w:r w:rsidR="00EE341D">
        <w:rPr>
          <w:rFonts w:eastAsia="Arial"/>
          <w:color w:val="000000"/>
        </w:rPr>
        <w:t xml:space="preserve"> </w:t>
      </w:r>
      <w:r w:rsidR="00303FD2">
        <w:rPr>
          <w:rFonts w:eastAsia="Arial"/>
          <w:color w:val="000000"/>
        </w:rPr>
        <w:t>[</w:t>
      </w:r>
      <w:proofErr w:type="gramEnd"/>
      <w:ins w:id="24" w:author="Matthew Levine" w:date="2024-12-31T13:53:00Z" w16du:dateUtc="2024-12-31T18:53:00Z">
        <w:r w:rsidR="00DA7305">
          <w:rPr>
            <w:rFonts w:eastAsia="Arial"/>
            <w:color w:val="000000"/>
          </w:rPr>
          <w:t>10</w:t>
        </w:r>
      </w:ins>
      <w:del w:id="25" w:author="Matthew Levine" w:date="2024-12-31T13:53:00Z" w16du:dateUtc="2024-12-31T18:53:00Z">
        <w:r w:rsidR="00303FD2" w:rsidDel="00DA7305">
          <w:rPr>
            <w:rFonts w:eastAsia="Arial"/>
            <w:color w:val="000000"/>
          </w:rPr>
          <w:delText>5</w:delText>
        </w:r>
      </w:del>
      <w:r w:rsidR="00303FD2">
        <w:rPr>
          <w:rFonts w:eastAsia="Arial"/>
          <w:color w:val="000000"/>
        </w:rPr>
        <w:t>,000 ] [</w:t>
      </w:r>
      <w:ins w:id="26" w:author="Matthew Levine" w:date="2024-12-31T13:53:00Z" w16du:dateUtc="2024-12-31T18:53:00Z">
        <w:r w:rsidR="00DA7305">
          <w:rPr>
            <w:rFonts w:eastAsia="Arial"/>
            <w:color w:val="000000"/>
          </w:rPr>
          <w:t>Euro</w:t>
        </w:r>
      </w:ins>
      <w:del w:id="27" w:author="Matthew Levine" w:date="2024-12-31T13:53:00Z" w16du:dateUtc="2024-12-31T18:53:00Z">
        <w:r w:rsidR="00303FD2" w:rsidDel="00DA7305">
          <w:rPr>
            <w:rFonts w:eastAsia="Arial"/>
            <w:color w:val="000000"/>
          </w:rPr>
          <w:delText>currency denomination</w:delText>
        </w:r>
      </w:del>
      <w:r w:rsidR="00303FD2">
        <w:rPr>
          <w:rFonts w:eastAsia="Arial"/>
          <w:color w:val="000000"/>
        </w:rPr>
        <w:t>] in trust to the Purchaser’s solicitor upon the Closing Date (“Third Tranche”)</w:t>
      </w:r>
      <w:r w:rsidR="00351C43">
        <w:rPr>
          <w:rFonts w:eastAsia="Arial"/>
          <w:color w:val="000000"/>
        </w:rPr>
        <w:t>.</w:t>
      </w: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61F62527"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proofErr w:type="gramStart"/>
      <w:r w:rsidR="004824AA">
        <w:rPr>
          <w:rFonts w:eastAsia="Arial"/>
          <w:color w:val="000000"/>
        </w:rPr>
        <w:t>Agreement</w:t>
      </w:r>
      <w:r w:rsidR="00BF1BDB">
        <w:rPr>
          <w:rFonts w:eastAsia="Arial"/>
          <w:color w:val="000000"/>
        </w:rPr>
        <w:t>;</w:t>
      </w:r>
      <w:proofErr w:type="gramEnd"/>
    </w:p>
    <w:p w14:paraId="1CE19E89" w14:textId="002F4E2A"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this Agreement, on the Closing </w:t>
      </w:r>
      <w:proofErr w:type="gramStart"/>
      <w:r w:rsidR="00BF1BDB">
        <w:rPr>
          <w:rFonts w:eastAsia="Arial"/>
          <w:color w:val="000000"/>
        </w:rPr>
        <w:t>Date;</w:t>
      </w:r>
      <w:proofErr w:type="gramEnd"/>
      <w:r w:rsidR="00BF1BDB">
        <w:rPr>
          <w:rFonts w:eastAsia="Arial"/>
          <w:color w:val="000000"/>
        </w:rPr>
        <w:t xml:space="preserve"> </w:t>
      </w:r>
    </w:p>
    <w:p w14:paraId="2BB184FB" w14:textId="025CEF22" w:rsidR="004824AA" w:rsidRDefault="006932E0" w:rsidP="00FC0716">
      <w:pPr>
        <w:spacing w:before="120" w:line="300" w:lineRule="atLeast"/>
        <w:ind w:left="720" w:firstLine="720"/>
        <w:jc w:val="both"/>
        <w:rPr>
          <w:rFonts w:eastAsia="Arial"/>
          <w:color w:val="000000"/>
        </w:rPr>
      </w:pPr>
      <w:r>
        <w:rPr>
          <w:rFonts w:eastAsia="Arial"/>
          <w:color w:val="000000"/>
        </w:rPr>
        <w:t xml:space="preserve">3.1.3 </w:t>
      </w:r>
      <w:r w:rsidR="00196368">
        <w:rPr>
          <w:rFonts w:eastAsia="Arial"/>
          <w:color w:val="000000"/>
        </w:rPr>
        <w:t>Payment of the Third Tranche</w:t>
      </w:r>
      <w:r w:rsidR="00196368" w:rsidRPr="00BF1BDB">
        <w:rPr>
          <w:rFonts w:eastAsia="Arial"/>
          <w:color w:val="000000"/>
        </w:rPr>
        <w:t xml:space="preserve"> </w:t>
      </w:r>
      <w:r w:rsidR="00196368">
        <w:rPr>
          <w:rFonts w:eastAsia="Arial"/>
          <w:color w:val="000000"/>
        </w:rPr>
        <w:t xml:space="preserve">to the Broker, subject to the terms and conditions of this Agreement upon </w:t>
      </w:r>
      <w:r w:rsidR="00FC0716">
        <w:rPr>
          <w:rFonts w:eastAsia="Arial"/>
          <w:color w:val="000000"/>
        </w:rPr>
        <w:t>satisfaction of the post-closing obligations.</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4EEAE636"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ins w:id="28" w:author="Matthew Levine" w:date="2024-12-31T14:00:00Z" w16du:dateUtc="2024-12-31T19:00:00Z">
        <w:r w:rsidR="006E7AA7">
          <w:rPr>
            <w:rFonts w:eastAsia="Arial"/>
            <w:color w:val="000000"/>
          </w:rPr>
          <w:t xml:space="preserve"> in the form set out in Schedule “A</w:t>
        </w:r>
        <w:proofErr w:type="gramStart"/>
        <w:r w:rsidR="006E7AA7">
          <w:rPr>
            <w:rFonts w:eastAsia="Arial"/>
            <w:color w:val="000000"/>
          </w:rPr>
          <w:t>”</w:t>
        </w:r>
      </w:ins>
      <w:r w:rsidR="00F00FC8">
        <w:rPr>
          <w:rFonts w:eastAsia="Arial"/>
          <w:color w:val="000000"/>
        </w:rPr>
        <w:t>;</w:t>
      </w:r>
      <w:proofErr w:type="gramEnd"/>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50844CE0" w:rsidR="0017795B" w:rsidRPr="00260FBB" w:rsidRDefault="00082F4F">
      <w:pPr>
        <w:spacing w:before="120" w:line="300" w:lineRule="atLeast"/>
        <w:ind w:left="720"/>
        <w:jc w:val="both"/>
      </w:pPr>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w:t>
      </w:r>
      <w:del w:id="29" w:author="Matthew Levine" w:date="2024-12-31T13:55:00Z" w16du:dateUtc="2024-12-31T18:55:00Z">
        <w:r w:rsidRPr="00260FBB" w:rsidDel="00DA7305">
          <w:rPr>
            <w:rFonts w:eastAsia="Arial"/>
            <w:color w:val="000000"/>
          </w:rPr>
          <w:delText>[</w:delText>
        </w:r>
      </w:del>
      <w:r w:rsidRPr="00260FBB">
        <w:rPr>
          <w:rFonts w:eastAsia="Arial"/>
          <w:color w:val="000000"/>
        </w:rPr>
        <w:t xml:space="preserve">by the electronic exchange of documents and </w:t>
      </w:r>
      <w:del w:id="30" w:author="Matthew Levine" w:date="2024-12-31T13:55:00Z" w16du:dateUtc="2024-12-31T18:55:00Z">
        <w:r w:rsidRPr="00260FBB" w:rsidDel="00DA7305">
          <w:rPr>
            <w:rFonts w:eastAsia="Arial"/>
            <w:color w:val="000000"/>
          </w:rPr>
          <w:delText>money</w:delText>
        </w:r>
      </w:del>
      <w:ins w:id="31" w:author="Matthew Levine" w:date="2024-12-31T13:55:00Z" w16du:dateUtc="2024-12-31T18:55:00Z">
        <w:r w:rsidR="00DA7305">
          <w:rPr>
            <w:rFonts w:eastAsia="Arial"/>
            <w:color w:val="000000"/>
          </w:rPr>
          <w:t>funds</w:t>
        </w:r>
      </w:ins>
      <w:del w:id="32" w:author="Matthew Levine" w:date="2024-12-31T13:55:00Z" w16du:dateUtc="2024-12-31T18:55:00Z">
        <w:r w:rsidRPr="00260FBB" w:rsidDel="00DA7305">
          <w:rPr>
            <w:rFonts w:eastAsia="Arial"/>
            <w:color w:val="000000"/>
          </w:rPr>
          <w:delText>]</w:delText>
        </w:r>
      </w:del>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del w:id="33" w:author="Matthew Levine" w:date="2024-12-31T13:55:00Z" w16du:dateUtc="2024-12-31T18:55:00Z">
        <w:r w:rsidRPr="00260FBB" w:rsidDel="00DA7305">
          <w:rPr>
            <w:rFonts w:eastAsia="Arial"/>
            <w:color w:val="000000"/>
          </w:rPr>
          <w:delText>[</w:delText>
        </w:r>
      </w:del>
      <w:r w:rsidR="00CD573C">
        <w:rPr>
          <w:rFonts w:eastAsia="Arial"/>
          <w:color w:val="000000"/>
        </w:rPr>
        <w:t>Matthew AJ Levine</w:t>
      </w:r>
      <w:del w:id="34" w:author="Matthew Levine" w:date="2024-12-31T13:55:00Z" w16du:dateUtc="2024-12-31T18:55:00Z">
        <w:r w:rsidRPr="00260FBB" w:rsidDel="00DA7305">
          <w:rPr>
            <w:rFonts w:eastAsia="Arial"/>
            <w:color w:val="000000"/>
          </w:rPr>
          <w:delText>]</w:delText>
        </w:r>
      </w:del>
      <w:r w:rsidRPr="00260FBB">
        <w:rPr>
          <w:rFonts w:eastAsia="Arial"/>
          <w:color w:val="000000"/>
        </w:rPr>
        <w:t xml:space="preserve">, </w:t>
      </w:r>
      <w:del w:id="35" w:author="Matthew Levine" w:date="2024-12-31T13:55:00Z" w16du:dateUtc="2024-12-31T18:55:00Z">
        <w:r w:rsidRPr="00260FBB" w:rsidDel="00DA7305">
          <w:rPr>
            <w:rFonts w:eastAsia="Arial"/>
            <w:color w:val="000000"/>
          </w:rPr>
          <w:delText>[</w:delText>
        </w:r>
      </w:del>
      <w:r w:rsidR="00CD573C">
        <w:rPr>
          <w:rFonts w:eastAsia="Arial"/>
          <w:color w:val="000000"/>
        </w:rPr>
        <w:t>Levine Law</w:t>
      </w:r>
      <w:del w:id="36" w:author="Matthew Levine" w:date="2024-12-31T13:55:00Z" w16du:dateUtc="2024-12-31T18:55:00Z">
        <w:r w:rsidRPr="00260FBB" w:rsidDel="00DA7305">
          <w:rPr>
            <w:rFonts w:eastAsia="Arial"/>
            <w:color w:val="000000"/>
          </w:rPr>
          <w:delText>]</w:delText>
        </w:r>
      </w:del>
      <w:r w:rsidRPr="00260FBB">
        <w:rPr>
          <w:rFonts w:eastAsia="Arial"/>
          <w:color w:val="000000"/>
        </w:rPr>
        <w:t xml:space="preserve"> Barristers and Solicitors, located at </w:t>
      </w:r>
      <w:del w:id="37" w:author="Matthew Levine" w:date="2024-12-31T13:55:00Z" w16du:dateUtc="2024-12-31T18:55:00Z">
        <w:r w:rsidRPr="00260FBB" w:rsidDel="00DA7305">
          <w:rPr>
            <w:rFonts w:eastAsia="Arial"/>
            <w:color w:val="000000"/>
          </w:rPr>
          <w:delText>[</w:delText>
        </w:r>
      </w:del>
      <w:r w:rsidR="00CD573C">
        <w:rPr>
          <w:rFonts w:eastAsia="Arial"/>
          <w:color w:val="000000"/>
        </w:rPr>
        <w:t>1235 Bay Street, Toronto, Ontario Canada</w:t>
      </w:r>
      <w:del w:id="38" w:author="Matthew Levine" w:date="2024-12-31T13:55:00Z" w16du:dateUtc="2024-12-31T18:55:00Z">
        <w:r w:rsidRPr="00260FBB" w:rsidDel="00DA7305">
          <w:rPr>
            <w:rFonts w:eastAsia="Arial"/>
            <w:color w:val="000000"/>
          </w:rPr>
          <w:delText>]</w:delText>
        </w:r>
      </w:del>
      <w:r w:rsidRPr="00260FBB">
        <w:rPr>
          <w:rFonts w:eastAsia="Arial"/>
          <w:color w:val="000000"/>
        </w:rPr>
        <w:t>, on [</w:t>
      </w:r>
      <w:del w:id="39" w:author="Matthew Levine" w:date="2024-12-31T13:56:00Z" w16du:dateUtc="2024-12-31T18:56:00Z">
        <w:r w:rsidRPr="00260FBB" w:rsidDel="00DA7305">
          <w:rPr>
            <w:rFonts w:eastAsia="Arial"/>
            <w:color w:val="000000"/>
          </w:rPr>
          <w:delText>date</w:delText>
        </w:r>
      </w:del>
      <w:ins w:id="40" w:author="Matthew Levine" w:date="2024-12-31T13:56:00Z" w16du:dateUtc="2024-12-31T18:56:00Z">
        <w:r w:rsidR="00DA7305">
          <w:rPr>
            <w:rFonts w:eastAsia="Arial"/>
            <w:color w:val="000000"/>
          </w:rPr>
          <w:t>January 17, 2025</w:t>
        </w:r>
      </w:ins>
      <w:r w:rsidRPr="00260FBB">
        <w:rPr>
          <w:rFonts w:eastAsia="Arial"/>
          <w:color w:val="000000"/>
        </w:rPr>
        <w:t>] or at such other date(s) as the parties hereto may agree (the “Closing Date”)</w:t>
      </w:r>
      <w:ins w:id="41" w:author="Matthew Levine" w:date="2024-12-31T14:20:00Z" w16du:dateUtc="2024-12-31T19:20:00Z">
        <w:r w:rsidR="00CF16EF">
          <w:rPr>
            <w:rFonts w:eastAsia="Arial"/>
            <w:color w:val="000000"/>
          </w:rPr>
          <w:t xml:space="preserve"> but not later than January 3</w:t>
        </w:r>
      </w:ins>
      <w:ins w:id="42" w:author="Matthew Levine" w:date="2024-12-31T14:21:00Z" w16du:dateUtc="2024-12-31T19:21:00Z">
        <w:r w:rsidR="00CF16EF">
          <w:rPr>
            <w:rFonts w:eastAsia="Arial"/>
            <w:color w:val="000000"/>
          </w:rPr>
          <w:t>1, 2025 (“Outside Date”)</w:t>
        </w:r>
      </w:ins>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77E7AD2"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certificates representing all the Purchased Shares duly endorsed in favour of the Purchaser</w:t>
      </w:r>
      <w:del w:id="43" w:author="Matthew Levine" w:date="2024-12-31T13:56:00Z" w16du:dateUtc="2024-12-31T18:56:00Z">
        <w:r w:rsidR="00082F4F" w:rsidDel="00DA7305">
          <w:rPr>
            <w:rFonts w:eastAsia="Arial"/>
            <w:color w:val="000000"/>
          </w:rPr>
          <w:delText xml:space="preserve"> and an update</w:delText>
        </w:r>
      </w:del>
      <w:r w:rsidR="00FB4915">
        <w:rPr>
          <w:rFonts w:eastAsia="Arial"/>
          <w:color w:val="000000"/>
        </w:rPr>
        <w:t>;</w:t>
      </w:r>
    </w:p>
    <w:p w14:paraId="636BF5DA" w14:textId="78802C53"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proofErr w:type="gramStart"/>
      <w:r w:rsidR="00067A64">
        <w:rPr>
          <w:rFonts w:eastAsia="Arial"/>
          <w:color w:val="000000"/>
        </w:rPr>
        <w:t>registry;</w:t>
      </w:r>
      <w:proofErr w:type="gramEnd"/>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7" w:history="1">
        <w:r w:rsidR="00084D82" w:rsidRPr="0012179B">
          <w:rPr>
            <w:rStyle w:val="Hyperlink"/>
            <w:rFonts w:eastAsia="Arial"/>
          </w:rPr>
          <w:t>https://forms-</w:t>
        </w:r>
        <w:r w:rsidR="00084D82" w:rsidRPr="0012179B">
          <w:rPr>
            <w:rStyle w:val="Hyperlink"/>
            <w:rFonts w:eastAsia="Arial"/>
          </w:rPr>
          <w:lastRenderedPageBreak/>
          <w:t>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6EAA59B9"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w:t>
      </w:r>
      <w:r w:rsidR="00594981">
        <w:rPr>
          <w:rFonts w:eastAsia="Arial"/>
          <w:color w:val="000000"/>
        </w:rPr>
        <w:t xml:space="preserve">[and the Broker] each </w:t>
      </w:r>
      <w:r w:rsidRPr="00260FBB">
        <w:rPr>
          <w:rFonts w:eastAsia="Arial"/>
          <w:color w:val="000000"/>
        </w:rPr>
        <w:t xml:space="preserve">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097708C7"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0E279B">
        <w:rPr>
          <w:rFonts w:eastAsia="Arial"/>
          <w:color w:val="000000"/>
        </w:rPr>
        <w:t>one thousand (1,000)</w:t>
      </w:r>
      <w:r w:rsidRPr="00260FBB">
        <w:rPr>
          <w:rFonts w:eastAsia="Arial"/>
          <w:color w:val="000000"/>
        </w:rPr>
        <w:t xml:space="preserve">] have been duly issued </w:t>
      </w:r>
      <w:r w:rsidRPr="007B456D">
        <w:rPr>
          <w:rFonts w:eastAsia="Arial"/>
          <w:strike/>
          <w:color w:val="000000"/>
        </w:rPr>
        <w:t>for an aggregate purchase price of $[amount]</w:t>
      </w:r>
      <w:r w:rsidRPr="00260FBB">
        <w:rPr>
          <w:rFonts w:eastAsia="Arial"/>
          <w:color w:val="000000"/>
        </w:rPr>
        <w:t xml:space="preserve">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5D3615A2" w:rsidR="0017795B" w:rsidRPr="00260FBB" w:rsidRDefault="00000000">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1,000</w:t>
      </w:r>
      <w:r w:rsidRPr="00260FBB">
        <w:rPr>
          <w:rFonts w:eastAsia="Arial"/>
          <w:color w:val="000000"/>
        </w:rPr>
        <w:t xml:space="preserve"> common shares</w:t>
      </w:r>
    </w:p>
    <w:p w14:paraId="61C57145" w14:textId="77777777" w:rsidR="0017795B" w:rsidRPr="00260FBB" w:rsidRDefault="00000000">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proofErr w:type="spellStart"/>
      <w:r w:rsidR="00690627">
        <w:rPr>
          <w:color w:val="212121"/>
          <w:shd w:val="clear" w:color="auto" w:fill="FFFFFF"/>
        </w:rPr>
        <w:t>i</w:t>
      </w:r>
      <w:proofErr w:type="spellEnd"/>
      <w:r w:rsidR="00690627">
        <w:rPr>
          <w:color w:val="212121"/>
          <w:shd w:val="clear" w:color="auto" w:fill="FFFFFF"/>
        </w:rPr>
        <w:t xml:space="preserve">)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1B800736" w:rsidR="007615B6" w:rsidRDefault="00E55C30" w:rsidP="007615B6">
      <w:pPr>
        <w:spacing w:before="120" w:line="300" w:lineRule="atLeast"/>
        <w:ind w:left="720"/>
        <w:jc w:val="both"/>
        <w:rPr>
          <w:rFonts w:eastAsia="Arial"/>
          <w:color w:val="000000"/>
        </w:rPr>
      </w:pPr>
      <w:r>
        <w:rPr>
          <w:rFonts w:eastAsia="Arial"/>
          <w:color w:val="000000"/>
        </w:rPr>
        <w:t>(c</w:t>
      </w:r>
      <w:del w:id="44" w:author="Matthew Levine" w:date="2024-12-31T14:46:00Z" w16du:dateUtc="2024-12-31T19:46:00Z">
        <w:r w:rsidDel="0014150F">
          <w:rPr>
            <w:rFonts w:eastAsia="Arial"/>
            <w:color w:val="000000"/>
          </w:rPr>
          <w:delText xml:space="preserve"> </w:delText>
        </w:r>
      </w:del>
      <w:r>
        <w:rPr>
          <w:rFonts w:eastAsia="Arial"/>
          <w:color w:val="000000"/>
        </w:rPr>
        <w:t>)</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1EAA87B"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r>
      <w:proofErr w:type="spellStart"/>
      <w:r>
        <w:rPr>
          <w:color w:val="212121"/>
          <w:bdr w:val="none" w:sz="0" w:space="0" w:color="auto" w:frame="1"/>
          <w:shd w:val="clear" w:color="auto" w:fill="FFFFFF"/>
        </w:rPr>
        <w:t>i</w:t>
      </w:r>
      <w:proofErr w:type="spellEnd"/>
      <w:r>
        <w:rPr>
          <w:color w:val="212121"/>
          <w:bdr w:val="none" w:sz="0" w:space="0" w:color="auto" w:frame="1"/>
          <w:shd w:val="clear" w:color="auto" w:fill="FFFFFF"/>
        </w:rPr>
        <w:t xml:space="preserve">) </w:t>
      </w:r>
    </w:p>
    <w:p w14:paraId="5179B140" w14:textId="3C8F1DA7"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p>
    <w:p w14:paraId="6ECCB330" w14:textId="205B181D"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p>
    <w:p w14:paraId="098C2A06" w14:textId="2409E744" w:rsidR="007615B6" w:rsidRPr="005435E8"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iv) </w:t>
      </w:r>
    </w:p>
    <w:p w14:paraId="7884D5EA" w14:textId="77777777" w:rsidR="00950BFD" w:rsidRDefault="001117F4" w:rsidP="00950BFD">
      <w:pPr>
        <w:spacing w:before="120" w:line="300" w:lineRule="atLeast"/>
        <w:ind w:left="720"/>
        <w:jc w:val="both"/>
        <w:rPr>
          <w:ins w:id="45" w:author="Matthew Levine" w:date="2024-12-31T14:12:00Z" w16du:dateUtc="2024-12-31T19:12:00Z"/>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ins w:id="46" w:author="Matthew Levine" w:date="2024-12-31T14:12:00Z" w16du:dateUtc="2024-12-31T19:12:00Z">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xml:space="preserve">, license or registration, including the MSB </w:t>
        </w:r>
        <w:r>
          <w:t>r</w:t>
        </w:r>
        <w:r>
          <w:t>egistration,</w:t>
        </w:r>
        <w:r w:rsidRPr="001229B4">
          <w:t xml:space="preserve"> is in full force and effect, unamended, no party is in breach of any of its covenants thereunder and there exists no default or event of default or event, occurrence, condition or act which, with the giving of notice, the lapse of time or the happening of any other event or circumstance, would become a breach of, or a default or event of default </w:t>
        </w:r>
        <w:r>
          <w:t>thereunder</w:t>
        </w:r>
        <w:r w:rsidRPr="001229B4">
          <w:t>.</w:t>
        </w:r>
      </w:ins>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6E7AA7" w:rsidRDefault="00E473DC" w:rsidP="00E473DC">
      <w:pPr>
        <w:spacing w:before="120" w:line="300" w:lineRule="atLeast"/>
        <w:ind w:left="720"/>
        <w:jc w:val="both"/>
        <w:rPr>
          <w:rFonts w:eastAsia="Arial"/>
          <w:color w:val="000000"/>
          <w:u w:val="single"/>
          <w:rPrChange w:id="47" w:author="Matthew Levine" w:date="2024-12-31T13:59:00Z" w16du:dateUtc="2024-12-31T18:59:00Z">
            <w:rPr>
              <w:rFonts w:eastAsia="Arial"/>
              <w:color w:val="000000"/>
            </w:rPr>
          </w:rPrChange>
        </w:rPr>
      </w:pPr>
      <w:r w:rsidRPr="006E7AA7">
        <w:rPr>
          <w:rFonts w:eastAsia="Arial"/>
          <w:color w:val="000000"/>
          <w:u w:val="single"/>
          <w:rPrChange w:id="48" w:author="Matthew Levine" w:date="2024-12-31T13:59:00Z" w16du:dateUtc="2024-12-31T18:59:00Z">
            <w:rPr>
              <w:rFonts w:eastAsia="Arial"/>
              <w:color w:val="000000"/>
            </w:rPr>
          </w:rPrChang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the afor</w:t>
      </w:r>
      <w:r w:rsidR="007C3DA4">
        <w:rPr>
          <w:rFonts w:eastAsia="Arial"/>
          <w:color w:val="000000"/>
        </w:rPr>
        <w:t>e</w:t>
      </w:r>
      <w:r w:rsidR="00E24757">
        <w:rPr>
          <w:rFonts w:eastAsia="Arial"/>
          <w:color w:val="000000"/>
        </w:rPr>
        <w:t>mentioned</w:t>
      </w:r>
      <w:r w:rsidRPr="00260FBB">
        <w:rPr>
          <w:rFonts w:eastAsia="Arial"/>
          <w:color w:val="000000"/>
        </w:rPr>
        <w:t xml:space="preserve"> </w:t>
      </w:r>
      <w:proofErr w:type="gramStart"/>
      <w:r w:rsidRPr="00260FBB">
        <w:rPr>
          <w:rFonts w:eastAsia="Arial"/>
          <w:color w:val="000000"/>
        </w:rPr>
        <w:t>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lastRenderedPageBreak/>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5258E88F" w14:textId="155BB820" w:rsidR="00C27122" w:rsidRPr="00C27122" w:rsidRDefault="00E24757" w:rsidP="00A40AE9">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3F7A0402" w14:textId="77777777" w:rsidR="00C27122" w:rsidRDefault="00C27122">
      <w:pPr>
        <w:spacing w:before="120" w:line="300" w:lineRule="atLeast"/>
        <w:ind w:left="720"/>
        <w:jc w:val="both"/>
        <w:rPr>
          <w:rFonts w:eastAsia="Arial"/>
          <w:color w:val="000000"/>
        </w:rPr>
      </w:pPr>
    </w:p>
    <w:p w14:paraId="050ED9A4" w14:textId="45B57969" w:rsidR="008227BE" w:rsidRDefault="006E7AA7" w:rsidP="002E5A68">
      <w:pPr>
        <w:spacing w:before="120" w:line="300" w:lineRule="atLeast"/>
        <w:ind w:left="720"/>
        <w:jc w:val="both"/>
        <w:rPr>
          <w:rFonts w:eastAsia="Arial"/>
          <w:color w:val="000000"/>
        </w:rPr>
      </w:pPr>
      <w:ins w:id="49" w:author="Matthew Levine" w:date="2024-12-31T14:01:00Z" w16du:dateUtc="2024-12-31T19:01:00Z">
        <w:r>
          <w:rPr>
            <w:rFonts w:eastAsia="Arial"/>
            <w:color w:val="000000"/>
          </w:rPr>
          <w:t>(</w:t>
        </w:r>
        <w:r>
          <w:rPr>
            <w:rFonts w:eastAsia="Arial"/>
            <w:color w:val="000000"/>
          </w:rPr>
          <w:t>f</w:t>
        </w:r>
        <w:r>
          <w:rPr>
            <w:rFonts w:eastAsia="Arial"/>
            <w:color w:val="000000"/>
          </w:rPr>
          <w:t>)</w:t>
        </w:r>
        <w:r w:rsidRPr="00C27122">
          <w:rPr>
            <w:rFonts w:eastAsia="Arial"/>
            <w:color w:val="000000"/>
          </w:rPr>
          <w:t xml:space="preserve"> </w:t>
        </w:r>
      </w:ins>
      <w:r w:rsidR="00000000" w:rsidRPr="00260FBB">
        <w:rPr>
          <w:rFonts w:eastAsia="Arial"/>
          <w:color w:val="000000"/>
        </w:rPr>
        <w:t>The financial statements of the Corporation dated [date], a copy of which is attached hereto as Schedule “</w:t>
      </w:r>
      <w:del w:id="50" w:author="Matthew Levine" w:date="2024-12-31T14:01:00Z" w16du:dateUtc="2024-12-31T19:01:00Z">
        <w:r w:rsidR="00000000" w:rsidRPr="00260FBB" w:rsidDel="006E7AA7">
          <w:rPr>
            <w:rFonts w:eastAsia="Arial"/>
            <w:color w:val="000000"/>
          </w:rPr>
          <w:delText>A</w:delText>
        </w:r>
      </w:del>
      <w:ins w:id="51" w:author="Matthew Levine" w:date="2024-12-31T14:01:00Z" w16du:dateUtc="2024-12-31T19:01:00Z">
        <w:r>
          <w:rPr>
            <w:rFonts w:eastAsia="Arial"/>
            <w:color w:val="000000"/>
          </w:rPr>
          <w:t>B</w:t>
        </w:r>
      </w:ins>
      <w:r w:rsidR="00000000" w:rsidRPr="00260FBB">
        <w:rPr>
          <w:rFonts w:eastAsia="Arial"/>
          <w:color w:val="000000"/>
        </w:rPr>
        <w:t xml:space="preserve">”, </w:t>
      </w:r>
      <w:del w:id="52" w:author="Matthew Levine" w:date="2024-12-31T14:01:00Z" w16du:dateUtc="2024-12-31T19:01:00Z">
        <w:r w:rsidR="00000000" w:rsidRPr="00260FBB" w:rsidDel="006E7AA7">
          <w:rPr>
            <w:rFonts w:eastAsia="Arial"/>
            <w:color w:val="000000"/>
          </w:rPr>
          <w:delText>prepared by [name of accountants], Chartered Professional Accountants,</w:delText>
        </w:r>
      </w:del>
      <w:r w:rsidR="00000000" w:rsidRPr="00260FBB">
        <w:rPr>
          <w:rFonts w:eastAsia="Arial"/>
          <w:color w:val="000000"/>
        </w:rPr>
        <w:t xml:space="preserve"> fairly represent the financial position of the Corporation as at [</w:t>
      </w:r>
      <w:del w:id="53" w:author="Matthew Levine" w:date="2024-12-31T14:46:00Z" w16du:dateUtc="2024-12-31T19:46:00Z">
        <w:r w:rsidR="00000000" w:rsidRPr="00260FBB" w:rsidDel="0014150F">
          <w:rPr>
            <w:rFonts w:eastAsia="Arial"/>
            <w:color w:val="000000"/>
          </w:rPr>
          <w:delText>date</w:delText>
        </w:r>
      </w:del>
      <w:ins w:id="54" w:author="Matthew Levine" w:date="2024-12-31T14:46:00Z" w16du:dateUtc="2024-12-31T19:46:00Z">
        <w:r w:rsidR="0014150F">
          <w:rPr>
            <w:rFonts w:eastAsia="Arial"/>
            <w:color w:val="000000"/>
          </w:rPr>
          <w:t>Closing Date</w:t>
        </w:r>
      </w:ins>
      <w:r w:rsidR="00000000" w:rsidRPr="00260FBB">
        <w:rPr>
          <w:rFonts w:eastAsia="Arial"/>
          <w:color w:val="000000"/>
        </w:rPr>
        <w:t xml:space="preserve">]. </w:t>
      </w:r>
      <w:r w:rsidR="008C391E">
        <w:rPr>
          <w:rFonts w:eastAsia="Arial"/>
          <w:color w:val="000000"/>
        </w:rPr>
        <w:t xml:space="preserve"> </w:t>
      </w:r>
    </w:p>
    <w:p w14:paraId="54ED232C" w14:textId="77777777" w:rsidR="008227BE" w:rsidRPr="00260FBB" w:rsidRDefault="008227BE">
      <w:pPr>
        <w:spacing w:before="120" w:line="300" w:lineRule="atLeast"/>
        <w:ind w:left="720"/>
        <w:jc w:val="both"/>
      </w:pP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06BB3A1D" w14:textId="357FE7F5" w:rsidR="0017795B" w:rsidRDefault="00155E74" w:rsidP="00122855">
      <w:pPr>
        <w:spacing w:before="120" w:line="300" w:lineRule="atLeast"/>
        <w:ind w:left="720"/>
        <w:jc w:val="both"/>
        <w:rPr>
          <w:ins w:id="55" w:author="Matthew Levine" w:date="2024-12-31T14:01:00Z" w16du:dateUtc="2024-12-31T19:01:00Z"/>
          <w:rFonts w:eastAsia="Arial"/>
          <w:color w:val="000000"/>
        </w:rPr>
      </w:pPr>
      <w:r>
        <w:rPr>
          <w:rFonts w:eastAsia="Arial"/>
          <w:color w:val="000000"/>
        </w:rPr>
        <w:t>6</w:t>
      </w:r>
      <w:r w:rsidRPr="00260FBB">
        <w:rPr>
          <w:rFonts w:eastAsia="Arial"/>
          <w:color w:val="000000"/>
        </w:rPr>
        <w:t>.</w:t>
      </w:r>
      <w:r w:rsidR="00BD25E7">
        <w:rPr>
          <w:rFonts w:eastAsia="Arial"/>
          <w:color w:val="000000"/>
        </w:rPr>
        <w:t>4</w:t>
      </w:r>
      <w:r w:rsidRPr="00260FBB">
        <w:rPr>
          <w:rFonts w:eastAsia="Arial"/>
          <w:color w:val="000000"/>
        </w:rPr>
        <w:t xml:space="preserve"> At closing, </w:t>
      </w:r>
      <w:r>
        <w:rPr>
          <w:rFonts w:eastAsia="Arial"/>
          <w:color w:val="000000"/>
        </w:rPr>
        <w:t>the Broker</w:t>
      </w:r>
      <w:r w:rsidRPr="00260FBB">
        <w:rPr>
          <w:rFonts w:eastAsia="Arial"/>
          <w:color w:val="000000"/>
        </w:rPr>
        <w:t xml:space="preserve"> will notify the Purchaser in writing of the name of </w:t>
      </w:r>
      <w:r>
        <w:rPr>
          <w:rFonts w:eastAsia="Arial"/>
          <w:color w:val="000000"/>
        </w:rPr>
        <w:t>Broker</w:t>
      </w:r>
      <w:r w:rsidRPr="00260FBB">
        <w:rPr>
          <w:rFonts w:eastAsia="Arial"/>
          <w:color w:val="000000"/>
        </w:rPr>
        <w:t xml:space="preserve">’s employee </w:t>
      </w:r>
      <w:r>
        <w:rPr>
          <w:rFonts w:eastAsia="Arial"/>
          <w:color w:val="000000"/>
        </w:rPr>
        <w:t xml:space="preserve">or agent </w:t>
      </w:r>
      <w:r w:rsidRPr="00260FBB">
        <w:rPr>
          <w:rFonts w:eastAsia="Arial"/>
          <w:color w:val="000000"/>
        </w:rPr>
        <w:t>who will be the Purchaser’s contact for any warranty claims or other matters regarding the Corporation.</w:t>
      </w:r>
    </w:p>
    <w:p w14:paraId="4E61292A" w14:textId="5B6FFF53" w:rsidR="006E7AA7" w:rsidDel="005D3D9A" w:rsidRDefault="006E7AA7" w:rsidP="005D3D9A">
      <w:pPr>
        <w:spacing w:before="120" w:line="300" w:lineRule="atLeast"/>
        <w:ind w:left="720"/>
        <w:jc w:val="both"/>
        <w:rPr>
          <w:del w:id="56" w:author="Matthew Levine" w:date="2024-12-31T14:32:00Z" w16du:dateUtc="2024-12-31T19:32:00Z"/>
          <w:rFonts w:eastAsia="Arial"/>
          <w:color w:val="000000"/>
        </w:rPr>
      </w:pPr>
      <w:proofErr w:type="gramStart"/>
      <w:ins w:id="57" w:author="Matthew Levine" w:date="2024-12-31T14:02:00Z" w16du:dateUtc="2024-12-31T19:02:00Z">
        <w:r>
          <w:rPr>
            <w:rFonts w:eastAsia="Arial"/>
            <w:color w:val="000000"/>
          </w:rPr>
          <w:t>6</w:t>
        </w:r>
        <w:r w:rsidRPr="00260FBB">
          <w:rPr>
            <w:rFonts w:eastAsia="Arial"/>
            <w:color w:val="000000"/>
          </w:rPr>
          <w:t>.</w:t>
        </w:r>
        <w:r>
          <w:rPr>
            <w:rFonts w:eastAsia="Arial"/>
            <w:color w:val="000000"/>
          </w:rPr>
          <w:t>5</w:t>
        </w:r>
        <w:r w:rsidRPr="00260FBB">
          <w:rPr>
            <w:rFonts w:eastAsia="Arial"/>
            <w:color w:val="000000"/>
          </w:rPr>
          <w:t xml:space="preserve"> </w:t>
        </w:r>
      </w:ins>
      <w:ins w:id="58" w:author="Matthew Levine" w:date="2024-12-31T14:05:00Z" w16du:dateUtc="2024-12-31T19:05:00Z">
        <w:r w:rsidRPr="006E7AA7">
          <w:rPr>
            <w:rFonts w:eastAsia="Arial"/>
            <w:color w:val="000000"/>
          </w:rPr>
          <w:t xml:space="preserve"> </w:t>
        </w:r>
      </w:ins>
      <w:ins w:id="59" w:author="Matthew Levine" w:date="2024-12-31T14:13:00Z" w16du:dateUtc="2024-12-31T19:13:00Z">
        <w:r w:rsidR="00950BFD">
          <w:rPr>
            <w:rFonts w:eastAsia="Arial"/>
            <w:color w:val="000000"/>
          </w:rPr>
          <w:t>T</w:t>
        </w:r>
      </w:ins>
      <w:ins w:id="60" w:author="Matthew Levine" w:date="2024-12-31T14:05:00Z" w16du:dateUtc="2024-12-31T19:05:00Z">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ins>
    </w:p>
    <w:p w14:paraId="185CF598" w14:textId="77777777" w:rsidR="005D3D9A" w:rsidRDefault="005D3D9A" w:rsidP="005D3D9A">
      <w:pPr>
        <w:spacing w:before="120" w:line="300" w:lineRule="atLeast"/>
        <w:ind w:left="720"/>
        <w:jc w:val="both"/>
        <w:rPr>
          <w:ins w:id="61" w:author="Matthew Levine" w:date="2024-12-31T14:31:00Z" w16du:dateUtc="2024-12-31T19:31:00Z"/>
          <w:rFonts w:eastAsia="Arial"/>
          <w:color w:val="000000"/>
        </w:rPr>
        <w:pPrChange w:id="62" w:author="Matthew Levine" w:date="2024-12-31T14:32:00Z" w16du:dateUtc="2024-12-31T19:32:00Z">
          <w:pPr>
            <w:spacing w:before="120" w:line="300" w:lineRule="atLeast"/>
            <w:ind w:left="360"/>
            <w:jc w:val="both"/>
          </w:pPr>
        </w:pPrChange>
      </w:pPr>
    </w:p>
    <w:p w14:paraId="4BA4A390" w14:textId="77777777" w:rsidR="005D3D9A" w:rsidRDefault="005D3D9A">
      <w:pPr>
        <w:spacing w:before="120" w:line="300" w:lineRule="atLeast"/>
        <w:ind w:left="360"/>
        <w:jc w:val="both"/>
        <w:rPr>
          <w:rFonts w:eastAsia="Arial"/>
          <w:color w:val="000000"/>
        </w:rPr>
      </w:pPr>
    </w:p>
    <w:p w14:paraId="57B1249A" w14:textId="007ACBEF"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1E24AF8B" w14:textId="61C747F5" w:rsidR="005A1368" w:rsidDel="005D3D9A" w:rsidRDefault="00B20B38">
      <w:pPr>
        <w:spacing w:before="120" w:line="300" w:lineRule="atLeast"/>
        <w:ind w:left="720"/>
        <w:jc w:val="both"/>
        <w:rPr>
          <w:del w:id="63" w:author="Matthew Levine" w:date="2024-12-31T14:32:00Z" w16du:dateUtc="2024-12-31T19:32:00Z"/>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225AF216" w14:textId="77777777" w:rsidR="005D3D9A" w:rsidRDefault="005D3D9A" w:rsidP="005D3D9A">
      <w:pPr>
        <w:spacing w:before="120" w:line="300" w:lineRule="atLeast"/>
        <w:ind w:left="720"/>
        <w:jc w:val="both"/>
        <w:rPr>
          <w:ins w:id="64" w:author="Matthew Levine" w:date="2024-12-31T14:33:00Z" w16du:dateUtc="2024-12-31T19:33:00Z"/>
          <w:rFonts w:eastAsia="Arial"/>
          <w:color w:val="000000"/>
        </w:rPr>
      </w:pPr>
    </w:p>
    <w:p w14:paraId="41DCE209" w14:textId="77777777" w:rsidR="005D3D9A" w:rsidRDefault="005D3D9A" w:rsidP="005D3D9A">
      <w:pPr>
        <w:spacing w:before="120" w:line="300" w:lineRule="atLeast"/>
        <w:jc w:val="both"/>
        <w:rPr>
          <w:ins w:id="65" w:author="Matthew Levine" w:date="2024-12-31T14:32:00Z" w16du:dateUtc="2024-12-31T19:32:00Z"/>
          <w:rFonts w:eastAsia="Arial"/>
          <w:color w:val="000000"/>
        </w:rPr>
        <w:pPrChange w:id="66" w:author="Matthew Levine" w:date="2024-12-31T14:33:00Z" w16du:dateUtc="2024-12-31T19:33:00Z">
          <w:pPr>
            <w:spacing w:before="120" w:line="300" w:lineRule="atLeast"/>
            <w:ind w:left="720"/>
            <w:jc w:val="both"/>
          </w:pPr>
        </w:pPrChange>
      </w:pPr>
    </w:p>
    <w:p w14:paraId="264558A6" w14:textId="2F7DB0DA" w:rsidR="005D3D9A" w:rsidRPr="005D3D9A" w:rsidRDefault="005D3D9A" w:rsidP="005D3D9A">
      <w:pPr>
        <w:pStyle w:val="LexisNexisList2"/>
        <w:numPr>
          <w:ilvl w:val="0"/>
          <w:numId w:val="0"/>
        </w:numPr>
        <w:ind w:left="1368" w:hanging="1368"/>
        <w:rPr>
          <w:ins w:id="67" w:author="Matthew Levine" w:date="2024-12-31T14:32:00Z" w16du:dateUtc="2024-12-31T19:32:00Z"/>
          <w:rStyle w:val="Heading2Char"/>
          <w:rFonts w:ascii="Times New Roman" w:hAnsi="Times New Roman" w:cs="Times New Roman"/>
          <w:sz w:val="24"/>
          <w:szCs w:val="24"/>
          <w:rPrChange w:id="68" w:author="Matthew Levine" w:date="2024-12-31T14:32:00Z" w16du:dateUtc="2024-12-31T19:32:00Z">
            <w:rPr>
              <w:ins w:id="69" w:author="Matthew Levine" w:date="2024-12-31T14:32:00Z" w16du:dateUtc="2024-12-31T19:32:00Z"/>
              <w:rStyle w:val="Heading2Char"/>
            </w:rPr>
          </w:rPrChange>
        </w:rPr>
        <w:pPrChange w:id="70" w:author="Matthew Levine" w:date="2024-12-31T14:33:00Z" w16du:dateUtc="2024-12-31T19:33:00Z">
          <w:pPr>
            <w:pStyle w:val="LexisNexisList2"/>
          </w:pPr>
        </w:pPrChange>
      </w:pPr>
      <w:ins w:id="71" w:author="Matthew Levine" w:date="2024-12-31T14:33:00Z" w16du:dateUtc="2024-12-31T19:33:00Z">
        <w:r>
          <w:rPr>
            <w:rFonts w:cs="Times New Roman"/>
            <w:szCs w:val="24"/>
          </w:rPr>
          <w:t xml:space="preserve">       </w:t>
        </w:r>
      </w:ins>
      <w:ins w:id="72" w:author="Matthew Levine" w:date="2024-12-31T14:32:00Z" w16du:dateUtc="2024-12-31T19:32:00Z">
        <w:r w:rsidRPr="005D3D9A">
          <w:rPr>
            <w:rFonts w:cs="Times New Roman"/>
            <w:szCs w:val="24"/>
          </w:rPr>
          <w:t>8</w:t>
        </w:r>
        <w:r w:rsidRPr="005D3D9A">
          <w:rPr>
            <w:rFonts w:cs="Times New Roman"/>
            <w:szCs w:val="24"/>
          </w:rPr>
          <w:t xml:space="preserve">. </w:t>
        </w:r>
        <w:r w:rsidRPr="005D3D9A">
          <w:rPr>
            <w:rStyle w:val="Heading2Char"/>
            <w:rFonts w:ascii="Times New Roman" w:hAnsi="Times New Roman" w:cs="Times New Roman"/>
            <w:sz w:val="24"/>
            <w:szCs w:val="24"/>
            <w:rPrChange w:id="73" w:author="Matthew Levine" w:date="2024-12-31T14:32:00Z" w16du:dateUtc="2024-12-31T19:32:00Z">
              <w:rPr>
                <w:rStyle w:val="Heading2Char"/>
              </w:rPr>
            </w:rPrChange>
          </w:rPr>
          <w:t>Termination of Agreement.</w:t>
        </w:r>
      </w:ins>
    </w:p>
    <w:p w14:paraId="75F59C52" w14:textId="1F00F187" w:rsidR="005D3D9A" w:rsidRPr="005D3D9A" w:rsidRDefault="0014150F" w:rsidP="0014150F">
      <w:pPr>
        <w:pStyle w:val="LexisNexisPara2"/>
        <w:ind w:left="0" w:firstLine="720"/>
        <w:rPr>
          <w:ins w:id="74" w:author="Matthew Levine" w:date="2024-12-31T14:32:00Z" w16du:dateUtc="2024-12-31T19:32:00Z"/>
          <w:rPrChange w:id="75" w:author="Matthew Levine" w:date="2024-12-31T14:33:00Z" w16du:dateUtc="2024-12-31T19:33:00Z">
            <w:rPr>
              <w:ins w:id="76" w:author="Matthew Levine" w:date="2024-12-31T14:32:00Z" w16du:dateUtc="2024-12-31T19:32:00Z"/>
              <w:rFonts w:eastAsia="Arial"/>
              <w:color w:val="000000"/>
            </w:rPr>
          </w:rPrChange>
        </w:rPr>
        <w:pPrChange w:id="77" w:author="Matthew Levine" w:date="2024-12-31T14:43:00Z" w16du:dateUtc="2024-12-31T19:43:00Z">
          <w:pPr>
            <w:spacing w:before="120" w:line="300" w:lineRule="atLeast"/>
            <w:ind w:left="360"/>
            <w:jc w:val="both"/>
          </w:pPr>
        </w:pPrChange>
      </w:pPr>
      <w:ins w:id="78" w:author="Matthew Levine" w:date="2024-12-31T14:43:00Z" w16du:dateUtc="2024-12-31T19:43:00Z">
        <w:r>
          <w:t xml:space="preserve">8.1 </w:t>
        </w:r>
      </w:ins>
      <w:ins w:id="79" w:author="Matthew Levine" w:date="2024-12-31T14:32:00Z" w16du:dateUtc="2024-12-31T19:32:00Z">
        <w:r w:rsidR="005D3D9A" w:rsidRPr="00314857">
          <w:t>This Agreement may be terminated at any time prior to the Closing as follows:</w:t>
        </w:r>
      </w:ins>
    </w:p>
    <w:p w14:paraId="42DE2E63" w14:textId="250884DE" w:rsidR="005D3D9A" w:rsidRDefault="005D3D9A" w:rsidP="005D3D9A">
      <w:pPr>
        <w:pStyle w:val="LexisNexisList3"/>
        <w:tabs>
          <w:tab w:val="clear" w:pos="1872"/>
          <w:tab w:val="num" w:pos="1253"/>
        </w:tabs>
        <w:ind w:left="1253" w:hanging="533"/>
        <w:rPr>
          <w:ins w:id="80" w:author="Matthew Levine" w:date="2024-12-31T14:33:00Z" w16du:dateUtc="2024-12-31T19:33:00Z"/>
        </w:rPr>
      </w:pPr>
      <w:ins w:id="81" w:author="Matthew Levine" w:date="2024-12-31T14:32:00Z" w16du:dateUtc="2024-12-31T19:32:00Z">
        <w:r w:rsidRPr="00314857">
          <w:t xml:space="preserve">by Purchaser, if </w:t>
        </w:r>
      </w:ins>
      <w:ins w:id="82" w:author="Matthew Levine" w:date="2024-12-31T14:36:00Z" w16du:dateUtc="2024-12-31T19:36:00Z">
        <w:r>
          <w:t xml:space="preserve">(A) </w:t>
        </w:r>
      </w:ins>
      <w:ins w:id="83" w:author="Matthew Levine" w:date="2024-12-31T14:39:00Z" w16du:dateUtc="2024-12-31T19:39:00Z">
        <w:r w:rsidRPr="00314857">
          <w:t>if the Closing has not occurred prior to the Outside Date</w:t>
        </w:r>
        <w:r>
          <w:t xml:space="preserve">; or (B) </w:t>
        </w:r>
      </w:ins>
      <w:ins w:id="84" w:author="Matthew Levine" w:date="2024-12-31T14:32:00Z" w16du:dateUtc="2024-12-31T19:32:00Z">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w:t>
        </w:r>
        <w:r w:rsidRPr="00314857">
          <w:lastRenderedPageBreak/>
          <w:t>failure to perform is incapable of being cured or is not cured by the Outside Date</w:t>
        </w:r>
      </w:ins>
      <w:ins w:id="85" w:author="Matthew Levine" w:date="2024-12-31T14:39:00Z" w16du:dateUtc="2024-12-31T19:39:00Z">
        <w:r>
          <w:t xml:space="preserve"> </w:t>
        </w:r>
      </w:ins>
      <w:ins w:id="86" w:author="Matthew Levine" w:date="2024-12-31T14:32:00Z" w16du:dateUtc="2024-12-31T19:32:00Z">
        <w:r>
          <w:t>(“Vendor Party Default”)</w:t>
        </w:r>
      </w:ins>
      <w:ins w:id="87" w:author="Matthew Levine" w:date="2024-12-31T14:40:00Z" w16du:dateUtc="2024-12-31T19:40:00Z">
        <w:r>
          <w:t>;</w:t>
        </w:r>
      </w:ins>
    </w:p>
    <w:p w14:paraId="58C83A03" w14:textId="7EB894E3" w:rsidR="005D3D9A" w:rsidRPr="00314857" w:rsidRDefault="005D3D9A" w:rsidP="005D3D9A">
      <w:pPr>
        <w:pStyle w:val="LexisNexisList3"/>
        <w:tabs>
          <w:tab w:val="clear" w:pos="1872"/>
          <w:tab w:val="num" w:pos="1253"/>
        </w:tabs>
        <w:ind w:left="1253" w:hanging="533"/>
        <w:rPr>
          <w:ins w:id="88" w:author="Matthew Levine" w:date="2024-12-31T14:36:00Z" w16du:dateUtc="2024-12-31T19:36:00Z"/>
        </w:rPr>
      </w:pPr>
      <w:ins w:id="89" w:author="Matthew Levine" w:date="2024-12-31T14:36:00Z" w16du:dateUtc="2024-12-31T19:36:00Z">
        <w:r w:rsidRPr="00314857">
          <w:t xml:space="preserve">by mutual written agreement of Purchaser and </w:t>
        </w:r>
        <w:r>
          <w:t xml:space="preserve">Broker </w:t>
        </w:r>
      </w:ins>
    </w:p>
    <w:p w14:paraId="192EC660" w14:textId="01515A8B" w:rsidR="0014150F" w:rsidRPr="000111C7" w:rsidRDefault="0014150F" w:rsidP="0014150F">
      <w:pPr>
        <w:pStyle w:val="LexisNexisList1"/>
        <w:numPr>
          <w:ilvl w:val="0"/>
          <w:numId w:val="0"/>
        </w:numPr>
        <w:ind w:left="720"/>
        <w:jc w:val="left"/>
        <w:rPr>
          <w:ins w:id="90" w:author="Matthew Levine" w:date="2024-12-31T14:40:00Z" w16du:dateUtc="2024-12-31T19:40:00Z"/>
        </w:rPr>
        <w:pPrChange w:id="91" w:author="Matthew Levine" w:date="2024-12-31T14:43:00Z" w16du:dateUtc="2024-12-31T19:43:00Z">
          <w:pPr>
            <w:pStyle w:val="LexisNexisList1"/>
          </w:pPr>
        </w:pPrChange>
      </w:pPr>
      <w:ins w:id="92" w:author="Matthew Levine" w:date="2024-12-31T14:43:00Z" w16du:dateUtc="2024-12-31T19:43:00Z">
        <w:r>
          <w:t xml:space="preserve">8.2    </w:t>
        </w:r>
      </w:ins>
      <w:ins w:id="93" w:author="Matthew Levine" w:date="2024-12-31T14:40:00Z" w16du:dateUtc="2024-12-31T19:40:00Z">
        <w:r>
          <w:t>I</w:t>
        </w:r>
        <w:r w:rsidRPr="00314857">
          <w:t xml:space="preserve">f this Agreement is terminated pursuant to </w:t>
        </w:r>
      </w:ins>
      <w:ins w:id="94" w:author="Matthew Levine" w:date="2024-12-31T14:41:00Z" w16du:dateUtc="2024-12-31T19:41:00Z">
        <w:r>
          <w:t>a Vendor Party Default</w:t>
        </w:r>
      </w:ins>
      <w:ins w:id="95" w:author="Matthew Levine" w:date="2024-12-31T14:40:00Z" w16du:dateUtc="2024-12-31T19:40:00Z">
        <w:r w:rsidRPr="00314857">
          <w:t xml:space="preserve">, </w:t>
        </w:r>
      </w:ins>
      <w:ins w:id="96" w:author="Matthew Levine" w:date="2024-12-31T14:42:00Z" w16du:dateUtc="2024-12-31T19:42:00Z">
        <w:r>
          <w:t xml:space="preserve">any sums paid up until the </w:t>
        </w:r>
      </w:ins>
      <w:ins w:id="97" w:author="Matthew Levine" w:date="2024-12-31T14:43:00Z" w16du:dateUtc="2024-12-31T19:43:00Z">
        <w:r>
          <w:t>d</w:t>
        </w:r>
      </w:ins>
      <w:ins w:id="98" w:author="Matthew Levine" w:date="2024-12-31T14:42:00Z" w16du:dateUtc="2024-12-31T19:42:00Z">
        <w:r>
          <w:t>ate of termination by the Purchaser to the Vendor and / or the Broker</w:t>
        </w:r>
        <w:proofErr w:type="gramStart"/>
        <w:r>
          <w:t xml:space="preserve">, as the case may be, </w:t>
        </w:r>
      </w:ins>
      <w:ins w:id="99" w:author="Matthew Levine" w:date="2024-12-31T14:41:00Z" w16du:dateUtc="2024-12-31T19:41:00Z">
        <w:r>
          <w:t>shall</w:t>
        </w:r>
        <w:proofErr w:type="gramEnd"/>
        <w:r>
          <w:t xml:space="preserve"> be immediately returned to the Purchaser</w:t>
        </w:r>
      </w:ins>
      <w:ins w:id="100" w:author="Matthew Levine" w:date="2024-12-31T14:42:00Z" w16du:dateUtc="2024-12-31T19:42:00Z">
        <w:r>
          <w:t xml:space="preserve">. </w:t>
        </w:r>
      </w:ins>
    </w:p>
    <w:p w14:paraId="5A5E9EFE" w14:textId="77777777" w:rsidR="005D3D9A" w:rsidRDefault="005D3D9A" w:rsidP="0014150F">
      <w:pPr>
        <w:spacing w:before="120" w:line="300" w:lineRule="atLeast"/>
        <w:jc w:val="both"/>
        <w:rPr>
          <w:rFonts w:eastAsia="Arial"/>
          <w:color w:val="000000"/>
        </w:rPr>
        <w:pPrChange w:id="101" w:author="Matthew Levine" w:date="2024-12-31T14:43:00Z" w16du:dateUtc="2024-12-31T19:43:00Z">
          <w:pPr>
            <w:spacing w:before="120" w:line="300" w:lineRule="atLeast"/>
            <w:ind w:left="720"/>
            <w:jc w:val="both"/>
          </w:pPr>
        </w:pPrChange>
      </w:pPr>
    </w:p>
    <w:p w14:paraId="6EC9BB80" w14:textId="3FBD7BCB" w:rsidR="0017795B" w:rsidRPr="00260FBB" w:rsidRDefault="005A1368">
      <w:pPr>
        <w:spacing w:before="120" w:line="300" w:lineRule="atLeast"/>
        <w:ind w:left="360"/>
        <w:jc w:val="both"/>
      </w:pPr>
      <w:del w:id="102" w:author="Matthew Levine" w:date="2024-12-31T14:43:00Z" w16du:dateUtc="2024-12-31T19:43:00Z">
        <w:r w:rsidDel="0014150F">
          <w:rPr>
            <w:rFonts w:eastAsia="Arial"/>
            <w:color w:val="000000"/>
          </w:rPr>
          <w:delText>8</w:delText>
        </w:r>
      </w:del>
      <w:ins w:id="103" w:author="Matthew Levine" w:date="2024-12-31T14:43:00Z" w16du:dateUtc="2024-12-31T19:43:00Z">
        <w:r w:rsidR="0014150F">
          <w:rPr>
            <w:rFonts w:eastAsia="Arial"/>
            <w:color w:val="000000"/>
          </w:rPr>
          <w:t>9</w:t>
        </w:r>
      </w:ins>
      <w:r w:rsidRPr="00260FBB">
        <w:rPr>
          <w:rFonts w:eastAsia="Arial"/>
          <w:color w:val="000000"/>
        </w:rPr>
        <w:t xml:space="preserve">. </w:t>
      </w:r>
      <w:r w:rsidRPr="00260FBB">
        <w:rPr>
          <w:rFonts w:eastAsia="Arial"/>
          <w:b/>
          <w:color w:val="000000"/>
        </w:rPr>
        <w:t>Survival of Representations and Warranties.</w:t>
      </w:r>
      <w:r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2A9C4BF6" w:rsidR="0017795B" w:rsidRPr="00260FBB" w:rsidRDefault="005A1368">
      <w:pPr>
        <w:spacing w:before="120" w:line="300" w:lineRule="atLeast"/>
        <w:ind w:left="360"/>
        <w:jc w:val="both"/>
      </w:pPr>
      <w:del w:id="104" w:author="Matthew Levine" w:date="2024-12-31T14:44:00Z" w16du:dateUtc="2024-12-31T19:44:00Z">
        <w:r w:rsidDel="0014150F">
          <w:rPr>
            <w:rFonts w:eastAsia="Arial"/>
            <w:color w:val="000000"/>
          </w:rPr>
          <w:delText>9</w:delText>
        </w:r>
      </w:del>
      <w:ins w:id="105" w:author="Matthew Levine" w:date="2024-12-31T14:44:00Z" w16du:dateUtc="2024-12-31T19:44:00Z">
        <w:r w:rsidR="0014150F">
          <w:rPr>
            <w:rFonts w:eastAsia="Arial"/>
            <w:color w:val="000000"/>
          </w:rPr>
          <w:t>10</w:t>
        </w:r>
      </w:ins>
      <w:r w:rsidRPr="00260FBB">
        <w:rPr>
          <w:rFonts w:eastAsia="Arial"/>
          <w:color w:val="000000"/>
        </w:rPr>
        <w:t xml:space="preserve">. </w:t>
      </w:r>
      <w:r w:rsidRPr="00260FBB">
        <w:rPr>
          <w:rFonts w:eastAsia="Arial"/>
          <w:b/>
          <w:color w:val="000000"/>
        </w:rPr>
        <w:t>Indemnification.</w:t>
      </w:r>
      <w:r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ins w:id="106" w:author="Matthew Levine" w:date="2024-12-31T14:49:00Z" w16du:dateUtc="2024-12-31T19:49:00Z">
        <w:r w:rsidR="0014150F">
          <w:rPr>
            <w:rFonts w:eastAsia="Arial"/>
            <w:color w:val="000000"/>
          </w:rPr>
          <w:t>, liabilities or expenses</w:t>
        </w:r>
      </w:ins>
      <w:r w:rsidRPr="00260FBB">
        <w:rPr>
          <w:rFonts w:eastAsia="Arial"/>
          <w:color w:val="000000"/>
        </w:rPr>
        <w:t xml:space="preserve">, concerning the </w:t>
      </w:r>
      <w:proofErr w:type="gramStart"/>
      <w:r w:rsidRPr="00260FBB">
        <w:rPr>
          <w:rFonts w:eastAsia="Arial"/>
          <w:color w:val="000000"/>
        </w:rPr>
        <w:t>time period</w:t>
      </w:r>
      <w:proofErr w:type="gramEnd"/>
      <w:r w:rsidRPr="00260FBB">
        <w:rPr>
          <w:rFonts w:eastAsia="Arial"/>
          <w:color w:val="000000"/>
        </w:rPr>
        <w:t xml:space="preserve"> prior to the Closing Date. Such indemnity is conditional upon Purchaser </w:t>
      </w:r>
      <w:del w:id="107" w:author="Matthew Levine" w:date="2024-12-31T14:13:00Z" w16du:dateUtc="2024-12-31T19:13:00Z">
        <w:r w:rsidRPr="00260FBB" w:rsidDel="00950BFD">
          <w:rPr>
            <w:rFonts w:eastAsia="Arial"/>
            <w:color w:val="000000"/>
          </w:rPr>
          <w:delText xml:space="preserve">and/or Services </w:delText>
        </w:r>
      </w:del>
      <w:r w:rsidRPr="00260FBB">
        <w:rPr>
          <w:rFonts w:eastAsia="Arial"/>
          <w:color w:val="000000"/>
        </w:rPr>
        <w:t xml:space="preserve">not </w:t>
      </w:r>
      <w:proofErr w:type="gramStart"/>
      <w:r w:rsidRPr="00260FBB">
        <w:rPr>
          <w:rFonts w:eastAsia="Arial"/>
          <w:color w:val="000000"/>
        </w:rPr>
        <w:t>entering into</w:t>
      </w:r>
      <w:proofErr w:type="gramEnd"/>
      <w:r w:rsidRPr="00260FBB">
        <w:rPr>
          <w:rFonts w:eastAsia="Arial"/>
          <w:color w:val="000000"/>
        </w:rPr>
        <w:t xml:space="preserve"> any claim or action in an adverse position to Vendor.</w:t>
      </w:r>
    </w:p>
    <w:p w14:paraId="2A8FF1A0" w14:textId="79517CA0" w:rsidR="0017795B" w:rsidRPr="00260FBB" w:rsidRDefault="0098358F">
      <w:pPr>
        <w:spacing w:before="120" w:line="300" w:lineRule="atLeast"/>
        <w:ind w:left="360"/>
        <w:jc w:val="both"/>
      </w:pPr>
      <w:del w:id="108" w:author="Matthew Levine" w:date="2024-12-31T14:44:00Z" w16du:dateUtc="2024-12-31T19:44:00Z">
        <w:r w:rsidDel="0014150F">
          <w:rPr>
            <w:rFonts w:eastAsia="Arial"/>
            <w:color w:val="000000"/>
          </w:rPr>
          <w:delText>10</w:delText>
        </w:r>
      </w:del>
      <w:ins w:id="109" w:author="Matthew Levine" w:date="2024-12-31T14:44:00Z" w16du:dateUtc="2024-12-31T19:44:00Z">
        <w:r w:rsidR="0014150F">
          <w:rPr>
            <w:rFonts w:eastAsia="Arial"/>
            <w:color w:val="000000"/>
          </w:rPr>
          <w:t>11</w:t>
        </w:r>
      </w:ins>
      <w:r w:rsidRPr="00260FBB">
        <w:rPr>
          <w:rFonts w:eastAsia="Arial"/>
          <w:color w:val="000000"/>
        </w:rPr>
        <w:t xml:space="preserve">. </w:t>
      </w:r>
      <w:r w:rsidRPr="00260FBB">
        <w:rPr>
          <w:rFonts w:eastAsia="Arial"/>
          <w:b/>
          <w:color w:val="000000"/>
        </w:rPr>
        <w:t>Notices.</w:t>
      </w:r>
      <w:r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Pr="00260FBB">
        <w:rPr>
          <w:rFonts w:eastAsia="Arial"/>
          <w:color w:val="000000"/>
        </w:rPr>
        <w:t xml:space="preserve"> by </w:t>
      </w:r>
      <w:r w:rsidR="00634C2A">
        <w:rPr>
          <w:rFonts w:eastAsia="Arial"/>
          <w:color w:val="000000"/>
        </w:rPr>
        <w:t>electronic mail</w:t>
      </w:r>
      <w:r w:rsidRPr="00260FBB">
        <w:rPr>
          <w:rFonts w:eastAsia="Arial"/>
          <w:color w:val="000000"/>
        </w:rPr>
        <w:t xml:space="preserve"> to the Vendor at:</w:t>
      </w:r>
    </w:p>
    <w:p w14:paraId="6F355400" w14:textId="587A2B40" w:rsidR="0017795B" w:rsidRDefault="00000000">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EA27D4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p>
    <w:p w14:paraId="6BE46BC6" w14:textId="77777777" w:rsidR="0017795B" w:rsidRPr="00260FBB" w:rsidRDefault="00000000">
      <w:pPr>
        <w:spacing w:before="200" w:line="300" w:lineRule="atLeast"/>
        <w:ind w:left="360"/>
        <w:jc w:val="both"/>
      </w:pPr>
      <w:r w:rsidRPr="00260FBB">
        <w:rPr>
          <w:rFonts w:eastAsia="Arial"/>
          <w:color w:val="000000"/>
        </w:rPr>
        <w:t xml:space="preserve">Any notice, direction or other instrument required or permitted to be given to the </w:t>
      </w:r>
      <w:proofErr w:type="gramStart"/>
      <w:r w:rsidRPr="00260FBB">
        <w:rPr>
          <w:rFonts w:eastAsia="Arial"/>
          <w:color w:val="000000"/>
        </w:rPr>
        <w:t>Purchaser</w:t>
      </w:r>
      <w:proofErr w:type="gramEnd"/>
      <w:r w:rsidRPr="00260FBB">
        <w:rPr>
          <w:rFonts w:eastAsia="Arial"/>
          <w:color w:val="000000"/>
        </w:rPr>
        <w:t xml:space="preserve"> or the Corporation hereunder shall be in writing and may be given by mailing the same postage prepaid or delivering the same addressed to the Purchaser or the Corporation at:</w:t>
      </w:r>
    </w:p>
    <w:p w14:paraId="35077ACC" w14:textId="77777777" w:rsidR="0017795B" w:rsidRPr="00260FBB" w:rsidRDefault="00000000">
      <w:pPr>
        <w:spacing w:before="200" w:line="300" w:lineRule="atLeast"/>
        <w:ind w:left="360"/>
        <w:jc w:val="both"/>
      </w:pPr>
      <w:r w:rsidRPr="00260FBB">
        <w:rPr>
          <w:rFonts w:eastAsia="Arial"/>
          <w:color w:val="000000"/>
        </w:rPr>
        <w:t>[Address]</w:t>
      </w:r>
    </w:p>
    <w:p w14:paraId="7AFEC54A" w14:textId="77777777" w:rsidR="0017795B" w:rsidRPr="00260FBB" w:rsidRDefault="00000000">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404CD9D" w:rsidR="00CF16EF" w:rsidRDefault="000B1859" w:rsidP="00CF16EF">
      <w:pPr>
        <w:spacing w:before="120" w:line="300" w:lineRule="atLeast"/>
        <w:ind w:left="360"/>
        <w:jc w:val="both"/>
        <w:rPr>
          <w:ins w:id="110" w:author="Matthew Levine" w:date="2024-12-31T14:22:00Z" w16du:dateUtc="2024-12-31T19:22:00Z"/>
          <w:rFonts w:eastAsia="Arial"/>
          <w:color w:val="000000"/>
        </w:rPr>
      </w:pPr>
      <w:del w:id="111" w:author="Matthew Levine" w:date="2024-12-31T14:44:00Z" w16du:dateUtc="2024-12-31T19:44:00Z">
        <w:r w:rsidDel="0014150F">
          <w:rPr>
            <w:rFonts w:eastAsia="Arial"/>
            <w:color w:val="000000"/>
          </w:rPr>
          <w:delText>11</w:delText>
        </w:r>
      </w:del>
      <w:ins w:id="112" w:author="Matthew Levine" w:date="2024-12-31T14:44:00Z" w16du:dateUtc="2024-12-31T19:44:00Z">
        <w:r w:rsidR="0014150F">
          <w:rPr>
            <w:rFonts w:eastAsia="Arial"/>
            <w:color w:val="000000"/>
          </w:rPr>
          <w:t>12</w:t>
        </w:r>
      </w:ins>
      <w:r w:rsidRPr="00260FBB">
        <w:rPr>
          <w:rFonts w:eastAsia="Arial"/>
          <w:color w:val="000000"/>
        </w:rPr>
        <w:t xml:space="preserve">. </w:t>
      </w:r>
      <w:ins w:id="113" w:author="Matthew Levine" w:date="2024-12-31T14:22:00Z" w16du:dateUtc="2024-12-31T19:22:00Z">
        <w:r w:rsidR="00CF16EF">
          <w:rPr>
            <w:rFonts w:eastAsia="Arial"/>
            <w:color w:val="000000"/>
          </w:rPr>
          <w:t>Each Party hereto explicitly acknowledges and agrees that the</w:t>
        </w:r>
      </w:ins>
      <w:ins w:id="114" w:author="Matthew Levine" w:date="2024-12-31T14:23:00Z" w16du:dateUtc="2024-12-31T19:23:00Z">
        <w:r w:rsidR="00CF16EF">
          <w:rPr>
            <w:rFonts w:eastAsia="Arial"/>
            <w:color w:val="000000"/>
          </w:rPr>
          <w:t xml:space="preserve"> </w:t>
        </w:r>
      </w:ins>
      <w:ins w:id="115" w:author="Matthew Levine" w:date="2024-12-31T14:22:00Z" w16du:dateUtc="2024-12-31T19:22:00Z">
        <w:r w:rsidR="00CF16EF" w:rsidRPr="00CF16EF">
          <w:rPr>
            <w:rFonts w:eastAsia="Arial"/>
            <w:color w:val="000000"/>
          </w:rPr>
          <w:t>Purchaser may (</w:t>
        </w:r>
        <w:proofErr w:type="spellStart"/>
        <w:r w:rsidR="00CF16EF" w:rsidRPr="00CF16EF">
          <w:rPr>
            <w:rFonts w:eastAsia="Arial"/>
            <w:color w:val="000000"/>
          </w:rPr>
          <w:t>i</w:t>
        </w:r>
        <w:proofErr w:type="spellEnd"/>
        <w:r w:rsidR="00CF16EF" w:rsidRPr="00CF16EF">
          <w:rPr>
            <w:rFonts w:eastAsia="Arial"/>
            <w:color w:val="000000"/>
          </w:rPr>
          <w:t xml:space="preserve">)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ins>
      <w:ins w:id="116" w:author="Matthew Levine" w:date="2024-12-31T14:23:00Z" w16du:dateUtc="2024-12-31T19:23:00Z">
        <w:r w:rsidR="00CF16EF">
          <w:rPr>
            <w:rFonts w:eastAsia="Arial"/>
            <w:color w:val="000000"/>
          </w:rPr>
          <w:t xml:space="preserve">, </w:t>
        </w:r>
      </w:ins>
      <w:ins w:id="117" w:author="Matthew Levine" w:date="2024-12-31T14:22:00Z" w16du:dateUtc="2024-12-31T19:22:00Z">
        <w:r w:rsidR="00CF16EF" w:rsidRPr="00CF16EF">
          <w:rPr>
            <w:rFonts w:eastAsia="Arial"/>
            <w:color w:val="000000"/>
          </w:rPr>
          <w:t>interests</w:t>
        </w:r>
      </w:ins>
      <w:ins w:id="118" w:author="Matthew Levine" w:date="2024-12-31T14:23:00Z" w16du:dateUtc="2024-12-31T19:23:00Z">
        <w:r w:rsidR="00CF16EF">
          <w:rPr>
            <w:rFonts w:eastAsia="Arial"/>
            <w:color w:val="000000"/>
          </w:rPr>
          <w:t xml:space="preserve"> and obligations</w:t>
        </w:r>
      </w:ins>
      <w:ins w:id="119" w:author="Matthew Levine" w:date="2024-12-31T14:22:00Z" w16du:dateUtc="2024-12-31T19:22:00Z">
        <w:r w:rsidR="00CF16EF" w:rsidRPr="00CF16EF">
          <w:rPr>
            <w:rFonts w:eastAsia="Arial"/>
            <w:color w:val="000000"/>
          </w:rPr>
          <w:t xml:space="preserve"> hereunder to one or more of its </w:t>
        </w:r>
      </w:ins>
      <w:ins w:id="120" w:author="Matthew Levine" w:date="2024-12-31T14:23:00Z" w16du:dateUtc="2024-12-31T19:23:00Z">
        <w:r w:rsidR="00CF16EF">
          <w:rPr>
            <w:rFonts w:eastAsia="Arial"/>
            <w:color w:val="000000"/>
          </w:rPr>
          <w:t>A</w:t>
        </w:r>
      </w:ins>
      <w:ins w:id="121" w:author="Matthew Levine" w:date="2024-12-31T14:22:00Z" w16du:dateUtc="2024-12-31T19:22:00Z">
        <w:r w:rsidR="00CF16EF" w:rsidRPr="00CF16EF">
          <w:rPr>
            <w:rFonts w:eastAsia="Arial"/>
            <w:color w:val="000000"/>
          </w:rPr>
          <w:t>ffiliate</w:t>
        </w:r>
      </w:ins>
      <w:ins w:id="122" w:author="Matthew Levine" w:date="2024-12-31T14:23:00Z" w16du:dateUtc="2024-12-31T19:23:00Z">
        <w:r w:rsidR="00CF16EF">
          <w:rPr>
            <w:rFonts w:eastAsia="Arial"/>
            <w:color w:val="000000"/>
          </w:rPr>
          <w:t>(</w:t>
        </w:r>
      </w:ins>
      <w:ins w:id="123" w:author="Matthew Levine" w:date="2024-12-31T14:22:00Z" w16du:dateUtc="2024-12-31T19:22:00Z">
        <w:r w:rsidR="00CF16EF" w:rsidRPr="00CF16EF">
          <w:rPr>
            <w:rFonts w:eastAsia="Arial"/>
            <w:color w:val="000000"/>
          </w:rPr>
          <w:t>s</w:t>
        </w:r>
      </w:ins>
      <w:ins w:id="124" w:author="Matthew Levine" w:date="2024-12-31T14:24:00Z" w16du:dateUtc="2024-12-31T19:24:00Z">
        <w:r w:rsidR="00CF16EF">
          <w:rPr>
            <w:rFonts w:eastAsia="Arial"/>
            <w:color w:val="000000"/>
          </w:rPr>
          <w:t>).</w:t>
        </w:r>
      </w:ins>
      <w:ins w:id="125" w:author="Matthew Levine" w:date="2024-12-31T14:23:00Z" w16du:dateUtc="2024-12-31T19:23:00Z">
        <w:r w:rsidR="00CF16EF">
          <w:rPr>
            <w:rFonts w:eastAsia="Arial"/>
            <w:color w:val="000000"/>
          </w:rPr>
          <w:t xml:space="preserve"> “Affiliate” has the meaning set out in </w:t>
        </w:r>
      </w:ins>
      <w:ins w:id="126" w:author="Matthew Levine" w:date="2024-12-31T14:24:00Z" w16du:dateUtc="2024-12-31T19:24:00Z">
        <w:r w:rsidR="00CF16EF">
          <w:rPr>
            <w:rFonts w:eastAsia="Arial"/>
            <w:color w:val="000000"/>
          </w:rPr>
          <w:t xml:space="preserve">applicable Canadian corporate law. </w:t>
        </w:r>
      </w:ins>
    </w:p>
    <w:p w14:paraId="03788565" w14:textId="77777777" w:rsidR="00CF16EF" w:rsidRDefault="00CF16EF">
      <w:pPr>
        <w:spacing w:before="120" w:line="300" w:lineRule="atLeast"/>
        <w:ind w:left="360"/>
        <w:jc w:val="both"/>
        <w:rPr>
          <w:ins w:id="127" w:author="Matthew Levine" w:date="2024-12-31T14:22:00Z" w16du:dateUtc="2024-12-31T19:22:00Z"/>
          <w:rFonts w:eastAsia="Arial"/>
          <w:color w:val="000000"/>
        </w:rPr>
      </w:pPr>
    </w:p>
    <w:p w14:paraId="1AE39847" w14:textId="1FAF30A3" w:rsidR="0017795B" w:rsidRPr="00260FBB" w:rsidRDefault="0014150F">
      <w:pPr>
        <w:spacing w:before="120" w:line="300" w:lineRule="atLeast"/>
        <w:ind w:left="360"/>
        <w:jc w:val="both"/>
      </w:pPr>
      <w:ins w:id="128" w:author="Matthew Levine" w:date="2024-12-31T14:44:00Z" w16du:dateUtc="2024-12-31T19:44:00Z">
        <w:r>
          <w:rPr>
            <w:rFonts w:eastAsia="Arial"/>
            <w:color w:val="000000"/>
          </w:rPr>
          <w:t>13</w:t>
        </w:r>
      </w:ins>
      <w:ins w:id="129" w:author="Matthew Levine" w:date="2024-12-31T14:22:00Z" w16du:dateUtc="2024-12-31T19:22:00Z">
        <w:r w:rsidR="00CF16EF">
          <w:rPr>
            <w:rFonts w:eastAsia="Arial"/>
            <w:color w:val="000000"/>
          </w:rPr>
          <w:t xml:space="preserve">. </w:t>
        </w:r>
      </w:ins>
      <w:r w:rsidR="000B1859" w:rsidRPr="00260FBB">
        <w:rPr>
          <w:rFonts w:eastAsia="Arial"/>
          <w:b/>
          <w:color w:val="000000"/>
        </w:rPr>
        <w:t>Costs and Expenses.</w:t>
      </w:r>
    </w:p>
    <w:p w14:paraId="3C319B9B" w14:textId="05678B09" w:rsidR="002B4169" w:rsidRPr="002B4169" w:rsidRDefault="000B1859" w:rsidP="002B4169">
      <w:pPr>
        <w:spacing w:before="120" w:line="300" w:lineRule="atLeast"/>
        <w:ind w:left="720"/>
        <w:jc w:val="both"/>
        <w:rPr>
          <w:rFonts w:eastAsia="Arial"/>
          <w:color w:val="000000"/>
        </w:rPr>
      </w:pPr>
      <w:del w:id="130" w:author="Matthew Levine" w:date="2024-12-31T14:44:00Z" w16du:dateUtc="2024-12-31T19:44:00Z">
        <w:r w:rsidRPr="002B4169" w:rsidDel="0014150F">
          <w:rPr>
            <w:rFonts w:eastAsia="Arial"/>
            <w:color w:val="000000"/>
          </w:rPr>
          <w:delText>1</w:delText>
        </w:r>
      </w:del>
      <w:ins w:id="131" w:author="Matthew Levine" w:date="2024-12-31T14:44:00Z" w16du:dateUtc="2024-12-31T19:44:00Z">
        <w:r w:rsidR="0014150F">
          <w:rPr>
            <w:rFonts w:eastAsia="Arial"/>
            <w:color w:val="000000"/>
          </w:rPr>
          <w:t>13</w:t>
        </w:r>
      </w:ins>
      <w:del w:id="132" w:author="Matthew Levine" w:date="2024-12-31T14:22:00Z" w16du:dateUtc="2024-12-31T19:22:00Z">
        <w:r w:rsidRPr="002B4169" w:rsidDel="00CF16EF">
          <w:rPr>
            <w:rFonts w:eastAsia="Arial"/>
            <w:color w:val="000000"/>
          </w:rPr>
          <w:delText>1</w:delText>
        </w:r>
      </w:del>
      <w:r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0087D459" w:rsidR="0017795B" w:rsidRPr="00260FBB" w:rsidRDefault="000B1859">
      <w:pPr>
        <w:spacing w:before="120" w:line="300" w:lineRule="atLeast"/>
        <w:ind w:left="720"/>
        <w:jc w:val="both"/>
      </w:pPr>
      <w:del w:id="133" w:author="Matthew Levine" w:date="2024-12-31T14:44:00Z" w16du:dateUtc="2024-12-31T19:44:00Z">
        <w:r w:rsidDel="0014150F">
          <w:rPr>
            <w:rFonts w:eastAsia="Arial"/>
            <w:color w:val="000000"/>
          </w:rPr>
          <w:lastRenderedPageBreak/>
          <w:delText>1</w:delText>
        </w:r>
      </w:del>
      <w:ins w:id="134" w:author="Matthew Levine" w:date="2024-12-31T14:44:00Z" w16du:dateUtc="2024-12-31T19:44:00Z">
        <w:r w:rsidR="0014150F">
          <w:rPr>
            <w:rFonts w:eastAsia="Arial"/>
            <w:color w:val="000000"/>
          </w:rPr>
          <w:t>13</w:t>
        </w:r>
      </w:ins>
      <w:del w:id="135" w:author="Matthew Levine" w:date="2024-12-31T14:22:00Z" w16du:dateUtc="2024-12-31T19:22:00Z">
        <w:r w:rsidDel="00CF16EF">
          <w:rPr>
            <w:rFonts w:eastAsia="Arial"/>
            <w:color w:val="000000"/>
          </w:rPr>
          <w:delText>1</w:delText>
        </w:r>
      </w:del>
      <w:r w:rsidRPr="00260FBB">
        <w:rPr>
          <w:rFonts w:eastAsia="Arial"/>
          <w:color w:val="000000"/>
        </w:rPr>
        <w:t>.2 Each of the parties hereto shall pay its own legal, accounting and other costs and expenses associated with this transaction and this agreement.</w:t>
      </w:r>
    </w:p>
    <w:p w14:paraId="53FFDFE0" w14:textId="06EE790C" w:rsidR="0017795B" w:rsidRPr="00260FBB" w:rsidRDefault="00897EE1">
      <w:pPr>
        <w:spacing w:before="120" w:line="300" w:lineRule="atLeast"/>
        <w:ind w:left="360"/>
        <w:jc w:val="both"/>
      </w:pPr>
      <w:del w:id="136" w:author="Matthew Levine" w:date="2024-12-31T14:44:00Z" w16du:dateUtc="2024-12-31T19:44:00Z">
        <w:r w:rsidDel="0014150F">
          <w:rPr>
            <w:rFonts w:eastAsia="Arial"/>
            <w:color w:val="000000"/>
          </w:rPr>
          <w:delText>1</w:delText>
        </w:r>
      </w:del>
      <w:ins w:id="137" w:author="Matthew Levine" w:date="2024-12-31T14:44:00Z" w16du:dateUtc="2024-12-31T19:44:00Z">
        <w:r w:rsidR="0014150F">
          <w:rPr>
            <w:rFonts w:eastAsia="Arial"/>
            <w:color w:val="000000"/>
          </w:rPr>
          <w:t>14</w:t>
        </w:r>
      </w:ins>
      <w:del w:id="138" w:author="Matthew Levine" w:date="2024-12-31T14:22:00Z" w16du:dateUtc="2024-12-31T19:22:00Z">
        <w:r w:rsidDel="00CF16EF">
          <w:rPr>
            <w:rFonts w:eastAsia="Arial"/>
            <w:color w:val="000000"/>
          </w:rPr>
          <w:delText>2</w:delText>
        </w:r>
      </w:del>
      <w:r w:rsidRPr="00260FBB">
        <w:rPr>
          <w:rFonts w:eastAsia="Arial"/>
          <w:color w:val="000000"/>
        </w:rPr>
        <w:t xml:space="preserve">. </w:t>
      </w:r>
      <w:r w:rsidRPr="00260FBB">
        <w:rPr>
          <w:rFonts w:eastAsia="Arial"/>
          <w:b/>
          <w:color w:val="000000"/>
        </w:rPr>
        <w:t>Entire Agreement.</w:t>
      </w:r>
      <w:r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35EA901A" w:rsidR="0017795B" w:rsidRPr="00260FBB" w:rsidRDefault="00897EE1">
      <w:pPr>
        <w:spacing w:before="120" w:line="300" w:lineRule="atLeast"/>
        <w:ind w:left="360"/>
        <w:jc w:val="both"/>
      </w:pPr>
      <w:del w:id="139" w:author="Matthew Levine" w:date="2024-12-31T14:44:00Z" w16du:dateUtc="2024-12-31T19:44:00Z">
        <w:r w:rsidDel="0014150F">
          <w:rPr>
            <w:rFonts w:eastAsia="Arial"/>
            <w:color w:val="000000"/>
          </w:rPr>
          <w:delText>1</w:delText>
        </w:r>
      </w:del>
      <w:ins w:id="140" w:author="Matthew Levine" w:date="2024-12-31T14:44:00Z" w16du:dateUtc="2024-12-31T19:44:00Z">
        <w:r w:rsidR="0014150F">
          <w:rPr>
            <w:rFonts w:eastAsia="Arial"/>
            <w:color w:val="000000"/>
          </w:rPr>
          <w:t>15</w:t>
        </w:r>
      </w:ins>
      <w:del w:id="141" w:author="Matthew Levine" w:date="2024-12-31T14:22:00Z" w16du:dateUtc="2024-12-31T19:22:00Z">
        <w:r w:rsidDel="00CF16EF">
          <w:rPr>
            <w:rFonts w:eastAsia="Arial"/>
            <w:color w:val="000000"/>
          </w:rPr>
          <w:delText>3</w:delText>
        </w:r>
      </w:del>
      <w:r w:rsidRPr="00260FBB">
        <w:rPr>
          <w:rFonts w:eastAsia="Arial"/>
          <w:color w:val="000000"/>
        </w:rPr>
        <w:t xml:space="preserve">. </w:t>
      </w:r>
      <w:r w:rsidRPr="00260FBB">
        <w:rPr>
          <w:rFonts w:eastAsia="Arial"/>
          <w:b/>
          <w:color w:val="000000"/>
        </w:rPr>
        <w:t>Proper Law of Contract.</w:t>
      </w:r>
      <w:r w:rsidRPr="00260FBB">
        <w:rPr>
          <w:rFonts w:eastAsia="Arial"/>
          <w:color w:val="000000"/>
        </w:rPr>
        <w:t xml:space="preserve"> This agreement shall be construed and enforced in accordance with, and the rights of the parties shall be governed by, the laws of the Province of </w:t>
      </w:r>
      <w:ins w:id="142" w:author="Matthew Levine" w:date="2024-12-31T14:14:00Z" w16du:dateUtc="2024-12-31T19:14:00Z">
        <w:r w:rsidR="00950BFD">
          <w:rPr>
            <w:rFonts w:eastAsia="Arial"/>
            <w:color w:val="000000"/>
          </w:rPr>
          <w:t>Ontario</w:t>
        </w:r>
      </w:ins>
      <w:del w:id="143" w:author="Matthew Levine" w:date="2024-12-31T14:14:00Z" w16du:dateUtc="2024-12-31T19:14:00Z">
        <w:r w:rsidRPr="00260FBB" w:rsidDel="00950BFD">
          <w:rPr>
            <w:rFonts w:eastAsia="Arial"/>
            <w:color w:val="000000"/>
          </w:rPr>
          <w:delText>[specify]</w:delText>
        </w:r>
      </w:del>
      <w:r w:rsidRPr="00260FBB">
        <w:rPr>
          <w:rFonts w:eastAsia="Arial"/>
          <w:color w:val="000000"/>
        </w:rPr>
        <w:t xml:space="preserve">. Each of the parties hereto hereby irrevocably submits and attorns to the jurisdiction of the courts of the </w:t>
      </w:r>
      <w:proofErr w:type="gramStart"/>
      <w:r w:rsidRPr="00260FBB">
        <w:rPr>
          <w:rFonts w:eastAsia="Arial"/>
          <w:color w:val="000000"/>
        </w:rPr>
        <w:t>Province</w:t>
      </w:r>
      <w:proofErr w:type="gramEnd"/>
      <w:r w:rsidRPr="00260FBB">
        <w:rPr>
          <w:rFonts w:eastAsia="Arial"/>
          <w:color w:val="000000"/>
        </w:rPr>
        <w:t xml:space="preserve"> of </w:t>
      </w:r>
      <w:del w:id="144" w:author="Matthew Levine" w:date="2024-12-31T14:14:00Z" w16du:dateUtc="2024-12-31T19:14:00Z">
        <w:r w:rsidRPr="00260FBB" w:rsidDel="00950BFD">
          <w:rPr>
            <w:rFonts w:eastAsia="Arial"/>
            <w:color w:val="000000"/>
          </w:rPr>
          <w:delText>[specify</w:delText>
        </w:r>
      </w:del>
      <w:ins w:id="145" w:author="Matthew Levine" w:date="2024-12-31T14:14:00Z" w16du:dateUtc="2024-12-31T19:14:00Z">
        <w:r w:rsidR="00950BFD">
          <w:rPr>
            <w:rFonts w:eastAsia="Arial"/>
            <w:color w:val="000000"/>
          </w:rPr>
          <w:t>Ontario</w:t>
        </w:r>
      </w:ins>
      <w:del w:id="146" w:author="Matthew Levine" w:date="2024-12-31T14:14:00Z" w16du:dateUtc="2024-12-31T19:14:00Z">
        <w:r w:rsidRPr="00260FBB" w:rsidDel="00950BFD">
          <w:rPr>
            <w:rFonts w:eastAsia="Arial"/>
            <w:color w:val="000000"/>
          </w:rPr>
          <w:delText>]</w:delText>
        </w:r>
      </w:del>
      <w:r w:rsidRPr="00260FBB">
        <w:rPr>
          <w:rFonts w:eastAsia="Arial"/>
          <w:color w:val="000000"/>
        </w:rPr>
        <w:t>.</w:t>
      </w:r>
    </w:p>
    <w:p w14:paraId="1C3A5BB2" w14:textId="5D13FE80" w:rsidR="0017795B" w:rsidRPr="00260FBB" w:rsidRDefault="00897EE1">
      <w:pPr>
        <w:spacing w:before="120" w:line="300" w:lineRule="atLeast"/>
        <w:ind w:left="360"/>
        <w:jc w:val="both"/>
      </w:pPr>
      <w:del w:id="147" w:author="Matthew Levine" w:date="2024-12-31T14:44:00Z" w16du:dateUtc="2024-12-31T19:44:00Z">
        <w:r w:rsidDel="0014150F">
          <w:rPr>
            <w:rFonts w:eastAsia="Arial"/>
            <w:color w:val="000000"/>
          </w:rPr>
          <w:delText>1</w:delText>
        </w:r>
      </w:del>
      <w:ins w:id="148" w:author="Matthew Levine" w:date="2024-12-31T14:44:00Z" w16du:dateUtc="2024-12-31T19:44:00Z">
        <w:r w:rsidR="0014150F">
          <w:rPr>
            <w:rFonts w:eastAsia="Arial"/>
            <w:color w:val="000000"/>
          </w:rPr>
          <w:t>16</w:t>
        </w:r>
      </w:ins>
      <w:del w:id="149" w:author="Matthew Levine" w:date="2024-12-31T14:22:00Z" w16du:dateUtc="2024-12-31T19:22:00Z">
        <w:r w:rsidDel="00CF16EF">
          <w:rPr>
            <w:rFonts w:eastAsia="Arial"/>
            <w:color w:val="000000"/>
          </w:rPr>
          <w:delText>4</w:delText>
        </w:r>
      </w:del>
      <w:r w:rsidRPr="00260FBB">
        <w:rPr>
          <w:rFonts w:eastAsia="Arial"/>
          <w:color w:val="000000"/>
        </w:rPr>
        <w:t xml:space="preserve">. </w:t>
      </w:r>
      <w:r w:rsidRPr="00260FBB">
        <w:rPr>
          <w:rFonts w:eastAsia="Arial"/>
          <w:b/>
          <w:color w:val="000000"/>
        </w:rPr>
        <w:t>Benefit and Binding Nature of the Agreement.</w:t>
      </w:r>
      <w:r w:rsidRPr="00260FBB">
        <w:rPr>
          <w:rFonts w:eastAsia="Arial"/>
          <w:color w:val="000000"/>
        </w:rPr>
        <w:t xml:space="preserve"> This agreement shall </w:t>
      </w:r>
      <w:proofErr w:type="spellStart"/>
      <w:r w:rsidRPr="00260FBB">
        <w:rPr>
          <w:rFonts w:eastAsia="Arial"/>
          <w:color w:val="000000"/>
        </w:rPr>
        <w:t>enure</w:t>
      </w:r>
      <w:proofErr w:type="spellEnd"/>
      <w:r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000000">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0D5BD1BF" w:rsidR="0017795B" w:rsidRPr="00260FBB" w:rsidRDefault="00000000">
      <w:pPr>
        <w:spacing w:before="200" w:line="300" w:lineRule="atLeast"/>
        <w:ind w:left="360"/>
        <w:jc w:val="both"/>
      </w:pPr>
      <w:del w:id="150" w:author="Matthew Levine" w:date="2024-12-31T14:14:00Z" w16du:dateUtc="2024-12-31T19:14:00Z">
        <w:r w:rsidRPr="00260FBB" w:rsidDel="00950BFD">
          <w:rPr>
            <w:rFonts w:eastAsia="Arial"/>
            <w:color w:val="000000"/>
          </w:rPr>
          <w:delText>[Name of Vendor]</w:delText>
        </w:r>
      </w:del>
      <w:ins w:id="151" w:author="Matthew Levine" w:date="2024-12-31T14:14:00Z" w16du:dateUtc="2024-12-31T19:14:00Z">
        <w:r w:rsidR="00950BFD">
          <w:rPr>
            <w:rFonts w:eastAsia="Arial"/>
            <w:color w:val="000000"/>
          </w:rPr>
          <w:t>Jose David Barrios</w:t>
        </w:r>
      </w:ins>
    </w:p>
    <w:p w14:paraId="64C33203"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57EC114A" w14:textId="77777777" w:rsidR="00897EE1" w:rsidRPr="00260FBB" w:rsidRDefault="00897EE1" w:rsidP="00594981">
      <w:pPr>
        <w:spacing w:before="200" w:line="300" w:lineRule="atLeast"/>
        <w:jc w:val="both"/>
      </w:pPr>
    </w:p>
    <w:p w14:paraId="721BAD86" w14:textId="2CEAA624" w:rsidR="00897EE1" w:rsidRPr="00260FBB" w:rsidRDefault="00897EE1" w:rsidP="00897EE1">
      <w:pPr>
        <w:spacing w:before="200" w:line="300" w:lineRule="atLeast"/>
        <w:ind w:left="360"/>
        <w:jc w:val="both"/>
      </w:pPr>
      <w:del w:id="152" w:author="Matthew Levine" w:date="2024-12-31T14:14:00Z" w16du:dateUtc="2024-12-31T19:14:00Z">
        <w:r w:rsidRPr="00260FBB" w:rsidDel="00950BFD">
          <w:rPr>
            <w:rFonts w:eastAsia="Arial"/>
            <w:color w:val="000000"/>
          </w:rPr>
          <w:delText xml:space="preserve">[Name of </w:delText>
        </w:r>
        <w:r w:rsidDel="00950BFD">
          <w:rPr>
            <w:rFonts w:eastAsia="Arial"/>
            <w:color w:val="000000"/>
          </w:rPr>
          <w:delText>Broker</w:delText>
        </w:r>
        <w:r w:rsidRPr="00260FBB" w:rsidDel="00950BFD">
          <w:rPr>
            <w:rFonts w:eastAsia="Arial"/>
            <w:color w:val="000000"/>
          </w:rPr>
          <w:delText>]</w:delText>
        </w:r>
      </w:del>
      <w:ins w:id="153" w:author="Matthew Levine" w:date="2024-12-31T14:14:00Z" w16du:dateUtc="2024-12-31T19:14:00Z">
        <w:r w:rsidR="00950BFD">
          <w:rPr>
            <w:rFonts w:eastAsia="Arial"/>
            <w:color w:val="000000"/>
          </w:rPr>
          <w:t>Clear Sky</w:t>
        </w:r>
      </w:ins>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0C5DC964" w:rsidR="00594981" w:rsidRDefault="00594981" w:rsidP="00594981">
      <w:pPr>
        <w:spacing w:before="200" w:line="300" w:lineRule="atLeast"/>
        <w:ind w:left="360"/>
        <w:jc w:val="both"/>
        <w:rPr>
          <w:rFonts w:eastAsia="Arial"/>
          <w:color w:val="000000"/>
        </w:rPr>
      </w:pPr>
      <w:del w:id="154" w:author="Matthew Levine" w:date="2024-12-31T14:16:00Z" w16du:dateUtc="2024-12-31T19:16:00Z">
        <w:r w:rsidRPr="00260FBB" w:rsidDel="00950BFD">
          <w:rPr>
            <w:rFonts w:eastAsia="Arial"/>
            <w:color w:val="000000"/>
          </w:rPr>
          <w:delText>[Name of Purchaser]</w:delText>
        </w:r>
      </w:del>
      <w:ins w:id="155" w:author="Matthew Levine" w:date="2024-12-31T14:16:00Z" w16du:dateUtc="2024-12-31T19:16:00Z">
        <w:r w:rsidR="00950BFD">
          <w:rPr>
            <w:rFonts w:eastAsia="Arial"/>
            <w:color w:val="000000"/>
          </w:rPr>
          <w:t>Maple Wave Capital Inc</w:t>
        </w:r>
      </w:ins>
      <w:ins w:id="156" w:author="Matthew Levine" w:date="2024-12-31T14:17:00Z" w16du:dateUtc="2024-12-31T19:17:00Z">
        <w:r w:rsidR="00950BFD">
          <w:rPr>
            <w:rFonts w:eastAsia="Arial"/>
            <w:color w:val="000000"/>
          </w:rPr>
          <w:t>.</w:t>
        </w:r>
      </w:ins>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77777777" w:rsidR="00594981" w:rsidRDefault="00594981" w:rsidP="00594981">
      <w:pPr>
        <w:spacing w:before="200" w:line="300" w:lineRule="atLeast"/>
        <w:ind w:left="360"/>
        <w:jc w:val="both"/>
        <w:rPr>
          <w:rFonts w:eastAsia="Arial"/>
          <w:color w:val="000000"/>
        </w:rPr>
      </w:pPr>
      <w:r>
        <w:rPr>
          <w:rFonts w:eastAsia="Arial"/>
          <w:color w:val="000000"/>
        </w:rPr>
        <w:t>[</w:t>
      </w:r>
      <w:r w:rsidRPr="00260FBB">
        <w:rPr>
          <w:rFonts w:eastAsia="Arial"/>
          <w:color w:val="000000"/>
        </w:rPr>
        <w:t>President</w:t>
      </w:r>
      <w:r>
        <w:rPr>
          <w:rFonts w:eastAsia="Arial"/>
          <w:color w:val="000000"/>
        </w:rPr>
        <w:t xml:space="preserve"> Name]</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4095E71B" w:rsidR="0017795B" w:rsidRPr="00260FBB" w:rsidRDefault="00000000">
      <w:pPr>
        <w:spacing w:before="200" w:line="300" w:lineRule="atLeast"/>
        <w:ind w:left="360"/>
        <w:jc w:val="both"/>
      </w:pPr>
      <w:del w:id="157" w:author="Matthew Levine" w:date="2024-12-31T14:16:00Z" w16du:dateUtc="2024-12-31T19:16:00Z">
        <w:r w:rsidRPr="00260FBB" w:rsidDel="00950BFD">
          <w:rPr>
            <w:rFonts w:eastAsia="Arial"/>
            <w:color w:val="000000"/>
          </w:rPr>
          <w:delText>[Name of Target Corporation]</w:delText>
        </w:r>
      </w:del>
      <w:proofErr w:type="spellStart"/>
      <w:ins w:id="158" w:author="Matthew Levine" w:date="2024-12-31T14:16:00Z" w16du:dateUtc="2024-12-31T19:16:00Z">
        <w:r w:rsidR="00950BFD">
          <w:rPr>
            <w:rFonts w:eastAsia="Arial"/>
            <w:color w:val="000000"/>
          </w:rPr>
          <w:t>SnowCap</w:t>
        </w:r>
        <w:proofErr w:type="spellEnd"/>
        <w:r w:rsidR="00950BFD">
          <w:rPr>
            <w:rFonts w:eastAsia="Arial"/>
            <w:color w:val="000000"/>
          </w:rPr>
          <w:t xml:space="preserve"> Financ</w:t>
        </w:r>
      </w:ins>
      <w:ins w:id="159" w:author="Matthew Levine" w:date="2024-12-31T14:17:00Z" w16du:dateUtc="2024-12-31T19:17:00Z">
        <w:r w:rsidR="00950BFD">
          <w:rPr>
            <w:rFonts w:eastAsia="Arial"/>
            <w:color w:val="000000"/>
          </w:rPr>
          <w:t>ial Ltd</w:t>
        </w:r>
      </w:ins>
    </w:p>
    <w:p w14:paraId="766AE3C1" w14:textId="77777777" w:rsidR="0017795B" w:rsidRPr="00260FBB" w:rsidRDefault="00000000">
      <w:pPr>
        <w:spacing w:before="200" w:line="300" w:lineRule="atLeast"/>
        <w:ind w:left="360"/>
        <w:jc w:val="both"/>
      </w:pPr>
      <w:r w:rsidRPr="00260FBB">
        <w:rPr>
          <w:rFonts w:eastAsia="Arial"/>
          <w:color w:val="000000"/>
        </w:rPr>
        <w:t>By: _________________________ c/s</w:t>
      </w:r>
    </w:p>
    <w:p w14:paraId="7DB06BEE" w14:textId="02DCE766" w:rsidR="0017795B" w:rsidRDefault="00344E98">
      <w:pPr>
        <w:spacing w:before="200" w:line="300" w:lineRule="atLeast"/>
        <w:ind w:left="360"/>
        <w:jc w:val="both"/>
        <w:rPr>
          <w:ins w:id="160" w:author="Matthew Levine" w:date="2024-12-31T13:56:00Z" w16du:dateUtc="2024-12-31T18:56:00Z"/>
          <w:rFonts w:eastAsia="Arial"/>
          <w:color w:val="000000"/>
        </w:rPr>
      </w:pPr>
      <w:r>
        <w:rPr>
          <w:rFonts w:eastAsia="Arial"/>
          <w:color w:val="000000"/>
        </w:rPr>
        <w:t>[Director Name]</w:t>
      </w:r>
    </w:p>
    <w:p w14:paraId="1532E868" w14:textId="77777777" w:rsidR="00DA7305" w:rsidRDefault="00DA7305">
      <w:pPr>
        <w:spacing w:before="200" w:line="300" w:lineRule="atLeast"/>
        <w:ind w:left="360"/>
        <w:jc w:val="both"/>
        <w:rPr>
          <w:ins w:id="161" w:author="Matthew Levine" w:date="2024-12-31T13:56:00Z" w16du:dateUtc="2024-12-31T18:56:00Z"/>
          <w:rFonts w:eastAsia="Arial"/>
          <w:color w:val="000000"/>
        </w:rPr>
      </w:pPr>
    </w:p>
    <w:p w14:paraId="290E4BB4" w14:textId="77777777" w:rsidR="00DA7305" w:rsidRDefault="00DA7305">
      <w:pPr>
        <w:spacing w:before="200" w:line="300" w:lineRule="atLeast"/>
        <w:ind w:left="360"/>
        <w:jc w:val="both"/>
        <w:rPr>
          <w:ins w:id="162" w:author="Matthew Levine" w:date="2024-12-31T13:56:00Z" w16du:dateUtc="2024-12-31T18:56:00Z"/>
          <w:rFonts w:eastAsia="Arial"/>
          <w:color w:val="000000"/>
        </w:rPr>
      </w:pPr>
    </w:p>
    <w:p w14:paraId="3882DC49" w14:textId="77777777" w:rsidR="00DA7305" w:rsidRDefault="00DA7305">
      <w:pPr>
        <w:spacing w:before="200" w:line="300" w:lineRule="atLeast"/>
        <w:ind w:left="360"/>
        <w:jc w:val="both"/>
        <w:rPr>
          <w:ins w:id="163" w:author="Matthew Levine" w:date="2024-12-31T13:57:00Z" w16du:dateUtc="2024-12-31T18:57:00Z"/>
        </w:rPr>
        <w:sectPr w:rsidR="00DA7305">
          <w:headerReference w:type="even" r:id="rId8"/>
          <w:headerReference w:type="default" r:id="rId9"/>
          <w:footerReference w:type="even" r:id="rId10"/>
          <w:footerReference w:type="default" r:id="rId11"/>
          <w:footerReference w:type="first" r:id="rId12"/>
          <w:type w:val="continuous"/>
          <w:pgSz w:w="12240" w:h="15840"/>
          <w:pgMar w:top="840" w:right="1000" w:bottom="840" w:left="1000" w:header="400" w:footer="400" w:gutter="0"/>
          <w:pgNumType w:start="1"/>
          <w:cols w:space="720"/>
          <w:titlePg/>
        </w:sectPr>
      </w:pPr>
    </w:p>
    <w:p w14:paraId="1D805540" w14:textId="286DD06C" w:rsidR="00DA7305" w:rsidRDefault="00DA7305" w:rsidP="00DA7305">
      <w:pPr>
        <w:spacing w:before="200" w:line="300" w:lineRule="atLeast"/>
        <w:ind w:left="360"/>
        <w:jc w:val="center"/>
        <w:rPr>
          <w:ins w:id="164" w:author="Matthew Levine" w:date="2024-12-31T13:57:00Z" w16du:dateUtc="2024-12-31T18:57:00Z"/>
        </w:rPr>
      </w:pPr>
      <w:ins w:id="165" w:author="Matthew Levine" w:date="2024-12-31T13:57:00Z" w16du:dateUtc="2024-12-31T18:57:00Z">
        <w:r>
          <w:lastRenderedPageBreak/>
          <w:t>Schedule “A”</w:t>
        </w:r>
      </w:ins>
    </w:p>
    <w:p w14:paraId="703D8954" w14:textId="77777777" w:rsidR="00DA7305" w:rsidRDefault="00DA7305" w:rsidP="00DA7305">
      <w:pPr>
        <w:spacing w:before="200" w:line="300" w:lineRule="atLeast"/>
        <w:ind w:left="360"/>
        <w:jc w:val="center"/>
        <w:rPr>
          <w:ins w:id="166" w:author="Matthew Levine" w:date="2024-12-31T13:57:00Z" w16du:dateUtc="2024-12-31T18:57:00Z"/>
        </w:rPr>
      </w:pPr>
    </w:p>
    <w:p w14:paraId="023C557A" w14:textId="7D832E51" w:rsidR="00DA7305" w:rsidRDefault="00DA7305" w:rsidP="00DA7305">
      <w:pPr>
        <w:spacing w:before="200" w:line="300" w:lineRule="atLeast"/>
        <w:ind w:left="360"/>
        <w:jc w:val="center"/>
        <w:rPr>
          <w:ins w:id="167" w:author="Matthew Levine" w:date="2024-12-31T13:57:00Z" w16du:dateUtc="2024-12-31T18:57:00Z"/>
        </w:rPr>
      </w:pPr>
      <w:ins w:id="168" w:author="Matthew Levine" w:date="2024-12-31T13:57:00Z" w16du:dateUtc="2024-12-31T18:57:00Z">
        <w:r>
          <w:t>Resignation</w:t>
        </w:r>
      </w:ins>
    </w:p>
    <w:p w14:paraId="5A599DD1" w14:textId="77777777" w:rsidR="00DA7305" w:rsidRDefault="00DA7305" w:rsidP="00DA7305">
      <w:pPr>
        <w:spacing w:before="200" w:line="300" w:lineRule="atLeast"/>
        <w:ind w:left="360"/>
        <w:jc w:val="center"/>
        <w:rPr>
          <w:ins w:id="169" w:author="Matthew Levine" w:date="2024-12-31T13:57:00Z" w16du:dateUtc="2024-12-31T18:57:00Z"/>
        </w:rPr>
      </w:pPr>
    </w:p>
    <w:p w14:paraId="4628B4EA" w14:textId="6EE94BC1" w:rsidR="00DA7305" w:rsidRDefault="00DA7305" w:rsidP="00DA7305">
      <w:pPr>
        <w:spacing w:before="200" w:line="300" w:lineRule="atLeast"/>
        <w:ind w:left="360"/>
        <w:jc w:val="center"/>
        <w:rPr>
          <w:ins w:id="170" w:author="Matthew Levine" w:date="2024-12-31T13:57:00Z" w16du:dateUtc="2024-12-31T18:57:00Z"/>
        </w:rPr>
      </w:pPr>
      <w:ins w:id="171" w:author="Matthew Levine" w:date="2024-12-31T13:57:00Z" w16du:dateUtc="2024-12-31T18:57:00Z">
        <w:r>
          <w:t>Directors Register</w:t>
        </w:r>
      </w:ins>
    </w:p>
    <w:p w14:paraId="642CAC5D" w14:textId="77777777" w:rsidR="00DA7305" w:rsidRDefault="00DA7305" w:rsidP="00DA7305">
      <w:pPr>
        <w:spacing w:before="200" w:line="300" w:lineRule="atLeast"/>
        <w:ind w:left="360"/>
        <w:jc w:val="center"/>
        <w:rPr>
          <w:ins w:id="172" w:author="Matthew Levine" w:date="2024-12-31T13:57:00Z" w16du:dateUtc="2024-12-31T18:57:00Z"/>
        </w:rPr>
      </w:pPr>
    </w:p>
    <w:p w14:paraId="44D0E74D" w14:textId="40F22F00" w:rsidR="00DA7305" w:rsidRPr="00260FBB" w:rsidRDefault="00DA7305" w:rsidP="00DA7305">
      <w:pPr>
        <w:spacing w:before="200" w:line="300" w:lineRule="atLeast"/>
        <w:ind w:left="360"/>
        <w:jc w:val="center"/>
        <w:rPr>
          <w:ins w:id="173" w:author="Matthew Levine" w:date="2024-12-31T13:57:00Z" w16du:dateUtc="2024-12-31T18:57:00Z"/>
        </w:rPr>
      </w:pPr>
      <w:ins w:id="174" w:author="Matthew Levine" w:date="2024-12-31T13:57:00Z" w16du:dateUtc="2024-12-31T18:57:00Z">
        <w:r>
          <w:t>Shareholders</w:t>
        </w:r>
        <w:r>
          <w:t xml:space="preserve"> Register</w:t>
        </w:r>
      </w:ins>
    </w:p>
    <w:p w14:paraId="40E4F282" w14:textId="77777777" w:rsidR="00DA7305" w:rsidRDefault="00DA7305" w:rsidP="00DA7305">
      <w:pPr>
        <w:spacing w:before="200" w:line="300" w:lineRule="atLeast"/>
        <w:ind w:left="360"/>
        <w:jc w:val="center"/>
        <w:rPr>
          <w:ins w:id="175" w:author="Matthew Levine" w:date="2024-12-31T13:59:00Z" w16du:dateUtc="2024-12-31T18:59:00Z"/>
        </w:rPr>
      </w:pPr>
    </w:p>
    <w:p w14:paraId="3AFC519E" w14:textId="77777777" w:rsidR="006E7AA7" w:rsidRDefault="006E7AA7" w:rsidP="00DA7305">
      <w:pPr>
        <w:spacing w:before="200" w:line="300" w:lineRule="atLeast"/>
        <w:ind w:left="360"/>
        <w:jc w:val="center"/>
        <w:rPr>
          <w:ins w:id="176" w:author="Matthew Levine" w:date="2024-12-31T13:59:00Z" w16du:dateUtc="2024-12-31T18:59:00Z"/>
        </w:rPr>
      </w:pPr>
    </w:p>
    <w:p w14:paraId="6AF17275" w14:textId="77777777" w:rsidR="006E7AA7" w:rsidRDefault="006E7AA7" w:rsidP="00DA7305">
      <w:pPr>
        <w:spacing w:before="200" w:line="300" w:lineRule="atLeast"/>
        <w:ind w:left="360"/>
        <w:jc w:val="center"/>
        <w:rPr>
          <w:ins w:id="177" w:author="Matthew Levine" w:date="2024-12-31T13:59:00Z" w16du:dateUtc="2024-12-31T18:59:00Z"/>
        </w:rPr>
      </w:pPr>
    </w:p>
    <w:p w14:paraId="2267D209" w14:textId="77777777" w:rsidR="006E7AA7" w:rsidRDefault="006E7AA7" w:rsidP="006E7AA7">
      <w:pPr>
        <w:spacing w:before="200" w:line="300" w:lineRule="atLeast"/>
        <w:ind w:left="360"/>
        <w:jc w:val="center"/>
        <w:rPr>
          <w:ins w:id="178" w:author="Matthew Levine" w:date="2024-12-31T13:59:00Z" w16du:dateUtc="2024-12-31T18:59:00Z"/>
        </w:rPr>
        <w:sectPr w:rsidR="006E7AA7" w:rsidSect="00DA730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rPr>
          <w:ins w:id="179" w:author="Matthew Levine" w:date="2024-12-31T13:59:00Z" w16du:dateUtc="2024-12-31T18:59:00Z"/>
        </w:rPr>
      </w:pPr>
      <w:ins w:id="180" w:author="Matthew Levine" w:date="2024-12-31T13:59:00Z" w16du:dateUtc="2024-12-31T18:59:00Z">
        <w:r>
          <w:lastRenderedPageBreak/>
          <w:t>Schedule “</w:t>
        </w:r>
        <w:r>
          <w:t>B</w:t>
        </w:r>
        <w:r>
          <w:t>”</w:t>
        </w:r>
      </w:ins>
      <w:ins w:id="181" w:author="Matthew Levine" w:date="2024-12-31T14:17:00Z" w16du:dateUtc="2024-12-31T19:17:00Z">
        <w:r w:rsidR="00950BFD">
          <w:t xml:space="preserve"> – Financial Statement</w:t>
        </w:r>
      </w:ins>
    </w:p>
    <w:p w14:paraId="293D06D1" w14:textId="77777777" w:rsidR="006E7AA7" w:rsidRPr="00260FBB" w:rsidRDefault="006E7AA7" w:rsidP="00DA7305">
      <w:pPr>
        <w:spacing w:before="200" w:line="300" w:lineRule="atLeast"/>
        <w:ind w:left="360"/>
        <w:jc w:val="center"/>
        <w:pPrChange w:id="182" w:author="Matthew Levine" w:date="2024-12-31T13:57:00Z" w16du:dateUtc="2024-12-31T18:57:00Z">
          <w:pPr>
            <w:spacing w:before="200" w:line="300" w:lineRule="atLeast"/>
            <w:ind w:left="360"/>
            <w:jc w:val="both"/>
          </w:pPr>
        </w:pPrChange>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BC9310" w14:textId="77777777" w:rsidR="00AE548D" w:rsidRDefault="00AE548D">
      <w:r>
        <w:separator/>
      </w:r>
    </w:p>
  </w:endnote>
  <w:endnote w:type="continuationSeparator" w:id="0">
    <w:p w14:paraId="6BC7E1FF" w14:textId="77777777" w:rsidR="00AE548D" w:rsidRDefault="00AE5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256AE9" w14:textId="77777777" w:rsidR="0017795B" w:rsidRDefault="0017795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A2A71D" w14:textId="77777777" w:rsidR="0017795B" w:rsidRDefault="0017795B">
    <w:pPr>
      <w:spacing w:before="2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45A5D4" w14:textId="77777777" w:rsidR="00AE548D" w:rsidRDefault="00AE548D">
      <w:r>
        <w:separator/>
      </w:r>
    </w:p>
  </w:footnote>
  <w:footnote w:type="continuationSeparator" w:id="0">
    <w:p w14:paraId="23CC1A0F" w14:textId="77777777" w:rsidR="00AE548D" w:rsidRDefault="00AE54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A3D1BD" w14:textId="77777777" w:rsidR="0017795B" w:rsidRDefault="0017795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000000">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hybridMultilevel"/>
    <w:tmpl w:val="21481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3"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3"/>
  </w:num>
  <w:num w:numId="2" w16cid:durableId="1918903751">
    <w:abstractNumId w:val="0"/>
  </w:num>
  <w:num w:numId="3" w16cid:durableId="1760371667">
    <w:abstractNumId w:val="1"/>
  </w:num>
  <w:num w:numId="4" w16cid:durableId="6500165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tthew Levine">
    <w15:presenceInfo w15:providerId="AD" w15:userId="S::Matthew@levinelegalservices.com::c7f37529-e089-4b7b-a230-890249a8d6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103856"/>
    <w:rsid w:val="001117F4"/>
    <w:rsid w:val="00122855"/>
    <w:rsid w:val="0014150F"/>
    <w:rsid w:val="00155E74"/>
    <w:rsid w:val="0017795B"/>
    <w:rsid w:val="00196368"/>
    <w:rsid w:val="00196622"/>
    <w:rsid w:val="001C10A7"/>
    <w:rsid w:val="001E0DA1"/>
    <w:rsid w:val="00200288"/>
    <w:rsid w:val="00260FBB"/>
    <w:rsid w:val="00264211"/>
    <w:rsid w:val="002721B4"/>
    <w:rsid w:val="002B4169"/>
    <w:rsid w:val="002B4C72"/>
    <w:rsid w:val="002B6CD3"/>
    <w:rsid w:val="002C2D5E"/>
    <w:rsid w:val="002E5A68"/>
    <w:rsid w:val="002F4037"/>
    <w:rsid w:val="00303FD2"/>
    <w:rsid w:val="00344E98"/>
    <w:rsid w:val="00345A77"/>
    <w:rsid w:val="00351C43"/>
    <w:rsid w:val="00382344"/>
    <w:rsid w:val="003E0CDA"/>
    <w:rsid w:val="004149EB"/>
    <w:rsid w:val="004563F2"/>
    <w:rsid w:val="004824AA"/>
    <w:rsid w:val="004A6618"/>
    <w:rsid w:val="004E6284"/>
    <w:rsid w:val="00524DCC"/>
    <w:rsid w:val="0052785C"/>
    <w:rsid w:val="005435E8"/>
    <w:rsid w:val="00544FE9"/>
    <w:rsid w:val="00545EB7"/>
    <w:rsid w:val="00594981"/>
    <w:rsid w:val="005A1368"/>
    <w:rsid w:val="005B06C2"/>
    <w:rsid w:val="005D3D9A"/>
    <w:rsid w:val="005E0C4B"/>
    <w:rsid w:val="005E4C18"/>
    <w:rsid w:val="00605530"/>
    <w:rsid w:val="006119C1"/>
    <w:rsid w:val="00634C2A"/>
    <w:rsid w:val="00645AF9"/>
    <w:rsid w:val="006539D1"/>
    <w:rsid w:val="00665CA0"/>
    <w:rsid w:val="00690627"/>
    <w:rsid w:val="006932E0"/>
    <w:rsid w:val="00694F72"/>
    <w:rsid w:val="00697705"/>
    <w:rsid w:val="006C0CAD"/>
    <w:rsid w:val="006C233E"/>
    <w:rsid w:val="006C46E2"/>
    <w:rsid w:val="006C7C06"/>
    <w:rsid w:val="006E7AA7"/>
    <w:rsid w:val="007260FF"/>
    <w:rsid w:val="00735E70"/>
    <w:rsid w:val="00736245"/>
    <w:rsid w:val="00747AB3"/>
    <w:rsid w:val="007615B6"/>
    <w:rsid w:val="00765D8B"/>
    <w:rsid w:val="007A6986"/>
    <w:rsid w:val="007B456D"/>
    <w:rsid w:val="007C3DA4"/>
    <w:rsid w:val="007E00AB"/>
    <w:rsid w:val="007E49E8"/>
    <w:rsid w:val="008023F4"/>
    <w:rsid w:val="00810A9B"/>
    <w:rsid w:val="008227BE"/>
    <w:rsid w:val="0089113F"/>
    <w:rsid w:val="00897EE1"/>
    <w:rsid w:val="008C391E"/>
    <w:rsid w:val="008E791C"/>
    <w:rsid w:val="008F333F"/>
    <w:rsid w:val="00924727"/>
    <w:rsid w:val="009257E8"/>
    <w:rsid w:val="0092660C"/>
    <w:rsid w:val="009426C8"/>
    <w:rsid w:val="009449AF"/>
    <w:rsid w:val="00950BFD"/>
    <w:rsid w:val="0098358F"/>
    <w:rsid w:val="009A09FD"/>
    <w:rsid w:val="009A47E2"/>
    <w:rsid w:val="00A029CD"/>
    <w:rsid w:val="00A123E9"/>
    <w:rsid w:val="00A24455"/>
    <w:rsid w:val="00A350DD"/>
    <w:rsid w:val="00A40AE9"/>
    <w:rsid w:val="00A77B3E"/>
    <w:rsid w:val="00A90A1C"/>
    <w:rsid w:val="00AB5F86"/>
    <w:rsid w:val="00AC00F5"/>
    <w:rsid w:val="00AD5AAE"/>
    <w:rsid w:val="00AE0A8C"/>
    <w:rsid w:val="00AE548D"/>
    <w:rsid w:val="00B20B38"/>
    <w:rsid w:val="00B32768"/>
    <w:rsid w:val="00B35FC0"/>
    <w:rsid w:val="00B5481A"/>
    <w:rsid w:val="00BC7D23"/>
    <w:rsid w:val="00BD25E7"/>
    <w:rsid w:val="00BD6DDE"/>
    <w:rsid w:val="00BF1BDB"/>
    <w:rsid w:val="00BF46F2"/>
    <w:rsid w:val="00C22A3D"/>
    <w:rsid w:val="00C27122"/>
    <w:rsid w:val="00C73726"/>
    <w:rsid w:val="00C7614F"/>
    <w:rsid w:val="00C93F6C"/>
    <w:rsid w:val="00C95A40"/>
    <w:rsid w:val="00C97704"/>
    <w:rsid w:val="00CA2A55"/>
    <w:rsid w:val="00CB7494"/>
    <w:rsid w:val="00CD032F"/>
    <w:rsid w:val="00CD573C"/>
    <w:rsid w:val="00CE67EB"/>
    <w:rsid w:val="00CF0287"/>
    <w:rsid w:val="00CF16EF"/>
    <w:rsid w:val="00D13258"/>
    <w:rsid w:val="00D36559"/>
    <w:rsid w:val="00D7647A"/>
    <w:rsid w:val="00D94B9C"/>
    <w:rsid w:val="00DA7305"/>
    <w:rsid w:val="00DA7627"/>
    <w:rsid w:val="00DF3E29"/>
    <w:rsid w:val="00DF473A"/>
    <w:rsid w:val="00E022EC"/>
    <w:rsid w:val="00E24757"/>
    <w:rsid w:val="00E473DC"/>
    <w:rsid w:val="00E55C30"/>
    <w:rsid w:val="00E7367D"/>
    <w:rsid w:val="00EA19B2"/>
    <w:rsid w:val="00EA251B"/>
    <w:rsid w:val="00ED1C2C"/>
    <w:rsid w:val="00EE2D75"/>
    <w:rsid w:val="00EE341D"/>
    <w:rsid w:val="00EF2A15"/>
    <w:rsid w:val="00F00FC8"/>
    <w:rsid w:val="00F37AB2"/>
    <w:rsid w:val="00F46F38"/>
    <w:rsid w:val="00F62E11"/>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forms-formulaires.alpha.canada.ca/en/id/clwtp4i5j031kx883je15qc78" TargetMode="Externa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C38DFA-184E-4ECA-AA89-D0694075DD93}"/>
</file>

<file path=customXml/itemProps2.xml><?xml version="1.0" encoding="utf-8"?>
<ds:datastoreItem xmlns:ds="http://schemas.openxmlformats.org/officeDocument/2006/customXml" ds:itemID="{1D84CEA4-5561-46F4-BE37-B7A3067B9657}"/>
</file>

<file path=customXml/itemProps3.xml><?xml version="1.0" encoding="utf-8"?>
<ds:datastoreItem xmlns:ds="http://schemas.openxmlformats.org/officeDocument/2006/customXml" ds:itemID="{D92482E7-AE08-4CBF-9850-7D071ED9196D}"/>
</file>

<file path=docProps/app.xml><?xml version="1.0" encoding="utf-8"?>
<Properties xmlns="http://schemas.openxmlformats.org/officeDocument/2006/extended-properties" xmlns:vt="http://schemas.openxmlformats.org/officeDocument/2006/docPropsVTypes">
  <Template>Normal.dotm</Template>
  <TotalTime>1</TotalTime>
  <Pages>9</Pages>
  <Words>2532</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Share Purchase Agreement (Short Form) (BC)</vt:lpstr>
    </vt:vector>
  </TitlesOfParts>
  <Company/>
  <LinksUpToDate>false</LinksUpToDate>
  <CharactersWithSpaces>16938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(Short Form) (BC)</dc:title>
  <cp:lastModifiedBy>Matthew Levine</cp:lastModifiedBy>
  <cp:revision>3</cp:revision>
  <dcterms:created xsi:type="dcterms:W3CDTF">2024-12-31T19:52:00Z</dcterms:created>
  <dcterms:modified xsi:type="dcterms:W3CDTF">2024-12-31T19:52:00Z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Order">
    <vt:r8>2198400</vt:r8>
  </property>
  <property fmtid="{D5CDD505-2E9C-101B-9397-08002B2CF9AE}" pid="7" name="ContentTypeId">
    <vt:lpwstr>0x010100B73AFCD32B8BB74C9E1C08220B74DB58</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xd_ProgID">
    <vt:lpwstr/>
  </property>
  <property fmtid="{D5CDD505-2E9C-101B-9397-08002B2CF9AE}" pid="14" name="TemplateUrl">
    <vt:lpwstr/>
  </property>
  <property fmtid="{D5CDD505-2E9C-101B-9397-08002B2CF9AE}" pid="15" name="xd_Signature">
    <vt:bool>false</vt:bool>
  </property>
</Properties>
</file>