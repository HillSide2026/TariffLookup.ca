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C260883"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AF6638">
        <w:rPr>
          <w:rFonts w:eastAsia="Arial"/>
          <w:color w:val="000000"/>
        </w:rPr>
        <w:t>29</w:t>
      </w:r>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 day of </w:t>
      </w:r>
      <w:r w:rsidR="00AF6638">
        <w:rPr>
          <w:rFonts w:eastAsia="Arial"/>
          <w:color w:val="000000"/>
        </w:rPr>
        <w:t>January</w:t>
      </w:r>
      <w:r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r w:rsidR="00E66146">
        <w:rPr>
          <w:rFonts w:eastAsia="Arial"/>
          <w:color w:val="000000"/>
        </w:rPr>
        <w:t>0</w:t>
      </w:r>
      <w:r w:rsidR="00665CA0">
        <w:rPr>
          <w:rFonts w:eastAsia="Arial"/>
          <w:color w:val="000000"/>
        </w:rPr>
        <w:t>,000)</w:t>
      </w:r>
      <w:r w:rsidRPr="00260FBB">
        <w:rPr>
          <w:rFonts w:eastAsia="Arial"/>
          <w:color w:val="000000"/>
        </w:rPr>
        <w:t xml:space="preserve"> have been issued and are outstanding as fully paid and non-</w:t>
      </w:r>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r w:rsidR="00E66146">
        <w:rPr>
          <w:rFonts w:eastAsia="Arial"/>
          <w:color w:val="000000"/>
        </w:rPr>
        <w:t>0</w:t>
      </w:r>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r w:rsidRPr="00260FBB">
        <w:rPr>
          <w:rFonts w:eastAsia="Arial"/>
          <w:color w:val="000000"/>
        </w:rPr>
        <w:t>;</w:t>
      </w:r>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1C86E0D6"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 xml:space="preserve">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4BCE628"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2.2.2 </w:t>
      </w:r>
      <w:r w:rsidR="00AB5F86">
        <w:rPr>
          <w:rFonts w:eastAsia="Arial"/>
          <w:color w:val="000000"/>
        </w:rPr>
        <w:t xml:space="preserve"> </w:t>
      </w:r>
      <w:r w:rsidR="007B7F35">
        <w:rPr>
          <w:rFonts w:eastAsia="Arial"/>
          <w:color w:val="000000"/>
        </w:rPr>
        <w:t>30</w:t>
      </w:r>
      <w:r w:rsidR="00CB7494">
        <w:rPr>
          <w:rFonts w:eastAsia="Arial"/>
          <w:color w:val="000000"/>
        </w:rPr>
        <w:t xml:space="preserve">,000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and the Parties are willing to enter into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assign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24B0EECD"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January 31,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fulfilment of the following condition</w:t>
      </w:r>
      <w:ins w:id="0" w:author="Maayan Dana Nir, Adv" w:date="2025-02-16T11:59:00Z" w16du:dateUtc="2025-02-16T09:59:00Z">
        <w:r w:rsidR="00F649C2" w:rsidRPr="009F32FC">
          <w:rPr>
            <w:lang w:val="en-GB" w:bidi="he-IL"/>
          </w:rPr>
          <w:t>:</w:t>
        </w:r>
      </w:ins>
      <w:del w:id="1" w:author="Maayan Dana Nir, Adv" w:date="2025-02-16T11:59:00Z" w16du:dateUtc="2025-02-16T09:59:00Z">
        <w:r w:rsidRPr="00DB6366" w:rsidDel="00F649C2">
          <w:rPr>
            <w:rFonts w:asciiTheme="majorBidi" w:hAnsiTheme="majorBidi" w:cstheme="majorBidi"/>
            <w:lang w:val="en-GB" w:bidi="he-IL"/>
          </w:rPr>
          <w:delText>s</w:delText>
        </w:r>
      </w:del>
      <w:r w:rsidR="00D51463">
        <w:rPr>
          <w:rFonts w:asciiTheme="majorBidi" w:hAnsiTheme="majorBidi" w:cstheme="majorBidi"/>
          <w:lang w:val="en-GB" w:bidi="he-IL"/>
        </w:rPr>
        <w:t xml:space="preserve"> </w:t>
      </w:r>
      <w:del w:id="2" w:author="Maayan Dana Nir, Adv" w:date="2025-02-16T11:59:00Z" w16du:dateUtc="2025-02-16T09:59:00Z">
        <w:r w:rsidR="00D51463" w:rsidDel="00F649C2">
          <w:rPr>
            <w:rFonts w:asciiTheme="majorBidi" w:hAnsiTheme="majorBidi" w:cstheme="majorBidi"/>
            <w:lang w:val="en-GB" w:bidi="he-IL"/>
          </w:rPr>
          <w:delText>and the terms of this Agreement</w:delText>
        </w:r>
        <w:r w:rsidRPr="00DB6366" w:rsidDel="00F649C2">
          <w:rPr>
            <w:rFonts w:asciiTheme="majorBidi" w:hAnsiTheme="majorBidi" w:cstheme="majorBidi"/>
            <w:lang w:val="en-GB" w:bidi="he-IL"/>
          </w:rPr>
          <w:delText xml:space="preserve">: a. </w:delText>
        </w:r>
      </w:del>
      <w:r w:rsidRPr="00DB6366">
        <w:rPr>
          <w:rFonts w:asciiTheme="majorBidi" w:hAnsiTheme="majorBidi" w:cstheme="majorBidi"/>
          <w:lang w:val="en-GB" w:bidi="he-IL"/>
        </w:rPr>
        <w:t>Receipt by the Purchaser of the share transfer certificate confirming the change of ownership in the Company</w:t>
      </w:r>
      <w:ins w:id="3" w:author="Maayan Dana Nir, Adv" w:date="2025-02-16T11:59:00Z" w16du:dateUtc="2025-02-16T09:59:00Z">
        <w:r w:rsidR="00F649C2" w:rsidRPr="004B5356">
          <w:rPr>
            <w:lang w:val="en-GB" w:bidi="he-IL"/>
          </w:rPr>
          <w:t>.</w:t>
        </w:r>
      </w:ins>
      <w:r w:rsidRPr="00DB6366">
        <w:rPr>
          <w:rFonts w:asciiTheme="majorBidi" w:hAnsiTheme="majorBidi" w:cstheme="majorBidi"/>
          <w:lang w:val="en-GB" w:bidi="he-IL"/>
        </w:rPr>
        <w:t>;</w:t>
      </w:r>
      <w:del w:id="4" w:author="Maayan Dana Nir, Adv" w:date="2025-02-16T11:59:00Z" w16du:dateUtc="2025-02-16T09:59:00Z">
        <w:r w:rsidRPr="00DB6366" w:rsidDel="00F649C2">
          <w:rPr>
            <w:rFonts w:asciiTheme="majorBidi" w:hAnsiTheme="majorBidi" w:cstheme="majorBidi"/>
            <w:lang w:val="en-GB" w:bidi="he-IL"/>
          </w:rPr>
          <w:delText xml:space="preserve"> b.</w:delText>
        </w:r>
      </w:del>
      <w:r w:rsidRPr="00DB6366">
        <w:rPr>
          <w:rFonts w:asciiTheme="majorBidi" w:hAnsiTheme="majorBidi" w:cstheme="majorBidi"/>
          <w:lang w:val="en-GB" w:bidi="he-IL"/>
        </w:rPr>
        <w:t xml:space="preserve"> Receipt of the Notice of Change, as endorsed by the applicable regulatory authority.</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224DA455"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ins w:id="5" w:author="Maayan Dana Nir, Adv" w:date="2025-02-16T12:00:00Z" w16du:dateUtc="2025-02-16T10:00:00Z">
        <w:r w:rsidR="00F649C2" w:rsidRPr="00F649C2">
          <w:rPr>
            <w:rFonts w:eastAsia="Arial"/>
            <w:color w:val="000000"/>
          </w:rPr>
          <w:t>,</w:t>
        </w:r>
      </w:ins>
      <w:r w:rsidR="00D51463">
        <w:rPr>
          <w:rFonts w:eastAsia="Arial"/>
          <w:color w:val="000000"/>
        </w:rPr>
        <w:t xml:space="preserve"> </w:t>
      </w:r>
      <w:del w:id="6" w:author="Maayan Dana Nir, Adv" w:date="2025-02-16T12:00:00Z" w16du:dateUtc="2025-02-16T10:00:00Z">
        <w:r w:rsidR="00D51463" w:rsidDel="00F649C2">
          <w:rPr>
            <w:rFonts w:eastAsia="Arial"/>
            <w:color w:val="000000"/>
          </w:rPr>
          <w:delText>and all post-closing obligations</w:delText>
        </w:r>
        <w:r w:rsidR="00BF1BDB" w:rsidDel="00F649C2">
          <w:rPr>
            <w:rFonts w:eastAsia="Arial"/>
            <w:color w:val="000000"/>
          </w:rPr>
          <w:delText xml:space="preserve">, </w:delText>
        </w:r>
      </w:del>
      <w:r w:rsidR="00D51463">
        <w:rPr>
          <w:rFonts w:eastAsia="Arial"/>
          <w:color w:val="000000"/>
        </w:rPr>
        <w:t>immediately upon</w:t>
      </w:r>
      <w:del w:id="7" w:author="Maayan Dana Nir, Adv" w:date="2025-02-16T12:00:00Z" w16du:dateUtc="2025-02-16T10:00:00Z">
        <w:r w:rsidR="00BF1BDB" w:rsidDel="00F649C2">
          <w:rPr>
            <w:rFonts w:eastAsia="Arial"/>
            <w:color w:val="000000"/>
          </w:rPr>
          <w:delText xml:space="preserve"> </w:delText>
        </w:r>
        <w:r w:rsidR="00AF6638" w:rsidDel="00F649C2">
          <w:rPr>
            <w:rFonts w:eastAsia="Arial"/>
            <w:color w:val="000000"/>
          </w:rPr>
          <w:delText>Closing.</w:delText>
        </w:r>
      </w:del>
      <w:r w:rsidR="00BF1BDB">
        <w:rPr>
          <w:rFonts w:eastAsia="Arial"/>
          <w:color w:val="000000"/>
        </w:rPr>
        <w:t xml:space="preserve"> </w:t>
      </w:r>
      <w:ins w:id="8" w:author="Maayan Dana Nir, Adv" w:date="2025-02-16T12:00:00Z" w16du:dateUtc="2025-02-16T10:00:00Z">
        <w:r w:rsidR="00F649C2" w:rsidRPr="00F649C2">
          <w:rPr>
            <w:rFonts w:eastAsia="Arial"/>
            <w:color w:val="000000"/>
          </w:rPr>
          <w:t xml:space="preserve"> receipt of the share transfer certificate confirming the change of ownership in the Company.</w:t>
        </w:r>
      </w:ins>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3BA67603"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on [</w:t>
      </w:r>
      <w:r w:rsidR="00DA7305">
        <w:rPr>
          <w:rFonts w:eastAsia="Arial"/>
          <w:color w:val="000000"/>
        </w:rPr>
        <w:t>January 17, 2025</w:t>
      </w:r>
      <w:r w:rsidRPr="00260FBB">
        <w:rPr>
          <w:rFonts w:eastAsia="Arial"/>
          <w:color w:val="000000"/>
        </w:rPr>
        <w:t>] or at such other date(s) as the parties hereto may agree (the “Closing Date”)</w:t>
      </w:r>
      <w:r w:rsidR="00CF16EF">
        <w:rPr>
          <w:rFonts w:eastAsia="Arial"/>
          <w:color w:val="000000"/>
        </w:rPr>
        <w:t xml:space="preserve"> but not later than January 31,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 xml:space="preserve">On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77F83CE5"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E66146">
        <w:rPr>
          <w:rFonts w:eastAsia="Arial"/>
          <w:color w:val="000000"/>
        </w:rPr>
        <w:t xml:space="preserve">ten </w:t>
      </w:r>
      <w:r w:rsidR="000E279B">
        <w:rPr>
          <w:rFonts w:eastAsia="Arial"/>
          <w:color w:val="000000"/>
        </w:rPr>
        <w:t>thousand (1</w:t>
      </w:r>
      <w:r w:rsidR="00E66146">
        <w:rPr>
          <w:rFonts w:eastAsia="Arial"/>
          <w:color w:val="000000"/>
        </w:rPr>
        <w:t>0</w:t>
      </w:r>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r w:rsidR="00E66146">
        <w:rPr>
          <w:rFonts w:eastAsia="Arial"/>
          <w:color w:val="000000"/>
        </w:rPr>
        <w:t>0</w:t>
      </w:r>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r w:rsidR="002F4037">
        <w:rPr>
          <w:rFonts w:eastAsia="Arial"/>
          <w:color w:val="000000"/>
        </w:rPr>
        <w:t>registration;</w:t>
      </w:r>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 xml:space="preserve">(c )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aforementioned section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under, and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account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r w:rsidR="00ED1C2C">
        <w:rPr>
          <w:rFonts w:eastAsia="Arial"/>
          <w:color w:val="000000"/>
        </w:rPr>
        <w:t xml:space="preserve">are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r w:rsidRPr="00260FBB">
        <w:rPr>
          <w:rFonts w:eastAsia="Arial"/>
          <w:color w:val="000000"/>
        </w:rPr>
        <w:t>”,  fairly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Take all necessary steps and proceedings to permit all of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 Vendor shall promptly notify the Purchaser upon any representation or warranty made by it and contained in this Agreement becoming untrue or incorrect. Any such notification must set out particulars of the untrue or incorrect representation or warranty.</w:t>
      </w: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lastRenderedPageBreak/>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Pr="00260FBB" w:rsidRDefault="0014150F">
      <w:pPr>
        <w:spacing w:before="120" w:line="300" w:lineRule="atLeast"/>
        <w:ind w:left="360"/>
        <w:jc w:val="both"/>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liabilities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03C28580" w:rsidR="0017795B" w:rsidRPr="00260FBB" w:rsidRDefault="00E66146">
      <w:pPr>
        <w:spacing w:before="200" w:line="300" w:lineRule="atLeast"/>
        <w:ind w:left="360"/>
        <w:jc w:val="both"/>
      </w:pPr>
      <w:r>
        <w:rPr>
          <w:rFonts w:eastAsia="Arial"/>
          <w:color w:val="000000"/>
        </w:rPr>
        <w:t>1235 Bay Street Suite 700, Toronto, ON, M5R 3K4</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Purchaser may (i) assign any or all of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 xml:space="preserve">xcept for the fees and expenses of [the Broker] which shall be the sole responsibility of the Vendor, there are no claims for brokerage commissions, </w:t>
      </w:r>
      <w:r w:rsidR="002B4169" w:rsidRPr="002B4169">
        <w:rPr>
          <w:color w:val="212121"/>
          <w:bdr w:val="none" w:sz="0" w:space="0" w:color="auto" w:frame="1"/>
        </w:rPr>
        <w:lastRenderedPageBreak/>
        <w:t>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7777777"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proofErr w:type="spellStart"/>
      <w:r>
        <w:rPr>
          <w:rFonts w:eastAsia="Arial"/>
          <w:color w:val="000000"/>
        </w:rPr>
        <w:t>SnowCap</w:t>
      </w:r>
      <w:proofErr w:type="spellEnd"/>
      <w:r>
        <w:rPr>
          <w:rFonts w:eastAsia="Arial"/>
          <w:color w:val="000000"/>
        </w:rPr>
        <w:t xml:space="preserve"> Financial Limited</w:t>
      </w:r>
      <w:r w:rsidRPr="00B713BC">
        <w:rPr>
          <w:rFonts w:eastAsia="Arial"/>
          <w:color w:val="000000"/>
        </w:rPr>
        <w:t>]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77777777" w:rsidR="0039119E" w:rsidRDefault="0039119E" w:rsidP="0039119E">
      <w:pPr>
        <w:spacing w:before="120" w:line="300" w:lineRule="atLeast"/>
        <w:ind w:left="360"/>
        <w:jc w:val="both"/>
        <w:rPr>
          <w:rFonts w:eastAsia="Arial"/>
          <w:color w:val="000000"/>
        </w:rPr>
      </w:pPr>
      <w:r w:rsidRPr="00B713BC">
        <w:rPr>
          <w:rFonts w:eastAsia="Arial"/>
          <w:color w:val="000000"/>
        </w:rPr>
        <w:t>I, [</w:t>
      </w:r>
      <w:r>
        <w:rPr>
          <w:rFonts w:eastAsia="Arial"/>
          <w:color w:val="000000"/>
        </w:rPr>
        <w:t>Jose David Barrios</w:t>
      </w:r>
      <w:r w:rsidRPr="00B713BC">
        <w:rPr>
          <w:rFonts w:eastAsia="Arial"/>
          <w:color w:val="000000"/>
        </w:rPr>
        <w:t>], hereby submit my resignation as director of the Corporation, such resignation to take effect [</w:t>
      </w:r>
      <w:r>
        <w:rPr>
          <w:rFonts w:eastAsia="Arial"/>
          <w:color w:val="000000"/>
        </w:rPr>
        <w:t>upon, and not later than, the Closing Date</w:t>
      </w:r>
      <w:r w:rsidRPr="00B713BC">
        <w:rPr>
          <w:rFonts w:eastAsia="Arial"/>
          <w:color w:val="000000"/>
        </w:rPr>
        <w:t>]</w:t>
      </w:r>
      <w:r>
        <w:rPr>
          <w:rFonts w:eastAsia="Arial"/>
          <w:color w:val="000000"/>
        </w:rPr>
        <w:t xml:space="preserv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Pr>
          <w:rFonts w:eastAsia="Arial"/>
          <w:color w:val="000000"/>
        </w:rPr>
        <w:t>29</w:t>
      </w:r>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 of </w:t>
      </w:r>
      <w:r>
        <w:rPr>
          <w:rFonts w:eastAsia="Arial"/>
          <w:color w:val="000000"/>
        </w:rPr>
        <w:t>January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7777777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[day] day of [month] [year].</w:t>
      </w:r>
    </w:p>
    <w:p w14:paraId="522C011D" w14:textId="77777777" w:rsidR="0039119E" w:rsidRPr="004B5356" w:rsidRDefault="0039119E" w:rsidP="0039119E">
      <w:pPr>
        <w:spacing w:before="200" w:line="300" w:lineRule="atLeast"/>
        <w:ind w:left="360"/>
        <w:jc w:val="both"/>
        <w:rPr>
          <w:lang w:val="pt-PT"/>
        </w:rPr>
      </w:pPr>
      <w:r w:rsidRPr="004B5356">
        <w:rPr>
          <w:rFonts w:eastAsia="Arial"/>
          <w:color w:val="000000"/>
          <w:lang w:val="pt-PT"/>
        </w:rPr>
        <w:t>______________________________</w:t>
      </w:r>
    </w:p>
    <w:p w14:paraId="7D339AAF" w14:textId="77777777" w:rsidR="0039119E" w:rsidRPr="004B5356" w:rsidRDefault="0039119E" w:rsidP="0039119E">
      <w:pPr>
        <w:spacing w:before="120" w:line="300" w:lineRule="atLeast"/>
        <w:ind w:left="720"/>
        <w:jc w:val="both"/>
        <w:rPr>
          <w:lang w:val="pt-PT"/>
        </w:rPr>
      </w:pPr>
      <w:r w:rsidRPr="004B5356">
        <w:rPr>
          <w:rFonts w:eastAsia="Arial"/>
          <w:color w:val="000000"/>
          <w:lang w:val="pt-PT"/>
        </w:rPr>
        <w:t>Jose David Barrios</w:t>
      </w:r>
    </w:p>
    <w:p w14:paraId="3FC23405" w14:textId="77777777" w:rsidR="0039119E" w:rsidRPr="004B5356" w:rsidRDefault="0039119E" w:rsidP="0039119E">
      <w:pPr>
        <w:spacing w:before="120" w:line="300" w:lineRule="atLeast"/>
        <w:ind w:left="720"/>
        <w:jc w:val="both"/>
        <w:rPr>
          <w:lang w:val="pt-PT"/>
        </w:rPr>
      </w:pPr>
    </w:p>
    <w:p w14:paraId="6D539D9F" w14:textId="77777777" w:rsidR="0039119E" w:rsidRPr="004B5356" w:rsidRDefault="0039119E" w:rsidP="00DA7305">
      <w:pPr>
        <w:spacing w:before="200" w:line="300" w:lineRule="atLeast"/>
        <w:ind w:left="360"/>
        <w:jc w:val="center"/>
        <w:rPr>
          <w:lang w:val="pt-PT"/>
        </w:rPr>
      </w:pPr>
    </w:p>
    <w:p w14:paraId="7A62E768" w14:textId="77777777" w:rsidR="0039119E" w:rsidRPr="004B5356" w:rsidRDefault="0039119E" w:rsidP="00DA7305">
      <w:pPr>
        <w:spacing w:before="200" w:line="300" w:lineRule="atLeast"/>
        <w:ind w:left="360"/>
        <w:jc w:val="center"/>
        <w:rPr>
          <w:lang w:val="pt-PT"/>
        </w:rPr>
      </w:pPr>
    </w:p>
    <w:p w14:paraId="4628B4EA" w14:textId="6EE94BC1" w:rsidR="00DA7305" w:rsidRPr="004B5356" w:rsidRDefault="00DA7305" w:rsidP="00DA7305">
      <w:pPr>
        <w:spacing w:before="200" w:line="300" w:lineRule="atLeast"/>
        <w:ind w:left="360"/>
        <w:jc w:val="center"/>
        <w:rPr>
          <w:b/>
          <w:bCs/>
          <w:u w:val="single"/>
          <w:lang w:val="pt-PT"/>
        </w:rPr>
      </w:pPr>
      <w:r w:rsidRPr="004B5356">
        <w:rPr>
          <w:b/>
          <w:bCs/>
          <w:u w:val="single"/>
          <w:lang w:val="pt-PT"/>
        </w:rPr>
        <w:t>Directors Register</w:t>
      </w:r>
    </w:p>
    <w:p w14:paraId="322A6FFC" w14:textId="77777777" w:rsidR="00EE1EB4" w:rsidRPr="004B5356" w:rsidRDefault="00EE1EB4" w:rsidP="00EE1EB4">
      <w:pPr>
        <w:pStyle w:val="LexisNexisPara"/>
        <w:jc w:val="center"/>
        <w:rPr>
          <w:b/>
          <w:caps/>
          <w:lang w:val="pt-PT"/>
        </w:rPr>
      </w:pPr>
      <w:r w:rsidRPr="004B5356">
        <w:rPr>
          <w:b/>
          <w:caps/>
          <w:lang w:val="pt-PT"/>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 xml:space="preserve">Name </w:t>
            </w:r>
          </w:p>
        </w:tc>
        <w:tc>
          <w:tcPr>
            <w:tcW w:w="2330" w:type="dxa"/>
            <w:vAlign w:val="bottom"/>
          </w:tcPr>
          <w:p w14:paraId="43AA77CC" w14:textId="25AF2FAB"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lastRenderedPageBreak/>
              <w:t>Jose David Barrios</w:t>
            </w:r>
          </w:p>
        </w:tc>
        <w:tc>
          <w:tcPr>
            <w:tcW w:w="2330" w:type="dxa"/>
          </w:tcPr>
          <w:p w14:paraId="50D506CC"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z w:val="18"/>
                <w:szCs w:val="18"/>
                <w:lang w:val="pt-PT"/>
              </w:rPr>
              <w:t>Avenida Paseo Monte Miranda 13, Piamonte, 76246, Queretaro, Mexico</w:t>
            </w:r>
          </w:p>
        </w:tc>
        <w:tc>
          <w:tcPr>
            <w:tcW w:w="2330" w:type="dxa"/>
          </w:tcPr>
          <w:p w14:paraId="1772A856"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trike/>
                <w:sz w:val="18"/>
                <w:szCs w:val="18"/>
                <w:lang w:val="pt-PT"/>
              </w:rPr>
              <w:t xml:space="preserve"> </w:t>
            </w:r>
          </w:p>
        </w:tc>
        <w:tc>
          <w:tcPr>
            <w:tcW w:w="2348" w:type="dxa"/>
          </w:tcPr>
          <w:p w14:paraId="24B0B81F" w14:textId="0E145949"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r w:rsidR="00E66146">
              <w:rPr>
                <w:rFonts w:ascii="Times New Roman" w:hAnsi="Times New Roman" w:cs="Times New Roman"/>
                <w:sz w:val="18"/>
                <w:szCs w:val="18"/>
              </w:rPr>
              <w:t>*]</w:t>
            </w:r>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proofErr w:type="spellStart"/>
            <w:r w:rsidRPr="00035934">
              <w:rPr>
                <w:rFonts w:ascii="Times New Roman" w:hAnsi="Times New Roman" w:cs="Times New Roman"/>
                <w:sz w:val="18"/>
                <w:szCs w:val="18"/>
              </w:rPr>
              <w:t>Herinder</w:t>
            </w:r>
            <w:proofErr w:type="spellEnd"/>
            <w:r w:rsidRPr="00035934">
              <w:rPr>
                <w:rFonts w:ascii="Times New Roman" w:hAnsi="Times New Roman" w:cs="Times New Roman"/>
                <w:sz w:val="18"/>
                <w:szCs w:val="18"/>
              </w:rPr>
              <w:t xml:space="preserve">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507406" w:rsidRDefault="001024E4" w:rsidP="00E723D6">
            <w:pPr>
              <w:pStyle w:val="LexisNexisPara"/>
              <w:rPr>
                <w:rFonts w:ascii="Times New Roman" w:hAnsi="Times New Roman" w:cs="Times New Roman"/>
                <w:strike/>
                <w:sz w:val="18"/>
                <w:szCs w:val="18"/>
                <w:lang w:val="pt-PT"/>
              </w:rPr>
            </w:pPr>
            <w:r w:rsidRPr="00507406">
              <w:rPr>
                <w:rFonts w:cs="Times New Roman"/>
                <w:sz w:val="18"/>
                <w:szCs w:val="18"/>
                <w:lang w:val="pt-PT"/>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r w:rsidR="00E66146">
              <w:rPr>
                <w:rFonts w:ascii="Times New Roman" w:hAnsi="Times New Roman" w:cs="Times New Roman"/>
                <w:strike/>
                <w:sz w:val="18"/>
                <w:szCs w:val="18"/>
              </w:rPr>
              <w:t>0</w:t>
            </w:r>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r w:rsidR="00E66146">
              <w:rPr>
                <w:rFonts w:ascii="Times New Roman" w:hAnsi="Times New Roman" w:cs="Times New Roman"/>
                <w:sz w:val="18"/>
                <w:szCs w:val="18"/>
              </w:rPr>
              <w:t>0</w:t>
            </w:r>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243FD" w14:textId="77777777" w:rsidR="00314B6C" w:rsidRDefault="00314B6C">
      <w:r>
        <w:separator/>
      </w:r>
    </w:p>
  </w:endnote>
  <w:endnote w:type="continuationSeparator" w:id="0">
    <w:p w14:paraId="6BAD0ECD" w14:textId="77777777" w:rsidR="00314B6C" w:rsidRDefault="00314B6C">
      <w:r>
        <w:continuationSeparator/>
      </w:r>
    </w:p>
  </w:endnote>
  <w:endnote w:type="continuationNotice" w:id="1">
    <w:p w14:paraId="32786F41" w14:textId="77777777" w:rsidR="00314B6C" w:rsidRDefault="00314B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6AE9" w14:textId="77777777" w:rsidR="0017795B" w:rsidRDefault="0017795B">
    <w:pPr>
      <w:pPrChange w:id="10"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2A71D" w14:textId="77777777" w:rsidR="0017795B" w:rsidRDefault="0017795B">
    <w:pPr>
      <w:spacing w:before="200"/>
      <w:jc w:val="center"/>
      <w:pPrChange w:id="11"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F0A6" w14:textId="77777777" w:rsidR="00314B6C" w:rsidRDefault="00314B6C">
      <w:r>
        <w:separator/>
      </w:r>
    </w:p>
  </w:footnote>
  <w:footnote w:type="continuationSeparator" w:id="0">
    <w:p w14:paraId="7E72F663" w14:textId="77777777" w:rsidR="00314B6C" w:rsidRDefault="00314B6C">
      <w:r>
        <w:continuationSeparator/>
      </w:r>
    </w:p>
  </w:footnote>
  <w:footnote w:type="continuationNotice" w:id="1">
    <w:p w14:paraId="49B251E6" w14:textId="77777777" w:rsidR="00314B6C" w:rsidRDefault="00314B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D1BD" w14:textId="77777777" w:rsidR="0017795B" w:rsidRDefault="0017795B">
    <w:pPr>
      <w:pPrChange w:id="9"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ayan Dana Nir, Adv">
    <w15:presenceInfo w15:providerId="AD" w15:userId="S::Maayan@porat.com::6db2fa69-8b48-47b5-b860-cdb75a956a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C10A7"/>
    <w:rsid w:val="001C13EE"/>
    <w:rsid w:val="001D161A"/>
    <w:rsid w:val="001D4F64"/>
    <w:rsid w:val="001E0DA1"/>
    <w:rsid w:val="00200288"/>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14B6C"/>
    <w:rsid w:val="00344E98"/>
    <w:rsid w:val="00345A77"/>
    <w:rsid w:val="00351C43"/>
    <w:rsid w:val="003813E0"/>
    <w:rsid w:val="00382344"/>
    <w:rsid w:val="0039119E"/>
    <w:rsid w:val="003E0CDA"/>
    <w:rsid w:val="004149EB"/>
    <w:rsid w:val="00422229"/>
    <w:rsid w:val="004563F2"/>
    <w:rsid w:val="004824AA"/>
    <w:rsid w:val="004A29E6"/>
    <w:rsid w:val="004A6618"/>
    <w:rsid w:val="004A66B2"/>
    <w:rsid w:val="004B5356"/>
    <w:rsid w:val="004E6284"/>
    <w:rsid w:val="00507406"/>
    <w:rsid w:val="00524DCC"/>
    <w:rsid w:val="0052785C"/>
    <w:rsid w:val="00531350"/>
    <w:rsid w:val="005435E8"/>
    <w:rsid w:val="00544FE9"/>
    <w:rsid w:val="00545EB7"/>
    <w:rsid w:val="00594981"/>
    <w:rsid w:val="005A1368"/>
    <w:rsid w:val="005B06C2"/>
    <w:rsid w:val="005D3D9A"/>
    <w:rsid w:val="005E0C4B"/>
    <w:rsid w:val="005E4C18"/>
    <w:rsid w:val="00605530"/>
    <w:rsid w:val="006119C1"/>
    <w:rsid w:val="0063252C"/>
    <w:rsid w:val="00634C2A"/>
    <w:rsid w:val="00645AF9"/>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227BE"/>
    <w:rsid w:val="00883E93"/>
    <w:rsid w:val="0089113F"/>
    <w:rsid w:val="00895F8C"/>
    <w:rsid w:val="00897EE1"/>
    <w:rsid w:val="008B7ABD"/>
    <w:rsid w:val="008C257D"/>
    <w:rsid w:val="008C391E"/>
    <w:rsid w:val="008E791C"/>
    <w:rsid w:val="008F333F"/>
    <w:rsid w:val="00924727"/>
    <w:rsid w:val="009257E8"/>
    <w:rsid w:val="0092660C"/>
    <w:rsid w:val="009426C8"/>
    <w:rsid w:val="009449AF"/>
    <w:rsid w:val="00946AC5"/>
    <w:rsid w:val="00950BFD"/>
    <w:rsid w:val="0098358F"/>
    <w:rsid w:val="009851E8"/>
    <w:rsid w:val="009A09FD"/>
    <w:rsid w:val="009A197B"/>
    <w:rsid w:val="009A47E2"/>
    <w:rsid w:val="009A62DF"/>
    <w:rsid w:val="009C1280"/>
    <w:rsid w:val="009C62DD"/>
    <w:rsid w:val="009F32FC"/>
    <w:rsid w:val="00A029CD"/>
    <w:rsid w:val="00A123E9"/>
    <w:rsid w:val="00A2420A"/>
    <w:rsid w:val="00A24455"/>
    <w:rsid w:val="00A350DD"/>
    <w:rsid w:val="00A40AE9"/>
    <w:rsid w:val="00A77B3E"/>
    <w:rsid w:val="00A849BA"/>
    <w:rsid w:val="00A90A1C"/>
    <w:rsid w:val="00AB5F86"/>
    <w:rsid w:val="00AC00F5"/>
    <w:rsid w:val="00AD5AAE"/>
    <w:rsid w:val="00AD7734"/>
    <w:rsid w:val="00AE0A8C"/>
    <w:rsid w:val="00AF6638"/>
    <w:rsid w:val="00B20B38"/>
    <w:rsid w:val="00B32768"/>
    <w:rsid w:val="00B35FC0"/>
    <w:rsid w:val="00B5481A"/>
    <w:rsid w:val="00BC7D23"/>
    <w:rsid w:val="00BD25E7"/>
    <w:rsid w:val="00BD6DDE"/>
    <w:rsid w:val="00BF1BDB"/>
    <w:rsid w:val="00BF46F2"/>
    <w:rsid w:val="00C00B4C"/>
    <w:rsid w:val="00C22A3D"/>
    <w:rsid w:val="00C22DC4"/>
    <w:rsid w:val="00C27122"/>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859CB"/>
    <w:rsid w:val="00D94B9C"/>
    <w:rsid w:val="00D97B4F"/>
    <w:rsid w:val="00DA7305"/>
    <w:rsid w:val="00DA7627"/>
    <w:rsid w:val="00DB6366"/>
    <w:rsid w:val="00DD4163"/>
    <w:rsid w:val="00DF3E29"/>
    <w:rsid w:val="00DF473A"/>
    <w:rsid w:val="00DF7228"/>
    <w:rsid w:val="00E022EC"/>
    <w:rsid w:val="00E24757"/>
    <w:rsid w:val="00E4535C"/>
    <w:rsid w:val="00E473DC"/>
    <w:rsid w:val="00E55C30"/>
    <w:rsid w:val="00E66146"/>
    <w:rsid w:val="00E7367D"/>
    <w:rsid w:val="00EA19B2"/>
    <w:rsid w:val="00EA251B"/>
    <w:rsid w:val="00EC1DBA"/>
    <w:rsid w:val="00ED1C2C"/>
    <w:rsid w:val="00EE1EB4"/>
    <w:rsid w:val="00EE2D75"/>
    <w:rsid w:val="00EE341D"/>
    <w:rsid w:val="00EF2A15"/>
    <w:rsid w:val="00EF360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859A28-BB7C-4B44-BA22-18C3384D32C3}">
  <ds:schemaRefs>
    <ds:schemaRef ds:uri="http://schemas.microsoft.com/sharepoint/v3/contenttype/forms"/>
  </ds:schemaRefs>
</ds:datastoreItem>
</file>

<file path=customXml/itemProps2.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3.xml><?xml version="1.0" encoding="utf-8"?>
<ds:datastoreItem xmlns:ds="http://schemas.openxmlformats.org/officeDocument/2006/customXml" ds:itemID="{EC75EEC9-0CD0-4B86-BD49-A447673192CD}"/>
</file>

<file path=docProps/app.xml><?xml version="1.0" encoding="utf-8"?>
<Properties xmlns="http://schemas.openxmlformats.org/officeDocument/2006/extended-properties" xmlns:vt="http://schemas.openxmlformats.org/officeDocument/2006/docPropsVTypes">
  <Template>Normal.dotm</Template>
  <TotalTime>3</TotalTime>
  <Pages>12</Pages>
  <Words>2820</Words>
  <Characters>16077</Characters>
  <Application>Microsoft Office Word</Application>
  <DocSecurity>0</DocSecurity>
  <Lines>133</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dc:creator>User</dc:creator>
  <cp:lastModifiedBy>Matthew Levine</cp:lastModifiedBy>
  <cp:revision>6</cp:revision>
  <dcterms:created xsi:type="dcterms:W3CDTF">2025-02-17T18:21:00Z</dcterms:created>
  <dcterms:modified xsi:type="dcterms:W3CDTF">2025-02-17T18:25:00Z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xd_ProgID">
    <vt:lpwstr/>
  </property>
  <property fmtid="{D5CDD505-2E9C-101B-9397-08002B2CF9AE}" pid="15" name="TemplateUrl">
    <vt:lpwstr/>
  </property>
  <property fmtid="{D5CDD505-2E9C-101B-9397-08002B2CF9AE}" pid="16" name="xd_Signature">
    <vt:bool>false</vt:bool>
  </property>
</Properties>
</file>