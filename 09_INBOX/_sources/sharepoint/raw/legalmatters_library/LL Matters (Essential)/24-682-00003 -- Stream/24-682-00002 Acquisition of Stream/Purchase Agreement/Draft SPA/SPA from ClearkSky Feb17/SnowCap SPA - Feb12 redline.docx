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proofErr w:type="gramStart"/>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ins w:id="0" w:author="Matthew Levine" w:date="2025-02-12T13:38:00Z" w16du:dateUtc="2025-02-12T18:38:00Z">
        <w:r w:rsidR="00E66146">
          <w:rPr>
            <w:rFonts w:eastAsia="Arial"/>
            <w:color w:val="000000"/>
          </w:rPr>
          <w:t>0</w:t>
        </w:r>
      </w:ins>
      <w:r w:rsidR="00665CA0">
        <w:rPr>
          <w:rFonts w:eastAsia="Arial"/>
          <w:color w:val="000000"/>
        </w:rPr>
        <w:t>,000)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ins w:id="1" w:author="Matthew Levine" w:date="2025-02-12T13:37:00Z" w16du:dateUtc="2025-02-12T18:37:00Z">
        <w:r w:rsidR="00E66146">
          <w:rPr>
            <w:rFonts w:eastAsia="Arial"/>
            <w:color w:val="000000"/>
          </w:rPr>
          <w:t>0</w:t>
        </w:r>
      </w:ins>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del w:id="2" w:author="Matthew Levine" w:date="2025-02-12T13:38:00Z" w16du:dateUtc="2025-02-12T18:38:00Z">
        <w:r w:rsidR="00765D8B" w:rsidDel="00E66146">
          <w:rPr>
            <w:rFonts w:eastAsia="Arial"/>
            <w:color w:val="000000"/>
          </w:rPr>
          <w:delText>[</w:delText>
        </w:r>
      </w:del>
      <w:r w:rsidR="00765D8B">
        <w:rPr>
          <w:rFonts w:eastAsia="Arial"/>
          <w:color w:val="000000"/>
        </w:rPr>
        <w:t>5,000</w:t>
      </w:r>
      <w:del w:id="3" w:author="Matthew Levine" w:date="2025-02-12T13:38:00Z" w16du:dateUtc="2025-02-12T18:38:00Z">
        <w:r w:rsidR="00765D8B" w:rsidDel="00E66146">
          <w:rPr>
            <w:rFonts w:eastAsia="Arial"/>
            <w:color w:val="000000"/>
          </w:rPr>
          <w:delText>]</w:delText>
        </w:r>
      </w:del>
      <w:r w:rsidR="00765D8B">
        <w:rPr>
          <w:rFonts w:eastAsia="Arial"/>
          <w:color w:val="000000"/>
        </w:rPr>
        <w:t xml:space="preserve"> </w:t>
      </w:r>
      <w:del w:id="4" w:author="Matthew Levine" w:date="2025-02-12T13:38:00Z" w16du:dateUtc="2025-02-12T18:38:00Z">
        <w:r w:rsidR="00765D8B" w:rsidDel="00E66146">
          <w:rPr>
            <w:rFonts w:eastAsia="Arial"/>
            <w:color w:val="000000"/>
          </w:rPr>
          <w:delText>[</w:delText>
        </w:r>
      </w:del>
      <w:r w:rsidR="00DA7305">
        <w:rPr>
          <w:rFonts w:eastAsia="Arial"/>
          <w:color w:val="000000"/>
        </w:rPr>
        <w:t>Euro</w:t>
      </w:r>
      <w:del w:id="5" w:author="Matthew Levine" w:date="2025-02-12T13:38:00Z" w16du:dateUtc="2025-02-12T18:38:00Z">
        <w:r w:rsidR="00765D8B" w:rsidDel="00E66146">
          <w:rPr>
            <w:rFonts w:eastAsia="Arial"/>
            <w:color w:val="000000"/>
          </w:rPr>
          <w:delText>]</w:delText>
        </w:r>
      </w:del>
      <w:r w:rsidR="00765D8B">
        <w:rPr>
          <w:rFonts w:eastAsia="Arial"/>
          <w:color w:val="000000"/>
        </w:rPr>
        <w:t xml:space="preserve"> </w:t>
      </w:r>
      <w:r w:rsidR="00D36559">
        <w:rPr>
          <w:rFonts w:eastAsia="Arial"/>
          <w:color w:val="000000"/>
        </w:rPr>
        <w:t>(“First Tranche”)</w:t>
      </w:r>
    </w:p>
    <w:p w14:paraId="0ECEB032" w14:textId="3AF9342F"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2.2.2 </w:t>
      </w:r>
      <w:r w:rsidR="00AB5F86">
        <w:rPr>
          <w:rFonts w:eastAsia="Arial"/>
          <w:color w:val="000000"/>
        </w:rPr>
        <w:t xml:space="preserve"> </w:t>
      </w:r>
      <w:del w:id="6" w:author="Matthew Levine" w:date="2025-02-12T13:38:00Z" w16du:dateUtc="2025-02-12T18:38:00Z">
        <w:r w:rsidR="00CB7494" w:rsidDel="00E66146">
          <w:rPr>
            <w:rFonts w:eastAsia="Arial"/>
            <w:color w:val="000000"/>
          </w:rPr>
          <w:delText>[</w:delText>
        </w:r>
      </w:del>
      <w:r w:rsidR="007B7F35">
        <w:rPr>
          <w:rFonts w:eastAsia="Arial"/>
          <w:color w:val="000000"/>
        </w:rPr>
        <w:t>30</w:t>
      </w:r>
      <w:r w:rsidR="00CB7494">
        <w:rPr>
          <w:rFonts w:eastAsia="Arial"/>
          <w:color w:val="000000"/>
        </w:rPr>
        <w:t>,000</w:t>
      </w:r>
      <w:del w:id="7" w:author="Matthew Levine" w:date="2025-02-12T13:38:00Z" w16du:dateUtc="2025-02-12T18:38:00Z">
        <w:r w:rsidR="00CB7494" w:rsidDel="00E66146">
          <w:rPr>
            <w:rFonts w:eastAsia="Arial"/>
            <w:color w:val="000000"/>
          </w:rPr>
          <w:delText>]</w:delText>
        </w:r>
      </w:del>
      <w:r w:rsidR="00CB7494">
        <w:rPr>
          <w:rFonts w:eastAsia="Arial"/>
          <w:color w:val="000000"/>
        </w:rPr>
        <w:t xml:space="preserve"> </w:t>
      </w:r>
      <w:del w:id="8" w:author="Matthew Levine" w:date="2025-02-12T13:38:00Z" w16du:dateUtc="2025-02-12T18:38:00Z">
        <w:r w:rsidR="00CB7494" w:rsidDel="00E66146">
          <w:rPr>
            <w:rFonts w:eastAsia="Arial"/>
            <w:color w:val="000000"/>
          </w:rPr>
          <w:delText>[</w:delText>
        </w:r>
      </w:del>
      <w:r w:rsidR="00DA7305">
        <w:rPr>
          <w:rFonts w:eastAsia="Arial"/>
          <w:color w:val="000000"/>
        </w:rPr>
        <w:t>Euro</w:t>
      </w:r>
      <w:del w:id="9" w:author="Matthew Levine" w:date="2025-02-12T13:38:00Z" w16du:dateUtc="2025-02-12T18:38:00Z">
        <w:r w:rsidR="00CB7494" w:rsidDel="00E66146">
          <w:rPr>
            <w:rFonts w:eastAsia="Arial"/>
            <w:color w:val="000000"/>
          </w:rPr>
          <w:delText>]</w:delText>
        </w:r>
      </w:del>
      <w:r w:rsidR="00CB7494">
        <w:rPr>
          <w:rFonts w:eastAsia="Arial"/>
          <w:color w:val="000000"/>
        </w:rPr>
        <w:t xml:space="preserve"> in trust to the </w:t>
      </w:r>
      <w:r w:rsidR="0080132A">
        <w:rPr>
          <w:rFonts w:eastAsia="Arial"/>
          <w:color w:val="000000"/>
        </w:rPr>
        <w:t xml:space="preserve">Broker's Escrow account as </w:t>
      </w:r>
      <w:proofErr w:type="gramStart"/>
      <w:r w:rsidR="0080132A">
        <w:rPr>
          <w:rFonts w:eastAsia="Arial"/>
          <w:color w:val="000000"/>
        </w:rPr>
        <w:t xml:space="preserve">agreed </w:t>
      </w:r>
      <w:r w:rsidR="00D36559">
        <w:rPr>
          <w:rFonts w:eastAsia="Arial"/>
          <w:color w:val="000000"/>
        </w:rPr>
        <w:t xml:space="preserve"> (</w:t>
      </w:r>
      <w:proofErr w:type="gramEnd"/>
      <w:r w:rsidR="00D36559">
        <w:rPr>
          <w:rFonts w:eastAsia="Arial"/>
          <w:color w:val="000000"/>
        </w:rPr>
        <w:t>“Second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w:t>
      </w:r>
      <w:proofErr w:type="gramStart"/>
      <w:r w:rsidR="0080132A" w:rsidRPr="00DB6366">
        <w:rPr>
          <w:rFonts w:asciiTheme="majorBidi" w:hAnsiTheme="majorBidi" w:cstheme="majorBidi"/>
          <w:lang w:val="en-GB" w:bidi="he-IL"/>
        </w:rPr>
        <w:t>all of</w:t>
      </w:r>
      <w:proofErr w:type="gramEnd"/>
      <w:r w:rsidR="0080132A" w:rsidRPr="00DB6366">
        <w:rPr>
          <w:rFonts w:asciiTheme="majorBidi" w:hAnsiTheme="majorBidi" w:cstheme="majorBidi"/>
          <w:lang w:val="en-GB" w:bidi="he-IL"/>
        </w:rPr>
        <w:t xml:space="preserve">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24B0EECD"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w:t>
      </w:r>
      <w:ins w:id="10" w:author="Maayan Dana Nir, Adv" w:date="2025-02-16T11:59:00Z" w16du:dateUtc="2025-02-16T09:59:00Z">
        <w:r w:rsidR="00F649C2" w:rsidRPr="00F649C2">
          <w:rPr>
            <w:lang w:val="en-GB" w:bidi="he-IL"/>
            <w:rPrChange w:id="11" w:author="Maayan Dana Nir, Adv" w:date="2025-02-16T11:59:00Z" w16du:dateUtc="2025-02-16T09:59:00Z">
              <w:rPr>
                <w:rFonts w:asciiTheme="majorBidi" w:hAnsiTheme="majorBidi" w:cstheme="majorBidi"/>
                <w:lang w:val="en-GB" w:bidi="he-IL"/>
              </w:rPr>
            </w:rPrChange>
          </w:rPr>
          <w:t>:</w:t>
        </w:r>
      </w:ins>
      <w:del w:id="12" w:author="Maayan Dana Nir, Adv" w:date="2025-02-16T11:59:00Z" w16du:dateUtc="2025-02-16T09:59:00Z">
        <w:r w:rsidRPr="00DB6366" w:rsidDel="00F649C2">
          <w:rPr>
            <w:rFonts w:asciiTheme="majorBidi" w:hAnsiTheme="majorBidi" w:cstheme="majorBidi"/>
            <w:lang w:val="en-GB" w:bidi="he-IL"/>
          </w:rPr>
          <w:delText>s</w:delText>
        </w:r>
      </w:del>
      <w:r w:rsidR="00D51463">
        <w:rPr>
          <w:rFonts w:asciiTheme="majorBidi" w:hAnsiTheme="majorBidi" w:cstheme="majorBidi"/>
          <w:lang w:val="en-GB" w:bidi="he-IL"/>
        </w:rPr>
        <w:t xml:space="preserve"> </w:t>
      </w:r>
      <w:del w:id="13" w:author="Maayan Dana Nir, Adv" w:date="2025-02-16T11:59:00Z" w16du:dateUtc="2025-02-16T09:59:00Z">
        <w:r w:rsidR="00D51463" w:rsidDel="00F649C2">
          <w:rPr>
            <w:rFonts w:asciiTheme="majorBidi" w:hAnsiTheme="majorBidi" w:cstheme="majorBidi"/>
            <w:lang w:val="en-GB" w:bidi="he-IL"/>
          </w:rPr>
          <w:delText>and the terms of this Agreement</w:delText>
        </w:r>
        <w:r w:rsidRPr="00DB6366" w:rsidDel="00F649C2">
          <w:rPr>
            <w:rFonts w:asciiTheme="majorBidi" w:hAnsiTheme="majorBidi" w:cstheme="majorBidi"/>
            <w:lang w:val="en-GB" w:bidi="he-IL"/>
          </w:rPr>
          <w:delText xml:space="preserve">: a. </w:delText>
        </w:r>
      </w:del>
      <w:r w:rsidRPr="00DB6366">
        <w:rPr>
          <w:rFonts w:asciiTheme="majorBidi" w:hAnsiTheme="majorBidi" w:cstheme="majorBidi"/>
          <w:lang w:val="en-GB" w:bidi="he-IL"/>
        </w:rPr>
        <w:t>Receipt by the Purchaser of the share transfer certificate confirming the change of ownership in the Company</w:t>
      </w:r>
      <w:ins w:id="14" w:author="Maayan Dana Nir, Adv" w:date="2025-02-16T11:59:00Z" w16du:dateUtc="2025-02-16T09:59:00Z">
        <w:r w:rsidR="00F649C2" w:rsidRPr="00F649C2">
          <w:rPr>
            <w:lang w:val="en-GB" w:bidi="he-IL"/>
            <w:rPrChange w:id="15" w:author="Maayan Dana Nir, Adv" w:date="2025-02-16T11:59:00Z" w16du:dateUtc="2025-02-16T09:59:00Z">
              <w:rPr>
                <w:rFonts w:asciiTheme="majorBidi" w:hAnsiTheme="majorBidi" w:cstheme="majorBidi"/>
                <w:lang w:val="en-GB" w:bidi="he-IL"/>
              </w:rPr>
            </w:rPrChange>
          </w:rPr>
          <w:t>.</w:t>
        </w:r>
      </w:ins>
      <w:r w:rsidRPr="00DB6366">
        <w:rPr>
          <w:rFonts w:asciiTheme="majorBidi" w:hAnsiTheme="majorBidi" w:cstheme="majorBidi"/>
          <w:lang w:val="en-GB" w:bidi="he-IL"/>
        </w:rPr>
        <w:t>;</w:t>
      </w:r>
      <w:del w:id="16" w:author="Maayan Dana Nir, Adv" w:date="2025-02-16T11:59:00Z" w16du:dateUtc="2025-02-16T09:59:00Z">
        <w:r w:rsidRPr="00DB6366" w:rsidDel="00F649C2">
          <w:rPr>
            <w:rFonts w:asciiTheme="majorBidi" w:hAnsiTheme="majorBidi" w:cstheme="majorBidi"/>
            <w:lang w:val="en-GB" w:bidi="he-IL"/>
          </w:rPr>
          <w:delText xml:space="preserve"> b.</w:delText>
        </w:r>
      </w:del>
      <w:r w:rsidRPr="00DB6366">
        <w:rPr>
          <w:rFonts w:asciiTheme="majorBidi" w:hAnsiTheme="majorBidi" w:cstheme="majorBidi"/>
          <w:lang w:val="en-GB" w:bidi="he-IL"/>
        </w:rPr>
        <w:t xml:space="preserve">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224DA455"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ins w:id="17" w:author="Maayan Dana Nir, Adv" w:date="2025-02-16T12:00:00Z" w16du:dateUtc="2025-02-16T10:00:00Z">
        <w:r w:rsidR="00F649C2" w:rsidRPr="00F649C2">
          <w:rPr>
            <w:rFonts w:eastAsia="Arial"/>
            <w:color w:val="000000"/>
          </w:rPr>
          <w:t>,</w:t>
        </w:r>
      </w:ins>
      <w:r w:rsidR="00D51463">
        <w:rPr>
          <w:rFonts w:eastAsia="Arial"/>
          <w:color w:val="000000"/>
        </w:rPr>
        <w:t xml:space="preserve"> </w:t>
      </w:r>
      <w:del w:id="18" w:author="Maayan Dana Nir, Adv" w:date="2025-02-16T12:00:00Z" w16du:dateUtc="2025-02-16T10:00:00Z">
        <w:r w:rsidR="00D51463" w:rsidDel="00F649C2">
          <w:rPr>
            <w:rFonts w:eastAsia="Arial"/>
            <w:color w:val="000000"/>
          </w:rPr>
          <w:delText>and all post-closing obligations</w:delText>
        </w:r>
        <w:r w:rsidR="00BF1BDB" w:rsidDel="00F649C2">
          <w:rPr>
            <w:rFonts w:eastAsia="Arial"/>
            <w:color w:val="000000"/>
          </w:rPr>
          <w:delText xml:space="preserve">, </w:delText>
        </w:r>
      </w:del>
      <w:r w:rsidR="00D51463">
        <w:rPr>
          <w:rFonts w:eastAsia="Arial"/>
          <w:color w:val="000000"/>
        </w:rPr>
        <w:t>immediately upon</w:t>
      </w:r>
      <w:del w:id="19" w:author="Maayan Dana Nir, Adv" w:date="2025-02-16T12:00:00Z" w16du:dateUtc="2025-02-16T10:00:00Z">
        <w:r w:rsidR="00BF1BDB" w:rsidDel="00F649C2">
          <w:rPr>
            <w:rFonts w:eastAsia="Arial"/>
            <w:color w:val="000000"/>
          </w:rPr>
          <w:delText xml:space="preserve"> </w:delText>
        </w:r>
        <w:r w:rsidR="00AF6638" w:rsidDel="00F649C2">
          <w:rPr>
            <w:rFonts w:eastAsia="Arial"/>
            <w:color w:val="000000"/>
          </w:rPr>
          <w:delText>Closing.</w:delText>
        </w:r>
      </w:del>
      <w:r w:rsidR="00BF1BDB">
        <w:rPr>
          <w:rFonts w:eastAsia="Arial"/>
          <w:color w:val="000000"/>
        </w:rPr>
        <w:t xml:space="preserve"> </w:t>
      </w:r>
      <w:ins w:id="20" w:author="Maayan Dana Nir, Adv" w:date="2025-02-16T12:00:00Z" w16du:dateUtc="2025-02-16T10:00:00Z">
        <w:r w:rsidR="00F649C2" w:rsidRPr="00F649C2">
          <w:rPr>
            <w:rFonts w:eastAsia="Arial"/>
            <w:color w:val="000000"/>
          </w:rPr>
          <w:t xml:space="preserve"> receipt of the share transfer certificate confirming the change of ownership in the Company.</w:t>
        </w:r>
      </w:ins>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6CAC9944"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del w:id="21" w:author="Matthew Levine" w:date="2025-02-12T13:40:00Z" w16du:dateUtc="2025-02-12T18:40:00Z">
        <w:r w:rsidR="000E279B" w:rsidDel="00E66146">
          <w:rPr>
            <w:rFonts w:eastAsia="Arial"/>
            <w:color w:val="000000"/>
          </w:rPr>
          <w:delText xml:space="preserve">one </w:delText>
        </w:r>
      </w:del>
      <w:ins w:id="22" w:author="Matthew Levine" w:date="2025-02-12T13:40:00Z" w16du:dateUtc="2025-02-12T18:40:00Z">
        <w:r w:rsidR="00E66146">
          <w:rPr>
            <w:rFonts w:eastAsia="Arial"/>
            <w:color w:val="000000"/>
          </w:rPr>
          <w:t xml:space="preserve">ten </w:t>
        </w:r>
      </w:ins>
      <w:r w:rsidR="000E279B">
        <w:rPr>
          <w:rFonts w:eastAsia="Arial"/>
          <w:color w:val="000000"/>
        </w:rPr>
        <w:t>thousand (1</w:t>
      </w:r>
      <w:ins w:id="23" w:author="Matthew Levine" w:date="2025-02-12T13:40:00Z" w16du:dateUtc="2025-02-12T18:40:00Z">
        <w:r w:rsidR="00E66146">
          <w:rPr>
            <w:rFonts w:eastAsia="Arial"/>
            <w:color w:val="000000"/>
          </w:rPr>
          <w:t>0</w:t>
        </w:r>
      </w:ins>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ins w:id="24" w:author="Matthew Levine" w:date="2025-02-12T13:40:00Z" w16du:dateUtc="2025-02-12T18:40:00Z">
        <w:r w:rsidR="00E66146">
          <w:rPr>
            <w:rFonts w:eastAsia="Arial"/>
            <w:color w:val="000000"/>
          </w:rPr>
          <w:t>0</w:t>
        </w:r>
      </w:ins>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lastRenderedPageBreak/>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xml:space="preserve">, concerning the </w:t>
      </w:r>
      <w:proofErr w:type="gramStart"/>
      <w:r w:rsidR="005A1368" w:rsidRPr="00260FBB">
        <w:rPr>
          <w:rFonts w:eastAsia="Arial"/>
          <w:color w:val="000000"/>
        </w:rPr>
        <w:t>time period</w:t>
      </w:r>
      <w:proofErr w:type="gramEnd"/>
      <w:r w:rsidR="005A1368" w:rsidRPr="00260FBB">
        <w:rPr>
          <w:rFonts w:eastAsia="Arial"/>
          <w:color w:val="000000"/>
        </w:rPr>
        <w:t xml:space="preserve">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24A2758C" w:rsidR="0017795B" w:rsidRPr="00260FBB" w:rsidRDefault="007D032A">
      <w:pPr>
        <w:spacing w:before="200" w:line="300" w:lineRule="atLeast"/>
        <w:ind w:left="360"/>
        <w:jc w:val="both"/>
      </w:pPr>
      <w:del w:id="25" w:author="Matthew Levine" w:date="2025-02-12T13:41:00Z" w16du:dateUtc="2025-02-12T18:41:00Z">
        <w:r w:rsidRPr="00260FBB" w:rsidDel="00E66146">
          <w:rPr>
            <w:rFonts w:eastAsia="Arial"/>
            <w:color w:val="000000"/>
          </w:rPr>
          <w:delText>[Address]</w:delText>
        </w:r>
      </w:del>
      <w:ins w:id="26" w:author="Matthew Levine" w:date="2025-02-12T13:41:00Z" w16du:dateUtc="2025-02-12T18:41:00Z">
        <w:r w:rsidR="00E66146">
          <w:rPr>
            <w:rFonts w:eastAsia="Arial"/>
            <w:color w:val="000000"/>
          </w:rPr>
          <w:t>1235 Bay Street Suite 700, Toronto, ON, M5R 3K</w:t>
        </w:r>
      </w:ins>
      <w:ins w:id="27" w:author="Matthew Levine" w:date="2025-02-12T13:42:00Z" w16du:dateUtc="2025-02-12T18:42:00Z">
        <w:r w:rsidR="00E66146">
          <w:rPr>
            <w:rFonts w:eastAsia="Arial"/>
            <w:color w:val="000000"/>
          </w:rPr>
          <w:t>4</w:t>
        </w:r>
      </w:ins>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 xml:space="preserve">xcept for the fees and expenses of [the Broker] which shall be the sole responsibility of the Vendor, there are no claims for brokerage commissions, </w:t>
      </w:r>
      <w:r w:rsidR="002B4169" w:rsidRPr="002B4169">
        <w:rPr>
          <w:color w:val="212121"/>
          <w:bdr w:val="none" w:sz="0" w:space="0" w:color="auto" w:frame="1"/>
        </w:rPr>
        <w:lastRenderedPageBreak/>
        <w:t>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F649C2" w:rsidRDefault="0039119E" w:rsidP="0039119E">
      <w:pPr>
        <w:spacing w:before="200" w:line="300" w:lineRule="atLeast"/>
        <w:ind w:left="360"/>
        <w:jc w:val="both"/>
        <w:rPr>
          <w:lang w:val="pt-PT"/>
          <w:rPrChange w:id="28" w:author="Maayan Dana Nir, Adv" w:date="2025-02-16T11:58:00Z" w16du:dateUtc="2025-02-16T09:58:00Z">
            <w:rPr/>
          </w:rPrChange>
        </w:rPr>
      </w:pPr>
      <w:r w:rsidRPr="00F649C2">
        <w:rPr>
          <w:rFonts w:eastAsia="Arial"/>
          <w:color w:val="000000"/>
          <w:lang w:val="pt-PT"/>
          <w:rPrChange w:id="29" w:author="Maayan Dana Nir, Adv" w:date="2025-02-16T11:58:00Z" w16du:dateUtc="2025-02-16T09:58:00Z">
            <w:rPr>
              <w:rFonts w:eastAsia="Arial"/>
              <w:color w:val="000000"/>
            </w:rPr>
          </w:rPrChange>
        </w:rPr>
        <w:t>______________________________</w:t>
      </w:r>
    </w:p>
    <w:p w14:paraId="7D339AAF" w14:textId="77777777" w:rsidR="0039119E" w:rsidRPr="00F649C2" w:rsidRDefault="0039119E" w:rsidP="0039119E">
      <w:pPr>
        <w:spacing w:before="120" w:line="300" w:lineRule="atLeast"/>
        <w:ind w:left="720"/>
        <w:jc w:val="both"/>
        <w:rPr>
          <w:lang w:val="pt-PT"/>
          <w:rPrChange w:id="30" w:author="Maayan Dana Nir, Adv" w:date="2025-02-16T11:58:00Z" w16du:dateUtc="2025-02-16T09:58:00Z">
            <w:rPr/>
          </w:rPrChange>
        </w:rPr>
      </w:pPr>
      <w:r w:rsidRPr="00F649C2">
        <w:rPr>
          <w:rFonts w:eastAsia="Arial"/>
          <w:color w:val="000000"/>
          <w:lang w:val="pt-PT"/>
          <w:rPrChange w:id="31" w:author="Maayan Dana Nir, Adv" w:date="2025-02-16T11:58:00Z" w16du:dateUtc="2025-02-16T09:58:00Z">
            <w:rPr>
              <w:rFonts w:eastAsia="Arial"/>
              <w:color w:val="000000"/>
            </w:rPr>
          </w:rPrChange>
        </w:rPr>
        <w:t>Jose David Barrios</w:t>
      </w:r>
    </w:p>
    <w:p w14:paraId="3FC23405" w14:textId="77777777" w:rsidR="0039119E" w:rsidRPr="00F649C2" w:rsidRDefault="0039119E" w:rsidP="0039119E">
      <w:pPr>
        <w:spacing w:before="120" w:line="300" w:lineRule="atLeast"/>
        <w:ind w:left="720"/>
        <w:jc w:val="both"/>
        <w:rPr>
          <w:lang w:val="pt-PT"/>
          <w:rPrChange w:id="32" w:author="Maayan Dana Nir, Adv" w:date="2025-02-16T11:58:00Z" w16du:dateUtc="2025-02-16T09:58:00Z">
            <w:rPr/>
          </w:rPrChange>
        </w:rPr>
      </w:pPr>
    </w:p>
    <w:p w14:paraId="6D539D9F" w14:textId="77777777" w:rsidR="0039119E" w:rsidRPr="00F649C2" w:rsidRDefault="0039119E" w:rsidP="00DA7305">
      <w:pPr>
        <w:spacing w:before="200" w:line="300" w:lineRule="atLeast"/>
        <w:ind w:left="360"/>
        <w:jc w:val="center"/>
        <w:rPr>
          <w:lang w:val="pt-PT"/>
          <w:rPrChange w:id="33" w:author="Maayan Dana Nir, Adv" w:date="2025-02-16T11:58:00Z" w16du:dateUtc="2025-02-16T09:58:00Z">
            <w:rPr/>
          </w:rPrChange>
        </w:rPr>
      </w:pPr>
    </w:p>
    <w:p w14:paraId="7A62E768" w14:textId="77777777" w:rsidR="0039119E" w:rsidRPr="00F649C2" w:rsidRDefault="0039119E" w:rsidP="00DA7305">
      <w:pPr>
        <w:spacing w:before="200" w:line="300" w:lineRule="atLeast"/>
        <w:ind w:left="360"/>
        <w:jc w:val="center"/>
        <w:rPr>
          <w:lang w:val="pt-PT"/>
          <w:rPrChange w:id="34" w:author="Maayan Dana Nir, Adv" w:date="2025-02-16T11:58:00Z" w16du:dateUtc="2025-02-16T09:58:00Z">
            <w:rPr/>
          </w:rPrChange>
        </w:rPr>
      </w:pPr>
    </w:p>
    <w:p w14:paraId="4628B4EA" w14:textId="6EE94BC1" w:rsidR="00DA7305" w:rsidRPr="00F649C2" w:rsidRDefault="00DA7305" w:rsidP="00DA7305">
      <w:pPr>
        <w:spacing w:before="200" w:line="300" w:lineRule="atLeast"/>
        <w:ind w:left="360"/>
        <w:jc w:val="center"/>
        <w:rPr>
          <w:b/>
          <w:bCs/>
          <w:u w:val="single"/>
          <w:lang w:val="pt-PT"/>
          <w:rPrChange w:id="35" w:author="Maayan Dana Nir, Adv" w:date="2025-02-16T11:58:00Z" w16du:dateUtc="2025-02-16T09:58:00Z">
            <w:rPr>
              <w:b/>
              <w:bCs/>
              <w:u w:val="single"/>
            </w:rPr>
          </w:rPrChange>
        </w:rPr>
      </w:pPr>
      <w:r w:rsidRPr="00F649C2">
        <w:rPr>
          <w:b/>
          <w:bCs/>
          <w:u w:val="single"/>
          <w:lang w:val="pt-PT"/>
          <w:rPrChange w:id="36" w:author="Maayan Dana Nir, Adv" w:date="2025-02-16T11:58:00Z" w16du:dateUtc="2025-02-16T09:58:00Z">
            <w:rPr>
              <w:b/>
              <w:bCs/>
              <w:u w:val="single"/>
            </w:rPr>
          </w:rPrChange>
        </w:rPr>
        <w:t>Directors Register</w:t>
      </w:r>
    </w:p>
    <w:p w14:paraId="322A6FFC" w14:textId="77777777" w:rsidR="00EE1EB4" w:rsidRPr="00F649C2" w:rsidRDefault="00EE1EB4" w:rsidP="00EE1EB4">
      <w:pPr>
        <w:pStyle w:val="LexisNexisPara"/>
        <w:jc w:val="center"/>
        <w:rPr>
          <w:b/>
          <w:caps/>
          <w:lang w:val="pt-PT"/>
          <w:rPrChange w:id="37" w:author="Maayan Dana Nir, Adv" w:date="2025-02-16T11:58:00Z" w16du:dateUtc="2025-02-16T09:58:00Z">
            <w:rPr>
              <w:b/>
              <w:caps/>
            </w:rPr>
          </w:rPrChange>
        </w:rPr>
      </w:pPr>
      <w:r w:rsidRPr="00F649C2">
        <w:rPr>
          <w:b/>
          <w:caps/>
          <w:lang w:val="pt-PT"/>
          <w:rPrChange w:id="38" w:author="Maayan Dana Nir, Adv" w:date="2025-02-16T11:58:00Z" w16du:dateUtc="2025-02-16T09:58:00Z">
            <w:rPr>
              <w:b/>
              <w:caps/>
            </w:rPr>
          </w:rPrChange>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25544142" w:rsidR="00EE1EB4" w:rsidRPr="006A49EA" w:rsidRDefault="00EE1EB4" w:rsidP="00E723D6">
            <w:pPr>
              <w:pStyle w:val="LexisNexisPara"/>
              <w:rPr>
                <w:rFonts w:ascii="Times New Roman" w:hAnsi="Times New Roman" w:cs="Times New Roman"/>
                <w:b/>
                <w:szCs w:val="24"/>
              </w:rPr>
            </w:pPr>
            <w:del w:id="39" w:author="Matthew Levine" w:date="2025-02-12T13:43:00Z" w16du:dateUtc="2025-02-12T18:43:00Z">
              <w:r w:rsidRPr="00E723D6" w:rsidDel="00E66146">
                <w:rPr>
                  <w:rFonts w:ascii="Times New Roman" w:eastAsia="Arial" w:hAnsi="Times New Roman" w:cs="Times New Roman"/>
                  <w:szCs w:val="24"/>
                </w:rPr>
                <w:delText xml:space="preserve">Residence </w:delText>
              </w:r>
            </w:del>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lastRenderedPageBreak/>
              <w:t>Jose David Barrios</w:t>
            </w:r>
          </w:p>
        </w:tc>
        <w:tc>
          <w:tcPr>
            <w:tcW w:w="2330" w:type="dxa"/>
          </w:tcPr>
          <w:p w14:paraId="50D506CC" w14:textId="77777777" w:rsidR="00EE1EB4" w:rsidRPr="00F649C2" w:rsidRDefault="00EE1EB4" w:rsidP="00E723D6">
            <w:pPr>
              <w:pStyle w:val="LexisNexisPara"/>
              <w:rPr>
                <w:rFonts w:ascii="Times New Roman" w:hAnsi="Times New Roman" w:cs="Times New Roman"/>
                <w:strike/>
                <w:sz w:val="18"/>
                <w:szCs w:val="18"/>
                <w:lang w:val="pt-PT"/>
                <w:rPrChange w:id="40" w:author="Maayan Dana Nir, Adv" w:date="2025-02-16T11:58:00Z" w16du:dateUtc="2025-02-16T09:58:00Z">
                  <w:rPr>
                    <w:rFonts w:ascii="Times New Roman" w:hAnsi="Times New Roman" w:cs="Times New Roman"/>
                    <w:strike/>
                    <w:sz w:val="18"/>
                    <w:szCs w:val="18"/>
                  </w:rPr>
                </w:rPrChange>
              </w:rPr>
            </w:pPr>
            <w:r w:rsidRPr="00F649C2">
              <w:rPr>
                <w:rFonts w:cs="Times New Roman"/>
                <w:sz w:val="18"/>
                <w:szCs w:val="18"/>
                <w:lang w:val="pt-PT"/>
                <w:rPrChange w:id="41" w:author="Maayan Dana Nir, Adv" w:date="2025-02-16T11:58:00Z" w16du:dateUtc="2025-02-16T09:58:00Z">
                  <w:rPr>
                    <w:rFonts w:cs="Times New Roman"/>
                    <w:sz w:val="18"/>
                    <w:szCs w:val="18"/>
                  </w:rPr>
                </w:rPrChange>
              </w:rPr>
              <w:t>Avenida Paseo Monte Miranda 13, Piamonte, 76246, Queretaro, Mexico</w:t>
            </w:r>
          </w:p>
        </w:tc>
        <w:tc>
          <w:tcPr>
            <w:tcW w:w="2330" w:type="dxa"/>
          </w:tcPr>
          <w:p w14:paraId="1772A856" w14:textId="77777777" w:rsidR="00EE1EB4" w:rsidRPr="00F649C2" w:rsidRDefault="00EE1EB4" w:rsidP="00E723D6">
            <w:pPr>
              <w:pStyle w:val="LexisNexisPara"/>
              <w:rPr>
                <w:rFonts w:ascii="Times New Roman" w:hAnsi="Times New Roman" w:cs="Times New Roman"/>
                <w:strike/>
                <w:sz w:val="18"/>
                <w:szCs w:val="18"/>
                <w:lang w:val="pt-PT"/>
                <w:rPrChange w:id="42" w:author="Maayan Dana Nir, Adv" w:date="2025-02-16T11:58:00Z" w16du:dateUtc="2025-02-16T09:58:00Z">
                  <w:rPr>
                    <w:rFonts w:ascii="Times New Roman" w:hAnsi="Times New Roman" w:cs="Times New Roman"/>
                    <w:strike/>
                    <w:sz w:val="18"/>
                    <w:szCs w:val="18"/>
                  </w:rPr>
                </w:rPrChange>
              </w:rPr>
            </w:pPr>
            <w:r w:rsidRPr="00F649C2">
              <w:rPr>
                <w:rFonts w:cs="Times New Roman"/>
                <w:strike/>
                <w:sz w:val="18"/>
                <w:szCs w:val="18"/>
                <w:lang w:val="pt-PT"/>
                <w:rPrChange w:id="43" w:author="Maayan Dana Nir, Adv" w:date="2025-02-16T11:58:00Z" w16du:dateUtc="2025-02-16T09:58:00Z">
                  <w:rPr>
                    <w:rFonts w:cs="Times New Roman"/>
                    <w:strike/>
                    <w:sz w:val="18"/>
                    <w:szCs w:val="18"/>
                  </w:rPr>
                </w:rPrChange>
              </w:rPr>
              <w:t xml:space="preserve"> </w:t>
            </w:r>
          </w:p>
        </w:tc>
        <w:tc>
          <w:tcPr>
            <w:tcW w:w="2348" w:type="dxa"/>
          </w:tcPr>
          <w:p w14:paraId="24B0B81F" w14:textId="651F5775"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ins w:id="44" w:author="Matthew Levine" w:date="2025-02-12T13:43:00Z" w16du:dateUtc="2025-02-12T18:43:00Z">
              <w:r w:rsidR="00E66146">
                <w:rPr>
                  <w:rFonts w:ascii="Times New Roman" w:hAnsi="Times New Roman" w:cs="Times New Roman"/>
                  <w:sz w:val="18"/>
                  <w:szCs w:val="18"/>
                </w:rPr>
                <w:t>*]</w:t>
              </w:r>
            </w:ins>
            <w:del w:id="45" w:author="Matthew Levine" w:date="2025-02-12T13:43:00Z" w16du:dateUtc="2025-02-12T18:43:00Z">
              <w:r w:rsidDel="00E66146">
                <w:rPr>
                  <w:rFonts w:ascii="Times New Roman" w:hAnsi="Times New Roman" w:cs="Times New Roman"/>
                  <w:sz w:val="18"/>
                  <w:szCs w:val="18"/>
                </w:rPr>
                <w:delText>3</w:delText>
              </w:r>
            </w:del>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del w:id="46" w:author="Matthew Levine" w:date="2025-02-12T13:43:00Z" w16du:dateUtc="2025-02-12T18:43:00Z">
              <w:r w:rsidRPr="00035934" w:rsidDel="00E66146">
                <w:rPr>
                  <w:rFonts w:ascii="Times New Roman" w:hAnsi="Times New Roman" w:cs="Times New Roman"/>
                  <w:sz w:val="18"/>
                  <w:szCs w:val="18"/>
                </w:rPr>
                <w:delText>]</w:delText>
              </w:r>
            </w:del>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proofErr w:type="spellStart"/>
            <w:r w:rsidRPr="00035934">
              <w:rPr>
                <w:rFonts w:ascii="Times New Roman" w:hAnsi="Times New Roman" w:cs="Times New Roman"/>
                <w:sz w:val="18"/>
                <w:szCs w:val="18"/>
              </w:rPr>
              <w:t>Herinder</w:t>
            </w:r>
            <w:proofErr w:type="spellEnd"/>
            <w:r w:rsidRPr="00035934">
              <w:rPr>
                <w:rFonts w:ascii="Times New Roman" w:hAnsi="Times New Roman" w:cs="Times New Roman"/>
                <w:sz w:val="18"/>
                <w:szCs w:val="18"/>
              </w:rPr>
              <w:t xml:space="preserve">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F649C2" w:rsidRDefault="001024E4" w:rsidP="00E723D6">
            <w:pPr>
              <w:pStyle w:val="LexisNexisPara"/>
              <w:rPr>
                <w:rFonts w:ascii="Times New Roman" w:hAnsi="Times New Roman" w:cs="Times New Roman"/>
                <w:strike/>
                <w:sz w:val="18"/>
                <w:szCs w:val="18"/>
                <w:lang w:val="pt-PT"/>
                <w:rPrChange w:id="47" w:author="Maayan Dana Nir, Adv" w:date="2025-02-16T11:58:00Z" w16du:dateUtc="2025-02-16T09:58:00Z">
                  <w:rPr>
                    <w:rFonts w:ascii="Times New Roman" w:hAnsi="Times New Roman" w:cs="Times New Roman"/>
                    <w:strike/>
                    <w:sz w:val="18"/>
                    <w:szCs w:val="18"/>
                  </w:rPr>
                </w:rPrChange>
              </w:rPr>
            </w:pPr>
            <w:r w:rsidRPr="00F649C2">
              <w:rPr>
                <w:rFonts w:cs="Times New Roman"/>
                <w:sz w:val="18"/>
                <w:szCs w:val="18"/>
                <w:lang w:val="pt-PT"/>
                <w:rPrChange w:id="48" w:author="Maayan Dana Nir, Adv" w:date="2025-02-16T11:58:00Z" w16du:dateUtc="2025-02-16T09:58:00Z">
                  <w:rPr>
                    <w:rFonts w:cs="Times New Roman"/>
                    <w:sz w:val="18"/>
                    <w:szCs w:val="18"/>
                  </w:rPr>
                </w:rPrChange>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ins w:id="49" w:author="Matthew Levine" w:date="2025-02-12T13:42:00Z" w16du:dateUtc="2025-02-12T18:42:00Z">
              <w:r w:rsidR="00E66146">
                <w:rPr>
                  <w:rFonts w:ascii="Times New Roman" w:hAnsi="Times New Roman" w:cs="Times New Roman"/>
                  <w:strike/>
                  <w:sz w:val="18"/>
                  <w:szCs w:val="18"/>
                </w:rPr>
                <w:t>0</w:t>
              </w:r>
            </w:ins>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ins w:id="50" w:author="Matthew Levine" w:date="2025-02-12T13:42:00Z" w16du:dateUtc="2025-02-12T18:42:00Z">
              <w:r w:rsidR="00E66146">
                <w:rPr>
                  <w:rFonts w:ascii="Times New Roman" w:hAnsi="Times New Roman" w:cs="Times New Roman"/>
                  <w:sz w:val="18"/>
                  <w:szCs w:val="18"/>
                </w:rPr>
                <w:t>0</w:t>
              </w:r>
            </w:ins>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8FCC7" w14:textId="77777777" w:rsidR="00011275" w:rsidRDefault="00011275">
      <w:r>
        <w:separator/>
      </w:r>
    </w:p>
  </w:endnote>
  <w:endnote w:type="continuationSeparator" w:id="0">
    <w:p w14:paraId="24141244" w14:textId="77777777" w:rsidR="00011275" w:rsidRDefault="00011275">
      <w:r>
        <w:continuationSeparator/>
      </w:r>
    </w:p>
  </w:endnote>
  <w:endnote w:type="continuationNotice" w:id="1">
    <w:p w14:paraId="6B9EE880" w14:textId="77777777" w:rsidR="00011275" w:rsidRDefault="000112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pPr>
      <w:pPrChange w:id="52"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Change w:id="53"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A3B1C" w14:textId="77777777" w:rsidR="00011275" w:rsidRDefault="00011275">
      <w:r>
        <w:separator/>
      </w:r>
    </w:p>
  </w:footnote>
  <w:footnote w:type="continuationSeparator" w:id="0">
    <w:p w14:paraId="3B166E04" w14:textId="77777777" w:rsidR="00011275" w:rsidRDefault="00011275">
      <w:r>
        <w:continuationSeparator/>
      </w:r>
    </w:p>
  </w:footnote>
  <w:footnote w:type="continuationNotice" w:id="1">
    <w:p w14:paraId="72B1617F" w14:textId="77777777" w:rsidR="00011275" w:rsidRDefault="000112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pPr>
      <w:pPrChange w:id="51"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rson w15:author="Maayan Dana Nir, Adv">
    <w15:presenceInfo w15:providerId="AD" w15:userId="S::Maayan@porat.com::6db2fa69-8b48-47b5-b860-cdb75a956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66146"/>
    <w:rsid w:val="00E7367D"/>
    <w:rsid w:val="00EA19B2"/>
    <w:rsid w:val="00EA251B"/>
    <w:rsid w:val="00EC1DBA"/>
    <w:rsid w:val="00ED1C2C"/>
    <w:rsid w:val="00EE1EB4"/>
    <w:rsid w:val="00EE2D75"/>
    <w:rsid w:val="00EE341D"/>
    <w:rsid w:val="00EF2A1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45E09A-C9D4-433C-B682-875D7963FBCE}"/>
</file>

<file path=customXml/itemProps2.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E8859A28-BB7C-4B44-BA22-18C3384D3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2944</Words>
  <Characters>15986</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2</cp:revision>
  <dcterms:created xsi:type="dcterms:W3CDTF">2025-02-17T18:20:00Z</dcterms:created>
  <dcterms:modified xsi:type="dcterms:W3CDTF">2025-02-17T18:20:00Z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Order">
    <vt:r8>2234300</vt:r8>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y fmtid="{D5CDD505-2E9C-101B-9397-08002B2CF9AE}" pid="15" name="xd_ProgID">
    <vt:lpwstr/>
  </property>
  <property fmtid="{D5CDD505-2E9C-101B-9397-08002B2CF9AE}" pid="16" name="TemplateUrl">
    <vt:lpwstr/>
  </property>
  <property fmtid="{D5CDD505-2E9C-101B-9397-08002B2CF9AE}" pid="17" name="xd_Signature">
    <vt:bool>false</vt:bool>
  </property>
</Properties>
</file>