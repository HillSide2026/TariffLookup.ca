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7B7F35" w:rsidRDefault="0017795B">
      <w:pPr>
        <w:rPr>
          <w:lang w:val="en-US"/>
          <w:rPrChange w:id="0" w:author="Maayan Dana Nir, Adv" w:date="2025-01-15T13:19:00Z" w16du:dateUtc="2025-01-15T11:19:00Z">
            <w:rPr/>
          </w:rPrChange>
        </w:rPr>
        <w:sectPr w:rsidR="0017795B" w:rsidRPr="007B7F35">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17F085FC"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w:t>
      </w:r>
      <w:r w:rsidR="0071315D">
        <w:rPr>
          <w:rFonts w:eastAsia="Arial"/>
          <w:color w:val="000000"/>
        </w:rPr>
        <w:t>2025</w:t>
      </w:r>
      <w:r w:rsidRPr="00260FBB">
        <w:rPr>
          <w:rFonts w:eastAsia="Arial"/>
          <w:color w:val="000000"/>
        </w:rPr>
        <w:t>]</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proofErr w:type="spellStart"/>
      <w:r w:rsidR="0071315D" w:rsidRPr="0071315D">
        <w:rPr>
          <w:rFonts w:eastAsia="Arial"/>
          <w:color w:val="000000"/>
        </w:rPr>
        <w:t>Clearsky</w:t>
      </w:r>
      <w:proofErr w:type="spellEnd"/>
      <w:r w:rsidR="0071315D" w:rsidRPr="0071315D">
        <w:rPr>
          <w:rFonts w:eastAsia="Arial"/>
          <w:color w:val="000000"/>
        </w:rPr>
        <w:t xml:space="preserve">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FB9CD1E"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4F1015A5" w:rsidR="0017795B" w:rsidRPr="00260FBB" w:rsidRDefault="007D032A">
      <w:pPr>
        <w:spacing w:before="120" w:line="300" w:lineRule="atLeast"/>
        <w:ind w:left="720"/>
        <w:jc w:val="both"/>
      </w:pPr>
      <w:r w:rsidRPr="00260FBB">
        <w:rPr>
          <w:rFonts w:eastAsia="Arial"/>
          <w:color w:val="000000"/>
        </w:rPr>
        <w:t xml:space="preserve">2.1 The Purchase Price shall be the sum of </w:t>
      </w:r>
      <w:del w:id="1" w:author="Maayan Dana Nir, Adv" w:date="2025-01-15T13:20:00Z" w16du:dateUtc="2025-01-15T11:20:00Z">
        <w:r w:rsidRPr="00260FBB" w:rsidDel="007B7F35">
          <w:rPr>
            <w:rFonts w:eastAsia="Arial"/>
            <w:color w:val="000000"/>
          </w:rPr>
          <w:delText>$[amount]</w:delText>
        </w:r>
      </w:del>
      <w:ins w:id="2" w:author="Maayan Dana Nir, Adv" w:date="2025-01-15T13:20:00Z" w16du:dateUtc="2025-01-15T11:20:00Z">
        <w:r w:rsidR="007B7F35">
          <w:rPr>
            <w:rFonts w:eastAsia="Arial"/>
            <w:color w:val="000000"/>
          </w:rPr>
          <w:t>35,000</w:t>
        </w:r>
      </w:ins>
      <w:ins w:id="3" w:author="Maayan Dana Nir, Adv" w:date="2025-01-15T13:21:00Z" w16du:dateUtc="2025-01-15T11:21:00Z">
        <w:r w:rsidR="007B7F35">
          <w:rPr>
            <w:rFonts w:eastAsia="Arial"/>
            <w:color w:val="000000"/>
          </w:rPr>
          <w:t xml:space="preserve"> Euro</w:t>
        </w:r>
      </w:ins>
      <w:ins w:id="4" w:author="Maayan Dana Nir, Adv" w:date="2025-01-15T13:20:00Z" w16du:dateUtc="2025-01-15T11:20:00Z">
        <w:r w:rsidR="007B7F35">
          <w:rPr>
            <w:rFonts w:eastAsia="Arial"/>
            <w:color w:val="000000"/>
          </w:rPr>
          <w:t xml:space="preserve"> </w:t>
        </w:r>
      </w:ins>
      <w:del w:id="5" w:author="Maayan Dana Nir, Adv" w:date="2025-01-15T13:20:00Z" w16du:dateUtc="2025-01-15T11:20:00Z">
        <w:r w:rsidRPr="00260FBB" w:rsidDel="007B7F35">
          <w:rPr>
            <w:rFonts w:eastAsia="Arial"/>
            <w:color w:val="000000"/>
          </w:rPr>
          <w:delText xml:space="preserve"> </w:delText>
        </w:r>
      </w:del>
      <w:del w:id="6" w:author="Maayan Dana Nir, Adv" w:date="2025-01-15T13:21:00Z" w16du:dateUtc="2025-01-15T11:21:00Z">
        <w:r w:rsidRPr="00260FBB" w:rsidDel="007B7F35">
          <w:rPr>
            <w:rFonts w:eastAsia="Arial"/>
            <w:color w:val="000000"/>
          </w:rPr>
          <w:delText xml:space="preserve">of lawful money of </w:delText>
        </w:r>
        <w:r w:rsidR="00AB5F86" w:rsidDel="007B7F35">
          <w:rPr>
            <w:rFonts w:eastAsia="Arial"/>
            <w:color w:val="000000"/>
          </w:rPr>
          <w:delText>[</w:delText>
        </w:r>
        <w:r w:rsidR="004824AA" w:rsidDel="007B7F35">
          <w:rPr>
            <w:rFonts w:eastAsia="Arial"/>
            <w:color w:val="000000"/>
          </w:rPr>
          <w:delText>currency denomination</w:delText>
        </w:r>
        <w:r w:rsidR="00AB5F86" w:rsidDel="007B7F35">
          <w:rPr>
            <w:rFonts w:eastAsia="Arial"/>
            <w:color w:val="000000"/>
          </w:rPr>
          <w:delText>]</w:delText>
        </w:r>
      </w:del>
      <w:r w:rsidRPr="00260FBB">
        <w:rPr>
          <w:rFonts w:eastAsia="Arial"/>
          <w:color w:val="000000"/>
        </w:rPr>
        <w:t>.</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39840B13" w:rsidR="006932E0" w:rsidRDefault="006932E0" w:rsidP="006932E0">
      <w:pPr>
        <w:spacing w:before="120" w:line="300" w:lineRule="atLeast"/>
        <w:ind w:left="720" w:firstLine="720"/>
        <w:jc w:val="both"/>
        <w:rPr>
          <w:ins w:id="7" w:author="Maayan Dana Nir, Adv" w:date="2025-01-15T13:32:00Z" w16du:dateUtc="2025-01-15T11:32:00Z"/>
          <w:rFonts w:eastAsia="Arial"/>
          <w:color w:val="000000"/>
        </w:rPr>
      </w:pPr>
      <w:proofErr w:type="gramStart"/>
      <w:r>
        <w:rPr>
          <w:rFonts w:eastAsia="Arial"/>
          <w:color w:val="000000"/>
        </w:rPr>
        <w:t xml:space="preserve">2.2.2 </w:t>
      </w:r>
      <w:r w:rsidR="00AB5F86">
        <w:rPr>
          <w:rFonts w:eastAsia="Arial"/>
          <w:color w:val="000000"/>
        </w:rPr>
        <w:t xml:space="preserve"> </w:t>
      </w:r>
      <w:r w:rsidR="00CB7494">
        <w:rPr>
          <w:rFonts w:eastAsia="Arial"/>
          <w:color w:val="000000"/>
        </w:rPr>
        <w:t>[</w:t>
      </w:r>
      <w:proofErr w:type="gramEnd"/>
      <w:del w:id="8" w:author="Maayan Dana Nir, Adv" w:date="2025-01-15T13:22:00Z" w16du:dateUtc="2025-01-15T11:22:00Z">
        <w:r w:rsidR="00CB7494" w:rsidDel="007B7F35">
          <w:rPr>
            <w:rFonts w:eastAsia="Arial"/>
            <w:color w:val="000000"/>
          </w:rPr>
          <w:delText>2</w:delText>
        </w:r>
        <w:r w:rsidR="00DA7305" w:rsidDel="007B7F35">
          <w:rPr>
            <w:rFonts w:eastAsia="Arial"/>
            <w:color w:val="000000"/>
          </w:rPr>
          <w:delText>0</w:delText>
        </w:r>
      </w:del>
      <w:ins w:id="9" w:author="Maayan Dana Nir, Adv" w:date="2025-01-15T13:22:00Z" w16du:dateUtc="2025-01-15T11:22:00Z">
        <w:r w:rsidR="007B7F35">
          <w:rPr>
            <w:rFonts w:eastAsia="Arial"/>
            <w:color w:val="000000"/>
          </w:rPr>
          <w:t>30</w:t>
        </w:r>
      </w:ins>
      <w:r w:rsidR="00CB7494">
        <w:rPr>
          <w:rFonts w:eastAsia="Arial"/>
          <w:color w:val="000000"/>
        </w:rPr>
        <w:t>,000] [</w:t>
      </w:r>
      <w:r w:rsidR="00DA7305">
        <w:rPr>
          <w:rFonts w:eastAsia="Arial"/>
          <w:color w:val="000000"/>
        </w:rPr>
        <w:t>Euro</w:t>
      </w:r>
      <w:r w:rsidR="00CB7494">
        <w:rPr>
          <w:rFonts w:eastAsia="Arial"/>
          <w:color w:val="000000"/>
        </w:rPr>
        <w:t xml:space="preserve">] in trust to the </w:t>
      </w:r>
      <w:del w:id="10" w:author="Maayan Dana Nir, Adv" w:date="2025-01-15T13:35:00Z" w16du:dateUtc="2025-01-15T11:35:00Z">
        <w:r w:rsidR="00CB7494" w:rsidDel="0080132A">
          <w:rPr>
            <w:rFonts w:eastAsia="Arial"/>
            <w:color w:val="000000"/>
          </w:rPr>
          <w:delText xml:space="preserve">Purchaser’s </w:delText>
        </w:r>
      </w:del>
      <w:del w:id="11" w:author="Maayan Dana Nir, Adv" w:date="2025-01-15T13:22:00Z" w16du:dateUtc="2025-01-15T11:22:00Z">
        <w:r w:rsidR="00CB7494" w:rsidDel="007B7F35">
          <w:rPr>
            <w:rFonts w:eastAsia="Arial"/>
            <w:color w:val="000000"/>
          </w:rPr>
          <w:delText>solicitor</w:delText>
        </w:r>
      </w:del>
      <w:ins w:id="12" w:author="Maayan Dana Nir, Adv" w:date="2025-01-15T13:35:00Z" w16du:dateUtc="2025-01-15T11:35:00Z">
        <w:r w:rsidR="0080132A">
          <w:rPr>
            <w:rFonts w:eastAsia="Arial"/>
            <w:color w:val="000000"/>
          </w:rPr>
          <w:t>Broker's Escrow account as agree</w:t>
        </w:r>
      </w:ins>
      <w:ins w:id="13" w:author="Maayan Dana Nir, Adv" w:date="2025-01-15T13:36:00Z" w16du:dateUtc="2025-01-15T11:36:00Z">
        <w:r w:rsidR="0080132A">
          <w:rPr>
            <w:rFonts w:eastAsia="Arial"/>
            <w:color w:val="000000"/>
          </w:rPr>
          <w:t xml:space="preserve">d </w:t>
        </w:r>
      </w:ins>
      <w:del w:id="14" w:author="Maayan Dana Nir, Adv" w:date="2025-01-15T13:22:00Z" w16du:dateUtc="2025-01-15T11:22:00Z">
        <w:r w:rsidR="00CB7494" w:rsidDel="007B7F35">
          <w:rPr>
            <w:rFonts w:eastAsia="Arial"/>
            <w:color w:val="000000"/>
          </w:rPr>
          <w:delText xml:space="preserve"> upon execution</w:delText>
        </w:r>
        <w:r w:rsidDel="007B7F35">
          <w:rPr>
            <w:rFonts w:eastAsia="Arial"/>
            <w:color w:val="000000"/>
          </w:rPr>
          <w:delText xml:space="preserve"> </w:delText>
        </w:r>
        <w:r w:rsidR="00CB7494" w:rsidDel="007B7F35">
          <w:rPr>
            <w:rFonts w:eastAsia="Arial"/>
            <w:color w:val="000000"/>
          </w:rPr>
          <w:delText>of this Agreement</w:delText>
        </w:r>
      </w:del>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ins w:id="15" w:author="Maayan Dana Nir, Adv" w:date="2025-01-15T13:32:00Z" w16du:dateUtc="2025-01-15T11:32:00Z"/>
          <w:rFonts w:eastAsia="Arial"/>
          <w:color w:val="000000"/>
        </w:rPr>
      </w:pPr>
    </w:p>
    <w:p w14:paraId="244F6D39" w14:textId="58A8737F" w:rsidR="0080132A" w:rsidRPr="0080132A" w:rsidRDefault="0080132A">
      <w:pPr>
        <w:pStyle w:val="ListParagraph"/>
        <w:numPr>
          <w:ilvl w:val="1"/>
          <w:numId w:val="3"/>
        </w:numPr>
        <w:spacing w:before="120" w:line="300" w:lineRule="atLeast"/>
        <w:jc w:val="both"/>
        <w:rPr>
          <w:ins w:id="16" w:author="Maayan Dana Nir, Adv" w:date="2025-01-15T13:32:00Z" w16du:dateUtc="2025-01-15T11:32:00Z"/>
          <w:rFonts w:asciiTheme="majorBidi" w:hAnsiTheme="majorBidi" w:cstheme="majorBidi"/>
          <w:lang w:val="en-GB" w:bidi="he-IL"/>
          <w:rPrChange w:id="17" w:author="Maayan Dana Nir, Adv" w:date="2025-01-15T13:36:00Z" w16du:dateUtc="2025-01-15T11:36:00Z">
            <w:rPr>
              <w:ins w:id="18" w:author="Maayan Dana Nir, Adv" w:date="2025-01-15T13:32:00Z" w16du:dateUtc="2025-01-15T11:32:00Z"/>
              <w:lang w:val="en-GB" w:bidi="he-IL"/>
            </w:rPr>
          </w:rPrChange>
        </w:rPr>
        <w:pPrChange w:id="19" w:author="Maayan Dana Nir, Adv" w:date="2025-01-15T13:34:00Z" w16du:dateUtc="2025-01-15T11:34:00Z">
          <w:pPr>
            <w:pStyle w:val="TableContents"/>
            <w:numPr>
              <w:ilvl w:val="1"/>
              <w:numId w:val="5"/>
            </w:numPr>
            <w:tabs>
              <w:tab w:val="left" w:pos="37"/>
              <w:tab w:val="left" w:pos="222"/>
            </w:tabs>
            <w:ind w:left="720" w:right="850" w:hanging="360"/>
            <w:jc w:val="both"/>
          </w:pPr>
        </w:pPrChange>
      </w:pPr>
      <w:ins w:id="20" w:author="Maayan Dana Nir, Adv" w:date="2025-01-15T13:32:00Z" w16du:dateUtc="2025-01-15T11:32:00Z">
        <w:r w:rsidRPr="0080132A">
          <w:rPr>
            <w:rFonts w:asciiTheme="majorBidi" w:hAnsiTheme="majorBidi" w:cstheme="majorBidi"/>
            <w:lang w:val="en-GB" w:bidi="he-IL"/>
            <w:rPrChange w:id="21" w:author="Maayan Dana Nir, Adv" w:date="2025-01-15T13:36:00Z" w16du:dateUtc="2025-01-15T11:36:00Z">
              <w:rPr>
                <w:lang w:val="en-GB" w:bidi="he-IL"/>
              </w:rPr>
            </w:rPrChange>
          </w:rPr>
          <w:t xml:space="preserve">The Parties hereby acknowledge and agree that the Purchaser has completed a due diligence process and has expressed its intention to proceed with the acquisition of the </w:t>
        </w:r>
      </w:ins>
      <w:ins w:id="22" w:author="Maayan Dana Nir, Adv" w:date="2025-01-15T13:33:00Z" w16du:dateUtc="2025-01-15T11:33:00Z">
        <w:r w:rsidRPr="0080132A">
          <w:rPr>
            <w:rFonts w:eastAsia="Arial"/>
            <w:color w:val="000000"/>
          </w:rPr>
          <w:t>Corporation</w:t>
        </w:r>
      </w:ins>
      <w:ins w:id="23" w:author="Maayan Dana Nir, Adv" w:date="2025-01-15T13:32:00Z" w16du:dateUtc="2025-01-15T11:32:00Z">
        <w:r w:rsidRPr="0080132A">
          <w:rPr>
            <w:rFonts w:asciiTheme="majorBidi" w:hAnsiTheme="majorBidi" w:cstheme="majorBidi"/>
            <w:lang w:val="en-GB" w:bidi="he-IL"/>
            <w:rPrChange w:id="24" w:author="Maayan Dana Nir, Adv" w:date="2025-01-15T13:36:00Z" w16du:dateUtc="2025-01-15T11:36:00Z">
              <w:rPr>
                <w:lang w:val="en-GB" w:bidi="he-IL"/>
              </w:rPr>
            </w:rPrChange>
          </w:rPr>
          <w:t xml:space="preserve">, and the Parties are willing to </w:t>
        </w:r>
        <w:proofErr w:type="gramStart"/>
        <w:r w:rsidRPr="0080132A">
          <w:rPr>
            <w:rFonts w:asciiTheme="majorBidi" w:hAnsiTheme="majorBidi" w:cstheme="majorBidi"/>
            <w:lang w:val="en-GB" w:bidi="he-IL"/>
            <w:rPrChange w:id="25" w:author="Maayan Dana Nir, Adv" w:date="2025-01-15T13:36:00Z" w16du:dateUtc="2025-01-15T11:36:00Z">
              <w:rPr>
                <w:lang w:val="en-GB" w:bidi="he-IL"/>
              </w:rPr>
            </w:rPrChange>
          </w:rPr>
          <w:t>enter into</w:t>
        </w:r>
        <w:proofErr w:type="gramEnd"/>
        <w:r w:rsidRPr="0080132A">
          <w:rPr>
            <w:rFonts w:asciiTheme="majorBidi" w:hAnsiTheme="majorBidi" w:cstheme="majorBidi"/>
            <w:lang w:val="en-GB" w:bidi="he-IL"/>
            <w:rPrChange w:id="26" w:author="Maayan Dana Nir, Adv" w:date="2025-01-15T13:36:00Z" w16du:dateUtc="2025-01-15T11:36:00Z">
              <w:rPr>
                <w:lang w:val="en-GB" w:bidi="he-IL"/>
              </w:rPr>
            </w:rPrChange>
          </w:rPr>
          <w:t xml:space="preserve"> and execute this Share Purchase Agreement (SPA).</w:t>
        </w:r>
      </w:ins>
    </w:p>
    <w:p w14:paraId="161DFB87" w14:textId="2E9C87FC" w:rsidR="0080132A" w:rsidRPr="0080132A" w:rsidRDefault="0080132A">
      <w:pPr>
        <w:spacing w:before="120" w:line="300" w:lineRule="atLeast"/>
        <w:ind w:left="720"/>
        <w:jc w:val="both"/>
        <w:rPr>
          <w:ins w:id="27" w:author="Maayan Dana Nir, Adv" w:date="2025-01-15T13:32:00Z" w16du:dateUtc="2025-01-15T11:32:00Z"/>
          <w:rFonts w:asciiTheme="majorBidi" w:hAnsiTheme="majorBidi" w:cstheme="majorBidi"/>
          <w:lang w:val="en-GB" w:bidi="he-IL"/>
          <w:rPrChange w:id="28" w:author="Maayan Dana Nir, Adv" w:date="2025-01-15T13:36:00Z" w16du:dateUtc="2025-01-15T11:36:00Z">
            <w:rPr>
              <w:ins w:id="29" w:author="Maayan Dana Nir, Adv" w:date="2025-01-15T13:32:00Z" w16du:dateUtc="2025-01-15T11:32:00Z"/>
              <w:rFonts w:asciiTheme="majorBidi" w:hAnsiTheme="majorBidi" w:cstheme="majorBidi"/>
              <w:sz w:val="22"/>
              <w:szCs w:val="22"/>
              <w:lang w:val="en-GB" w:bidi="he-IL"/>
            </w:rPr>
          </w:rPrChange>
        </w:rPr>
        <w:pPrChange w:id="30" w:author="Maayan Dana Nir, Adv" w:date="2025-01-15T13:34:00Z" w16du:dateUtc="2025-01-15T11:34:00Z">
          <w:pPr>
            <w:pStyle w:val="TableContents"/>
            <w:numPr>
              <w:ilvl w:val="1"/>
              <w:numId w:val="6"/>
            </w:numPr>
            <w:tabs>
              <w:tab w:val="left" w:pos="37"/>
              <w:tab w:val="left" w:pos="222"/>
            </w:tabs>
            <w:ind w:left="720" w:right="850" w:hanging="360"/>
            <w:jc w:val="both"/>
          </w:pPr>
        </w:pPrChange>
      </w:pPr>
      <w:proofErr w:type="gramStart"/>
      <w:ins w:id="31" w:author="Maayan Dana Nir, Adv" w:date="2025-01-15T13:35:00Z" w16du:dateUtc="2025-01-15T11:35:00Z">
        <w:r w:rsidRPr="0080132A">
          <w:rPr>
            <w:rFonts w:asciiTheme="majorBidi" w:hAnsiTheme="majorBidi" w:cstheme="majorBidi"/>
            <w:lang w:val="en-GB" w:bidi="he-IL"/>
            <w:rPrChange w:id="32" w:author="Maayan Dana Nir, Adv" w:date="2025-01-15T13:36:00Z" w16du:dateUtc="2025-01-15T11:36:00Z">
              <w:rPr>
                <w:rFonts w:asciiTheme="majorBidi" w:hAnsiTheme="majorBidi" w:cstheme="majorBidi"/>
                <w:sz w:val="22"/>
                <w:szCs w:val="22"/>
                <w:lang w:val="en-GB" w:bidi="he-IL"/>
              </w:rPr>
            </w:rPrChange>
          </w:rPr>
          <w:t xml:space="preserve">2.4 </w:t>
        </w:r>
      </w:ins>
      <w:ins w:id="33" w:author="Maayan Dana Nir, Adv" w:date="2025-01-15T13:32:00Z" w16du:dateUtc="2025-01-15T11:32:00Z">
        <w:r w:rsidRPr="0080132A">
          <w:rPr>
            <w:rFonts w:asciiTheme="majorBidi" w:hAnsiTheme="majorBidi" w:cstheme="majorBidi"/>
            <w:lang w:val="en-GB" w:bidi="he-IL"/>
            <w:rPrChange w:id="34" w:author="Maayan Dana Nir, Adv" w:date="2025-01-15T13:36:00Z" w16du:dateUtc="2025-01-15T11:36:00Z">
              <w:rPr>
                <w:rFonts w:asciiTheme="majorBidi" w:hAnsiTheme="majorBidi" w:cstheme="majorBidi"/>
                <w:sz w:val="22"/>
                <w:szCs w:val="22"/>
                <w:lang w:val="en-GB" w:bidi="he-IL"/>
              </w:rPr>
            </w:rPrChange>
          </w:rPr>
          <w:t xml:space="preserve"> At</w:t>
        </w:r>
        <w:proofErr w:type="gramEnd"/>
        <w:r w:rsidRPr="0080132A">
          <w:rPr>
            <w:rFonts w:asciiTheme="majorBidi" w:hAnsiTheme="majorBidi" w:cstheme="majorBidi"/>
            <w:lang w:val="en-GB" w:bidi="he-IL"/>
            <w:rPrChange w:id="35" w:author="Maayan Dana Nir, Adv" w:date="2025-01-15T13:36:00Z" w16du:dateUtc="2025-01-15T11:36:00Z">
              <w:rPr>
                <w:rFonts w:asciiTheme="majorBidi" w:hAnsiTheme="majorBidi" w:cstheme="majorBidi"/>
                <w:sz w:val="22"/>
                <w:szCs w:val="22"/>
                <w:lang w:val="en-GB" w:bidi="he-IL"/>
              </w:rPr>
            </w:rPrChange>
          </w:rPr>
          <w:t xml:space="preserve"> the Closing and subject to and upon the terms and conditions of this SPA, the </w:t>
        </w:r>
      </w:ins>
      <w:ins w:id="36" w:author="Maayan Dana Nir, Adv" w:date="2025-01-15T13:33:00Z" w16du:dateUtc="2025-01-15T11:33:00Z">
        <w:r w:rsidRPr="0080132A">
          <w:rPr>
            <w:rFonts w:asciiTheme="majorBidi" w:hAnsiTheme="majorBidi" w:cstheme="majorBidi"/>
            <w:lang w:val="en-GB" w:bidi="he-IL"/>
            <w:rPrChange w:id="37" w:author="Maayan Dana Nir, Adv" w:date="2025-01-15T13:36:00Z" w16du:dateUtc="2025-01-15T11:36:00Z">
              <w:rPr>
                <w:rFonts w:asciiTheme="majorBidi" w:hAnsiTheme="majorBidi" w:cstheme="majorBidi"/>
                <w:sz w:val="22"/>
                <w:szCs w:val="22"/>
                <w:lang w:val="en-GB" w:bidi="he-IL"/>
              </w:rPr>
            </w:rPrChange>
          </w:rPr>
          <w:t>Vendor</w:t>
        </w:r>
      </w:ins>
      <w:ins w:id="38" w:author="Maayan Dana Nir, Adv" w:date="2025-01-15T13:32:00Z" w16du:dateUtc="2025-01-15T11:32:00Z">
        <w:r w:rsidRPr="0080132A">
          <w:rPr>
            <w:rFonts w:asciiTheme="majorBidi" w:hAnsiTheme="majorBidi" w:cstheme="majorBidi"/>
            <w:lang w:val="en-GB" w:bidi="he-IL"/>
            <w:rPrChange w:id="39" w:author="Maayan Dana Nir, Adv" w:date="2025-01-15T13:36:00Z" w16du:dateUtc="2025-01-15T11:36:00Z">
              <w:rPr>
                <w:rFonts w:asciiTheme="majorBidi" w:hAnsiTheme="majorBidi" w:cstheme="majorBidi"/>
                <w:sz w:val="22"/>
                <w:szCs w:val="22"/>
                <w:lang w:val="en-GB" w:bidi="he-IL"/>
              </w:rPr>
            </w:rPrChange>
          </w:rPr>
          <w:t xml:space="preserve"> shall sell, transfer, convey, assign and deliver to the Purchaser, and the Purchaser shall purchase, acquire and accept from the </w:t>
        </w:r>
      </w:ins>
      <w:ins w:id="40" w:author="Maayan Dana Nir, Adv" w:date="2025-01-15T13:33:00Z" w16du:dateUtc="2025-01-15T11:33:00Z">
        <w:r w:rsidRPr="0080132A">
          <w:rPr>
            <w:rFonts w:asciiTheme="majorBidi" w:hAnsiTheme="majorBidi" w:cstheme="majorBidi"/>
            <w:lang w:val="en-GB" w:bidi="he-IL"/>
            <w:rPrChange w:id="41" w:author="Maayan Dana Nir, Adv" w:date="2025-01-15T13:36:00Z" w16du:dateUtc="2025-01-15T11:36:00Z">
              <w:rPr>
                <w:rFonts w:asciiTheme="majorBidi" w:hAnsiTheme="majorBidi" w:cstheme="majorBidi"/>
                <w:sz w:val="22"/>
                <w:szCs w:val="22"/>
                <w:lang w:val="en-GB" w:bidi="he-IL"/>
              </w:rPr>
            </w:rPrChange>
          </w:rPr>
          <w:t>Vendor</w:t>
        </w:r>
      </w:ins>
      <w:ins w:id="42" w:author="Maayan Dana Nir, Adv" w:date="2025-01-15T13:32:00Z" w16du:dateUtc="2025-01-15T11:32:00Z">
        <w:r w:rsidRPr="0080132A">
          <w:rPr>
            <w:rFonts w:asciiTheme="majorBidi" w:hAnsiTheme="majorBidi" w:cstheme="majorBidi"/>
            <w:lang w:val="en-GB" w:bidi="he-IL"/>
            <w:rPrChange w:id="43" w:author="Maayan Dana Nir, Adv" w:date="2025-01-15T13:36:00Z" w16du:dateUtc="2025-01-15T11:36:00Z">
              <w:rPr>
                <w:rFonts w:asciiTheme="majorBidi" w:hAnsiTheme="majorBidi" w:cstheme="majorBidi"/>
                <w:sz w:val="22"/>
                <w:szCs w:val="22"/>
                <w:lang w:val="en-GB" w:bidi="he-IL"/>
              </w:rPr>
            </w:rPrChange>
          </w:rPr>
          <w:t xml:space="preserve">, all of the outstanding shares of the </w:t>
        </w:r>
      </w:ins>
      <w:ins w:id="44" w:author="Maayan Dana Nir, Adv" w:date="2025-01-15T13:33:00Z" w16du:dateUtc="2025-01-15T11:33:00Z">
        <w:r w:rsidRPr="0080132A">
          <w:rPr>
            <w:rFonts w:eastAsia="Arial"/>
            <w:color w:val="000000"/>
          </w:rPr>
          <w:t>Corporation</w:t>
        </w:r>
      </w:ins>
      <w:ins w:id="45" w:author="Maayan Dana Nir, Adv" w:date="2025-01-15T13:32:00Z" w16du:dateUtc="2025-01-15T11:32:00Z">
        <w:r w:rsidRPr="0080132A">
          <w:rPr>
            <w:rFonts w:asciiTheme="majorBidi" w:hAnsiTheme="majorBidi" w:cstheme="majorBidi"/>
            <w:lang w:val="en-GB" w:bidi="he-IL"/>
            <w:rPrChange w:id="46" w:author="Maayan Dana Nir, Adv" w:date="2025-01-15T13:36:00Z" w16du:dateUtc="2025-01-15T11:36:00Z">
              <w:rPr>
                <w:rFonts w:asciiTheme="majorBidi" w:hAnsiTheme="majorBidi" w:cstheme="majorBidi"/>
                <w:sz w:val="22"/>
                <w:szCs w:val="22"/>
                <w:lang w:val="en-GB" w:bidi="he-IL"/>
              </w:rPr>
            </w:rPrChange>
          </w:rPr>
          <w:t>, free and clear of all third-party rights.</w:t>
        </w:r>
      </w:ins>
    </w:p>
    <w:p w14:paraId="17471907" w14:textId="2B867A1D" w:rsidR="0080132A" w:rsidRPr="0080132A" w:rsidRDefault="0080132A">
      <w:pPr>
        <w:spacing w:before="120" w:line="300" w:lineRule="atLeast"/>
        <w:ind w:left="720"/>
        <w:jc w:val="both"/>
        <w:rPr>
          <w:ins w:id="47" w:author="Maayan Dana Nir, Adv" w:date="2025-01-15T13:32:00Z" w16du:dateUtc="2025-01-15T11:32:00Z"/>
          <w:rFonts w:asciiTheme="majorBidi" w:hAnsiTheme="majorBidi" w:cstheme="majorBidi"/>
          <w:lang w:val="en-GB" w:bidi="he-IL"/>
          <w:rPrChange w:id="48" w:author="Maayan Dana Nir, Adv" w:date="2025-01-15T13:36:00Z" w16du:dateUtc="2025-01-15T11:36:00Z">
            <w:rPr>
              <w:ins w:id="49" w:author="Maayan Dana Nir, Adv" w:date="2025-01-15T13:32:00Z" w16du:dateUtc="2025-01-15T11:32:00Z"/>
              <w:rFonts w:asciiTheme="majorBidi" w:hAnsiTheme="majorBidi" w:cstheme="majorBidi"/>
              <w:sz w:val="22"/>
              <w:szCs w:val="22"/>
              <w:lang w:val="en-GB" w:bidi="he-IL"/>
            </w:rPr>
          </w:rPrChange>
        </w:rPr>
        <w:pPrChange w:id="50" w:author="Maayan Dana Nir, Adv" w:date="2025-01-15T13:34:00Z" w16du:dateUtc="2025-01-15T11:34:00Z">
          <w:pPr>
            <w:pStyle w:val="TableContents"/>
            <w:numPr>
              <w:ilvl w:val="1"/>
              <w:numId w:val="6"/>
            </w:numPr>
            <w:tabs>
              <w:tab w:val="left" w:pos="37"/>
              <w:tab w:val="left" w:pos="222"/>
            </w:tabs>
            <w:ind w:left="720" w:right="850" w:hanging="360"/>
            <w:jc w:val="both"/>
          </w:pPr>
        </w:pPrChange>
      </w:pPr>
      <w:ins w:id="51" w:author="Maayan Dana Nir, Adv" w:date="2025-01-15T13:32:00Z" w16du:dateUtc="2025-01-15T11:32:00Z">
        <w:r w:rsidRPr="0080132A">
          <w:rPr>
            <w:rFonts w:asciiTheme="majorBidi" w:hAnsiTheme="majorBidi" w:cstheme="majorBidi"/>
            <w:lang w:val="en-GB" w:bidi="he-IL"/>
            <w:rPrChange w:id="52" w:author="Maayan Dana Nir, Adv" w:date="2025-01-15T13:36:00Z" w16du:dateUtc="2025-01-15T11:36:00Z">
              <w:rPr>
                <w:rFonts w:asciiTheme="majorBidi" w:hAnsiTheme="majorBidi" w:cstheme="majorBidi"/>
                <w:sz w:val="22"/>
                <w:szCs w:val="22"/>
                <w:lang w:val="en-GB" w:bidi="he-IL"/>
              </w:rPr>
            </w:rPrChange>
          </w:rPr>
          <w:t xml:space="preserve"> </w:t>
        </w:r>
      </w:ins>
      <w:ins w:id="53" w:author="Maayan Dana Nir, Adv" w:date="2025-01-15T13:35:00Z" w16du:dateUtc="2025-01-15T11:35:00Z">
        <w:r w:rsidRPr="0080132A">
          <w:rPr>
            <w:rFonts w:asciiTheme="majorBidi" w:hAnsiTheme="majorBidi" w:cstheme="majorBidi"/>
            <w:lang w:val="en-GB" w:bidi="he-IL"/>
            <w:rPrChange w:id="54" w:author="Maayan Dana Nir, Adv" w:date="2025-01-15T13:36:00Z" w16du:dateUtc="2025-01-15T11:36:00Z">
              <w:rPr>
                <w:rFonts w:asciiTheme="majorBidi" w:hAnsiTheme="majorBidi" w:cstheme="majorBidi"/>
                <w:sz w:val="22"/>
                <w:szCs w:val="22"/>
                <w:lang w:val="en-GB" w:bidi="he-IL"/>
              </w:rPr>
            </w:rPrChange>
          </w:rPr>
          <w:t xml:space="preserve">2.5 </w:t>
        </w:r>
      </w:ins>
      <w:ins w:id="55" w:author="Maayan Dana Nir, Adv" w:date="2025-01-15T13:32:00Z" w16du:dateUtc="2025-01-15T11:32:00Z">
        <w:r w:rsidRPr="0080132A">
          <w:rPr>
            <w:rFonts w:asciiTheme="majorBidi" w:hAnsiTheme="majorBidi" w:cstheme="majorBidi"/>
            <w:lang w:val="en-GB" w:bidi="he-IL"/>
            <w:rPrChange w:id="56" w:author="Maayan Dana Nir, Adv" w:date="2025-01-15T13:36:00Z" w16du:dateUtc="2025-01-15T11:36:00Z">
              <w:rPr>
                <w:rFonts w:asciiTheme="majorBidi" w:hAnsiTheme="majorBidi" w:cstheme="majorBidi"/>
                <w:sz w:val="22"/>
                <w:szCs w:val="22"/>
                <w:lang w:val="en-GB" w:bidi="he-IL"/>
              </w:rPr>
            </w:rPrChange>
          </w:rPr>
          <w:t xml:space="preserve">The Parties shall commence the ownership transfer process, </w:t>
        </w:r>
        <w:del w:id="57" w:author="Matthew Levine" w:date="2025-01-15T15:56:00Z" w16du:dateUtc="2025-01-15T20:56:00Z">
          <w:r w:rsidRPr="0080132A" w:rsidDel="00D51463">
            <w:rPr>
              <w:rFonts w:asciiTheme="majorBidi" w:hAnsiTheme="majorBidi" w:cstheme="majorBidi"/>
              <w:lang w:val="en-GB" w:bidi="he-IL"/>
              <w:rPrChange w:id="58" w:author="Maayan Dana Nir, Adv" w:date="2025-01-15T13:36:00Z" w16du:dateUtc="2025-01-15T11:36:00Z">
                <w:rPr>
                  <w:rFonts w:asciiTheme="majorBidi" w:hAnsiTheme="majorBidi" w:cstheme="majorBidi"/>
                  <w:sz w:val="22"/>
                  <w:szCs w:val="22"/>
                  <w:lang w:val="en-GB" w:bidi="he-IL"/>
                </w:rPr>
              </w:rPrChange>
            </w:rPr>
            <w:delText>with</w:delText>
          </w:r>
        </w:del>
      </w:ins>
      <w:ins w:id="59" w:author="Matthew Levine" w:date="2025-01-15T15:56:00Z" w16du:dateUtc="2025-01-15T20:56:00Z">
        <w:r w:rsidR="00D51463">
          <w:rPr>
            <w:rFonts w:asciiTheme="majorBidi" w:hAnsiTheme="majorBidi" w:cstheme="majorBidi"/>
            <w:lang w:val="en-GB" w:bidi="he-IL"/>
          </w:rPr>
          <w:t>and</w:t>
        </w:r>
      </w:ins>
      <w:ins w:id="60" w:author="Maayan Dana Nir, Adv" w:date="2025-01-15T13:32:00Z" w16du:dateUtc="2025-01-15T11:32:00Z">
        <w:r w:rsidRPr="0080132A">
          <w:rPr>
            <w:rFonts w:asciiTheme="majorBidi" w:hAnsiTheme="majorBidi" w:cstheme="majorBidi"/>
            <w:lang w:val="en-GB" w:bidi="he-IL"/>
            <w:rPrChange w:id="61" w:author="Maayan Dana Nir, Adv" w:date="2025-01-15T13:36:00Z" w16du:dateUtc="2025-01-15T11:36:00Z">
              <w:rPr>
                <w:rFonts w:asciiTheme="majorBidi" w:hAnsiTheme="majorBidi" w:cstheme="majorBidi"/>
                <w:sz w:val="22"/>
                <w:szCs w:val="22"/>
                <w:lang w:val="en-GB" w:bidi="he-IL"/>
              </w:rPr>
            </w:rPrChange>
          </w:rPr>
          <w:t xml:space="preserve"> the </w:t>
        </w:r>
      </w:ins>
      <w:ins w:id="62" w:author="Maayan Dana Nir, Adv" w:date="2025-01-15T13:34:00Z" w16du:dateUtc="2025-01-15T11:34:00Z">
        <w:r w:rsidRPr="0080132A">
          <w:rPr>
            <w:rFonts w:asciiTheme="majorBidi" w:hAnsiTheme="majorBidi" w:cstheme="majorBidi"/>
            <w:lang w:val="en-GB" w:bidi="he-IL"/>
            <w:rPrChange w:id="63" w:author="Maayan Dana Nir, Adv" w:date="2025-01-15T13:36:00Z" w16du:dateUtc="2025-01-15T11:36:00Z">
              <w:rPr>
                <w:rFonts w:asciiTheme="majorBidi" w:hAnsiTheme="majorBidi" w:cstheme="majorBidi"/>
                <w:sz w:val="22"/>
                <w:szCs w:val="22"/>
                <w:lang w:val="en-GB" w:bidi="he-IL"/>
              </w:rPr>
            </w:rPrChange>
          </w:rPr>
          <w:t>Vendor</w:t>
        </w:r>
      </w:ins>
      <w:ins w:id="64" w:author="Maayan Dana Nir, Adv" w:date="2025-01-15T13:32:00Z" w16du:dateUtc="2025-01-15T11:32:00Z">
        <w:r w:rsidRPr="0080132A">
          <w:rPr>
            <w:rFonts w:asciiTheme="majorBidi" w:hAnsiTheme="majorBidi" w:cstheme="majorBidi"/>
            <w:lang w:val="en-GB" w:bidi="he-IL"/>
            <w:rPrChange w:id="65" w:author="Maayan Dana Nir, Adv" w:date="2025-01-15T13:36:00Z" w16du:dateUtc="2025-01-15T11:36:00Z">
              <w:rPr>
                <w:rFonts w:asciiTheme="majorBidi" w:hAnsiTheme="majorBidi" w:cstheme="majorBidi"/>
                <w:sz w:val="22"/>
                <w:szCs w:val="22"/>
                <w:lang w:val="en-GB" w:bidi="he-IL"/>
              </w:rPr>
            </w:rPrChange>
          </w:rPr>
          <w:t xml:space="preserve"> </w:t>
        </w:r>
        <w:del w:id="66" w:author="Matthew Levine" w:date="2025-01-15T15:56:00Z" w16du:dateUtc="2025-01-15T20:56:00Z">
          <w:r w:rsidRPr="0080132A" w:rsidDel="00D51463">
            <w:rPr>
              <w:rFonts w:asciiTheme="majorBidi" w:hAnsiTheme="majorBidi" w:cstheme="majorBidi"/>
              <w:lang w:val="en-GB" w:bidi="he-IL"/>
              <w:rPrChange w:id="67" w:author="Maayan Dana Nir, Adv" w:date="2025-01-15T13:36:00Z" w16du:dateUtc="2025-01-15T11:36:00Z">
                <w:rPr>
                  <w:rFonts w:asciiTheme="majorBidi" w:hAnsiTheme="majorBidi" w:cstheme="majorBidi"/>
                  <w:sz w:val="22"/>
                  <w:szCs w:val="22"/>
                  <w:lang w:val="en-GB" w:bidi="he-IL"/>
                </w:rPr>
              </w:rPrChange>
            </w:rPr>
            <w:delText>agreeing to</w:delText>
          </w:r>
        </w:del>
      </w:ins>
      <w:ins w:id="68" w:author="Matthew Levine" w:date="2025-01-15T15:56:00Z" w16du:dateUtc="2025-01-15T20:56:00Z">
        <w:r w:rsidR="00D51463">
          <w:rPr>
            <w:rFonts w:asciiTheme="majorBidi" w:hAnsiTheme="majorBidi" w:cstheme="majorBidi"/>
            <w:lang w:val="en-GB" w:bidi="he-IL"/>
          </w:rPr>
          <w:t>shall</w:t>
        </w:r>
      </w:ins>
      <w:ins w:id="69" w:author="Maayan Dana Nir, Adv" w:date="2025-01-15T13:32:00Z" w16du:dateUtc="2025-01-15T11:32:00Z">
        <w:r w:rsidRPr="0080132A">
          <w:rPr>
            <w:rFonts w:asciiTheme="majorBidi" w:hAnsiTheme="majorBidi" w:cstheme="majorBidi"/>
            <w:lang w:val="en-GB" w:bidi="he-IL"/>
            <w:rPrChange w:id="70" w:author="Maayan Dana Nir, Adv" w:date="2025-01-15T13:36:00Z" w16du:dateUtc="2025-01-15T11:36:00Z">
              <w:rPr>
                <w:rFonts w:asciiTheme="majorBidi" w:hAnsiTheme="majorBidi" w:cstheme="majorBidi"/>
                <w:sz w:val="22"/>
                <w:szCs w:val="22"/>
                <w:lang w:val="en-GB" w:bidi="he-IL"/>
              </w:rPr>
            </w:rPrChange>
          </w:rPr>
          <w:t xml:space="preserve"> submit the ownership transfer forms </w:t>
        </w:r>
      </w:ins>
      <w:ins w:id="71" w:author="Matthew Levine" w:date="2025-01-15T15:57:00Z" w16du:dateUtc="2025-01-15T20:57:00Z">
        <w:r w:rsidR="00D51463">
          <w:rPr>
            <w:rFonts w:asciiTheme="majorBidi" w:hAnsiTheme="majorBidi" w:cstheme="majorBidi"/>
            <w:lang w:val="en-GB" w:bidi="he-IL"/>
          </w:rPr>
          <w:t xml:space="preserve">prior to the Closing Date and in any event </w:t>
        </w:r>
      </w:ins>
      <w:ins w:id="72" w:author="Maayan Dana Nir, Adv" w:date="2025-01-15T13:32:00Z" w16du:dateUtc="2025-01-15T11:32:00Z">
        <w:r w:rsidRPr="0080132A">
          <w:rPr>
            <w:rFonts w:asciiTheme="majorBidi" w:hAnsiTheme="majorBidi" w:cstheme="majorBidi"/>
            <w:lang w:val="en-GB" w:bidi="he-IL"/>
            <w:rPrChange w:id="73" w:author="Maayan Dana Nir, Adv" w:date="2025-01-15T13:36:00Z" w16du:dateUtc="2025-01-15T11:36:00Z">
              <w:rPr>
                <w:rFonts w:asciiTheme="majorBidi" w:hAnsiTheme="majorBidi" w:cstheme="majorBidi"/>
                <w:sz w:val="22"/>
                <w:szCs w:val="22"/>
                <w:lang w:val="en-GB" w:bidi="he-IL"/>
              </w:rPr>
            </w:rPrChange>
          </w:rPr>
          <w:t xml:space="preserve">no later than January 31, 2025. The </w:t>
        </w:r>
      </w:ins>
      <w:ins w:id="74" w:author="Maayan Dana Nir, Adv" w:date="2025-01-15T13:34:00Z" w16du:dateUtc="2025-01-15T11:34:00Z">
        <w:del w:id="75" w:author="Matthew Levine" w:date="2025-01-15T15:57:00Z" w16du:dateUtc="2025-01-15T20:57:00Z">
          <w:r w:rsidRPr="0080132A" w:rsidDel="00D51463">
            <w:rPr>
              <w:rFonts w:asciiTheme="majorBidi" w:hAnsiTheme="majorBidi" w:cstheme="majorBidi"/>
              <w:lang w:val="en-GB" w:bidi="he-IL"/>
              <w:rPrChange w:id="76" w:author="Maayan Dana Nir, Adv" w:date="2025-01-15T13:36:00Z" w16du:dateUtc="2025-01-15T11:36:00Z">
                <w:rPr>
                  <w:rFonts w:asciiTheme="majorBidi" w:hAnsiTheme="majorBidi" w:cstheme="majorBidi"/>
                  <w:sz w:val="22"/>
                  <w:szCs w:val="22"/>
                  <w:lang w:val="en-GB" w:bidi="he-IL"/>
                </w:rPr>
              </w:rPrChange>
            </w:rPr>
            <w:delText>Vendor</w:delText>
          </w:r>
        </w:del>
      </w:ins>
      <w:ins w:id="77" w:author="Maayan Dana Nir, Adv" w:date="2025-01-15T13:32:00Z" w16du:dateUtc="2025-01-15T11:32:00Z">
        <w:del w:id="78" w:author="Matthew Levine" w:date="2025-01-15T15:57:00Z" w16du:dateUtc="2025-01-15T20:57:00Z">
          <w:r w:rsidRPr="0080132A" w:rsidDel="00D51463">
            <w:rPr>
              <w:rFonts w:asciiTheme="majorBidi" w:hAnsiTheme="majorBidi" w:cstheme="majorBidi"/>
              <w:lang w:val="en-GB" w:bidi="he-IL"/>
              <w:rPrChange w:id="79" w:author="Maayan Dana Nir, Adv" w:date="2025-01-15T13:36:00Z" w16du:dateUtc="2025-01-15T11:36:00Z">
                <w:rPr>
                  <w:rFonts w:asciiTheme="majorBidi" w:hAnsiTheme="majorBidi" w:cstheme="majorBidi"/>
                  <w:sz w:val="22"/>
                  <w:szCs w:val="22"/>
                  <w:lang w:val="en-GB" w:bidi="he-IL"/>
                </w:rPr>
              </w:rPrChange>
            </w:rPr>
            <w:delText xml:space="preserve">’s Share out of </w:delText>
          </w:r>
        </w:del>
      </w:ins>
      <w:ins w:id="80" w:author="Matthew Levine" w:date="2025-01-15T15:57:00Z" w16du:dateUtc="2025-01-15T20:57:00Z">
        <w:r w:rsidR="00D51463">
          <w:rPr>
            <w:rFonts w:asciiTheme="majorBidi" w:hAnsiTheme="majorBidi" w:cstheme="majorBidi"/>
            <w:lang w:val="en-GB" w:bidi="he-IL"/>
          </w:rPr>
          <w:t xml:space="preserve">Broker covenants that no portion of the </w:t>
        </w:r>
      </w:ins>
      <w:ins w:id="81" w:author="Maayan Dana Nir, Adv" w:date="2025-01-15T13:32:00Z" w16du:dateUtc="2025-01-15T11:32:00Z">
        <w:del w:id="82" w:author="Matthew Levine" w:date="2025-01-15T15:57:00Z" w16du:dateUtc="2025-01-15T20:57:00Z">
          <w:r w:rsidRPr="0080132A" w:rsidDel="00D51463">
            <w:rPr>
              <w:rFonts w:asciiTheme="majorBidi" w:hAnsiTheme="majorBidi" w:cstheme="majorBidi"/>
              <w:lang w:val="en-GB" w:bidi="he-IL"/>
              <w:rPrChange w:id="83" w:author="Maayan Dana Nir, Adv" w:date="2025-01-15T13:36:00Z" w16du:dateUtc="2025-01-15T11:36:00Z">
                <w:rPr>
                  <w:rFonts w:asciiTheme="majorBidi" w:hAnsiTheme="majorBidi" w:cstheme="majorBidi"/>
                  <w:sz w:val="22"/>
                  <w:szCs w:val="22"/>
                  <w:lang w:val="en-GB" w:bidi="he-IL"/>
                </w:rPr>
              </w:rPrChange>
            </w:rPr>
            <w:delText xml:space="preserve">the </w:delText>
          </w:r>
        </w:del>
        <w:r w:rsidRPr="0080132A">
          <w:rPr>
            <w:rFonts w:asciiTheme="majorBidi" w:hAnsiTheme="majorBidi" w:cstheme="majorBidi"/>
            <w:lang w:val="en-GB" w:bidi="he-IL"/>
            <w:rPrChange w:id="84" w:author="Maayan Dana Nir, Adv" w:date="2025-01-15T13:36:00Z" w16du:dateUtc="2025-01-15T11:36:00Z">
              <w:rPr>
                <w:rFonts w:asciiTheme="majorBidi" w:hAnsiTheme="majorBidi" w:cstheme="majorBidi"/>
                <w:sz w:val="22"/>
                <w:szCs w:val="22"/>
                <w:lang w:val="en-GB" w:bidi="he-IL"/>
              </w:rPr>
            </w:rPrChange>
          </w:rPr>
          <w:t>Purchase</w:t>
        </w:r>
      </w:ins>
      <w:ins w:id="85" w:author="Matthew Levine" w:date="2025-01-15T15:58:00Z" w16du:dateUtc="2025-01-15T20:58:00Z">
        <w:r w:rsidR="00D51463">
          <w:rPr>
            <w:rFonts w:asciiTheme="majorBidi" w:hAnsiTheme="majorBidi" w:cstheme="majorBidi"/>
            <w:lang w:val="en-GB" w:bidi="he-IL"/>
          </w:rPr>
          <w:t xml:space="preserve"> Price </w:t>
        </w:r>
      </w:ins>
      <w:ins w:id="86" w:author="Maayan Dana Nir, Adv" w:date="2025-01-15T13:32:00Z" w16du:dateUtc="2025-01-15T11:32:00Z">
        <w:del w:id="87" w:author="Matthew Levine" w:date="2025-01-15T15:58:00Z" w16du:dateUtc="2025-01-15T20:58:00Z">
          <w:r w:rsidRPr="0080132A" w:rsidDel="00D51463">
            <w:rPr>
              <w:rFonts w:asciiTheme="majorBidi" w:hAnsiTheme="majorBidi" w:cstheme="majorBidi"/>
              <w:lang w:val="en-GB" w:bidi="he-IL"/>
              <w:rPrChange w:id="88" w:author="Maayan Dana Nir, Adv" w:date="2025-01-15T13:36:00Z" w16du:dateUtc="2025-01-15T11:36:00Z">
                <w:rPr>
                  <w:rFonts w:asciiTheme="majorBidi" w:hAnsiTheme="majorBidi" w:cstheme="majorBidi"/>
                  <w:sz w:val="22"/>
                  <w:szCs w:val="22"/>
                  <w:lang w:val="en-GB" w:bidi="he-IL"/>
                </w:rPr>
              </w:rPrChange>
            </w:rPr>
            <w:delText xml:space="preserve"> amount </w:delText>
          </w:r>
        </w:del>
        <w:r w:rsidRPr="0080132A">
          <w:rPr>
            <w:rFonts w:asciiTheme="majorBidi" w:hAnsiTheme="majorBidi" w:cstheme="majorBidi"/>
            <w:lang w:val="en-GB" w:bidi="he-IL"/>
            <w:rPrChange w:id="89" w:author="Maayan Dana Nir, Adv" w:date="2025-01-15T13:36:00Z" w16du:dateUtc="2025-01-15T11:36:00Z">
              <w:rPr>
                <w:rFonts w:asciiTheme="majorBidi" w:hAnsiTheme="majorBidi" w:cstheme="majorBidi"/>
                <w:sz w:val="22"/>
                <w:szCs w:val="22"/>
                <w:lang w:val="en-GB" w:bidi="he-IL"/>
              </w:rPr>
            </w:rPrChange>
          </w:rPr>
          <w:t xml:space="preserve">shall be released by the </w:t>
        </w:r>
      </w:ins>
      <w:ins w:id="90" w:author="Maayan Dana Nir, Adv" w:date="2025-01-15T13:34:00Z" w16du:dateUtc="2025-01-15T11:34:00Z">
        <w:r w:rsidRPr="0080132A">
          <w:rPr>
            <w:rFonts w:asciiTheme="majorBidi" w:hAnsiTheme="majorBidi" w:cstheme="majorBidi"/>
            <w:lang w:val="en-GB" w:bidi="he-IL"/>
            <w:rPrChange w:id="91" w:author="Maayan Dana Nir, Adv" w:date="2025-01-15T13:36:00Z" w16du:dateUtc="2025-01-15T11:36:00Z">
              <w:rPr>
                <w:rFonts w:asciiTheme="majorBidi" w:hAnsiTheme="majorBidi" w:cstheme="majorBidi"/>
                <w:sz w:val="22"/>
                <w:szCs w:val="22"/>
                <w:lang w:val="en-GB" w:bidi="he-IL"/>
              </w:rPr>
            </w:rPrChange>
          </w:rPr>
          <w:t>Broker</w:t>
        </w:r>
      </w:ins>
      <w:ins w:id="92" w:author="Maayan Dana Nir, Adv" w:date="2025-01-15T13:32:00Z" w16du:dateUtc="2025-01-15T11:32:00Z">
        <w:r w:rsidRPr="0080132A">
          <w:rPr>
            <w:rFonts w:asciiTheme="majorBidi" w:hAnsiTheme="majorBidi" w:cstheme="majorBidi"/>
            <w:lang w:val="en-GB" w:bidi="he-IL"/>
            <w:rPrChange w:id="93" w:author="Maayan Dana Nir, Adv" w:date="2025-01-15T13:36:00Z" w16du:dateUtc="2025-01-15T11:36:00Z">
              <w:rPr>
                <w:rFonts w:asciiTheme="majorBidi" w:hAnsiTheme="majorBidi" w:cstheme="majorBidi"/>
                <w:sz w:val="22"/>
                <w:szCs w:val="22"/>
                <w:lang w:val="en-GB" w:bidi="he-IL"/>
              </w:rPr>
            </w:rPrChange>
          </w:rPr>
          <w:t xml:space="preserve"> to the </w:t>
        </w:r>
      </w:ins>
      <w:ins w:id="94" w:author="Maayan Dana Nir, Adv" w:date="2025-01-15T13:34:00Z" w16du:dateUtc="2025-01-15T11:34:00Z">
        <w:r w:rsidRPr="0080132A">
          <w:rPr>
            <w:rFonts w:asciiTheme="majorBidi" w:hAnsiTheme="majorBidi" w:cstheme="majorBidi"/>
            <w:lang w:val="en-GB" w:bidi="he-IL"/>
            <w:rPrChange w:id="95" w:author="Maayan Dana Nir, Adv" w:date="2025-01-15T13:36:00Z" w16du:dateUtc="2025-01-15T11:36:00Z">
              <w:rPr>
                <w:rFonts w:asciiTheme="majorBidi" w:hAnsiTheme="majorBidi" w:cstheme="majorBidi"/>
                <w:sz w:val="22"/>
                <w:szCs w:val="22"/>
                <w:lang w:val="en-GB" w:bidi="he-IL"/>
              </w:rPr>
            </w:rPrChange>
          </w:rPr>
          <w:t>Vendor</w:t>
        </w:r>
      </w:ins>
      <w:ins w:id="96" w:author="Matthew Levine" w:date="2025-01-15T15:58:00Z" w16du:dateUtc="2025-01-15T20:58:00Z">
        <w:r w:rsidR="00D51463">
          <w:rPr>
            <w:rFonts w:asciiTheme="majorBidi" w:hAnsiTheme="majorBidi" w:cstheme="majorBidi"/>
            <w:lang w:val="en-GB" w:bidi="he-IL"/>
          </w:rPr>
          <w:t xml:space="preserve"> other than </w:t>
        </w:r>
      </w:ins>
      <w:ins w:id="97" w:author="Maayan Dana Nir, Adv" w:date="2025-01-15T13:32:00Z" w16du:dateUtc="2025-01-15T11:32:00Z">
        <w:del w:id="98" w:author="Matthew Levine" w:date="2025-01-15T15:58:00Z" w16du:dateUtc="2025-01-15T20:58:00Z">
          <w:r w:rsidRPr="0080132A" w:rsidDel="00D51463">
            <w:rPr>
              <w:rFonts w:asciiTheme="majorBidi" w:hAnsiTheme="majorBidi" w:cstheme="majorBidi"/>
              <w:lang w:val="en-GB" w:bidi="he-IL"/>
              <w:rPrChange w:id="99" w:author="Maayan Dana Nir, Adv" w:date="2025-01-15T13:36:00Z" w16du:dateUtc="2025-01-15T11:36:00Z">
                <w:rPr>
                  <w:rFonts w:asciiTheme="majorBidi" w:hAnsiTheme="majorBidi" w:cstheme="majorBidi"/>
                  <w:sz w:val="22"/>
                  <w:szCs w:val="22"/>
                  <w:lang w:val="en-GB" w:bidi="he-IL"/>
                </w:rPr>
              </w:rPrChange>
            </w:rPr>
            <w:delText xml:space="preserve">’s designated account </w:delText>
          </w:r>
        </w:del>
        <w:r w:rsidRPr="0080132A">
          <w:rPr>
            <w:rFonts w:asciiTheme="majorBidi" w:hAnsiTheme="majorBidi" w:cstheme="majorBidi"/>
            <w:lang w:val="en-GB" w:bidi="he-IL"/>
            <w:rPrChange w:id="100" w:author="Maayan Dana Nir, Adv" w:date="2025-01-15T13:36:00Z" w16du:dateUtc="2025-01-15T11:36:00Z">
              <w:rPr>
                <w:rFonts w:asciiTheme="majorBidi" w:hAnsiTheme="majorBidi" w:cstheme="majorBidi"/>
                <w:sz w:val="22"/>
                <w:szCs w:val="22"/>
                <w:lang w:val="en-GB" w:bidi="he-IL"/>
              </w:rPr>
            </w:rPrChange>
          </w:rPr>
          <w:t xml:space="preserve">upon </w:t>
        </w:r>
      </w:ins>
      <w:ins w:id="101" w:author="Matthew Levine" w:date="2025-01-15T15:58:00Z" w16du:dateUtc="2025-01-15T20:58:00Z">
        <w:r w:rsidR="00D51463">
          <w:rPr>
            <w:rFonts w:asciiTheme="majorBidi" w:hAnsiTheme="majorBidi" w:cstheme="majorBidi"/>
            <w:lang w:val="en-GB" w:bidi="he-IL"/>
          </w:rPr>
          <w:t xml:space="preserve">strict </w:t>
        </w:r>
      </w:ins>
      <w:ins w:id="102" w:author="Maayan Dana Nir, Adv" w:date="2025-01-15T13:32:00Z" w16du:dateUtc="2025-01-15T11:32:00Z">
        <w:r w:rsidRPr="0080132A">
          <w:rPr>
            <w:rFonts w:asciiTheme="majorBidi" w:hAnsiTheme="majorBidi" w:cstheme="majorBidi"/>
            <w:lang w:val="en-GB" w:bidi="he-IL"/>
            <w:rPrChange w:id="103" w:author="Maayan Dana Nir, Adv" w:date="2025-01-15T13:36:00Z" w16du:dateUtc="2025-01-15T11:36:00Z">
              <w:rPr>
                <w:rFonts w:asciiTheme="majorBidi" w:hAnsiTheme="majorBidi" w:cstheme="majorBidi"/>
                <w:sz w:val="22"/>
                <w:szCs w:val="22"/>
                <w:lang w:val="en-GB" w:bidi="he-IL"/>
              </w:rPr>
            </w:rPrChange>
          </w:rPr>
          <w:t>fulfilment of the following conditions</w:t>
        </w:r>
      </w:ins>
      <w:ins w:id="104" w:author="Matthew Levine" w:date="2025-01-15T15:58:00Z" w16du:dateUtc="2025-01-15T20:58:00Z">
        <w:r w:rsidR="00D51463">
          <w:rPr>
            <w:rFonts w:asciiTheme="majorBidi" w:hAnsiTheme="majorBidi" w:cstheme="majorBidi"/>
            <w:lang w:val="en-GB" w:bidi="he-IL"/>
          </w:rPr>
          <w:t xml:space="preserve"> and the terms of this Agreement</w:t>
        </w:r>
      </w:ins>
      <w:ins w:id="105" w:author="Maayan Dana Nir, Adv" w:date="2025-01-15T13:32:00Z" w16du:dateUtc="2025-01-15T11:32:00Z">
        <w:r w:rsidRPr="0080132A">
          <w:rPr>
            <w:rFonts w:asciiTheme="majorBidi" w:hAnsiTheme="majorBidi" w:cstheme="majorBidi"/>
            <w:lang w:val="en-GB" w:bidi="he-IL"/>
            <w:rPrChange w:id="106" w:author="Maayan Dana Nir, Adv" w:date="2025-01-15T13:36:00Z" w16du:dateUtc="2025-01-15T11:36:00Z">
              <w:rPr>
                <w:rFonts w:asciiTheme="majorBidi" w:hAnsiTheme="majorBidi" w:cstheme="majorBidi"/>
                <w:sz w:val="22"/>
                <w:szCs w:val="22"/>
                <w:lang w:val="en-GB" w:bidi="he-IL"/>
              </w:rPr>
            </w:rPrChange>
          </w:rPr>
          <w:t>: a. Receipt by the Purchaser of the share transfer certificate confirming the change of ownership in the Company; b. Receipt of the Notice of Change, as endorsed by the applicable regulatory authority.</w:t>
        </w:r>
      </w:ins>
    </w:p>
    <w:p w14:paraId="2581B041" w14:textId="77777777" w:rsidR="0080132A" w:rsidRPr="0080132A" w:rsidRDefault="0080132A" w:rsidP="006932E0">
      <w:pPr>
        <w:spacing w:before="120" w:line="300" w:lineRule="atLeast"/>
        <w:ind w:left="720" w:firstLine="720"/>
        <w:jc w:val="both"/>
        <w:rPr>
          <w:rFonts w:eastAsia="Arial"/>
          <w:color w:val="000000"/>
          <w:lang w:val="en-GB"/>
          <w:rPrChange w:id="107" w:author="Maayan Dana Nir, Adv" w:date="2025-01-15T13:32:00Z" w16du:dateUtc="2025-01-15T11:32:00Z">
            <w:rPr>
              <w:rFonts w:eastAsia="Arial"/>
              <w:color w:val="000000"/>
            </w:rPr>
          </w:rPrChange>
        </w:rPr>
      </w:pPr>
    </w:p>
    <w:p w14:paraId="04AC61B6" w14:textId="47494D33" w:rsidR="00EE341D" w:rsidDel="007B7F35" w:rsidRDefault="006932E0" w:rsidP="006932E0">
      <w:pPr>
        <w:spacing w:before="120" w:line="300" w:lineRule="atLeast"/>
        <w:ind w:left="720" w:firstLine="720"/>
        <w:jc w:val="both"/>
        <w:rPr>
          <w:del w:id="108" w:author="Maayan Dana Nir, Adv" w:date="2025-01-15T13:22:00Z" w16du:dateUtc="2025-01-15T11:22:00Z"/>
          <w:rFonts w:eastAsia="Arial"/>
          <w:color w:val="000000"/>
        </w:rPr>
      </w:pPr>
      <w:del w:id="109" w:author="Maayan Dana Nir, Adv" w:date="2025-01-15T13:22:00Z" w16du:dateUtc="2025-01-15T11:22:00Z">
        <w:r w:rsidDel="007B7F35">
          <w:rPr>
            <w:rFonts w:eastAsia="Arial"/>
            <w:color w:val="000000"/>
          </w:rPr>
          <w:delText xml:space="preserve">2.2.3 </w:delText>
        </w:r>
        <w:r w:rsidR="00EE341D" w:rsidDel="007B7F35">
          <w:rPr>
            <w:rFonts w:eastAsia="Arial"/>
            <w:color w:val="000000"/>
          </w:rPr>
          <w:delText xml:space="preserve"> </w:delText>
        </w:r>
        <w:r w:rsidR="00303FD2" w:rsidDel="007B7F35">
          <w:rPr>
            <w:rFonts w:eastAsia="Arial"/>
            <w:color w:val="000000"/>
          </w:rPr>
          <w:delText>[</w:delText>
        </w:r>
        <w:r w:rsidR="00DA7305" w:rsidDel="007B7F35">
          <w:rPr>
            <w:rFonts w:eastAsia="Arial"/>
            <w:color w:val="000000"/>
          </w:rPr>
          <w:delText>10</w:delText>
        </w:r>
        <w:r w:rsidR="00303FD2" w:rsidDel="007B7F35">
          <w:rPr>
            <w:rFonts w:eastAsia="Arial"/>
            <w:color w:val="000000"/>
          </w:rPr>
          <w:delText>,000] [</w:delText>
        </w:r>
        <w:r w:rsidR="00DA7305" w:rsidDel="007B7F35">
          <w:rPr>
            <w:rFonts w:eastAsia="Arial"/>
            <w:color w:val="000000"/>
          </w:rPr>
          <w:delText>Euro</w:delText>
        </w:r>
        <w:r w:rsidR="00303FD2" w:rsidDel="007B7F35">
          <w:rPr>
            <w:rFonts w:eastAsia="Arial"/>
            <w:color w:val="000000"/>
          </w:rPr>
          <w:delText>] in trust to the Purchaser’s solicitor upon the Closing Date (“Third Tranche”)</w:delText>
        </w:r>
        <w:r w:rsidR="00351C43" w:rsidDel="007B7F35">
          <w:rPr>
            <w:rFonts w:eastAsia="Arial"/>
            <w:color w:val="000000"/>
          </w:rPr>
          <w:delText>.</w:delText>
        </w:r>
      </w:del>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77A07129"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6FBFAA00"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ins w:id="110" w:author="Maayan Dana Nir, Adv" w:date="2025-01-15T13:36:00Z" w16du:dateUtc="2025-01-15T11:36:00Z">
        <w:r w:rsidR="0080132A">
          <w:rPr>
            <w:rFonts w:eastAsia="Arial"/>
            <w:color w:val="000000"/>
          </w:rPr>
          <w:t xml:space="preserve">clause </w:t>
        </w:r>
      </w:ins>
      <w:ins w:id="111" w:author="Maayan Dana Nir, Adv" w:date="2025-01-15T13:37:00Z" w16du:dateUtc="2025-01-15T11:37:00Z">
        <w:r w:rsidR="0080132A">
          <w:rPr>
            <w:rFonts w:eastAsia="Arial"/>
            <w:color w:val="000000"/>
          </w:rPr>
          <w:t xml:space="preserve">2.5 to </w:t>
        </w:r>
      </w:ins>
      <w:r w:rsidR="00BF1BDB">
        <w:rPr>
          <w:rFonts w:eastAsia="Arial"/>
          <w:color w:val="000000"/>
        </w:rPr>
        <w:t>this Agreement</w:t>
      </w:r>
      <w:ins w:id="112" w:author="Matthew Levine" w:date="2025-01-15T15:53:00Z" w16du:dateUtc="2025-01-15T20:53:00Z">
        <w:r w:rsidR="00D51463">
          <w:rPr>
            <w:rFonts w:eastAsia="Arial"/>
            <w:color w:val="000000"/>
          </w:rPr>
          <w:t xml:space="preserve"> and all post-closing obligations</w:t>
        </w:r>
      </w:ins>
      <w:r w:rsidR="00BF1BDB">
        <w:rPr>
          <w:rFonts w:eastAsia="Arial"/>
          <w:color w:val="000000"/>
        </w:rPr>
        <w:t xml:space="preserve">, </w:t>
      </w:r>
      <w:ins w:id="113" w:author="Matthew Levine" w:date="2025-01-15T15:54:00Z" w16du:dateUtc="2025-01-15T20:54:00Z">
        <w:r w:rsidR="00D51463">
          <w:rPr>
            <w:rFonts w:eastAsia="Arial"/>
            <w:color w:val="000000"/>
          </w:rPr>
          <w:t>immediately upon</w:t>
        </w:r>
      </w:ins>
      <w:del w:id="114" w:author="Matthew Levine" w:date="2025-01-15T15:54:00Z" w16du:dateUtc="2025-01-15T20:54:00Z">
        <w:r w:rsidR="00BF1BDB" w:rsidDel="00D51463">
          <w:rPr>
            <w:rFonts w:eastAsia="Arial"/>
            <w:color w:val="000000"/>
          </w:rPr>
          <w:delText>on</w:delText>
        </w:r>
      </w:del>
      <w:r w:rsidR="00BF1BDB">
        <w:rPr>
          <w:rFonts w:eastAsia="Arial"/>
          <w:color w:val="000000"/>
        </w:rPr>
        <w:t xml:space="preserve"> </w:t>
      </w:r>
      <w:del w:id="115" w:author="Matthew Levine" w:date="2025-01-15T15:54:00Z" w16du:dateUtc="2025-01-15T20:54:00Z">
        <w:r w:rsidR="00BF1BDB" w:rsidDel="00D51463">
          <w:rPr>
            <w:rFonts w:eastAsia="Arial"/>
            <w:color w:val="000000"/>
          </w:rPr>
          <w:delText xml:space="preserve">the </w:delText>
        </w:r>
      </w:del>
      <w:r w:rsidR="00BF1BDB">
        <w:rPr>
          <w:rFonts w:eastAsia="Arial"/>
          <w:color w:val="000000"/>
        </w:rPr>
        <w:t>Closing</w:t>
      </w:r>
      <w:del w:id="116" w:author="Matthew Levine" w:date="2025-01-15T15:54:00Z" w16du:dateUtc="2025-01-15T20:54:00Z">
        <w:r w:rsidR="00BF1BDB" w:rsidDel="00D51463">
          <w:rPr>
            <w:rFonts w:eastAsia="Arial"/>
            <w:color w:val="000000"/>
          </w:rPr>
          <w:delText xml:space="preserve"> Date</w:delText>
        </w:r>
      </w:del>
      <w:r w:rsidR="00BF1BDB">
        <w:rPr>
          <w:rFonts w:eastAsia="Arial"/>
          <w:color w:val="000000"/>
        </w:rPr>
        <w:t xml:space="preserve">; </w:t>
      </w:r>
    </w:p>
    <w:p w14:paraId="2BB184FB" w14:textId="4806162E" w:rsidR="004824AA" w:rsidDel="007B7F35" w:rsidRDefault="006932E0" w:rsidP="00FC0716">
      <w:pPr>
        <w:spacing w:before="120" w:line="300" w:lineRule="atLeast"/>
        <w:ind w:left="720" w:firstLine="720"/>
        <w:jc w:val="both"/>
        <w:rPr>
          <w:del w:id="117" w:author="Maayan Dana Nir, Adv" w:date="2025-01-15T13:24:00Z" w16du:dateUtc="2025-01-15T11:24:00Z"/>
          <w:rFonts w:eastAsia="Arial"/>
          <w:color w:val="000000"/>
        </w:rPr>
      </w:pPr>
      <w:del w:id="118" w:author="Maayan Dana Nir, Adv" w:date="2025-01-15T13:24:00Z" w16du:dateUtc="2025-01-15T11:24:00Z">
        <w:r w:rsidDel="007B7F35">
          <w:rPr>
            <w:rFonts w:eastAsia="Arial"/>
            <w:color w:val="000000"/>
          </w:rPr>
          <w:delText xml:space="preserve">3.1.3 </w:delText>
        </w:r>
        <w:r w:rsidR="00196368" w:rsidDel="007B7F35">
          <w:rPr>
            <w:rFonts w:eastAsia="Arial"/>
            <w:color w:val="000000"/>
          </w:rPr>
          <w:delText>Payment of the Third Tranche</w:delText>
        </w:r>
        <w:r w:rsidR="00196368" w:rsidRPr="00BF1BDB" w:rsidDel="007B7F35">
          <w:rPr>
            <w:rFonts w:eastAsia="Arial"/>
            <w:color w:val="000000"/>
          </w:rPr>
          <w:delText xml:space="preserve"> </w:delText>
        </w:r>
        <w:r w:rsidR="00196368" w:rsidDel="007B7F35">
          <w:rPr>
            <w:rFonts w:eastAsia="Arial"/>
            <w:color w:val="000000"/>
          </w:rPr>
          <w:delText xml:space="preserve">to the Broker, subject to the terms and conditions of this Agreement upon </w:delText>
        </w:r>
        <w:r w:rsidR="00FC0716" w:rsidDel="007B7F35">
          <w:rPr>
            <w:rFonts w:eastAsia="Arial"/>
            <w:color w:val="000000"/>
          </w:rPr>
          <w:delText>satisfaction of the post-closing obligations.</w:delText>
        </w:r>
      </w:del>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proofErr w:type="gramStart"/>
      <w:r w:rsidR="006E7AA7">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C0A1C9D" w:rsidR="0017795B" w:rsidRDefault="001C10A7" w:rsidP="001C10A7">
      <w:pPr>
        <w:spacing w:before="120" w:line="300" w:lineRule="atLeast"/>
        <w:ind w:left="1440" w:firstLine="720"/>
        <w:jc w:val="both"/>
        <w:rPr>
          <w:rFonts w:eastAsia="Arial"/>
          <w:color w:val="000000"/>
        </w:rPr>
      </w:pPr>
      <w:proofErr w:type="spellStart"/>
      <w:r>
        <w:rPr>
          <w:rFonts w:eastAsia="Arial"/>
          <w:color w:val="000000"/>
        </w:rPr>
        <w:t>i</w:t>
      </w:r>
      <w:proofErr w:type="spellEnd"/>
      <w:r>
        <w:rPr>
          <w:rFonts w:eastAsia="Arial"/>
          <w:color w:val="000000"/>
        </w:rPr>
        <w:t xml:space="preserve">)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proofErr w:type="gramStart"/>
      <w:r w:rsidRPr="00260FBB">
        <w:rPr>
          <w:rFonts w:eastAsia="Arial"/>
          <w:color w:val="000000"/>
        </w:rPr>
        <w:t>Purchaser</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DD2BDD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del w:id="119" w:author="Maayan Dana Nir, Adv" w:date="2025-01-15T13:29:00Z" w16du:dateUtc="2025-01-15T11:29:00Z">
        <w:r w:rsidR="00594981" w:rsidDel="007B7F35">
          <w:rPr>
            <w:rFonts w:eastAsia="Arial"/>
            <w:color w:val="000000"/>
          </w:rPr>
          <w:delText xml:space="preserve">[and the Broker] each </w:delText>
        </w:r>
      </w:del>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68E7BBB3"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del w:id="120" w:author="Maayan Dana Nir, Adv" w:date="2025-01-15T13:28:00Z" w16du:dateUtc="2025-01-15T11:28:00Z">
        <w:r w:rsidRPr="007B456D" w:rsidDel="007B7F35">
          <w:rPr>
            <w:rFonts w:eastAsia="Arial"/>
            <w:strike/>
            <w:color w:val="000000"/>
          </w:rPr>
          <w:delText>for an aggregate purchase price of $[amount]</w:delText>
        </w:r>
        <w:r w:rsidRPr="00260FBB" w:rsidDel="007B7F35">
          <w:rPr>
            <w:rFonts w:eastAsia="Arial"/>
            <w:color w:val="000000"/>
          </w:rPr>
          <w:delText xml:space="preserve"> </w:delText>
        </w:r>
      </w:del>
      <w:r w:rsidRPr="00260FBB">
        <w:rPr>
          <w:rFonts w:eastAsia="Arial"/>
          <w:color w:val="000000"/>
        </w:rPr>
        <w:t>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56ACCC2D" w:rsidR="0017795B" w:rsidDel="00F1251C" w:rsidRDefault="00155E74" w:rsidP="00122855">
      <w:pPr>
        <w:spacing w:before="120" w:line="300" w:lineRule="atLeast"/>
        <w:ind w:left="720"/>
        <w:jc w:val="both"/>
        <w:rPr>
          <w:del w:id="121" w:author="Maayan Dana Nir, Adv" w:date="2025-01-15T13:40:00Z" w16du:dateUtc="2025-01-15T11:40:00Z"/>
          <w:rFonts w:eastAsia="Arial"/>
          <w:color w:val="000000"/>
        </w:rPr>
      </w:pPr>
      <w:del w:id="122" w:author="Maayan Dana Nir, Adv" w:date="2025-01-15T13:40:00Z" w16du:dateUtc="2025-01-15T11:40:00Z">
        <w:r w:rsidDel="00F1251C">
          <w:rPr>
            <w:rFonts w:eastAsia="Arial"/>
            <w:color w:val="000000"/>
          </w:rPr>
          <w:delText>6</w:delText>
        </w:r>
        <w:r w:rsidRPr="00260FBB" w:rsidDel="00F1251C">
          <w:rPr>
            <w:rFonts w:eastAsia="Arial"/>
            <w:color w:val="000000"/>
          </w:rPr>
          <w:delText>.</w:delText>
        </w:r>
        <w:r w:rsidR="00BD25E7" w:rsidDel="00F1251C">
          <w:rPr>
            <w:rFonts w:eastAsia="Arial"/>
            <w:color w:val="000000"/>
          </w:rPr>
          <w:delText>4</w:delText>
        </w:r>
        <w:r w:rsidRPr="00260FBB" w:rsidDel="00F1251C">
          <w:rPr>
            <w:rFonts w:eastAsia="Arial"/>
            <w:color w:val="000000"/>
          </w:rPr>
          <w:delText xml:space="preserve"> At closing, </w:delText>
        </w:r>
        <w:r w:rsidDel="00F1251C">
          <w:rPr>
            <w:rFonts w:eastAsia="Arial"/>
            <w:color w:val="000000"/>
          </w:rPr>
          <w:delText>the Broker</w:delText>
        </w:r>
        <w:r w:rsidRPr="00260FBB" w:rsidDel="00F1251C">
          <w:rPr>
            <w:rFonts w:eastAsia="Arial"/>
            <w:color w:val="000000"/>
          </w:rPr>
          <w:delText xml:space="preserve"> will notify the Purchaser in writing of the name of </w:delText>
        </w:r>
        <w:r w:rsidDel="00F1251C">
          <w:rPr>
            <w:rFonts w:eastAsia="Arial"/>
            <w:color w:val="000000"/>
          </w:rPr>
          <w:delText>Broker</w:delText>
        </w:r>
        <w:r w:rsidRPr="00260FBB" w:rsidDel="00F1251C">
          <w:rPr>
            <w:rFonts w:eastAsia="Arial"/>
            <w:color w:val="000000"/>
          </w:rPr>
          <w:delText xml:space="preserve">’s employee </w:delText>
        </w:r>
        <w:r w:rsidDel="00F1251C">
          <w:rPr>
            <w:rFonts w:eastAsia="Arial"/>
            <w:color w:val="000000"/>
          </w:rPr>
          <w:delText xml:space="preserve">or agent </w:delText>
        </w:r>
        <w:r w:rsidRPr="00260FBB" w:rsidDel="00F1251C">
          <w:rPr>
            <w:rFonts w:eastAsia="Arial"/>
            <w:color w:val="000000"/>
          </w:rPr>
          <w:delText>who will be the Purchaser’s contact for any warranty claims or other matters regarding the Corporation.</w:delText>
        </w:r>
      </w:del>
    </w:p>
    <w:p w14:paraId="4BA4A390" w14:textId="52EB01FB"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r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lastRenderedPageBreak/>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42730413"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del w:id="123" w:author="Maayan Dana Nir, Adv" w:date="2025-01-15T13:42:00Z" w16du:dateUtc="2025-01-15T11:42:00Z">
        <w:r w:rsidDel="00531350">
          <w:delText xml:space="preserve">Broker </w:delText>
        </w:r>
      </w:del>
      <w:ins w:id="124" w:author="Maayan Dana Nir, Adv" w:date="2025-01-15T13:42:00Z" w16du:dateUtc="2025-01-15T11:42:00Z">
        <w:r w:rsidR="00531350">
          <w:t xml:space="preserve">Vendor </w:t>
        </w:r>
      </w:ins>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w:t>
      </w:r>
      <w:proofErr w:type="spellStart"/>
      <w:r w:rsidR="00CF16EF" w:rsidRPr="00CF16EF">
        <w:rPr>
          <w:rFonts w:eastAsia="Arial"/>
          <w:color w:val="000000"/>
        </w:rPr>
        <w:t>i</w:t>
      </w:r>
      <w:proofErr w:type="spellEnd"/>
      <w:r w:rsidR="00CF16EF" w:rsidRPr="00CF16EF">
        <w:rPr>
          <w:rFonts w:eastAsia="Arial"/>
          <w:color w:val="000000"/>
        </w:rPr>
        <w:t xml:space="preserve">)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 xml:space="preserve">xcept for the fees and expenses of [the Broker] which shall be the sole responsibility of the Vendor, there are no claims for brokerage commissions, </w:t>
      </w:r>
      <w:r w:rsidR="002B4169" w:rsidRPr="002B4169">
        <w:rPr>
          <w:color w:val="212121"/>
          <w:bdr w:val="none" w:sz="0" w:space="0" w:color="auto" w:frame="1"/>
        </w:rPr>
        <w:lastRenderedPageBreak/>
        <w:t>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proofErr w:type="spellStart"/>
      <w:r>
        <w:rPr>
          <w:rFonts w:eastAsia="Arial"/>
          <w:color w:val="000000"/>
        </w:rPr>
        <w:t>ClearSky</w:t>
      </w:r>
      <w:proofErr w:type="spellEnd"/>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proofErr w:type="spellStart"/>
      <w:r>
        <w:rPr>
          <w:rFonts w:eastAsia="Arial"/>
          <w:color w:val="000000"/>
        </w:rPr>
        <w:t>Herinder</w:t>
      </w:r>
      <w:proofErr w:type="spellEnd"/>
      <w:r>
        <w:rPr>
          <w:rFonts w:eastAsia="Arial"/>
          <w:color w:val="000000"/>
        </w:rPr>
        <w:t xml:space="preserve">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290E4BB4" w14:textId="77777777" w:rsidR="00DA7305" w:rsidRDefault="00DA7305">
      <w:pPr>
        <w:spacing w:before="200" w:line="300" w:lineRule="atLeast"/>
        <w:ind w:left="360"/>
        <w:jc w:val="both"/>
        <w:rPr>
          <w:rFonts w:eastAsia="Arial"/>
          <w:color w:val="000000"/>
        </w:rPr>
      </w:pPr>
    </w:p>
    <w:p w14:paraId="3882DC49" w14:textId="77777777" w:rsidR="00DA7305" w:rsidRDefault="00DA7305">
      <w:pPr>
        <w:spacing w:before="200" w:line="300" w:lineRule="atLeast"/>
        <w:ind w:left="360"/>
        <w:jc w:val="both"/>
        <w:sectPr w:rsidR="00DA7305">
          <w:headerReference w:type="even" r:id="rId11"/>
          <w:headerReference w:type="default" r:id="rId12"/>
          <w:footerReference w:type="even" r:id="rId13"/>
          <w:footerReference w:type="default" r:id="rId14"/>
          <w:footerReference w:type="first" r:id="rId15"/>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Default="00DA7305" w:rsidP="00DA7305">
      <w:pPr>
        <w:spacing w:before="200" w:line="300" w:lineRule="atLeast"/>
        <w:ind w:left="360"/>
        <w:jc w:val="center"/>
      </w:pPr>
      <w:r>
        <w:t>Resignation</w:t>
      </w:r>
    </w:p>
    <w:p w14:paraId="5A599DD1" w14:textId="77777777" w:rsidR="00DA7305" w:rsidRDefault="00DA7305" w:rsidP="00DA7305">
      <w:pPr>
        <w:spacing w:before="200" w:line="300" w:lineRule="atLeast"/>
        <w:ind w:left="360"/>
        <w:jc w:val="center"/>
      </w:pPr>
    </w:p>
    <w:p w14:paraId="4628B4EA" w14:textId="6EE94BC1" w:rsidR="00DA7305" w:rsidRDefault="00DA7305" w:rsidP="00DA7305">
      <w:pPr>
        <w:spacing w:before="200" w:line="300" w:lineRule="atLeast"/>
        <w:ind w:left="360"/>
        <w:jc w:val="center"/>
      </w:pPr>
      <w:r>
        <w:t>Directors Register</w:t>
      </w:r>
    </w:p>
    <w:p w14:paraId="642CAC5D" w14:textId="77777777" w:rsidR="00DA7305" w:rsidRDefault="00DA7305" w:rsidP="00DA7305">
      <w:pPr>
        <w:spacing w:before="200" w:line="300" w:lineRule="atLeast"/>
        <w:ind w:left="360"/>
        <w:jc w:val="center"/>
      </w:pPr>
    </w:p>
    <w:p w14:paraId="44D0E74D" w14:textId="40F22F00" w:rsidR="00DA7305" w:rsidRPr="00260FBB" w:rsidRDefault="00DA7305" w:rsidP="00DA7305">
      <w:pPr>
        <w:spacing w:before="200" w:line="300" w:lineRule="atLeast"/>
        <w:ind w:left="360"/>
        <w:jc w:val="center"/>
      </w:pPr>
      <w:r>
        <w:t>Shareholders Register</w:t>
      </w: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91817" w14:textId="77777777" w:rsidR="003813E0" w:rsidRDefault="003813E0">
      <w:r>
        <w:separator/>
      </w:r>
    </w:p>
  </w:endnote>
  <w:endnote w:type="continuationSeparator" w:id="0">
    <w:p w14:paraId="519C1CFB" w14:textId="77777777" w:rsidR="003813E0" w:rsidRDefault="0038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22C7" w14:textId="77777777" w:rsidR="003813E0" w:rsidRDefault="003813E0">
      <w:r>
        <w:separator/>
      </w:r>
    </w:p>
  </w:footnote>
  <w:footnote w:type="continuationSeparator" w:id="0">
    <w:p w14:paraId="0322CC46" w14:textId="77777777" w:rsidR="003813E0" w:rsidRDefault="00381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yan Dana Nir, Adv">
    <w15:presenceInfo w15:providerId="AD" w15:userId="S::Maayan@porat.com::6db2fa69-8b48-47b5-b860-cdb75a956aa5"/>
  </w15:person>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3856"/>
    <w:rsid w:val="001117F4"/>
    <w:rsid w:val="00122855"/>
    <w:rsid w:val="0014150F"/>
    <w:rsid w:val="00155E74"/>
    <w:rsid w:val="0017795B"/>
    <w:rsid w:val="00196368"/>
    <w:rsid w:val="00196622"/>
    <w:rsid w:val="001C10A7"/>
    <w:rsid w:val="001C13EE"/>
    <w:rsid w:val="001D4F64"/>
    <w:rsid w:val="001E0DA1"/>
    <w:rsid w:val="00200288"/>
    <w:rsid w:val="00223C11"/>
    <w:rsid w:val="00260FBB"/>
    <w:rsid w:val="00264211"/>
    <w:rsid w:val="002721B4"/>
    <w:rsid w:val="002B4169"/>
    <w:rsid w:val="002B4C72"/>
    <w:rsid w:val="002B6CD3"/>
    <w:rsid w:val="002C2D5E"/>
    <w:rsid w:val="002E5A68"/>
    <w:rsid w:val="002F4037"/>
    <w:rsid w:val="00303FD2"/>
    <w:rsid w:val="00344E98"/>
    <w:rsid w:val="00345A77"/>
    <w:rsid w:val="00351C43"/>
    <w:rsid w:val="003813E0"/>
    <w:rsid w:val="00382344"/>
    <w:rsid w:val="003E0CDA"/>
    <w:rsid w:val="004149EB"/>
    <w:rsid w:val="00422229"/>
    <w:rsid w:val="004563F2"/>
    <w:rsid w:val="004824AA"/>
    <w:rsid w:val="004A6618"/>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048"/>
    <w:rsid w:val="006C46E2"/>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851E8"/>
    <w:rsid w:val="009A09FD"/>
    <w:rsid w:val="009A47E2"/>
    <w:rsid w:val="009C62DD"/>
    <w:rsid w:val="00A029CD"/>
    <w:rsid w:val="00A123E9"/>
    <w:rsid w:val="00A2420A"/>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2DC4"/>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51463"/>
    <w:rsid w:val="00D7647A"/>
    <w:rsid w:val="00D94B9C"/>
    <w:rsid w:val="00DA7305"/>
    <w:rsid w:val="00DA7627"/>
    <w:rsid w:val="00DD4163"/>
    <w:rsid w:val="00DF3E29"/>
    <w:rsid w:val="00DF473A"/>
    <w:rsid w:val="00DF7228"/>
    <w:rsid w:val="00E022EC"/>
    <w:rsid w:val="00E24757"/>
    <w:rsid w:val="00E473DC"/>
    <w:rsid w:val="00E55C30"/>
    <w:rsid w:val="00E7367D"/>
    <w:rsid w:val="00EA19B2"/>
    <w:rsid w:val="00EA251B"/>
    <w:rsid w:val="00ED1C2C"/>
    <w:rsid w:val="00EE2D75"/>
    <w:rsid w:val="00EE341D"/>
    <w:rsid w:val="00EF2A15"/>
    <w:rsid w:val="00F00FC8"/>
    <w:rsid w:val="00F1251C"/>
    <w:rsid w:val="00F34ADC"/>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2.xml><?xml version="1.0" encoding="utf-8"?>
<ds:datastoreItem xmlns:ds="http://schemas.openxmlformats.org/officeDocument/2006/customXml" ds:itemID="{C22B4247-02D9-4BBE-8352-F8E7240CC1B8}"/>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2769</Words>
  <Characters>15491</Characters>
  <Application>Microsoft Office Word</Application>
  <DocSecurity>0</DocSecurity>
  <Lines>129</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2</cp:revision>
  <dcterms:created xsi:type="dcterms:W3CDTF">2025-01-15T21:04:00Z</dcterms:created>
  <dcterms:modified xsi:type="dcterms:W3CDTF">2025-01-15T21:04:00Z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Order">
    <vt:r8>2204500</vt:r8>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