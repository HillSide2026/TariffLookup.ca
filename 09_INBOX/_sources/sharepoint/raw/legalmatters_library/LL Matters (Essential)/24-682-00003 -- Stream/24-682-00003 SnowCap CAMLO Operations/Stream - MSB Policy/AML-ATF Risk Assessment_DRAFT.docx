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5583C" w14:textId="77777777" w:rsidR="00DE06C6" w:rsidRDefault="00DE06C6" w:rsidP="00DE06C6"/>
    <w:p w14:paraId="34854B44" w14:textId="77777777" w:rsidR="00F72B0B" w:rsidRDefault="00F72B0B" w:rsidP="009864CB">
      <w:pPr>
        <w:pStyle w:val="Title"/>
        <w:jc w:val="both"/>
      </w:pPr>
    </w:p>
    <w:p w14:paraId="771775C5" w14:textId="77777777" w:rsidR="00F72B0B" w:rsidRDefault="00F72B0B" w:rsidP="009864CB">
      <w:pPr>
        <w:pStyle w:val="Title"/>
        <w:jc w:val="both"/>
      </w:pPr>
    </w:p>
    <w:p w14:paraId="68C6B4F6" w14:textId="49805ECF" w:rsidR="000A7DF7" w:rsidRDefault="001F0B33" w:rsidP="009864CB">
      <w:pPr>
        <w:pStyle w:val="Title"/>
        <w:jc w:val="both"/>
      </w:pPr>
      <w:r>
        <w:t>SNOWCAP FINANCIAL LIMITED</w:t>
      </w:r>
      <w:r w:rsidR="00F72B0B">
        <w:t xml:space="preserve"> </w:t>
      </w:r>
    </w:p>
    <w:p w14:paraId="2A191FEE" w14:textId="77777777" w:rsidR="000A7DF7" w:rsidRPr="000A7DF7" w:rsidRDefault="000A7DF7" w:rsidP="009864CB">
      <w:pPr>
        <w:jc w:val="both"/>
      </w:pPr>
    </w:p>
    <w:p w14:paraId="20EAA9C8" w14:textId="7AC6884C" w:rsidR="000A7DF7" w:rsidRPr="000A7DF7" w:rsidRDefault="00946266" w:rsidP="00E371C9">
      <w:pPr>
        <w:pStyle w:val="Title"/>
      </w:pPr>
      <w:r>
        <w:t xml:space="preserve">Anti-Money Laundering &amp; </w:t>
      </w:r>
      <w:r w:rsidR="001F0B33">
        <w:t>Anti-</w:t>
      </w:r>
      <w:r>
        <w:t xml:space="preserve">Terrorism Financing </w:t>
      </w:r>
      <w:r w:rsidR="008A3909">
        <w:t>Risk Assessment</w:t>
      </w:r>
    </w:p>
    <w:p w14:paraId="65801999" w14:textId="77777777" w:rsidR="00DE06C6" w:rsidRDefault="000A7DF7" w:rsidP="009864CB">
      <w:pPr>
        <w:jc w:val="both"/>
      </w:pPr>
      <w:r>
        <w:tab/>
      </w:r>
      <w:r>
        <w:tab/>
      </w:r>
      <w:r>
        <w:tab/>
      </w:r>
      <w:r>
        <w:tab/>
      </w:r>
      <w:r>
        <w:tab/>
      </w:r>
      <w:r>
        <w:tab/>
      </w:r>
    </w:p>
    <w:p w14:paraId="7E62E868" w14:textId="01C93EE6" w:rsidR="000A7DF7" w:rsidRDefault="0051412D" w:rsidP="009864CB">
      <w:pPr>
        <w:pStyle w:val="Title"/>
        <w:jc w:val="both"/>
      </w:pPr>
      <w:bookmarkStart w:id="0" w:name="_Hlk74320333"/>
      <w:r>
        <w:t>December 202</w:t>
      </w:r>
      <w:r w:rsidR="001F0B33">
        <w:t>5</w:t>
      </w:r>
    </w:p>
    <w:bookmarkEnd w:id="0"/>
    <w:p w14:paraId="337AD837" w14:textId="4AD3FEBC" w:rsidR="00F75D00" w:rsidRDefault="00F75D00" w:rsidP="00F75D00"/>
    <w:p w14:paraId="3700B672" w14:textId="66A4651C" w:rsidR="00F72B0B" w:rsidRDefault="00F72B0B" w:rsidP="00F75D00"/>
    <w:p w14:paraId="4BC7D3A4" w14:textId="2E3DE1E5" w:rsidR="00F72B0B" w:rsidRDefault="00F72B0B" w:rsidP="00F75D00"/>
    <w:p w14:paraId="170FE4BD" w14:textId="443D3AD6" w:rsidR="00F72B0B" w:rsidRDefault="00F72B0B" w:rsidP="00F75D00"/>
    <w:p w14:paraId="7C06F0FE" w14:textId="77777777" w:rsidR="00F72B0B" w:rsidRDefault="00F72B0B" w:rsidP="00F75D00"/>
    <w:tbl>
      <w:tblPr>
        <w:tblpPr w:leftFromText="180" w:rightFromText="180" w:bottomFromText="160" w:vertAnchor="text" w:horzAnchor="margin" w:tblpY="508"/>
        <w:tblW w:w="9301" w:type="dxa"/>
        <w:tblCellMar>
          <w:left w:w="10" w:type="dxa"/>
          <w:right w:w="10" w:type="dxa"/>
        </w:tblCellMar>
        <w:tblLook w:val="04A0" w:firstRow="1" w:lastRow="0" w:firstColumn="1" w:lastColumn="0" w:noHBand="0" w:noVBand="1"/>
      </w:tblPr>
      <w:tblGrid>
        <w:gridCol w:w="4649"/>
        <w:gridCol w:w="4652"/>
      </w:tblGrid>
      <w:tr w:rsidR="00F72B0B" w14:paraId="2C3A51D0" w14:textId="77777777" w:rsidTr="00F72B0B">
        <w:trPr>
          <w:trHeight w:val="454"/>
        </w:trPr>
        <w:tc>
          <w:tcPr>
            <w:tcW w:w="930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EAAAA" w:themeFill="background2" w:themeFillShade="BF"/>
            <w:tcMar>
              <w:top w:w="0" w:type="dxa"/>
              <w:left w:w="108" w:type="dxa"/>
              <w:bottom w:w="0" w:type="dxa"/>
              <w:right w:w="108" w:type="dxa"/>
            </w:tcMar>
            <w:vAlign w:val="center"/>
            <w:hideMark/>
          </w:tcPr>
          <w:p w14:paraId="71E9AA61" w14:textId="77777777" w:rsidR="00F72B0B" w:rsidRDefault="00F72B0B" w:rsidP="00F72B0B">
            <w:pPr>
              <w:suppressAutoHyphens/>
              <w:autoSpaceDN w:val="0"/>
              <w:spacing w:after="0" w:line="254" w:lineRule="auto"/>
              <w:jc w:val="both"/>
              <w:textAlignment w:val="baseline"/>
              <w:rPr>
                <w:rFonts w:ascii="Verdana" w:eastAsia="Calibri" w:hAnsi="Verdana" w:cs="Times New Roman"/>
                <w:sz w:val="20"/>
              </w:rPr>
            </w:pPr>
            <w:bookmarkStart w:id="1" w:name="_Hlk74653830"/>
            <w:r>
              <w:rPr>
                <w:rFonts w:ascii="Verdana" w:eastAsia="Calibri" w:hAnsi="Verdana" w:cs="Times New Roman"/>
                <w:sz w:val="20"/>
              </w:rPr>
              <w:lastRenderedPageBreak/>
              <w:t>Document Version Control</w:t>
            </w:r>
          </w:p>
        </w:tc>
      </w:tr>
      <w:tr w:rsidR="00F72B0B" w14:paraId="50BA9E0B" w14:textId="77777777" w:rsidTr="00F72B0B">
        <w:trPr>
          <w:trHeight w:val="454"/>
        </w:trPr>
        <w:tc>
          <w:tcPr>
            <w:tcW w:w="46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546154BB" w14:textId="77777777" w:rsidR="00F72B0B" w:rsidRDefault="00F72B0B" w:rsidP="00F72B0B">
            <w:pPr>
              <w:suppressAutoHyphens/>
              <w:autoSpaceDN w:val="0"/>
              <w:spacing w:after="0" w:line="254" w:lineRule="auto"/>
              <w:jc w:val="both"/>
              <w:textAlignment w:val="baseline"/>
              <w:rPr>
                <w:rFonts w:eastAsia="Calibri" w:cs="Times New Roman"/>
              </w:rPr>
            </w:pPr>
            <w:r>
              <w:rPr>
                <w:rFonts w:eastAsia="Calibri" w:cs="Times New Roman"/>
              </w:rPr>
              <w:t>Version</w:t>
            </w:r>
          </w:p>
        </w:tc>
        <w:tc>
          <w:tcPr>
            <w:tcW w:w="46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34FC5E4E" w14:textId="59967A1A" w:rsidR="00F72B0B" w:rsidRDefault="001F0B33" w:rsidP="00F72B0B">
            <w:pPr>
              <w:suppressAutoHyphens/>
              <w:autoSpaceDN w:val="0"/>
              <w:spacing w:after="0" w:line="254" w:lineRule="auto"/>
              <w:jc w:val="both"/>
              <w:textAlignment w:val="baseline"/>
              <w:rPr>
                <w:rFonts w:eastAsia="Calibri" w:cs="Times New Roman"/>
              </w:rPr>
            </w:pPr>
            <w:r>
              <w:rPr>
                <w:rFonts w:eastAsia="Calibri" w:cs="Times New Roman"/>
              </w:rPr>
              <w:t>[</w:t>
            </w:r>
            <w:r w:rsidR="00F72B0B">
              <w:rPr>
                <w:rFonts w:eastAsia="Calibri" w:cs="Times New Roman"/>
              </w:rPr>
              <w:t>V1.0</w:t>
            </w:r>
            <w:r>
              <w:rPr>
                <w:rFonts w:eastAsia="Calibri" w:cs="Times New Roman"/>
              </w:rPr>
              <w:t>]</w:t>
            </w:r>
          </w:p>
        </w:tc>
      </w:tr>
      <w:tr w:rsidR="00F72B0B" w14:paraId="76690368" w14:textId="77777777" w:rsidTr="00F72B0B">
        <w:trPr>
          <w:trHeight w:val="454"/>
        </w:trPr>
        <w:tc>
          <w:tcPr>
            <w:tcW w:w="46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224DDF52" w14:textId="77777777" w:rsidR="00F72B0B" w:rsidRDefault="00F72B0B" w:rsidP="00F72B0B">
            <w:pPr>
              <w:suppressAutoHyphens/>
              <w:autoSpaceDN w:val="0"/>
              <w:spacing w:after="0" w:line="254" w:lineRule="auto"/>
              <w:jc w:val="both"/>
              <w:textAlignment w:val="baseline"/>
              <w:rPr>
                <w:rFonts w:eastAsia="Calibri" w:cs="Times New Roman"/>
              </w:rPr>
            </w:pPr>
            <w:r>
              <w:rPr>
                <w:rFonts w:eastAsia="Calibri" w:cs="Times New Roman"/>
              </w:rPr>
              <w:t>Approved by</w:t>
            </w:r>
          </w:p>
        </w:tc>
        <w:tc>
          <w:tcPr>
            <w:tcW w:w="46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07CFFAB" w14:textId="392EDC80" w:rsidR="00F72B0B" w:rsidRDefault="001F0B33" w:rsidP="00F72B0B">
            <w:pPr>
              <w:suppressAutoHyphens/>
              <w:autoSpaceDN w:val="0"/>
              <w:spacing w:after="0" w:line="254" w:lineRule="auto"/>
              <w:jc w:val="both"/>
              <w:textAlignment w:val="baseline"/>
              <w:rPr>
                <w:rFonts w:eastAsia="Calibri" w:cs="Times New Roman"/>
                <w:szCs w:val="20"/>
              </w:rPr>
            </w:pPr>
            <w:r>
              <w:rPr>
                <w:rFonts w:eastAsia="Calibri" w:cs="Times New Roman"/>
                <w:szCs w:val="20"/>
              </w:rPr>
              <w:t>[</w:t>
            </w:r>
            <w:r w:rsidR="00F72B0B">
              <w:rPr>
                <w:rFonts w:eastAsia="Calibri" w:cs="Times New Roman"/>
                <w:szCs w:val="20"/>
              </w:rPr>
              <w:t>Harry Bedi</w:t>
            </w:r>
            <w:r>
              <w:rPr>
                <w:rFonts w:eastAsia="Calibri" w:cs="Times New Roman"/>
                <w:szCs w:val="20"/>
              </w:rPr>
              <w:t>]</w:t>
            </w:r>
          </w:p>
        </w:tc>
      </w:tr>
      <w:tr w:rsidR="00F72B0B" w14:paraId="46F90722" w14:textId="77777777" w:rsidTr="00F72B0B">
        <w:trPr>
          <w:trHeight w:val="454"/>
        </w:trPr>
        <w:tc>
          <w:tcPr>
            <w:tcW w:w="46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35B4A724" w14:textId="77777777" w:rsidR="00F72B0B" w:rsidRDefault="00F72B0B" w:rsidP="00F72B0B">
            <w:pPr>
              <w:suppressAutoHyphens/>
              <w:autoSpaceDN w:val="0"/>
              <w:spacing w:after="0" w:line="254" w:lineRule="auto"/>
              <w:jc w:val="both"/>
              <w:textAlignment w:val="baseline"/>
              <w:rPr>
                <w:rFonts w:eastAsia="Calibri" w:cs="Times New Roman"/>
              </w:rPr>
            </w:pPr>
            <w:r>
              <w:rPr>
                <w:rFonts w:eastAsia="Calibri" w:cs="Times New Roman"/>
              </w:rPr>
              <w:t>Policy Owner</w:t>
            </w:r>
          </w:p>
        </w:tc>
        <w:tc>
          <w:tcPr>
            <w:tcW w:w="46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E7CDB61" w14:textId="4EFA43B2" w:rsidR="00F72B0B" w:rsidRDefault="001F0B33" w:rsidP="00F72B0B">
            <w:pPr>
              <w:suppressAutoHyphens/>
              <w:autoSpaceDN w:val="0"/>
              <w:spacing w:after="0" w:line="254" w:lineRule="auto"/>
              <w:jc w:val="both"/>
              <w:textAlignment w:val="baseline"/>
              <w:rPr>
                <w:rFonts w:eastAsia="Calibri" w:cs="Times New Roman"/>
                <w:szCs w:val="20"/>
              </w:rPr>
            </w:pPr>
            <w:r>
              <w:rPr>
                <w:rFonts w:eastAsia="Calibri" w:cs="Times New Roman"/>
                <w:szCs w:val="20"/>
              </w:rPr>
              <w:t>Matthew Levine</w:t>
            </w:r>
          </w:p>
        </w:tc>
      </w:tr>
      <w:tr w:rsidR="00F72B0B" w14:paraId="4B699EF8" w14:textId="77777777" w:rsidTr="00F72B0B">
        <w:trPr>
          <w:trHeight w:val="454"/>
        </w:trPr>
        <w:tc>
          <w:tcPr>
            <w:tcW w:w="46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5A937698" w14:textId="77777777" w:rsidR="00F72B0B" w:rsidRDefault="00F72B0B" w:rsidP="00F72B0B">
            <w:pPr>
              <w:suppressAutoHyphens/>
              <w:autoSpaceDN w:val="0"/>
              <w:spacing w:after="0" w:line="254" w:lineRule="auto"/>
              <w:jc w:val="both"/>
              <w:textAlignment w:val="baseline"/>
              <w:rPr>
                <w:rFonts w:eastAsia="Calibri" w:cs="Times New Roman"/>
              </w:rPr>
            </w:pPr>
            <w:r>
              <w:rPr>
                <w:rFonts w:eastAsia="Calibri" w:cs="Times New Roman"/>
              </w:rPr>
              <w:t>Date Last Reviewed</w:t>
            </w:r>
          </w:p>
        </w:tc>
        <w:tc>
          <w:tcPr>
            <w:tcW w:w="46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6399DDA" w14:textId="0F245577" w:rsidR="00F72B0B" w:rsidRDefault="001F0B33" w:rsidP="00F72B0B">
            <w:pPr>
              <w:suppressAutoHyphens/>
              <w:autoSpaceDN w:val="0"/>
              <w:spacing w:after="0" w:line="254" w:lineRule="auto"/>
              <w:jc w:val="both"/>
              <w:textAlignment w:val="baseline"/>
              <w:rPr>
                <w:rFonts w:eastAsia="Calibri" w:cs="Times New Roman"/>
                <w:szCs w:val="20"/>
              </w:rPr>
            </w:pPr>
            <w:r>
              <w:rPr>
                <w:rFonts w:ascii="Verdana" w:eastAsia="Calibri" w:hAnsi="Verdana" w:cs="Times New Roman"/>
                <w:bCs/>
                <w:sz w:val="20"/>
                <w:szCs w:val="20"/>
              </w:rPr>
              <w:t>[</w:t>
            </w:r>
            <w:r w:rsidR="00F72B0B">
              <w:rPr>
                <w:rFonts w:ascii="Verdana" w:eastAsia="Calibri" w:hAnsi="Verdana" w:cs="Times New Roman"/>
                <w:bCs/>
                <w:sz w:val="20"/>
                <w:szCs w:val="20"/>
              </w:rPr>
              <w:t>December/202</w:t>
            </w:r>
            <w:r>
              <w:rPr>
                <w:rFonts w:ascii="Verdana" w:eastAsia="Calibri" w:hAnsi="Verdana" w:cs="Times New Roman"/>
                <w:bCs/>
                <w:sz w:val="20"/>
                <w:szCs w:val="20"/>
              </w:rPr>
              <w:t>5]</w:t>
            </w:r>
          </w:p>
        </w:tc>
      </w:tr>
      <w:tr w:rsidR="00F72B0B" w14:paraId="2CFDD79A" w14:textId="77777777" w:rsidTr="00F72B0B">
        <w:trPr>
          <w:trHeight w:val="454"/>
        </w:trPr>
        <w:tc>
          <w:tcPr>
            <w:tcW w:w="46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2E0463B7" w14:textId="77777777" w:rsidR="00F72B0B" w:rsidRDefault="00F72B0B" w:rsidP="00F72B0B">
            <w:pPr>
              <w:suppressAutoHyphens/>
              <w:autoSpaceDN w:val="0"/>
              <w:spacing w:after="0" w:line="254" w:lineRule="auto"/>
              <w:jc w:val="both"/>
              <w:textAlignment w:val="baseline"/>
              <w:rPr>
                <w:rFonts w:eastAsia="Calibri" w:cs="Times New Roman"/>
              </w:rPr>
            </w:pPr>
            <w:r>
              <w:rPr>
                <w:rFonts w:eastAsia="Calibri" w:cs="Times New Roman"/>
              </w:rPr>
              <w:t>Review Frequency</w:t>
            </w:r>
          </w:p>
        </w:tc>
        <w:tc>
          <w:tcPr>
            <w:tcW w:w="46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7972323A" w14:textId="77777777" w:rsidR="00F72B0B" w:rsidRDefault="00F72B0B" w:rsidP="00F72B0B">
            <w:pPr>
              <w:suppressAutoHyphens/>
              <w:autoSpaceDN w:val="0"/>
              <w:spacing w:after="0" w:line="254" w:lineRule="auto"/>
              <w:jc w:val="both"/>
              <w:textAlignment w:val="baseline"/>
              <w:rPr>
                <w:rFonts w:eastAsia="Calibri" w:cs="Times New Roman"/>
              </w:rPr>
            </w:pPr>
            <w:r>
              <w:rPr>
                <w:rFonts w:eastAsia="Calibri" w:cs="Times New Roman"/>
              </w:rPr>
              <w:t>6 months</w:t>
            </w:r>
          </w:p>
        </w:tc>
      </w:tr>
      <w:tr w:rsidR="00F72B0B" w14:paraId="4814ADD0" w14:textId="77777777" w:rsidTr="00F72B0B">
        <w:trPr>
          <w:trHeight w:val="454"/>
        </w:trPr>
        <w:tc>
          <w:tcPr>
            <w:tcW w:w="46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21450497" w14:textId="77777777" w:rsidR="00F72B0B" w:rsidRDefault="00F72B0B" w:rsidP="00F72B0B">
            <w:pPr>
              <w:suppressAutoHyphens/>
              <w:autoSpaceDN w:val="0"/>
              <w:spacing w:after="0" w:line="254" w:lineRule="auto"/>
              <w:jc w:val="both"/>
              <w:textAlignment w:val="baseline"/>
              <w:rPr>
                <w:rFonts w:eastAsia="Calibri" w:cs="Times New Roman"/>
              </w:rPr>
            </w:pPr>
            <w:r>
              <w:rPr>
                <w:rFonts w:eastAsia="Calibri" w:cs="Times New Roman"/>
              </w:rPr>
              <w:t>Next Review Date</w:t>
            </w:r>
          </w:p>
        </w:tc>
        <w:tc>
          <w:tcPr>
            <w:tcW w:w="46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FCDDFEE" w14:textId="299066E7" w:rsidR="00F72B0B" w:rsidRDefault="001F0B33" w:rsidP="00F72B0B">
            <w:pPr>
              <w:suppressAutoHyphens/>
              <w:autoSpaceDN w:val="0"/>
              <w:spacing w:after="0" w:line="254" w:lineRule="auto"/>
              <w:jc w:val="both"/>
              <w:textAlignment w:val="baseline"/>
              <w:rPr>
                <w:rFonts w:eastAsia="Calibri" w:cs="Times New Roman"/>
                <w:szCs w:val="20"/>
              </w:rPr>
            </w:pPr>
            <w:r>
              <w:rPr>
                <w:rFonts w:ascii="Verdana" w:eastAsia="Calibri" w:hAnsi="Verdana" w:cs="Times New Roman"/>
                <w:bCs/>
                <w:sz w:val="20"/>
                <w:szCs w:val="20"/>
              </w:rPr>
              <w:t>[</w:t>
            </w:r>
            <w:r w:rsidR="00F72B0B">
              <w:rPr>
                <w:rFonts w:ascii="Verdana" w:eastAsia="Calibri" w:hAnsi="Verdana" w:cs="Times New Roman"/>
                <w:bCs/>
                <w:sz w:val="20"/>
                <w:szCs w:val="20"/>
              </w:rPr>
              <w:t>June/202</w:t>
            </w:r>
            <w:r>
              <w:rPr>
                <w:rFonts w:ascii="Verdana" w:eastAsia="Calibri" w:hAnsi="Verdana" w:cs="Times New Roman"/>
                <w:bCs/>
                <w:sz w:val="20"/>
                <w:szCs w:val="20"/>
              </w:rPr>
              <w:t>6]</w:t>
            </w:r>
          </w:p>
        </w:tc>
      </w:tr>
    </w:tbl>
    <w:bookmarkEnd w:id="1"/>
    <w:p w14:paraId="570BC9E4" w14:textId="5C5CE43F" w:rsidR="00AA1A7E" w:rsidRDefault="00F72B0B">
      <w:r>
        <w:t xml:space="preserve"> </w:t>
      </w:r>
      <w:r w:rsidR="00AA1A7E">
        <w:br w:type="page"/>
      </w:r>
    </w:p>
    <w:sdt>
      <w:sdtPr>
        <w:rPr>
          <w:rFonts w:asciiTheme="minorHAnsi" w:eastAsiaTheme="minorHAnsi" w:hAnsiTheme="minorHAnsi" w:cstheme="minorBidi"/>
          <w:color w:val="auto"/>
          <w:sz w:val="22"/>
          <w:szCs w:val="22"/>
          <w:lang w:val="en-GB"/>
        </w:rPr>
        <w:id w:val="-1923178443"/>
        <w:docPartObj>
          <w:docPartGallery w:val="Table of Contents"/>
          <w:docPartUnique/>
        </w:docPartObj>
      </w:sdtPr>
      <w:sdtEndPr>
        <w:rPr>
          <w:b/>
          <w:bCs/>
          <w:noProof/>
        </w:rPr>
      </w:sdtEndPr>
      <w:sdtContent>
        <w:p w14:paraId="5E58914F" w14:textId="77777777" w:rsidR="00181697" w:rsidRPr="006C6E51" w:rsidRDefault="006C6E51" w:rsidP="006C6E51">
          <w:pPr>
            <w:pStyle w:val="TOCHeading"/>
            <w:jc w:val="center"/>
            <w:rPr>
              <w:b/>
              <w:color w:val="auto"/>
              <w:sz w:val="44"/>
              <w:szCs w:val="44"/>
            </w:rPr>
          </w:pPr>
          <w:r w:rsidRPr="006C6E51">
            <w:rPr>
              <w:b/>
              <w:color w:val="auto"/>
              <w:sz w:val="44"/>
              <w:szCs w:val="44"/>
            </w:rPr>
            <w:t xml:space="preserve">Table of </w:t>
          </w:r>
          <w:r w:rsidR="00181697" w:rsidRPr="006C6E51">
            <w:rPr>
              <w:b/>
              <w:color w:val="auto"/>
              <w:sz w:val="44"/>
              <w:szCs w:val="44"/>
            </w:rPr>
            <w:t>Contents</w:t>
          </w:r>
        </w:p>
        <w:p w14:paraId="151F9148" w14:textId="07408BB0" w:rsidR="001C531D" w:rsidRDefault="002420A2">
          <w:pPr>
            <w:pStyle w:val="TOC1"/>
            <w:tabs>
              <w:tab w:val="right" w:leader="dot" w:pos="13948"/>
            </w:tabs>
            <w:rPr>
              <w:rFonts w:eastAsiaTheme="minorEastAsia"/>
              <w:noProof/>
              <w:kern w:val="2"/>
              <w:sz w:val="24"/>
              <w:szCs w:val="24"/>
              <w:lang w:val="en-CA"/>
              <w14:ligatures w14:val="standardContextual"/>
            </w:rPr>
          </w:pPr>
          <w:r>
            <w:fldChar w:fldCharType="begin"/>
          </w:r>
          <w:r>
            <w:instrText xml:space="preserve"> TOC \o "1-2" \h \z \u </w:instrText>
          </w:r>
          <w:r>
            <w:fldChar w:fldCharType="separate"/>
          </w:r>
          <w:hyperlink w:anchor="_Toc217316196" w:history="1">
            <w:r w:rsidR="001C531D" w:rsidRPr="00306E99">
              <w:rPr>
                <w:rStyle w:val="Hyperlink"/>
                <w:noProof/>
              </w:rPr>
              <w:t>1. Introduction</w:t>
            </w:r>
            <w:r w:rsidR="001C531D">
              <w:rPr>
                <w:noProof/>
                <w:webHidden/>
              </w:rPr>
              <w:tab/>
            </w:r>
            <w:r w:rsidR="001C531D">
              <w:rPr>
                <w:noProof/>
                <w:webHidden/>
              </w:rPr>
              <w:fldChar w:fldCharType="begin"/>
            </w:r>
            <w:r w:rsidR="001C531D">
              <w:rPr>
                <w:noProof/>
                <w:webHidden/>
              </w:rPr>
              <w:instrText xml:space="preserve"> PAGEREF _Toc217316196 \h </w:instrText>
            </w:r>
            <w:r w:rsidR="001C531D">
              <w:rPr>
                <w:noProof/>
                <w:webHidden/>
              </w:rPr>
            </w:r>
            <w:r w:rsidR="001C531D">
              <w:rPr>
                <w:noProof/>
                <w:webHidden/>
              </w:rPr>
              <w:fldChar w:fldCharType="separate"/>
            </w:r>
            <w:r w:rsidR="001C531D">
              <w:rPr>
                <w:noProof/>
                <w:webHidden/>
              </w:rPr>
              <w:t>4</w:t>
            </w:r>
            <w:r w:rsidR="001C531D">
              <w:rPr>
                <w:noProof/>
                <w:webHidden/>
              </w:rPr>
              <w:fldChar w:fldCharType="end"/>
            </w:r>
          </w:hyperlink>
        </w:p>
        <w:p w14:paraId="77154022" w14:textId="53E82D1C" w:rsidR="001C531D" w:rsidRDefault="001C531D">
          <w:pPr>
            <w:pStyle w:val="TOC1"/>
            <w:tabs>
              <w:tab w:val="right" w:leader="dot" w:pos="13948"/>
            </w:tabs>
            <w:rPr>
              <w:rFonts w:eastAsiaTheme="minorEastAsia"/>
              <w:noProof/>
              <w:kern w:val="2"/>
              <w:sz w:val="24"/>
              <w:szCs w:val="24"/>
              <w:lang w:val="en-CA"/>
              <w14:ligatures w14:val="standardContextual"/>
            </w:rPr>
          </w:pPr>
          <w:hyperlink w:anchor="_Toc217316197" w:history="1">
            <w:r w:rsidRPr="00306E99">
              <w:rPr>
                <w:rStyle w:val="Hyperlink"/>
                <w:noProof/>
              </w:rPr>
              <w:t>2. Inherent Risk Factors</w:t>
            </w:r>
            <w:r>
              <w:rPr>
                <w:noProof/>
                <w:webHidden/>
              </w:rPr>
              <w:tab/>
            </w:r>
            <w:r>
              <w:rPr>
                <w:noProof/>
                <w:webHidden/>
              </w:rPr>
              <w:fldChar w:fldCharType="begin"/>
            </w:r>
            <w:r>
              <w:rPr>
                <w:noProof/>
                <w:webHidden/>
              </w:rPr>
              <w:instrText xml:space="preserve"> PAGEREF _Toc217316197 \h </w:instrText>
            </w:r>
            <w:r>
              <w:rPr>
                <w:noProof/>
                <w:webHidden/>
              </w:rPr>
            </w:r>
            <w:r>
              <w:rPr>
                <w:noProof/>
                <w:webHidden/>
              </w:rPr>
              <w:fldChar w:fldCharType="separate"/>
            </w:r>
            <w:r>
              <w:rPr>
                <w:noProof/>
                <w:webHidden/>
              </w:rPr>
              <w:t>6</w:t>
            </w:r>
            <w:r>
              <w:rPr>
                <w:noProof/>
                <w:webHidden/>
              </w:rPr>
              <w:fldChar w:fldCharType="end"/>
            </w:r>
          </w:hyperlink>
        </w:p>
        <w:p w14:paraId="054A5569" w14:textId="5471426F" w:rsidR="001C531D" w:rsidRDefault="001C531D">
          <w:pPr>
            <w:pStyle w:val="TOC2"/>
            <w:tabs>
              <w:tab w:val="right" w:leader="dot" w:pos="13948"/>
            </w:tabs>
            <w:rPr>
              <w:rFonts w:eastAsiaTheme="minorEastAsia"/>
              <w:noProof/>
              <w:kern w:val="2"/>
              <w:sz w:val="24"/>
              <w:szCs w:val="24"/>
              <w:lang w:val="en-CA"/>
              <w14:ligatures w14:val="standardContextual"/>
            </w:rPr>
          </w:pPr>
          <w:hyperlink w:anchor="_Toc217316198" w:history="1">
            <w:r w:rsidRPr="00306E99">
              <w:rPr>
                <w:rStyle w:val="Hyperlink"/>
                <w:noProof/>
              </w:rPr>
              <w:t>Clients</w:t>
            </w:r>
            <w:r>
              <w:rPr>
                <w:noProof/>
                <w:webHidden/>
              </w:rPr>
              <w:tab/>
            </w:r>
            <w:r>
              <w:rPr>
                <w:noProof/>
                <w:webHidden/>
              </w:rPr>
              <w:fldChar w:fldCharType="begin"/>
            </w:r>
            <w:r>
              <w:rPr>
                <w:noProof/>
                <w:webHidden/>
              </w:rPr>
              <w:instrText xml:space="preserve"> PAGEREF _Toc217316198 \h </w:instrText>
            </w:r>
            <w:r>
              <w:rPr>
                <w:noProof/>
                <w:webHidden/>
              </w:rPr>
            </w:r>
            <w:r>
              <w:rPr>
                <w:noProof/>
                <w:webHidden/>
              </w:rPr>
              <w:fldChar w:fldCharType="separate"/>
            </w:r>
            <w:r>
              <w:rPr>
                <w:noProof/>
                <w:webHidden/>
              </w:rPr>
              <w:t>6</w:t>
            </w:r>
            <w:r>
              <w:rPr>
                <w:noProof/>
                <w:webHidden/>
              </w:rPr>
              <w:fldChar w:fldCharType="end"/>
            </w:r>
          </w:hyperlink>
        </w:p>
        <w:p w14:paraId="0FBB56C5" w14:textId="00CED8CB" w:rsidR="001C531D" w:rsidRDefault="001C531D">
          <w:pPr>
            <w:pStyle w:val="TOC2"/>
            <w:tabs>
              <w:tab w:val="right" w:leader="dot" w:pos="13948"/>
            </w:tabs>
            <w:rPr>
              <w:rFonts w:eastAsiaTheme="minorEastAsia"/>
              <w:noProof/>
              <w:kern w:val="2"/>
              <w:sz w:val="24"/>
              <w:szCs w:val="24"/>
              <w:lang w:val="en-CA"/>
              <w14:ligatures w14:val="standardContextual"/>
            </w:rPr>
          </w:pPr>
          <w:hyperlink w:anchor="_Toc217316199" w:history="1">
            <w:r w:rsidRPr="00306E99">
              <w:rPr>
                <w:rStyle w:val="Hyperlink"/>
                <w:noProof/>
              </w:rPr>
              <w:t>Business Relationship / Activity Pattern Risk</w:t>
            </w:r>
            <w:r>
              <w:rPr>
                <w:noProof/>
                <w:webHidden/>
              </w:rPr>
              <w:tab/>
            </w:r>
            <w:r>
              <w:rPr>
                <w:noProof/>
                <w:webHidden/>
              </w:rPr>
              <w:fldChar w:fldCharType="begin"/>
            </w:r>
            <w:r>
              <w:rPr>
                <w:noProof/>
                <w:webHidden/>
              </w:rPr>
              <w:instrText xml:space="preserve"> PAGEREF _Toc217316199 \h </w:instrText>
            </w:r>
            <w:r>
              <w:rPr>
                <w:noProof/>
                <w:webHidden/>
              </w:rPr>
            </w:r>
            <w:r>
              <w:rPr>
                <w:noProof/>
                <w:webHidden/>
              </w:rPr>
              <w:fldChar w:fldCharType="separate"/>
            </w:r>
            <w:r>
              <w:rPr>
                <w:noProof/>
                <w:webHidden/>
              </w:rPr>
              <w:t>8</w:t>
            </w:r>
            <w:r>
              <w:rPr>
                <w:noProof/>
                <w:webHidden/>
              </w:rPr>
              <w:fldChar w:fldCharType="end"/>
            </w:r>
          </w:hyperlink>
        </w:p>
        <w:p w14:paraId="20FC6AD5" w14:textId="5E170FF3" w:rsidR="001C531D" w:rsidRDefault="001C531D">
          <w:pPr>
            <w:pStyle w:val="TOC2"/>
            <w:tabs>
              <w:tab w:val="right" w:leader="dot" w:pos="13948"/>
            </w:tabs>
            <w:rPr>
              <w:rFonts w:eastAsiaTheme="minorEastAsia"/>
              <w:noProof/>
              <w:kern w:val="2"/>
              <w:sz w:val="24"/>
              <w:szCs w:val="24"/>
              <w:lang w:val="en-CA"/>
              <w14:ligatures w14:val="standardContextual"/>
            </w:rPr>
          </w:pPr>
          <w:hyperlink w:anchor="_Toc217316200" w:history="1">
            <w:r w:rsidRPr="00306E99">
              <w:rPr>
                <w:rStyle w:val="Hyperlink"/>
                <w:noProof/>
              </w:rPr>
              <w:t>Products &amp; Services</w:t>
            </w:r>
            <w:r>
              <w:rPr>
                <w:noProof/>
                <w:webHidden/>
              </w:rPr>
              <w:tab/>
            </w:r>
            <w:r>
              <w:rPr>
                <w:noProof/>
                <w:webHidden/>
              </w:rPr>
              <w:fldChar w:fldCharType="begin"/>
            </w:r>
            <w:r>
              <w:rPr>
                <w:noProof/>
                <w:webHidden/>
              </w:rPr>
              <w:instrText xml:space="preserve"> PAGEREF _Toc217316200 \h </w:instrText>
            </w:r>
            <w:r>
              <w:rPr>
                <w:noProof/>
                <w:webHidden/>
              </w:rPr>
            </w:r>
            <w:r>
              <w:rPr>
                <w:noProof/>
                <w:webHidden/>
              </w:rPr>
              <w:fldChar w:fldCharType="separate"/>
            </w:r>
            <w:r>
              <w:rPr>
                <w:noProof/>
                <w:webHidden/>
              </w:rPr>
              <w:t>9</w:t>
            </w:r>
            <w:r>
              <w:rPr>
                <w:noProof/>
                <w:webHidden/>
              </w:rPr>
              <w:fldChar w:fldCharType="end"/>
            </w:r>
          </w:hyperlink>
        </w:p>
        <w:p w14:paraId="0E9B27C0" w14:textId="67406D5F" w:rsidR="001C531D" w:rsidRDefault="001C531D">
          <w:pPr>
            <w:pStyle w:val="TOC2"/>
            <w:tabs>
              <w:tab w:val="right" w:leader="dot" w:pos="13948"/>
            </w:tabs>
            <w:rPr>
              <w:rFonts w:eastAsiaTheme="minorEastAsia"/>
              <w:noProof/>
              <w:kern w:val="2"/>
              <w:sz w:val="24"/>
              <w:szCs w:val="24"/>
              <w:lang w:val="en-CA"/>
              <w14:ligatures w14:val="standardContextual"/>
            </w:rPr>
          </w:pPr>
          <w:hyperlink w:anchor="_Toc217316201" w:history="1">
            <w:r w:rsidRPr="00306E99">
              <w:rPr>
                <w:rStyle w:val="Hyperlink"/>
                <w:noProof/>
              </w:rPr>
              <w:t>Geographic</w:t>
            </w:r>
            <w:r>
              <w:rPr>
                <w:noProof/>
                <w:webHidden/>
              </w:rPr>
              <w:tab/>
            </w:r>
            <w:r>
              <w:rPr>
                <w:noProof/>
                <w:webHidden/>
              </w:rPr>
              <w:fldChar w:fldCharType="begin"/>
            </w:r>
            <w:r>
              <w:rPr>
                <w:noProof/>
                <w:webHidden/>
              </w:rPr>
              <w:instrText xml:space="preserve"> PAGEREF _Toc217316201 \h </w:instrText>
            </w:r>
            <w:r>
              <w:rPr>
                <w:noProof/>
                <w:webHidden/>
              </w:rPr>
            </w:r>
            <w:r>
              <w:rPr>
                <w:noProof/>
                <w:webHidden/>
              </w:rPr>
              <w:fldChar w:fldCharType="separate"/>
            </w:r>
            <w:r>
              <w:rPr>
                <w:noProof/>
                <w:webHidden/>
              </w:rPr>
              <w:t>11</w:t>
            </w:r>
            <w:r>
              <w:rPr>
                <w:noProof/>
                <w:webHidden/>
              </w:rPr>
              <w:fldChar w:fldCharType="end"/>
            </w:r>
          </w:hyperlink>
        </w:p>
        <w:p w14:paraId="7150B754" w14:textId="7226749E" w:rsidR="001C531D" w:rsidRDefault="001C531D">
          <w:pPr>
            <w:pStyle w:val="TOC2"/>
            <w:tabs>
              <w:tab w:val="right" w:leader="dot" w:pos="13948"/>
            </w:tabs>
            <w:rPr>
              <w:rFonts w:eastAsiaTheme="minorEastAsia"/>
              <w:noProof/>
              <w:kern w:val="2"/>
              <w:sz w:val="24"/>
              <w:szCs w:val="24"/>
              <w:lang w:val="en-CA"/>
              <w14:ligatures w14:val="standardContextual"/>
            </w:rPr>
          </w:pPr>
          <w:hyperlink w:anchor="_Toc217316202" w:history="1">
            <w:r w:rsidRPr="00306E99">
              <w:rPr>
                <w:rStyle w:val="Hyperlink"/>
                <w:noProof/>
              </w:rPr>
              <w:t>Delivery Channel(s)</w:t>
            </w:r>
            <w:r>
              <w:rPr>
                <w:noProof/>
                <w:webHidden/>
              </w:rPr>
              <w:tab/>
            </w:r>
            <w:r>
              <w:rPr>
                <w:noProof/>
                <w:webHidden/>
              </w:rPr>
              <w:fldChar w:fldCharType="begin"/>
            </w:r>
            <w:r>
              <w:rPr>
                <w:noProof/>
                <w:webHidden/>
              </w:rPr>
              <w:instrText xml:space="preserve"> PAGEREF _Toc217316202 \h </w:instrText>
            </w:r>
            <w:r>
              <w:rPr>
                <w:noProof/>
                <w:webHidden/>
              </w:rPr>
            </w:r>
            <w:r>
              <w:rPr>
                <w:noProof/>
                <w:webHidden/>
              </w:rPr>
              <w:fldChar w:fldCharType="separate"/>
            </w:r>
            <w:r>
              <w:rPr>
                <w:noProof/>
                <w:webHidden/>
              </w:rPr>
              <w:t>14</w:t>
            </w:r>
            <w:r>
              <w:rPr>
                <w:noProof/>
                <w:webHidden/>
              </w:rPr>
              <w:fldChar w:fldCharType="end"/>
            </w:r>
          </w:hyperlink>
        </w:p>
        <w:p w14:paraId="409615C4" w14:textId="77F15E96" w:rsidR="001C531D" w:rsidRDefault="001C531D">
          <w:pPr>
            <w:pStyle w:val="TOC1"/>
            <w:tabs>
              <w:tab w:val="right" w:leader="dot" w:pos="13948"/>
            </w:tabs>
            <w:rPr>
              <w:rFonts w:eastAsiaTheme="minorEastAsia"/>
              <w:noProof/>
              <w:kern w:val="2"/>
              <w:sz w:val="24"/>
              <w:szCs w:val="24"/>
              <w:lang w:val="en-CA"/>
              <w14:ligatures w14:val="standardContextual"/>
            </w:rPr>
          </w:pPr>
          <w:hyperlink w:anchor="_Toc217316203" w:history="1">
            <w:r w:rsidRPr="00306E99">
              <w:rPr>
                <w:rStyle w:val="Hyperlink"/>
                <w:noProof/>
              </w:rPr>
              <w:t>3. Inherent Risk Assessment</w:t>
            </w:r>
            <w:r>
              <w:rPr>
                <w:noProof/>
                <w:webHidden/>
              </w:rPr>
              <w:tab/>
            </w:r>
            <w:r>
              <w:rPr>
                <w:noProof/>
                <w:webHidden/>
              </w:rPr>
              <w:fldChar w:fldCharType="begin"/>
            </w:r>
            <w:r>
              <w:rPr>
                <w:noProof/>
                <w:webHidden/>
              </w:rPr>
              <w:instrText xml:space="preserve"> PAGEREF _Toc217316203 \h </w:instrText>
            </w:r>
            <w:r>
              <w:rPr>
                <w:noProof/>
                <w:webHidden/>
              </w:rPr>
            </w:r>
            <w:r>
              <w:rPr>
                <w:noProof/>
                <w:webHidden/>
              </w:rPr>
              <w:fldChar w:fldCharType="separate"/>
            </w:r>
            <w:r>
              <w:rPr>
                <w:noProof/>
                <w:webHidden/>
              </w:rPr>
              <w:t>16</w:t>
            </w:r>
            <w:r>
              <w:rPr>
                <w:noProof/>
                <w:webHidden/>
              </w:rPr>
              <w:fldChar w:fldCharType="end"/>
            </w:r>
          </w:hyperlink>
        </w:p>
        <w:p w14:paraId="58CDCA9B" w14:textId="3C5D3AFF" w:rsidR="001C531D" w:rsidRDefault="001C531D">
          <w:pPr>
            <w:pStyle w:val="TOC1"/>
            <w:tabs>
              <w:tab w:val="right" w:leader="dot" w:pos="13948"/>
            </w:tabs>
            <w:rPr>
              <w:rFonts w:eastAsiaTheme="minorEastAsia"/>
              <w:noProof/>
              <w:kern w:val="2"/>
              <w:sz w:val="24"/>
              <w:szCs w:val="24"/>
              <w:lang w:val="en-CA"/>
              <w14:ligatures w14:val="standardContextual"/>
            </w:rPr>
          </w:pPr>
          <w:hyperlink w:anchor="_Toc217316204" w:history="1">
            <w:r w:rsidRPr="00306E99">
              <w:rPr>
                <w:rStyle w:val="Hyperlink"/>
                <w:noProof/>
              </w:rPr>
              <w:t>4. AML &amp; ATF Controls</w:t>
            </w:r>
            <w:r>
              <w:rPr>
                <w:noProof/>
                <w:webHidden/>
              </w:rPr>
              <w:tab/>
            </w:r>
            <w:r>
              <w:rPr>
                <w:noProof/>
                <w:webHidden/>
              </w:rPr>
              <w:fldChar w:fldCharType="begin"/>
            </w:r>
            <w:r>
              <w:rPr>
                <w:noProof/>
                <w:webHidden/>
              </w:rPr>
              <w:instrText xml:space="preserve"> PAGEREF _Toc217316204 \h </w:instrText>
            </w:r>
            <w:r>
              <w:rPr>
                <w:noProof/>
                <w:webHidden/>
              </w:rPr>
            </w:r>
            <w:r>
              <w:rPr>
                <w:noProof/>
                <w:webHidden/>
              </w:rPr>
              <w:fldChar w:fldCharType="separate"/>
            </w:r>
            <w:r>
              <w:rPr>
                <w:noProof/>
                <w:webHidden/>
              </w:rPr>
              <w:t>16</w:t>
            </w:r>
            <w:r>
              <w:rPr>
                <w:noProof/>
                <w:webHidden/>
              </w:rPr>
              <w:fldChar w:fldCharType="end"/>
            </w:r>
          </w:hyperlink>
        </w:p>
        <w:p w14:paraId="69E2844F" w14:textId="0CE8CF57" w:rsidR="001C531D" w:rsidRDefault="001C531D">
          <w:pPr>
            <w:pStyle w:val="TOC1"/>
            <w:tabs>
              <w:tab w:val="right" w:leader="dot" w:pos="13948"/>
            </w:tabs>
            <w:rPr>
              <w:rFonts w:eastAsiaTheme="minorEastAsia"/>
              <w:noProof/>
              <w:kern w:val="2"/>
              <w:sz w:val="24"/>
              <w:szCs w:val="24"/>
              <w:lang w:val="en-CA"/>
              <w14:ligatures w14:val="standardContextual"/>
            </w:rPr>
          </w:pPr>
          <w:hyperlink w:anchor="_Toc217316205" w:history="1">
            <w:r w:rsidRPr="00306E99">
              <w:rPr>
                <w:rStyle w:val="Hyperlink"/>
                <w:noProof/>
              </w:rPr>
              <w:t>5. Control Risk Score Calculation</w:t>
            </w:r>
            <w:r>
              <w:rPr>
                <w:noProof/>
                <w:webHidden/>
              </w:rPr>
              <w:tab/>
            </w:r>
            <w:r>
              <w:rPr>
                <w:noProof/>
                <w:webHidden/>
              </w:rPr>
              <w:fldChar w:fldCharType="begin"/>
            </w:r>
            <w:r>
              <w:rPr>
                <w:noProof/>
                <w:webHidden/>
              </w:rPr>
              <w:instrText xml:space="preserve"> PAGEREF _Toc217316205 \h </w:instrText>
            </w:r>
            <w:r>
              <w:rPr>
                <w:noProof/>
                <w:webHidden/>
              </w:rPr>
            </w:r>
            <w:r>
              <w:rPr>
                <w:noProof/>
                <w:webHidden/>
              </w:rPr>
              <w:fldChar w:fldCharType="separate"/>
            </w:r>
            <w:r>
              <w:rPr>
                <w:noProof/>
                <w:webHidden/>
              </w:rPr>
              <w:t>20</w:t>
            </w:r>
            <w:r>
              <w:rPr>
                <w:noProof/>
                <w:webHidden/>
              </w:rPr>
              <w:fldChar w:fldCharType="end"/>
            </w:r>
          </w:hyperlink>
        </w:p>
        <w:p w14:paraId="31FAA909" w14:textId="39B92B71" w:rsidR="001C531D" w:rsidRDefault="001C531D">
          <w:pPr>
            <w:pStyle w:val="TOC1"/>
            <w:tabs>
              <w:tab w:val="right" w:leader="dot" w:pos="13948"/>
            </w:tabs>
            <w:rPr>
              <w:rFonts w:eastAsiaTheme="minorEastAsia"/>
              <w:noProof/>
              <w:kern w:val="2"/>
              <w:sz w:val="24"/>
              <w:szCs w:val="24"/>
              <w:lang w:val="en-CA"/>
              <w14:ligatures w14:val="standardContextual"/>
            </w:rPr>
          </w:pPr>
          <w:hyperlink w:anchor="_Toc217316206" w:history="1">
            <w:r w:rsidRPr="00306E99">
              <w:rPr>
                <w:rStyle w:val="Hyperlink"/>
                <w:noProof/>
              </w:rPr>
              <w:t>6. Residual Risk</w:t>
            </w:r>
            <w:r>
              <w:rPr>
                <w:noProof/>
                <w:webHidden/>
              </w:rPr>
              <w:tab/>
            </w:r>
            <w:r>
              <w:rPr>
                <w:noProof/>
                <w:webHidden/>
              </w:rPr>
              <w:fldChar w:fldCharType="begin"/>
            </w:r>
            <w:r>
              <w:rPr>
                <w:noProof/>
                <w:webHidden/>
              </w:rPr>
              <w:instrText xml:space="preserve"> PAGEREF _Toc217316206 \h </w:instrText>
            </w:r>
            <w:r>
              <w:rPr>
                <w:noProof/>
                <w:webHidden/>
              </w:rPr>
            </w:r>
            <w:r>
              <w:rPr>
                <w:noProof/>
                <w:webHidden/>
              </w:rPr>
              <w:fldChar w:fldCharType="separate"/>
            </w:r>
            <w:r>
              <w:rPr>
                <w:noProof/>
                <w:webHidden/>
              </w:rPr>
              <w:t>21</w:t>
            </w:r>
            <w:r>
              <w:rPr>
                <w:noProof/>
                <w:webHidden/>
              </w:rPr>
              <w:fldChar w:fldCharType="end"/>
            </w:r>
          </w:hyperlink>
        </w:p>
        <w:p w14:paraId="78338C0B" w14:textId="79854D85" w:rsidR="001C531D" w:rsidRDefault="001C531D">
          <w:pPr>
            <w:pStyle w:val="TOC1"/>
            <w:tabs>
              <w:tab w:val="right" w:leader="dot" w:pos="13948"/>
            </w:tabs>
            <w:rPr>
              <w:rFonts w:eastAsiaTheme="minorEastAsia"/>
              <w:noProof/>
              <w:kern w:val="2"/>
              <w:sz w:val="24"/>
              <w:szCs w:val="24"/>
              <w:lang w:val="en-CA"/>
              <w14:ligatures w14:val="standardContextual"/>
            </w:rPr>
          </w:pPr>
          <w:hyperlink w:anchor="_Toc217316207" w:history="1">
            <w:r w:rsidRPr="00306E99">
              <w:rPr>
                <w:rStyle w:val="Hyperlink"/>
                <w:noProof/>
              </w:rPr>
              <w:t>7. AML &amp; ATF Risk Appetite</w:t>
            </w:r>
            <w:r>
              <w:rPr>
                <w:noProof/>
                <w:webHidden/>
              </w:rPr>
              <w:tab/>
            </w:r>
            <w:r>
              <w:rPr>
                <w:noProof/>
                <w:webHidden/>
              </w:rPr>
              <w:fldChar w:fldCharType="begin"/>
            </w:r>
            <w:r>
              <w:rPr>
                <w:noProof/>
                <w:webHidden/>
              </w:rPr>
              <w:instrText xml:space="preserve"> PAGEREF _Toc217316207 \h </w:instrText>
            </w:r>
            <w:r>
              <w:rPr>
                <w:noProof/>
                <w:webHidden/>
              </w:rPr>
            </w:r>
            <w:r>
              <w:rPr>
                <w:noProof/>
                <w:webHidden/>
              </w:rPr>
              <w:fldChar w:fldCharType="separate"/>
            </w:r>
            <w:r>
              <w:rPr>
                <w:noProof/>
                <w:webHidden/>
              </w:rPr>
              <w:t>22</w:t>
            </w:r>
            <w:r>
              <w:rPr>
                <w:noProof/>
                <w:webHidden/>
              </w:rPr>
              <w:fldChar w:fldCharType="end"/>
            </w:r>
          </w:hyperlink>
        </w:p>
        <w:p w14:paraId="2AB5DED7" w14:textId="6C9070AA" w:rsidR="00181697" w:rsidRDefault="002420A2">
          <w:r>
            <w:fldChar w:fldCharType="end"/>
          </w:r>
        </w:p>
      </w:sdtContent>
    </w:sdt>
    <w:p w14:paraId="1E3299E7" w14:textId="77777777" w:rsidR="00DE06C6" w:rsidRDefault="00DE06C6" w:rsidP="00DE06C6"/>
    <w:p w14:paraId="1646E473" w14:textId="77777777" w:rsidR="00DE06C6" w:rsidRPr="000A7DF7" w:rsidRDefault="00DE06C6" w:rsidP="00DE06C6">
      <w:pPr>
        <w:rPr>
          <w:sz w:val="32"/>
        </w:rPr>
      </w:pPr>
    </w:p>
    <w:p w14:paraId="38B6C5BA" w14:textId="7DD0EFF7" w:rsidR="008A3909" w:rsidRDefault="008A3909">
      <w:r>
        <w:br w:type="page"/>
      </w:r>
    </w:p>
    <w:p w14:paraId="56CC4204" w14:textId="7837ABFA" w:rsidR="009452F4" w:rsidRDefault="009452F4" w:rsidP="004B22C7">
      <w:pPr>
        <w:pStyle w:val="Heading1"/>
        <w:spacing w:before="160" w:after="160" w:line="300" w:lineRule="auto"/>
      </w:pPr>
      <w:bookmarkStart w:id="2" w:name="_Toc217316196"/>
      <w:r w:rsidRPr="009452F4">
        <w:lastRenderedPageBreak/>
        <w:t>1. Introduction</w:t>
      </w:r>
      <w:bookmarkEnd w:id="2"/>
    </w:p>
    <w:p w14:paraId="01432D5C" w14:textId="4EC4D636" w:rsidR="005C236A" w:rsidRDefault="00C17F4F" w:rsidP="005C236A">
      <w:pPr>
        <w:pBdr>
          <w:top w:val="nil"/>
          <w:left w:val="nil"/>
          <w:bottom w:val="nil"/>
          <w:right w:val="nil"/>
          <w:between w:val="nil"/>
        </w:pBdr>
        <w:spacing w:before="160" w:after="0" w:line="300" w:lineRule="auto"/>
        <w:jc w:val="both"/>
      </w:pPr>
      <w:proofErr w:type="spellStart"/>
      <w:r>
        <w:t>SnowCap</w:t>
      </w:r>
      <w:proofErr w:type="spellEnd"/>
      <w:r>
        <w:t xml:space="preserve"> Financial Limited </w:t>
      </w:r>
      <w:r w:rsidR="005C236A">
        <w:t xml:space="preserve">is required to adhere to legislation and regulations </w:t>
      </w:r>
      <w:r w:rsidR="00AB5A48" w:rsidRPr="00031620">
        <w:rPr>
          <w:rFonts w:cstheme="minorHAnsi"/>
        </w:rPr>
        <w:t xml:space="preserve">for establishing internal rules is derived primarily from the </w:t>
      </w:r>
      <w:proofErr w:type="spellStart"/>
      <w:r w:rsidR="00F657D1">
        <w:rPr>
          <w:rFonts w:cstheme="minorHAnsi"/>
        </w:rPr>
        <w:t>the</w:t>
      </w:r>
      <w:proofErr w:type="spellEnd"/>
      <w:r w:rsidR="00F657D1">
        <w:rPr>
          <w:rFonts w:cstheme="minorHAnsi"/>
        </w:rPr>
        <w:t xml:space="preserve"> Canadian </w:t>
      </w:r>
      <w:r w:rsidR="00AB5A48" w:rsidRPr="00031620">
        <w:rPr>
          <w:rFonts w:cstheme="minorHAnsi"/>
        </w:rPr>
        <w:t>legal and regulatory regimes</w:t>
      </w:r>
      <w:r w:rsidR="005C236A">
        <w:t>:</w:t>
      </w:r>
    </w:p>
    <w:p w14:paraId="47883102" w14:textId="606D8AB1" w:rsidR="00B30065" w:rsidRDefault="00B30065" w:rsidP="00B94C0B">
      <w:pPr>
        <w:pStyle w:val="ListParagraph"/>
        <w:numPr>
          <w:ilvl w:val="0"/>
          <w:numId w:val="1"/>
        </w:numPr>
        <w:pBdr>
          <w:top w:val="nil"/>
          <w:left w:val="nil"/>
          <w:bottom w:val="nil"/>
          <w:right w:val="nil"/>
          <w:between w:val="nil"/>
        </w:pBdr>
        <w:spacing w:before="160" w:after="0" w:line="300" w:lineRule="auto"/>
        <w:jc w:val="both"/>
      </w:pPr>
      <w:r>
        <w:t>The Proceeds of Crime (Money Laundering) and Terrorist Financing Act (</w:t>
      </w:r>
      <w:r w:rsidR="00C06100">
        <w:t>the “</w:t>
      </w:r>
      <w:r>
        <w:t>PCMLTFA</w:t>
      </w:r>
      <w:r w:rsidR="00C06100">
        <w:t>”</w:t>
      </w:r>
      <w:r>
        <w:t>)</w:t>
      </w:r>
    </w:p>
    <w:p w14:paraId="4D397A0A" w14:textId="6F9A7B12" w:rsidR="00B30065" w:rsidRDefault="00B30065" w:rsidP="00B94C0B">
      <w:pPr>
        <w:pStyle w:val="ListParagraph"/>
        <w:numPr>
          <w:ilvl w:val="0"/>
          <w:numId w:val="1"/>
        </w:numPr>
        <w:pBdr>
          <w:top w:val="nil"/>
          <w:left w:val="nil"/>
          <w:bottom w:val="nil"/>
          <w:right w:val="nil"/>
          <w:between w:val="nil"/>
        </w:pBdr>
        <w:spacing w:before="160" w:after="0" w:line="300" w:lineRule="auto"/>
        <w:jc w:val="both"/>
      </w:pPr>
      <w:r>
        <w:t>The Proceeds of Crime (Money Laundering) and Terrorist Financing Regulations (</w:t>
      </w:r>
      <w:r w:rsidR="00C06100">
        <w:t>the “</w:t>
      </w:r>
      <w:r>
        <w:t>PCMLTFR</w:t>
      </w:r>
      <w:r w:rsidR="00C06100">
        <w:t>”</w:t>
      </w:r>
      <w:r>
        <w:t>)</w:t>
      </w:r>
    </w:p>
    <w:p w14:paraId="1141C8FB" w14:textId="77777777" w:rsidR="00B30065" w:rsidRDefault="00B30065" w:rsidP="00B94C0B">
      <w:pPr>
        <w:pStyle w:val="ListParagraph"/>
        <w:numPr>
          <w:ilvl w:val="0"/>
          <w:numId w:val="1"/>
        </w:numPr>
        <w:pBdr>
          <w:top w:val="nil"/>
          <w:left w:val="nil"/>
          <w:bottom w:val="nil"/>
          <w:right w:val="nil"/>
          <w:between w:val="nil"/>
        </w:pBdr>
        <w:spacing w:before="160" w:after="0" w:line="300" w:lineRule="auto"/>
        <w:jc w:val="both"/>
      </w:pPr>
      <w:r>
        <w:t>The Criminal Code (R.S.C., 1985, c. C-46)</w:t>
      </w:r>
    </w:p>
    <w:p w14:paraId="31EDFC55" w14:textId="4511E685" w:rsidR="00B30065" w:rsidRDefault="00B30065" w:rsidP="00B94C0B">
      <w:pPr>
        <w:pStyle w:val="ListParagraph"/>
        <w:numPr>
          <w:ilvl w:val="0"/>
          <w:numId w:val="1"/>
        </w:numPr>
        <w:pBdr>
          <w:top w:val="nil"/>
          <w:left w:val="nil"/>
          <w:bottom w:val="nil"/>
          <w:right w:val="nil"/>
          <w:between w:val="nil"/>
        </w:pBdr>
        <w:spacing w:before="160" w:after="0" w:line="300" w:lineRule="auto"/>
        <w:jc w:val="both"/>
      </w:pPr>
      <w:r>
        <w:t>Federal sanctions legislation, including regulations made under the United Nations Act</w:t>
      </w:r>
      <w:r w:rsidR="00C06100">
        <w:t xml:space="preserve"> (the “UN Act”)</w:t>
      </w:r>
      <w:r>
        <w:t>, the Special Economic Measures Act</w:t>
      </w:r>
      <w:r w:rsidR="00C06100">
        <w:t xml:space="preserve"> (the “SEMA”)</w:t>
      </w:r>
      <w:r>
        <w:t>, and the Justice for Victims of Corrupt Foreign Officials Act (</w:t>
      </w:r>
      <w:r w:rsidR="00C06100">
        <w:t>the “</w:t>
      </w:r>
      <w:r>
        <w:t>Magnitsky Law</w:t>
      </w:r>
      <w:r w:rsidR="00C06100">
        <w:t>”</w:t>
      </w:r>
      <w:r>
        <w:t>)</w:t>
      </w:r>
    </w:p>
    <w:p w14:paraId="72E251DE" w14:textId="77777777" w:rsidR="00594C8E" w:rsidRDefault="00594C8E" w:rsidP="00B30065">
      <w:pPr>
        <w:pBdr>
          <w:top w:val="nil"/>
          <w:left w:val="nil"/>
          <w:bottom w:val="nil"/>
          <w:right w:val="nil"/>
          <w:between w:val="nil"/>
        </w:pBdr>
        <w:spacing w:before="160" w:after="0" w:line="300" w:lineRule="auto"/>
        <w:jc w:val="both"/>
      </w:pPr>
      <w:proofErr w:type="spellStart"/>
      <w:r>
        <w:t>SnowCap</w:t>
      </w:r>
      <w:proofErr w:type="spellEnd"/>
      <w:r>
        <w:t xml:space="preserve"> has also reviewed, considered and as appropriate</w:t>
      </w:r>
    </w:p>
    <w:p w14:paraId="290C60F5" w14:textId="701AD8E6" w:rsidR="00594C8E" w:rsidRDefault="005C6FD9" w:rsidP="00B94C0B">
      <w:pPr>
        <w:pStyle w:val="ListParagraph"/>
        <w:numPr>
          <w:ilvl w:val="0"/>
          <w:numId w:val="11"/>
        </w:numPr>
        <w:pBdr>
          <w:top w:val="nil"/>
          <w:left w:val="nil"/>
          <w:bottom w:val="nil"/>
          <w:right w:val="nil"/>
          <w:between w:val="nil"/>
        </w:pBdr>
        <w:spacing w:before="160" w:after="0" w:line="300" w:lineRule="auto"/>
        <w:jc w:val="both"/>
      </w:pPr>
      <w:r>
        <w:t xml:space="preserve">FINTRAC </w:t>
      </w:r>
      <w:r w:rsidR="00594C8E" w:rsidRPr="00594C8E">
        <w:t xml:space="preserve">Risk-Based Approach Workbook, </w:t>
      </w:r>
    </w:p>
    <w:p w14:paraId="50DEB16A" w14:textId="77777777" w:rsidR="00594C8E" w:rsidRDefault="00594C8E" w:rsidP="00B94C0B">
      <w:pPr>
        <w:pStyle w:val="ListParagraph"/>
        <w:numPr>
          <w:ilvl w:val="0"/>
          <w:numId w:val="11"/>
        </w:numPr>
        <w:pBdr>
          <w:top w:val="nil"/>
          <w:left w:val="nil"/>
          <w:bottom w:val="nil"/>
          <w:right w:val="nil"/>
          <w:between w:val="nil"/>
        </w:pBdr>
        <w:spacing w:before="160" w:after="0" w:line="300" w:lineRule="auto"/>
        <w:jc w:val="both"/>
      </w:pPr>
      <w:r w:rsidRPr="00594C8E">
        <w:t xml:space="preserve">federal sanctions guidance, and </w:t>
      </w:r>
    </w:p>
    <w:p w14:paraId="0DAE7EDC" w14:textId="7E3CE91D" w:rsidR="00594C8E" w:rsidRDefault="00594C8E" w:rsidP="00B94C0B">
      <w:pPr>
        <w:pStyle w:val="ListParagraph"/>
        <w:numPr>
          <w:ilvl w:val="0"/>
          <w:numId w:val="11"/>
        </w:numPr>
        <w:pBdr>
          <w:top w:val="nil"/>
          <w:left w:val="nil"/>
          <w:bottom w:val="nil"/>
          <w:right w:val="nil"/>
          <w:between w:val="nil"/>
        </w:pBdr>
        <w:spacing w:before="160" w:after="0" w:line="300" w:lineRule="auto"/>
        <w:jc w:val="both"/>
      </w:pPr>
      <w:r w:rsidRPr="00594C8E">
        <w:t xml:space="preserve">applicable typologies published by the Financial Transactions and Reports Analysis Centre of Canada, the Department of Finance, and the Financial Action Task Force </w:t>
      </w:r>
      <w:r w:rsidR="00C06100">
        <w:t>(collectively, the “Applicable Typologies”)</w:t>
      </w:r>
    </w:p>
    <w:p w14:paraId="46C4288A" w14:textId="12F2F505" w:rsidR="00B30065" w:rsidRDefault="00187C8F" w:rsidP="00B30065">
      <w:pPr>
        <w:pBdr>
          <w:top w:val="nil"/>
          <w:left w:val="nil"/>
          <w:bottom w:val="nil"/>
          <w:right w:val="nil"/>
          <w:between w:val="nil"/>
        </w:pBdr>
        <w:spacing w:before="160" w:after="0" w:line="300" w:lineRule="auto"/>
        <w:jc w:val="both"/>
      </w:pPr>
      <w:r w:rsidRPr="00187C8F">
        <w:t xml:space="preserve">As a registered Money Services Business (MSB), </w:t>
      </w:r>
      <w:proofErr w:type="spellStart"/>
      <w:r w:rsidRPr="00187C8F">
        <w:t>SnowCap</w:t>
      </w:r>
      <w:proofErr w:type="spellEnd"/>
      <w:r w:rsidRPr="00187C8F">
        <w:t xml:space="preserve"> Financial Limited is required under section 9.6 of the PCMLTFA and applicable FINTRAC guidance to conduct and maintain a documented business-wide risk assessment (BWRA). This assessment identifies and evaluates the inherent money-laundering and terrorist-financing risks to which the business is exposed and supports the development of risk-based policies, procedures, controls, and monitoring activities.</w:t>
      </w:r>
    </w:p>
    <w:p w14:paraId="157DC303" w14:textId="54FF4A5D" w:rsidR="004447AC" w:rsidRDefault="004447AC" w:rsidP="004447AC">
      <w:pPr>
        <w:spacing w:before="160" w:line="300" w:lineRule="auto"/>
        <w:jc w:val="both"/>
      </w:pPr>
      <w:r>
        <w:t xml:space="preserve">In accordance with the PCMLTFA, the PCMLTFR, and FINTRAC’s Risk-Based Approach Workbook for MSBs, </w:t>
      </w:r>
      <w:proofErr w:type="spellStart"/>
      <w:r>
        <w:t>SnowCap</w:t>
      </w:r>
      <w:proofErr w:type="spellEnd"/>
      <w:r>
        <w:t xml:space="preserve"> Financial Limited assesses inherent AML/ATF risks across the following categories:</w:t>
      </w:r>
    </w:p>
    <w:p w14:paraId="14AF0357" w14:textId="03B284F5" w:rsidR="004447AC" w:rsidRDefault="004447AC" w:rsidP="00B94C0B">
      <w:pPr>
        <w:pStyle w:val="ListParagraph"/>
        <w:numPr>
          <w:ilvl w:val="0"/>
          <w:numId w:val="10"/>
        </w:numPr>
        <w:spacing w:before="160" w:line="300" w:lineRule="auto"/>
        <w:jc w:val="both"/>
      </w:pPr>
      <w:r>
        <w:t>Client risk</w:t>
      </w:r>
    </w:p>
    <w:p w14:paraId="191FCB64" w14:textId="5ACC439A" w:rsidR="004447AC" w:rsidRDefault="004447AC" w:rsidP="00B94C0B">
      <w:pPr>
        <w:pStyle w:val="ListParagraph"/>
        <w:numPr>
          <w:ilvl w:val="0"/>
          <w:numId w:val="10"/>
        </w:numPr>
        <w:spacing w:before="160" w:line="300" w:lineRule="auto"/>
        <w:jc w:val="both"/>
      </w:pPr>
      <w:r>
        <w:t>Business relationship and activity risk</w:t>
      </w:r>
    </w:p>
    <w:p w14:paraId="73CA8A4D" w14:textId="31C320BD" w:rsidR="004447AC" w:rsidRDefault="004447AC" w:rsidP="00B94C0B">
      <w:pPr>
        <w:pStyle w:val="ListParagraph"/>
        <w:numPr>
          <w:ilvl w:val="0"/>
          <w:numId w:val="10"/>
        </w:numPr>
        <w:spacing w:before="160" w:line="300" w:lineRule="auto"/>
        <w:jc w:val="both"/>
      </w:pPr>
      <w:r>
        <w:t>Product and service risk</w:t>
      </w:r>
    </w:p>
    <w:p w14:paraId="3C28970C" w14:textId="76DD5C35" w:rsidR="004447AC" w:rsidRDefault="004447AC" w:rsidP="00B94C0B">
      <w:pPr>
        <w:pStyle w:val="ListParagraph"/>
        <w:numPr>
          <w:ilvl w:val="0"/>
          <w:numId w:val="10"/>
        </w:numPr>
        <w:spacing w:before="160" w:line="300" w:lineRule="auto"/>
        <w:jc w:val="both"/>
      </w:pPr>
      <w:r>
        <w:t>Geographic risk</w:t>
      </w:r>
    </w:p>
    <w:p w14:paraId="1AF76D6F" w14:textId="375046AD" w:rsidR="008A3909" w:rsidRDefault="004447AC" w:rsidP="00B94C0B">
      <w:pPr>
        <w:pStyle w:val="ListParagraph"/>
        <w:numPr>
          <w:ilvl w:val="0"/>
          <w:numId w:val="10"/>
        </w:numPr>
        <w:spacing w:before="160" w:line="300" w:lineRule="auto"/>
        <w:jc w:val="both"/>
      </w:pPr>
      <w:r>
        <w:lastRenderedPageBreak/>
        <w:t>Delivery channel risk</w:t>
      </w:r>
    </w:p>
    <w:p w14:paraId="34A435EF" w14:textId="15AECDED" w:rsidR="003833E4" w:rsidRDefault="003833E4" w:rsidP="00031A63">
      <w:pPr>
        <w:pBdr>
          <w:top w:val="nil"/>
          <w:left w:val="nil"/>
          <w:bottom w:val="nil"/>
          <w:right w:val="nil"/>
          <w:between w:val="nil"/>
        </w:pBdr>
        <w:spacing w:before="160" w:after="0" w:line="300" w:lineRule="auto"/>
        <w:jc w:val="both"/>
      </w:pPr>
      <w:r w:rsidRPr="003833E4">
        <w:t xml:space="preserve">These risk factors form the basis of </w:t>
      </w:r>
      <w:proofErr w:type="spellStart"/>
      <w:r w:rsidRPr="003833E4">
        <w:t>SnowCap</w:t>
      </w:r>
      <w:proofErr w:type="spellEnd"/>
      <w:r w:rsidRPr="003833E4">
        <w:t xml:space="preserve"> Financial Limited’s enterprise AML/ATF framework and support the application of proportionate, risk-based mitigating controls.</w:t>
      </w:r>
    </w:p>
    <w:p w14:paraId="3729508C" w14:textId="38ED2C43" w:rsidR="008C0A3B" w:rsidRDefault="008C0A3B" w:rsidP="008C0A3B">
      <w:pPr>
        <w:pBdr>
          <w:top w:val="nil"/>
          <w:left w:val="nil"/>
          <w:bottom w:val="nil"/>
          <w:right w:val="nil"/>
          <w:between w:val="nil"/>
        </w:pBdr>
        <w:spacing w:before="160" w:after="0" w:line="300" w:lineRule="auto"/>
        <w:jc w:val="both"/>
      </w:pPr>
      <w:proofErr w:type="spellStart"/>
      <w:r>
        <w:t>SnowCap</w:t>
      </w:r>
      <w:proofErr w:type="spellEnd"/>
      <w:r>
        <w:t xml:space="preserve"> Financial Limited also recognises that, in identifying its money-laundering and terrorist-financing risks and in establishing appropriate systems and controls, it must consider its internal processes, technology infrastructure, and overall operating environment. This includes how the firm designs, deploys, and maintains its onboarding systems, transaction-processing systems, monitoring tools, record-keeping capabilities, and governance structure.</w:t>
      </w:r>
    </w:p>
    <w:p w14:paraId="4703D843" w14:textId="77777777" w:rsidR="008C0A3B" w:rsidRDefault="008C0A3B" w:rsidP="008C0A3B">
      <w:pPr>
        <w:pBdr>
          <w:top w:val="nil"/>
          <w:left w:val="nil"/>
          <w:bottom w:val="nil"/>
          <w:right w:val="nil"/>
          <w:between w:val="nil"/>
        </w:pBdr>
        <w:spacing w:before="160" w:after="0" w:line="300" w:lineRule="auto"/>
        <w:jc w:val="both"/>
      </w:pPr>
      <w:r>
        <w:t xml:space="preserve">In accordance with the PCMLTFA, the PCMLTFR, and applicable FINTRAC guidance, </w:t>
      </w:r>
      <w:proofErr w:type="spellStart"/>
      <w:r>
        <w:t>SnowCap</w:t>
      </w:r>
      <w:proofErr w:type="spellEnd"/>
      <w:r>
        <w:t xml:space="preserve"> Financial Limited is required to establish and maintain effective compliance systems and controls that:</w:t>
      </w:r>
    </w:p>
    <w:p w14:paraId="798C4E2A" w14:textId="5E89E39D" w:rsidR="008C0A3B" w:rsidRDefault="008C0A3B" w:rsidP="00B94C0B">
      <w:pPr>
        <w:pStyle w:val="ListParagraph"/>
        <w:numPr>
          <w:ilvl w:val="0"/>
          <w:numId w:val="10"/>
        </w:numPr>
        <w:pBdr>
          <w:top w:val="nil"/>
          <w:left w:val="nil"/>
          <w:bottom w:val="nil"/>
          <w:right w:val="nil"/>
          <w:between w:val="nil"/>
        </w:pBdr>
        <w:spacing w:before="160" w:after="0" w:line="300" w:lineRule="auto"/>
        <w:jc w:val="both"/>
      </w:pPr>
      <w:r>
        <w:t>enable the identification, assessment, monitoring, and management of money-laundering and terrorist-financing risks; and</w:t>
      </w:r>
    </w:p>
    <w:p w14:paraId="169F9A92" w14:textId="1765F20F" w:rsidR="008C0A3B" w:rsidRDefault="008C0A3B" w:rsidP="00B94C0B">
      <w:pPr>
        <w:pStyle w:val="ListParagraph"/>
        <w:numPr>
          <w:ilvl w:val="0"/>
          <w:numId w:val="10"/>
        </w:numPr>
        <w:pBdr>
          <w:top w:val="nil"/>
          <w:left w:val="nil"/>
          <w:bottom w:val="nil"/>
          <w:right w:val="nil"/>
          <w:between w:val="nil"/>
        </w:pBdr>
        <w:spacing w:before="160" w:after="0" w:line="300" w:lineRule="auto"/>
        <w:jc w:val="both"/>
      </w:pPr>
      <w:r>
        <w:t>are comprehensive and proportionate to the nature, size, complexity, and risk exposure of the firm’s activities.</w:t>
      </w:r>
    </w:p>
    <w:p w14:paraId="3F823DCE" w14:textId="6409100A" w:rsidR="008C0A3B" w:rsidRDefault="008C0A3B" w:rsidP="00031A63">
      <w:pPr>
        <w:pBdr>
          <w:top w:val="nil"/>
          <w:left w:val="nil"/>
          <w:bottom w:val="nil"/>
          <w:right w:val="nil"/>
          <w:between w:val="nil"/>
        </w:pBdr>
        <w:spacing w:before="160" w:after="0" w:line="300" w:lineRule="auto"/>
        <w:jc w:val="both"/>
      </w:pPr>
      <w:r>
        <w:t xml:space="preserve">As part of this business-wide risk assessment, the firm will </w:t>
      </w:r>
      <w:proofErr w:type="gramStart"/>
      <w:r>
        <w:t>take into account</w:t>
      </w:r>
      <w:proofErr w:type="gramEnd"/>
      <w:r>
        <w:t xml:space="preserve"> these operational and environmental risk factors, as well as any other relevant risks identified through ongoing monitoring, audits, or regulatory updates. </w:t>
      </w:r>
      <w:proofErr w:type="spellStart"/>
      <w:r>
        <w:t>SnowCap</w:t>
      </w:r>
      <w:proofErr w:type="spellEnd"/>
      <w:r>
        <w:t xml:space="preserve"> Financial Limited will also address and document the specific controls the firm has in place to mitigate each identified risk or category of risk.</w:t>
      </w:r>
    </w:p>
    <w:p w14:paraId="796B88EF" w14:textId="24AC267F" w:rsidR="008A3909" w:rsidRPr="00031A63" w:rsidRDefault="008C0A3B" w:rsidP="00031A63">
      <w:pPr>
        <w:pBdr>
          <w:top w:val="nil"/>
          <w:left w:val="nil"/>
          <w:bottom w:val="nil"/>
          <w:right w:val="nil"/>
          <w:between w:val="nil"/>
        </w:pBdr>
        <w:spacing w:before="160" w:after="0" w:line="300" w:lineRule="auto"/>
        <w:jc w:val="both"/>
        <w:rPr>
          <w:color w:val="000000"/>
        </w:rPr>
      </w:pPr>
      <w:r>
        <w:t xml:space="preserve"> </w:t>
      </w:r>
    </w:p>
    <w:p w14:paraId="188D7089" w14:textId="50CA8F12" w:rsidR="008A3909" w:rsidRDefault="008A3909" w:rsidP="008A3909">
      <w:pPr>
        <w:spacing w:before="160" w:line="300" w:lineRule="auto"/>
        <w:jc w:val="center"/>
      </w:pPr>
      <w:r w:rsidRPr="00B8281E">
        <w:rPr>
          <w:noProof/>
        </w:rPr>
        <w:drawing>
          <wp:inline distT="0" distB="0" distL="0" distR="0" wp14:anchorId="05DF872D" wp14:editId="6B517075">
            <wp:extent cx="5953125" cy="13430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53125" cy="1343025"/>
                    </a:xfrm>
                    <a:prstGeom prst="rect">
                      <a:avLst/>
                    </a:prstGeom>
                    <a:noFill/>
                    <a:ln>
                      <a:noFill/>
                    </a:ln>
                  </pic:spPr>
                </pic:pic>
              </a:graphicData>
            </a:graphic>
          </wp:inline>
        </w:drawing>
      </w:r>
    </w:p>
    <w:p w14:paraId="46361A08" w14:textId="77777777" w:rsidR="004742B3" w:rsidRDefault="004742B3">
      <w:pPr>
        <w:rPr>
          <w:rFonts w:asciiTheme="majorHAnsi" w:eastAsiaTheme="majorEastAsia" w:hAnsiTheme="majorHAnsi" w:cstheme="majorBidi"/>
          <w:b/>
          <w:sz w:val="40"/>
          <w:szCs w:val="32"/>
        </w:rPr>
      </w:pPr>
      <w:r>
        <w:br w:type="page"/>
      </w:r>
    </w:p>
    <w:p w14:paraId="0DFA8787" w14:textId="166BCF84" w:rsidR="005C236A" w:rsidRDefault="005C236A" w:rsidP="005C236A">
      <w:pPr>
        <w:pStyle w:val="Heading1"/>
        <w:spacing w:before="160" w:after="160" w:line="300" w:lineRule="auto"/>
      </w:pPr>
      <w:bookmarkStart w:id="3" w:name="_Toc217316197"/>
      <w:r>
        <w:lastRenderedPageBreak/>
        <w:t>2</w:t>
      </w:r>
      <w:r w:rsidRPr="009452F4">
        <w:t>. I</w:t>
      </w:r>
      <w:r>
        <w:t>nherent Risk Factor</w:t>
      </w:r>
      <w:r w:rsidR="001405F4">
        <w:t>s</w:t>
      </w:r>
      <w:bookmarkEnd w:id="3"/>
      <w:r>
        <w:t xml:space="preserve"> </w:t>
      </w:r>
    </w:p>
    <w:p w14:paraId="7807B4F9" w14:textId="5AEC03A7" w:rsidR="005C236A" w:rsidRDefault="00A05F27" w:rsidP="00F01D1B">
      <w:pPr>
        <w:pStyle w:val="Heading2"/>
      </w:pPr>
      <w:bookmarkStart w:id="4" w:name="_Toc217316198"/>
      <w:r>
        <w:t>Clients</w:t>
      </w:r>
      <w:bookmarkEnd w:id="4"/>
    </w:p>
    <w:p w14:paraId="6980DC99" w14:textId="6EFD1CD0" w:rsidR="005C6FD9" w:rsidRDefault="005C6FD9" w:rsidP="005C236A">
      <w:pPr>
        <w:spacing w:before="160" w:line="300" w:lineRule="auto"/>
        <w:jc w:val="both"/>
      </w:pPr>
      <w:proofErr w:type="spellStart"/>
      <w:r w:rsidRPr="005C6FD9">
        <w:t>SnowCap</w:t>
      </w:r>
      <w:proofErr w:type="spellEnd"/>
      <w:r w:rsidRPr="005C6FD9">
        <w:t xml:space="preserve"> Financial Limited has identified and assessed the categories of clients it onboards, including its primary core customer segment. In doing so, the firm has considered money-laundering and terrorist-financing risks identified in FINTRAC’s sector-specific guidance for MSBs, the Risk-Based Approach Workbook, federal sanctions guidance, and applicable typologies published by the Financial Transactions and Reports Analysis Centre of Canada, the Department of Finance, and the Financial Action Task Force (FATF).</w:t>
      </w:r>
    </w:p>
    <w:p w14:paraId="64307D0A" w14:textId="79E7259A" w:rsidR="005C6FD9" w:rsidRDefault="00C06100" w:rsidP="005C236A">
      <w:pPr>
        <w:spacing w:before="160" w:line="300" w:lineRule="auto"/>
        <w:jc w:val="both"/>
      </w:pPr>
      <w:r w:rsidRPr="00C06100">
        <w:t xml:space="preserve">For the purposes of this risk assessment, </w:t>
      </w:r>
      <w:proofErr w:type="spellStart"/>
      <w:r w:rsidRPr="00C06100">
        <w:t>SnowCap</w:t>
      </w:r>
      <w:proofErr w:type="spellEnd"/>
      <w:r w:rsidRPr="00C06100">
        <w:t xml:space="preserve"> Financial Limited has segmented its customers into three categories: (</w:t>
      </w:r>
      <w:proofErr w:type="spellStart"/>
      <w:r w:rsidRPr="00C06100">
        <w:t>i</w:t>
      </w:r>
      <w:proofErr w:type="spellEnd"/>
      <w:r w:rsidRPr="00C06100">
        <w:t>) Core Target Clients, (ii) Additional Clients, and (iii) Clients Outside Risk Appetite. A description of each category is set out below.</w:t>
      </w:r>
    </w:p>
    <w:p w14:paraId="4F726DBE" w14:textId="548203B0" w:rsidR="005C6FD9" w:rsidRDefault="00B30C2C" w:rsidP="005C236A">
      <w:pPr>
        <w:spacing w:before="160" w:line="300" w:lineRule="auto"/>
        <w:jc w:val="both"/>
      </w:pPr>
      <w:proofErr w:type="spellStart"/>
      <w:r w:rsidRPr="00B30C2C">
        <w:t>SnowCap</w:t>
      </w:r>
      <w:proofErr w:type="spellEnd"/>
      <w:r w:rsidRPr="00B30C2C">
        <w:t xml:space="preserve"> Financial Limited provides multi-vertical digital asset services to </w:t>
      </w:r>
      <w:r w:rsidR="007676F2">
        <w:t>[</w:t>
      </w:r>
      <w:r w:rsidRPr="00B30C2C">
        <w:t>institutional, corporate, and high-net-worth</w:t>
      </w:r>
      <w:r w:rsidR="007676F2">
        <w:t>]</w:t>
      </w:r>
      <w:r w:rsidRPr="00B30C2C">
        <w:t xml:space="preserve"> clients seeking tailored execution and support. The firm’s platform enables businesses to purchase and hold </w:t>
      </w:r>
      <w:r w:rsidR="00D31548">
        <w:t xml:space="preserve">[stable coin, </w:t>
      </w:r>
      <w:r w:rsidRPr="00B30C2C">
        <w:t>digital assets and non-fungible tokens (NFTs)</w:t>
      </w:r>
      <w:r w:rsidR="00D31548">
        <w:t>]</w:t>
      </w:r>
      <w:r w:rsidRPr="00B30C2C">
        <w:t>, whether for speculative purposes or long-term investment objectives. The firm also operates a cashier-style payment service, enabling customers to on-ramp and off-ramp digital assets for payment and merchant-processing purposes.</w:t>
      </w:r>
    </w:p>
    <w:p w14:paraId="61D1E9EF" w14:textId="28F80527" w:rsidR="00D31548" w:rsidRDefault="005C236A" w:rsidP="00D31548">
      <w:pPr>
        <w:pStyle w:val="Heading3"/>
        <w:ind w:firstLine="720"/>
      </w:pPr>
      <w:r>
        <w:t xml:space="preserve">Core customers </w:t>
      </w:r>
    </w:p>
    <w:p w14:paraId="275CD754" w14:textId="0CCD4F77" w:rsidR="007521CB" w:rsidRDefault="00D31548" w:rsidP="001065D7">
      <w:r w:rsidRPr="00D31548">
        <w:t xml:space="preserve">The firm’s core clients are corporate entities operating primarily in the gaming industry. </w:t>
      </w:r>
      <w:r w:rsidR="006A4AC3">
        <w:t>[</w:t>
      </w:r>
      <w:r>
        <w:t>None of these</w:t>
      </w:r>
      <w:r w:rsidRPr="00D31548">
        <w:t xml:space="preserve"> clients are </w:t>
      </w:r>
      <w:r>
        <w:t xml:space="preserve">currently </w:t>
      </w:r>
      <w:r w:rsidRPr="00D31548">
        <w:t xml:space="preserve">based </w:t>
      </w:r>
      <w:r>
        <w:t>in Canada</w:t>
      </w:r>
      <w:r w:rsidR="006A4AC3">
        <w:t>]</w:t>
      </w:r>
      <w:r w:rsidRPr="00D31548">
        <w:t>. All clients use the firm’s digital-asset services, including cryptocurrencies and NFTs, transacting through bank transfers and equivalent fiat-to-digital-asset movement.</w:t>
      </w:r>
    </w:p>
    <w:p w14:paraId="464427B1" w14:textId="31FEE3FC" w:rsidR="00BB5F77" w:rsidRDefault="00BB5F77" w:rsidP="00BB5F77">
      <w:pPr>
        <w:pStyle w:val="Heading3"/>
        <w:ind w:firstLine="720"/>
      </w:pPr>
      <w:r>
        <w:t xml:space="preserve">Additional customers </w:t>
      </w:r>
    </w:p>
    <w:p w14:paraId="114611A4" w14:textId="5FBE79A4" w:rsidR="001065D7" w:rsidRDefault="00784670" w:rsidP="00BB5F77">
      <w:r w:rsidRPr="00784670">
        <w:t xml:space="preserve">Additional clients include entities operating in sectors such as human-resources services, adult entertainment, gambling, logistics, and travel-and-tourism. These clients represent a smaller proportion of </w:t>
      </w:r>
      <w:proofErr w:type="spellStart"/>
      <w:r w:rsidRPr="00784670">
        <w:t>SnowCap</w:t>
      </w:r>
      <w:proofErr w:type="spellEnd"/>
      <w:r w:rsidRPr="00784670">
        <w:t xml:space="preserve"> Financial Limited’s portfolio but are assessed as presenting higher inherent risk due to industry characteristics, elevated exposure to cash or digital-asset flows, and known ML/TF typologies associated with these sectors.</w:t>
      </w:r>
    </w:p>
    <w:p w14:paraId="4A0B2489" w14:textId="3F4961FE" w:rsidR="00A57EA7" w:rsidRDefault="00BB5F77" w:rsidP="00A57EA7">
      <w:pPr>
        <w:pStyle w:val="Heading3"/>
        <w:ind w:firstLine="720"/>
      </w:pPr>
      <w:r>
        <w:t xml:space="preserve">Non-risk appetite customers </w:t>
      </w:r>
    </w:p>
    <w:p w14:paraId="4FE67460" w14:textId="77777777" w:rsidR="00A57EA7" w:rsidRDefault="00A57EA7" w:rsidP="00A57EA7">
      <w:r>
        <w:t xml:space="preserve">Certain clients fall outside </w:t>
      </w:r>
      <w:proofErr w:type="spellStart"/>
      <w:r>
        <w:t>SnowCap</w:t>
      </w:r>
      <w:proofErr w:type="spellEnd"/>
      <w:r>
        <w:t xml:space="preserve"> Financial Limited’s risk appetite and are not permitted to onboard. This includes sanctioned individuals and entities, as well as industries or activities assessed as presenting unacceptably high ML/TF or sanctions-evasion risk. These include:</w:t>
      </w:r>
    </w:p>
    <w:p w14:paraId="570B74B8" w14:textId="3A6B1C93" w:rsidR="00A57EA7" w:rsidRDefault="00A57EA7" w:rsidP="00B94C0B">
      <w:pPr>
        <w:pStyle w:val="ListParagraph"/>
        <w:numPr>
          <w:ilvl w:val="0"/>
          <w:numId w:val="10"/>
        </w:numPr>
      </w:pPr>
      <w:r>
        <w:t>Political organisations</w:t>
      </w:r>
    </w:p>
    <w:p w14:paraId="6D899B9F" w14:textId="7706C962" w:rsidR="00A57EA7" w:rsidRDefault="00A57EA7" w:rsidP="00B94C0B">
      <w:pPr>
        <w:pStyle w:val="ListParagraph"/>
        <w:numPr>
          <w:ilvl w:val="0"/>
          <w:numId w:val="10"/>
        </w:numPr>
      </w:pPr>
      <w:r>
        <w:lastRenderedPageBreak/>
        <w:t>Multi-level marketing enterprises</w:t>
      </w:r>
    </w:p>
    <w:p w14:paraId="5324085D" w14:textId="0489F54B" w:rsidR="00A57EA7" w:rsidRDefault="00A57EA7" w:rsidP="00B94C0B">
      <w:pPr>
        <w:pStyle w:val="ListParagraph"/>
        <w:numPr>
          <w:ilvl w:val="0"/>
          <w:numId w:val="10"/>
        </w:numPr>
      </w:pPr>
      <w:r>
        <w:t>Drug-paraphernalia businesses</w:t>
      </w:r>
    </w:p>
    <w:p w14:paraId="2861BD51" w14:textId="49B9A64B" w:rsidR="00A57EA7" w:rsidRDefault="00A57EA7" w:rsidP="00B94C0B">
      <w:pPr>
        <w:pStyle w:val="ListParagraph"/>
        <w:numPr>
          <w:ilvl w:val="0"/>
          <w:numId w:val="10"/>
        </w:numPr>
      </w:pPr>
      <w:r>
        <w:t>CBD or cannabis-related products</w:t>
      </w:r>
    </w:p>
    <w:p w14:paraId="48A8849F" w14:textId="4189FAAF" w:rsidR="00A57EA7" w:rsidRDefault="00A57EA7" w:rsidP="00B94C0B">
      <w:pPr>
        <w:pStyle w:val="ListParagraph"/>
        <w:numPr>
          <w:ilvl w:val="0"/>
          <w:numId w:val="10"/>
        </w:numPr>
      </w:pPr>
      <w:r>
        <w:t>Weapons or military-grade security</w:t>
      </w:r>
    </w:p>
    <w:p w14:paraId="03F4AA72" w14:textId="0A77B4C0" w:rsidR="00A57EA7" w:rsidRDefault="00A57EA7" w:rsidP="00B94C0B">
      <w:pPr>
        <w:pStyle w:val="ListParagraph"/>
        <w:numPr>
          <w:ilvl w:val="0"/>
          <w:numId w:val="10"/>
        </w:numPr>
      </w:pPr>
      <w:r>
        <w:t>Carbon-credit schemes</w:t>
      </w:r>
    </w:p>
    <w:p w14:paraId="5C3B935B" w14:textId="274D1167" w:rsidR="00A57EA7" w:rsidRDefault="00A57EA7" w:rsidP="00B94C0B">
      <w:pPr>
        <w:pStyle w:val="ListParagraph"/>
        <w:numPr>
          <w:ilvl w:val="0"/>
          <w:numId w:val="10"/>
        </w:numPr>
      </w:pPr>
      <w:r>
        <w:t>Ponzi or fraudulent investment schemes</w:t>
      </w:r>
    </w:p>
    <w:p w14:paraId="7490EFE2" w14:textId="446FF97A" w:rsidR="00A57EA7" w:rsidRDefault="00A57EA7" w:rsidP="00B94C0B">
      <w:pPr>
        <w:pStyle w:val="ListParagraph"/>
        <w:numPr>
          <w:ilvl w:val="0"/>
          <w:numId w:val="10"/>
        </w:numPr>
      </w:pPr>
      <w:r>
        <w:t>Firms involved in the facilitation of illegal goods or services, including counterfeit goods, trademark infringement, human trafficking, child labour, and prostitution</w:t>
      </w:r>
    </w:p>
    <w:p w14:paraId="24EEFCF9" w14:textId="0A48FB18" w:rsidR="00A57EA7" w:rsidRDefault="00A57EA7" w:rsidP="00B94C0B">
      <w:pPr>
        <w:pStyle w:val="ListParagraph"/>
        <w:numPr>
          <w:ilvl w:val="0"/>
          <w:numId w:val="10"/>
        </w:numPr>
      </w:pPr>
      <w:r>
        <w:t>Charitable organisations, subject to heightened TF-risk concerns identified in FATF and Canadian federal guidance</w:t>
      </w:r>
    </w:p>
    <w:p w14:paraId="7EBEE5C2" w14:textId="78F669FD" w:rsidR="00BB5F77" w:rsidRDefault="00BB5F77" w:rsidP="00BB5F77"/>
    <w:p w14:paraId="3425DB91" w14:textId="66D30B64" w:rsidR="004D4E8F" w:rsidRDefault="00F01D1B" w:rsidP="004D4E8F">
      <w:pPr>
        <w:pStyle w:val="Heading3"/>
        <w:ind w:firstLine="720"/>
      </w:pPr>
      <w:commentRangeStart w:id="5"/>
      <w:r>
        <w:t>Risk rating</w:t>
      </w:r>
      <w:commentRangeEnd w:id="5"/>
      <w:r w:rsidR="00D77FFD">
        <w:rPr>
          <w:rStyle w:val="CommentReference"/>
          <w:rFonts w:asciiTheme="minorHAnsi" w:eastAsiaTheme="minorHAnsi" w:hAnsiTheme="minorHAnsi" w:cstheme="minorBidi"/>
          <w:b w:val="0"/>
          <w:u w:val="none"/>
        </w:rPr>
        <w:commentReference w:id="5"/>
      </w:r>
    </w:p>
    <w:p w14:paraId="3724AAA1" w14:textId="0D53CC60" w:rsidR="00F01D1B" w:rsidRPr="00F01D1B" w:rsidRDefault="004D4E8F" w:rsidP="00F01D1B">
      <w:r w:rsidRPr="004D4E8F">
        <w:t xml:space="preserve">The following table summarises the inherent risk ratings for </w:t>
      </w:r>
      <w:proofErr w:type="spellStart"/>
      <w:r w:rsidRPr="004D4E8F">
        <w:t>SnowCap</w:t>
      </w:r>
      <w:proofErr w:type="spellEnd"/>
      <w:r w:rsidRPr="004D4E8F">
        <w:t xml:space="preserve"> Financial Limited’s client categories. Impact and probability are each assessed on a scale of 1 to 5, with the inherent risk score calculated as the product of the two values.</w:t>
      </w:r>
    </w:p>
    <w:tbl>
      <w:tblPr>
        <w:tblStyle w:val="TableGrid"/>
        <w:tblW w:w="0" w:type="auto"/>
        <w:jc w:val="center"/>
        <w:tblInd w:w="0" w:type="dxa"/>
        <w:tblLook w:val="04A0" w:firstRow="1" w:lastRow="0" w:firstColumn="1" w:lastColumn="0" w:noHBand="0" w:noVBand="1"/>
      </w:tblPr>
      <w:tblGrid>
        <w:gridCol w:w="4106"/>
        <w:gridCol w:w="2268"/>
        <w:gridCol w:w="2268"/>
        <w:gridCol w:w="2268"/>
      </w:tblGrid>
      <w:tr w:rsidR="00F01D1B" w14:paraId="38FD9173" w14:textId="77777777" w:rsidTr="00F01D1B">
        <w:trPr>
          <w:jc w:val="center"/>
        </w:trPr>
        <w:tc>
          <w:tcPr>
            <w:tcW w:w="4106" w:type="dxa"/>
            <w:tcBorders>
              <w:top w:val="single" w:sz="4" w:space="0" w:color="auto"/>
              <w:left w:val="single" w:sz="4" w:space="0" w:color="auto"/>
              <w:bottom w:val="single" w:sz="4" w:space="0" w:color="auto"/>
              <w:right w:val="single" w:sz="4" w:space="0" w:color="auto"/>
            </w:tcBorders>
            <w:hideMark/>
          </w:tcPr>
          <w:p w14:paraId="612BE0CB" w14:textId="77777777" w:rsidR="00F01D1B" w:rsidRDefault="00F01D1B">
            <w:pPr>
              <w:jc w:val="both"/>
              <w:rPr>
                <w:b/>
              </w:rPr>
            </w:pPr>
            <w:r>
              <w:rPr>
                <w:b/>
              </w:rPr>
              <w:t>Risk</w:t>
            </w:r>
          </w:p>
        </w:tc>
        <w:tc>
          <w:tcPr>
            <w:tcW w:w="2268" w:type="dxa"/>
            <w:tcBorders>
              <w:top w:val="single" w:sz="4" w:space="0" w:color="auto"/>
              <w:left w:val="single" w:sz="4" w:space="0" w:color="auto"/>
              <w:bottom w:val="single" w:sz="4" w:space="0" w:color="auto"/>
              <w:right w:val="single" w:sz="4" w:space="0" w:color="auto"/>
            </w:tcBorders>
            <w:hideMark/>
          </w:tcPr>
          <w:p w14:paraId="6B5BB52B" w14:textId="77777777" w:rsidR="00F01D1B" w:rsidRDefault="00F01D1B">
            <w:pPr>
              <w:jc w:val="both"/>
              <w:rPr>
                <w:b/>
              </w:rPr>
            </w:pPr>
            <w:r>
              <w:rPr>
                <w:b/>
              </w:rPr>
              <w:t>Impact Score</w:t>
            </w:r>
          </w:p>
        </w:tc>
        <w:tc>
          <w:tcPr>
            <w:tcW w:w="2268" w:type="dxa"/>
            <w:tcBorders>
              <w:top w:val="single" w:sz="4" w:space="0" w:color="auto"/>
              <w:left w:val="single" w:sz="4" w:space="0" w:color="auto"/>
              <w:bottom w:val="single" w:sz="4" w:space="0" w:color="auto"/>
              <w:right w:val="single" w:sz="4" w:space="0" w:color="auto"/>
            </w:tcBorders>
            <w:hideMark/>
          </w:tcPr>
          <w:p w14:paraId="38422244" w14:textId="77777777" w:rsidR="00F01D1B" w:rsidRDefault="00F01D1B">
            <w:pPr>
              <w:jc w:val="both"/>
              <w:rPr>
                <w:b/>
              </w:rPr>
            </w:pPr>
            <w:r>
              <w:rPr>
                <w:b/>
              </w:rPr>
              <w:t>Probability Score</w:t>
            </w:r>
          </w:p>
        </w:tc>
        <w:tc>
          <w:tcPr>
            <w:tcW w:w="2268" w:type="dxa"/>
            <w:tcBorders>
              <w:top w:val="single" w:sz="4" w:space="0" w:color="auto"/>
              <w:left w:val="single" w:sz="4" w:space="0" w:color="auto"/>
              <w:bottom w:val="single" w:sz="4" w:space="0" w:color="auto"/>
              <w:right w:val="single" w:sz="4" w:space="0" w:color="auto"/>
            </w:tcBorders>
            <w:hideMark/>
          </w:tcPr>
          <w:p w14:paraId="5C29570E" w14:textId="77777777" w:rsidR="00F01D1B" w:rsidRDefault="00F01D1B">
            <w:pPr>
              <w:jc w:val="both"/>
              <w:rPr>
                <w:b/>
              </w:rPr>
            </w:pPr>
            <w:r>
              <w:rPr>
                <w:b/>
              </w:rPr>
              <w:t>Inherent Risk Score</w:t>
            </w:r>
          </w:p>
        </w:tc>
      </w:tr>
      <w:tr w:rsidR="00F01D1B" w14:paraId="432EAE05" w14:textId="77777777" w:rsidTr="00F01D1B">
        <w:trPr>
          <w:jc w:val="center"/>
        </w:trPr>
        <w:tc>
          <w:tcPr>
            <w:tcW w:w="4106" w:type="dxa"/>
            <w:tcBorders>
              <w:top w:val="single" w:sz="4" w:space="0" w:color="auto"/>
              <w:left w:val="single" w:sz="4" w:space="0" w:color="auto"/>
              <w:bottom w:val="single" w:sz="4" w:space="0" w:color="auto"/>
              <w:right w:val="single" w:sz="4" w:space="0" w:color="auto"/>
            </w:tcBorders>
            <w:hideMark/>
          </w:tcPr>
          <w:p w14:paraId="72C1A8B0" w14:textId="26DDA06F" w:rsidR="00F01D1B" w:rsidRDefault="00AB5A48">
            <w:pPr>
              <w:jc w:val="both"/>
            </w:pPr>
            <w:r>
              <w:t>C</w:t>
            </w:r>
            <w:r w:rsidR="00F01D1B">
              <w:t xml:space="preserve">ore </w:t>
            </w:r>
            <w:r>
              <w:t>C</w:t>
            </w:r>
            <w:r w:rsidR="00F01D1B">
              <w:t>ustomer</w:t>
            </w:r>
          </w:p>
        </w:tc>
        <w:tc>
          <w:tcPr>
            <w:tcW w:w="2268" w:type="dxa"/>
            <w:tcBorders>
              <w:top w:val="single" w:sz="4" w:space="0" w:color="auto"/>
              <w:left w:val="single" w:sz="4" w:space="0" w:color="auto"/>
              <w:bottom w:val="single" w:sz="4" w:space="0" w:color="auto"/>
              <w:right w:val="single" w:sz="4" w:space="0" w:color="auto"/>
            </w:tcBorders>
          </w:tcPr>
          <w:p w14:paraId="0A7165D2" w14:textId="3FBB924B" w:rsidR="00F01D1B" w:rsidRDefault="00EA6EC6">
            <w:pPr>
              <w:jc w:val="both"/>
            </w:pPr>
            <w:r>
              <w:t>3</w:t>
            </w:r>
          </w:p>
        </w:tc>
        <w:tc>
          <w:tcPr>
            <w:tcW w:w="2268" w:type="dxa"/>
            <w:tcBorders>
              <w:top w:val="single" w:sz="4" w:space="0" w:color="auto"/>
              <w:left w:val="single" w:sz="4" w:space="0" w:color="auto"/>
              <w:bottom w:val="single" w:sz="4" w:space="0" w:color="auto"/>
              <w:right w:val="single" w:sz="4" w:space="0" w:color="auto"/>
            </w:tcBorders>
          </w:tcPr>
          <w:p w14:paraId="3B5BE2C2" w14:textId="6A777BCF" w:rsidR="00F01D1B" w:rsidRDefault="00334144">
            <w:pPr>
              <w:jc w:val="both"/>
            </w:pPr>
            <w:r>
              <w:t>3</w:t>
            </w:r>
          </w:p>
        </w:tc>
        <w:tc>
          <w:tcPr>
            <w:tcW w:w="2268" w:type="dxa"/>
            <w:tcBorders>
              <w:top w:val="single" w:sz="4" w:space="0" w:color="auto"/>
              <w:left w:val="single" w:sz="4" w:space="0" w:color="auto"/>
              <w:bottom w:val="single" w:sz="4" w:space="0" w:color="auto"/>
              <w:right w:val="single" w:sz="4" w:space="0" w:color="auto"/>
            </w:tcBorders>
          </w:tcPr>
          <w:p w14:paraId="4F171287" w14:textId="2984D065" w:rsidR="00F01D1B" w:rsidRDefault="00586B02">
            <w:pPr>
              <w:jc w:val="both"/>
            </w:pPr>
            <w:r>
              <w:t>9</w:t>
            </w:r>
          </w:p>
        </w:tc>
      </w:tr>
      <w:tr w:rsidR="00F01D1B" w14:paraId="3AC91918" w14:textId="77777777" w:rsidTr="00F01D1B">
        <w:trPr>
          <w:jc w:val="center"/>
        </w:trPr>
        <w:tc>
          <w:tcPr>
            <w:tcW w:w="4106" w:type="dxa"/>
            <w:tcBorders>
              <w:top w:val="single" w:sz="4" w:space="0" w:color="auto"/>
              <w:left w:val="single" w:sz="4" w:space="0" w:color="auto"/>
              <w:bottom w:val="single" w:sz="4" w:space="0" w:color="auto"/>
              <w:right w:val="single" w:sz="4" w:space="0" w:color="auto"/>
            </w:tcBorders>
            <w:hideMark/>
          </w:tcPr>
          <w:p w14:paraId="70D6BBA6" w14:textId="5EAC484F" w:rsidR="00F01D1B" w:rsidRDefault="00AB5A48">
            <w:pPr>
              <w:jc w:val="both"/>
            </w:pPr>
            <w:r>
              <w:t>A</w:t>
            </w:r>
            <w:r w:rsidR="00F01D1B">
              <w:t>dditional customers</w:t>
            </w:r>
          </w:p>
        </w:tc>
        <w:tc>
          <w:tcPr>
            <w:tcW w:w="2268" w:type="dxa"/>
            <w:tcBorders>
              <w:top w:val="single" w:sz="4" w:space="0" w:color="auto"/>
              <w:left w:val="single" w:sz="4" w:space="0" w:color="auto"/>
              <w:bottom w:val="single" w:sz="4" w:space="0" w:color="auto"/>
              <w:right w:val="single" w:sz="4" w:space="0" w:color="auto"/>
            </w:tcBorders>
          </w:tcPr>
          <w:p w14:paraId="78E9B43B" w14:textId="796FD7D9" w:rsidR="00F01D1B" w:rsidRDefault="00AF7F57">
            <w:pPr>
              <w:jc w:val="both"/>
            </w:pPr>
            <w:r>
              <w:t>3</w:t>
            </w:r>
          </w:p>
        </w:tc>
        <w:tc>
          <w:tcPr>
            <w:tcW w:w="2268" w:type="dxa"/>
            <w:tcBorders>
              <w:top w:val="single" w:sz="4" w:space="0" w:color="auto"/>
              <w:left w:val="single" w:sz="4" w:space="0" w:color="auto"/>
              <w:bottom w:val="single" w:sz="4" w:space="0" w:color="auto"/>
              <w:right w:val="single" w:sz="4" w:space="0" w:color="auto"/>
            </w:tcBorders>
          </w:tcPr>
          <w:p w14:paraId="38B42F0C" w14:textId="107A5E84" w:rsidR="00F01D1B" w:rsidRDefault="00334144">
            <w:pPr>
              <w:jc w:val="both"/>
            </w:pPr>
            <w:r>
              <w:t>4</w:t>
            </w:r>
          </w:p>
        </w:tc>
        <w:tc>
          <w:tcPr>
            <w:tcW w:w="2268" w:type="dxa"/>
            <w:tcBorders>
              <w:top w:val="single" w:sz="4" w:space="0" w:color="auto"/>
              <w:left w:val="single" w:sz="4" w:space="0" w:color="auto"/>
              <w:bottom w:val="single" w:sz="4" w:space="0" w:color="auto"/>
              <w:right w:val="single" w:sz="4" w:space="0" w:color="auto"/>
            </w:tcBorders>
          </w:tcPr>
          <w:p w14:paraId="737DC3AF" w14:textId="71F64929" w:rsidR="00F01D1B" w:rsidRDefault="00531DCB">
            <w:pPr>
              <w:jc w:val="both"/>
            </w:pPr>
            <w:r>
              <w:t>12</w:t>
            </w:r>
          </w:p>
        </w:tc>
      </w:tr>
    </w:tbl>
    <w:p w14:paraId="4FD3C8D1" w14:textId="125EE667" w:rsidR="00BB5F77" w:rsidRDefault="00BB5F77" w:rsidP="00BB5F77"/>
    <w:p w14:paraId="415A8689" w14:textId="1C0B22F2" w:rsidR="0033599B" w:rsidRDefault="0033599B" w:rsidP="006528BE">
      <w:pPr>
        <w:jc w:val="both"/>
      </w:pPr>
      <w:r>
        <w:t>The firm’s core customers are established corporate entities in the gaming industry, many of which operate in regulated or semi-regulated environments and maintain formal governance and financial controls. These clients generally have stable business models, predictable transactional behaviour, and clear commercial use cases for digital-asset services and payment on/off-ramping. While the gaming sector carries known exposure to elevated ML/TF typologies, the firm’s core customers tend to be incorporated entities with verifiable ownership structures, audited financials, and established commercial activity, reducing both impact and probability of ML/TF misuse relative to higher-risk client types.</w:t>
      </w:r>
    </w:p>
    <w:p w14:paraId="0B648CEB" w14:textId="68ED7BE9" w:rsidR="0033599B" w:rsidRDefault="00261528" w:rsidP="00261528">
      <w:pPr>
        <w:jc w:val="both"/>
      </w:pPr>
      <w:r>
        <w:t>A moderate probability score (3) reflects the fact that digital-asset transaction flows can be used for layering or obfuscation, particularly in cross-border contexts where multiple jurisdictions and counterparties are involved. These characteristics increase exposure to jurisdictional risk and reduce end-to-end transparency relative to purely domestic or single-channel payment activity.</w:t>
      </w:r>
      <w:r w:rsidR="00F239EC">
        <w:t xml:space="preserve"> </w:t>
      </w:r>
      <w:r>
        <w:t>The impact score is assessed as moderate (3) because, while these clients operate in a business-to-business environment and generally transact for commercial purposes, the use of digital assets and cross-border value transfer mechanisms creates a meaningful potential for misuse if exploited by bad actors. Taken together, these factors support an inherent risk score of 9, reflecting a moderate inherent money-laundering and terrorist-financing risk consistent with the firm’s client profile and service offerings.</w:t>
      </w:r>
    </w:p>
    <w:p w14:paraId="5DB9BFE1" w14:textId="1AC4C3A5" w:rsidR="00AB5A48" w:rsidRDefault="004942CF" w:rsidP="004942CF">
      <w:pPr>
        <w:jc w:val="both"/>
      </w:pPr>
      <w:r>
        <w:lastRenderedPageBreak/>
        <w:t>Additional customer segments include sectors such as human-resource services, adult entertainment, gambling, logistics, and tourism. These industries are recognised through FINTRAC sector indicators and FATF typologies as presenting elevated inherent exposure to money-laundering and terrorist-financing risk due to characteristics such as higher transaction velocity, third-party payments, exposure to cash-intensive revenue streams, and susceptibility to the integration and movement of illicit proceeds. These sectors also tend to exhibit more complex ownership structures, less consistent transparency, and more variable operating models than the firm’s core corporate clients.</w:t>
      </w:r>
      <w:r>
        <w:t xml:space="preserve"> </w:t>
      </w:r>
      <w:r>
        <w:t>The probability score is assessed as moderate (3), reflecting a reasonable likelihood that customers in these sectors may engage in activity patterns associated with elevated ML/TF risk, particularly where digital-asset services are used in conjunction with cross-border transactions or third-party payment flows. The impact score is assessed as high (4) due to the greater potential for misuse of digital-asset services within these sectors, including rapid movement of value, cross-border remittance activity, and the ability to exploit digital assets to facilitate layering or reduce the effectiveness of traditional banking oversight. Taken together, these factors support an inherent risk score of 12, reflecting a high inherent ML/TF risk profile for these customer segments.</w:t>
      </w:r>
    </w:p>
    <w:p w14:paraId="4B185163" w14:textId="77777777" w:rsidR="004942CF" w:rsidRDefault="004942CF" w:rsidP="004942CF">
      <w:pPr>
        <w:jc w:val="both"/>
      </w:pPr>
    </w:p>
    <w:p w14:paraId="540234E6" w14:textId="05F1EF5E" w:rsidR="00F121D4" w:rsidRDefault="00F121D4" w:rsidP="00F121D4">
      <w:pPr>
        <w:pStyle w:val="Heading2"/>
      </w:pPr>
      <w:bookmarkStart w:id="6" w:name="_Toc217316199"/>
      <w:r>
        <w:t>Business Relationship / Activity Pattern Risk</w:t>
      </w:r>
      <w:bookmarkEnd w:id="6"/>
    </w:p>
    <w:p w14:paraId="73B43E4F" w14:textId="77777777" w:rsidR="00F121D4" w:rsidRDefault="00F121D4" w:rsidP="00F121D4">
      <w:r>
        <w:t>The firm services clients whose transactional behaviour may involve high velocity, variable transaction size, and cross-platform movement between fiat and digital assets. These characteristics align with FINTRAC red-flag indicators relating to unusual, rapid, inconsistent, or economically unexplained activity.</w:t>
      </w:r>
    </w:p>
    <w:p w14:paraId="64C745F9" w14:textId="77777777" w:rsidR="00F121D4" w:rsidRDefault="00F121D4" w:rsidP="00F121D4">
      <w:r>
        <w:t>Risk arises where:</w:t>
      </w:r>
    </w:p>
    <w:p w14:paraId="4BD4433D" w14:textId="77777777" w:rsidR="00F121D4" w:rsidRDefault="00F121D4" w:rsidP="00B94C0B">
      <w:pPr>
        <w:pStyle w:val="ListParagraph"/>
        <w:numPr>
          <w:ilvl w:val="0"/>
          <w:numId w:val="10"/>
        </w:numPr>
      </w:pPr>
      <w:r>
        <w:t>transaction volumes increase rapidly shortly after onboarding</w:t>
      </w:r>
    </w:p>
    <w:p w14:paraId="29245693" w14:textId="77777777" w:rsidR="00F121D4" w:rsidRDefault="00F121D4" w:rsidP="00B94C0B">
      <w:pPr>
        <w:pStyle w:val="ListParagraph"/>
        <w:numPr>
          <w:ilvl w:val="0"/>
          <w:numId w:val="10"/>
        </w:numPr>
      </w:pPr>
      <w:r>
        <w:t>activity patterns do not match stated business purpose</w:t>
      </w:r>
    </w:p>
    <w:p w14:paraId="721A0FF4" w14:textId="77777777" w:rsidR="00F121D4" w:rsidRDefault="00F121D4" w:rsidP="00B94C0B">
      <w:pPr>
        <w:pStyle w:val="ListParagraph"/>
        <w:numPr>
          <w:ilvl w:val="0"/>
          <w:numId w:val="10"/>
        </w:numPr>
      </w:pPr>
      <w:r>
        <w:t>merchant-processing behaviour includes significant refunds, reversals, or pass-through movement</w:t>
      </w:r>
    </w:p>
    <w:p w14:paraId="6CE2F993" w14:textId="77777777" w:rsidR="00F121D4" w:rsidRDefault="00F121D4" w:rsidP="00B94C0B">
      <w:pPr>
        <w:pStyle w:val="ListParagraph"/>
        <w:numPr>
          <w:ilvl w:val="0"/>
          <w:numId w:val="10"/>
        </w:numPr>
      </w:pPr>
      <w:r>
        <w:t>incoming funds originate from jurisdictions or counterparties not disclosed at onboarding</w:t>
      </w:r>
    </w:p>
    <w:p w14:paraId="5A8D7902" w14:textId="77777777" w:rsidR="00F121D4" w:rsidRDefault="00F121D4" w:rsidP="00B94C0B">
      <w:pPr>
        <w:pStyle w:val="ListParagraph"/>
        <w:numPr>
          <w:ilvl w:val="0"/>
          <w:numId w:val="10"/>
        </w:numPr>
      </w:pPr>
      <w:r>
        <w:t>transactions involve wallets with prior exposure to darknet markets, mixers, or high-risk services</w:t>
      </w:r>
    </w:p>
    <w:p w14:paraId="00681E44" w14:textId="77777777" w:rsidR="00F121D4" w:rsidRDefault="00F121D4" w:rsidP="00F121D4">
      <w:r>
        <w:t>Because activity patterns in digital-asset markets can shift quickly, inherent behavioural risk remains moderate-to-high and requires ongoing monitoring.</w:t>
      </w:r>
    </w:p>
    <w:p w14:paraId="355DD6B1" w14:textId="77777777" w:rsidR="00F121D4" w:rsidRDefault="00F121D4" w:rsidP="00F121D4">
      <w:pPr>
        <w:pStyle w:val="Heading3"/>
        <w:ind w:firstLine="720"/>
      </w:pPr>
      <w:r>
        <w:t>Risk rating</w:t>
      </w:r>
    </w:p>
    <w:p w14:paraId="6C0222C9" w14:textId="77777777" w:rsidR="00F121D4" w:rsidRPr="00076441" w:rsidRDefault="00F121D4" w:rsidP="00F121D4"/>
    <w:tbl>
      <w:tblPr>
        <w:tblStyle w:val="TableGrid"/>
        <w:tblW w:w="0" w:type="auto"/>
        <w:jc w:val="center"/>
        <w:tblInd w:w="0" w:type="dxa"/>
        <w:tblLook w:val="04A0" w:firstRow="1" w:lastRow="0" w:firstColumn="1" w:lastColumn="0" w:noHBand="0" w:noVBand="1"/>
      </w:tblPr>
      <w:tblGrid>
        <w:gridCol w:w="4106"/>
        <w:gridCol w:w="2268"/>
        <w:gridCol w:w="2268"/>
        <w:gridCol w:w="2268"/>
      </w:tblGrid>
      <w:tr w:rsidR="00F121D4" w14:paraId="0B520762" w14:textId="77777777" w:rsidTr="0030767E">
        <w:trPr>
          <w:jc w:val="center"/>
        </w:trPr>
        <w:tc>
          <w:tcPr>
            <w:tcW w:w="4106" w:type="dxa"/>
            <w:tcBorders>
              <w:top w:val="single" w:sz="4" w:space="0" w:color="auto"/>
              <w:left w:val="single" w:sz="4" w:space="0" w:color="auto"/>
              <w:bottom w:val="single" w:sz="4" w:space="0" w:color="auto"/>
              <w:right w:val="single" w:sz="4" w:space="0" w:color="auto"/>
            </w:tcBorders>
            <w:hideMark/>
          </w:tcPr>
          <w:p w14:paraId="28FD631F" w14:textId="77777777" w:rsidR="00F121D4" w:rsidRDefault="00F121D4" w:rsidP="0030767E">
            <w:pPr>
              <w:jc w:val="both"/>
              <w:rPr>
                <w:b/>
              </w:rPr>
            </w:pPr>
            <w:r>
              <w:rPr>
                <w:b/>
              </w:rPr>
              <w:t>Risk</w:t>
            </w:r>
          </w:p>
        </w:tc>
        <w:tc>
          <w:tcPr>
            <w:tcW w:w="2268" w:type="dxa"/>
            <w:tcBorders>
              <w:top w:val="single" w:sz="4" w:space="0" w:color="auto"/>
              <w:left w:val="single" w:sz="4" w:space="0" w:color="auto"/>
              <w:bottom w:val="single" w:sz="4" w:space="0" w:color="auto"/>
              <w:right w:val="single" w:sz="4" w:space="0" w:color="auto"/>
            </w:tcBorders>
            <w:hideMark/>
          </w:tcPr>
          <w:p w14:paraId="1BD05788" w14:textId="77777777" w:rsidR="00F121D4" w:rsidRDefault="00F121D4" w:rsidP="0030767E">
            <w:pPr>
              <w:jc w:val="both"/>
              <w:rPr>
                <w:b/>
              </w:rPr>
            </w:pPr>
            <w:r>
              <w:rPr>
                <w:b/>
              </w:rPr>
              <w:t>Impact Score</w:t>
            </w:r>
          </w:p>
        </w:tc>
        <w:tc>
          <w:tcPr>
            <w:tcW w:w="2268" w:type="dxa"/>
            <w:tcBorders>
              <w:top w:val="single" w:sz="4" w:space="0" w:color="auto"/>
              <w:left w:val="single" w:sz="4" w:space="0" w:color="auto"/>
              <w:bottom w:val="single" w:sz="4" w:space="0" w:color="auto"/>
              <w:right w:val="single" w:sz="4" w:space="0" w:color="auto"/>
            </w:tcBorders>
            <w:hideMark/>
          </w:tcPr>
          <w:p w14:paraId="22BAC9E2" w14:textId="77777777" w:rsidR="00F121D4" w:rsidRDefault="00F121D4" w:rsidP="0030767E">
            <w:pPr>
              <w:jc w:val="both"/>
              <w:rPr>
                <w:b/>
              </w:rPr>
            </w:pPr>
            <w:r>
              <w:rPr>
                <w:b/>
              </w:rPr>
              <w:t>Probability Score</w:t>
            </w:r>
          </w:p>
        </w:tc>
        <w:tc>
          <w:tcPr>
            <w:tcW w:w="2268" w:type="dxa"/>
            <w:tcBorders>
              <w:top w:val="single" w:sz="4" w:space="0" w:color="auto"/>
              <w:left w:val="single" w:sz="4" w:space="0" w:color="auto"/>
              <w:bottom w:val="single" w:sz="4" w:space="0" w:color="auto"/>
              <w:right w:val="single" w:sz="4" w:space="0" w:color="auto"/>
            </w:tcBorders>
            <w:hideMark/>
          </w:tcPr>
          <w:p w14:paraId="72DFB5E5" w14:textId="77777777" w:rsidR="00F121D4" w:rsidRDefault="00F121D4" w:rsidP="0030767E">
            <w:pPr>
              <w:jc w:val="both"/>
              <w:rPr>
                <w:b/>
              </w:rPr>
            </w:pPr>
            <w:r>
              <w:rPr>
                <w:b/>
              </w:rPr>
              <w:t>Inherent Risk Score</w:t>
            </w:r>
          </w:p>
        </w:tc>
      </w:tr>
      <w:tr w:rsidR="00F121D4" w14:paraId="30C6BD43" w14:textId="77777777" w:rsidTr="0030767E">
        <w:trPr>
          <w:jc w:val="center"/>
        </w:trPr>
        <w:tc>
          <w:tcPr>
            <w:tcW w:w="4106" w:type="dxa"/>
            <w:tcBorders>
              <w:top w:val="single" w:sz="4" w:space="0" w:color="auto"/>
              <w:left w:val="single" w:sz="4" w:space="0" w:color="auto"/>
              <w:bottom w:val="single" w:sz="4" w:space="0" w:color="auto"/>
              <w:right w:val="single" w:sz="4" w:space="0" w:color="auto"/>
            </w:tcBorders>
          </w:tcPr>
          <w:p w14:paraId="64F1F15F" w14:textId="14F1BDBD" w:rsidR="00F121D4" w:rsidRDefault="004942CF" w:rsidP="0030767E">
            <w:pPr>
              <w:jc w:val="both"/>
            </w:pPr>
            <w:r>
              <w:t>Business Relationship</w:t>
            </w:r>
          </w:p>
        </w:tc>
        <w:tc>
          <w:tcPr>
            <w:tcW w:w="2268" w:type="dxa"/>
            <w:tcBorders>
              <w:top w:val="single" w:sz="4" w:space="0" w:color="auto"/>
              <w:left w:val="single" w:sz="4" w:space="0" w:color="auto"/>
              <w:bottom w:val="single" w:sz="4" w:space="0" w:color="auto"/>
              <w:right w:val="single" w:sz="4" w:space="0" w:color="auto"/>
            </w:tcBorders>
          </w:tcPr>
          <w:p w14:paraId="30C5C140" w14:textId="77777777" w:rsidR="00F121D4" w:rsidRDefault="00F121D4" w:rsidP="0030767E">
            <w:pPr>
              <w:jc w:val="both"/>
            </w:pPr>
            <w:r>
              <w:t>3</w:t>
            </w:r>
          </w:p>
        </w:tc>
        <w:tc>
          <w:tcPr>
            <w:tcW w:w="2268" w:type="dxa"/>
            <w:tcBorders>
              <w:top w:val="single" w:sz="4" w:space="0" w:color="auto"/>
              <w:left w:val="single" w:sz="4" w:space="0" w:color="auto"/>
              <w:bottom w:val="single" w:sz="4" w:space="0" w:color="auto"/>
              <w:right w:val="single" w:sz="4" w:space="0" w:color="auto"/>
            </w:tcBorders>
          </w:tcPr>
          <w:p w14:paraId="2D9371C5" w14:textId="77777777" w:rsidR="00F121D4" w:rsidRDefault="00F121D4" w:rsidP="0030767E">
            <w:pPr>
              <w:jc w:val="both"/>
            </w:pPr>
            <w:r>
              <w:t>3</w:t>
            </w:r>
          </w:p>
        </w:tc>
        <w:tc>
          <w:tcPr>
            <w:tcW w:w="2268" w:type="dxa"/>
            <w:tcBorders>
              <w:top w:val="single" w:sz="4" w:space="0" w:color="auto"/>
              <w:left w:val="single" w:sz="4" w:space="0" w:color="auto"/>
              <w:bottom w:val="single" w:sz="4" w:space="0" w:color="auto"/>
              <w:right w:val="single" w:sz="4" w:space="0" w:color="auto"/>
            </w:tcBorders>
          </w:tcPr>
          <w:p w14:paraId="0C804AEA" w14:textId="77777777" w:rsidR="00F121D4" w:rsidRDefault="00F121D4" w:rsidP="0030767E">
            <w:pPr>
              <w:jc w:val="both"/>
            </w:pPr>
            <w:r>
              <w:t>9</w:t>
            </w:r>
          </w:p>
        </w:tc>
      </w:tr>
      <w:tr w:rsidR="00F121D4" w14:paraId="053E9970" w14:textId="77777777" w:rsidTr="0030767E">
        <w:trPr>
          <w:jc w:val="center"/>
        </w:trPr>
        <w:tc>
          <w:tcPr>
            <w:tcW w:w="4106" w:type="dxa"/>
            <w:tcBorders>
              <w:top w:val="single" w:sz="4" w:space="0" w:color="auto"/>
              <w:left w:val="single" w:sz="4" w:space="0" w:color="auto"/>
              <w:bottom w:val="single" w:sz="4" w:space="0" w:color="auto"/>
              <w:right w:val="single" w:sz="4" w:space="0" w:color="auto"/>
            </w:tcBorders>
          </w:tcPr>
          <w:p w14:paraId="53578D67" w14:textId="77777777" w:rsidR="00F121D4" w:rsidRDefault="00F121D4" w:rsidP="0030767E">
            <w:pPr>
              <w:jc w:val="both"/>
            </w:pPr>
          </w:p>
        </w:tc>
        <w:tc>
          <w:tcPr>
            <w:tcW w:w="2268" w:type="dxa"/>
            <w:tcBorders>
              <w:top w:val="single" w:sz="4" w:space="0" w:color="auto"/>
              <w:left w:val="single" w:sz="4" w:space="0" w:color="auto"/>
              <w:bottom w:val="single" w:sz="4" w:space="0" w:color="auto"/>
              <w:right w:val="single" w:sz="4" w:space="0" w:color="auto"/>
            </w:tcBorders>
          </w:tcPr>
          <w:p w14:paraId="60D88EFE" w14:textId="77777777" w:rsidR="00F121D4" w:rsidRDefault="00F121D4" w:rsidP="0030767E">
            <w:pPr>
              <w:jc w:val="both"/>
            </w:pPr>
          </w:p>
        </w:tc>
        <w:tc>
          <w:tcPr>
            <w:tcW w:w="2268" w:type="dxa"/>
            <w:tcBorders>
              <w:top w:val="single" w:sz="4" w:space="0" w:color="auto"/>
              <w:left w:val="single" w:sz="4" w:space="0" w:color="auto"/>
              <w:bottom w:val="single" w:sz="4" w:space="0" w:color="auto"/>
              <w:right w:val="single" w:sz="4" w:space="0" w:color="auto"/>
            </w:tcBorders>
          </w:tcPr>
          <w:p w14:paraId="6EF299A9" w14:textId="77777777" w:rsidR="00F121D4" w:rsidRDefault="00F121D4" w:rsidP="0030767E">
            <w:pPr>
              <w:jc w:val="both"/>
            </w:pPr>
          </w:p>
        </w:tc>
        <w:tc>
          <w:tcPr>
            <w:tcW w:w="2268" w:type="dxa"/>
            <w:tcBorders>
              <w:top w:val="single" w:sz="4" w:space="0" w:color="auto"/>
              <w:left w:val="single" w:sz="4" w:space="0" w:color="auto"/>
              <w:bottom w:val="single" w:sz="4" w:space="0" w:color="auto"/>
              <w:right w:val="single" w:sz="4" w:space="0" w:color="auto"/>
            </w:tcBorders>
          </w:tcPr>
          <w:p w14:paraId="6BFDDE1B" w14:textId="77777777" w:rsidR="00F121D4" w:rsidRDefault="00F121D4" w:rsidP="0030767E">
            <w:pPr>
              <w:jc w:val="both"/>
            </w:pPr>
          </w:p>
        </w:tc>
      </w:tr>
    </w:tbl>
    <w:p w14:paraId="0469A007" w14:textId="77777777" w:rsidR="00F121D4" w:rsidRDefault="00F121D4" w:rsidP="00F121D4">
      <w:pPr>
        <w:pStyle w:val="Heading2"/>
      </w:pPr>
    </w:p>
    <w:p w14:paraId="63DBA82E" w14:textId="3B88A689" w:rsidR="00F121D4" w:rsidRDefault="00F121D4" w:rsidP="00F121D4">
      <w:pPr>
        <w:pStyle w:val="Heading2"/>
      </w:pPr>
      <w:bookmarkStart w:id="7" w:name="_Toc217316200"/>
      <w:r>
        <w:t>Products &amp; Services</w:t>
      </w:r>
      <w:bookmarkEnd w:id="7"/>
    </w:p>
    <w:p w14:paraId="7CCFCE44" w14:textId="77777777" w:rsidR="00F121D4" w:rsidRDefault="00F121D4" w:rsidP="00F121D4">
      <w:pPr>
        <w:jc w:val="both"/>
      </w:pPr>
      <w:proofErr w:type="spellStart"/>
      <w:r>
        <w:t>SnowCap</w:t>
      </w:r>
      <w:proofErr w:type="spellEnd"/>
      <w:r>
        <w:t xml:space="preserve"> Financial Limited offers </w:t>
      </w:r>
    </w:p>
    <w:p w14:paraId="4B28F393" w14:textId="77777777" w:rsidR="00F121D4" w:rsidRDefault="00F121D4" w:rsidP="00B94C0B">
      <w:pPr>
        <w:pStyle w:val="ListParagraph"/>
        <w:numPr>
          <w:ilvl w:val="0"/>
          <w:numId w:val="12"/>
        </w:numPr>
        <w:jc w:val="both"/>
      </w:pPr>
      <w:r>
        <w:t xml:space="preserve">digital-asset trading, </w:t>
      </w:r>
    </w:p>
    <w:p w14:paraId="7D152564" w14:textId="77777777" w:rsidR="00F121D4" w:rsidRDefault="00F121D4" w:rsidP="00B94C0B">
      <w:pPr>
        <w:pStyle w:val="ListParagraph"/>
        <w:numPr>
          <w:ilvl w:val="0"/>
          <w:numId w:val="12"/>
        </w:numPr>
        <w:jc w:val="both"/>
      </w:pPr>
      <w:r>
        <w:t xml:space="preserve">NFT acquisition, </w:t>
      </w:r>
    </w:p>
    <w:p w14:paraId="2F48691C" w14:textId="77777777" w:rsidR="00F121D4" w:rsidRDefault="00F121D4" w:rsidP="00B94C0B">
      <w:pPr>
        <w:pStyle w:val="ListParagraph"/>
        <w:numPr>
          <w:ilvl w:val="0"/>
          <w:numId w:val="12"/>
        </w:numPr>
        <w:jc w:val="both"/>
      </w:pPr>
      <w:r>
        <w:t xml:space="preserve">Merchant on/off-ramping, and </w:t>
      </w:r>
    </w:p>
    <w:p w14:paraId="07F533B6" w14:textId="77777777" w:rsidR="00F121D4" w:rsidRDefault="00F121D4" w:rsidP="00B94C0B">
      <w:pPr>
        <w:pStyle w:val="ListParagraph"/>
        <w:numPr>
          <w:ilvl w:val="0"/>
          <w:numId w:val="12"/>
        </w:numPr>
        <w:jc w:val="both"/>
      </w:pPr>
      <w:r>
        <w:t xml:space="preserve">related payment-processing services. </w:t>
      </w:r>
    </w:p>
    <w:p w14:paraId="64CD8D1B" w14:textId="77777777" w:rsidR="00F121D4" w:rsidRPr="00B714AF" w:rsidRDefault="00F121D4" w:rsidP="00F121D4">
      <w:r>
        <w:t>The types of digital assets the business currently supports:</w:t>
      </w:r>
    </w:p>
    <w:p w14:paraId="3CAB234B" w14:textId="77777777" w:rsidR="00F121D4" w:rsidRDefault="00F121D4" w:rsidP="00B94C0B">
      <w:pPr>
        <w:pStyle w:val="ListParagraph"/>
        <w:numPr>
          <w:ilvl w:val="0"/>
          <w:numId w:val="5"/>
        </w:numPr>
      </w:pPr>
      <w:r>
        <w:t>Stable coins</w:t>
      </w:r>
    </w:p>
    <w:p w14:paraId="0C75CFF6" w14:textId="77777777" w:rsidR="00F121D4" w:rsidRDefault="00F121D4" w:rsidP="00B94C0B">
      <w:pPr>
        <w:pStyle w:val="ListParagraph"/>
        <w:numPr>
          <w:ilvl w:val="0"/>
          <w:numId w:val="5"/>
        </w:numPr>
      </w:pPr>
      <w:r>
        <w:t>ERC20</w:t>
      </w:r>
    </w:p>
    <w:p w14:paraId="1EB7D06F" w14:textId="77777777" w:rsidR="00F121D4" w:rsidRDefault="00F121D4" w:rsidP="00B94C0B">
      <w:pPr>
        <w:pStyle w:val="ListParagraph"/>
        <w:numPr>
          <w:ilvl w:val="0"/>
          <w:numId w:val="5"/>
        </w:numPr>
      </w:pPr>
      <w:r>
        <w:t>TRC20</w:t>
      </w:r>
    </w:p>
    <w:p w14:paraId="0CC3F16B" w14:textId="77777777" w:rsidR="00F121D4" w:rsidRDefault="00F121D4" w:rsidP="00B94C0B">
      <w:pPr>
        <w:pStyle w:val="ListParagraph"/>
        <w:numPr>
          <w:ilvl w:val="0"/>
          <w:numId w:val="5"/>
        </w:numPr>
      </w:pPr>
      <w:r>
        <w:t>BTC</w:t>
      </w:r>
    </w:p>
    <w:p w14:paraId="54114719" w14:textId="77777777" w:rsidR="00F121D4" w:rsidRDefault="00F121D4" w:rsidP="00B94C0B">
      <w:pPr>
        <w:pStyle w:val="ListParagraph"/>
        <w:numPr>
          <w:ilvl w:val="0"/>
          <w:numId w:val="5"/>
        </w:numPr>
      </w:pPr>
      <w:r>
        <w:t>ERC720</w:t>
      </w:r>
    </w:p>
    <w:p w14:paraId="58C8BA85" w14:textId="5D3DF719" w:rsidR="0060646F" w:rsidRDefault="00F121D4" w:rsidP="0060646F">
      <w:pPr>
        <w:jc w:val="both"/>
      </w:pPr>
      <w:r>
        <w:t>In addition, the business will facilitate trade in GBP, USD and EUR.</w:t>
      </w:r>
      <w:r w:rsidR="00EB5567">
        <w:t xml:space="preserve"> </w:t>
      </w:r>
      <w:r>
        <w:t>The business may also</w:t>
      </w:r>
      <w:r w:rsidRPr="00A26814">
        <w:t xml:space="preserve"> </w:t>
      </w:r>
      <w:r>
        <w:t>support</w:t>
      </w:r>
      <w:r w:rsidRPr="00A26814">
        <w:t xml:space="preserve"> other blockchains on a </w:t>
      </w:r>
      <w:proofErr w:type="gramStart"/>
      <w:r w:rsidRPr="00A26814">
        <w:t>case by case</w:t>
      </w:r>
      <w:proofErr w:type="gramEnd"/>
      <w:r w:rsidRPr="00A26814">
        <w:t xml:space="preserve"> basis</w:t>
      </w:r>
      <w:r>
        <w:t xml:space="preserve"> subject to the AML Policy.</w:t>
      </w:r>
    </w:p>
    <w:p w14:paraId="3C6FE8BB" w14:textId="0226846A" w:rsidR="0060646F" w:rsidRDefault="0060646F" w:rsidP="0060646F">
      <w:pPr>
        <w:jc w:val="both"/>
      </w:pPr>
      <w:r>
        <w:t>These products and services present elevated inherent money-laundering and terrorist-financing exposure due to the characteristics of digital assets, including rapid settlement, high liquidity, cross-border portability, and susceptibility to obfuscation techniques. FINTRAC guidance and FATF typologies consistently identify virtual-asset products as presenting increased inherent exposure to layering, sanctions evasion, and misuse for value transfer.</w:t>
      </w:r>
    </w:p>
    <w:p w14:paraId="03FE7B05" w14:textId="1F49A705" w:rsidR="0060646F" w:rsidRDefault="0060646F" w:rsidP="0060646F">
      <w:pPr>
        <w:jc w:val="both"/>
      </w:pPr>
      <w:r>
        <w:t>The firm’s services enable the conversion of fiat currency into digital assets and vice versa, which introduces inherent integration and layering risk where illicit funds are introduced into the financial system or moved across jurisdictions. NFT-related services introduce additional inherent risk due to valuation subjectivity and challenges in assessing economic purpose.</w:t>
      </w:r>
      <w:r w:rsidR="0031226D">
        <w:t xml:space="preserve"> </w:t>
      </w:r>
      <w:r w:rsidR="0031226D">
        <w:t>Merchant on-ramping and off-ramping activity also features inherent exposure due to transaction velocity, third-party payment flows, and the potential commingling of legitimate and illegitimate funds.</w:t>
      </w:r>
    </w:p>
    <w:p w14:paraId="39312BD2" w14:textId="77777777" w:rsidR="0060646F" w:rsidRDefault="0060646F" w:rsidP="00F121D4"/>
    <w:p w14:paraId="56A5FCB0" w14:textId="77777777" w:rsidR="0060646F" w:rsidRDefault="0060646F" w:rsidP="00F121D4"/>
    <w:p w14:paraId="5ABC6134" w14:textId="2E6AEA29" w:rsidR="00F121D4" w:rsidRDefault="00F121D4" w:rsidP="00F121D4">
      <w:r>
        <w:lastRenderedPageBreak/>
        <w:t>Overall, the products and services offered by the firm are assessed as higher inherent risk due to:</w:t>
      </w:r>
    </w:p>
    <w:p w14:paraId="07E9FD4F" w14:textId="77777777" w:rsidR="00F121D4" w:rsidRDefault="00F121D4" w:rsidP="00B94C0B">
      <w:pPr>
        <w:pStyle w:val="ListParagraph"/>
        <w:numPr>
          <w:ilvl w:val="0"/>
          <w:numId w:val="10"/>
        </w:numPr>
      </w:pPr>
      <w:r>
        <w:t>the use of digital assets for high-velocity movement of value</w:t>
      </w:r>
    </w:p>
    <w:p w14:paraId="36A76504" w14:textId="77777777" w:rsidR="00F121D4" w:rsidRDefault="00F121D4" w:rsidP="00B94C0B">
      <w:pPr>
        <w:pStyle w:val="ListParagraph"/>
        <w:numPr>
          <w:ilvl w:val="0"/>
          <w:numId w:val="10"/>
        </w:numPr>
      </w:pPr>
      <w:r>
        <w:t>cross-border transfer capability</w:t>
      </w:r>
    </w:p>
    <w:p w14:paraId="4EDB0F76" w14:textId="77777777" w:rsidR="00F121D4" w:rsidRDefault="00F121D4" w:rsidP="00B94C0B">
      <w:pPr>
        <w:pStyle w:val="ListParagraph"/>
        <w:numPr>
          <w:ilvl w:val="0"/>
          <w:numId w:val="10"/>
        </w:numPr>
      </w:pPr>
      <w:r>
        <w:t>reduced transparency where blockchain-based activity involves mixers, privacy tools, or intermediaries</w:t>
      </w:r>
    </w:p>
    <w:p w14:paraId="44ED06DF" w14:textId="77777777" w:rsidR="00F121D4" w:rsidRDefault="00F121D4" w:rsidP="00B94C0B">
      <w:pPr>
        <w:pStyle w:val="ListParagraph"/>
        <w:numPr>
          <w:ilvl w:val="0"/>
          <w:numId w:val="10"/>
        </w:numPr>
      </w:pPr>
      <w:r>
        <w:t>the ability for bad actors to exploit novel asset classes (e.g., NFTs) for concealment or transfer of illicit proceeds</w:t>
      </w:r>
    </w:p>
    <w:p w14:paraId="46CF3201" w14:textId="77777777" w:rsidR="00136633" w:rsidRDefault="00136633" w:rsidP="00F121D4">
      <w:pPr>
        <w:jc w:val="both"/>
        <w:rPr>
          <w:b/>
          <w:bCs/>
        </w:rPr>
      </w:pPr>
    </w:p>
    <w:p w14:paraId="43C87813" w14:textId="77777777" w:rsidR="00136633" w:rsidRDefault="00136633" w:rsidP="00136633">
      <w:pPr>
        <w:jc w:val="both"/>
        <w:rPr>
          <w:b/>
          <w:bCs/>
        </w:rPr>
      </w:pPr>
      <w:r>
        <w:rPr>
          <w:b/>
          <w:bCs/>
        </w:rPr>
        <w:t xml:space="preserve">Digital Asset Trading </w:t>
      </w:r>
    </w:p>
    <w:p w14:paraId="7795424E" w14:textId="72BB6EC6" w:rsidR="00136633" w:rsidRPr="00A20AA3" w:rsidRDefault="00A20AA3" w:rsidP="00136633">
      <w:pPr>
        <w:jc w:val="both"/>
      </w:pPr>
      <w:r w:rsidRPr="00A20AA3">
        <w:t>Digital-asset trading presents a high inherent ML/TF risk. The probability of misuse is assessed as high (4) due to the ease with which digital assets can be transferred across borders, the speed and risk of transaction settlement, and the potential use of digital assets in layering or obfuscation schemes. The impact is also assessed as high (4), reflecting the potential for significant value to be moved rapidly through the platform, including across multiple jurisdictions, in a manner that may facilitate the integration or concealment of illicit proceeds. Taken together, these characteristics support an inherent risk score of 16 for digital-asset trading.</w:t>
      </w:r>
    </w:p>
    <w:p w14:paraId="6D7B2C0A" w14:textId="77777777" w:rsidR="00136633" w:rsidRDefault="00136633" w:rsidP="00136633">
      <w:pPr>
        <w:jc w:val="both"/>
        <w:rPr>
          <w:b/>
          <w:bCs/>
        </w:rPr>
      </w:pPr>
    </w:p>
    <w:p w14:paraId="253E1C57" w14:textId="341D921D" w:rsidR="00136633" w:rsidRPr="00E96C06" w:rsidRDefault="00136633" w:rsidP="00136633">
      <w:pPr>
        <w:jc w:val="both"/>
        <w:rPr>
          <w:b/>
          <w:bCs/>
        </w:rPr>
      </w:pPr>
      <w:r>
        <w:rPr>
          <w:b/>
          <w:bCs/>
        </w:rPr>
        <w:t>NFT Acquisition</w:t>
      </w:r>
    </w:p>
    <w:p w14:paraId="39E1D006" w14:textId="314D586E" w:rsidR="00136633" w:rsidRPr="00EE014E" w:rsidRDefault="00EE014E" w:rsidP="00F121D4">
      <w:pPr>
        <w:jc w:val="both"/>
      </w:pPr>
      <w:r w:rsidRPr="00EE014E">
        <w:t>NFT acquisition presents elevated inherent ML/TF risk due to valuation subjectivity, limited price discovery, and challenges in establishing clear economic purpose. These characteristics increase exposure to misuse for value transfer or layering, particularly where NFTs are acquired or transferred in connection with digital-asset transactions.</w:t>
      </w:r>
    </w:p>
    <w:p w14:paraId="4F7A633E" w14:textId="77777777" w:rsidR="00136633" w:rsidRDefault="00136633" w:rsidP="00F121D4">
      <w:pPr>
        <w:jc w:val="both"/>
        <w:rPr>
          <w:b/>
          <w:bCs/>
        </w:rPr>
      </w:pPr>
    </w:p>
    <w:p w14:paraId="4963F60F" w14:textId="0315A16B" w:rsidR="00EE014E" w:rsidRPr="000B2233" w:rsidRDefault="00F121D4" w:rsidP="000B2233">
      <w:pPr>
        <w:jc w:val="both"/>
        <w:rPr>
          <w:b/>
          <w:bCs/>
        </w:rPr>
      </w:pPr>
      <w:r w:rsidRPr="00E96C06">
        <w:rPr>
          <w:b/>
          <w:bCs/>
        </w:rPr>
        <w:t>Fiat paid in – Bank Transfer</w:t>
      </w:r>
    </w:p>
    <w:p w14:paraId="310D3C59" w14:textId="618AF843" w:rsidR="00F121D4" w:rsidRDefault="00EE014E" w:rsidP="000D5391">
      <w:pPr>
        <w:jc w:val="both"/>
        <w:rPr>
          <w:highlight w:val="yellow"/>
        </w:rPr>
      </w:pPr>
      <w:r w:rsidRPr="00EE014E">
        <w:t xml:space="preserve">Customers may transfer fiat funds to </w:t>
      </w:r>
      <w:proofErr w:type="spellStart"/>
      <w:r w:rsidRPr="00EE014E">
        <w:t>SnowCap</w:t>
      </w:r>
      <w:proofErr w:type="spellEnd"/>
      <w:r w:rsidRPr="00EE014E">
        <w:t xml:space="preserve"> Financial Limited from bank accounts held in their own name or from third-party bank accounts via bank transfer methods. These payment channels present inherent ML/TF risk due to transaction speed, the potential involvement of third parties, and the role of fiat on-ramps in facilitating the integration of funds into digital-asset activity.</w:t>
      </w:r>
    </w:p>
    <w:p w14:paraId="10B613C6" w14:textId="77777777" w:rsidR="000D5391" w:rsidRPr="000D5391" w:rsidRDefault="000D5391" w:rsidP="000D5391">
      <w:pPr>
        <w:jc w:val="both"/>
        <w:rPr>
          <w:highlight w:val="yellow"/>
        </w:rPr>
      </w:pPr>
    </w:p>
    <w:p w14:paraId="3B3A1286" w14:textId="2EF5B733" w:rsidR="00600630" w:rsidRPr="000B2233" w:rsidRDefault="00F121D4" w:rsidP="000B2233">
      <w:pPr>
        <w:jc w:val="both"/>
        <w:rPr>
          <w:b/>
          <w:bCs/>
        </w:rPr>
      </w:pPr>
      <w:r w:rsidRPr="00E96C06">
        <w:rPr>
          <w:b/>
          <w:bCs/>
        </w:rPr>
        <w:t>Fiat paid out – Bank Transfer</w:t>
      </w:r>
    </w:p>
    <w:p w14:paraId="05DDEDD4" w14:textId="2D77F7E4" w:rsidR="00F121D4" w:rsidRPr="000D5391" w:rsidRDefault="00600630" w:rsidP="000D5391">
      <w:pPr>
        <w:jc w:val="both"/>
        <w:rPr>
          <w:highlight w:val="yellow"/>
        </w:rPr>
      </w:pPr>
      <w:r w:rsidRPr="00600630">
        <w:lastRenderedPageBreak/>
        <w:t xml:space="preserve">Customers may transfer fiat funds from their </w:t>
      </w:r>
      <w:proofErr w:type="spellStart"/>
      <w:r w:rsidRPr="00600630">
        <w:t>SnowCap</w:t>
      </w:r>
      <w:proofErr w:type="spellEnd"/>
      <w:r w:rsidRPr="00600630">
        <w:t xml:space="preserve"> Financial Limited wallet to bank accounts held in their own name or to third-party bank accounts via bank transfer methods. These payment channels present inherent ML/TF risk due to the rapid movement of value out of the digital-asset environment and the potential for layering or dispersal of funds across multiple accounts or jurisdictions.</w:t>
      </w:r>
    </w:p>
    <w:p w14:paraId="2DF9A400" w14:textId="77777777" w:rsidR="00F121D4" w:rsidRDefault="00F121D4" w:rsidP="00F121D4">
      <w:pPr>
        <w:pStyle w:val="Heading3"/>
        <w:ind w:firstLine="720"/>
      </w:pPr>
      <w:r>
        <w:t>Risk rating</w:t>
      </w:r>
    </w:p>
    <w:p w14:paraId="5D156080" w14:textId="77777777" w:rsidR="00F121D4" w:rsidRDefault="00F121D4" w:rsidP="00F121D4">
      <w:r>
        <w:t xml:space="preserve"> </w:t>
      </w:r>
    </w:p>
    <w:tbl>
      <w:tblPr>
        <w:tblStyle w:val="TableGrid"/>
        <w:tblW w:w="0" w:type="auto"/>
        <w:tblInd w:w="0" w:type="dxa"/>
        <w:tblLook w:val="04A0" w:firstRow="1" w:lastRow="0" w:firstColumn="1" w:lastColumn="0" w:noHBand="0" w:noVBand="1"/>
      </w:tblPr>
      <w:tblGrid>
        <w:gridCol w:w="4106"/>
        <w:gridCol w:w="2268"/>
        <w:gridCol w:w="2268"/>
        <w:gridCol w:w="2268"/>
      </w:tblGrid>
      <w:tr w:rsidR="00F121D4" w14:paraId="2EE403B4" w14:textId="77777777" w:rsidTr="0030767E">
        <w:tc>
          <w:tcPr>
            <w:tcW w:w="4106" w:type="dxa"/>
            <w:hideMark/>
          </w:tcPr>
          <w:p w14:paraId="1823F9CD" w14:textId="77777777" w:rsidR="00F121D4" w:rsidRDefault="00F121D4" w:rsidP="0030767E">
            <w:pPr>
              <w:jc w:val="both"/>
              <w:rPr>
                <w:b/>
              </w:rPr>
            </w:pPr>
            <w:r>
              <w:rPr>
                <w:b/>
              </w:rPr>
              <w:t>Risk</w:t>
            </w:r>
          </w:p>
        </w:tc>
        <w:tc>
          <w:tcPr>
            <w:tcW w:w="2268" w:type="dxa"/>
            <w:hideMark/>
          </w:tcPr>
          <w:p w14:paraId="3732E525" w14:textId="77777777" w:rsidR="00F121D4" w:rsidRDefault="00F121D4" w:rsidP="0030767E">
            <w:pPr>
              <w:jc w:val="both"/>
              <w:rPr>
                <w:b/>
              </w:rPr>
            </w:pPr>
            <w:r>
              <w:rPr>
                <w:b/>
              </w:rPr>
              <w:t>Impact Score</w:t>
            </w:r>
          </w:p>
        </w:tc>
        <w:tc>
          <w:tcPr>
            <w:tcW w:w="2268" w:type="dxa"/>
            <w:hideMark/>
          </w:tcPr>
          <w:p w14:paraId="368D94B5" w14:textId="77777777" w:rsidR="00F121D4" w:rsidRDefault="00F121D4" w:rsidP="0030767E">
            <w:pPr>
              <w:jc w:val="both"/>
              <w:rPr>
                <w:b/>
              </w:rPr>
            </w:pPr>
            <w:r>
              <w:rPr>
                <w:b/>
              </w:rPr>
              <w:t>Probability Score</w:t>
            </w:r>
          </w:p>
        </w:tc>
        <w:tc>
          <w:tcPr>
            <w:tcW w:w="2268" w:type="dxa"/>
            <w:hideMark/>
          </w:tcPr>
          <w:p w14:paraId="708EBC8B" w14:textId="77777777" w:rsidR="00F121D4" w:rsidRDefault="00F121D4" w:rsidP="0030767E">
            <w:pPr>
              <w:jc w:val="both"/>
              <w:rPr>
                <w:b/>
              </w:rPr>
            </w:pPr>
            <w:r>
              <w:rPr>
                <w:b/>
              </w:rPr>
              <w:t>Inherent Risk Score</w:t>
            </w:r>
          </w:p>
        </w:tc>
      </w:tr>
      <w:tr w:rsidR="00F121D4" w14:paraId="65315DB5" w14:textId="77777777" w:rsidTr="0030767E">
        <w:tc>
          <w:tcPr>
            <w:tcW w:w="4106" w:type="dxa"/>
          </w:tcPr>
          <w:p w14:paraId="7C6ED6BF" w14:textId="77777777" w:rsidR="00F121D4" w:rsidRDefault="00F121D4" w:rsidP="0030767E">
            <w:pPr>
              <w:jc w:val="both"/>
            </w:pPr>
            <w:r>
              <w:t>digital-asset trading</w:t>
            </w:r>
          </w:p>
        </w:tc>
        <w:tc>
          <w:tcPr>
            <w:tcW w:w="2268" w:type="dxa"/>
          </w:tcPr>
          <w:p w14:paraId="43314CBB" w14:textId="23A4C965" w:rsidR="00F121D4" w:rsidRDefault="00D36A8E" w:rsidP="0030767E">
            <w:pPr>
              <w:jc w:val="both"/>
            </w:pPr>
            <w:r>
              <w:t>4</w:t>
            </w:r>
          </w:p>
        </w:tc>
        <w:tc>
          <w:tcPr>
            <w:tcW w:w="2268" w:type="dxa"/>
          </w:tcPr>
          <w:p w14:paraId="555978C6" w14:textId="33478072" w:rsidR="00F121D4" w:rsidRDefault="00D36A8E" w:rsidP="0030767E">
            <w:pPr>
              <w:jc w:val="both"/>
            </w:pPr>
            <w:r>
              <w:t>4</w:t>
            </w:r>
          </w:p>
        </w:tc>
        <w:tc>
          <w:tcPr>
            <w:tcW w:w="2268" w:type="dxa"/>
          </w:tcPr>
          <w:p w14:paraId="647B31C6" w14:textId="362A80FA" w:rsidR="00F121D4" w:rsidRDefault="00D36A8E" w:rsidP="0030767E">
            <w:pPr>
              <w:jc w:val="both"/>
            </w:pPr>
            <w:r>
              <w:t>16</w:t>
            </w:r>
          </w:p>
        </w:tc>
      </w:tr>
      <w:tr w:rsidR="005B069E" w14:paraId="560669B9" w14:textId="77777777" w:rsidTr="0030767E">
        <w:tc>
          <w:tcPr>
            <w:tcW w:w="4106" w:type="dxa"/>
          </w:tcPr>
          <w:p w14:paraId="31E4CE5C" w14:textId="77777777" w:rsidR="005B069E" w:rsidRDefault="005B069E" w:rsidP="005B069E">
            <w:pPr>
              <w:jc w:val="both"/>
            </w:pPr>
            <w:r>
              <w:t>NFT acquisition</w:t>
            </w:r>
          </w:p>
        </w:tc>
        <w:tc>
          <w:tcPr>
            <w:tcW w:w="2268" w:type="dxa"/>
          </w:tcPr>
          <w:p w14:paraId="31CD5E96" w14:textId="30A88CE6" w:rsidR="005B069E" w:rsidRDefault="005B069E" w:rsidP="005B069E">
            <w:pPr>
              <w:jc w:val="both"/>
            </w:pPr>
            <w:r>
              <w:t>4</w:t>
            </w:r>
          </w:p>
        </w:tc>
        <w:tc>
          <w:tcPr>
            <w:tcW w:w="2268" w:type="dxa"/>
          </w:tcPr>
          <w:p w14:paraId="2EB27F0E" w14:textId="4D322214" w:rsidR="005B069E" w:rsidRDefault="005B069E" w:rsidP="005B069E">
            <w:pPr>
              <w:jc w:val="both"/>
            </w:pPr>
            <w:r>
              <w:t>4</w:t>
            </w:r>
          </w:p>
        </w:tc>
        <w:tc>
          <w:tcPr>
            <w:tcW w:w="2268" w:type="dxa"/>
          </w:tcPr>
          <w:p w14:paraId="10C0F868" w14:textId="175240E5" w:rsidR="005B069E" w:rsidRDefault="005B069E" w:rsidP="005B069E">
            <w:pPr>
              <w:jc w:val="both"/>
            </w:pPr>
            <w:r>
              <w:t>16</w:t>
            </w:r>
          </w:p>
        </w:tc>
      </w:tr>
      <w:tr w:rsidR="00F121D4" w14:paraId="02AFFF8A" w14:textId="77777777" w:rsidTr="0030767E">
        <w:tc>
          <w:tcPr>
            <w:tcW w:w="4106" w:type="dxa"/>
          </w:tcPr>
          <w:p w14:paraId="4F12C409" w14:textId="77777777" w:rsidR="00F121D4" w:rsidRDefault="00F121D4" w:rsidP="0030767E">
            <w:pPr>
              <w:jc w:val="both"/>
            </w:pPr>
            <w:r>
              <w:t>Merchant on/off ramping: Fiat Paid In</w:t>
            </w:r>
          </w:p>
        </w:tc>
        <w:tc>
          <w:tcPr>
            <w:tcW w:w="2268" w:type="dxa"/>
          </w:tcPr>
          <w:p w14:paraId="1DF76157" w14:textId="77777777" w:rsidR="00F121D4" w:rsidRDefault="00F121D4" w:rsidP="0030767E">
            <w:pPr>
              <w:jc w:val="both"/>
            </w:pPr>
            <w:r>
              <w:t>3</w:t>
            </w:r>
          </w:p>
        </w:tc>
        <w:tc>
          <w:tcPr>
            <w:tcW w:w="2268" w:type="dxa"/>
          </w:tcPr>
          <w:p w14:paraId="365E18CD" w14:textId="77777777" w:rsidR="00F121D4" w:rsidRDefault="00F121D4" w:rsidP="0030767E">
            <w:pPr>
              <w:jc w:val="both"/>
            </w:pPr>
            <w:r>
              <w:t>2</w:t>
            </w:r>
          </w:p>
        </w:tc>
        <w:tc>
          <w:tcPr>
            <w:tcW w:w="2268" w:type="dxa"/>
          </w:tcPr>
          <w:p w14:paraId="52EA5447" w14:textId="77777777" w:rsidR="00F121D4" w:rsidRDefault="00F121D4" w:rsidP="0030767E">
            <w:pPr>
              <w:jc w:val="both"/>
            </w:pPr>
            <w:r>
              <w:t>6</w:t>
            </w:r>
          </w:p>
        </w:tc>
      </w:tr>
      <w:tr w:rsidR="00F121D4" w14:paraId="2CDE1B30" w14:textId="77777777" w:rsidTr="0030767E">
        <w:tc>
          <w:tcPr>
            <w:tcW w:w="4106" w:type="dxa"/>
          </w:tcPr>
          <w:p w14:paraId="34EAF925" w14:textId="77777777" w:rsidR="00F121D4" w:rsidRDefault="00F121D4" w:rsidP="0030767E">
            <w:pPr>
              <w:jc w:val="both"/>
            </w:pPr>
            <w:r>
              <w:t>Merchant on/off ramping: Fiat Paid Out</w:t>
            </w:r>
          </w:p>
        </w:tc>
        <w:tc>
          <w:tcPr>
            <w:tcW w:w="2268" w:type="dxa"/>
          </w:tcPr>
          <w:p w14:paraId="3564DA22" w14:textId="77777777" w:rsidR="00F121D4" w:rsidRDefault="00F121D4" w:rsidP="0030767E">
            <w:pPr>
              <w:jc w:val="both"/>
            </w:pPr>
            <w:r>
              <w:t>3</w:t>
            </w:r>
          </w:p>
        </w:tc>
        <w:tc>
          <w:tcPr>
            <w:tcW w:w="2268" w:type="dxa"/>
          </w:tcPr>
          <w:p w14:paraId="79112516" w14:textId="77777777" w:rsidR="00F121D4" w:rsidRDefault="00F121D4" w:rsidP="0030767E">
            <w:pPr>
              <w:jc w:val="both"/>
            </w:pPr>
            <w:r>
              <w:t>2</w:t>
            </w:r>
          </w:p>
        </w:tc>
        <w:tc>
          <w:tcPr>
            <w:tcW w:w="2268" w:type="dxa"/>
          </w:tcPr>
          <w:p w14:paraId="21C8BBEC" w14:textId="77777777" w:rsidR="00F121D4" w:rsidRDefault="00F121D4" w:rsidP="0030767E">
            <w:pPr>
              <w:jc w:val="both"/>
            </w:pPr>
            <w:r>
              <w:t>6</w:t>
            </w:r>
          </w:p>
        </w:tc>
      </w:tr>
    </w:tbl>
    <w:p w14:paraId="4D911941" w14:textId="77777777" w:rsidR="00F121D4" w:rsidRDefault="00F121D4" w:rsidP="00F121D4"/>
    <w:p w14:paraId="6C796A73" w14:textId="77777777" w:rsidR="00F121D4" w:rsidRDefault="00F121D4" w:rsidP="00BB5F77"/>
    <w:p w14:paraId="014632A4" w14:textId="2122A9D3" w:rsidR="00F01D1B" w:rsidRDefault="006C6B06" w:rsidP="00F01D1B">
      <w:pPr>
        <w:pStyle w:val="Heading2"/>
      </w:pPr>
      <w:bookmarkStart w:id="8" w:name="_Toc217316201"/>
      <w:r>
        <w:t>Geographic</w:t>
      </w:r>
      <w:bookmarkEnd w:id="8"/>
    </w:p>
    <w:p w14:paraId="08F499CC" w14:textId="28738F46" w:rsidR="0056535C" w:rsidRDefault="00C17F4F" w:rsidP="0056535C">
      <w:pPr>
        <w:jc w:val="both"/>
      </w:pPr>
      <w:proofErr w:type="spellStart"/>
      <w:r>
        <w:t>SnowCap</w:t>
      </w:r>
      <w:proofErr w:type="spellEnd"/>
      <w:r>
        <w:t xml:space="preserve"> Financial Limited </w:t>
      </w:r>
      <w:r w:rsidR="000A6747">
        <w:t xml:space="preserve">has assessed the </w:t>
      </w:r>
      <w:r w:rsidR="006C6B06">
        <w:t xml:space="preserve">geographical </w:t>
      </w:r>
      <w:r w:rsidR="000A6747">
        <w:t xml:space="preserve">risk of its </w:t>
      </w:r>
      <w:r w:rsidR="006C6B06">
        <w:t>clients</w:t>
      </w:r>
      <w:r w:rsidR="000A6747">
        <w:t xml:space="preserve"> and the geographical regions in which the firm operates. </w:t>
      </w:r>
    </w:p>
    <w:p w14:paraId="1F5E1EC0" w14:textId="77777777" w:rsidR="0056535C" w:rsidRDefault="0056535C" w:rsidP="0056535C">
      <w:pPr>
        <w:jc w:val="both"/>
        <w:rPr>
          <w:b/>
        </w:rPr>
      </w:pPr>
      <w:r>
        <w:t xml:space="preserve">The firm has used the following sources to analyse the risk level of each country: </w:t>
      </w:r>
    </w:p>
    <w:p w14:paraId="78CE62E5" w14:textId="77777777" w:rsidR="0056535C" w:rsidRDefault="0056535C" w:rsidP="00B94C0B">
      <w:pPr>
        <w:pStyle w:val="ListParagraph"/>
        <w:numPr>
          <w:ilvl w:val="0"/>
          <w:numId w:val="2"/>
        </w:numPr>
        <w:spacing w:line="256" w:lineRule="auto"/>
        <w:jc w:val="both"/>
      </w:pPr>
      <w:r>
        <w:t xml:space="preserve">Know Your Country </w:t>
      </w:r>
    </w:p>
    <w:p w14:paraId="20B4DF68" w14:textId="77777777" w:rsidR="0056535C" w:rsidRDefault="0056535C" w:rsidP="00B94C0B">
      <w:pPr>
        <w:pStyle w:val="ListParagraph"/>
        <w:numPr>
          <w:ilvl w:val="0"/>
          <w:numId w:val="2"/>
        </w:numPr>
        <w:spacing w:line="256" w:lineRule="auto"/>
        <w:jc w:val="both"/>
      </w:pPr>
      <w:r>
        <w:t xml:space="preserve">FATF Mutual Evaluation Reports </w:t>
      </w:r>
    </w:p>
    <w:p w14:paraId="55EB6821" w14:textId="77777777" w:rsidR="0056535C" w:rsidRDefault="0056535C" w:rsidP="00B94C0B">
      <w:pPr>
        <w:pStyle w:val="ListParagraph"/>
        <w:numPr>
          <w:ilvl w:val="0"/>
          <w:numId w:val="2"/>
        </w:numPr>
        <w:spacing w:line="256" w:lineRule="auto"/>
        <w:jc w:val="both"/>
      </w:pPr>
      <w:r>
        <w:t>Transparency International Corruption Perception Indicator (CPI Index)</w:t>
      </w:r>
    </w:p>
    <w:p w14:paraId="4306A18A" w14:textId="77777777" w:rsidR="0056535C" w:rsidRDefault="0056535C" w:rsidP="00B94C0B">
      <w:pPr>
        <w:pStyle w:val="ListParagraph"/>
        <w:numPr>
          <w:ilvl w:val="0"/>
          <w:numId w:val="2"/>
        </w:numPr>
        <w:spacing w:line="256" w:lineRule="auto"/>
        <w:jc w:val="both"/>
      </w:pPr>
      <w:r>
        <w:t>Basel AML Index</w:t>
      </w:r>
    </w:p>
    <w:p w14:paraId="4CE616DD" w14:textId="7AC4E5DA" w:rsidR="0056535C" w:rsidRDefault="0056535C" w:rsidP="00B94C0B">
      <w:pPr>
        <w:pStyle w:val="ListParagraph"/>
        <w:numPr>
          <w:ilvl w:val="0"/>
          <w:numId w:val="2"/>
        </w:numPr>
        <w:spacing w:line="256" w:lineRule="auto"/>
        <w:jc w:val="both"/>
      </w:pPr>
      <w:r>
        <w:t>US Department of State’s Money Laundering Assessment (INCSR)</w:t>
      </w:r>
    </w:p>
    <w:p w14:paraId="3207F514" w14:textId="77777777" w:rsidR="0056535C" w:rsidRDefault="0056535C" w:rsidP="0056535C">
      <w:pPr>
        <w:spacing w:line="256" w:lineRule="auto"/>
        <w:jc w:val="both"/>
      </w:pPr>
      <w:r>
        <w:t>Exposure arises from:</w:t>
      </w:r>
    </w:p>
    <w:p w14:paraId="60BC4ACF" w14:textId="2FDF8285" w:rsidR="00363808" w:rsidRDefault="00363808" w:rsidP="00B94C0B">
      <w:pPr>
        <w:pStyle w:val="ListParagraph"/>
        <w:numPr>
          <w:ilvl w:val="0"/>
          <w:numId w:val="10"/>
        </w:numPr>
        <w:spacing w:line="256" w:lineRule="auto"/>
        <w:jc w:val="both"/>
      </w:pPr>
      <w:r>
        <w:t xml:space="preserve">the gaming and digital-asset sectors’ frequent interaction with offshore financial centres and lightly regulated </w:t>
      </w:r>
      <w:proofErr w:type="gramStart"/>
      <w:r>
        <w:t>environments;</w:t>
      </w:r>
      <w:proofErr w:type="gramEnd"/>
    </w:p>
    <w:p w14:paraId="38D0A188" w14:textId="2C9EFD83" w:rsidR="0056535C" w:rsidRDefault="0056535C" w:rsidP="00B94C0B">
      <w:pPr>
        <w:pStyle w:val="ListParagraph"/>
        <w:numPr>
          <w:ilvl w:val="0"/>
          <w:numId w:val="10"/>
        </w:numPr>
        <w:spacing w:line="256" w:lineRule="auto"/>
        <w:jc w:val="both"/>
      </w:pPr>
      <w:r>
        <w:t xml:space="preserve">customers operating in or transacting with countries listed by FATF as high-risk or under increased </w:t>
      </w:r>
      <w:proofErr w:type="gramStart"/>
      <w:r>
        <w:t>monitoring</w:t>
      </w:r>
      <w:r w:rsidR="00363808">
        <w:t>;</w:t>
      </w:r>
      <w:proofErr w:type="gramEnd"/>
    </w:p>
    <w:p w14:paraId="2D25650D" w14:textId="6A705238" w:rsidR="00363808" w:rsidRDefault="00363808" w:rsidP="00B94C0B">
      <w:pPr>
        <w:pStyle w:val="ListParagraph"/>
        <w:numPr>
          <w:ilvl w:val="0"/>
          <w:numId w:val="10"/>
        </w:numPr>
        <w:spacing w:line="256" w:lineRule="auto"/>
        <w:jc w:val="both"/>
      </w:pPr>
      <w:r>
        <w:t>cross-border flows into or out of jurisdictions subject to UN, SEMA, or Magnitsky sanctions.</w:t>
      </w:r>
    </w:p>
    <w:p w14:paraId="2CA2D662" w14:textId="69E911D4" w:rsidR="0056535C" w:rsidRDefault="0056535C" w:rsidP="0056535C">
      <w:pPr>
        <w:spacing w:line="256" w:lineRule="auto"/>
        <w:jc w:val="both"/>
      </w:pPr>
      <w:r>
        <w:lastRenderedPageBreak/>
        <w:t>Geographic risk is further elevated where digital-asset flows involve exchanges, platforms, or liquidity pools located in higher-risk jurisdictions with weak AML enforcement. While the firm screens all clients and transactions for sanctions exposure, the ability of clients to transact globally introduces inherent jurisdictional risk that cannot be fully mitigated through onboarding controls alone.</w:t>
      </w:r>
    </w:p>
    <w:p w14:paraId="5C2EAFD3" w14:textId="618A102D" w:rsidR="002D3920" w:rsidRDefault="00C17F4F" w:rsidP="000A6747">
      <w:pPr>
        <w:jc w:val="both"/>
      </w:pPr>
      <w:proofErr w:type="spellStart"/>
      <w:r>
        <w:t>SnowCap</w:t>
      </w:r>
      <w:proofErr w:type="spellEnd"/>
      <w:r>
        <w:t xml:space="preserve"> Financial Limited </w:t>
      </w:r>
      <w:r w:rsidR="000A6747">
        <w:t>has split the jurisdictions into the following categories: (</w:t>
      </w:r>
      <w:proofErr w:type="spellStart"/>
      <w:r w:rsidR="000A6747">
        <w:t>i</w:t>
      </w:r>
      <w:proofErr w:type="spellEnd"/>
      <w:r w:rsidR="000A6747">
        <w:t xml:space="preserve">) low-risk (ii) moderate-risk (iii) high-risk (iv) blacklisted. The firm will apply due diligence to customers based on the inherent risk level of their jurisdiction. Where </w:t>
      </w:r>
      <w:proofErr w:type="spellStart"/>
      <w:r>
        <w:t>SnowCap</w:t>
      </w:r>
      <w:proofErr w:type="spellEnd"/>
      <w:r>
        <w:t xml:space="preserve"> Financial Limited </w:t>
      </w:r>
      <w:r w:rsidR="000A6747">
        <w:t>extend</w:t>
      </w:r>
      <w:r w:rsidR="004742B3">
        <w:t>s</w:t>
      </w:r>
      <w:r w:rsidR="000A6747">
        <w:t xml:space="preserve"> beyond the countries stated below, the risk level of the new jurisdiction will be analysed based on the sources above and added to the lists below. The firm will not accept any customers from </w:t>
      </w:r>
      <w:r w:rsidR="00534838">
        <w:t>prohibited</w:t>
      </w:r>
      <w:r w:rsidR="000A6747">
        <w:t xml:space="preserve"> countries.</w:t>
      </w:r>
    </w:p>
    <w:p w14:paraId="77DB5877" w14:textId="19090E09" w:rsidR="00534838" w:rsidRDefault="00534838" w:rsidP="000A6747">
      <w:pPr>
        <w:jc w:val="both"/>
      </w:pPr>
      <w:r w:rsidRPr="00534838">
        <w:t>Jurisdictional risk classifications reflect a composite assessment of sanctions exposure, FATF findings, corruption risk, and sector-specific digital-asset risk, and do not represent a determination that all activity in a listed jurisdiction is uniformly high risk.</w:t>
      </w:r>
    </w:p>
    <w:p w14:paraId="3C83889F" w14:textId="77777777" w:rsidR="00534838" w:rsidRDefault="00534838" w:rsidP="000A6747">
      <w:pPr>
        <w:jc w:val="both"/>
      </w:pPr>
    </w:p>
    <w:p w14:paraId="11FE9CE2" w14:textId="0FE21E75" w:rsidR="000A6747" w:rsidRDefault="000A6747" w:rsidP="000A6747">
      <w:pPr>
        <w:pStyle w:val="Heading3"/>
        <w:ind w:firstLine="720"/>
      </w:pPr>
      <w:r>
        <w:t xml:space="preserve">Low-risk jurisdictions </w:t>
      </w:r>
    </w:p>
    <w:p w14:paraId="2A68468B" w14:textId="62350C56" w:rsidR="000A6747" w:rsidRDefault="0046174D" w:rsidP="000A6747">
      <w:r>
        <w:t xml:space="preserve">In relation to crypto currency and digital asset trading the following countries were rated as low risk due to the extensive </w:t>
      </w:r>
      <w:r w:rsidR="005C4599">
        <w:t>AML/ATF</w:t>
      </w:r>
      <w:r w:rsidR="008876D2">
        <w:t xml:space="preserve"> </w:t>
      </w:r>
      <w:r>
        <w:t xml:space="preserve">regulatory frameworks in place in each country. Although many countries have not included crypto regulations, these countries </w:t>
      </w:r>
      <w:r w:rsidR="005C4599">
        <w:t>AML/ATF</w:t>
      </w:r>
      <w:r w:rsidR="008876D2">
        <w:t xml:space="preserve"> </w:t>
      </w:r>
      <w:r>
        <w:t>regimes are robust and well developed.</w:t>
      </w:r>
    </w:p>
    <w:p w14:paraId="75776482" w14:textId="77777777" w:rsidR="006D718E" w:rsidRPr="0046174D" w:rsidRDefault="006D718E" w:rsidP="00B94C0B">
      <w:pPr>
        <w:pStyle w:val="ListParagraph"/>
        <w:numPr>
          <w:ilvl w:val="0"/>
          <w:numId w:val="8"/>
        </w:numPr>
        <w:rPr>
          <w:rFonts w:cstheme="minorHAnsi"/>
        </w:rPr>
      </w:pPr>
      <w:r w:rsidRPr="0046174D">
        <w:rPr>
          <w:rFonts w:cstheme="minorHAnsi"/>
        </w:rPr>
        <w:t>Spain</w:t>
      </w:r>
    </w:p>
    <w:p w14:paraId="5A9E8446" w14:textId="77777777" w:rsidR="006D718E" w:rsidRPr="0046174D" w:rsidRDefault="006D718E" w:rsidP="00B94C0B">
      <w:pPr>
        <w:pStyle w:val="ListParagraph"/>
        <w:numPr>
          <w:ilvl w:val="0"/>
          <w:numId w:val="8"/>
        </w:numPr>
        <w:rPr>
          <w:rFonts w:cstheme="minorHAnsi"/>
        </w:rPr>
      </w:pPr>
      <w:r w:rsidRPr="0046174D">
        <w:rPr>
          <w:rFonts w:cstheme="minorHAnsi"/>
        </w:rPr>
        <w:t>Ireland</w:t>
      </w:r>
    </w:p>
    <w:p w14:paraId="2F7ABC58" w14:textId="667459D6" w:rsidR="006D718E" w:rsidRPr="0046174D" w:rsidRDefault="006D718E" w:rsidP="00B94C0B">
      <w:pPr>
        <w:pStyle w:val="ListParagraph"/>
        <w:numPr>
          <w:ilvl w:val="0"/>
          <w:numId w:val="8"/>
        </w:numPr>
        <w:rPr>
          <w:rFonts w:cstheme="minorHAnsi"/>
        </w:rPr>
      </w:pPr>
      <w:r w:rsidRPr="0046174D">
        <w:rPr>
          <w:rFonts w:cstheme="minorHAnsi"/>
        </w:rPr>
        <w:t>South Africa</w:t>
      </w:r>
    </w:p>
    <w:p w14:paraId="3EEDFC21" w14:textId="77777777" w:rsidR="006D718E" w:rsidRPr="0046174D" w:rsidRDefault="006D718E" w:rsidP="00B94C0B">
      <w:pPr>
        <w:pStyle w:val="ListParagraph"/>
        <w:numPr>
          <w:ilvl w:val="0"/>
          <w:numId w:val="8"/>
        </w:numPr>
        <w:rPr>
          <w:rFonts w:cstheme="minorHAnsi"/>
        </w:rPr>
      </w:pPr>
      <w:r w:rsidRPr="0046174D">
        <w:rPr>
          <w:rFonts w:cstheme="minorHAnsi"/>
        </w:rPr>
        <w:t>UK</w:t>
      </w:r>
    </w:p>
    <w:p w14:paraId="356FA8E5" w14:textId="5995B043" w:rsidR="006D718E" w:rsidRPr="0046174D" w:rsidRDefault="006D718E" w:rsidP="00B94C0B">
      <w:pPr>
        <w:pStyle w:val="ListParagraph"/>
        <w:numPr>
          <w:ilvl w:val="0"/>
          <w:numId w:val="8"/>
        </w:numPr>
        <w:rPr>
          <w:rFonts w:cstheme="minorHAnsi"/>
        </w:rPr>
      </w:pPr>
      <w:r w:rsidRPr="0046174D">
        <w:rPr>
          <w:rFonts w:cstheme="minorHAnsi"/>
        </w:rPr>
        <w:t>Canada</w:t>
      </w:r>
    </w:p>
    <w:p w14:paraId="397983DE" w14:textId="732F3F86" w:rsidR="006D718E" w:rsidRPr="0046174D" w:rsidRDefault="006D718E" w:rsidP="00B94C0B">
      <w:pPr>
        <w:pStyle w:val="ListParagraph"/>
        <w:numPr>
          <w:ilvl w:val="0"/>
          <w:numId w:val="8"/>
        </w:numPr>
        <w:rPr>
          <w:rFonts w:cstheme="minorHAnsi"/>
        </w:rPr>
      </w:pPr>
      <w:r w:rsidRPr="0046174D">
        <w:rPr>
          <w:rFonts w:cstheme="minorHAnsi"/>
        </w:rPr>
        <w:t>N</w:t>
      </w:r>
      <w:r w:rsidR="0046174D">
        <w:rPr>
          <w:rFonts w:cstheme="minorHAnsi"/>
        </w:rPr>
        <w:t>ew Zealand</w:t>
      </w:r>
    </w:p>
    <w:p w14:paraId="5AC1BC91" w14:textId="76A4E3F3" w:rsidR="006D718E" w:rsidRPr="0046174D" w:rsidRDefault="006D718E" w:rsidP="00B94C0B">
      <w:pPr>
        <w:pStyle w:val="ListParagraph"/>
        <w:numPr>
          <w:ilvl w:val="0"/>
          <w:numId w:val="8"/>
        </w:numPr>
        <w:rPr>
          <w:rFonts w:cstheme="minorHAnsi"/>
        </w:rPr>
      </w:pPr>
      <w:r w:rsidRPr="0046174D">
        <w:rPr>
          <w:rFonts w:cstheme="minorHAnsi"/>
        </w:rPr>
        <w:t>Australia</w:t>
      </w:r>
    </w:p>
    <w:p w14:paraId="4DB44AC2" w14:textId="77777777" w:rsidR="006D718E" w:rsidRPr="0046174D" w:rsidRDefault="006D718E" w:rsidP="00B94C0B">
      <w:pPr>
        <w:pStyle w:val="ListParagraph"/>
        <w:numPr>
          <w:ilvl w:val="0"/>
          <w:numId w:val="8"/>
        </w:numPr>
        <w:rPr>
          <w:rFonts w:cstheme="minorHAnsi"/>
        </w:rPr>
      </w:pPr>
      <w:r w:rsidRPr="0046174D">
        <w:rPr>
          <w:rFonts w:cstheme="minorHAnsi"/>
        </w:rPr>
        <w:t>Germany</w:t>
      </w:r>
    </w:p>
    <w:p w14:paraId="7D684CCA" w14:textId="6EA1718A" w:rsidR="000A6747" w:rsidRDefault="006D718E" w:rsidP="00B94C0B">
      <w:pPr>
        <w:pStyle w:val="ListParagraph"/>
        <w:numPr>
          <w:ilvl w:val="0"/>
          <w:numId w:val="8"/>
        </w:numPr>
        <w:rPr>
          <w:rFonts w:cstheme="minorHAnsi"/>
        </w:rPr>
      </w:pPr>
      <w:r w:rsidRPr="0046174D">
        <w:rPr>
          <w:rFonts w:cstheme="minorHAnsi"/>
        </w:rPr>
        <w:t>France</w:t>
      </w:r>
    </w:p>
    <w:p w14:paraId="609A9988" w14:textId="77777777" w:rsidR="004F18E5" w:rsidRDefault="004F18E5" w:rsidP="004F18E5">
      <w:pPr>
        <w:pStyle w:val="ListParagraph"/>
        <w:numPr>
          <w:ilvl w:val="0"/>
          <w:numId w:val="8"/>
        </w:numPr>
        <w:tabs>
          <w:tab w:val="left" w:pos="5103"/>
          <w:tab w:val="left" w:pos="5387"/>
        </w:tabs>
      </w:pPr>
      <w:r>
        <w:t>United States of America</w:t>
      </w:r>
    </w:p>
    <w:p w14:paraId="0CE7DD05" w14:textId="77777777" w:rsidR="004F18E5" w:rsidRDefault="004F18E5" w:rsidP="004F18E5">
      <w:pPr>
        <w:pStyle w:val="ListParagraph"/>
        <w:numPr>
          <w:ilvl w:val="0"/>
          <w:numId w:val="8"/>
        </w:numPr>
        <w:tabs>
          <w:tab w:val="left" w:pos="5103"/>
          <w:tab w:val="left" w:pos="5387"/>
        </w:tabs>
      </w:pPr>
      <w:r>
        <w:t>Japan</w:t>
      </w:r>
    </w:p>
    <w:p w14:paraId="2364799F" w14:textId="77777777" w:rsidR="004F18E5" w:rsidRPr="00F121D4" w:rsidRDefault="004F18E5" w:rsidP="004F18E5">
      <w:pPr>
        <w:pStyle w:val="ListParagraph"/>
        <w:ind w:left="1080"/>
        <w:rPr>
          <w:rFonts w:cstheme="minorHAnsi"/>
        </w:rPr>
      </w:pPr>
    </w:p>
    <w:p w14:paraId="38FB417D" w14:textId="3741DF6A" w:rsidR="000A6747" w:rsidRDefault="000A6747" w:rsidP="000A6747">
      <w:pPr>
        <w:pStyle w:val="Heading3"/>
        <w:ind w:firstLine="720"/>
      </w:pPr>
      <w:r>
        <w:t xml:space="preserve">High-risk jurisdictions </w:t>
      </w:r>
    </w:p>
    <w:p w14:paraId="79AF664D" w14:textId="77777777" w:rsidR="00F92ECD" w:rsidRDefault="00F92ECD" w:rsidP="00B94C0B">
      <w:pPr>
        <w:pStyle w:val="ListParagraph"/>
        <w:numPr>
          <w:ilvl w:val="0"/>
          <w:numId w:val="3"/>
        </w:numPr>
        <w:tabs>
          <w:tab w:val="left" w:pos="5103"/>
          <w:tab w:val="left" w:pos="5387"/>
        </w:tabs>
      </w:pPr>
      <w:r>
        <w:t>India</w:t>
      </w:r>
    </w:p>
    <w:p w14:paraId="39A17221" w14:textId="32C634A7" w:rsidR="00F92ECD" w:rsidRDefault="00F92ECD" w:rsidP="00B94C0B">
      <w:pPr>
        <w:pStyle w:val="ListParagraph"/>
        <w:numPr>
          <w:ilvl w:val="0"/>
          <w:numId w:val="3"/>
        </w:numPr>
        <w:tabs>
          <w:tab w:val="left" w:pos="5103"/>
          <w:tab w:val="left" w:pos="5387"/>
        </w:tabs>
      </w:pPr>
      <w:r>
        <w:lastRenderedPageBreak/>
        <w:t>Thailand</w:t>
      </w:r>
    </w:p>
    <w:p w14:paraId="11BBA837" w14:textId="5F4370C5" w:rsidR="00F92ECD" w:rsidRDefault="00F92ECD" w:rsidP="00B94C0B">
      <w:pPr>
        <w:pStyle w:val="ListParagraph"/>
        <w:numPr>
          <w:ilvl w:val="0"/>
          <w:numId w:val="3"/>
        </w:numPr>
        <w:tabs>
          <w:tab w:val="left" w:pos="5103"/>
          <w:tab w:val="left" w:pos="5387"/>
        </w:tabs>
      </w:pPr>
      <w:r>
        <w:t>Bangladesh</w:t>
      </w:r>
    </w:p>
    <w:p w14:paraId="3EE59DA6" w14:textId="02FAD42F" w:rsidR="00AF7F57" w:rsidRDefault="0041577D" w:rsidP="00B94C0B">
      <w:pPr>
        <w:pStyle w:val="ListParagraph"/>
        <w:numPr>
          <w:ilvl w:val="0"/>
          <w:numId w:val="3"/>
        </w:numPr>
        <w:tabs>
          <w:tab w:val="left" w:pos="5103"/>
          <w:tab w:val="left" w:pos="5387"/>
        </w:tabs>
      </w:pPr>
      <w:r>
        <w:t>Ukraine</w:t>
      </w:r>
    </w:p>
    <w:p w14:paraId="1F6DB0D7" w14:textId="7AC996E8" w:rsidR="00877C43" w:rsidRDefault="0041577D" w:rsidP="000A6747">
      <w:pPr>
        <w:pStyle w:val="Heading3"/>
        <w:ind w:firstLine="720"/>
      </w:pPr>
      <w:r>
        <w:t>Prohibited</w:t>
      </w:r>
      <w:r w:rsidR="000A6747">
        <w:t xml:space="preserve"> jurisdictions </w:t>
      </w:r>
    </w:p>
    <w:p w14:paraId="79EF6811" w14:textId="243C6C8F" w:rsidR="00F92ECD" w:rsidRDefault="00F92ECD" w:rsidP="00F92ECD">
      <w:r>
        <w:t>Countries the firm deem as outside of appetite (including sanctions countries and FATF non-cooperative).</w:t>
      </w:r>
    </w:p>
    <w:p w14:paraId="70784D08" w14:textId="77777777" w:rsidR="00F92ECD" w:rsidRDefault="00F92ECD" w:rsidP="00B94C0B">
      <w:pPr>
        <w:pStyle w:val="ListParagraph"/>
        <w:numPr>
          <w:ilvl w:val="0"/>
          <w:numId w:val="3"/>
        </w:numPr>
        <w:tabs>
          <w:tab w:val="left" w:pos="5103"/>
          <w:tab w:val="left" w:pos="5387"/>
        </w:tabs>
      </w:pPr>
      <w:r w:rsidRPr="0049637B">
        <w:t>Nicaragua</w:t>
      </w:r>
      <w:r>
        <w:tab/>
        <w:t>-</w:t>
      </w:r>
      <w:r>
        <w:tab/>
        <w:t>Bosnia Herzegovina</w:t>
      </w:r>
    </w:p>
    <w:p w14:paraId="52302BA9" w14:textId="77777777" w:rsidR="00F92ECD" w:rsidRDefault="00F92ECD" w:rsidP="00B94C0B">
      <w:pPr>
        <w:pStyle w:val="ListParagraph"/>
        <w:numPr>
          <w:ilvl w:val="0"/>
          <w:numId w:val="3"/>
        </w:numPr>
        <w:tabs>
          <w:tab w:val="left" w:pos="5103"/>
          <w:tab w:val="left" w:pos="5387"/>
        </w:tabs>
      </w:pPr>
      <w:r>
        <w:t>Venezuela</w:t>
      </w:r>
      <w:r>
        <w:tab/>
        <w:t>-</w:t>
      </w:r>
      <w:r>
        <w:tab/>
        <w:t>Ukraine/Crimea/Luhansk Peoples Republic/Donetsk Peoples Republic</w:t>
      </w:r>
    </w:p>
    <w:p w14:paraId="1D07C0B2" w14:textId="77777777" w:rsidR="00F92ECD" w:rsidRDefault="00F92ECD" w:rsidP="00B94C0B">
      <w:pPr>
        <w:pStyle w:val="ListParagraph"/>
        <w:numPr>
          <w:ilvl w:val="0"/>
          <w:numId w:val="3"/>
        </w:numPr>
        <w:tabs>
          <w:tab w:val="left" w:pos="5103"/>
          <w:tab w:val="left" w:pos="5387"/>
        </w:tabs>
      </w:pPr>
      <w:r>
        <w:t>Guinea-Bissau</w:t>
      </w:r>
      <w:r>
        <w:tab/>
        <w:t>-</w:t>
      </w:r>
      <w:r>
        <w:tab/>
        <w:t>Syria</w:t>
      </w:r>
    </w:p>
    <w:p w14:paraId="4D783F62" w14:textId="77777777" w:rsidR="00F92ECD" w:rsidRDefault="00F92ECD" w:rsidP="00B94C0B">
      <w:pPr>
        <w:pStyle w:val="ListParagraph"/>
        <w:numPr>
          <w:ilvl w:val="0"/>
          <w:numId w:val="3"/>
        </w:numPr>
        <w:tabs>
          <w:tab w:val="left" w:pos="5103"/>
          <w:tab w:val="left" w:pos="5387"/>
        </w:tabs>
      </w:pPr>
      <w:r>
        <w:t>Guinea</w:t>
      </w:r>
      <w:r w:rsidRPr="009D5D30">
        <w:t xml:space="preserve"> </w:t>
      </w:r>
      <w:r>
        <w:tab/>
        <w:t>-</w:t>
      </w:r>
      <w:r>
        <w:tab/>
        <w:t>Mali</w:t>
      </w:r>
    </w:p>
    <w:p w14:paraId="192480D3" w14:textId="77777777" w:rsidR="00F92ECD" w:rsidRDefault="00F92ECD" w:rsidP="00B94C0B">
      <w:pPr>
        <w:pStyle w:val="ListParagraph"/>
        <w:numPr>
          <w:ilvl w:val="0"/>
          <w:numId w:val="3"/>
        </w:numPr>
        <w:tabs>
          <w:tab w:val="left" w:pos="5103"/>
          <w:tab w:val="left" w:pos="5387"/>
        </w:tabs>
      </w:pPr>
      <w:r>
        <w:t>Zimbabwe</w:t>
      </w:r>
      <w:r>
        <w:tab/>
        <w:t>-</w:t>
      </w:r>
      <w:r>
        <w:tab/>
        <w:t>Democratic republic of Congo</w:t>
      </w:r>
    </w:p>
    <w:p w14:paraId="286ED98C" w14:textId="77777777" w:rsidR="00F92ECD" w:rsidRDefault="00F92ECD" w:rsidP="00B94C0B">
      <w:pPr>
        <w:pStyle w:val="ListParagraph"/>
        <w:numPr>
          <w:ilvl w:val="0"/>
          <w:numId w:val="3"/>
        </w:numPr>
        <w:tabs>
          <w:tab w:val="left" w:pos="5103"/>
          <w:tab w:val="left" w:pos="5387"/>
        </w:tabs>
      </w:pPr>
      <w:r>
        <w:t>Central African Republic</w:t>
      </w:r>
      <w:r>
        <w:tab/>
        <w:t>-</w:t>
      </w:r>
      <w:r>
        <w:tab/>
        <w:t>South Sudan</w:t>
      </w:r>
    </w:p>
    <w:p w14:paraId="3F9CA0DB" w14:textId="77777777" w:rsidR="00F92ECD" w:rsidRDefault="00F92ECD" w:rsidP="00B94C0B">
      <w:pPr>
        <w:pStyle w:val="ListParagraph"/>
        <w:numPr>
          <w:ilvl w:val="0"/>
          <w:numId w:val="3"/>
        </w:numPr>
        <w:tabs>
          <w:tab w:val="left" w:pos="5103"/>
          <w:tab w:val="left" w:pos="5387"/>
        </w:tabs>
      </w:pPr>
      <w:r>
        <w:t>Sudan</w:t>
      </w:r>
      <w:r>
        <w:tab/>
        <w:t>-</w:t>
      </w:r>
      <w:r>
        <w:tab/>
        <w:t>Somalia</w:t>
      </w:r>
    </w:p>
    <w:p w14:paraId="76D3D8F5" w14:textId="77777777" w:rsidR="00F92ECD" w:rsidRDefault="00F92ECD" w:rsidP="00B94C0B">
      <w:pPr>
        <w:pStyle w:val="ListParagraph"/>
        <w:numPr>
          <w:ilvl w:val="0"/>
          <w:numId w:val="3"/>
        </w:numPr>
        <w:tabs>
          <w:tab w:val="left" w:pos="5103"/>
          <w:tab w:val="left" w:pos="5387"/>
        </w:tabs>
      </w:pPr>
      <w:r>
        <w:t>Libya</w:t>
      </w:r>
      <w:r>
        <w:tab/>
        <w:t>-</w:t>
      </w:r>
      <w:r>
        <w:tab/>
        <w:t>Russia</w:t>
      </w:r>
    </w:p>
    <w:p w14:paraId="38372252" w14:textId="77777777" w:rsidR="00F92ECD" w:rsidRDefault="00F92ECD" w:rsidP="00B94C0B">
      <w:pPr>
        <w:pStyle w:val="ListParagraph"/>
        <w:numPr>
          <w:ilvl w:val="0"/>
          <w:numId w:val="3"/>
        </w:numPr>
        <w:tabs>
          <w:tab w:val="left" w:pos="5103"/>
          <w:tab w:val="left" w:pos="5387"/>
        </w:tabs>
      </w:pPr>
      <w:r>
        <w:t>Turkey</w:t>
      </w:r>
      <w:r>
        <w:tab/>
        <w:t>-</w:t>
      </w:r>
      <w:r>
        <w:tab/>
        <w:t>Iraq</w:t>
      </w:r>
    </w:p>
    <w:p w14:paraId="362C6C3F" w14:textId="77777777" w:rsidR="00F92ECD" w:rsidRDefault="00F92ECD" w:rsidP="00B94C0B">
      <w:pPr>
        <w:pStyle w:val="ListParagraph"/>
        <w:numPr>
          <w:ilvl w:val="0"/>
          <w:numId w:val="3"/>
        </w:numPr>
        <w:tabs>
          <w:tab w:val="left" w:pos="5103"/>
          <w:tab w:val="left" w:pos="5387"/>
        </w:tabs>
      </w:pPr>
      <w:r>
        <w:t>Iran</w:t>
      </w:r>
      <w:r>
        <w:tab/>
        <w:t>-</w:t>
      </w:r>
      <w:r>
        <w:tab/>
        <w:t>Afghanistan</w:t>
      </w:r>
    </w:p>
    <w:p w14:paraId="61417929" w14:textId="77777777" w:rsidR="00F92ECD" w:rsidRDefault="00F92ECD" w:rsidP="00B94C0B">
      <w:pPr>
        <w:pStyle w:val="ListParagraph"/>
        <w:numPr>
          <w:ilvl w:val="0"/>
          <w:numId w:val="3"/>
        </w:numPr>
        <w:tabs>
          <w:tab w:val="left" w:pos="5103"/>
          <w:tab w:val="left" w:pos="5387"/>
        </w:tabs>
      </w:pPr>
      <w:r>
        <w:t>Myanmar (Burma)</w:t>
      </w:r>
      <w:r w:rsidRPr="009D5D30">
        <w:t xml:space="preserve"> </w:t>
      </w:r>
      <w:r>
        <w:tab/>
        <w:t>-</w:t>
      </w:r>
      <w:r>
        <w:tab/>
        <w:t>North Korea</w:t>
      </w:r>
    </w:p>
    <w:p w14:paraId="27D216A7" w14:textId="77777777" w:rsidR="00F92ECD" w:rsidRDefault="00F92ECD" w:rsidP="00B94C0B">
      <w:pPr>
        <w:pStyle w:val="ListParagraph"/>
        <w:numPr>
          <w:ilvl w:val="0"/>
          <w:numId w:val="3"/>
        </w:numPr>
        <w:tabs>
          <w:tab w:val="left" w:pos="5103"/>
          <w:tab w:val="left" w:pos="5387"/>
        </w:tabs>
      </w:pPr>
      <w:r>
        <w:t>Belarus</w:t>
      </w:r>
      <w:r>
        <w:tab/>
        <w:t>-</w:t>
      </w:r>
      <w:r>
        <w:tab/>
        <w:t>Cuba</w:t>
      </w:r>
    </w:p>
    <w:p w14:paraId="41BBC8B4" w14:textId="77777777" w:rsidR="00F92ECD" w:rsidRDefault="43209303" w:rsidP="00B94C0B">
      <w:pPr>
        <w:pStyle w:val="ListParagraph"/>
        <w:numPr>
          <w:ilvl w:val="0"/>
          <w:numId w:val="3"/>
        </w:numPr>
        <w:tabs>
          <w:tab w:val="left" w:pos="5103"/>
          <w:tab w:val="left" w:pos="5387"/>
        </w:tabs>
      </w:pPr>
      <w:r>
        <w:t>China</w:t>
      </w:r>
      <w:r w:rsidR="00F92ECD">
        <w:tab/>
      </w:r>
      <w:r>
        <w:t>-</w:t>
      </w:r>
      <w:r w:rsidR="00F92ECD">
        <w:tab/>
      </w:r>
      <w:commentRangeStart w:id="9"/>
      <w:r>
        <w:t>Pakistan</w:t>
      </w:r>
      <w:commentRangeEnd w:id="9"/>
      <w:r w:rsidR="00F92ECD">
        <w:rPr>
          <w:rStyle w:val="CommentReference"/>
        </w:rPr>
        <w:commentReference w:id="9"/>
      </w:r>
    </w:p>
    <w:p w14:paraId="094367BD" w14:textId="02D4754F" w:rsidR="00F92ECD" w:rsidRPr="00F92ECD" w:rsidRDefault="43209303" w:rsidP="00B94C0B">
      <w:pPr>
        <w:pStyle w:val="ListParagraph"/>
        <w:numPr>
          <w:ilvl w:val="0"/>
          <w:numId w:val="3"/>
        </w:numPr>
        <w:tabs>
          <w:tab w:val="left" w:pos="5103"/>
          <w:tab w:val="left" w:pos="5387"/>
        </w:tabs>
      </w:pPr>
      <w:commentRangeStart w:id="10"/>
      <w:r>
        <w:t>Nigeria</w:t>
      </w:r>
      <w:commentRangeEnd w:id="10"/>
      <w:r w:rsidR="00F92ECD">
        <w:rPr>
          <w:rStyle w:val="CommentReference"/>
        </w:rPr>
        <w:commentReference w:id="10"/>
      </w:r>
      <w:r w:rsidR="00F92ECD">
        <w:tab/>
      </w:r>
      <w:r>
        <w:t>-</w:t>
      </w:r>
      <w:r w:rsidR="00F92ECD">
        <w:tab/>
      </w:r>
      <w:r>
        <w:t>Yemen</w:t>
      </w:r>
    </w:p>
    <w:p w14:paraId="64BDB9A8" w14:textId="39A11602" w:rsidR="000A6747" w:rsidRDefault="000A6747" w:rsidP="000A6747"/>
    <w:p w14:paraId="2E095563" w14:textId="2D39DA04" w:rsidR="000A6747" w:rsidRPr="00F01D1B" w:rsidRDefault="000A6747" w:rsidP="006D718E">
      <w:pPr>
        <w:pStyle w:val="Heading3"/>
        <w:ind w:firstLine="720"/>
      </w:pPr>
      <w:r>
        <w:t>Risk rating</w:t>
      </w:r>
    </w:p>
    <w:tbl>
      <w:tblPr>
        <w:tblStyle w:val="TableGrid"/>
        <w:tblpPr w:leftFromText="180" w:rightFromText="180" w:vertAnchor="text" w:horzAnchor="margin" w:tblpY="302"/>
        <w:tblW w:w="0" w:type="auto"/>
        <w:tblInd w:w="0" w:type="dxa"/>
        <w:tblLook w:val="04A0" w:firstRow="1" w:lastRow="0" w:firstColumn="1" w:lastColumn="0" w:noHBand="0" w:noVBand="1"/>
      </w:tblPr>
      <w:tblGrid>
        <w:gridCol w:w="4106"/>
        <w:gridCol w:w="2268"/>
        <w:gridCol w:w="2268"/>
        <w:gridCol w:w="2268"/>
      </w:tblGrid>
      <w:tr w:rsidR="00DD766E" w14:paraId="5BC3F3AD" w14:textId="77777777" w:rsidTr="00DD766E">
        <w:tc>
          <w:tcPr>
            <w:tcW w:w="4106" w:type="dxa"/>
            <w:tcBorders>
              <w:top w:val="single" w:sz="4" w:space="0" w:color="auto"/>
              <w:left w:val="single" w:sz="4" w:space="0" w:color="auto"/>
              <w:bottom w:val="single" w:sz="4" w:space="0" w:color="auto"/>
              <w:right w:val="single" w:sz="4" w:space="0" w:color="auto"/>
            </w:tcBorders>
            <w:hideMark/>
          </w:tcPr>
          <w:p w14:paraId="11CAC6F1" w14:textId="77777777" w:rsidR="00DD766E" w:rsidRDefault="00DD766E" w:rsidP="00DD766E">
            <w:pPr>
              <w:jc w:val="both"/>
              <w:rPr>
                <w:b/>
              </w:rPr>
            </w:pPr>
            <w:r>
              <w:rPr>
                <w:b/>
              </w:rPr>
              <w:t>Risk</w:t>
            </w:r>
          </w:p>
        </w:tc>
        <w:tc>
          <w:tcPr>
            <w:tcW w:w="2268" w:type="dxa"/>
            <w:tcBorders>
              <w:top w:val="single" w:sz="4" w:space="0" w:color="auto"/>
              <w:left w:val="single" w:sz="4" w:space="0" w:color="auto"/>
              <w:bottom w:val="single" w:sz="4" w:space="0" w:color="auto"/>
              <w:right w:val="single" w:sz="4" w:space="0" w:color="auto"/>
            </w:tcBorders>
            <w:hideMark/>
          </w:tcPr>
          <w:p w14:paraId="2B3ED881" w14:textId="77777777" w:rsidR="00DD766E" w:rsidRDefault="00DD766E" w:rsidP="00DD766E">
            <w:pPr>
              <w:jc w:val="both"/>
              <w:rPr>
                <w:b/>
              </w:rPr>
            </w:pPr>
            <w:r>
              <w:rPr>
                <w:b/>
              </w:rPr>
              <w:t>Impact Score</w:t>
            </w:r>
          </w:p>
        </w:tc>
        <w:tc>
          <w:tcPr>
            <w:tcW w:w="2268" w:type="dxa"/>
            <w:tcBorders>
              <w:top w:val="single" w:sz="4" w:space="0" w:color="auto"/>
              <w:left w:val="single" w:sz="4" w:space="0" w:color="auto"/>
              <w:bottom w:val="single" w:sz="4" w:space="0" w:color="auto"/>
              <w:right w:val="single" w:sz="4" w:space="0" w:color="auto"/>
            </w:tcBorders>
            <w:hideMark/>
          </w:tcPr>
          <w:p w14:paraId="2504953F" w14:textId="77777777" w:rsidR="00DD766E" w:rsidRDefault="00DD766E" w:rsidP="00DD766E">
            <w:pPr>
              <w:jc w:val="both"/>
              <w:rPr>
                <w:b/>
              </w:rPr>
            </w:pPr>
            <w:r>
              <w:rPr>
                <w:b/>
              </w:rPr>
              <w:t>Probability Score</w:t>
            </w:r>
          </w:p>
        </w:tc>
        <w:tc>
          <w:tcPr>
            <w:tcW w:w="2268" w:type="dxa"/>
            <w:tcBorders>
              <w:top w:val="single" w:sz="4" w:space="0" w:color="auto"/>
              <w:left w:val="single" w:sz="4" w:space="0" w:color="auto"/>
              <w:bottom w:val="single" w:sz="4" w:space="0" w:color="auto"/>
              <w:right w:val="single" w:sz="4" w:space="0" w:color="auto"/>
            </w:tcBorders>
            <w:hideMark/>
          </w:tcPr>
          <w:p w14:paraId="3BDE5732" w14:textId="77777777" w:rsidR="00DD766E" w:rsidRDefault="00DD766E" w:rsidP="00DD766E">
            <w:pPr>
              <w:jc w:val="both"/>
              <w:rPr>
                <w:b/>
              </w:rPr>
            </w:pPr>
            <w:r>
              <w:rPr>
                <w:b/>
              </w:rPr>
              <w:t>Inherent Risk Score</w:t>
            </w:r>
          </w:p>
        </w:tc>
      </w:tr>
      <w:tr w:rsidR="00DD766E" w14:paraId="2F7F0317" w14:textId="77777777" w:rsidTr="00DD766E">
        <w:tc>
          <w:tcPr>
            <w:tcW w:w="4106" w:type="dxa"/>
            <w:tcBorders>
              <w:top w:val="single" w:sz="4" w:space="0" w:color="auto"/>
              <w:left w:val="single" w:sz="4" w:space="0" w:color="auto"/>
              <w:bottom w:val="single" w:sz="4" w:space="0" w:color="auto"/>
              <w:right w:val="single" w:sz="4" w:space="0" w:color="auto"/>
            </w:tcBorders>
            <w:hideMark/>
          </w:tcPr>
          <w:p w14:paraId="07681DE0" w14:textId="77777777" w:rsidR="00DD766E" w:rsidRDefault="00DD766E" w:rsidP="00DD766E">
            <w:pPr>
              <w:jc w:val="both"/>
            </w:pPr>
            <w:r>
              <w:t>Low risk jurisdictions</w:t>
            </w:r>
          </w:p>
        </w:tc>
        <w:tc>
          <w:tcPr>
            <w:tcW w:w="2268" w:type="dxa"/>
            <w:tcBorders>
              <w:top w:val="single" w:sz="4" w:space="0" w:color="auto"/>
              <w:left w:val="single" w:sz="4" w:space="0" w:color="auto"/>
              <w:bottom w:val="single" w:sz="4" w:space="0" w:color="auto"/>
              <w:right w:val="single" w:sz="4" w:space="0" w:color="auto"/>
            </w:tcBorders>
          </w:tcPr>
          <w:p w14:paraId="404ECEAD" w14:textId="34CB504E" w:rsidR="00DD766E" w:rsidRDefault="0046174D" w:rsidP="00DD766E">
            <w:pPr>
              <w:jc w:val="both"/>
            </w:pPr>
            <w:r>
              <w:t>3</w:t>
            </w:r>
          </w:p>
        </w:tc>
        <w:tc>
          <w:tcPr>
            <w:tcW w:w="2268" w:type="dxa"/>
            <w:tcBorders>
              <w:top w:val="single" w:sz="4" w:space="0" w:color="auto"/>
              <w:left w:val="single" w:sz="4" w:space="0" w:color="auto"/>
              <w:bottom w:val="single" w:sz="4" w:space="0" w:color="auto"/>
              <w:right w:val="single" w:sz="4" w:space="0" w:color="auto"/>
            </w:tcBorders>
          </w:tcPr>
          <w:p w14:paraId="2A5B9472" w14:textId="58D31023" w:rsidR="00DD766E" w:rsidRDefault="006D718E" w:rsidP="00DD766E">
            <w:pPr>
              <w:jc w:val="both"/>
            </w:pPr>
            <w:r>
              <w:t>N</w:t>
            </w:r>
            <w:r w:rsidR="0046174D">
              <w:t>3</w:t>
            </w:r>
          </w:p>
        </w:tc>
        <w:tc>
          <w:tcPr>
            <w:tcW w:w="2268" w:type="dxa"/>
            <w:tcBorders>
              <w:top w:val="single" w:sz="4" w:space="0" w:color="auto"/>
              <w:left w:val="single" w:sz="4" w:space="0" w:color="auto"/>
              <w:bottom w:val="single" w:sz="4" w:space="0" w:color="auto"/>
              <w:right w:val="single" w:sz="4" w:space="0" w:color="auto"/>
            </w:tcBorders>
          </w:tcPr>
          <w:p w14:paraId="165AABD7" w14:textId="493433C5" w:rsidR="00DD766E" w:rsidRDefault="0046174D" w:rsidP="00DD766E">
            <w:pPr>
              <w:jc w:val="both"/>
            </w:pPr>
            <w:r>
              <w:t>9</w:t>
            </w:r>
          </w:p>
        </w:tc>
      </w:tr>
      <w:tr w:rsidR="00DD766E" w14:paraId="60120A60" w14:textId="77777777" w:rsidTr="00DD766E">
        <w:tc>
          <w:tcPr>
            <w:tcW w:w="4106" w:type="dxa"/>
            <w:tcBorders>
              <w:top w:val="single" w:sz="4" w:space="0" w:color="auto"/>
              <w:left w:val="single" w:sz="4" w:space="0" w:color="auto"/>
              <w:bottom w:val="single" w:sz="4" w:space="0" w:color="auto"/>
              <w:right w:val="single" w:sz="4" w:space="0" w:color="auto"/>
            </w:tcBorders>
            <w:hideMark/>
          </w:tcPr>
          <w:p w14:paraId="36A654BC" w14:textId="77777777" w:rsidR="00DD766E" w:rsidRDefault="00DD766E" w:rsidP="00DD766E">
            <w:pPr>
              <w:jc w:val="both"/>
            </w:pPr>
            <w:r>
              <w:t>Medium risk jurisdictions</w:t>
            </w:r>
          </w:p>
        </w:tc>
        <w:tc>
          <w:tcPr>
            <w:tcW w:w="2268" w:type="dxa"/>
            <w:tcBorders>
              <w:top w:val="single" w:sz="4" w:space="0" w:color="auto"/>
              <w:left w:val="single" w:sz="4" w:space="0" w:color="auto"/>
              <w:bottom w:val="single" w:sz="4" w:space="0" w:color="auto"/>
              <w:right w:val="single" w:sz="4" w:space="0" w:color="auto"/>
            </w:tcBorders>
          </w:tcPr>
          <w:p w14:paraId="260D7FCC" w14:textId="07670BC5" w:rsidR="00DD766E" w:rsidRDefault="0046174D" w:rsidP="00DD766E">
            <w:pPr>
              <w:jc w:val="both"/>
            </w:pPr>
            <w:r>
              <w:t>N/A</w:t>
            </w:r>
          </w:p>
        </w:tc>
        <w:tc>
          <w:tcPr>
            <w:tcW w:w="2268" w:type="dxa"/>
            <w:tcBorders>
              <w:top w:val="single" w:sz="4" w:space="0" w:color="auto"/>
              <w:left w:val="single" w:sz="4" w:space="0" w:color="auto"/>
              <w:bottom w:val="single" w:sz="4" w:space="0" w:color="auto"/>
              <w:right w:val="single" w:sz="4" w:space="0" w:color="auto"/>
            </w:tcBorders>
          </w:tcPr>
          <w:p w14:paraId="6EEC843B" w14:textId="54372D03" w:rsidR="00DD766E" w:rsidRDefault="0046174D" w:rsidP="00DD766E">
            <w:pPr>
              <w:jc w:val="both"/>
            </w:pPr>
            <w:r>
              <w:t>N/A</w:t>
            </w:r>
          </w:p>
        </w:tc>
        <w:tc>
          <w:tcPr>
            <w:tcW w:w="2268" w:type="dxa"/>
            <w:tcBorders>
              <w:top w:val="single" w:sz="4" w:space="0" w:color="auto"/>
              <w:left w:val="single" w:sz="4" w:space="0" w:color="auto"/>
              <w:bottom w:val="single" w:sz="4" w:space="0" w:color="auto"/>
              <w:right w:val="single" w:sz="4" w:space="0" w:color="auto"/>
            </w:tcBorders>
          </w:tcPr>
          <w:p w14:paraId="0299C472" w14:textId="7D51C014" w:rsidR="00DD766E" w:rsidRDefault="0046174D" w:rsidP="00DD766E">
            <w:pPr>
              <w:jc w:val="both"/>
            </w:pPr>
            <w:r>
              <w:t>N/A</w:t>
            </w:r>
          </w:p>
        </w:tc>
      </w:tr>
      <w:tr w:rsidR="00DD766E" w14:paraId="271DBD7E" w14:textId="77777777" w:rsidTr="00DD766E">
        <w:tc>
          <w:tcPr>
            <w:tcW w:w="4106" w:type="dxa"/>
            <w:tcBorders>
              <w:top w:val="single" w:sz="4" w:space="0" w:color="auto"/>
              <w:left w:val="single" w:sz="4" w:space="0" w:color="auto"/>
              <w:bottom w:val="single" w:sz="4" w:space="0" w:color="auto"/>
              <w:right w:val="single" w:sz="4" w:space="0" w:color="auto"/>
            </w:tcBorders>
            <w:hideMark/>
          </w:tcPr>
          <w:p w14:paraId="2F24F13A" w14:textId="77777777" w:rsidR="00DD766E" w:rsidRDefault="00DD766E" w:rsidP="00DD766E">
            <w:pPr>
              <w:jc w:val="both"/>
            </w:pPr>
            <w:r>
              <w:t>High risk jurisdictions</w:t>
            </w:r>
          </w:p>
        </w:tc>
        <w:tc>
          <w:tcPr>
            <w:tcW w:w="2268" w:type="dxa"/>
            <w:tcBorders>
              <w:top w:val="single" w:sz="4" w:space="0" w:color="auto"/>
              <w:left w:val="single" w:sz="4" w:space="0" w:color="auto"/>
              <w:bottom w:val="single" w:sz="4" w:space="0" w:color="auto"/>
              <w:right w:val="single" w:sz="4" w:space="0" w:color="auto"/>
            </w:tcBorders>
          </w:tcPr>
          <w:p w14:paraId="3746FB36" w14:textId="5A8AB57B" w:rsidR="00DD766E" w:rsidRDefault="00F92ECD" w:rsidP="00DD766E">
            <w:pPr>
              <w:jc w:val="both"/>
            </w:pPr>
            <w:r>
              <w:t>4</w:t>
            </w:r>
          </w:p>
        </w:tc>
        <w:tc>
          <w:tcPr>
            <w:tcW w:w="2268" w:type="dxa"/>
            <w:tcBorders>
              <w:top w:val="single" w:sz="4" w:space="0" w:color="auto"/>
              <w:left w:val="single" w:sz="4" w:space="0" w:color="auto"/>
              <w:bottom w:val="single" w:sz="4" w:space="0" w:color="auto"/>
              <w:right w:val="single" w:sz="4" w:space="0" w:color="auto"/>
            </w:tcBorders>
          </w:tcPr>
          <w:p w14:paraId="392028D9" w14:textId="232491F3" w:rsidR="00DD766E" w:rsidRDefault="00F92ECD" w:rsidP="00DD766E">
            <w:pPr>
              <w:jc w:val="both"/>
            </w:pPr>
            <w:r>
              <w:t>4</w:t>
            </w:r>
          </w:p>
        </w:tc>
        <w:tc>
          <w:tcPr>
            <w:tcW w:w="2268" w:type="dxa"/>
            <w:tcBorders>
              <w:top w:val="single" w:sz="4" w:space="0" w:color="auto"/>
              <w:left w:val="single" w:sz="4" w:space="0" w:color="auto"/>
              <w:bottom w:val="single" w:sz="4" w:space="0" w:color="auto"/>
              <w:right w:val="single" w:sz="4" w:space="0" w:color="auto"/>
            </w:tcBorders>
          </w:tcPr>
          <w:p w14:paraId="21CBEBB2" w14:textId="22171748" w:rsidR="00DD766E" w:rsidRDefault="00F92ECD" w:rsidP="00DD766E">
            <w:pPr>
              <w:jc w:val="both"/>
            </w:pPr>
            <w:r>
              <w:t>16</w:t>
            </w:r>
          </w:p>
        </w:tc>
      </w:tr>
    </w:tbl>
    <w:p w14:paraId="5BC3A820" w14:textId="366C863D" w:rsidR="000A6747" w:rsidRDefault="000A6747" w:rsidP="000A6747"/>
    <w:p w14:paraId="7C66AA1F" w14:textId="099970E9" w:rsidR="00DD766E" w:rsidRDefault="00DD766E" w:rsidP="000A6747"/>
    <w:p w14:paraId="5E8D41AE" w14:textId="4808F89F" w:rsidR="00DD766E" w:rsidRDefault="00DD766E" w:rsidP="000A6747"/>
    <w:p w14:paraId="1B36C7A0" w14:textId="5BFD2580" w:rsidR="00DD766E" w:rsidRDefault="00DD766E" w:rsidP="000A6747"/>
    <w:p w14:paraId="1BA91C5F" w14:textId="1ACF7DA1" w:rsidR="00076441" w:rsidRDefault="00076441" w:rsidP="000A6747">
      <w:bookmarkStart w:id="11" w:name="_4d34og8" w:colFirst="0" w:colLast="0"/>
      <w:bookmarkEnd w:id="11"/>
    </w:p>
    <w:p w14:paraId="4F978874" w14:textId="7FF11FA7" w:rsidR="00486057" w:rsidRDefault="00076441" w:rsidP="00137D8F">
      <w:pPr>
        <w:pStyle w:val="Heading2"/>
      </w:pPr>
      <w:bookmarkStart w:id="12" w:name="_Toc217316202"/>
      <w:r>
        <w:lastRenderedPageBreak/>
        <w:t>Delivery Channel(s)</w:t>
      </w:r>
      <w:bookmarkEnd w:id="12"/>
    </w:p>
    <w:p w14:paraId="704A4B41" w14:textId="04EEE2EC" w:rsidR="00137D8F" w:rsidRDefault="00137D8F" w:rsidP="00137D8F">
      <w:pPr>
        <w:jc w:val="both"/>
      </w:pPr>
      <w:proofErr w:type="spellStart"/>
      <w:r>
        <w:t>SnowCap</w:t>
      </w:r>
      <w:proofErr w:type="spellEnd"/>
      <w:r>
        <w:t xml:space="preserve"> Financial Limited operates primarily through remote/digital onboarding channels, which inherently increase ML/TF exposure relative to face-to-face interactions. Remote onboarding </w:t>
      </w:r>
      <w:proofErr w:type="gramStart"/>
      <w:r>
        <w:t>limits</w:t>
      </w:r>
      <w:proofErr w:type="gramEnd"/>
      <w:r>
        <w:t xml:space="preserve"> physical identity verification and increases reliance on digital KYC, documentary verification, and technological safeguards. FINTRAC identifies non-face-to-face onboarding as an elevated risk factor due to vulnerabilities involving impersonation, synthetic identities, and fraudulent documentation.</w:t>
      </w:r>
    </w:p>
    <w:p w14:paraId="4A141C67" w14:textId="16CCB46E" w:rsidR="00137D8F" w:rsidRDefault="00137D8F" w:rsidP="00137D8F">
      <w:pPr>
        <w:jc w:val="both"/>
      </w:pPr>
      <w:r>
        <w:t>The firm’s services involve digital interfaces, automated transfers, APIs, and merchant-processing rails, all of which can facilitate rapid, high-volume activity. Delivery through digital channels also increases exposure to third-party facilitation, account takeovers, and obfuscation by intermediaries if fraud controls are insufficient.</w:t>
      </w:r>
    </w:p>
    <w:p w14:paraId="68FD80B3" w14:textId="192C7CCB" w:rsidR="00137D8F" w:rsidRDefault="00137D8F" w:rsidP="00486057">
      <w:pPr>
        <w:jc w:val="both"/>
      </w:pPr>
      <w:r>
        <w:t>The ability for clients to initiate transactions remotely, including from higher-risk jurisdictions, adds to inherent risk. While the firm applies a risk-based approach to onboarding and monitoring, the structure of digital delivery channels naturally elevates both probability and potential impact of ML/TF misuse.</w:t>
      </w:r>
    </w:p>
    <w:p w14:paraId="76154F35" w14:textId="57E42816" w:rsidR="00427714" w:rsidRDefault="7423EE8C" w:rsidP="00427714">
      <w:pPr>
        <w:jc w:val="both"/>
      </w:pPr>
      <w:r>
        <w:t>Th</w:t>
      </w:r>
      <w:r w:rsidR="001F33BB">
        <w:t xml:space="preserve">e </w:t>
      </w:r>
      <w:r>
        <w:t>website is</w:t>
      </w:r>
      <w:r w:rsidR="001F33BB">
        <w:t xml:space="preserve"> hosted at [xxx] and is</w:t>
      </w:r>
      <w:r>
        <w:t xml:space="preserve"> available for all customers. Once a customer has completed the firm’s KYC processes, the customer will be able to access their </w:t>
      </w:r>
      <w:proofErr w:type="spellStart"/>
      <w:r w:rsidR="005C4599">
        <w:t>SnowCap</w:t>
      </w:r>
      <w:proofErr w:type="spellEnd"/>
      <w:r w:rsidR="005C4599">
        <w:t xml:space="preserve"> Financial Limited’s </w:t>
      </w:r>
      <w:r>
        <w:t>account. Via the website, the customer will be able to:</w:t>
      </w:r>
    </w:p>
    <w:p w14:paraId="2A8C9D57" w14:textId="6D5BE4F2" w:rsidR="00427714" w:rsidRDefault="00427714" w:rsidP="00B94C0B">
      <w:pPr>
        <w:pStyle w:val="ListParagraph"/>
        <w:numPr>
          <w:ilvl w:val="0"/>
          <w:numId w:val="7"/>
        </w:numPr>
        <w:jc w:val="both"/>
      </w:pPr>
      <w:r>
        <w:t>View and amend their account details</w:t>
      </w:r>
    </w:p>
    <w:p w14:paraId="6F7CDA76" w14:textId="77777777" w:rsidR="00427714" w:rsidRDefault="00427714" w:rsidP="00B94C0B">
      <w:pPr>
        <w:pStyle w:val="ListParagraph"/>
        <w:numPr>
          <w:ilvl w:val="0"/>
          <w:numId w:val="7"/>
        </w:numPr>
        <w:jc w:val="both"/>
      </w:pPr>
      <w:r>
        <w:t>View their e-money balance and any historical transactions</w:t>
      </w:r>
    </w:p>
    <w:p w14:paraId="23D5C220" w14:textId="77777777" w:rsidR="00427714" w:rsidRDefault="00427714" w:rsidP="00B94C0B">
      <w:pPr>
        <w:pStyle w:val="ListParagraph"/>
        <w:numPr>
          <w:ilvl w:val="0"/>
          <w:numId w:val="7"/>
        </w:numPr>
        <w:jc w:val="both"/>
      </w:pPr>
      <w:r>
        <w:t>Complete e-money transactions such as make payments, transfer funds, payment initiation service, account information service</w:t>
      </w:r>
    </w:p>
    <w:p w14:paraId="3EC778E8" w14:textId="726BF586" w:rsidR="00427714" w:rsidRDefault="00427714" w:rsidP="00B94C0B">
      <w:pPr>
        <w:pStyle w:val="ListParagraph"/>
        <w:numPr>
          <w:ilvl w:val="0"/>
          <w:numId w:val="7"/>
        </w:numPr>
        <w:jc w:val="both"/>
      </w:pPr>
      <w:r>
        <w:t>View their balance and any historical transactions</w:t>
      </w:r>
    </w:p>
    <w:p w14:paraId="057620FF" w14:textId="547FE4AE" w:rsidR="00427714" w:rsidRDefault="00427714" w:rsidP="00B94C0B">
      <w:pPr>
        <w:pStyle w:val="ListParagraph"/>
        <w:numPr>
          <w:ilvl w:val="0"/>
          <w:numId w:val="7"/>
        </w:numPr>
        <w:jc w:val="both"/>
      </w:pPr>
      <w:r>
        <w:t>Send/receive crypto transactions</w:t>
      </w:r>
    </w:p>
    <w:p w14:paraId="23ECEC5C" w14:textId="77777777" w:rsidR="00076441" w:rsidRDefault="00076441" w:rsidP="00076441">
      <w:pPr>
        <w:pStyle w:val="Heading3"/>
        <w:ind w:firstLine="720"/>
      </w:pPr>
      <w:r>
        <w:t>Risk rating</w:t>
      </w:r>
    </w:p>
    <w:p w14:paraId="53343DEB" w14:textId="4FA96ECB" w:rsidR="00076441" w:rsidRPr="00076441" w:rsidRDefault="00076441" w:rsidP="00076441"/>
    <w:tbl>
      <w:tblPr>
        <w:tblStyle w:val="TableGrid"/>
        <w:tblW w:w="0" w:type="auto"/>
        <w:jc w:val="center"/>
        <w:tblInd w:w="0" w:type="dxa"/>
        <w:tblLook w:val="04A0" w:firstRow="1" w:lastRow="0" w:firstColumn="1" w:lastColumn="0" w:noHBand="0" w:noVBand="1"/>
      </w:tblPr>
      <w:tblGrid>
        <w:gridCol w:w="4106"/>
        <w:gridCol w:w="2268"/>
        <w:gridCol w:w="2268"/>
        <w:gridCol w:w="2268"/>
      </w:tblGrid>
      <w:tr w:rsidR="00076441" w14:paraId="43950CAA" w14:textId="77777777" w:rsidTr="00B30D36">
        <w:trPr>
          <w:jc w:val="center"/>
        </w:trPr>
        <w:tc>
          <w:tcPr>
            <w:tcW w:w="4106" w:type="dxa"/>
            <w:tcBorders>
              <w:top w:val="single" w:sz="4" w:space="0" w:color="auto"/>
              <w:left w:val="single" w:sz="4" w:space="0" w:color="auto"/>
              <w:bottom w:val="single" w:sz="4" w:space="0" w:color="auto"/>
              <w:right w:val="single" w:sz="4" w:space="0" w:color="auto"/>
            </w:tcBorders>
            <w:hideMark/>
          </w:tcPr>
          <w:p w14:paraId="16383891" w14:textId="77777777" w:rsidR="00076441" w:rsidRDefault="00076441" w:rsidP="00B30D36">
            <w:pPr>
              <w:jc w:val="both"/>
              <w:rPr>
                <w:b/>
              </w:rPr>
            </w:pPr>
            <w:r>
              <w:rPr>
                <w:b/>
              </w:rPr>
              <w:t>Risk</w:t>
            </w:r>
          </w:p>
        </w:tc>
        <w:tc>
          <w:tcPr>
            <w:tcW w:w="2268" w:type="dxa"/>
            <w:tcBorders>
              <w:top w:val="single" w:sz="4" w:space="0" w:color="auto"/>
              <w:left w:val="single" w:sz="4" w:space="0" w:color="auto"/>
              <w:bottom w:val="single" w:sz="4" w:space="0" w:color="auto"/>
              <w:right w:val="single" w:sz="4" w:space="0" w:color="auto"/>
            </w:tcBorders>
            <w:hideMark/>
          </w:tcPr>
          <w:p w14:paraId="05DEBE23" w14:textId="77777777" w:rsidR="00076441" w:rsidRDefault="00076441" w:rsidP="00B30D36">
            <w:pPr>
              <w:jc w:val="both"/>
              <w:rPr>
                <w:b/>
              </w:rPr>
            </w:pPr>
            <w:r>
              <w:rPr>
                <w:b/>
              </w:rPr>
              <w:t>Impact Score</w:t>
            </w:r>
          </w:p>
        </w:tc>
        <w:tc>
          <w:tcPr>
            <w:tcW w:w="2268" w:type="dxa"/>
            <w:tcBorders>
              <w:top w:val="single" w:sz="4" w:space="0" w:color="auto"/>
              <w:left w:val="single" w:sz="4" w:space="0" w:color="auto"/>
              <w:bottom w:val="single" w:sz="4" w:space="0" w:color="auto"/>
              <w:right w:val="single" w:sz="4" w:space="0" w:color="auto"/>
            </w:tcBorders>
            <w:hideMark/>
          </w:tcPr>
          <w:p w14:paraId="4D3105AD" w14:textId="77777777" w:rsidR="00076441" w:rsidRDefault="00076441" w:rsidP="00B30D36">
            <w:pPr>
              <w:jc w:val="both"/>
              <w:rPr>
                <w:b/>
              </w:rPr>
            </w:pPr>
            <w:r>
              <w:rPr>
                <w:b/>
              </w:rPr>
              <w:t>Probability Score</w:t>
            </w:r>
          </w:p>
        </w:tc>
        <w:tc>
          <w:tcPr>
            <w:tcW w:w="2268" w:type="dxa"/>
            <w:tcBorders>
              <w:top w:val="single" w:sz="4" w:space="0" w:color="auto"/>
              <w:left w:val="single" w:sz="4" w:space="0" w:color="auto"/>
              <w:bottom w:val="single" w:sz="4" w:space="0" w:color="auto"/>
              <w:right w:val="single" w:sz="4" w:space="0" w:color="auto"/>
            </w:tcBorders>
            <w:hideMark/>
          </w:tcPr>
          <w:p w14:paraId="6CB3AA31" w14:textId="77777777" w:rsidR="00076441" w:rsidRDefault="00076441" w:rsidP="00B30D36">
            <w:pPr>
              <w:jc w:val="both"/>
              <w:rPr>
                <w:b/>
              </w:rPr>
            </w:pPr>
            <w:r>
              <w:rPr>
                <w:b/>
              </w:rPr>
              <w:t>Inherent Risk Score</w:t>
            </w:r>
          </w:p>
        </w:tc>
      </w:tr>
      <w:tr w:rsidR="00076441" w14:paraId="0AB215F5" w14:textId="77777777" w:rsidTr="00B30D36">
        <w:trPr>
          <w:jc w:val="center"/>
        </w:trPr>
        <w:tc>
          <w:tcPr>
            <w:tcW w:w="4106" w:type="dxa"/>
            <w:tcBorders>
              <w:top w:val="single" w:sz="4" w:space="0" w:color="auto"/>
              <w:left w:val="single" w:sz="4" w:space="0" w:color="auto"/>
              <w:bottom w:val="single" w:sz="4" w:space="0" w:color="auto"/>
              <w:right w:val="single" w:sz="4" w:space="0" w:color="auto"/>
            </w:tcBorders>
          </w:tcPr>
          <w:p w14:paraId="4813C121" w14:textId="558F4AF1" w:rsidR="00076441" w:rsidRDefault="00427714" w:rsidP="00B30D36">
            <w:pPr>
              <w:jc w:val="both"/>
            </w:pPr>
            <w:r>
              <w:t>Website</w:t>
            </w:r>
          </w:p>
        </w:tc>
        <w:tc>
          <w:tcPr>
            <w:tcW w:w="2268" w:type="dxa"/>
            <w:tcBorders>
              <w:top w:val="single" w:sz="4" w:space="0" w:color="auto"/>
              <w:left w:val="single" w:sz="4" w:space="0" w:color="auto"/>
              <w:bottom w:val="single" w:sz="4" w:space="0" w:color="auto"/>
              <w:right w:val="single" w:sz="4" w:space="0" w:color="auto"/>
            </w:tcBorders>
          </w:tcPr>
          <w:p w14:paraId="38E4F3FE" w14:textId="2C9B8CA8" w:rsidR="00076441" w:rsidRDefault="0082025A" w:rsidP="00B30D36">
            <w:pPr>
              <w:jc w:val="both"/>
            </w:pPr>
            <w:r>
              <w:t>3</w:t>
            </w:r>
          </w:p>
        </w:tc>
        <w:tc>
          <w:tcPr>
            <w:tcW w:w="2268" w:type="dxa"/>
            <w:tcBorders>
              <w:top w:val="single" w:sz="4" w:space="0" w:color="auto"/>
              <w:left w:val="single" w:sz="4" w:space="0" w:color="auto"/>
              <w:bottom w:val="single" w:sz="4" w:space="0" w:color="auto"/>
              <w:right w:val="single" w:sz="4" w:space="0" w:color="auto"/>
            </w:tcBorders>
          </w:tcPr>
          <w:p w14:paraId="42712B6B" w14:textId="6D6DB609" w:rsidR="00076441" w:rsidRDefault="0082025A" w:rsidP="00B30D36">
            <w:pPr>
              <w:jc w:val="both"/>
            </w:pPr>
            <w:r>
              <w:t>3</w:t>
            </w:r>
          </w:p>
        </w:tc>
        <w:tc>
          <w:tcPr>
            <w:tcW w:w="2268" w:type="dxa"/>
            <w:tcBorders>
              <w:top w:val="single" w:sz="4" w:space="0" w:color="auto"/>
              <w:left w:val="single" w:sz="4" w:space="0" w:color="auto"/>
              <w:bottom w:val="single" w:sz="4" w:space="0" w:color="auto"/>
              <w:right w:val="single" w:sz="4" w:space="0" w:color="auto"/>
            </w:tcBorders>
          </w:tcPr>
          <w:p w14:paraId="0A9B810A" w14:textId="1A7E3458" w:rsidR="00076441" w:rsidRDefault="0082025A" w:rsidP="00B30D36">
            <w:pPr>
              <w:jc w:val="both"/>
            </w:pPr>
            <w:r>
              <w:t>9</w:t>
            </w:r>
          </w:p>
        </w:tc>
      </w:tr>
      <w:tr w:rsidR="00076441" w14:paraId="14803B86" w14:textId="77777777" w:rsidTr="00B30D36">
        <w:trPr>
          <w:jc w:val="center"/>
        </w:trPr>
        <w:tc>
          <w:tcPr>
            <w:tcW w:w="4106" w:type="dxa"/>
            <w:tcBorders>
              <w:top w:val="single" w:sz="4" w:space="0" w:color="auto"/>
              <w:left w:val="single" w:sz="4" w:space="0" w:color="auto"/>
              <w:bottom w:val="single" w:sz="4" w:space="0" w:color="auto"/>
              <w:right w:val="single" w:sz="4" w:space="0" w:color="auto"/>
            </w:tcBorders>
          </w:tcPr>
          <w:p w14:paraId="6D0109C1" w14:textId="77777777" w:rsidR="00076441" w:rsidRDefault="00076441" w:rsidP="00B30D36">
            <w:pPr>
              <w:jc w:val="both"/>
            </w:pPr>
          </w:p>
        </w:tc>
        <w:tc>
          <w:tcPr>
            <w:tcW w:w="2268" w:type="dxa"/>
            <w:tcBorders>
              <w:top w:val="single" w:sz="4" w:space="0" w:color="auto"/>
              <w:left w:val="single" w:sz="4" w:space="0" w:color="auto"/>
              <w:bottom w:val="single" w:sz="4" w:space="0" w:color="auto"/>
              <w:right w:val="single" w:sz="4" w:space="0" w:color="auto"/>
            </w:tcBorders>
          </w:tcPr>
          <w:p w14:paraId="5BE02254" w14:textId="77777777" w:rsidR="00076441" w:rsidRDefault="00076441" w:rsidP="00B30D36">
            <w:pPr>
              <w:jc w:val="both"/>
            </w:pPr>
          </w:p>
        </w:tc>
        <w:tc>
          <w:tcPr>
            <w:tcW w:w="2268" w:type="dxa"/>
            <w:tcBorders>
              <w:top w:val="single" w:sz="4" w:space="0" w:color="auto"/>
              <w:left w:val="single" w:sz="4" w:space="0" w:color="auto"/>
              <w:bottom w:val="single" w:sz="4" w:space="0" w:color="auto"/>
              <w:right w:val="single" w:sz="4" w:space="0" w:color="auto"/>
            </w:tcBorders>
          </w:tcPr>
          <w:p w14:paraId="4091DC0A" w14:textId="77777777" w:rsidR="00076441" w:rsidRDefault="00076441" w:rsidP="00B30D36">
            <w:pPr>
              <w:jc w:val="both"/>
            </w:pPr>
          </w:p>
        </w:tc>
        <w:tc>
          <w:tcPr>
            <w:tcW w:w="2268" w:type="dxa"/>
            <w:tcBorders>
              <w:top w:val="single" w:sz="4" w:space="0" w:color="auto"/>
              <w:left w:val="single" w:sz="4" w:space="0" w:color="auto"/>
              <w:bottom w:val="single" w:sz="4" w:space="0" w:color="auto"/>
              <w:right w:val="single" w:sz="4" w:space="0" w:color="auto"/>
            </w:tcBorders>
          </w:tcPr>
          <w:p w14:paraId="36B33836" w14:textId="77777777" w:rsidR="00076441" w:rsidRDefault="00076441" w:rsidP="00B30D36">
            <w:pPr>
              <w:jc w:val="both"/>
            </w:pPr>
          </w:p>
        </w:tc>
      </w:tr>
    </w:tbl>
    <w:p w14:paraId="178DA8E2" w14:textId="1F12431E" w:rsidR="00497716" w:rsidRDefault="00497716" w:rsidP="000A6747"/>
    <w:p w14:paraId="6415746A" w14:textId="69A2140D" w:rsidR="00234AC5" w:rsidRDefault="00F121D4" w:rsidP="00234AC5">
      <w:r>
        <w:t xml:space="preserve"> </w:t>
      </w:r>
    </w:p>
    <w:p w14:paraId="3B039392" w14:textId="77777777" w:rsidR="00234AC5" w:rsidRDefault="00234AC5" w:rsidP="000A6747"/>
    <w:p w14:paraId="1AA5A613" w14:textId="58CBD539" w:rsidR="006D718E" w:rsidRDefault="006D718E">
      <w:r>
        <w:lastRenderedPageBreak/>
        <w:br w:type="page"/>
      </w:r>
    </w:p>
    <w:p w14:paraId="3B15AE67" w14:textId="2404B4C3" w:rsidR="00BC31F7" w:rsidRDefault="0057177A" w:rsidP="00BC31F7">
      <w:pPr>
        <w:pStyle w:val="Heading1"/>
        <w:spacing w:before="160" w:after="160" w:line="300" w:lineRule="auto"/>
      </w:pPr>
      <w:bookmarkStart w:id="13" w:name="_Toc217316203"/>
      <w:r>
        <w:lastRenderedPageBreak/>
        <w:t>3</w:t>
      </w:r>
      <w:r w:rsidR="00BC31F7" w:rsidRPr="003613F0">
        <w:t xml:space="preserve">. </w:t>
      </w:r>
      <w:r w:rsidR="00BC31F7">
        <w:t xml:space="preserve">Inherent Risk </w:t>
      </w:r>
      <w:r w:rsidR="006D13AB">
        <w:t>Assessment</w:t>
      </w:r>
      <w:bookmarkEnd w:id="13"/>
    </w:p>
    <w:p w14:paraId="3A2A29C3" w14:textId="77777777" w:rsidR="002A6D57" w:rsidRDefault="002A6D57" w:rsidP="001266B2">
      <w:pPr>
        <w:jc w:val="both"/>
      </w:pPr>
      <w:r>
        <w:t xml:space="preserve"> </w:t>
      </w:r>
    </w:p>
    <w:p w14:paraId="526BCB84" w14:textId="1B0F90B6" w:rsidR="002A6D57" w:rsidRDefault="002A6D57" w:rsidP="001266B2">
      <w:pPr>
        <w:jc w:val="both"/>
      </w:pPr>
      <w:proofErr w:type="gramStart"/>
      <w:r w:rsidRPr="002A6D57">
        <w:t>Taking into account</w:t>
      </w:r>
      <w:proofErr w:type="gramEnd"/>
      <w:r w:rsidRPr="002A6D57">
        <w:t xml:space="preserve"> the inherent risks associated with its clients, products and services, geographic footprint, transaction activity, and delivery channels, </w:t>
      </w:r>
      <w:proofErr w:type="spellStart"/>
      <w:r w:rsidRPr="002A6D57">
        <w:t>SnowCap</w:t>
      </w:r>
      <w:proofErr w:type="spellEnd"/>
      <w:r w:rsidRPr="002A6D57">
        <w:t xml:space="preserve"> Financial Limited has assessed its overall inherent exposure to money laundering and terrorist financing risk as high. This reflects the firm’s engagement in digital-asset and NFT trading, cross-border value transfer, and remote service delivery, which are recognised as inherently higher-risk activities under FINTRAC and FATF guidance.</w:t>
      </w:r>
    </w:p>
    <w:p w14:paraId="18CE3045" w14:textId="77777777" w:rsidR="001266B2" w:rsidRPr="00BC31F7" w:rsidRDefault="001266B2" w:rsidP="001266B2">
      <w:pPr>
        <w:jc w:val="both"/>
      </w:pPr>
    </w:p>
    <w:p w14:paraId="430C1472" w14:textId="3D21B888" w:rsidR="00BC31F7" w:rsidRDefault="0057177A" w:rsidP="00BC31F7">
      <w:pPr>
        <w:pStyle w:val="Heading1"/>
        <w:spacing w:before="160" w:after="160" w:line="300" w:lineRule="auto"/>
      </w:pPr>
      <w:bookmarkStart w:id="14" w:name="_Toc217316204"/>
      <w:r>
        <w:t>4</w:t>
      </w:r>
      <w:r w:rsidR="00BC31F7" w:rsidRPr="003613F0">
        <w:t xml:space="preserve">. </w:t>
      </w:r>
      <w:r w:rsidR="00BC31F7">
        <w:t xml:space="preserve">AML &amp; </w:t>
      </w:r>
      <w:r w:rsidR="000D6F9C">
        <w:t>ATF</w:t>
      </w:r>
      <w:r w:rsidR="003A6097">
        <w:t xml:space="preserve"> </w:t>
      </w:r>
      <w:r w:rsidR="00BC31F7">
        <w:t>Controls</w:t>
      </w:r>
      <w:bookmarkEnd w:id="14"/>
    </w:p>
    <w:p w14:paraId="63A5ECC8" w14:textId="3E8FBF4E" w:rsidR="00BC31F7" w:rsidRDefault="00BC31F7" w:rsidP="00BC31F7">
      <w:pPr>
        <w:pStyle w:val="Heading3"/>
        <w:ind w:firstLine="720"/>
      </w:pPr>
      <w:r>
        <w:t xml:space="preserve">Governance and </w:t>
      </w:r>
      <w:r w:rsidR="00876134">
        <w:t>CAMLO</w:t>
      </w:r>
      <w:r>
        <w:t xml:space="preserve"> </w:t>
      </w:r>
    </w:p>
    <w:p w14:paraId="12ABD8DC" w14:textId="77777777" w:rsidR="0082025A" w:rsidRDefault="0082025A" w:rsidP="00F40435">
      <w:pPr>
        <w:jc w:val="both"/>
        <w:rPr>
          <w:highlight w:val="yellow"/>
        </w:rPr>
      </w:pPr>
    </w:p>
    <w:p w14:paraId="23A78121" w14:textId="7579D348" w:rsidR="00D825B8" w:rsidRDefault="00D825B8" w:rsidP="00D825B8">
      <w:proofErr w:type="spellStart"/>
      <w:r>
        <w:t>SnowCap</w:t>
      </w:r>
      <w:proofErr w:type="spellEnd"/>
      <w:r>
        <w:t xml:space="preserve"> Financial Limited has established governance and oversight arrangements that are proportionate to the nature, size, complexity, and risk profile of its business, in accordance with the Proceeds of Crime (Money Laundering) and Terrorist Financing Act (PCMLTFA) and applicable FINTRAC guidance.</w:t>
      </w:r>
    </w:p>
    <w:p w14:paraId="7BFF84C3" w14:textId="18846F59" w:rsidR="00D825B8" w:rsidRDefault="00D825B8" w:rsidP="00D825B8">
      <w:r>
        <w:t>The firm has implemented the following governance controls:</w:t>
      </w:r>
    </w:p>
    <w:p w14:paraId="3A274E28" w14:textId="2659EA01" w:rsidR="00D825B8" w:rsidRDefault="00D825B8" w:rsidP="00D825B8">
      <w:pPr>
        <w:pStyle w:val="ListParagraph"/>
        <w:numPr>
          <w:ilvl w:val="0"/>
          <w:numId w:val="14"/>
        </w:numPr>
      </w:pPr>
      <w:r>
        <w:t>The firm maintains a governance structure appropriate to its business activities and inherent ML/TF risk exposure.</w:t>
      </w:r>
    </w:p>
    <w:p w14:paraId="1C9562C3" w14:textId="3A8087D6" w:rsidR="00D825B8" w:rsidRDefault="00D825B8" w:rsidP="00D825B8">
      <w:pPr>
        <w:pStyle w:val="ListParagraph"/>
        <w:numPr>
          <w:ilvl w:val="0"/>
          <w:numId w:val="14"/>
        </w:numPr>
      </w:pPr>
      <w:r>
        <w:t>Mr. [ML] has been appointed as the firm’s Chief Anti-Money Laundering Officer (CAMLO) and is responsible for oversight of the AML/ATF compliance program, including implementation, monitoring, and reporting.</w:t>
      </w:r>
    </w:p>
    <w:p w14:paraId="0FA2CDB0" w14:textId="09C08992" w:rsidR="00D825B8" w:rsidRDefault="00D825B8" w:rsidP="00D825B8">
      <w:pPr>
        <w:pStyle w:val="ListParagraph"/>
        <w:numPr>
          <w:ilvl w:val="0"/>
          <w:numId w:val="14"/>
        </w:numPr>
      </w:pPr>
      <w:r>
        <w:t>Senior management meetings are held regularly, with money laundering and terrorist financing risks included as standing agenda items.</w:t>
      </w:r>
    </w:p>
    <w:p w14:paraId="33E186ED" w14:textId="34180324" w:rsidR="00D825B8" w:rsidRDefault="00D825B8" w:rsidP="00D825B8">
      <w:pPr>
        <w:pStyle w:val="ListParagraph"/>
        <w:numPr>
          <w:ilvl w:val="0"/>
          <w:numId w:val="14"/>
        </w:numPr>
      </w:pPr>
      <w:r>
        <w:t>Formal decision-making processes are maintained for governance and compliance meetings, including documented minutes and decision records to ensure an appropriate audit trail.</w:t>
      </w:r>
    </w:p>
    <w:p w14:paraId="5DF89A39" w14:textId="49F7581D" w:rsidR="00D825B8" w:rsidRDefault="00D825B8" w:rsidP="00D825B8">
      <w:pPr>
        <w:pStyle w:val="ListParagraph"/>
        <w:numPr>
          <w:ilvl w:val="0"/>
          <w:numId w:val="14"/>
        </w:numPr>
      </w:pPr>
      <w:r>
        <w:t>Clear reporting and escalation lines are established to ensure AML/ATF issues are escalated promptly to the CAMLO and, where appropriate, senior management or the board.</w:t>
      </w:r>
    </w:p>
    <w:p w14:paraId="58067A7E" w14:textId="7118A5CA" w:rsidR="00D825B8" w:rsidRDefault="00D825B8" w:rsidP="00D825B8">
      <w:pPr>
        <w:pStyle w:val="ListParagraph"/>
        <w:numPr>
          <w:ilvl w:val="0"/>
          <w:numId w:val="14"/>
        </w:numPr>
      </w:pPr>
      <w:r>
        <w:t>The firm reviews its business-wide risk assessment on a periodic basis and in response to material changes in business activities, products, clients, or geographic exposure.</w:t>
      </w:r>
    </w:p>
    <w:p w14:paraId="1A6C257B" w14:textId="320DEED8" w:rsidR="00D825B8" w:rsidRDefault="00D825B8" w:rsidP="00D825B8">
      <w:pPr>
        <w:pStyle w:val="ListParagraph"/>
        <w:numPr>
          <w:ilvl w:val="0"/>
          <w:numId w:val="14"/>
        </w:numPr>
      </w:pPr>
      <w:r>
        <w:t>The CAMLO conducts periodic testing and reviews of AML/ATF controls to assess adherence to documented policies and procedures.</w:t>
      </w:r>
    </w:p>
    <w:p w14:paraId="47184D03" w14:textId="35DFE7ED" w:rsidR="00D825B8" w:rsidRDefault="00D825B8" w:rsidP="00D825B8">
      <w:pPr>
        <w:pStyle w:val="ListParagraph"/>
        <w:numPr>
          <w:ilvl w:val="0"/>
          <w:numId w:val="14"/>
        </w:numPr>
      </w:pPr>
      <w:r>
        <w:lastRenderedPageBreak/>
        <w:t>Management information derived from transaction monitoring systems is reviewed on a regular basis, including periodic transaction-level reviews.</w:t>
      </w:r>
    </w:p>
    <w:p w14:paraId="1F993D5B" w14:textId="7CF3C386" w:rsidR="00D825B8" w:rsidRDefault="00D825B8" w:rsidP="00D825B8">
      <w:pPr>
        <w:pStyle w:val="ListParagraph"/>
        <w:numPr>
          <w:ilvl w:val="0"/>
          <w:numId w:val="14"/>
        </w:numPr>
      </w:pPr>
      <w:r>
        <w:t>Key compliance decisions, risk determinations, and follow-up actions relating to financial crime issues are documented.</w:t>
      </w:r>
    </w:p>
    <w:p w14:paraId="55E3C1FC" w14:textId="46AAC6C5" w:rsidR="00D825B8" w:rsidRDefault="00D825B8" w:rsidP="00D825B8">
      <w:pPr>
        <w:pStyle w:val="ListParagraph"/>
        <w:numPr>
          <w:ilvl w:val="0"/>
          <w:numId w:val="14"/>
        </w:numPr>
      </w:pPr>
      <w:r>
        <w:t>The CAMLO provides a written AML/ATF report to senior management and/or the board at least annually, or more frequently where warranted.</w:t>
      </w:r>
    </w:p>
    <w:p w14:paraId="169A5CEE" w14:textId="4D81B828" w:rsidR="00D825B8" w:rsidRDefault="00D825B8" w:rsidP="00D825B8">
      <w:pPr>
        <w:pStyle w:val="ListParagraph"/>
        <w:numPr>
          <w:ilvl w:val="0"/>
          <w:numId w:val="14"/>
        </w:numPr>
      </w:pPr>
      <w:r>
        <w:t>Ongoing dialogue is maintained between senior management and the compliance function to ensure effective identification, management, and mitigation of ML/TF risks.</w:t>
      </w:r>
    </w:p>
    <w:p w14:paraId="037DC48D" w14:textId="20FE4196" w:rsidR="00D825B8" w:rsidRDefault="00D825B8" w:rsidP="00D825B8">
      <w:pPr>
        <w:pStyle w:val="ListParagraph"/>
        <w:numPr>
          <w:ilvl w:val="0"/>
          <w:numId w:val="14"/>
        </w:numPr>
      </w:pPr>
      <w:r>
        <w:t>Enhanced due diligence (EDD) measures are applied to high-risk customers, including politically exposed persons (PEPs), their family members, and close associates.</w:t>
      </w:r>
    </w:p>
    <w:p w14:paraId="50D23BE3" w14:textId="7E8D4B1E" w:rsidR="00D825B8" w:rsidRDefault="00D825B8" w:rsidP="00D825B8">
      <w:pPr>
        <w:pStyle w:val="ListParagraph"/>
        <w:numPr>
          <w:ilvl w:val="0"/>
          <w:numId w:val="14"/>
        </w:numPr>
      </w:pPr>
      <w:r>
        <w:t>CAMLO approval is required prior to onboarding high-risk customers.</w:t>
      </w:r>
    </w:p>
    <w:p w14:paraId="1FD4F975" w14:textId="6D978FEA" w:rsidR="00D825B8" w:rsidRDefault="00D825B8" w:rsidP="00D825B8">
      <w:pPr>
        <w:pStyle w:val="ListParagraph"/>
        <w:numPr>
          <w:ilvl w:val="0"/>
          <w:numId w:val="14"/>
        </w:numPr>
      </w:pPr>
      <w:r>
        <w:t>The CAMLO ensures that all staff receive appropriate AML/ATF training and are kept up to date on relevant legislative, regulatory, and typology developments.</w:t>
      </w:r>
    </w:p>
    <w:p w14:paraId="7701708E" w14:textId="3A90F5B6" w:rsidR="00D825B8" w:rsidRDefault="00D825B8" w:rsidP="00D825B8">
      <w:pPr>
        <w:pStyle w:val="ListParagraph"/>
        <w:numPr>
          <w:ilvl w:val="0"/>
          <w:numId w:val="14"/>
        </w:numPr>
      </w:pPr>
      <w:r>
        <w:t>All staff are informed of the identity of the CAMLO and the procedures for escalating suspicious activity.</w:t>
      </w:r>
    </w:p>
    <w:p w14:paraId="1A47F12C" w14:textId="2C8E277F" w:rsidR="00D825B8" w:rsidRDefault="00D825B8" w:rsidP="00D825B8">
      <w:pPr>
        <w:pStyle w:val="ListParagraph"/>
        <w:numPr>
          <w:ilvl w:val="0"/>
          <w:numId w:val="14"/>
        </w:numPr>
      </w:pPr>
      <w:r>
        <w:t>Staff, senior management, and directors are aware of their obligations under the firm’s AML/ATF framework.</w:t>
      </w:r>
    </w:p>
    <w:p w14:paraId="5C641BC5" w14:textId="384B7755" w:rsidR="00D825B8" w:rsidRDefault="00D825B8" w:rsidP="00D825B8">
      <w:pPr>
        <w:pStyle w:val="ListParagraph"/>
        <w:numPr>
          <w:ilvl w:val="0"/>
          <w:numId w:val="14"/>
        </w:numPr>
      </w:pPr>
      <w:r>
        <w:t>The firm applies a documented risk-based approach to AML/ATF compliance.</w:t>
      </w:r>
    </w:p>
    <w:p w14:paraId="5F02D0D6" w14:textId="69E89ADD" w:rsidR="00D825B8" w:rsidRDefault="00D825B8" w:rsidP="00D825B8">
      <w:pPr>
        <w:pStyle w:val="ListParagraph"/>
        <w:numPr>
          <w:ilvl w:val="0"/>
          <w:numId w:val="14"/>
        </w:numPr>
      </w:pPr>
      <w:r>
        <w:t>Systems and processes are in place to monitor customer transactions for the purpose of identifying suspicious activity.</w:t>
      </w:r>
    </w:p>
    <w:p w14:paraId="01B17997" w14:textId="49CA813A" w:rsidR="00D825B8" w:rsidRDefault="00D825B8" w:rsidP="00D825B8">
      <w:pPr>
        <w:pStyle w:val="ListParagraph"/>
        <w:numPr>
          <w:ilvl w:val="0"/>
          <w:numId w:val="14"/>
        </w:numPr>
      </w:pPr>
      <w:r>
        <w:t>Suspicious transactions are investigated and, where required, reported to FINTRAC.</w:t>
      </w:r>
    </w:p>
    <w:p w14:paraId="32213E3C" w14:textId="109247E9" w:rsidR="00F40435" w:rsidRDefault="00D825B8" w:rsidP="00D825B8">
      <w:pPr>
        <w:pStyle w:val="ListParagraph"/>
        <w:numPr>
          <w:ilvl w:val="0"/>
          <w:numId w:val="14"/>
        </w:numPr>
      </w:pPr>
      <w:r>
        <w:t>Record-keeping obligations under the PCMLTFA and associated regulations are maintained.</w:t>
      </w:r>
    </w:p>
    <w:p w14:paraId="648B5B62" w14:textId="77777777" w:rsidR="00876134" w:rsidRDefault="00876134" w:rsidP="00381EFC">
      <w:pPr>
        <w:rPr>
          <w:rFonts w:ascii="Arial" w:hAnsi="Arial" w:cs="Arial"/>
        </w:rPr>
      </w:pPr>
    </w:p>
    <w:p w14:paraId="45016AE7" w14:textId="6C12D5AD" w:rsidR="00BC31F7" w:rsidRDefault="00BC31F7" w:rsidP="00BC31F7">
      <w:pPr>
        <w:pStyle w:val="Heading3"/>
        <w:ind w:firstLine="720"/>
      </w:pPr>
      <w:r>
        <w:t>Client Risk Assessment</w:t>
      </w:r>
    </w:p>
    <w:p w14:paraId="2DAB9709" w14:textId="571875D5" w:rsidR="00991E6C" w:rsidRPr="0082025A" w:rsidRDefault="00F40435" w:rsidP="00F40435">
      <w:pPr>
        <w:jc w:val="both"/>
      </w:pPr>
      <w:proofErr w:type="gramStart"/>
      <w:r w:rsidRPr="0082025A">
        <w:t>In order to</w:t>
      </w:r>
      <w:proofErr w:type="gramEnd"/>
      <w:r w:rsidRPr="0082025A">
        <w:t xml:space="preserve"> make an informed decision as to whether a customer falls within their risk appetite or not, </w:t>
      </w:r>
      <w:proofErr w:type="spellStart"/>
      <w:r w:rsidR="00991E6C" w:rsidRPr="00991E6C">
        <w:t>SnowCap</w:t>
      </w:r>
      <w:proofErr w:type="spellEnd"/>
      <w:r w:rsidR="00991E6C" w:rsidRPr="00991E6C">
        <w:t xml:space="preserve"> Financial Limited conducts client risk assessment at onboarding and on an ongoing basis</w:t>
      </w:r>
      <w:r w:rsidR="00A1324F">
        <w:t>, which may include the following.</w:t>
      </w:r>
    </w:p>
    <w:p w14:paraId="069367F0" w14:textId="77777777" w:rsidR="00BD4557" w:rsidRDefault="00BD4557" w:rsidP="00B041FE">
      <w:pPr>
        <w:jc w:val="both"/>
        <w:rPr>
          <w:rFonts w:eastAsia="Calibri" w:cstheme="minorHAnsi"/>
          <w:b/>
          <w:lang w:val="en-US"/>
        </w:rPr>
      </w:pPr>
    </w:p>
    <w:p w14:paraId="2E585D27" w14:textId="187DE8CE" w:rsidR="00AE3351" w:rsidRDefault="00AE3351" w:rsidP="00AE3351">
      <w:pPr>
        <w:jc w:val="both"/>
      </w:pPr>
      <w:r>
        <w:t>Client risk is assessed across the following categories:</w:t>
      </w:r>
    </w:p>
    <w:p w14:paraId="3A0030E4" w14:textId="689AA958" w:rsidR="00AE3351" w:rsidRDefault="00AE3351" w:rsidP="00AE3351">
      <w:pPr>
        <w:pStyle w:val="ListParagraph"/>
        <w:numPr>
          <w:ilvl w:val="0"/>
          <w:numId w:val="15"/>
        </w:numPr>
        <w:jc w:val="both"/>
      </w:pPr>
      <w:r>
        <w:t xml:space="preserve">Legal nature of the customer and beneficial ownership </w:t>
      </w:r>
      <w:proofErr w:type="gramStart"/>
      <w:r>
        <w:t>structure;</w:t>
      </w:r>
      <w:proofErr w:type="gramEnd"/>
    </w:p>
    <w:p w14:paraId="72C4BD29" w14:textId="0F715CB6" w:rsidR="00AE3351" w:rsidRDefault="00AE3351" w:rsidP="00AE3351">
      <w:pPr>
        <w:pStyle w:val="ListParagraph"/>
        <w:numPr>
          <w:ilvl w:val="0"/>
          <w:numId w:val="15"/>
        </w:numPr>
        <w:jc w:val="both"/>
      </w:pPr>
      <w:r>
        <w:t xml:space="preserve">Geographic exposure, including countries of residence, operation, or </w:t>
      </w:r>
      <w:proofErr w:type="gramStart"/>
      <w:r>
        <w:t>transaction;</w:t>
      </w:r>
      <w:proofErr w:type="gramEnd"/>
    </w:p>
    <w:p w14:paraId="28283F62" w14:textId="591A4994" w:rsidR="00AE3351" w:rsidRDefault="00AE3351" w:rsidP="00AE3351">
      <w:pPr>
        <w:pStyle w:val="ListParagraph"/>
        <w:numPr>
          <w:ilvl w:val="0"/>
          <w:numId w:val="15"/>
        </w:numPr>
        <w:jc w:val="both"/>
      </w:pPr>
      <w:r>
        <w:t xml:space="preserve">Nature of the customer’s business activities and use of products or </w:t>
      </w:r>
      <w:proofErr w:type="gramStart"/>
      <w:r>
        <w:t>services;</w:t>
      </w:r>
      <w:proofErr w:type="gramEnd"/>
    </w:p>
    <w:p w14:paraId="48CAB126" w14:textId="64C49739" w:rsidR="00AE3351" w:rsidRDefault="00AE3351" w:rsidP="00AE3351">
      <w:pPr>
        <w:pStyle w:val="ListParagraph"/>
        <w:numPr>
          <w:ilvl w:val="0"/>
          <w:numId w:val="15"/>
        </w:numPr>
        <w:jc w:val="both"/>
      </w:pPr>
      <w:r>
        <w:t xml:space="preserve">Settlement methods and transaction </w:t>
      </w:r>
      <w:proofErr w:type="gramStart"/>
      <w:r>
        <w:t>characteristics;</w:t>
      </w:r>
      <w:proofErr w:type="gramEnd"/>
    </w:p>
    <w:p w14:paraId="0B158200" w14:textId="19F97B91" w:rsidR="00AE3351" w:rsidRDefault="00AE3351" w:rsidP="00AE3351">
      <w:pPr>
        <w:pStyle w:val="ListParagraph"/>
        <w:numPr>
          <w:ilvl w:val="0"/>
          <w:numId w:val="15"/>
        </w:numPr>
        <w:jc w:val="both"/>
      </w:pPr>
      <w:r>
        <w:t>Customer identity characteristics; and</w:t>
      </w:r>
    </w:p>
    <w:p w14:paraId="63733B44" w14:textId="74157152" w:rsidR="00AE3351" w:rsidRDefault="00AE3351" w:rsidP="00AE3351">
      <w:pPr>
        <w:pStyle w:val="ListParagraph"/>
        <w:numPr>
          <w:ilvl w:val="0"/>
          <w:numId w:val="15"/>
        </w:numPr>
        <w:jc w:val="both"/>
      </w:pPr>
      <w:r>
        <w:t>Communication and delivery channels.</w:t>
      </w:r>
    </w:p>
    <w:p w14:paraId="6D554541" w14:textId="36D25E9A" w:rsidR="00F40435" w:rsidRDefault="00AE3351" w:rsidP="0038678A">
      <w:pPr>
        <w:jc w:val="both"/>
      </w:pPr>
      <w:r>
        <w:lastRenderedPageBreak/>
        <w:t>Each category is assessed as low (1), medium (2), or high (3) risk. The scores are aggregated to determine an overall customer risk rating.</w:t>
      </w:r>
    </w:p>
    <w:p w14:paraId="0CB08830" w14:textId="44E9F47D" w:rsidR="0038678A" w:rsidRDefault="0038678A" w:rsidP="0038678A">
      <w:pPr>
        <w:spacing w:after="0" w:line="276" w:lineRule="auto"/>
        <w:jc w:val="both"/>
      </w:pPr>
      <w:r>
        <w:t>Customer risk ratings are categorized as follows:</w:t>
      </w:r>
    </w:p>
    <w:p w14:paraId="261C9783" w14:textId="6B3893BF" w:rsidR="0038678A" w:rsidRDefault="0038678A" w:rsidP="0038678A">
      <w:pPr>
        <w:pStyle w:val="ListParagraph"/>
        <w:numPr>
          <w:ilvl w:val="0"/>
          <w:numId w:val="16"/>
        </w:numPr>
        <w:spacing w:after="0" w:line="276" w:lineRule="auto"/>
        <w:jc w:val="both"/>
      </w:pPr>
      <w:r>
        <w:t>Low risk: average score below 2</w:t>
      </w:r>
    </w:p>
    <w:p w14:paraId="76E624FA" w14:textId="3A307C80" w:rsidR="0038678A" w:rsidRDefault="0038678A" w:rsidP="0038678A">
      <w:pPr>
        <w:pStyle w:val="ListParagraph"/>
        <w:numPr>
          <w:ilvl w:val="0"/>
          <w:numId w:val="16"/>
        </w:numPr>
        <w:spacing w:after="0" w:line="276" w:lineRule="auto"/>
        <w:jc w:val="both"/>
      </w:pPr>
      <w:r>
        <w:t>Medium risk: average score between 2 and 2.75</w:t>
      </w:r>
    </w:p>
    <w:p w14:paraId="76258CAB" w14:textId="77777777" w:rsidR="0038678A" w:rsidRDefault="0038678A" w:rsidP="0038678A">
      <w:pPr>
        <w:pStyle w:val="ListParagraph"/>
        <w:numPr>
          <w:ilvl w:val="0"/>
          <w:numId w:val="16"/>
        </w:numPr>
        <w:spacing w:after="0" w:line="276" w:lineRule="auto"/>
        <w:jc w:val="both"/>
      </w:pPr>
      <w:r>
        <w:t>High risk: average score above 2.75</w:t>
      </w:r>
    </w:p>
    <w:p w14:paraId="19927415" w14:textId="77777777" w:rsidR="0038678A" w:rsidRDefault="0038678A" w:rsidP="0038678A">
      <w:pPr>
        <w:spacing w:after="0" w:line="276" w:lineRule="auto"/>
        <w:jc w:val="both"/>
      </w:pPr>
    </w:p>
    <w:p w14:paraId="0E4FD0F1" w14:textId="2C46C3A7" w:rsidR="0038678A" w:rsidRDefault="0038678A" w:rsidP="0038678A">
      <w:pPr>
        <w:spacing w:after="0" w:line="276" w:lineRule="auto"/>
        <w:jc w:val="both"/>
      </w:pPr>
      <w:r>
        <w:t>Customer information is refreshed:</w:t>
      </w:r>
    </w:p>
    <w:p w14:paraId="1700F913" w14:textId="6FAE8FF3" w:rsidR="0038678A" w:rsidRDefault="0038678A" w:rsidP="005B2DE4">
      <w:pPr>
        <w:pStyle w:val="ListParagraph"/>
        <w:numPr>
          <w:ilvl w:val="0"/>
          <w:numId w:val="17"/>
        </w:numPr>
        <w:spacing w:after="0" w:line="276" w:lineRule="auto"/>
        <w:jc w:val="both"/>
      </w:pPr>
      <w:r>
        <w:t xml:space="preserve">annually for high-risk </w:t>
      </w:r>
      <w:proofErr w:type="gramStart"/>
      <w:r>
        <w:t>customers;</w:t>
      </w:r>
      <w:proofErr w:type="gramEnd"/>
    </w:p>
    <w:p w14:paraId="50BF4E44" w14:textId="155D5D39" w:rsidR="0038678A" w:rsidRDefault="0038678A" w:rsidP="005B2DE4">
      <w:pPr>
        <w:pStyle w:val="ListParagraph"/>
        <w:numPr>
          <w:ilvl w:val="0"/>
          <w:numId w:val="17"/>
        </w:numPr>
        <w:spacing w:after="0" w:line="276" w:lineRule="auto"/>
        <w:jc w:val="both"/>
      </w:pPr>
      <w:r>
        <w:t>every two years for medium-risk customers; and</w:t>
      </w:r>
    </w:p>
    <w:p w14:paraId="3510EBC9" w14:textId="520E2202" w:rsidR="0038678A" w:rsidRDefault="0038678A" w:rsidP="005B2DE4">
      <w:pPr>
        <w:pStyle w:val="ListParagraph"/>
        <w:numPr>
          <w:ilvl w:val="0"/>
          <w:numId w:val="17"/>
        </w:numPr>
        <w:spacing w:after="0" w:line="276" w:lineRule="auto"/>
        <w:jc w:val="both"/>
      </w:pPr>
      <w:r>
        <w:t>every three years for low-risk customers,</w:t>
      </w:r>
    </w:p>
    <w:p w14:paraId="0A1FC13C" w14:textId="65325AB4" w:rsidR="0038678A" w:rsidRDefault="0038678A" w:rsidP="0038678A">
      <w:pPr>
        <w:spacing w:after="0" w:line="276" w:lineRule="auto"/>
        <w:jc w:val="both"/>
      </w:pPr>
      <w:r>
        <w:t>or earlier where a triggering event or material change occurs.</w:t>
      </w:r>
    </w:p>
    <w:p w14:paraId="0C1A9715" w14:textId="77777777" w:rsidR="0038678A" w:rsidRDefault="0038678A" w:rsidP="00705EC3">
      <w:pPr>
        <w:spacing w:after="0" w:line="276" w:lineRule="auto"/>
        <w:jc w:val="both"/>
      </w:pPr>
    </w:p>
    <w:p w14:paraId="4A30D044" w14:textId="77777777" w:rsidR="00BC31F7" w:rsidRPr="00BC31F7" w:rsidRDefault="00BC31F7" w:rsidP="00BC31F7"/>
    <w:p w14:paraId="4B45B40C" w14:textId="2CBCD05C" w:rsidR="00BC31F7" w:rsidRDefault="00BC31F7" w:rsidP="00BC31F7">
      <w:pPr>
        <w:pStyle w:val="Heading3"/>
        <w:ind w:firstLine="720"/>
      </w:pPr>
      <w:r>
        <w:t xml:space="preserve">Simplified and </w:t>
      </w:r>
      <w:r w:rsidR="0057177A">
        <w:t>Customer Due Diligence</w:t>
      </w:r>
    </w:p>
    <w:p w14:paraId="34F06788" w14:textId="6DA4601C" w:rsidR="0004516D" w:rsidRDefault="00DF183D" w:rsidP="0004516D">
      <w:pPr>
        <w:spacing w:after="0" w:line="276" w:lineRule="auto"/>
        <w:jc w:val="both"/>
        <w:rPr>
          <w:rFonts w:cstheme="minorHAnsi"/>
        </w:rPr>
      </w:pPr>
      <w:r>
        <w:rPr>
          <w:rFonts w:cstheme="minorHAnsi"/>
        </w:rPr>
        <w:t xml:space="preserve"> </w:t>
      </w:r>
    </w:p>
    <w:p w14:paraId="0224A263" w14:textId="77777777" w:rsidR="00DF183D" w:rsidRPr="00DF183D" w:rsidRDefault="00DF183D" w:rsidP="00DF183D">
      <w:pPr>
        <w:spacing w:after="0" w:line="276" w:lineRule="auto"/>
        <w:jc w:val="both"/>
        <w:rPr>
          <w:rFonts w:cstheme="minorHAnsi"/>
        </w:rPr>
      </w:pPr>
      <w:proofErr w:type="spellStart"/>
      <w:r w:rsidRPr="00DF183D">
        <w:rPr>
          <w:rFonts w:cstheme="minorHAnsi"/>
        </w:rPr>
        <w:t>SnowCap</w:t>
      </w:r>
      <w:proofErr w:type="spellEnd"/>
      <w:r w:rsidRPr="00DF183D">
        <w:rPr>
          <w:rFonts w:cstheme="minorHAnsi"/>
        </w:rPr>
        <w:t xml:space="preserve"> Financial Limited applies customer due diligence measures in accordance with the PCMLTFA and FINTRAC guidance.</w:t>
      </w:r>
    </w:p>
    <w:p w14:paraId="52765AC0" w14:textId="77777777" w:rsidR="00DF183D" w:rsidRPr="00DF183D" w:rsidRDefault="00DF183D" w:rsidP="00DF183D">
      <w:pPr>
        <w:spacing w:after="0" w:line="276" w:lineRule="auto"/>
        <w:jc w:val="both"/>
        <w:rPr>
          <w:rFonts w:cstheme="minorHAnsi"/>
        </w:rPr>
      </w:pPr>
    </w:p>
    <w:p w14:paraId="218446BB" w14:textId="77777777" w:rsidR="00DF183D" w:rsidRPr="00DF183D" w:rsidRDefault="00DF183D" w:rsidP="00DF183D">
      <w:pPr>
        <w:spacing w:after="0" w:line="276" w:lineRule="auto"/>
        <w:jc w:val="both"/>
        <w:rPr>
          <w:rFonts w:cstheme="minorHAnsi"/>
        </w:rPr>
      </w:pPr>
      <w:r w:rsidRPr="00DF183D">
        <w:rPr>
          <w:rFonts w:cstheme="minorHAnsi"/>
        </w:rPr>
        <w:t>CDD includes the identification and verification of customers and beneficial owners, understanding the nature and purpose of the business relationship, and ongoing monitoring.</w:t>
      </w:r>
    </w:p>
    <w:p w14:paraId="6A9A2948" w14:textId="77777777" w:rsidR="00DF183D" w:rsidRPr="00DF183D" w:rsidRDefault="00DF183D" w:rsidP="00DF183D">
      <w:pPr>
        <w:spacing w:after="0" w:line="276" w:lineRule="auto"/>
        <w:jc w:val="both"/>
        <w:rPr>
          <w:rFonts w:cstheme="minorHAnsi"/>
        </w:rPr>
      </w:pPr>
    </w:p>
    <w:p w14:paraId="0CB055E7" w14:textId="372E9596" w:rsidR="00DF183D" w:rsidRPr="00031620" w:rsidRDefault="00DF183D" w:rsidP="00DF183D">
      <w:pPr>
        <w:spacing w:after="0" w:line="276" w:lineRule="auto"/>
        <w:jc w:val="both"/>
        <w:rPr>
          <w:rFonts w:cstheme="minorHAnsi"/>
        </w:rPr>
      </w:pPr>
      <w:r w:rsidRPr="00DF183D">
        <w:rPr>
          <w:rFonts w:cstheme="minorHAnsi"/>
        </w:rPr>
        <w:t>Simplified due diligence is applied only where the firm’s risk assessment demonstrates a genuinely lower ML/TF risk and where such an approach is permitted under Canadian law. The absence of risk factors must be evidenced and documented.</w:t>
      </w:r>
    </w:p>
    <w:p w14:paraId="05C0AC3E" w14:textId="77777777" w:rsidR="0004516D" w:rsidRPr="00031620" w:rsidRDefault="0004516D" w:rsidP="0004516D">
      <w:pPr>
        <w:spacing w:after="0" w:line="276" w:lineRule="auto"/>
        <w:jc w:val="both"/>
        <w:rPr>
          <w:rFonts w:cstheme="minorHAnsi"/>
        </w:rPr>
      </w:pPr>
    </w:p>
    <w:p w14:paraId="2283E7E0" w14:textId="5B33342F" w:rsidR="00556E9B" w:rsidRPr="00556E9B" w:rsidRDefault="0057177A" w:rsidP="00556E9B">
      <w:pPr>
        <w:pStyle w:val="Heading3"/>
        <w:ind w:firstLine="720"/>
      </w:pPr>
      <w:r>
        <w:t xml:space="preserve">Enhanced Due Diligence </w:t>
      </w:r>
    </w:p>
    <w:p w14:paraId="137AC22D" w14:textId="77777777" w:rsidR="00556E9B" w:rsidRPr="00556E9B" w:rsidRDefault="00556E9B" w:rsidP="00556E9B">
      <w:pPr>
        <w:spacing w:before="120" w:after="120" w:line="276" w:lineRule="auto"/>
        <w:rPr>
          <w:rFonts w:cstheme="minorHAnsi"/>
        </w:rPr>
      </w:pPr>
      <w:r w:rsidRPr="00556E9B">
        <w:rPr>
          <w:rFonts w:cstheme="minorHAnsi"/>
        </w:rPr>
        <w:t>Enhanced due diligence is applied where a customer or business relationship is assessed as high risk. This includes, but is not limited to:</w:t>
      </w:r>
    </w:p>
    <w:p w14:paraId="67780047" w14:textId="77777777" w:rsidR="00556E9B" w:rsidRPr="00556E9B" w:rsidRDefault="00556E9B" w:rsidP="00556E9B">
      <w:pPr>
        <w:spacing w:before="120" w:after="120" w:line="276" w:lineRule="auto"/>
        <w:rPr>
          <w:rFonts w:cstheme="minorHAnsi"/>
        </w:rPr>
      </w:pPr>
    </w:p>
    <w:p w14:paraId="469B68B1" w14:textId="104B9A79" w:rsidR="00556E9B" w:rsidRPr="00556E9B" w:rsidRDefault="00556E9B" w:rsidP="00556E9B">
      <w:pPr>
        <w:pStyle w:val="ListParagraph"/>
        <w:numPr>
          <w:ilvl w:val="0"/>
          <w:numId w:val="18"/>
        </w:numPr>
        <w:spacing w:before="120" w:after="120" w:line="276" w:lineRule="auto"/>
        <w:rPr>
          <w:rFonts w:cstheme="minorHAnsi"/>
        </w:rPr>
      </w:pPr>
      <w:r w:rsidRPr="00556E9B">
        <w:rPr>
          <w:rFonts w:cstheme="minorHAnsi"/>
        </w:rPr>
        <w:t xml:space="preserve">politically exposed persons (PEPs), their family members, and close </w:t>
      </w:r>
      <w:proofErr w:type="gramStart"/>
      <w:r w:rsidRPr="00556E9B">
        <w:rPr>
          <w:rFonts w:cstheme="minorHAnsi"/>
        </w:rPr>
        <w:t>associates;</w:t>
      </w:r>
      <w:proofErr w:type="gramEnd"/>
    </w:p>
    <w:p w14:paraId="16837DB4" w14:textId="08937928" w:rsidR="00556E9B" w:rsidRPr="00556E9B" w:rsidRDefault="00556E9B" w:rsidP="00556E9B">
      <w:pPr>
        <w:pStyle w:val="ListParagraph"/>
        <w:numPr>
          <w:ilvl w:val="0"/>
          <w:numId w:val="18"/>
        </w:numPr>
        <w:spacing w:before="120" w:after="120" w:line="276" w:lineRule="auto"/>
        <w:rPr>
          <w:rFonts w:cstheme="minorHAnsi"/>
        </w:rPr>
      </w:pPr>
      <w:r w:rsidRPr="00556E9B">
        <w:rPr>
          <w:rFonts w:cstheme="minorHAnsi"/>
        </w:rPr>
        <w:lastRenderedPageBreak/>
        <w:t xml:space="preserve">customers operating in </w:t>
      </w:r>
      <w:proofErr w:type="gramStart"/>
      <w:r w:rsidRPr="00556E9B">
        <w:rPr>
          <w:rFonts w:cstheme="minorHAnsi"/>
        </w:rPr>
        <w:t>higher-risk</w:t>
      </w:r>
      <w:proofErr w:type="gramEnd"/>
      <w:r w:rsidRPr="00556E9B">
        <w:rPr>
          <w:rFonts w:cstheme="minorHAnsi"/>
        </w:rPr>
        <w:t xml:space="preserve"> </w:t>
      </w:r>
      <w:proofErr w:type="gramStart"/>
      <w:r w:rsidRPr="00556E9B">
        <w:rPr>
          <w:rFonts w:cstheme="minorHAnsi"/>
        </w:rPr>
        <w:t>jurisdictions;</w:t>
      </w:r>
      <w:proofErr w:type="gramEnd"/>
    </w:p>
    <w:p w14:paraId="5E556673" w14:textId="3DEA0D9A" w:rsidR="00556E9B" w:rsidRPr="00556E9B" w:rsidRDefault="00556E9B" w:rsidP="00556E9B">
      <w:pPr>
        <w:pStyle w:val="ListParagraph"/>
        <w:numPr>
          <w:ilvl w:val="0"/>
          <w:numId w:val="18"/>
        </w:numPr>
        <w:spacing w:before="120" w:after="120" w:line="276" w:lineRule="auto"/>
        <w:rPr>
          <w:rFonts w:cstheme="minorHAnsi"/>
        </w:rPr>
      </w:pPr>
      <w:r w:rsidRPr="00556E9B">
        <w:rPr>
          <w:rFonts w:cstheme="minorHAnsi"/>
        </w:rPr>
        <w:t xml:space="preserve">unusual, complex, or high-value transaction patterns lacking a clear economic or lawful </w:t>
      </w:r>
      <w:proofErr w:type="gramStart"/>
      <w:r w:rsidRPr="00556E9B">
        <w:rPr>
          <w:rFonts w:cstheme="minorHAnsi"/>
        </w:rPr>
        <w:t>purpose;</w:t>
      </w:r>
      <w:proofErr w:type="gramEnd"/>
    </w:p>
    <w:p w14:paraId="26BE7137" w14:textId="342D514C" w:rsidR="00556E9B" w:rsidRPr="00556E9B" w:rsidRDefault="00556E9B" w:rsidP="00556E9B">
      <w:pPr>
        <w:pStyle w:val="ListParagraph"/>
        <w:numPr>
          <w:ilvl w:val="0"/>
          <w:numId w:val="18"/>
        </w:numPr>
        <w:spacing w:before="120" w:after="120" w:line="276" w:lineRule="auto"/>
        <w:rPr>
          <w:rFonts w:cstheme="minorHAnsi"/>
        </w:rPr>
      </w:pPr>
      <w:r w:rsidRPr="00556E9B">
        <w:rPr>
          <w:rFonts w:cstheme="minorHAnsi"/>
        </w:rPr>
        <w:t xml:space="preserve">cash-intensive </w:t>
      </w:r>
      <w:proofErr w:type="gramStart"/>
      <w:r w:rsidRPr="00556E9B">
        <w:rPr>
          <w:rFonts w:cstheme="minorHAnsi"/>
        </w:rPr>
        <w:t>businesses;</w:t>
      </w:r>
      <w:proofErr w:type="gramEnd"/>
    </w:p>
    <w:p w14:paraId="6398A779" w14:textId="6F08B80D" w:rsidR="00556E9B" w:rsidRPr="00556E9B" w:rsidRDefault="00556E9B" w:rsidP="00556E9B">
      <w:pPr>
        <w:pStyle w:val="ListParagraph"/>
        <w:numPr>
          <w:ilvl w:val="0"/>
          <w:numId w:val="18"/>
        </w:numPr>
        <w:spacing w:before="120" w:after="120" w:line="276" w:lineRule="auto"/>
        <w:rPr>
          <w:rFonts w:cstheme="minorHAnsi"/>
        </w:rPr>
      </w:pPr>
      <w:r w:rsidRPr="00556E9B">
        <w:rPr>
          <w:rFonts w:cstheme="minorHAnsi"/>
        </w:rPr>
        <w:t xml:space="preserve">complex or opaque ownership </w:t>
      </w:r>
      <w:proofErr w:type="gramStart"/>
      <w:r w:rsidRPr="00556E9B">
        <w:rPr>
          <w:rFonts w:cstheme="minorHAnsi"/>
        </w:rPr>
        <w:t>structures;</w:t>
      </w:r>
      <w:proofErr w:type="gramEnd"/>
    </w:p>
    <w:p w14:paraId="108C527D" w14:textId="1C4F6AFB" w:rsidR="00556E9B" w:rsidRPr="00556E9B" w:rsidRDefault="00556E9B" w:rsidP="00556E9B">
      <w:pPr>
        <w:pStyle w:val="ListParagraph"/>
        <w:numPr>
          <w:ilvl w:val="0"/>
          <w:numId w:val="18"/>
        </w:numPr>
        <w:spacing w:before="120" w:after="120" w:line="276" w:lineRule="auto"/>
        <w:rPr>
          <w:rFonts w:cstheme="minorHAnsi"/>
        </w:rPr>
      </w:pPr>
      <w:r w:rsidRPr="00556E9B">
        <w:rPr>
          <w:rFonts w:cstheme="minorHAnsi"/>
        </w:rPr>
        <w:t xml:space="preserve">adverse media or negative </w:t>
      </w:r>
      <w:proofErr w:type="gramStart"/>
      <w:r w:rsidRPr="00556E9B">
        <w:rPr>
          <w:rFonts w:cstheme="minorHAnsi"/>
        </w:rPr>
        <w:t>information;</w:t>
      </w:r>
      <w:proofErr w:type="gramEnd"/>
    </w:p>
    <w:p w14:paraId="6498AEA7" w14:textId="661A1CAC" w:rsidR="00556E9B" w:rsidRDefault="00556E9B" w:rsidP="00556E9B">
      <w:pPr>
        <w:pStyle w:val="ListParagraph"/>
        <w:numPr>
          <w:ilvl w:val="0"/>
          <w:numId w:val="18"/>
        </w:numPr>
        <w:spacing w:before="120" w:after="120" w:line="276" w:lineRule="auto"/>
        <w:rPr>
          <w:rFonts w:cstheme="minorHAnsi"/>
        </w:rPr>
      </w:pPr>
      <w:r w:rsidRPr="00556E9B">
        <w:rPr>
          <w:rFonts w:cstheme="minorHAnsi"/>
        </w:rPr>
        <w:t xml:space="preserve">exposure to sanctions or sanctions-related </w:t>
      </w:r>
      <w:proofErr w:type="spellStart"/>
      <w:r w:rsidRPr="00556E9B">
        <w:rPr>
          <w:rFonts w:cstheme="minorHAnsi"/>
        </w:rPr>
        <w:t>ris</w:t>
      </w:r>
      <w:proofErr w:type="spellEnd"/>
      <w:r>
        <w:rPr>
          <w:rFonts w:cstheme="minorHAnsi"/>
        </w:rPr>
        <w:t>.</w:t>
      </w:r>
    </w:p>
    <w:p w14:paraId="3031ED36" w14:textId="68A485DD" w:rsidR="00556E9B" w:rsidRPr="00556E9B" w:rsidRDefault="00556E9B" w:rsidP="00556E9B">
      <w:pPr>
        <w:spacing w:before="120" w:after="120" w:line="276" w:lineRule="auto"/>
        <w:rPr>
          <w:rFonts w:cstheme="minorHAnsi"/>
        </w:rPr>
      </w:pPr>
      <w:r>
        <w:rPr>
          <w:rFonts w:cstheme="minorHAnsi"/>
        </w:rPr>
        <w:t>EDD</w:t>
      </w:r>
      <w:r w:rsidRPr="00556E9B">
        <w:rPr>
          <w:rFonts w:cstheme="minorHAnsi"/>
        </w:rPr>
        <w:t xml:space="preserve"> measures are designed to adequately manage and mitigate the increased ML/TF risk associated with such relationships.</w:t>
      </w:r>
    </w:p>
    <w:p w14:paraId="0F117134" w14:textId="77777777" w:rsidR="00556E9B" w:rsidRDefault="00556E9B" w:rsidP="006D472D">
      <w:pPr>
        <w:spacing w:before="120" w:after="120" w:line="276" w:lineRule="auto"/>
        <w:rPr>
          <w:rFonts w:cstheme="minorHAnsi"/>
        </w:rPr>
      </w:pPr>
    </w:p>
    <w:p w14:paraId="008D64C1" w14:textId="77777777" w:rsidR="00556E9B" w:rsidRDefault="00556E9B" w:rsidP="006D472D">
      <w:pPr>
        <w:spacing w:before="120" w:after="120" w:line="276" w:lineRule="auto"/>
      </w:pPr>
    </w:p>
    <w:p w14:paraId="449D72D8" w14:textId="116D1627" w:rsidR="0057177A" w:rsidRDefault="0057177A" w:rsidP="0057177A">
      <w:pPr>
        <w:pStyle w:val="Heading3"/>
        <w:ind w:firstLine="720"/>
      </w:pPr>
      <w:r>
        <w:t xml:space="preserve">Ongoing Due Diligence and Transaction Monitoring  </w:t>
      </w:r>
    </w:p>
    <w:p w14:paraId="7C8043E5" w14:textId="77777777" w:rsidR="00892C6F" w:rsidRDefault="00892C6F" w:rsidP="00AF7F57">
      <w:pPr>
        <w:rPr>
          <w:rFonts w:cstheme="minorHAnsi"/>
        </w:rPr>
      </w:pPr>
    </w:p>
    <w:p w14:paraId="073F0040" w14:textId="4107D93A" w:rsidR="00892C6F" w:rsidRPr="00892C6F" w:rsidRDefault="00892C6F" w:rsidP="00892C6F">
      <w:pPr>
        <w:rPr>
          <w:rFonts w:cstheme="minorHAnsi"/>
        </w:rPr>
      </w:pPr>
      <w:proofErr w:type="spellStart"/>
      <w:r w:rsidRPr="00892C6F">
        <w:rPr>
          <w:rFonts w:cstheme="minorHAnsi"/>
        </w:rPr>
        <w:t>SnowCap</w:t>
      </w:r>
      <w:proofErr w:type="spellEnd"/>
      <w:r w:rsidRPr="00892C6F">
        <w:rPr>
          <w:rFonts w:cstheme="minorHAnsi"/>
        </w:rPr>
        <w:t xml:space="preserve"> Financial Limited applies ongoing due diligence throughout the customer relationship.</w:t>
      </w:r>
    </w:p>
    <w:p w14:paraId="73250537" w14:textId="72C7E4C1" w:rsidR="00892C6F" w:rsidRPr="00892C6F" w:rsidRDefault="00892C6F" w:rsidP="00892C6F">
      <w:pPr>
        <w:rPr>
          <w:rFonts w:cstheme="minorHAnsi"/>
        </w:rPr>
      </w:pPr>
      <w:r w:rsidRPr="00892C6F">
        <w:rPr>
          <w:rFonts w:cstheme="minorHAnsi"/>
        </w:rPr>
        <w:t xml:space="preserve">The firm uses third-party solutions for transaction monitoring, including Looker and </w:t>
      </w:r>
      <w:proofErr w:type="spellStart"/>
      <w:r w:rsidRPr="00892C6F">
        <w:rPr>
          <w:rFonts w:cstheme="minorHAnsi"/>
        </w:rPr>
        <w:t>Trustly</w:t>
      </w:r>
      <w:proofErr w:type="spellEnd"/>
      <w:r w:rsidRPr="00892C6F">
        <w:rPr>
          <w:rFonts w:cstheme="minorHAnsi"/>
        </w:rPr>
        <w:t>, for digital banking and digital-asset-related activity. Monitoring is conducted on a risk-based basis and includes periodic manual review.</w:t>
      </w:r>
    </w:p>
    <w:p w14:paraId="104B7534" w14:textId="5519FE56" w:rsidR="00892C6F" w:rsidRPr="00892C6F" w:rsidRDefault="00892C6F" w:rsidP="00892C6F">
      <w:pPr>
        <w:rPr>
          <w:rFonts w:cstheme="minorHAnsi"/>
        </w:rPr>
      </w:pPr>
      <w:r w:rsidRPr="00892C6F">
        <w:rPr>
          <w:rFonts w:cstheme="minorHAnsi"/>
        </w:rPr>
        <w:t>Transaction monitoring includes:</w:t>
      </w:r>
    </w:p>
    <w:p w14:paraId="467C1ADB" w14:textId="4B7AF82A" w:rsidR="00892C6F" w:rsidRPr="00F54597" w:rsidRDefault="00892C6F" w:rsidP="00F54597">
      <w:pPr>
        <w:pStyle w:val="ListParagraph"/>
        <w:numPr>
          <w:ilvl w:val="0"/>
          <w:numId w:val="19"/>
        </w:numPr>
        <w:rPr>
          <w:rFonts w:cstheme="minorHAnsi"/>
        </w:rPr>
      </w:pPr>
      <w:r w:rsidRPr="00F54597">
        <w:rPr>
          <w:rFonts w:cstheme="minorHAnsi"/>
        </w:rPr>
        <w:t xml:space="preserve">review of transactions for consistency with the customer’s profile and stated </w:t>
      </w:r>
      <w:proofErr w:type="gramStart"/>
      <w:r w:rsidRPr="00F54597">
        <w:rPr>
          <w:rFonts w:cstheme="minorHAnsi"/>
        </w:rPr>
        <w:t>purpose;</w:t>
      </w:r>
      <w:proofErr w:type="gramEnd"/>
    </w:p>
    <w:p w14:paraId="207DCF4C" w14:textId="67C18F70" w:rsidR="00892C6F" w:rsidRPr="00F54597" w:rsidRDefault="00892C6F" w:rsidP="00F54597">
      <w:pPr>
        <w:pStyle w:val="ListParagraph"/>
        <w:numPr>
          <w:ilvl w:val="0"/>
          <w:numId w:val="19"/>
        </w:numPr>
        <w:rPr>
          <w:rFonts w:cstheme="minorHAnsi"/>
        </w:rPr>
      </w:pPr>
      <w:r w:rsidRPr="00F54597">
        <w:rPr>
          <w:rFonts w:cstheme="minorHAnsi"/>
        </w:rPr>
        <w:t xml:space="preserve">identification of unusual or suspicious </w:t>
      </w:r>
      <w:proofErr w:type="gramStart"/>
      <w:r w:rsidRPr="00F54597">
        <w:rPr>
          <w:rFonts w:cstheme="minorHAnsi"/>
        </w:rPr>
        <w:t>activity;</w:t>
      </w:r>
      <w:proofErr w:type="gramEnd"/>
    </w:p>
    <w:p w14:paraId="5BEBFEA1" w14:textId="19033288" w:rsidR="00892C6F" w:rsidRPr="00F54597" w:rsidRDefault="00892C6F" w:rsidP="00F54597">
      <w:pPr>
        <w:pStyle w:val="ListParagraph"/>
        <w:numPr>
          <w:ilvl w:val="0"/>
          <w:numId w:val="19"/>
        </w:numPr>
        <w:rPr>
          <w:rFonts w:cstheme="minorHAnsi"/>
        </w:rPr>
      </w:pPr>
      <w:r w:rsidRPr="00F54597">
        <w:rPr>
          <w:rFonts w:cstheme="minorHAnsi"/>
        </w:rPr>
        <w:t>periodic verification and updating of customer information; and</w:t>
      </w:r>
    </w:p>
    <w:p w14:paraId="73C05ABE" w14:textId="6688E8BD" w:rsidR="00892C6F" w:rsidRPr="001D65CC" w:rsidRDefault="00892C6F" w:rsidP="00AF7F57">
      <w:pPr>
        <w:pStyle w:val="ListParagraph"/>
        <w:numPr>
          <w:ilvl w:val="0"/>
          <w:numId w:val="19"/>
        </w:numPr>
        <w:rPr>
          <w:rFonts w:cstheme="minorHAnsi"/>
        </w:rPr>
      </w:pPr>
      <w:r w:rsidRPr="00F54597">
        <w:rPr>
          <w:rFonts w:cstheme="minorHAnsi"/>
        </w:rPr>
        <w:t>escalation of concerns to the CAMLO for review and determination.</w:t>
      </w:r>
    </w:p>
    <w:p w14:paraId="3C0821E3" w14:textId="58AAC59A" w:rsidR="001D65CC" w:rsidRDefault="001D65CC" w:rsidP="00AF7F57">
      <w:pPr>
        <w:rPr>
          <w:rFonts w:cstheme="minorHAnsi"/>
        </w:rPr>
      </w:pPr>
      <w:r>
        <w:rPr>
          <w:rFonts w:cstheme="minorHAnsi"/>
        </w:rPr>
        <w:t>[</w:t>
      </w:r>
      <w:r w:rsidRPr="001D65CC">
        <w:rPr>
          <w:rFonts w:cstheme="minorHAnsi"/>
        </w:rPr>
        <w:t>transaction monitoring is supported by a combination of third-party analytics tools and manual review processes, with escalation to the CAMLO where activity deviates from expected patterns.</w:t>
      </w:r>
      <w:r>
        <w:rPr>
          <w:rFonts w:cstheme="minorHAnsi"/>
        </w:rPr>
        <w:t>]</w:t>
      </w:r>
    </w:p>
    <w:p w14:paraId="79CD288F" w14:textId="77777777" w:rsidR="0057177A" w:rsidRDefault="0057177A" w:rsidP="006D472D">
      <w:pPr>
        <w:spacing w:before="120" w:after="120" w:line="276" w:lineRule="auto"/>
      </w:pPr>
    </w:p>
    <w:p w14:paraId="40EDF188" w14:textId="3BC55A0D" w:rsidR="0057177A" w:rsidRPr="00771F2C" w:rsidRDefault="0057177A" w:rsidP="0057177A">
      <w:pPr>
        <w:pStyle w:val="Heading3"/>
        <w:ind w:firstLine="720"/>
        <w:rPr>
          <w:rFonts w:asciiTheme="minorHAnsi" w:hAnsiTheme="minorHAnsi" w:cstheme="minorHAnsi"/>
        </w:rPr>
      </w:pPr>
      <w:r w:rsidRPr="00771F2C">
        <w:rPr>
          <w:rFonts w:asciiTheme="minorHAnsi" w:hAnsiTheme="minorHAnsi" w:cstheme="minorHAnsi"/>
        </w:rPr>
        <w:t xml:space="preserve">Training and Reporting </w:t>
      </w:r>
    </w:p>
    <w:p w14:paraId="5BA9C68D" w14:textId="1B32E5D8" w:rsidR="0057177A" w:rsidRDefault="0057177A" w:rsidP="0057177A"/>
    <w:p w14:paraId="638E2D03" w14:textId="57E1077B" w:rsidR="008E3C6E" w:rsidRDefault="008E3C6E" w:rsidP="008E3C6E">
      <w:proofErr w:type="spellStart"/>
      <w:r>
        <w:lastRenderedPageBreak/>
        <w:t>SnowCap</w:t>
      </w:r>
      <w:proofErr w:type="spellEnd"/>
      <w:r>
        <w:t xml:space="preserve"> Financial Limited maintains an AML/ATF training program to ensure staff understand their obligations under Canadian AML/ATF legislation.</w:t>
      </w:r>
    </w:p>
    <w:p w14:paraId="1E132288" w14:textId="7972349A" w:rsidR="008E3C6E" w:rsidRDefault="008E3C6E" w:rsidP="008E3C6E">
      <w:r>
        <w:t>The firm:</w:t>
      </w:r>
    </w:p>
    <w:p w14:paraId="7B5319DF" w14:textId="282DD138" w:rsidR="008E3C6E" w:rsidRDefault="008E3C6E" w:rsidP="008E3C6E">
      <w:pPr>
        <w:pStyle w:val="ListParagraph"/>
        <w:numPr>
          <w:ilvl w:val="0"/>
          <w:numId w:val="20"/>
        </w:numPr>
      </w:pPr>
      <w:r>
        <w:t xml:space="preserve">provides AML/ATF training to all staff, senior management, and </w:t>
      </w:r>
      <w:proofErr w:type="gramStart"/>
      <w:r>
        <w:t>directors;</w:t>
      </w:r>
      <w:proofErr w:type="gramEnd"/>
    </w:p>
    <w:p w14:paraId="3422C8BF" w14:textId="0AC6B876" w:rsidR="008E3C6E" w:rsidRDefault="008E3C6E" w:rsidP="008E3C6E">
      <w:pPr>
        <w:pStyle w:val="ListParagraph"/>
        <w:numPr>
          <w:ilvl w:val="0"/>
          <w:numId w:val="20"/>
        </w:numPr>
      </w:pPr>
      <w:r>
        <w:t xml:space="preserve">ensures staff are trained on identifying and escalating suspicious </w:t>
      </w:r>
      <w:proofErr w:type="gramStart"/>
      <w:r>
        <w:t>activity;</w:t>
      </w:r>
      <w:proofErr w:type="gramEnd"/>
    </w:p>
    <w:p w14:paraId="72730983" w14:textId="49BD10F5" w:rsidR="008E3C6E" w:rsidRDefault="008E3C6E" w:rsidP="008E3C6E">
      <w:pPr>
        <w:pStyle w:val="ListParagraph"/>
        <w:numPr>
          <w:ilvl w:val="0"/>
          <w:numId w:val="20"/>
        </w:numPr>
      </w:pPr>
      <w:r>
        <w:t xml:space="preserve">provides induction training for new staff and refresher training at least </w:t>
      </w:r>
      <w:proofErr w:type="gramStart"/>
      <w:r>
        <w:t>annually;</w:t>
      </w:r>
      <w:proofErr w:type="gramEnd"/>
    </w:p>
    <w:p w14:paraId="4D140064" w14:textId="4E0A8B41" w:rsidR="008E3C6E" w:rsidRDefault="008E3C6E" w:rsidP="008E3C6E">
      <w:pPr>
        <w:pStyle w:val="ListParagraph"/>
        <w:numPr>
          <w:ilvl w:val="0"/>
          <w:numId w:val="20"/>
        </w:numPr>
      </w:pPr>
      <w:r>
        <w:t>maintains training records for a minimum of five years.</w:t>
      </w:r>
    </w:p>
    <w:p w14:paraId="667D78B2" w14:textId="79DEA5C2" w:rsidR="008E3C6E" w:rsidRDefault="008E3C6E" w:rsidP="0057177A">
      <w:r>
        <w:t>The CAMLO reviews escalated activity and submits suspicious transaction reports to FINTRAC where required. Reporting procedures are documented in the firm’s AML/ATF procedures.</w:t>
      </w:r>
    </w:p>
    <w:p w14:paraId="5F3B244E" w14:textId="77777777" w:rsidR="008E3C6E" w:rsidRDefault="008E3C6E" w:rsidP="0057177A"/>
    <w:p w14:paraId="3DCB4D49" w14:textId="545733E7" w:rsidR="0057177A" w:rsidRDefault="0057177A" w:rsidP="00AD0B7D">
      <w:pPr>
        <w:pStyle w:val="Heading1"/>
        <w:spacing w:before="160" w:after="160" w:line="300" w:lineRule="auto"/>
      </w:pPr>
      <w:bookmarkStart w:id="15" w:name="_Toc217316205"/>
      <w:r>
        <w:t>5</w:t>
      </w:r>
      <w:r w:rsidRPr="003613F0">
        <w:t xml:space="preserve">. </w:t>
      </w:r>
      <w:bookmarkEnd w:id="15"/>
      <w:r w:rsidR="00AD0B7D">
        <w:t>Effectiveness of Controls</w:t>
      </w:r>
    </w:p>
    <w:p w14:paraId="509783E7" w14:textId="77777777" w:rsidR="002C35F2" w:rsidRDefault="002C35F2" w:rsidP="002C35F2">
      <w:pPr>
        <w:jc w:val="both"/>
      </w:pPr>
      <w:proofErr w:type="spellStart"/>
      <w:r>
        <w:t>SnowCap</w:t>
      </w:r>
      <w:proofErr w:type="spellEnd"/>
      <w:r>
        <w:t xml:space="preserve"> Financial Limited has assessed the effectiveness of its AML/ATF control framework having regard to the nature, size, complexity, and inherent risk profile of its business, consistent with the Proceeds of Crime (Money Laundering) and Terrorist Financing Act (PCMLTFA) and FINTRAC guidance.</w:t>
      </w:r>
    </w:p>
    <w:p w14:paraId="28091636" w14:textId="61AB0F90" w:rsidR="002C35F2" w:rsidRDefault="002C35F2" w:rsidP="002C35F2">
      <w:pPr>
        <w:jc w:val="both"/>
      </w:pPr>
      <w:r>
        <w:t>I</w:t>
      </w:r>
      <w:r>
        <w:t>n assessing control effectiveness, the firm has considered, among other factors:</w:t>
      </w:r>
    </w:p>
    <w:p w14:paraId="1AA3FB67" w14:textId="0D393BD4" w:rsidR="002C35F2" w:rsidRDefault="002C35F2" w:rsidP="002C35F2">
      <w:pPr>
        <w:pStyle w:val="ListParagraph"/>
        <w:numPr>
          <w:ilvl w:val="0"/>
          <w:numId w:val="21"/>
        </w:numPr>
        <w:jc w:val="both"/>
      </w:pPr>
      <w:r>
        <w:t xml:space="preserve">the design and implementation of AML/ATF policies, procedures, and internal </w:t>
      </w:r>
      <w:proofErr w:type="gramStart"/>
      <w:r>
        <w:t>controls;</w:t>
      </w:r>
      <w:proofErr w:type="gramEnd"/>
    </w:p>
    <w:p w14:paraId="6622DA94" w14:textId="4AA92AB3" w:rsidR="002C35F2" w:rsidRDefault="002C35F2" w:rsidP="002C35F2">
      <w:pPr>
        <w:pStyle w:val="ListParagraph"/>
        <w:numPr>
          <w:ilvl w:val="0"/>
          <w:numId w:val="21"/>
        </w:numPr>
        <w:jc w:val="both"/>
      </w:pPr>
      <w:r>
        <w:t xml:space="preserve">governance and oversight arrangements, including CAMLO accountability and </w:t>
      </w:r>
      <w:proofErr w:type="gramStart"/>
      <w:r>
        <w:t>reporting;</w:t>
      </w:r>
      <w:proofErr w:type="gramEnd"/>
    </w:p>
    <w:p w14:paraId="4069D09D" w14:textId="4738CB80" w:rsidR="002C35F2" w:rsidRDefault="002C35F2" w:rsidP="002C35F2">
      <w:pPr>
        <w:pStyle w:val="ListParagraph"/>
        <w:numPr>
          <w:ilvl w:val="0"/>
          <w:numId w:val="21"/>
        </w:numPr>
        <w:jc w:val="both"/>
      </w:pPr>
      <w:r>
        <w:t xml:space="preserve">the scope and quality of customer due diligence and enhanced due diligence </w:t>
      </w:r>
      <w:proofErr w:type="gramStart"/>
      <w:r>
        <w:t>measures;</w:t>
      </w:r>
      <w:proofErr w:type="gramEnd"/>
    </w:p>
    <w:p w14:paraId="3E359F76" w14:textId="313CA7C8" w:rsidR="002C35F2" w:rsidRDefault="002C35F2" w:rsidP="002C35F2">
      <w:pPr>
        <w:pStyle w:val="ListParagraph"/>
        <w:numPr>
          <w:ilvl w:val="0"/>
          <w:numId w:val="21"/>
        </w:numPr>
        <w:jc w:val="both"/>
      </w:pPr>
      <w:r>
        <w:t xml:space="preserve">transaction monitoring processes and escalation </w:t>
      </w:r>
      <w:proofErr w:type="gramStart"/>
      <w:r>
        <w:t>procedures;</w:t>
      </w:r>
      <w:proofErr w:type="gramEnd"/>
    </w:p>
    <w:p w14:paraId="0EA6DC83" w14:textId="7D589148" w:rsidR="002C35F2" w:rsidRDefault="002C35F2" w:rsidP="002C35F2">
      <w:pPr>
        <w:pStyle w:val="ListParagraph"/>
        <w:numPr>
          <w:ilvl w:val="0"/>
          <w:numId w:val="21"/>
        </w:numPr>
        <w:jc w:val="both"/>
      </w:pPr>
      <w:r>
        <w:t>record-keeping practices and documentation standards; and</w:t>
      </w:r>
    </w:p>
    <w:p w14:paraId="1A6A5D5D" w14:textId="2FB8E963" w:rsidR="002C35F2" w:rsidRDefault="002C35F2" w:rsidP="002C35F2">
      <w:pPr>
        <w:pStyle w:val="ListParagraph"/>
        <w:numPr>
          <w:ilvl w:val="0"/>
          <w:numId w:val="21"/>
        </w:numPr>
        <w:jc w:val="both"/>
      </w:pPr>
      <w:r>
        <w:t>the frequency and quality of compliance reviews and monitoring activities.</w:t>
      </w:r>
    </w:p>
    <w:p w14:paraId="1DC9F279" w14:textId="7D8C7F4A" w:rsidR="002C35F2" w:rsidRDefault="002C35F2" w:rsidP="002C35F2">
      <w:pPr>
        <w:jc w:val="both"/>
      </w:pPr>
      <w:r>
        <w:t xml:space="preserve">Based on this assessment, </w:t>
      </w:r>
      <w:proofErr w:type="spellStart"/>
      <w:r>
        <w:t>SnowCap</w:t>
      </w:r>
      <w:proofErr w:type="spellEnd"/>
      <w:r>
        <w:t xml:space="preserve"> Financial Limited has determined that its AML/ATF control framework is generally effective, reflecting a mature compliance structure supported by documented procedures, monitoring processes, and management oversight. For internal benchmarking purposes, the firm has assessed overall control effectiveness at approximately 75%, recognising that this assessment is qualitative in nature and does not eliminate the presence of residual ML/TF risk.</w:t>
      </w:r>
    </w:p>
    <w:p w14:paraId="12951216" w14:textId="77777777" w:rsidR="002C35F2" w:rsidRDefault="002C35F2" w:rsidP="0057177A">
      <w:pPr>
        <w:jc w:val="both"/>
      </w:pPr>
    </w:p>
    <w:p w14:paraId="2CE295C2" w14:textId="77777777" w:rsidR="002C35F2" w:rsidRDefault="002C35F2" w:rsidP="0057177A">
      <w:pPr>
        <w:jc w:val="both"/>
      </w:pPr>
    </w:p>
    <w:p w14:paraId="7018BAE4" w14:textId="78DAE0B9" w:rsidR="0057177A" w:rsidRDefault="0057177A" w:rsidP="002E1A27">
      <w:pPr>
        <w:pStyle w:val="Heading1"/>
        <w:spacing w:before="160" w:after="160" w:line="300" w:lineRule="auto"/>
      </w:pPr>
      <w:bookmarkStart w:id="16" w:name="_Toc217316206"/>
      <w:ins w:id="17" w:author="Melissa Cummings" w:date="2021-06-23T10:15:00Z">
        <w:r>
          <w:t>6</w:t>
        </w:r>
      </w:ins>
      <w:ins w:id="18" w:author="Melissa Cummings" w:date="2021-06-23T09:35:00Z">
        <w:r w:rsidRPr="003613F0">
          <w:t>.</w:t>
        </w:r>
      </w:ins>
      <w:r w:rsidR="00915FE9" w:rsidRPr="00915FE9">
        <w:t xml:space="preserve"> </w:t>
      </w:r>
      <w:r w:rsidR="00915FE9">
        <w:t>Residual Risk</w:t>
      </w:r>
      <w:bookmarkEnd w:id="16"/>
    </w:p>
    <w:p w14:paraId="2B6878EC" w14:textId="27047A34" w:rsidR="002E1A27" w:rsidRDefault="002E1A27" w:rsidP="002E1A27">
      <w:pPr>
        <w:jc w:val="both"/>
      </w:pPr>
      <w:proofErr w:type="spellStart"/>
      <w:r>
        <w:t>SnowCap</w:t>
      </w:r>
      <w:proofErr w:type="spellEnd"/>
      <w:r>
        <w:t xml:space="preserve"> Financial Limited has assessed its residual money laundering and terrorist financing risk by considering the interaction between its inherent risk profile and the effectiveness of its AML/ATF control framework.</w:t>
      </w:r>
    </w:p>
    <w:p w14:paraId="5E0DDE80" w14:textId="1113103E" w:rsidR="002E1A27" w:rsidRDefault="002E1A27" w:rsidP="002E1A27">
      <w:pPr>
        <w:jc w:val="both"/>
      </w:pPr>
      <w:r>
        <w:t xml:space="preserve">While the firm applies quantitative tools to support its internal assessment, </w:t>
      </w:r>
      <w:proofErr w:type="spellStart"/>
      <w:r>
        <w:t>SnowCap</w:t>
      </w:r>
      <w:proofErr w:type="spellEnd"/>
      <w:r>
        <w:t xml:space="preserve"> recognises that residual risk cannot be determined solely through mathematical calculation. In particular, the presence of high inherent risk activities—such as digital-asset trading and related services—remains determinative in assessing the firm’s overall risk exposure, regardless of the strength of mitigating controls.</w:t>
      </w:r>
    </w:p>
    <w:p w14:paraId="72C3C297" w14:textId="4176FE18" w:rsidR="002E1A27" w:rsidRDefault="002E1A27" w:rsidP="002E1A27">
      <w:pPr>
        <w:jc w:val="both"/>
      </w:pPr>
      <w:proofErr w:type="gramStart"/>
      <w:r>
        <w:t>Taking into account</w:t>
      </w:r>
      <w:proofErr w:type="gramEnd"/>
      <w:r>
        <w:t>:</w:t>
      </w:r>
    </w:p>
    <w:p w14:paraId="1C47B4A7" w14:textId="0558A0F9" w:rsidR="002E1A27" w:rsidRDefault="002E1A27" w:rsidP="002E1A27">
      <w:pPr>
        <w:pStyle w:val="ListParagraph"/>
        <w:numPr>
          <w:ilvl w:val="0"/>
          <w:numId w:val="22"/>
        </w:numPr>
        <w:jc w:val="both"/>
      </w:pPr>
      <w:r>
        <w:t>the firm’s assessed inherent risk profile,</w:t>
      </w:r>
    </w:p>
    <w:p w14:paraId="00C16C8F" w14:textId="78AEC7F3" w:rsidR="002E1A27" w:rsidRDefault="002E1A27" w:rsidP="002E1A27">
      <w:pPr>
        <w:pStyle w:val="ListParagraph"/>
        <w:numPr>
          <w:ilvl w:val="0"/>
          <w:numId w:val="22"/>
        </w:numPr>
        <w:jc w:val="both"/>
      </w:pPr>
      <w:r>
        <w:t>the effectiveness of its AML/ATF controls, and</w:t>
      </w:r>
    </w:p>
    <w:p w14:paraId="7F08DB85" w14:textId="4E99AB61" w:rsidR="002E1A27" w:rsidRDefault="002E1A27" w:rsidP="002E1A27">
      <w:pPr>
        <w:pStyle w:val="ListParagraph"/>
        <w:numPr>
          <w:ilvl w:val="0"/>
          <w:numId w:val="22"/>
        </w:numPr>
        <w:jc w:val="both"/>
      </w:pPr>
      <w:r>
        <w:t>the nature of its products, clients, delivery channels, and geographic exposure,</w:t>
      </w:r>
    </w:p>
    <w:p w14:paraId="03F33147" w14:textId="1E8A17DB" w:rsidR="002E1A27" w:rsidRDefault="002E1A27" w:rsidP="002E1A27">
      <w:pPr>
        <w:jc w:val="both"/>
      </w:pPr>
      <w:proofErr w:type="spellStart"/>
      <w:r>
        <w:t>SnowCap</w:t>
      </w:r>
      <w:proofErr w:type="spellEnd"/>
      <w:r>
        <w:t xml:space="preserve"> Financial Limited has determined that its residual risk of money laundering and terrorist financing remains high. This assessment reflects the ongoing exposure associated with digital-asset activities and cross-border transaction flows, notwithstanding the firm’s established control framework.</w:t>
      </w:r>
    </w:p>
    <w:p w14:paraId="6EB54A12" w14:textId="3F1949B0" w:rsidR="002E1A27" w:rsidRDefault="002E1A27" w:rsidP="0057177A">
      <w:pPr>
        <w:jc w:val="both"/>
      </w:pPr>
      <w:r>
        <w:t>The firm will continue to monitor its residual risk on an ongoing basis and will formally reassess its business-wide risk assessment at least biennially, or more frequently in response to material changes in its business model, products, client base, or regulatory environment.</w:t>
      </w:r>
    </w:p>
    <w:p w14:paraId="1214CFEB" w14:textId="77777777" w:rsidR="002E1A27" w:rsidRDefault="002E1A27" w:rsidP="0057177A">
      <w:pPr>
        <w:jc w:val="both"/>
      </w:pPr>
    </w:p>
    <w:p w14:paraId="755CA48F" w14:textId="1F96F57D" w:rsidR="00813C80" w:rsidRDefault="00915FE9" w:rsidP="00813C80">
      <w:pPr>
        <w:pStyle w:val="Heading1"/>
        <w:spacing w:before="160" w:after="160" w:line="300" w:lineRule="auto"/>
      </w:pPr>
      <w:bookmarkStart w:id="19" w:name="_Toc5276735"/>
      <w:bookmarkStart w:id="20" w:name="_Toc217316207"/>
      <w:r>
        <w:t>7</w:t>
      </w:r>
      <w:r w:rsidR="0057177A">
        <w:t>. AML</w:t>
      </w:r>
      <w:r w:rsidR="007C6E3F">
        <w:t xml:space="preserve"> </w:t>
      </w:r>
      <w:r w:rsidR="0057177A">
        <w:t>&amp;</w:t>
      </w:r>
      <w:r w:rsidR="007C6E3F">
        <w:t xml:space="preserve"> </w:t>
      </w:r>
      <w:r w:rsidR="000D6F9C">
        <w:t xml:space="preserve">ATF </w:t>
      </w:r>
      <w:r w:rsidR="0057177A">
        <w:t>Risk Appetite</w:t>
      </w:r>
      <w:bookmarkEnd w:id="19"/>
      <w:bookmarkEnd w:id="20"/>
    </w:p>
    <w:p w14:paraId="41E921E9" w14:textId="7AB4A4C2" w:rsidR="00813C80" w:rsidRDefault="00813C80" w:rsidP="00813C80">
      <w:proofErr w:type="spellStart"/>
      <w:r>
        <w:t>SnowCap</w:t>
      </w:r>
      <w:proofErr w:type="spellEnd"/>
      <w:r>
        <w:t xml:space="preserve"> Financial Limited maintains a zero-tolerance posture for the use of its products or services to facilitate money laundering, terrorist financing, or sanctions evasion. The firm does not accept any level of deliberate or knowing involvement in criminal activity and will not maintain business relationships that fall outside its defined risk appetite.</w:t>
      </w:r>
    </w:p>
    <w:p w14:paraId="108BF19E" w14:textId="26AD45C6" w:rsidR="00813C80" w:rsidRDefault="005A551D" w:rsidP="00813C80">
      <w:proofErr w:type="spellStart"/>
      <w:r w:rsidRPr="005A551D">
        <w:t>SnowCap</w:t>
      </w:r>
      <w:proofErr w:type="spellEnd"/>
      <w:r w:rsidRPr="005A551D">
        <w:t xml:space="preserve"> recognises that, given the nature of</w:t>
      </w:r>
      <w:r>
        <w:t xml:space="preserve"> </w:t>
      </w:r>
      <w:r w:rsidRPr="005A551D">
        <w:t xml:space="preserve">its digital-asset and NFT trading activities, the firm is exposed to elevated inherent and residual AML/ATF risk. The firm’s risk appetite therefore permits the acceptance of high inherent and residual risk where such risk is clearly identified, understood, and actively </w:t>
      </w:r>
      <w:r w:rsidRPr="005A551D">
        <w:lastRenderedPageBreak/>
        <w:t>managed, and where it is supported by appropriate controls, monitoring, and governance oversight, in accordance with the Proceeds of Crime (Money Laundering) and Terrorist Financing Act and applicable FINTRAC guidance.</w:t>
      </w:r>
    </w:p>
    <w:p w14:paraId="7B27BF68" w14:textId="6B175F4F" w:rsidR="00813C80" w:rsidRDefault="00813C80" w:rsidP="00813C80">
      <w:r>
        <w:t>Risk appetite is assessed qualitatively by comparing:</w:t>
      </w:r>
    </w:p>
    <w:p w14:paraId="3CA8BBC7" w14:textId="16F4453F" w:rsidR="00813C80" w:rsidRDefault="00813C80" w:rsidP="00813C80">
      <w:pPr>
        <w:pStyle w:val="ListParagraph"/>
        <w:numPr>
          <w:ilvl w:val="0"/>
          <w:numId w:val="23"/>
        </w:numPr>
      </w:pPr>
      <w:r>
        <w:t>the firm’s residual risk profile, and</w:t>
      </w:r>
    </w:p>
    <w:p w14:paraId="07CC4BB5" w14:textId="678FC3D2" w:rsidR="00813C80" w:rsidRDefault="00813C80" w:rsidP="00813C80">
      <w:pPr>
        <w:pStyle w:val="ListParagraph"/>
        <w:numPr>
          <w:ilvl w:val="0"/>
          <w:numId w:val="23"/>
        </w:numPr>
      </w:pPr>
      <w:r>
        <w:t>the effectiveness of its AML/ATF control framework and governance arrangements.</w:t>
      </w:r>
    </w:p>
    <w:p w14:paraId="49351826" w14:textId="2F14AA39" w:rsidR="00813C80" w:rsidRDefault="00813C80" w:rsidP="00813C80">
      <w:proofErr w:type="spellStart"/>
      <w:r>
        <w:t>SnowCap</w:t>
      </w:r>
      <w:proofErr w:type="spellEnd"/>
      <w:r>
        <w:t xml:space="preserve"> does not rely on mechanical thresholds or mathematical offsets to determine alignment with risk appetite. Instead, alignment is achieved where:</w:t>
      </w:r>
    </w:p>
    <w:p w14:paraId="47F176D8" w14:textId="6F41B324" w:rsidR="00813C80" w:rsidRPr="00813C80" w:rsidRDefault="00813C80" w:rsidP="00813C80">
      <w:pPr>
        <w:pStyle w:val="ListParagraph"/>
        <w:numPr>
          <w:ilvl w:val="0"/>
          <w:numId w:val="24"/>
        </w:numPr>
      </w:pPr>
      <w:r w:rsidRPr="00813C80">
        <w:t xml:space="preserve">residual risk is consistent with the firm’s business model and strategic </w:t>
      </w:r>
      <w:proofErr w:type="gramStart"/>
      <w:r w:rsidRPr="00813C80">
        <w:t>objectives;</w:t>
      </w:r>
      <w:proofErr w:type="gramEnd"/>
    </w:p>
    <w:p w14:paraId="7CC2F845" w14:textId="462FA753" w:rsidR="00813C80" w:rsidRPr="00813C80" w:rsidRDefault="00813C80" w:rsidP="00813C80">
      <w:pPr>
        <w:pStyle w:val="ListParagraph"/>
        <w:numPr>
          <w:ilvl w:val="0"/>
          <w:numId w:val="24"/>
        </w:numPr>
      </w:pPr>
      <w:r w:rsidRPr="00813C80">
        <w:t>high-risk activities are supported by enhanced due diligence, monitoring, and escalation measures; and</w:t>
      </w:r>
    </w:p>
    <w:p w14:paraId="59438965" w14:textId="682CF796" w:rsidR="00813C80" w:rsidRPr="00813C80" w:rsidRDefault="00813C80" w:rsidP="00813C80">
      <w:pPr>
        <w:pStyle w:val="ListParagraph"/>
        <w:numPr>
          <w:ilvl w:val="0"/>
          <w:numId w:val="24"/>
        </w:numPr>
      </w:pPr>
      <w:r w:rsidRPr="00813C80">
        <w:t>senior management and the board maintain visibility and oversight of material AML/ATF risks.</w:t>
      </w:r>
    </w:p>
    <w:p w14:paraId="7838353E" w14:textId="0EFAC129" w:rsidR="00813C80" w:rsidRPr="0057177A" w:rsidRDefault="00813C80" w:rsidP="00813C80">
      <w:r>
        <w:t xml:space="preserve">Based on this assessment, </w:t>
      </w:r>
      <w:proofErr w:type="spellStart"/>
      <w:r>
        <w:t>SnowCap</w:t>
      </w:r>
      <w:proofErr w:type="spellEnd"/>
      <w:r>
        <w:t xml:space="preserve"> Financial Limited has determined that its current residual ML/TF risk, while high, falls within the firm’s approved risk appetite, given the strength of its AML/ATF control framework and ongoing monitoring arrangements. The firm will continue to review its risk appetite and residual risk on an ongoing basis and will reassess alignment in response to material changes in business activities, products, client base, or regulatory expectations.</w:t>
      </w:r>
    </w:p>
    <w:sectPr w:rsidR="00813C80" w:rsidRPr="0057177A" w:rsidSect="008A3909">
      <w:headerReference w:type="default" r:id="rId16"/>
      <w:footerReference w:type="default" r:id="rId17"/>
      <w:pgSz w:w="16838" w:h="11906" w:orient="landscape"/>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Matthew Levine" w:date="2025-12-09T14:28:00Z" w:initials="ML">
    <w:p w14:paraId="735EDEF4" w14:textId="77777777" w:rsidR="00D77FFD" w:rsidRDefault="00D77FFD" w:rsidP="00D77FFD">
      <w:r>
        <w:rPr>
          <w:rStyle w:val="CommentReference"/>
        </w:rPr>
        <w:annotationRef/>
      </w:r>
      <w:r>
        <w:rPr>
          <w:sz w:val="20"/>
          <w:szCs w:val="20"/>
        </w:rPr>
        <w:t>narrative explanation for rating is expected by FINTRAC. Added below</w:t>
      </w:r>
    </w:p>
  </w:comment>
  <w:comment w:id="9" w:author="Guest User" w:date="2023-01-04T19:02:00Z" w:initials="GU">
    <w:p w14:paraId="34111BAA" w14:textId="03109DB4" w:rsidR="43209303" w:rsidRDefault="43209303">
      <w:pPr>
        <w:pStyle w:val="CommentText"/>
      </w:pPr>
      <w:r>
        <w:t>Is Pakistan on any restricted list?</w:t>
      </w:r>
      <w:r>
        <w:rPr>
          <w:rStyle w:val="CommentReference"/>
        </w:rPr>
        <w:annotationRef/>
      </w:r>
    </w:p>
  </w:comment>
  <w:comment w:id="10" w:author="Guest User" w:date="2023-01-04T19:03:00Z" w:initials="GU">
    <w:p w14:paraId="392D7D3F" w14:textId="6347A18D" w:rsidR="43209303" w:rsidRDefault="43209303">
      <w:pPr>
        <w:pStyle w:val="CommentText"/>
      </w:pPr>
      <w:r>
        <w:t>Is Nigeria FATFA ?</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5EDEF4" w15:done="0"/>
  <w15:commentEx w15:paraId="34111BAA" w15:done="0"/>
  <w15:commentEx w15:paraId="392D7D3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E62A570" w16cex:dateUtc="2025-12-09T19:28:00Z"/>
  <w16cex:commentExtensible w16cex:durableId="707367DB" w16cex:dateUtc="2023-01-04T19:02:00Z"/>
  <w16cex:commentExtensible w16cex:durableId="1CA63A38" w16cex:dateUtc="2023-01-04T19: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5EDEF4" w16cid:durableId="5E62A570"/>
  <w16cid:commentId w16cid:paraId="34111BAA" w16cid:durableId="707367DB"/>
  <w16cid:commentId w16cid:paraId="392D7D3F" w16cid:durableId="1CA63A3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150CD" w14:textId="77777777" w:rsidR="003B0994" w:rsidRDefault="003B0994" w:rsidP="00FA0DAD">
      <w:pPr>
        <w:spacing w:after="0" w:line="240" w:lineRule="auto"/>
      </w:pPr>
      <w:r>
        <w:separator/>
      </w:r>
    </w:p>
  </w:endnote>
  <w:endnote w:type="continuationSeparator" w:id="0">
    <w:p w14:paraId="5258F77A" w14:textId="77777777" w:rsidR="003B0994" w:rsidRDefault="003B0994" w:rsidP="00FA0D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24E46" w14:textId="5CFC370D" w:rsidR="008A3909" w:rsidRDefault="008A3909">
    <w:pPr>
      <w:pStyle w:val="Footer"/>
    </w:pPr>
    <w:r>
      <w:tab/>
    </w:r>
    <w:r>
      <w:tab/>
    </w:r>
    <w:r>
      <w:fldChar w:fldCharType="begin"/>
    </w:r>
    <w:r>
      <w:instrText xml:space="preserve"> PAGE  \* Arabic  \* MERGEFORMAT </w:instrText>
    </w:r>
    <w:r>
      <w:fldChar w:fldCharType="separate"/>
    </w:r>
    <w:r>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996BD" w14:textId="77777777" w:rsidR="003B0994" w:rsidRDefault="003B0994" w:rsidP="00FA0DAD">
      <w:pPr>
        <w:spacing w:after="0" w:line="240" w:lineRule="auto"/>
      </w:pPr>
      <w:r>
        <w:separator/>
      </w:r>
    </w:p>
  </w:footnote>
  <w:footnote w:type="continuationSeparator" w:id="0">
    <w:p w14:paraId="12BABEF5" w14:textId="77777777" w:rsidR="003B0994" w:rsidRDefault="003B0994" w:rsidP="00FA0D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63485" w14:textId="1BA97C90" w:rsidR="008A3909" w:rsidRDefault="008A3909" w:rsidP="00BC4111">
    <w:pPr>
      <w:pStyle w:val="Header"/>
      <w:jc w:val="right"/>
    </w:pPr>
    <w:r w:rsidRPr="000A2AFB">
      <w:rPr>
        <w:noProof/>
        <w:highlight w:val="yellow"/>
      </w:rPr>
      <w:t>[FIRM LOGO HERE]</w:t>
    </w:r>
    <w:r w:rsidR="00F40435">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A7CD0"/>
    <w:multiLevelType w:val="hybridMultilevel"/>
    <w:tmpl w:val="3C2CECEE"/>
    <w:lvl w:ilvl="0" w:tplc="448288F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581703"/>
    <w:multiLevelType w:val="hybridMultilevel"/>
    <w:tmpl w:val="0B0ACAE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4A7243"/>
    <w:multiLevelType w:val="hybridMultilevel"/>
    <w:tmpl w:val="AA1200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CEA73FF"/>
    <w:multiLevelType w:val="hybridMultilevel"/>
    <w:tmpl w:val="7D6E5B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124D81"/>
    <w:multiLevelType w:val="hybridMultilevel"/>
    <w:tmpl w:val="E91691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4F83E8E"/>
    <w:multiLevelType w:val="hybridMultilevel"/>
    <w:tmpl w:val="1ED0993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2912B2"/>
    <w:multiLevelType w:val="hybridMultilevel"/>
    <w:tmpl w:val="C2CEF3E8"/>
    <w:lvl w:ilvl="0" w:tplc="448288F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3268BE"/>
    <w:multiLevelType w:val="hybridMultilevel"/>
    <w:tmpl w:val="07B0252E"/>
    <w:lvl w:ilvl="0" w:tplc="08090001">
      <w:start w:val="1"/>
      <w:numFmt w:val="bullet"/>
      <w:lvlText w:val=""/>
      <w:lvlJc w:val="left"/>
      <w:pPr>
        <w:ind w:left="776" w:hanging="360"/>
      </w:pPr>
      <w:rPr>
        <w:rFonts w:ascii="Symbol" w:hAnsi="Symbol" w:hint="default"/>
      </w:rPr>
    </w:lvl>
    <w:lvl w:ilvl="1" w:tplc="08090003" w:tentative="1">
      <w:start w:val="1"/>
      <w:numFmt w:val="bullet"/>
      <w:lvlText w:val="o"/>
      <w:lvlJc w:val="left"/>
      <w:pPr>
        <w:ind w:left="1496" w:hanging="360"/>
      </w:pPr>
      <w:rPr>
        <w:rFonts w:ascii="Courier New" w:hAnsi="Courier New" w:cs="Courier New" w:hint="default"/>
      </w:rPr>
    </w:lvl>
    <w:lvl w:ilvl="2" w:tplc="08090005" w:tentative="1">
      <w:start w:val="1"/>
      <w:numFmt w:val="bullet"/>
      <w:lvlText w:val=""/>
      <w:lvlJc w:val="left"/>
      <w:pPr>
        <w:ind w:left="2216" w:hanging="360"/>
      </w:pPr>
      <w:rPr>
        <w:rFonts w:ascii="Wingdings" w:hAnsi="Wingdings" w:hint="default"/>
      </w:rPr>
    </w:lvl>
    <w:lvl w:ilvl="3" w:tplc="08090001" w:tentative="1">
      <w:start w:val="1"/>
      <w:numFmt w:val="bullet"/>
      <w:lvlText w:val=""/>
      <w:lvlJc w:val="left"/>
      <w:pPr>
        <w:ind w:left="2936" w:hanging="360"/>
      </w:pPr>
      <w:rPr>
        <w:rFonts w:ascii="Symbol" w:hAnsi="Symbol" w:hint="default"/>
      </w:rPr>
    </w:lvl>
    <w:lvl w:ilvl="4" w:tplc="08090003" w:tentative="1">
      <w:start w:val="1"/>
      <w:numFmt w:val="bullet"/>
      <w:lvlText w:val="o"/>
      <w:lvlJc w:val="left"/>
      <w:pPr>
        <w:ind w:left="3656" w:hanging="360"/>
      </w:pPr>
      <w:rPr>
        <w:rFonts w:ascii="Courier New" w:hAnsi="Courier New" w:cs="Courier New" w:hint="default"/>
      </w:rPr>
    </w:lvl>
    <w:lvl w:ilvl="5" w:tplc="08090005" w:tentative="1">
      <w:start w:val="1"/>
      <w:numFmt w:val="bullet"/>
      <w:lvlText w:val=""/>
      <w:lvlJc w:val="left"/>
      <w:pPr>
        <w:ind w:left="4376" w:hanging="360"/>
      </w:pPr>
      <w:rPr>
        <w:rFonts w:ascii="Wingdings" w:hAnsi="Wingdings" w:hint="default"/>
      </w:rPr>
    </w:lvl>
    <w:lvl w:ilvl="6" w:tplc="08090001" w:tentative="1">
      <w:start w:val="1"/>
      <w:numFmt w:val="bullet"/>
      <w:lvlText w:val=""/>
      <w:lvlJc w:val="left"/>
      <w:pPr>
        <w:ind w:left="5096" w:hanging="360"/>
      </w:pPr>
      <w:rPr>
        <w:rFonts w:ascii="Symbol" w:hAnsi="Symbol" w:hint="default"/>
      </w:rPr>
    </w:lvl>
    <w:lvl w:ilvl="7" w:tplc="08090003" w:tentative="1">
      <w:start w:val="1"/>
      <w:numFmt w:val="bullet"/>
      <w:lvlText w:val="o"/>
      <w:lvlJc w:val="left"/>
      <w:pPr>
        <w:ind w:left="5816" w:hanging="360"/>
      </w:pPr>
      <w:rPr>
        <w:rFonts w:ascii="Courier New" w:hAnsi="Courier New" w:cs="Courier New" w:hint="default"/>
      </w:rPr>
    </w:lvl>
    <w:lvl w:ilvl="8" w:tplc="08090005" w:tentative="1">
      <w:start w:val="1"/>
      <w:numFmt w:val="bullet"/>
      <w:lvlText w:val=""/>
      <w:lvlJc w:val="left"/>
      <w:pPr>
        <w:ind w:left="6536" w:hanging="360"/>
      </w:pPr>
      <w:rPr>
        <w:rFonts w:ascii="Wingdings" w:hAnsi="Wingdings" w:hint="default"/>
      </w:rPr>
    </w:lvl>
  </w:abstractNum>
  <w:abstractNum w:abstractNumId="8" w15:restartNumberingAfterBreak="0">
    <w:nsid w:val="46BB2F08"/>
    <w:multiLevelType w:val="hybridMultilevel"/>
    <w:tmpl w:val="E370FF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3D2426"/>
    <w:multiLevelType w:val="hybridMultilevel"/>
    <w:tmpl w:val="05B697F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640D06"/>
    <w:multiLevelType w:val="hybridMultilevel"/>
    <w:tmpl w:val="C54CA3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8EB1222"/>
    <w:multiLevelType w:val="hybridMultilevel"/>
    <w:tmpl w:val="FB2C655C"/>
    <w:lvl w:ilvl="0" w:tplc="448288F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31B7D32"/>
    <w:multiLevelType w:val="hybridMultilevel"/>
    <w:tmpl w:val="2C2628D2"/>
    <w:lvl w:ilvl="0" w:tplc="0BF63DA2">
      <w:start w:val="6"/>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558F170A"/>
    <w:multiLevelType w:val="hybridMultilevel"/>
    <w:tmpl w:val="290CFA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EBA4C6A"/>
    <w:multiLevelType w:val="hybridMultilevel"/>
    <w:tmpl w:val="7A82299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407642"/>
    <w:multiLevelType w:val="hybridMultilevel"/>
    <w:tmpl w:val="0BA070AE"/>
    <w:lvl w:ilvl="0" w:tplc="2C04F6B4">
      <w:numFmt w:val="bullet"/>
      <w:lvlText w:val="-"/>
      <w:lvlJc w:val="left"/>
      <w:pPr>
        <w:ind w:left="720" w:hanging="360"/>
      </w:pPr>
      <w:rPr>
        <w:rFonts w:ascii="Calibri" w:eastAsiaTheme="minorHAnsi" w:hAnsi="Calibri"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633B24C9"/>
    <w:multiLevelType w:val="hybridMultilevel"/>
    <w:tmpl w:val="D376E4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40974A7"/>
    <w:multiLevelType w:val="hybridMultilevel"/>
    <w:tmpl w:val="E3442F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7130C5F"/>
    <w:multiLevelType w:val="hybridMultilevel"/>
    <w:tmpl w:val="805E244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3612E70"/>
    <w:multiLevelType w:val="hybridMultilevel"/>
    <w:tmpl w:val="6950B1C0"/>
    <w:lvl w:ilvl="0" w:tplc="08090001">
      <w:start w:val="1"/>
      <w:numFmt w:val="bullet"/>
      <w:lvlText w:val=""/>
      <w:lvlJc w:val="left"/>
      <w:pPr>
        <w:ind w:left="776" w:hanging="360"/>
      </w:pPr>
      <w:rPr>
        <w:rFonts w:ascii="Symbol" w:hAnsi="Symbol" w:hint="default"/>
      </w:rPr>
    </w:lvl>
    <w:lvl w:ilvl="1" w:tplc="08090003" w:tentative="1">
      <w:start w:val="1"/>
      <w:numFmt w:val="bullet"/>
      <w:lvlText w:val="o"/>
      <w:lvlJc w:val="left"/>
      <w:pPr>
        <w:ind w:left="1496" w:hanging="360"/>
      </w:pPr>
      <w:rPr>
        <w:rFonts w:ascii="Courier New" w:hAnsi="Courier New" w:cs="Courier New" w:hint="default"/>
      </w:rPr>
    </w:lvl>
    <w:lvl w:ilvl="2" w:tplc="08090005" w:tentative="1">
      <w:start w:val="1"/>
      <w:numFmt w:val="bullet"/>
      <w:lvlText w:val=""/>
      <w:lvlJc w:val="left"/>
      <w:pPr>
        <w:ind w:left="2216" w:hanging="360"/>
      </w:pPr>
      <w:rPr>
        <w:rFonts w:ascii="Wingdings" w:hAnsi="Wingdings" w:hint="default"/>
      </w:rPr>
    </w:lvl>
    <w:lvl w:ilvl="3" w:tplc="08090001" w:tentative="1">
      <w:start w:val="1"/>
      <w:numFmt w:val="bullet"/>
      <w:lvlText w:val=""/>
      <w:lvlJc w:val="left"/>
      <w:pPr>
        <w:ind w:left="2936" w:hanging="360"/>
      </w:pPr>
      <w:rPr>
        <w:rFonts w:ascii="Symbol" w:hAnsi="Symbol" w:hint="default"/>
      </w:rPr>
    </w:lvl>
    <w:lvl w:ilvl="4" w:tplc="08090003" w:tentative="1">
      <w:start w:val="1"/>
      <w:numFmt w:val="bullet"/>
      <w:lvlText w:val="o"/>
      <w:lvlJc w:val="left"/>
      <w:pPr>
        <w:ind w:left="3656" w:hanging="360"/>
      </w:pPr>
      <w:rPr>
        <w:rFonts w:ascii="Courier New" w:hAnsi="Courier New" w:cs="Courier New" w:hint="default"/>
      </w:rPr>
    </w:lvl>
    <w:lvl w:ilvl="5" w:tplc="08090005" w:tentative="1">
      <w:start w:val="1"/>
      <w:numFmt w:val="bullet"/>
      <w:lvlText w:val=""/>
      <w:lvlJc w:val="left"/>
      <w:pPr>
        <w:ind w:left="4376" w:hanging="360"/>
      </w:pPr>
      <w:rPr>
        <w:rFonts w:ascii="Wingdings" w:hAnsi="Wingdings" w:hint="default"/>
      </w:rPr>
    </w:lvl>
    <w:lvl w:ilvl="6" w:tplc="08090001" w:tentative="1">
      <w:start w:val="1"/>
      <w:numFmt w:val="bullet"/>
      <w:lvlText w:val=""/>
      <w:lvlJc w:val="left"/>
      <w:pPr>
        <w:ind w:left="5096" w:hanging="360"/>
      </w:pPr>
      <w:rPr>
        <w:rFonts w:ascii="Symbol" w:hAnsi="Symbol" w:hint="default"/>
      </w:rPr>
    </w:lvl>
    <w:lvl w:ilvl="7" w:tplc="08090003" w:tentative="1">
      <w:start w:val="1"/>
      <w:numFmt w:val="bullet"/>
      <w:lvlText w:val="o"/>
      <w:lvlJc w:val="left"/>
      <w:pPr>
        <w:ind w:left="5816" w:hanging="360"/>
      </w:pPr>
      <w:rPr>
        <w:rFonts w:ascii="Courier New" w:hAnsi="Courier New" w:cs="Courier New" w:hint="default"/>
      </w:rPr>
    </w:lvl>
    <w:lvl w:ilvl="8" w:tplc="08090005" w:tentative="1">
      <w:start w:val="1"/>
      <w:numFmt w:val="bullet"/>
      <w:lvlText w:val=""/>
      <w:lvlJc w:val="left"/>
      <w:pPr>
        <w:ind w:left="6536" w:hanging="360"/>
      </w:pPr>
      <w:rPr>
        <w:rFonts w:ascii="Wingdings" w:hAnsi="Wingdings" w:hint="default"/>
      </w:rPr>
    </w:lvl>
  </w:abstractNum>
  <w:abstractNum w:abstractNumId="20" w15:restartNumberingAfterBreak="0">
    <w:nsid w:val="769D2447"/>
    <w:multiLevelType w:val="hybridMultilevel"/>
    <w:tmpl w:val="C2E8BFD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840733E"/>
    <w:multiLevelType w:val="hybridMultilevel"/>
    <w:tmpl w:val="CD62D8C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9981F26"/>
    <w:multiLevelType w:val="hybridMultilevel"/>
    <w:tmpl w:val="7012DCFA"/>
    <w:lvl w:ilvl="0" w:tplc="E1BA4E3E">
      <w:start w:val="2"/>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7F110989"/>
    <w:multiLevelType w:val="hybridMultilevel"/>
    <w:tmpl w:val="1FEACB6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0568152">
    <w:abstractNumId w:val="7"/>
  </w:num>
  <w:num w:numId="2" w16cid:durableId="753086449">
    <w:abstractNumId w:val="15"/>
  </w:num>
  <w:num w:numId="3" w16cid:durableId="1249656129">
    <w:abstractNumId w:val="12"/>
  </w:num>
  <w:num w:numId="4" w16cid:durableId="1658874530">
    <w:abstractNumId w:val="17"/>
  </w:num>
  <w:num w:numId="5" w16cid:durableId="1865291960">
    <w:abstractNumId w:val="10"/>
  </w:num>
  <w:num w:numId="6" w16cid:durableId="141775463">
    <w:abstractNumId w:val="4"/>
  </w:num>
  <w:num w:numId="7" w16cid:durableId="2021272656">
    <w:abstractNumId w:val="19"/>
  </w:num>
  <w:num w:numId="8" w16cid:durableId="1503661379">
    <w:abstractNumId w:val="22"/>
  </w:num>
  <w:num w:numId="9" w16cid:durableId="1628390458">
    <w:abstractNumId w:val="2"/>
  </w:num>
  <w:num w:numId="10" w16cid:durableId="2019042933">
    <w:abstractNumId w:val="11"/>
  </w:num>
  <w:num w:numId="11" w16cid:durableId="1801723225">
    <w:abstractNumId w:val="0"/>
  </w:num>
  <w:num w:numId="12" w16cid:durableId="408696409">
    <w:abstractNumId w:val="6"/>
  </w:num>
  <w:num w:numId="13" w16cid:durableId="1240749765">
    <w:abstractNumId w:val="23"/>
  </w:num>
  <w:num w:numId="14" w16cid:durableId="539705374">
    <w:abstractNumId w:val="20"/>
  </w:num>
  <w:num w:numId="15" w16cid:durableId="1480537713">
    <w:abstractNumId w:val="13"/>
  </w:num>
  <w:num w:numId="16" w16cid:durableId="132259846">
    <w:abstractNumId w:val="9"/>
  </w:num>
  <w:num w:numId="17" w16cid:durableId="1674185719">
    <w:abstractNumId w:val="8"/>
  </w:num>
  <w:num w:numId="18" w16cid:durableId="1723019212">
    <w:abstractNumId w:val="18"/>
  </w:num>
  <w:num w:numId="19" w16cid:durableId="1390424549">
    <w:abstractNumId w:val="16"/>
  </w:num>
  <w:num w:numId="20" w16cid:durableId="313877688">
    <w:abstractNumId w:val="5"/>
  </w:num>
  <w:num w:numId="21" w16cid:durableId="908614921">
    <w:abstractNumId w:val="14"/>
  </w:num>
  <w:num w:numId="22" w16cid:durableId="1295870619">
    <w:abstractNumId w:val="21"/>
  </w:num>
  <w:num w:numId="23" w16cid:durableId="10647096">
    <w:abstractNumId w:val="3"/>
  </w:num>
  <w:num w:numId="24" w16cid:durableId="1774981631">
    <w:abstractNumId w:val="1"/>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thew Levine">
    <w15:presenceInfo w15:providerId="AD" w15:userId="S::Matthew@levinelegalservices.com::c7f37529-e089-4b7b-a230-890249a8d69b"/>
  </w15:person>
  <w15:person w15:author="Guest User">
    <w15:presenceInfo w15:providerId="AD" w15:userId="S::urn:spo:anon#e9621c531a09ccf5825082ba1ca69aa0e70d8f867bb3a655fb083ee14bdd09d8::"/>
  </w15:person>
  <w15:person w15:author="Melissa Cummings">
    <w15:presenceInfo w15:providerId="AD" w15:userId="S::Melissa.Cummings@thistleinitiatives.co.uk::d21e872e-7e41-49b8-94f0-47be0b1f49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za1NDQ1MrI0NjAwN7FU0lEKTi0uzszPAykwrgUAxbciAiwAAAA="/>
  </w:docVars>
  <w:rsids>
    <w:rsidRoot w:val="007640AD"/>
    <w:rsid w:val="000019B9"/>
    <w:rsid w:val="000210A9"/>
    <w:rsid w:val="00022101"/>
    <w:rsid w:val="00022358"/>
    <w:rsid w:val="00031A63"/>
    <w:rsid w:val="00033FE4"/>
    <w:rsid w:val="00035EC5"/>
    <w:rsid w:val="0004516D"/>
    <w:rsid w:val="00052911"/>
    <w:rsid w:val="00052E88"/>
    <w:rsid w:val="000537D2"/>
    <w:rsid w:val="00053857"/>
    <w:rsid w:val="00054CCA"/>
    <w:rsid w:val="00063539"/>
    <w:rsid w:val="00063DDB"/>
    <w:rsid w:val="00065AE0"/>
    <w:rsid w:val="00072C72"/>
    <w:rsid w:val="00076441"/>
    <w:rsid w:val="0008531E"/>
    <w:rsid w:val="0009579B"/>
    <w:rsid w:val="000A065C"/>
    <w:rsid w:val="000A2AFB"/>
    <w:rsid w:val="000A2F1A"/>
    <w:rsid w:val="000A3CF2"/>
    <w:rsid w:val="000A6747"/>
    <w:rsid w:val="000A7DF7"/>
    <w:rsid w:val="000B2233"/>
    <w:rsid w:val="000B444F"/>
    <w:rsid w:val="000B7441"/>
    <w:rsid w:val="000C2F61"/>
    <w:rsid w:val="000D2DEE"/>
    <w:rsid w:val="000D400D"/>
    <w:rsid w:val="000D5391"/>
    <w:rsid w:val="000D6F9C"/>
    <w:rsid w:val="000E320E"/>
    <w:rsid w:val="000E3DE2"/>
    <w:rsid w:val="000F21F6"/>
    <w:rsid w:val="000F6E13"/>
    <w:rsid w:val="000F7154"/>
    <w:rsid w:val="0010296C"/>
    <w:rsid w:val="0010389B"/>
    <w:rsid w:val="001065D7"/>
    <w:rsid w:val="00106976"/>
    <w:rsid w:val="00113D79"/>
    <w:rsid w:val="00122E16"/>
    <w:rsid w:val="001266B2"/>
    <w:rsid w:val="001332B3"/>
    <w:rsid w:val="00134846"/>
    <w:rsid w:val="00136633"/>
    <w:rsid w:val="00137D8F"/>
    <w:rsid w:val="001401E4"/>
    <w:rsid w:val="001405F4"/>
    <w:rsid w:val="00145931"/>
    <w:rsid w:val="00146557"/>
    <w:rsid w:val="00164B78"/>
    <w:rsid w:val="001650F3"/>
    <w:rsid w:val="001651DB"/>
    <w:rsid w:val="00167521"/>
    <w:rsid w:val="0017339B"/>
    <w:rsid w:val="00181697"/>
    <w:rsid w:val="00187C8F"/>
    <w:rsid w:val="00190D46"/>
    <w:rsid w:val="001A6956"/>
    <w:rsid w:val="001B2EE4"/>
    <w:rsid w:val="001C531D"/>
    <w:rsid w:val="001D2E39"/>
    <w:rsid w:val="001D65CC"/>
    <w:rsid w:val="001E1816"/>
    <w:rsid w:val="001E50F2"/>
    <w:rsid w:val="001E693B"/>
    <w:rsid w:val="001E7853"/>
    <w:rsid w:val="001F0B33"/>
    <w:rsid w:val="001F33BB"/>
    <w:rsid w:val="00207A36"/>
    <w:rsid w:val="00212C87"/>
    <w:rsid w:val="0022610C"/>
    <w:rsid w:val="00226845"/>
    <w:rsid w:val="00227A27"/>
    <w:rsid w:val="002318D7"/>
    <w:rsid w:val="00233509"/>
    <w:rsid w:val="00234AC5"/>
    <w:rsid w:val="002403CC"/>
    <w:rsid w:val="002420A2"/>
    <w:rsid w:val="00243E45"/>
    <w:rsid w:val="00247F4B"/>
    <w:rsid w:val="002548E2"/>
    <w:rsid w:val="002559E8"/>
    <w:rsid w:val="0026052A"/>
    <w:rsid w:val="00261528"/>
    <w:rsid w:val="00264646"/>
    <w:rsid w:val="00264C63"/>
    <w:rsid w:val="00272656"/>
    <w:rsid w:val="00281F17"/>
    <w:rsid w:val="00284CF3"/>
    <w:rsid w:val="00286883"/>
    <w:rsid w:val="00292CF7"/>
    <w:rsid w:val="002945A8"/>
    <w:rsid w:val="002958B9"/>
    <w:rsid w:val="002A12BF"/>
    <w:rsid w:val="002A6D57"/>
    <w:rsid w:val="002B0F76"/>
    <w:rsid w:val="002B5B04"/>
    <w:rsid w:val="002B5C6A"/>
    <w:rsid w:val="002C35F2"/>
    <w:rsid w:val="002C383E"/>
    <w:rsid w:val="002C7E1D"/>
    <w:rsid w:val="002D0331"/>
    <w:rsid w:val="002D1317"/>
    <w:rsid w:val="002D3920"/>
    <w:rsid w:val="002D5546"/>
    <w:rsid w:val="002E1A27"/>
    <w:rsid w:val="002E5FDC"/>
    <w:rsid w:val="002E68E2"/>
    <w:rsid w:val="002F3A47"/>
    <w:rsid w:val="003032D1"/>
    <w:rsid w:val="0031098D"/>
    <w:rsid w:val="0031226D"/>
    <w:rsid w:val="00321B0C"/>
    <w:rsid w:val="00334144"/>
    <w:rsid w:val="003355BB"/>
    <w:rsid w:val="0033599B"/>
    <w:rsid w:val="00342D44"/>
    <w:rsid w:val="00342E6E"/>
    <w:rsid w:val="00343303"/>
    <w:rsid w:val="003512F4"/>
    <w:rsid w:val="003613F0"/>
    <w:rsid w:val="00363808"/>
    <w:rsid w:val="00363A5D"/>
    <w:rsid w:val="003738B5"/>
    <w:rsid w:val="00380FA7"/>
    <w:rsid w:val="00381EFC"/>
    <w:rsid w:val="003833E4"/>
    <w:rsid w:val="0038678A"/>
    <w:rsid w:val="00397440"/>
    <w:rsid w:val="003A5C44"/>
    <w:rsid w:val="003A6097"/>
    <w:rsid w:val="003B0994"/>
    <w:rsid w:val="003B2D99"/>
    <w:rsid w:val="003D1EE1"/>
    <w:rsid w:val="003D546E"/>
    <w:rsid w:val="003E59FE"/>
    <w:rsid w:val="003F0F21"/>
    <w:rsid w:val="003F2E8F"/>
    <w:rsid w:val="00403F88"/>
    <w:rsid w:val="00413C21"/>
    <w:rsid w:val="0041409C"/>
    <w:rsid w:val="00414E04"/>
    <w:rsid w:val="0041577D"/>
    <w:rsid w:val="00416C89"/>
    <w:rsid w:val="00420E67"/>
    <w:rsid w:val="00427714"/>
    <w:rsid w:val="004417CE"/>
    <w:rsid w:val="0044348B"/>
    <w:rsid w:val="004447AC"/>
    <w:rsid w:val="00445545"/>
    <w:rsid w:val="004562DB"/>
    <w:rsid w:val="0046174D"/>
    <w:rsid w:val="004651CD"/>
    <w:rsid w:val="00465FB4"/>
    <w:rsid w:val="00471B72"/>
    <w:rsid w:val="004742B3"/>
    <w:rsid w:val="00486057"/>
    <w:rsid w:val="004942CF"/>
    <w:rsid w:val="00495BB2"/>
    <w:rsid w:val="00497716"/>
    <w:rsid w:val="004A2798"/>
    <w:rsid w:val="004B22C7"/>
    <w:rsid w:val="004C3C33"/>
    <w:rsid w:val="004D4C9B"/>
    <w:rsid w:val="004D4E8F"/>
    <w:rsid w:val="004E14A1"/>
    <w:rsid w:val="004E1A3C"/>
    <w:rsid w:val="004F18E5"/>
    <w:rsid w:val="004F1A15"/>
    <w:rsid w:val="004F4180"/>
    <w:rsid w:val="004F5054"/>
    <w:rsid w:val="004F7D9D"/>
    <w:rsid w:val="00506406"/>
    <w:rsid w:val="00511FC2"/>
    <w:rsid w:val="00512A9E"/>
    <w:rsid w:val="0051412D"/>
    <w:rsid w:val="0051717E"/>
    <w:rsid w:val="00521DF2"/>
    <w:rsid w:val="0052493A"/>
    <w:rsid w:val="00531DCB"/>
    <w:rsid w:val="00534838"/>
    <w:rsid w:val="0053606F"/>
    <w:rsid w:val="00546BEC"/>
    <w:rsid w:val="00555E76"/>
    <w:rsid w:val="005565D8"/>
    <w:rsid w:val="00556E9B"/>
    <w:rsid w:val="005625D6"/>
    <w:rsid w:val="0056535C"/>
    <w:rsid w:val="0057177A"/>
    <w:rsid w:val="00572ECE"/>
    <w:rsid w:val="00586B02"/>
    <w:rsid w:val="00587220"/>
    <w:rsid w:val="00594B1A"/>
    <w:rsid w:val="00594C8E"/>
    <w:rsid w:val="005A0E08"/>
    <w:rsid w:val="005A551D"/>
    <w:rsid w:val="005A7BB6"/>
    <w:rsid w:val="005B069E"/>
    <w:rsid w:val="005B2DE4"/>
    <w:rsid w:val="005B3790"/>
    <w:rsid w:val="005B4C99"/>
    <w:rsid w:val="005B5A04"/>
    <w:rsid w:val="005C236A"/>
    <w:rsid w:val="005C430B"/>
    <w:rsid w:val="005C4599"/>
    <w:rsid w:val="005C6B9A"/>
    <w:rsid w:val="005C6FD9"/>
    <w:rsid w:val="005D37D6"/>
    <w:rsid w:val="005E5861"/>
    <w:rsid w:val="005E6C12"/>
    <w:rsid w:val="005F1E61"/>
    <w:rsid w:val="005F3A0D"/>
    <w:rsid w:val="005F580C"/>
    <w:rsid w:val="005F72C5"/>
    <w:rsid w:val="00600630"/>
    <w:rsid w:val="0060646F"/>
    <w:rsid w:val="006102B0"/>
    <w:rsid w:val="00611C91"/>
    <w:rsid w:val="00621389"/>
    <w:rsid w:val="0062330C"/>
    <w:rsid w:val="00623BF9"/>
    <w:rsid w:val="00630C1C"/>
    <w:rsid w:val="00636970"/>
    <w:rsid w:val="00652519"/>
    <w:rsid w:val="006528BE"/>
    <w:rsid w:val="00661451"/>
    <w:rsid w:val="0066481C"/>
    <w:rsid w:val="006651C6"/>
    <w:rsid w:val="00667FBF"/>
    <w:rsid w:val="00670A2C"/>
    <w:rsid w:val="00671028"/>
    <w:rsid w:val="006817D5"/>
    <w:rsid w:val="00687501"/>
    <w:rsid w:val="00693672"/>
    <w:rsid w:val="006A458E"/>
    <w:rsid w:val="006A4AC3"/>
    <w:rsid w:val="006A6FB3"/>
    <w:rsid w:val="006B7D52"/>
    <w:rsid w:val="006C1A44"/>
    <w:rsid w:val="006C3AD9"/>
    <w:rsid w:val="006C4E80"/>
    <w:rsid w:val="006C6B06"/>
    <w:rsid w:val="006C6E51"/>
    <w:rsid w:val="006D055C"/>
    <w:rsid w:val="006D13AB"/>
    <w:rsid w:val="006D472D"/>
    <w:rsid w:val="006D5DB2"/>
    <w:rsid w:val="006D718E"/>
    <w:rsid w:val="006E5447"/>
    <w:rsid w:val="006F73CF"/>
    <w:rsid w:val="00705EC3"/>
    <w:rsid w:val="0071090C"/>
    <w:rsid w:val="00711D95"/>
    <w:rsid w:val="007147B5"/>
    <w:rsid w:val="00715A8A"/>
    <w:rsid w:val="007171C8"/>
    <w:rsid w:val="007216AB"/>
    <w:rsid w:val="0072678B"/>
    <w:rsid w:val="00726F48"/>
    <w:rsid w:val="007273DD"/>
    <w:rsid w:val="007327D2"/>
    <w:rsid w:val="007354DD"/>
    <w:rsid w:val="007426C7"/>
    <w:rsid w:val="007521CB"/>
    <w:rsid w:val="0075723E"/>
    <w:rsid w:val="007573C3"/>
    <w:rsid w:val="007618CA"/>
    <w:rsid w:val="007640AD"/>
    <w:rsid w:val="007676F2"/>
    <w:rsid w:val="00771F2C"/>
    <w:rsid w:val="00772F3A"/>
    <w:rsid w:val="00784670"/>
    <w:rsid w:val="007872CB"/>
    <w:rsid w:val="007A73EB"/>
    <w:rsid w:val="007B297E"/>
    <w:rsid w:val="007C6E3F"/>
    <w:rsid w:val="007D2503"/>
    <w:rsid w:val="007D2CCE"/>
    <w:rsid w:val="007E37F8"/>
    <w:rsid w:val="007E496D"/>
    <w:rsid w:val="007E7A6F"/>
    <w:rsid w:val="007F4F83"/>
    <w:rsid w:val="00810DE2"/>
    <w:rsid w:val="00811832"/>
    <w:rsid w:val="00811E15"/>
    <w:rsid w:val="00813C80"/>
    <w:rsid w:val="0082025A"/>
    <w:rsid w:val="008207A7"/>
    <w:rsid w:val="008253F6"/>
    <w:rsid w:val="008271E8"/>
    <w:rsid w:val="00831021"/>
    <w:rsid w:val="00841892"/>
    <w:rsid w:val="00852991"/>
    <w:rsid w:val="00861F34"/>
    <w:rsid w:val="00863F07"/>
    <w:rsid w:val="00867934"/>
    <w:rsid w:val="00870725"/>
    <w:rsid w:val="00871423"/>
    <w:rsid w:val="00871596"/>
    <w:rsid w:val="00871B72"/>
    <w:rsid w:val="00874472"/>
    <w:rsid w:val="00874CF3"/>
    <w:rsid w:val="008757F3"/>
    <w:rsid w:val="00876134"/>
    <w:rsid w:val="00877C43"/>
    <w:rsid w:val="008876D2"/>
    <w:rsid w:val="00892C6F"/>
    <w:rsid w:val="00894961"/>
    <w:rsid w:val="008A3909"/>
    <w:rsid w:val="008C0A3B"/>
    <w:rsid w:val="008D4F07"/>
    <w:rsid w:val="008D61C3"/>
    <w:rsid w:val="008E3C6E"/>
    <w:rsid w:val="008E5A34"/>
    <w:rsid w:val="008E5A52"/>
    <w:rsid w:val="008E76C6"/>
    <w:rsid w:val="008F1AE1"/>
    <w:rsid w:val="00901A9C"/>
    <w:rsid w:val="00915FE9"/>
    <w:rsid w:val="00925A88"/>
    <w:rsid w:val="0092748C"/>
    <w:rsid w:val="009452F4"/>
    <w:rsid w:val="00946266"/>
    <w:rsid w:val="0094726C"/>
    <w:rsid w:val="0095344B"/>
    <w:rsid w:val="00954F2C"/>
    <w:rsid w:val="00961E0E"/>
    <w:rsid w:val="00965AA5"/>
    <w:rsid w:val="009663F4"/>
    <w:rsid w:val="00967DDC"/>
    <w:rsid w:val="009864CB"/>
    <w:rsid w:val="00986FA2"/>
    <w:rsid w:val="00987407"/>
    <w:rsid w:val="00990FE2"/>
    <w:rsid w:val="00991E6C"/>
    <w:rsid w:val="00993523"/>
    <w:rsid w:val="0099707B"/>
    <w:rsid w:val="009A30E2"/>
    <w:rsid w:val="009A4CC3"/>
    <w:rsid w:val="009B0D26"/>
    <w:rsid w:val="009B1104"/>
    <w:rsid w:val="009C2174"/>
    <w:rsid w:val="009C6DF7"/>
    <w:rsid w:val="009D42DA"/>
    <w:rsid w:val="009D5592"/>
    <w:rsid w:val="009D5D30"/>
    <w:rsid w:val="009E67AF"/>
    <w:rsid w:val="00A04846"/>
    <w:rsid w:val="00A05F27"/>
    <w:rsid w:val="00A06189"/>
    <w:rsid w:val="00A10CA8"/>
    <w:rsid w:val="00A10DDC"/>
    <w:rsid w:val="00A1324F"/>
    <w:rsid w:val="00A20AA3"/>
    <w:rsid w:val="00A24EE5"/>
    <w:rsid w:val="00A26814"/>
    <w:rsid w:val="00A30E7D"/>
    <w:rsid w:val="00A33CC1"/>
    <w:rsid w:val="00A57EA7"/>
    <w:rsid w:val="00A6118D"/>
    <w:rsid w:val="00A663BA"/>
    <w:rsid w:val="00A71CC4"/>
    <w:rsid w:val="00A82120"/>
    <w:rsid w:val="00A83040"/>
    <w:rsid w:val="00A93B35"/>
    <w:rsid w:val="00A97E73"/>
    <w:rsid w:val="00AA14A7"/>
    <w:rsid w:val="00AA15B3"/>
    <w:rsid w:val="00AA1A7E"/>
    <w:rsid w:val="00AA4897"/>
    <w:rsid w:val="00AB5A48"/>
    <w:rsid w:val="00AB7877"/>
    <w:rsid w:val="00AC3707"/>
    <w:rsid w:val="00AC744C"/>
    <w:rsid w:val="00AD0B7D"/>
    <w:rsid w:val="00AD21BD"/>
    <w:rsid w:val="00AD7991"/>
    <w:rsid w:val="00AE0AEC"/>
    <w:rsid w:val="00AE3351"/>
    <w:rsid w:val="00AF7F57"/>
    <w:rsid w:val="00B041FE"/>
    <w:rsid w:val="00B06948"/>
    <w:rsid w:val="00B122AA"/>
    <w:rsid w:val="00B24B88"/>
    <w:rsid w:val="00B26928"/>
    <w:rsid w:val="00B27FE4"/>
    <w:rsid w:val="00B30065"/>
    <w:rsid w:val="00B30C2C"/>
    <w:rsid w:val="00B3289D"/>
    <w:rsid w:val="00B4091C"/>
    <w:rsid w:val="00B42707"/>
    <w:rsid w:val="00B569FF"/>
    <w:rsid w:val="00B714AF"/>
    <w:rsid w:val="00B73551"/>
    <w:rsid w:val="00B74A05"/>
    <w:rsid w:val="00B86BE6"/>
    <w:rsid w:val="00B9035F"/>
    <w:rsid w:val="00B94C0B"/>
    <w:rsid w:val="00B951F3"/>
    <w:rsid w:val="00BA2FDB"/>
    <w:rsid w:val="00BB0BAA"/>
    <w:rsid w:val="00BB17C8"/>
    <w:rsid w:val="00BB4CE1"/>
    <w:rsid w:val="00BB5F77"/>
    <w:rsid w:val="00BC1148"/>
    <w:rsid w:val="00BC1712"/>
    <w:rsid w:val="00BC1ABA"/>
    <w:rsid w:val="00BC29FD"/>
    <w:rsid w:val="00BC31F7"/>
    <w:rsid w:val="00BC4111"/>
    <w:rsid w:val="00BD290E"/>
    <w:rsid w:val="00BD4557"/>
    <w:rsid w:val="00BD68B3"/>
    <w:rsid w:val="00BE2CAC"/>
    <w:rsid w:val="00BF309F"/>
    <w:rsid w:val="00BF6390"/>
    <w:rsid w:val="00C06100"/>
    <w:rsid w:val="00C108C8"/>
    <w:rsid w:val="00C1287A"/>
    <w:rsid w:val="00C12CAF"/>
    <w:rsid w:val="00C17EBF"/>
    <w:rsid w:val="00C17F4F"/>
    <w:rsid w:val="00C337B5"/>
    <w:rsid w:val="00C35B4B"/>
    <w:rsid w:val="00C405FC"/>
    <w:rsid w:val="00C5009B"/>
    <w:rsid w:val="00C73E11"/>
    <w:rsid w:val="00C84D85"/>
    <w:rsid w:val="00C8639C"/>
    <w:rsid w:val="00C939CA"/>
    <w:rsid w:val="00C96D7E"/>
    <w:rsid w:val="00CA7ED4"/>
    <w:rsid w:val="00CB03F1"/>
    <w:rsid w:val="00CB6325"/>
    <w:rsid w:val="00CC21B9"/>
    <w:rsid w:val="00CC34F6"/>
    <w:rsid w:val="00CC41BA"/>
    <w:rsid w:val="00CC653C"/>
    <w:rsid w:val="00CC6B90"/>
    <w:rsid w:val="00CC6F43"/>
    <w:rsid w:val="00CE14FA"/>
    <w:rsid w:val="00CE2F8B"/>
    <w:rsid w:val="00CF0AF3"/>
    <w:rsid w:val="00D00D80"/>
    <w:rsid w:val="00D064E9"/>
    <w:rsid w:val="00D17C15"/>
    <w:rsid w:val="00D31548"/>
    <w:rsid w:val="00D36A8E"/>
    <w:rsid w:val="00D41A6B"/>
    <w:rsid w:val="00D43120"/>
    <w:rsid w:val="00D44136"/>
    <w:rsid w:val="00D5230C"/>
    <w:rsid w:val="00D5322C"/>
    <w:rsid w:val="00D610B7"/>
    <w:rsid w:val="00D61ED5"/>
    <w:rsid w:val="00D757C9"/>
    <w:rsid w:val="00D77F0F"/>
    <w:rsid w:val="00D77FFD"/>
    <w:rsid w:val="00D813EE"/>
    <w:rsid w:val="00D825B8"/>
    <w:rsid w:val="00D82A96"/>
    <w:rsid w:val="00D900F1"/>
    <w:rsid w:val="00D904CC"/>
    <w:rsid w:val="00D94F16"/>
    <w:rsid w:val="00D97FF3"/>
    <w:rsid w:val="00DB48CE"/>
    <w:rsid w:val="00DC085D"/>
    <w:rsid w:val="00DC3F4F"/>
    <w:rsid w:val="00DD766E"/>
    <w:rsid w:val="00DE06C6"/>
    <w:rsid w:val="00DF183D"/>
    <w:rsid w:val="00DF3FF8"/>
    <w:rsid w:val="00DF40B1"/>
    <w:rsid w:val="00DF7DCD"/>
    <w:rsid w:val="00E12716"/>
    <w:rsid w:val="00E17B5D"/>
    <w:rsid w:val="00E25BCC"/>
    <w:rsid w:val="00E26DA2"/>
    <w:rsid w:val="00E36BBC"/>
    <w:rsid w:val="00E371C9"/>
    <w:rsid w:val="00E37799"/>
    <w:rsid w:val="00E40DB8"/>
    <w:rsid w:val="00E42175"/>
    <w:rsid w:val="00E56B62"/>
    <w:rsid w:val="00E64137"/>
    <w:rsid w:val="00E66D4F"/>
    <w:rsid w:val="00E67544"/>
    <w:rsid w:val="00E8283B"/>
    <w:rsid w:val="00E85CB8"/>
    <w:rsid w:val="00E96C06"/>
    <w:rsid w:val="00EA6EC6"/>
    <w:rsid w:val="00EA78AF"/>
    <w:rsid w:val="00EA7F11"/>
    <w:rsid w:val="00EB5567"/>
    <w:rsid w:val="00ED0985"/>
    <w:rsid w:val="00EE014E"/>
    <w:rsid w:val="00EE2A3F"/>
    <w:rsid w:val="00EF2D04"/>
    <w:rsid w:val="00EF5FB7"/>
    <w:rsid w:val="00F01D1B"/>
    <w:rsid w:val="00F121D4"/>
    <w:rsid w:val="00F239EC"/>
    <w:rsid w:val="00F26CE3"/>
    <w:rsid w:val="00F27D43"/>
    <w:rsid w:val="00F379E4"/>
    <w:rsid w:val="00F40435"/>
    <w:rsid w:val="00F42DC6"/>
    <w:rsid w:val="00F44BCA"/>
    <w:rsid w:val="00F54597"/>
    <w:rsid w:val="00F54FD9"/>
    <w:rsid w:val="00F57679"/>
    <w:rsid w:val="00F61D71"/>
    <w:rsid w:val="00F64535"/>
    <w:rsid w:val="00F657D1"/>
    <w:rsid w:val="00F72B0B"/>
    <w:rsid w:val="00F744FC"/>
    <w:rsid w:val="00F75D00"/>
    <w:rsid w:val="00F805D0"/>
    <w:rsid w:val="00F80A7D"/>
    <w:rsid w:val="00F92ECD"/>
    <w:rsid w:val="00F94804"/>
    <w:rsid w:val="00F9687E"/>
    <w:rsid w:val="00FA00DB"/>
    <w:rsid w:val="00FA08FD"/>
    <w:rsid w:val="00FA0DAD"/>
    <w:rsid w:val="00FA44AE"/>
    <w:rsid w:val="00FA7EB7"/>
    <w:rsid w:val="00FB0712"/>
    <w:rsid w:val="00FD23CC"/>
    <w:rsid w:val="00FD58BF"/>
    <w:rsid w:val="00FD7B2F"/>
    <w:rsid w:val="00FE2586"/>
    <w:rsid w:val="43209303"/>
    <w:rsid w:val="543988BF"/>
    <w:rsid w:val="7423EE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B3E21C"/>
  <w15:docId w15:val="{A03AB4EA-BD33-4E82-B305-8E2C16C6E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441"/>
  </w:style>
  <w:style w:type="paragraph" w:styleId="Heading1">
    <w:name w:val="heading 1"/>
    <w:basedOn w:val="Normal"/>
    <w:next w:val="Normal"/>
    <w:link w:val="Heading1Char"/>
    <w:uiPriority w:val="9"/>
    <w:qFormat/>
    <w:rsid w:val="009452F4"/>
    <w:pPr>
      <w:keepNext/>
      <w:keepLines/>
      <w:spacing w:before="240" w:after="0"/>
      <w:outlineLvl w:val="0"/>
    </w:pPr>
    <w:rPr>
      <w:rFonts w:asciiTheme="majorHAnsi" w:eastAsiaTheme="majorEastAsia" w:hAnsiTheme="majorHAnsi" w:cstheme="majorBidi"/>
      <w:b/>
      <w:sz w:val="40"/>
      <w:szCs w:val="32"/>
    </w:rPr>
  </w:style>
  <w:style w:type="paragraph" w:styleId="Heading2">
    <w:name w:val="heading 2"/>
    <w:basedOn w:val="Normal"/>
    <w:next w:val="Normal"/>
    <w:link w:val="Heading2Char"/>
    <w:uiPriority w:val="9"/>
    <w:unhideWhenUsed/>
    <w:qFormat/>
    <w:rsid w:val="00A663BA"/>
    <w:pPr>
      <w:keepNext/>
      <w:keepLines/>
      <w:spacing w:before="40" w:after="0"/>
      <w:outlineLvl w:val="1"/>
    </w:pPr>
    <w:rPr>
      <w:rFonts w:asciiTheme="majorHAnsi" w:eastAsiaTheme="majorEastAsia" w:hAnsiTheme="majorHAnsi" w:cstheme="majorBidi"/>
      <w:b/>
      <w:sz w:val="32"/>
      <w:szCs w:val="26"/>
    </w:rPr>
  </w:style>
  <w:style w:type="paragraph" w:styleId="Heading3">
    <w:name w:val="heading 3"/>
    <w:basedOn w:val="Normal"/>
    <w:next w:val="Normal"/>
    <w:link w:val="Heading3Char"/>
    <w:uiPriority w:val="9"/>
    <w:unhideWhenUsed/>
    <w:qFormat/>
    <w:rsid w:val="00512A9E"/>
    <w:pPr>
      <w:keepNext/>
      <w:keepLines/>
      <w:spacing w:before="40" w:after="0"/>
      <w:outlineLvl w:val="2"/>
    </w:pPr>
    <w:rPr>
      <w:rFonts w:asciiTheme="majorHAnsi" w:eastAsiaTheme="majorEastAsia" w:hAnsiTheme="majorHAnsi" w:cstheme="majorBidi"/>
      <w:b/>
      <w:sz w:val="24"/>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A7DF7"/>
    <w:pPr>
      <w:spacing w:after="0" w:line="240" w:lineRule="auto"/>
      <w:contextualSpacing/>
    </w:pPr>
    <w:rPr>
      <w:rFonts w:asciiTheme="majorHAnsi" w:eastAsiaTheme="majorEastAsia" w:hAnsiTheme="majorHAnsi" w:cstheme="majorBidi"/>
      <w:b/>
      <w:spacing w:val="-10"/>
      <w:kern w:val="28"/>
      <w:sz w:val="64"/>
      <w:szCs w:val="56"/>
    </w:rPr>
  </w:style>
  <w:style w:type="character" w:customStyle="1" w:styleId="TitleChar">
    <w:name w:val="Title Char"/>
    <w:basedOn w:val="DefaultParagraphFont"/>
    <w:link w:val="Title"/>
    <w:uiPriority w:val="10"/>
    <w:rsid w:val="000A7DF7"/>
    <w:rPr>
      <w:rFonts w:asciiTheme="majorHAnsi" w:eastAsiaTheme="majorEastAsia" w:hAnsiTheme="majorHAnsi" w:cstheme="majorBidi"/>
      <w:b/>
      <w:spacing w:val="-10"/>
      <w:kern w:val="28"/>
      <w:sz w:val="64"/>
      <w:szCs w:val="56"/>
    </w:rPr>
  </w:style>
  <w:style w:type="paragraph" w:styleId="ListParagraph">
    <w:name w:val="List Paragraph"/>
    <w:basedOn w:val="Normal"/>
    <w:link w:val="ListParagraphChar"/>
    <w:uiPriority w:val="34"/>
    <w:qFormat/>
    <w:rsid w:val="00DE06C6"/>
    <w:pPr>
      <w:ind w:left="720"/>
      <w:contextualSpacing/>
    </w:pPr>
  </w:style>
  <w:style w:type="paragraph" w:styleId="Subtitle">
    <w:name w:val="Subtitle"/>
    <w:basedOn w:val="Normal"/>
    <w:next w:val="Normal"/>
    <w:link w:val="SubtitleChar"/>
    <w:uiPriority w:val="11"/>
    <w:qFormat/>
    <w:rsid w:val="000A7DF7"/>
    <w:pPr>
      <w:numPr>
        <w:ilvl w:val="1"/>
      </w:numPr>
    </w:pPr>
    <w:rPr>
      <w:rFonts w:asciiTheme="majorHAnsi" w:eastAsiaTheme="minorEastAsia" w:hAnsiTheme="majorHAnsi"/>
      <w:b/>
      <w:spacing w:val="15"/>
      <w:sz w:val="44"/>
    </w:rPr>
  </w:style>
  <w:style w:type="character" w:customStyle="1" w:styleId="SubtitleChar">
    <w:name w:val="Subtitle Char"/>
    <w:basedOn w:val="DefaultParagraphFont"/>
    <w:link w:val="Subtitle"/>
    <w:uiPriority w:val="11"/>
    <w:rsid w:val="000A7DF7"/>
    <w:rPr>
      <w:rFonts w:asciiTheme="majorHAnsi" w:eastAsiaTheme="minorEastAsia" w:hAnsiTheme="majorHAnsi"/>
      <w:b/>
      <w:spacing w:val="15"/>
      <w:sz w:val="44"/>
    </w:rPr>
  </w:style>
  <w:style w:type="character" w:styleId="SubtleEmphasis">
    <w:name w:val="Subtle Emphasis"/>
    <w:basedOn w:val="DefaultParagraphFont"/>
    <w:uiPriority w:val="19"/>
    <w:qFormat/>
    <w:rsid w:val="000A7DF7"/>
    <w:rPr>
      <w:i/>
      <w:iCs/>
      <w:color w:val="404040" w:themeColor="text1" w:themeTint="BF"/>
    </w:rPr>
  </w:style>
  <w:style w:type="paragraph" w:styleId="Header">
    <w:name w:val="header"/>
    <w:basedOn w:val="Normal"/>
    <w:link w:val="HeaderChar"/>
    <w:uiPriority w:val="99"/>
    <w:unhideWhenUsed/>
    <w:rsid w:val="00FA0DA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0DAD"/>
  </w:style>
  <w:style w:type="paragraph" w:styleId="Footer">
    <w:name w:val="footer"/>
    <w:basedOn w:val="Normal"/>
    <w:link w:val="FooterChar"/>
    <w:uiPriority w:val="99"/>
    <w:unhideWhenUsed/>
    <w:rsid w:val="00FA0D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0DAD"/>
  </w:style>
  <w:style w:type="character" w:customStyle="1" w:styleId="Heading1Char">
    <w:name w:val="Heading 1 Char"/>
    <w:basedOn w:val="DefaultParagraphFont"/>
    <w:link w:val="Heading1"/>
    <w:uiPriority w:val="9"/>
    <w:rsid w:val="009452F4"/>
    <w:rPr>
      <w:rFonts w:asciiTheme="majorHAnsi" w:eastAsiaTheme="majorEastAsia" w:hAnsiTheme="majorHAnsi" w:cstheme="majorBidi"/>
      <w:b/>
      <w:sz w:val="40"/>
      <w:szCs w:val="32"/>
    </w:rPr>
  </w:style>
  <w:style w:type="character" w:customStyle="1" w:styleId="Heading2Char">
    <w:name w:val="Heading 2 Char"/>
    <w:basedOn w:val="DefaultParagraphFont"/>
    <w:link w:val="Heading2"/>
    <w:uiPriority w:val="9"/>
    <w:rsid w:val="00A663BA"/>
    <w:rPr>
      <w:rFonts w:asciiTheme="majorHAnsi" w:eastAsiaTheme="majorEastAsia" w:hAnsiTheme="majorHAnsi" w:cstheme="majorBidi"/>
      <w:b/>
      <w:sz w:val="32"/>
      <w:szCs w:val="26"/>
    </w:rPr>
  </w:style>
  <w:style w:type="character" w:customStyle="1" w:styleId="Heading3Char">
    <w:name w:val="Heading 3 Char"/>
    <w:basedOn w:val="DefaultParagraphFont"/>
    <w:link w:val="Heading3"/>
    <w:uiPriority w:val="9"/>
    <w:rsid w:val="00512A9E"/>
    <w:rPr>
      <w:rFonts w:asciiTheme="majorHAnsi" w:eastAsiaTheme="majorEastAsia" w:hAnsiTheme="majorHAnsi" w:cstheme="majorBidi"/>
      <w:b/>
      <w:sz w:val="24"/>
      <w:szCs w:val="24"/>
      <w:u w:val="single"/>
    </w:rPr>
  </w:style>
  <w:style w:type="character" w:styleId="Hyperlink">
    <w:name w:val="Hyperlink"/>
    <w:basedOn w:val="DefaultParagraphFont"/>
    <w:uiPriority w:val="99"/>
    <w:unhideWhenUsed/>
    <w:rsid w:val="00693672"/>
    <w:rPr>
      <w:color w:val="0563C1" w:themeColor="hyperlink"/>
      <w:u w:val="single"/>
    </w:rPr>
  </w:style>
  <w:style w:type="character" w:customStyle="1" w:styleId="UnresolvedMention1">
    <w:name w:val="Unresolved Mention1"/>
    <w:basedOn w:val="DefaultParagraphFont"/>
    <w:uiPriority w:val="99"/>
    <w:semiHidden/>
    <w:unhideWhenUsed/>
    <w:rsid w:val="00693672"/>
    <w:rPr>
      <w:color w:val="808080"/>
      <w:shd w:val="clear" w:color="auto" w:fill="E6E6E6"/>
    </w:rPr>
  </w:style>
  <w:style w:type="table" w:styleId="TableGrid">
    <w:name w:val="Table Grid"/>
    <w:basedOn w:val="TableNormal"/>
    <w:uiPriority w:val="39"/>
    <w:qFormat/>
    <w:rsid w:val="005D37D6"/>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81697"/>
    <w:pPr>
      <w:outlineLvl w:val="9"/>
    </w:pPr>
    <w:rPr>
      <w:b w:val="0"/>
      <w:color w:val="2F5496" w:themeColor="accent1" w:themeShade="BF"/>
      <w:sz w:val="32"/>
      <w:lang w:val="en-US"/>
    </w:rPr>
  </w:style>
  <w:style w:type="paragraph" w:styleId="TOC1">
    <w:name w:val="toc 1"/>
    <w:basedOn w:val="Normal"/>
    <w:next w:val="Normal"/>
    <w:autoRedefine/>
    <w:uiPriority w:val="39"/>
    <w:unhideWhenUsed/>
    <w:rsid w:val="00181697"/>
    <w:pPr>
      <w:spacing w:after="100"/>
    </w:pPr>
  </w:style>
  <w:style w:type="paragraph" w:styleId="TOC2">
    <w:name w:val="toc 2"/>
    <w:basedOn w:val="Normal"/>
    <w:next w:val="Normal"/>
    <w:autoRedefine/>
    <w:uiPriority w:val="39"/>
    <w:unhideWhenUsed/>
    <w:rsid w:val="00181697"/>
    <w:pPr>
      <w:spacing w:after="100"/>
      <w:ind w:left="220"/>
    </w:pPr>
  </w:style>
  <w:style w:type="paragraph" w:styleId="TOC3">
    <w:name w:val="toc 3"/>
    <w:basedOn w:val="Normal"/>
    <w:next w:val="Normal"/>
    <w:autoRedefine/>
    <w:uiPriority w:val="39"/>
    <w:unhideWhenUsed/>
    <w:rsid w:val="00181697"/>
    <w:pPr>
      <w:spacing w:after="100"/>
      <w:ind w:left="440"/>
    </w:pPr>
  </w:style>
  <w:style w:type="paragraph" w:styleId="BalloonText">
    <w:name w:val="Balloon Text"/>
    <w:basedOn w:val="Normal"/>
    <w:link w:val="BalloonTextChar"/>
    <w:uiPriority w:val="99"/>
    <w:semiHidden/>
    <w:unhideWhenUsed/>
    <w:rsid w:val="009B0D2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0D26"/>
    <w:rPr>
      <w:rFonts w:ascii="Segoe UI" w:hAnsi="Segoe UI" w:cs="Segoe UI"/>
      <w:sz w:val="18"/>
      <w:szCs w:val="18"/>
    </w:rPr>
  </w:style>
  <w:style w:type="character" w:styleId="CommentReference">
    <w:name w:val="annotation reference"/>
    <w:basedOn w:val="DefaultParagraphFont"/>
    <w:uiPriority w:val="99"/>
    <w:semiHidden/>
    <w:unhideWhenUsed/>
    <w:rsid w:val="002C7E1D"/>
    <w:rPr>
      <w:sz w:val="16"/>
      <w:szCs w:val="16"/>
    </w:rPr>
  </w:style>
  <w:style w:type="paragraph" w:styleId="CommentText">
    <w:name w:val="annotation text"/>
    <w:basedOn w:val="Normal"/>
    <w:link w:val="CommentTextChar"/>
    <w:uiPriority w:val="99"/>
    <w:unhideWhenUsed/>
    <w:rsid w:val="002C7E1D"/>
    <w:pPr>
      <w:spacing w:line="240" w:lineRule="auto"/>
    </w:pPr>
    <w:rPr>
      <w:sz w:val="20"/>
      <w:szCs w:val="20"/>
    </w:rPr>
  </w:style>
  <w:style w:type="character" w:customStyle="1" w:styleId="CommentTextChar">
    <w:name w:val="Comment Text Char"/>
    <w:basedOn w:val="DefaultParagraphFont"/>
    <w:link w:val="CommentText"/>
    <w:uiPriority w:val="99"/>
    <w:rsid w:val="002C7E1D"/>
    <w:rPr>
      <w:sz w:val="20"/>
      <w:szCs w:val="20"/>
    </w:rPr>
  </w:style>
  <w:style w:type="paragraph" w:styleId="CommentSubject">
    <w:name w:val="annotation subject"/>
    <w:basedOn w:val="CommentText"/>
    <w:next w:val="CommentText"/>
    <w:link w:val="CommentSubjectChar"/>
    <w:uiPriority w:val="99"/>
    <w:semiHidden/>
    <w:unhideWhenUsed/>
    <w:rsid w:val="002C7E1D"/>
    <w:rPr>
      <w:b/>
      <w:bCs/>
    </w:rPr>
  </w:style>
  <w:style w:type="character" w:customStyle="1" w:styleId="CommentSubjectChar">
    <w:name w:val="Comment Subject Char"/>
    <w:basedOn w:val="CommentTextChar"/>
    <w:link w:val="CommentSubject"/>
    <w:uiPriority w:val="99"/>
    <w:semiHidden/>
    <w:rsid w:val="002C7E1D"/>
    <w:rPr>
      <w:b/>
      <w:bCs/>
      <w:sz w:val="20"/>
      <w:szCs w:val="20"/>
    </w:rPr>
  </w:style>
  <w:style w:type="character" w:customStyle="1" w:styleId="UnresolvedMention2">
    <w:name w:val="Unresolved Mention2"/>
    <w:basedOn w:val="DefaultParagraphFont"/>
    <w:uiPriority w:val="99"/>
    <w:semiHidden/>
    <w:unhideWhenUsed/>
    <w:rsid w:val="002C7E1D"/>
    <w:rPr>
      <w:color w:val="808080"/>
      <w:shd w:val="clear" w:color="auto" w:fill="E6E6E6"/>
    </w:rPr>
  </w:style>
  <w:style w:type="character" w:styleId="FollowedHyperlink">
    <w:name w:val="FollowedHyperlink"/>
    <w:basedOn w:val="DefaultParagraphFont"/>
    <w:uiPriority w:val="99"/>
    <w:semiHidden/>
    <w:unhideWhenUsed/>
    <w:rsid w:val="00CB6325"/>
    <w:rPr>
      <w:color w:val="954F72" w:themeColor="followedHyperlink"/>
      <w:u w:val="single"/>
    </w:rPr>
  </w:style>
  <w:style w:type="paragraph" w:styleId="Revision">
    <w:name w:val="Revision"/>
    <w:hidden/>
    <w:uiPriority w:val="99"/>
    <w:semiHidden/>
    <w:rsid w:val="00227A27"/>
    <w:pPr>
      <w:spacing w:after="0" w:line="240" w:lineRule="auto"/>
    </w:pPr>
  </w:style>
  <w:style w:type="character" w:styleId="UnresolvedMention">
    <w:name w:val="Unresolved Mention"/>
    <w:basedOn w:val="DefaultParagraphFont"/>
    <w:uiPriority w:val="99"/>
    <w:semiHidden/>
    <w:unhideWhenUsed/>
    <w:rsid w:val="00272656"/>
    <w:rPr>
      <w:color w:val="605E5C"/>
      <w:shd w:val="clear" w:color="auto" w:fill="E1DFDD"/>
    </w:rPr>
  </w:style>
  <w:style w:type="paragraph" w:styleId="BodyText">
    <w:name w:val="Body Text"/>
    <w:basedOn w:val="Normal"/>
    <w:link w:val="BodyTextChar"/>
    <w:uiPriority w:val="1"/>
    <w:unhideWhenUsed/>
    <w:qFormat/>
    <w:rsid w:val="00264646"/>
    <w:pPr>
      <w:widowControl w:val="0"/>
      <w:autoSpaceDE w:val="0"/>
      <w:autoSpaceDN w:val="0"/>
      <w:spacing w:after="0" w:line="240" w:lineRule="auto"/>
    </w:pPr>
    <w:rPr>
      <w:rFonts w:ascii="Calibri" w:eastAsia="Calibri" w:hAnsi="Calibri" w:cs="Calibri"/>
      <w:lang w:eastAsia="en-GB" w:bidi="en-GB"/>
    </w:rPr>
  </w:style>
  <w:style w:type="character" w:customStyle="1" w:styleId="BodyTextChar">
    <w:name w:val="Body Text Char"/>
    <w:basedOn w:val="DefaultParagraphFont"/>
    <w:link w:val="BodyText"/>
    <w:uiPriority w:val="1"/>
    <w:rsid w:val="00264646"/>
    <w:rPr>
      <w:rFonts w:ascii="Calibri" w:eastAsia="Calibri" w:hAnsi="Calibri" w:cs="Calibri"/>
      <w:lang w:eastAsia="en-GB" w:bidi="en-GB"/>
    </w:rPr>
  </w:style>
  <w:style w:type="character" w:customStyle="1" w:styleId="ListParagraphChar">
    <w:name w:val="List Paragraph Char"/>
    <w:basedOn w:val="DefaultParagraphFont"/>
    <w:link w:val="ListParagraph"/>
    <w:uiPriority w:val="34"/>
    <w:locked/>
    <w:rsid w:val="00511FC2"/>
  </w:style>
  <w:style w:type="paragraph" w:styleId="NoSpacing">
    <w:name w:val="No Spacing"/>
    <w:uiPriority w:val="1"/>
    <w:qFormat/>
    <w:rsid w:val="00877C4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916272">
      <w:bodyDiv w:val="1"/>
      <w:marLeft w:val="0"/>
      <w:marRight w:val="0"/>
      <w:marTop w:val="0"/>
      <w:marBottom w:val="0"/>
      <w:divBdr>
        <w:top w:val="none" w:sz="0" w:space="0" w:color="auto"/>
        <w:left w:val="none" w:sz="0" w:space="0" w:color="auto"/>
        <w:bottom w:val="none" w:sz="0" w:space="0" w:color="auto"/>
        <w:right w:val="none" w:sz="0" w:space="0" w:color="auto"/>
      </w:divBdr>
    </w:div>
    <w:div w:id="197360011">
      <w:bodyDiv w:val="1"/>
      <w:marLeft w:val="0"/>
      <w:marRight w:val="0"/>
      <w:marTop w:val="0"/>
      <w:marBottom w:val="0"/>
      <w:divBdr>
        <w:top w:val="none" w:sz="0" w:space="0" w:color="auto"/>
        <w:left w:val="none" w:sz="0" w:space="0" w:color="auto"/>
        <w:bottom w:val="none" w:sz="0" w:space="0" w:color="auto"/>
        <w:right w:val="none" w:sz="0" w:space="0" w:color="auto"/>
      </w:divBdr>
    </w:div>
    <w:div w:id="212155584">
      <w:bodyDiv w:val="1"/>
      <w:marLeft w:val="0"/>
      <w:marRight w:val="0"/>
      <w:marTop w:val="0"/>
      <w:marBottom w:val="0"/>
      <w:divBdr>
        <w:top w:val="none" w:sz="0" w:space="0" w:color="auto"/>
        <w:left w:val="none" w:sz="0" w:space="0" w:color="auto"/>
        <w:bottom w:val="none" w:sz="0" w:space="0" w:color="auto"/>
        <w:right w:val="none" w:sz="0" w:space="0" w:color="auto"/>
      </w:divBdr>
    </w:div>
    <w:div w:id="295140947">
      <w:bodyDiv w:val="1"/>
      <w:marLeft w:val="0"/>
      <w:marRight w:val="0"/>
      <w:marTop w:val="0"/>
      <w:marBottom w:val="0"/>
      <w:divBdr>
        <w:top w:val="none" w:sz="0" w:space="0" w:color="auto"/>
        <w:left w:val="none" w:sz="0" w:space="0" w:color="auto"/>
        <w:bottom w:val="none" w:sz="0" w:space="0" w:color="auto"/>
        <w:right w:val="none" w:sz="0" w:space="0" w:color="auto"/>
      </w:divBdr>
    </w:div>
    <w:div w:id="351421517">
      <w:bodyDiv w:val="1"/>
      <w:marLeft w:val="0"/>
      <w:marRight w:val="0"/>
      <w:marTop w:val="0"/>
      <w:marBottom w:val="0"/>
      <w:divBdr>
        <w:top w:val="none" w:sz="0" w:space="0" w:color="auto"/>
        <w:left w:val="none" w:sz="0" w:space="0" w:color="auto"/>
        <w:bottom w:val="none" w:sz="0" w:space="0" w:color="auto"/>
        <w:right w:val="none" w:sz="0" w:space="0" w:color="auto"/>
      </w:divBdr>
      <w:divsChild>
        <w:div w:id="1768841447">
          <w:marLeft w:val="0"/>
          <w:marRight w:val="0"/>
          <w:marTop w:val="0"/>
          <w:marBottom w:val="0"/>
          <w:divBdr>
            <w:top w:val="none" w:sz="0" w:space="0" w:color="auto"/>
            <w:left w:val="none" w:sz="0" w:space="0" w:color="auto"/>
            <w:bottom w:val="none" w:sz="0" w:space="0" w:color="auto"/>
            <w:right w:val="none" w:sz="0" w:space="0" w:color="auto"/>
          </w:divBdr>
          <w:divsChild>
            <w:div w:id="580143772">
              <w:marLeft w:val="0"/>
              <w:marRight w:val="0"/>
              <w:marTop w:val="0"/>
              <w:marBottom w:val="0"/>
              <w:divBdr>
                <w:top w:val="none" w:sz="0" w:space="0" w:color="auto"/>
                <w:left w:val="none" w:sz="0" w:space="0" w:color="auto"/>
                <w:bottom w:val="none" w:sz="0" w:space="0" w:color="auto"/>
                <w:right w:val="none" w:sz="0" w:space="0" w:color="auto"/>
              </w:divBdr>
              <w:divsChild>
                <w:div w:id="199099173">
                  <w:marLeft w:val="-90"/>
                  <w:marRight w:val="-90"/>
                  <w:marTop w:val="0"/>
                  <w:marBottom w:val="0"/>
                  <w:divBdr>
                    <w:top w:val="none" w:sz="0" w:space="0" w:color="auto"/>
                    <w:left w:val="none" w:sz="0" w:space="0" w:color="auto"/>
                    <w:bottom w:val="none" w:sz="0" w:space="0" w:color="auto"/>
                    <w:right w:val="none" w:sz="0" w:space="0" w:color="auto"/>
                  </w:divBdr>
                  <w:divsChild>
                    <w:div w:id="189611329">
                      <w:marLeft w:val="0"/>
                      <w:marRight w:val="0"/>
                      <w:marTop w:val="0"/>
                      <w:marBottom w:val="0"/>
                      <w:divBdr>
                        <w:top w:val="none" w:sz="0" w:space="0" w:color="auto"/>
                        <w:left w:val="none" w:sz="0" w:space="0" w:color="auto"/>
                        <w:bottom w:val="none" w:sz="0" w:space="0" w:color="auto"/>
                        <w:right w:val="none" w:sz="0" w:space="0" w:color="auto"/>
                      </w:divBdr>
                      <w:divsChild>
                        <w:div w:id="167796342">
                          <w:marLeft w:val="0"/>
                          <w:marRight w:val="0"/>
                          <w:marTop w:val="0"/>
                          <w:marBottom w:val="0"/>
                          <w:divBdr>
                            <w:top w:val="none" w:sz="0" w:space="0" w:color="auto"/>
                            <w:left w:val="none" w:sz="0" w:space="0" w:color="auto"/>
                            <w:bottom w:val="none" w:sz="0" w:space="0" w:color="auto"/>
                            <w:right w:val="none" w:sz="0" w:space="0" w:color="auto"/>
                          </w:divBdr>
                          <w:divsChild>
                            <w:div w:id="299238103">
                              <w:marLeft w:val="0"/>
                              <w:marRight w:val="0"/>
                              <w:marTop w:val="0"/>
                              <w:marBottom w:val="0"/>
                              <w:divBdr>
                                <w:top w:val="none" w:sz="0" w:space="0" w:color="auto"/>
                                <w:left w:val="none" w:sz="0" w:space="0" w:color="auto"/>
                                <w:bottom w:val="none" w:sz="0" w:space="0" w:color="auto"/>
                                <w:right w:val="none" w:sz="0" w:space="0" w:color="auto"/>
                              </w:divBdr>
                              <w:divsChild>
                                <w:div w:id="741369180">
                                  <w:marLeft w:val="0"/>
                                  <w:marRight w:val="0"/>
                                  <w:marTop w:val="0"/>
                                  <w:marBottom w:val="0"/>
                                  <w:divBdr>
                                    <w:top w:val="none" w:sz="0" w:space="0" w:color="auto"/>
                                    <w:left w:val="none" w:sz="0" w:space="0" w:color="auto"/>
                                    <w:bottom w:val="none" w:sz="0" w:space="0" w:color="auto"/>
                                    <w:right w:val="none" w:sz="0" w:space="0" w:color="auto"/>
                                  </w:divBdr>
                                  <w:divsChild>
                                    <w:div w:id="213832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9759217">
      <w:bodyDiv w:val="1"/>
      <w:marLeft w:val="0"/>
      <w:marRight w:val="0"/>
      <w:marTop w:val="0"/>
      <w:marBottom w:val="0"/>
      <w:divBdr>
        <w:top w:val="none" w:sz="0" w:space="0" w:color="auto"/>
        <w:left w:val="none" w:sz="0" w:space="0" w:color="auto"/>
        <w:bottom w:val="none" w:sz="0" w:space="0" w:color="auto"/>
        <w:right w:val="none" w:sz="0" w:space="0" w:color="auto"/>
      </w:divBdr>
    </w:div>
    <w:div w:id="524442777">
      <w:bodyDiv w:val="1"/>
      <w:marLeft w:val="0"/>
      <w:marRight w:val="0"/>
      <w:marTop w:val="0"/>
      <w:marBottom w:val="0"/>
      <w:divBdr>
        <w:top w:val="none" w:sz="0" w:space="0" w:color="auto"/>
        <w:left w:val="none" w:sz="0" w:space="0" w:color="auto"/>
        <w:bottom w:val="none" w:sz="0" w:space="0" w:color="auto"/>
        <w:right w:val="none" w:sz="0" w:space="0" w:color="auto"/>
      </w:divBdr>
    </w:div>
    <w:div w:id="576549032">
      <w:bodyDiv w:val="1"/>
      <w:marLeft w:val="0"/>
      <w:marRight w:val="0"/>
      <w:marTop w:val="0"/>
      <w:marBottom w:val="0"/>
      <w:divBdr>
        <w:top w:val="none" w:sz="0" w:space="0" w:color="auto"/>
        <w:left w:val="none" w:sz="0" w:space="0" w:color="auto"/>
        <w:bottom w:val="none" w:sz="0" w:space="0" w:color="auto"/>
        <w:right w:val="none" w:sz="0" w:space="0" w:color="auto"/>
      </w:divBdr>
    </w:div>
    <w:div w:id="749930675">
      <w:bodyDiv w:val="1"/>
      <w:marLeft w:val="0"/>
      <w:marRight w:val="0"/>
      <w:marTop w:val="0"/>
      <w:marBottom w:val="0"/>
      <w:divBdr>
        <w:top w:val="none" w:sz="0" w:space="0" w:color="auto"/>
        <w:left w:val="none" w:sz="0" w:space="0" w:color="auto"/>
        <w:bottom w:val="none" w:sz="0" w:space="0" w:color="auto"/>
        <w:right w:val="none" w:sz="0" w:space="0" w:color="auto"/>
      </w:divBdr>
    </w:div>
    <w:div w:id="791364889">
      <w:bodyDiv w:val="1"/>
      <w:marLeft w:val="0"/>
      <w:marRight w:val="0"/>
      <w:marTop w:val="0"/>
      <w:marBottom w:val="0"/>
      <w:divBdr>
        <w:top w:val="none" w:sz="0" w:space="0" w:color="auto"/>
        <w:left w:val="none" w:sz="0" w:space="0" w:color="auto"/>
        <w:bottom w:val="none" w:sz="0" w:space="0" w:color="auto"/>
        <w:right w:val="none" w:sz="0" w:space="0" w:color="auto"/>
      </w:divBdr>
    </w:div>
    <w:div w:id="852647022">
      <w:bodyDiv w:val="1"/>
      <w:marLeft w:val="0"/>
      <w:marRight w:val="0"/>
      <w:marTop w:val="0"/>
      <w:marBottom w:val="0"/>
      <w:divBdr>
        <w:top w:val="none" w:sz="0" w:space="0" w:color="auto"/>
        <w:left w:val="none" w:sz="0" w:space="0" w:color="auto"/>
        <w:bottom w:val="none" w:sz="0" w:space="0" w:color="auto"/>
        <w:right w:val="none" w:sz="0" w:space="0" w:color="auto"/>
      </w:divBdr>
    </w:div>
    <w:div w:id="904678719">
      <w:bodyDiv w:val="1"/>
      <w:marLeft w:val="0"/>
      <w:marRight w:val="0"/>
      <w:marTop w:val="0"/>
      <w:marBottom w:val="0"/>
      <w:divBdr>
        <w:top w:val="none" w:sz="0" w:space="0" w:color="auto"/>
        <w:left w:val="none" w:sz="0" w:space="0" w:color="auto"/>
        <w:bottom w:val="none" w:sz="0" w:space="0" w:color="auto"/>
        <w:right w:val="none" w:sz="0" w:space="0" w:color="auto"/>
      </w:divBdr>
    </w:div>
    <w:div w:id="916213201">
      <w:bodyDiv w:val="1"/>
      <w:marLeft w:val="0"/>
      <w:marRight w:val="0"/>
      <w:marTop w:val="0"/>
      <w:marBottom w:val="0"/>
      <w:divBdr>
        <w:top w:val="none" w:sz="0" w:space="0" w:color="auto"/>
        <w:left w:val="none" w:sz="0" w:space="0" w:color="auto"/>
        <w:bottom w:val="none" w:sz="0" w:space="0" w:color="auto"/>
        <w:right w:val="none" w:sz="0" w:space="0" w:color="auto"/>
      </w:divBdr>
    </w:div>
    <w:div w:id="1279526345">
      <w:bodyDiv w:val="1"/>
      <w:marLeft w:val="0"/>
      <w:marRight w:val="0"/>
      <w:marTop w:val="0"/>
      <w:marBottom w:val="0"/>
      <w:divBdr>
        <w:top w:val="none" w:sz="0" w:space="0" w:color="auto"/>
        <w:left w:val="none" w:sz="0" w:space="0" w:color="auto"/>
        <w:bottom w:val="none" w:sz="0" w:space="0" w:color="auto"/>
        <w:right w:val="none" w:sz="0" w:space="0" w:color="auto"/>
      </w:divBdr>
    </w:div>
    <w:div w:id="1440445160">
      <w:bodyDiv w:val="1"/>
      <w:marLeft w:val="0"/>
      <w:marRight w:val="0"/>
      <w:marTop w:val="0"/>
      <w:marBottom w:val="0"/>
      <w:divBdr>
        <w:top w:val="none" w:sz="0" w:space="0" w:color="auto"/>
        <w:left w:val="none" w:sz="0" w:space="0" w:color="auto"/>
        <w:bottom w:val="none" w:sz="0" w:space="0" w:color="auto"/>
        <w:right w:val="none" w:sz="0" w:space="0" w:color="auto"/>
      </w:divBdr>
    </w:div>
    <w:div w:id="1463689051">
      <w:bodyDiv w:val="1"/>
      <w:marLeft w:val="0"/>
      <w:marRight w:val="0"/>
      <w:marTop w:val="0"/>
      <w:marBottom w:val="0"/>
      <w:divBdr>
        <w:top w:val="none" w:sz="0" w:space="0" w:color="auto"/>
        <w:left w:val="none" w:sz="0" w:space="0" w:color="auto"/>
        <w:bottom w:val="none" w:sz="0" w:space="0" w:color="auto"/>
        <w:right w:val="none" w:sz="0" w:space="0" w:color="auto"/>
      </w:divBdr>
    </w:div>
    <w:div w:id="1688169353">
      <w:bodyDiv w:val="1"/>
      <w:marLeft w:val="0"/>
      <w:marRight w:val="0"/>
      <w:marTop w:val="0"/>
      <w:marBottom w:val="0"/>
      <w:divBdr>
        <w:top w:val="none" w:sz="0" w:space="0" w:color="auto"/>
        <w:left w:val="none" w:sz="0" w:space="0" w:color="auto"/>
        <w:bottom w:val="none" w:sz="0" w:space="0" w:color="auto"/>
        <w:right w:val="none" w:sz="0" w:space="0" w:color="auto"/>
      </w:divBdr>
    </w:div>
    <w:div w:id="1722248240">
      <w:bodyDiv w:val="1"/>
      <w:marLeft w:val="0"/>
      <w:marRight w:val="0"/>
      <w:marTop w:val="0"/>
      <w:marBottom w:val="0"/>
      <w:divBdr>
        <w:top w:val="none" w:sz="0" w:space="0" w:color="auto"/>
        <w:left w:val="none" w:sz="0" w:space="0" w:color="auto"/>
        <w:bottom w:val="none" w:sz="0" w:space="0" w:color="auto"/>
        <w:right w:val="none" w:sz="0" w:space="0" w:color="auto"/>
      </w:divBdr>
      <w:divsChild>
        <w:div w:id="1119109427">
          <w:marLeft w:val="0"/>
          <w:marRight w:val="0"/>
          <w:marTop w:val="0"/>
          <w:marBottom w:val="0"/>
          <w:divBdr>
            <w:top w:val="none" w:sz="0" w:space="0" w:color="auto"/>
            <w:left w:val="none" w:sz="0" w:space="0" w:color="auto"/>
            <w:bottom w:val="none" w:sz="0" w:space="0" w:color="auto"/>
            <w:right w:val="none" w:sz="0" w:space="0" w:color="auto"/>
          </w:divBdr>
          <w:divsChild>
            <w:div w:id="1506246286">
              <w:marLeft w:val="0"/>
              <w:marRight w:val="0"/>
              <w:marTop w:val="0"/>
              <w:marBottom w:val="0"/>
              <w:divBdr>
                <w:top w:val="none" w:sz="0" w:space="0" w:color="auto"/>
                <w:left w:val="none" w:sz="0" w:space="0" w:color="auto"/>
                <w:bottom w:val="none" w:sz="0" w:space="0" w:color="auto"/>
                <w:right w:val="none" w:sz="0" w:space="0" w:color="auto"/>
              </w:divBdr>
              <w:divsChild>
                <w:div w:id="144204419">
                  <w:marLeft w:val="-90"/>
                  <w:marRight w:val="-90"/>
                  <w:marTop w:val="0"/>
                  <w:marBottom w:val="0"/>
                  <w:divBdr>
                    <w:top w:val="none" w:sz="0" w:space="0" w:color="auto"/>
                    <w:left w:val="none" w:sz="0" w:space="0" w:color="auto"/>
                    <w:bottom w:val="none" w:sz="0" w:space="0" w:color="auto"/>
                    <w:right w:val="none" w:sz="0" w:space="0" w:color="auto"/>
                  </w:divBdr>
                  <w:divsChild>
                    <w:div w:id="370348570">
                      <w:marLeft w:val="0"/>
                      <w:marRight w:val="0"/>
                      <w:marTop w:val="0"/>
                      <w:marBottom w:val="0"/>
                      <w:divBdr>
                        <w:top w:val="none" w:sz="0" w:space="0" w:color="auto"/>
                        <w:left w:val="none" w:sz="0" w:space="0" w:color="auto"/>
                        <w:bottom w:val="none" w:sz="0" w:space="0" w:color="auto"/>
                        <w:right w:val="none" w:sz="0" w:space="0" w:color="auto"/>
                      </w:divBdr>
                      <w:divsChild>
                        <w:div w:id="107896656">
                          <w:marLeft w:val="0"/>
                          <w:marRight w:val="0"/>
                          <w:marTop w:val="0"/>
                          <w:marBottom w:val="0"/>
                          <w:divBdr>
                            <w:top w:val="none" w:sz="0" w:space="0" w:color="auto"/>
                            <w:left w:val="none" w:sz="0" w:space="0" w:color="auto"/>
                            <w:bottom w:val="none" w:sz="0" w:space="0" w:color="auto"/>
                            <w:right w:val="none" w:sz="0" w:space="0" w:color="auto"/>
                          </w:divBdr>
                          <w:divsChild>
                            <w:div w:id="2102867738">
                              <w:marLeft w:val="0"/>
                              <w:marRight w:val="0"/>
                              <w:marTop w:val="0"/>
                              <w:marBottom w:val="0"/>
                              <w:divBdr>
                                <w:top w:val="none" w:sz="0" w:space="0" w:color="auto"/>
                                <w:left w:val="none" w:sz="0" w:space="0" w:color="auto"/>
                                <w:bottom w:val="none" w:sz="0" w:space="0" w:color="auto"/>
                                <w:right w:val="none" w:sz="0" w:space="0" w:color="auto"/>
                              </w:divBdr>
                              <w:divsChild>
                                <w:div w:id="288822513">
                                  <w:marLeft w:val="0"/>
                                  <w:marRight w:val="0"/>
                                  <w:marTop w:val="0"/>
                                  <w:marBottom w:val="0"/>
                                  <w:divBdr>
                                    <w:top w:val="none" w:sz="0" w:space="0" w:color="auto"/>
                                    <w:left w:val="none" w:sz="0" w:space="0" w:color="auto"/>
                                    <w:bottom w:val="none" w:sz="0" w:space="0" w:color="auto"/>
                                    <w:right w:val="none" w:sz="0" w:space="0" w:color="auto"/>
                                  </w:divBdr>
                                  <w:divsChild>
                                    <w:div w:id="116204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0658516">
      <w:bodyDiv w:val="1"/>
      <w:marLeft w:val="0"/>
      <w:marRight w:val="0"/>
      <w:marTop w:val="0"/>
      <w:marBottom w:val="0"/>
      <w:divBdr>
        <w:top w:val="none" w:sz="0" w:space="0" w:color="auto"/>
        <w:left w:val="none" w:sz="0" w:space="0" w:color="auto"/>
        <w:bottom w:val="none" w:sz="0" w:space="0" w:color="auto"/>
        <w:right w:val="none" w:sz="0" w:space="0" w:color="auto"/>
      </w:divBdr>
    </w:div>
    <w:div w:id="1891650326">
      <w:bodyDiv w:val="1"/>
      <w:marLeft w:val="0"/>
      <w:marRight w:val="0"/>
      <w:marTop w:val="0"/>
      <w:marBottom w:val="0"/>
      <w:divBdr>
        <w:top w:val="none" w:sz="0" w:space="0" w:color="auto"/>
        <w:left w:val="none" w:sz="0" w:space="0" w:color="auto"/>
        <w:bottom w:val="none" w:sz="0" w:space="0" w:color="auto"/>
        <w:right w:val="none" w:sz="0" w:space="0" w:color="auto"/>
      </w:divBdr>
    </w:div>
    <w:div w:id="2131049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microsoft.com/office/2018/08/relationships/commentsExtensible" Target="commentsExtensible.xm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b91583ee-e542-4283-b1d7-f2ee4fa08613" xsi:nil="true"/>
    <MatterType xmlns="c5058b96-c764-43e9-be9c-452d751a8354" xsi:nil="true"/>
    <lcf76f155ced4ddcb4097134ff3c332f xmlns="c5058b96-c764-43e9-be9c-452d751a8354">
      <Terms xmlns="http://schemas.microsoft.com/office/infopath/2007/PartnerControls"/>
    </lcf76f155ced4ddcb4097134ff3c332f>
    <Comment xmlns="c5058b96-c764-43e9-be9c-452d751a8354" xsi:nil="true"/>
    <Corporate_x0020_Solution_x0028_s_x0029_ xmlns="c5058b96-c764-43e9-be9c-452d751a8354">Incorporation</Corporate_x0020_Solution_x0028_s_x0029_>
    <Practice_x0020_Area xmlns="c5058b96-c764-43e9-be9c-452d751a8354">Corporate</Practice_x0020_Area>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15" ma:contentTypeDescription="Create a new document." ma:contentTypeScope="" ma:versionID="d7e2f02088bbdc765101263c5390fb31">
  <xsd:schema xmlns:xsd="http://www.w3.org/2001/XMLSchema" xmlns:xs="http://www.w3.org/2001/XMLSchema" xmlns:p="http://schemas.microsoft.com/office/2006/metadata/properties" xmlns:ns2="c5058b96-c764-43e9-be9c-452d751a8354" xmlns:ns3="b91583ee-e542-4283-b1d7-f2ee4fa08613" targetNamespace="http://schemas.microsoft.com/office/2006/metadata/properties" ma:root="true" ma:fieldsID="6147b38fb862f93545d0385dabcc5438" ns2:_="" ns3:_="">
    <xsd:import namespace="c5058b96-c764-43e9-be9c-452d751a8354"/>
    <xsd:import namespace="b91583ee-e542-4283-b1d7-f2ee4fa08613"/>
    <xsd:element name="properties">
      <xsd:complexType>
        <xsd:sequence>
          <xsd:element name="documentManagement">
            <xsd:complexType>
              <xsd:all>
                <xsd:element ref="ns2:MatterType" minOccurs="0"/>
                <xsd:element ref="ns2:Practice_x0020_Area" minOccurs="0"/>
                <xsd:element ref="ns2:Corporate_x0020_Solution_x0028_s_x0029_" minOccurs="0"/>
                <xsd:element ref="ns2:Comment"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atterType" ma:index="2" nillable="true" ma:displayName="Delivery Status" ma:format="Dropdown" ma:indexed="true" ma:internalName="MatterType">
      <xsd:simpleType>
        <xsd:restriction base="dms:Choice">
          <xsd:enumeration value="Essential"/>
          <xsd:enumeration value="Strategic"/>
          <xsd:enumeration value="Standard"/>
          <xsd:enumeration value="Parked"/>
        </xsd:restriction>
      </xsd:simpleType>
    </xsd:element>
    <xsd:element name="Practice_x0020_Area" ma:index="3" nillable="true" ma:displayName="Practice Area" ma:default="Corporate" ma:format="Dropdown" ma:internalName="Practice_x0020_Area">
      <xsd:simpleType>
        <xsd:restriction base="dms:Choice">
          <xsd:enumeration value="Corporate"/>
          <xsd:enumeration value="Contract"/>
          <xsd:enumeration value="Compliance"/>
          <xsd:enumeration value="Deal"/>
        </xsd:restriction>
      </xsd:simpleType>
    </xsd:element>
    <xsd:element name="Corporate_x0020_Solution_x0028_s_x0029_" ma:index="4" nillable="true" ma:displayName="Corporate Solution(s)" ma:default="Incorporation" ma:format="Dropdown" ma:internalName="Corporate_x0020_Solution_x0028_s_x0029_">
      <xsd:simpleType>
        <xsd:restriction base="dms:Choice">
          <xsd:enumeration value="Incorporation"/>
          <xsd:enumeration value="Shareholder Agreement"/>
          <xsd:enumeration value="Shareholder Conflict"/>
          <xsd:enumeration value="Corporate Advisory"/>
          <xsd:enumeration value="New Shareholder"/>
          <xsd:enumeration value="Business Acquisition"/>
        </xsd:restriction>
      </xsd:simpleType>
    </xsd:element>
    <xsd:element name="Comment" ma:index="6" nillable="true" ma:displayName="Comment" ma:format="Dropdown" ma:internalName="Comment">
      <xsd:simpleType>
        <xsd:restriction base="dms:Note">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a97ddfa5-01a6-4b5e-a005-91f4cf3c44b7"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91583ee-e542-4283-b1d7-f2ee4fa08613"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2115f1a-a4eb-4fa3-bc6c-4604e4732e0e}" ma:internalName="TaxCatchAll" ma:showField="CatchAllData" ma:web="b91583ee-e542-4283-b1d7-f2ee4fa0861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D58FFF-8F0E-45CA-803C-CAC07CD48ECB}">
  <ds:schemaRefs>
    <ds:schemaRef ds:uri="http://schemas.microsoft.com/sharepoint/v3/contenttype/forms"/>
  </ds:schemaRefs>
</ds:datastoreItem>
</file>

<file path=customXml/itemProps2.xml><?xml version="1.0" encoding="utf-8"?>
<ds:datastoreItem xmlns:ds="http://schemas.openxmlformats.org/officeDocument/2006/customXml" ds:itemID="{ACEAC817-F028-458D-B5AC-31E68F02BD8E}">
  <ds:schemaRefs>
    <ds:schemaRef ds:uri="http://schemas.openxmlformats.org/officeDocument/2006/bibliography"/>
  </ds:schemaRefs>
</ds:datastoreItem>
</file>

<file path=customXml/itemProps3.xml><?xml version="1.0" encoding="utf-8"?>
<ds:datastoreItem xmlns:ds="http://schemas.openxmlformats.org/officeDocument/2006/customXml" ds:itemID="{EA606215-D7BE-4327-B310-55E2F2D504F5}">
  <ds:schemaRefs>
    <ds:schemaRef ds:uri="http://schemas.microsoft.com/office/2006/metadata/properties"/>
    <ds:schemaRef ds:uri="http://schemas.microsoft.com/office/infopath/2007/PartnerControls"/>
    <ds:schemaRef ds:uri="b91583ee-e542-4283-b1d7-f2ee4fa08613"/>
    <ds:schemaRef ds:uri="c5058b96-c764-43e9-be9c-452d751a8354"/>
  </ds:schemaRefs>
</ds:datastoreItem>
</file>

<file path=customXml/itemProps4.xml><?xml version="1.0" encoding="utf-8"?>
<ds:datastoreItem xmlns:ds="http://schemas.openxmlformats.org/officeDocument/2006/customXml" ds:itemID="{0088E226-204B-4E73-9D31-4122436CF9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058b96-c764-43e9-be9c-452d751a8354"/>
    <ds:schemaRef ds:uri="b91583ee-e542-4283-b1d7-f2ee4fa086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22</Pages>
  <Words>3118</Words>
  <Characters>30185</Characters>
  <Application>Microsoft Office Word</Application>
  <DocSecurity>0</DocSecurity>
  <Lines>2515</Lines>
  <Paragraphs>1280</Paragraphs>
  <ScaleCrop>false</ScaleCrop>
  <Company/>
  <LinksUpToDate>false</LinksUpToDate>
  <CharactersWithSpaces>32023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Melissa Cummings</dc:creator>
  <cp:keywords/>
  <dc:description/>
  <cp:lastModifiedBy>Matthew Levine</cp:lastModifiedBy>
  <cp:revision>113</cp:revision>
  <dcterms:created xsi:type="dcterms:W3CDTF">2025-12-09T18:59:00Z</dcterms:created>
  <dcterms:modified xsi:type="dcterms:W3CDTF">2025-12-22T22:17:00Z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2316200</vt:r8>
  </property>
  <property fmtid="{D5CDD505-2E9C-101B-9397-08002B2CF9AE}" pid="3" name="ContentTypeId">
    <vt:lpwstr>0x010100B73AFCD32B8BB74C9E1C08220B74DB58</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xd_ProgID">
    <vt:lpwstr/>
  </property>
  <property fmtid="{D5CDD505-2E9C-101B-9397-08002B2CF9AE}" pid="10" name="TemplateUrl">
    <vt:lpwstr/>
  </property>
  <property fmtid="{D5CDD505-2E9C-101B-9397-08002B2CF9AE}" pid="11" name="xd_Signature">
    <vt:bool>false</vt:bool>
  </property>
  <property fmtid="{D5CDD505-2E9C-101B-9397-08002B2CF9AE}" pid="12" name="MediaServiceImageTags">
    <vt:lpwstr/>
  </property>
</Properties>
</file>