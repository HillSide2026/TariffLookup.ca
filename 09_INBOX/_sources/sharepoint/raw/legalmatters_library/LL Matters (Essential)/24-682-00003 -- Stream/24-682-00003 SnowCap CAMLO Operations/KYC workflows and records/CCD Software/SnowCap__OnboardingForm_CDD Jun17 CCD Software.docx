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35AC0DA8" w:rsidR="00636B44" w:rsidRDefault="00636B44">
      <w:pPr>
        <w:ind w:left="1440" w:firstLine="720"/>
      </w:pPr>
    </w:p>
    <w:p w14:paraId="29489255" w14:textId="25D0312A" w:rsidR="00636B44" w:rsidRPr="003B4636" w:rsidRDefault="00636B44">
      <w:pPr>
        <w:spacing w:before="40" w:after="40"/>
        <w:ind w:left="1700"/>
        <w:rPr>
          <w:color w:val="002060"/>
          <w:sz w:val="40"/>
          <w:szCs w:val="40"/>
        </w:rPr>
      </w:pPr>
    </w:p>
    <w:p w14:paraId="60228837" w14:textId="77777777" w:rsidR="00636B44" w:rsidRPr="003B4636" w:rsidRDefault="00636B44">
      <w:pPr>
        <w:spacing w:before="40" w:after="40"/>
        <w:ind w:left="1700"/>
        <w:rPr>
          <w:color w:val="002060"/>
          <w:sz w:val="40"/>
          <w:szCs w:val="40"/>
        </w:rPr>
      </w:pPr>
    </w:p>
    <w:p w14:paraId="097D8C9D" w14:textId="5EE92F2C" w:rsidR="00811AA4" w:rsidRPr="00811AA4" w:rsidRDefault="00811AA4" w:rsidP="00811AA4">
      <w:pPr>
        <w:spacing w:before="40" w:after="40"/>
        <w:ind w:left="1700"/>
        <w:rPr>
          <w:color w:val="002060"/>
          <w:sz w:val="40"/>
          <w:szCs w:val="40"/>
        </w:rPr>
      </w:pPr>
      <w:r>
        <w:rPr>
          <w:color w:val="002060"/>
          <w:sz w:val="72"/>
          <w:szCs w:val="72"/>
        </w:rPr>
        <w:t>SnowCap Financial Incorporated</w:t>
      </w:r>
    </w:p>
    <w:p w14:paraId="27D08ECF" w14:textId="1E9306EE" w:rsidR="00636B44" w:rsidRPr="00811AA4" w:rsidRDefault="00930945">
      <w:pPr>
        <w:spacing w:before="40" w:after="40"/>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ind w:left="1700"/>
        <w:rPr>
          <w:color w:val="002060"/>
          <w:sz w:val="36"/>
          <w:szCs w:val="36"/>
        </w:rPr>
      </w:pPr>
      <w:r w:rsidRPr="00811AA4">
        <w:rPr>
          <w:color w:val="002060"/>
          <w:sz w:val="36"/>
          <w:szCs w:val="36"/>
        </w:rPr>
        <w:t>CDD Information</w:t>
      </w:r>
    </w:p>
    <w:p w14:paraId="2597ACE4" w14:textId="583563B1" w:rsidR="00636B44" w:rsidRPr="003B4636" w:rsidRDefault="00375D74">
      <w:pPr>
        <w:spacing w:before="40" w:after="40"/>
        <w:ind w:left="1700"/>
        <w:rPr>
          <w:color w:val="002060"/>
          <w:sz w:val="36"/>
          <w:szCs w:val="36"/>
        </w:rPr>
      </w:pPr>
      <w:r>
        <w:rPr>
          <w:color w:val="002060"/>
          <w:sz w:val="36"/>
          <w:szCs w:val="36"/>
        </w:rPr>
        <w:t>Customer</w:t>
      </w:r>
      <w:r w:rsidR="00930945" w:rsidRPr="003B4636">
        <w:rPr>
          <w:color w:val="002060"/>
          <w:sz w:val="36"/>
          <w:szCs w:val="36"/>
        </w:rPr>
        <w:t xml:space="preserve"> </w:t>
      </w:r>
    </w:p>
    <w:p w14:paraId="46D07341" w14:textId="77777777" w:rsidR="00636B44" w:rsidRDefault="00930945">
      <w:pPr>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1C92BF55" w:rsidR="00636B44" w:rsidRDefault="00930945">
      <w:pPr>
        <w:jc w:val="both"/>
      </w:pPr>
      <w:r>
        <w:t xml:space="preserve">The contents of this document are confidential, and it is disclosed in confidence on condition that none of the information contained herein is disclosed to any third party without prior written permission from </w:t>
      </w:r>
      <w:r w:rsidR="00AE3CA5">
        <w:t>SnowCap Financial Incorporated</w:t>
      </w:r>
      <w:r w:rsidR="009A5B64">
        <w:t xml:space="preserve">. </w:t>
      </w:r>
    </w:p>
    <w:p w14:paraId="0C0F2D4D" w14:textId="77777777" w:rsidR="00636B44" w:rsidRDefault="00636B44">
      <w:pPr>
        <w:jc w:val="both"/>
      </w:pPr>
    </w:p>
    <w:p w14:paraId="3D499733" w14:textId="218D9A77" w:rsidR="00636B44" w:rsidRDefault="00930945">
      <w:pPr>
        <w:jc w:val="both"/>
      </w:pPr>
      <w:r>
        <w:t xml:space="preserve">Copyright © </w:t>
      </w:r>
      <w:r w:rsidR="00AE3CA5">
        <w:t>SnowCap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r w:rsidR="00AE3CA5">
        <w:t>SnowCap Financial Incorporated</w:t>
      </w:r>
      <w:r w:rsidR="009A5B64">
        <w:t xml:space="preserve">. </w:t>
      </w:r>
    </w:p>
    <w:p w14:paraId="4B3A4A28" w14:textId="77777777" w:rsidR="00636B44" w:rsidRDefault="00930945">
      <w:r>
        <w:br w:type="page"/>
      </w:r>
    </w:p>
    <w:p w14:paraId="163BB714" w14:textId="77777777" w:rsidR="00636B44" w:rsidRDefault="00636B44"/>
    <w:p w14:paraId="0BEB25E1" w14:textId="77777777" w:rsidR="00636B44" w:rsidRDefault="00636B44"/>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rPr>
              <w:b/>
              <w:sz w:val="22"/>
              <w:szCs w:val="22"/>
            </w:rPr>
          </w:pPr>
          <w:r w:rsidRPr="003B4636">
            <w:rPr>
              <w:color w:val="000000" w:themeColor="text1"/>
            </w:rPr>
            <w:fldChar w:fldCharType="end"/>
          </w:r>
        </w:p>
      </w:sdtContent>
    </w:sdt>
    <w:p w14:paraId="5902A55A" w14:textId="77777777" w:rsidR="00636B44" w:rsidRDefault="00930945">
      <w:pPr>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6EEDBC04" w:rsidR="00636B44" w:rsidRDefault="00930945">
            <w:pPr>
              <w:rPr>
                <w:sz w:val="22"/>
                <w:szCs w:val="22"/>
              </w:rPr>
            </w:pPr>
            <w:r>
              <w:rPr>
                <w:sz w:val="22"/>
                <w:szCs w:val="22"/>
              </w:rPr>
              <w:t> </w:t>
            </w:r>
            <w:ins w:id="1" w:author="Matthew Levine" w:date="2025-06-17T13:20:00Z" w16du:dateUtc="2025-06-17T17:20:00Z">
              <w:r w:rsidR="00E440FF">
                <w:t>CCD Software Distribution LLC</w:t>
              </w:r>
            </w:ins>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Pr="00D14189" w:rsidRDefault="00930945" w:rsidP="00BA1A20">
            <w:pPr>
              <w:rPr>
                <w:b/>
                <w:sz w:val="22"/>
                <w:szCs w:val="22"/>
              </w:rPr>
            </w:pPr>
            <w:r w:rsidRPr="00D14189">
              <w:rPr>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59F4A284" w:rsidR="00636B44" w:rsidRDefault="00E440FF">
                  <w:pPr>
                    <w:widowControl w:val="0"/>
                    <w:pBdr>
                      <w:top w:val="nil"/>
                      <w:left w:val="nil"/>
                      <w:bottom w:val="nil"/>
                      <w:right w:val="nil"/>
                      <w:between w:val="nil"/>
                    </w:pBdr>
                    <w:rPr>
                      <w:color w:val="FF0000"/>
                      <w:sz w:val="22"/>
                      <w:szCs w:val="22"/>
                    </w:rPr>
                  </w:pPr>
                  <w:ins w:id="2" w:author="Matthew Levine" w:date="2025-06-17T13:21:00Z" w16du:dateUtc="2025-06-17T17:21:00Z">
                    <w:r>
                      <w:t>Mr. Baccus Fontenelle</w:t>
                    </w:r>
                  </w:ins>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5FDA819F" w:rsidR="00636B44" w:rsidRDefault="00165791">
                  <w:pPr>
                    <w:widowControl w:val="0"/>
                    <w:pBdr>
                      <w:top w:val="nil"/>
                      <w:left w:val="nil"/>
                      <w:bottom w:val="nil"/>
                      <w:right w:val="nil"/>
                      <w:between w:val="nil"/>
                    </w:pBdr>
                    <w:rPr>
                      <w:color w:val="FF0000"/>
                      <w:sz w:val="22"/>
                      <w:szCs w:val="22"/>
                    </w:rPr>
                  </w:pPr>
                  <w:ins w:id="3" w:author="Matthew Levine" w:date="2025-06-17T13:21:00Z" w16du:dateUtc="2025-06-17T17:21:00Z">
                    <w:r>
                      <w:t>Director / Manager</w:t>
                    </w:r>
                  </w:ins>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5F4F36EE" w:rsidR="00636B44" w:rsidRPr="00A84213" w:rsidRDefault="00165791">
                  <w:pPr>
                    <w:widowControl w:val="0"/>
                    <w:pBdr>
                      <w:top w:val="nil"/>
                      <w:left w:val="nil"/>
                      <w:bottom w:val="nil"/>
                      <w:right w:val="nil"/>
                      <w:between w:val="nil"/>
                    </w:pBdr>
                    <w:rPr>
                      <w:color w:val="000000" w:themeColor="text1"/>
                      <w:sz w:val="22"/>
                      <w:szCs w:val="22"/>
                      <w:rPrChange w:id="4" w:author="Matthew Levine" w:date="2025-06-17T13:32:00Z" w16du:dateUtc="2025-06-17T17:32:00Z">
                        <w:rPr>
                          <w:color w:val="FF0000"/>
                          <w:sz w:val="22"/>
                          <w:szCs w:val="22"/>
                        </w:rPr>
                      </w:rPrChange>
                    </w:rPr>
                  </w:pPr>
                  <w:ins w:id="5" w:author="Matthew Levine" w:date="2025-06-17T13:21:00Z" w16du:dateUtc="2025-06-17T17:21:00Z">
                    <w:r w:rsidRPr="00A84213">
                      <w:rPr>
                        <w:color w:val="000000" w:themeColor="text1"/>
                        <w:sz w:val="22"/>
                        <w:szCs w:val="22"/>
                        <w:rPrChange w:id="6" w:author="Matthew Levine" w:date="2025-06-17T13:32:00Z" w16du:dateUtc="2025-06-17T17:32:00Z">
                          <w:rPr>
                            <w:color w:val="FF0000"/>
                            <w:sz w:val="22"/>
                            <w:szCs w:val="22"/>
                          </w:rPr>
                        </w:rPrChange>
                      </w:rPr>
                      <w:t>Per passport</w:t>
                    </w:r>
                  </w:ins>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259BCDD6" w:rsidR="00636B44" w:rsidRPr="00A84213" w:rsidRDefault="00165791">
                  <w:pPr>
                    <w:widowControl w:val="0"/>
                    <w:pBdr>
                      <w:top w:val="nil"/>
                      <w:left w:val="nil"/>
                      <w:bottom w:val="nil"/>
                      <w:right w:val="nil"/>
                      <w:between w:val="nil"/>
                    </w:pBdr>
                    <w:rPr>
                      <w:color w:val="000000" w:themeColor="text1"/>
                      <w:sz w:val="22"/>
                      <w:szCs w:val="22"/>
                      <w:rPrChange w:id="7" w:author="Matthew Levine" w:date="2025-06-17T13:32:00Z" w16du:dateUtc="2025-06-17T17:32:00Z">
                        <w:rPr>
                          <w:color w:val="FF0000"/>
                          <w:sz w:val="22"/>
                          <w:szCs w:val="22"/>
                        </w:rPr>
                      </w:rPrChange>
                    </w:rPr>
                  </w:pPr>
                  <w:ins w:id="8" w:author="Matthew Levine" w:date="2025-06-17T13:21:00Z" w16du:dateUtc="2025-06-17T17:21:00Z">
                    <w:r w:rsidRPr="00A84213">
                      <w:rPr>
                        <w:color w:val="000000" w:themeColor="text1"/>
                        <w:sz w:val="22"/>
                        <w:szCs w:val="22"/>
                        <w:rPrChange w:id="9" w:author="Matthew Levine" w:date="2025-06-17T13:32:00Z" w16du:dateUtc="2025-06-17T17:32:00Z">
                          <w:rPr>
                            <w:color w:val="FF0000"/>
                            <w:sz w:val="22"/>
                            <w:szCs w:val="22"/>
                          </w:rPr>
                        </w:rPrChange>
                      </w:rPr>
                      <w:t>Per passport</w:t>
                    </w:r>
                  </w:ins>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AE60A4F" w:rsidR="00636B44" w:rsidRPr="00A84213" w:rsidRDefault="00165791">
                  <w:pPr>
                    <w:widowControl w:val="0"/>
                    <w:pBdr>
                      <w:top w:val="nil"/>
                      <w:left w:val="nil"/>
                      <w:bottom w:val="nil"/>
                      <w:right w:val="nil"/>
                      <w:between w:val="nil"/>
                    </w:pBdr>
                    <w:rPr>
                      <w:color w:val="000000" w:themeColor="text1"/>
                      <w:sz w:val="22"/>
                      <w:szCs w:val="22"/>
                      <w:rPrChange w:id="10" w:author="Matthew Levine" w:date="2025-06-17T13:32:00Z" w16du:dateUtc="2025-06-17T17:32:00Z">
                        <w:rPr>
                          <w:color w:val="FF0000"/>
                          <w:sz w:val="22"/>
                          <w:szCs w:val="22"/>
                        </w:rPr>
                      </w:rPrChange>
                    </w:rPr>
                  </w:pPr>
                  <w:ins w:id="11" w:author="Matthew Levine" w:date="2025-06-17T13:21:00Z" w16du:dateUtc="2025-06-17T17:21:00Z">
                    <w:r w:rsidRPr="00A84213">
                      <w:rPr>
                        <w:color w:val="000000" w:themeColor="text1"/>
                        <w:sz w:val="22"/>
                        <w:szCs w:val="22"/>
                        <w:rPrChange w:id="12" w:author="Matthew Levine" w:date="2025-06-17T13:32:00Z" w16du:dateUtc="2025-06-17T17:32:00Z">
                          <w:rPr>
                            <w:color w:val="FF0000"/>
                            <w:sz w:val="22"/>
                            <w:szCs w:val="22"/>
                          </w:rPr>
                        </w:rPrChange>
                      </w:rPr>
                      <w:t>Nil</w:t>
                    </w:r>
                  </w:ins>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Non-US.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2AD07C0D" w:rsidR="00636B44" w:rsidRPr="00A84213" w:rsidRDefault="00165791">
                  <w:pPr>
                    <w:widowControl w:val="0"/>
                    <w:pBdr>
                      <w:top w:val="nil"/>
                      <w:left w:val="nil"/>
                      <w:bottom w:val="nil"/>
                      <w:right w:val="nil"/>
                      <w:between w:val="nil"/>
                    </w:pBdr>
                    <w:rPr>
                      <w:color w:val="000000" w:themeColor="text1"/>
                      <w:sz w:val="22"/>
                      <w:szCs w:val="22"/>
                      <w:rPrChange w:id="13" w:author="Matthew Levine" w:date="2025-06-17T13:32:00Z" w16du:dateUtc="2025-06-17T17:32:00Z">
                        <w:rPr>
                          <w:color w:val="FF0000"/>
                          <w:sz w:val="22"/>
                          <w:szCs w:val="22"/>
                        </w:rPr>
                      </w:rPrChange>
                    </w:rPr>
                  </w:pPr>
                  <w:ins w:id="14" w:author="Matthew Levine" w:date="2025-06-17T13:21:00Z" w16du:dateUtc="2025-06-17T17:21:00Z">
                    <w:r w:rsidRPr="00A84213">
                      <w:rPr>
                        <w:color w:val="000000" w:themeColor="text1"/>
                        <w:sz w:val="22"/>
                        <w:szCs w:val="22"/>
                        <w:rPrChange w:id="15" w:author="Matthew Levine" w:date="2025-06-17T13:32:00Z" w16du:dateUtc="2025-06-17T17:32:00Z">
                          <w:rPr>
                            <w:color w:val="FF0000"/>
                            <w:sz w:val="22"/>
                            <w:szCs w:val="22"/>
                          </w:rPr>
                        </w:rPrChange>
                      </w:rPr>
                      <w:t>Per passport</w:t>
                    </w:r>
                  </w:ins>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0735E047" w:rsidR="00636B44" w:rsidRDefault="00067BDF">
            <w:pPr>
              <w:rPr>
                <w:sz w:val="22"/>
                <w:szCs w:val="22"/>
              </w:rPr>
            </w:pPr>
            <w:ins w:id="16" w:author="Matthew Levine" w:date="2025-06-17T13:22:00Z" w16du:dateUtc="2025-06-17T17:22:00Z">
              <w:r>
                <w:rPr>
                  <w:sz w:val="22"/>
                  <w:szCs w:val="22"/>
                </w:rPr>
                <w:t>[</w:t>
              </w:r>
            </w:ins>
            <w:r w:rsidR="00930945">
              <w:rPr>
                <w:sz w:val="22"/>
                <w:szCs w:val="22"/>
              </w:rPr>
              <w:t> </w:t>
            </w:r>
            <w:ins w:id="17" w:author="Matthew Levine" w:date="2025-06-17T13:21:00Z" w16du:dateUtc="2025-06-17T17:21:00Z">
              <w:r w:rsidR="00165791">
                <w:t>Euro House, Richmond Hill Road</w:t>
              </w:r>
            </w:ins>
            <w:ins w:id="18" w:author="Matthew Levine" w:date="2025-06-17T13:22:00Z" w16du:dateUtc="2025-06-17T17:22:00Z">
              <w:r>
                <w:t>, Kingstown, St. Vincent and the Grenadines]</w:t>
              </w:r>
            </w:ins>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lastRenderedPageBreak/>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04093189" w:rsidR="00636B44" w:rsidRDefault="00930945">
            <w:pPr>
              <w:rPr>
                <w:sz w:val="22"/>
                <w:szCs w:val="22"/>
              </w:rPr>
            </w:pPr>
            <w:r>
              <w:rPr>
                <w:sz w:val="22"/>
                <w:szCs w:val="22"/>
              </w:rPr>
              <w:t> </w:t>
            </w:r>
            <w:ins w:id="19" w:author="Matthew Levine" w:date="2025-06-17T13:22:00Z" w16du:dateUtc="2025-06-17T17:22:00Z">
              <w:r w:rsidR="00067BDF">
                <w:rPr>
                  <w:sz w:val="22"/>
                  <w:szCs w:val="22"/>
                </w:rPr>
                <w:t>[</w:t>
              </w:r>
              <w:r w:rsidR="00067BDF">
                <w:t>Euro House, Richmond Hill Road, Kingstown, St. Vincent and the Grenadines]</w:t>
              </w:r>
            </w:ins>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r w:rsidR="00AE3CA5">
              <w:rPr>
                <w:sz w:val="22"/>
                <w:szCs w:val="22"/>
              </w:rPr>
              <w:t>SnowCap</w:t>
            </w:r>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29818275" w:rsidR="00636B44" w:rsidRDefault="008B1F13">
            <w:pPr>
              <w:rPr>
                <w:sz w:val="22"/>
                <w:szCs w:val="22"/>
              </w:rPr>
            </w:pPr>
            <w:ins w:id="20" w:author="Matthew Levine" w:date="2025-06-17T13:22:00Z" w16du:dateUtc="2025-06-17T17:22:00Z">
              <w:r>
                <w:t>SnowCap Canada</w:t>
              </w:r>
            </w:ins>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lastRenderedPageBreak/>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4C40C5F6" w:rsidR="00636B44" w:rsidRDefault="00930945">
            <w:pPr>
              <w:rPr>
                <w:sz w:val="22"/>
                <w:szCs w:val="22"/>
              </w:rPr>
            </w:pPr>
            <w:r>
              <w:rPr>
                <w:sz w:val="22"/>
                <w:szCs w:val="22"/>
              </w:rPr>
              <w:t> </w:t>
            </w:r>
            <w:ins w:id="21" w:author="Matthew Levine" w:date="2025-06-17T13:22:00Z" w16du:dateUtc="2025-06-17T17:22:00Z">
              <w:r w:rsidR="008B1F13">
                <w:rPr>
                  <w:sz w:val="22"/>
                  <w:szCs w:val="22"/>
                </w:rPr>
                <w:t>S</w:t>
              </w:r>
              <w:r w:rsidR="008B1F13">
                <w:t>oftware solutions for crypto, fintech, and emerging technology sectors</w:t>
              </w:r>
            </w:ins>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437BC4F6" w:rsidR="00636B44" w:rsidRDefault="008B1F13">
            <w:pPr>
              <w:rPr>
                <w:sz w:val="22"/>
                <w:szCs w:val="22"/>
              </w:rPr>
            </w:pPr>
            <w:ins w:id="22" w:author="Matthew Levine" w:date="2025-06-17T13:22:00Z" w16du:dateUtc="2025-06-17T17:22:00Z">
              <w:r>
                <w:t>Limited Liability Company (LLC)</w:t>
              </w:r>
            </w:ins>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29DAC1A9" w:rsidR="00636B44" w:rsidRDefault="00CD1BAD">
            <w:pPr>
              <w:rPr>
                <w:sz w:val="22"/>
                <w:szCs w:val="22"/>
              </w:rPr>
            </w:pPr>
            <w:ins w:id="23" w:author="Matthew Levine" w:date="2025-06-17T13:23:00Z" w16du:dateUtc="2025-06-17T17:23:00Z">
              <w:r>
                <w:t>Not a subsidiary (owned by individual shareholder)</w:t>
              </w:r>
            </w:ins>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340DFE9B" w:rsidR="00636B44" w:rsidRPr="00CD1BAD" w:rsidRDefault="00CD1BAD">
            <w:pPr>
              <w:pStyle w:val="NormalWeb"/>
              <w:rPr>
                <w:rPrChange w:id="24" w:author="Matthew Levine" w:date="2025-06-17T13:23:00Z" w16du:dateUtc="2025-06-17T17:23:00Z">
                  <w:rPr>
                    <w:sz w:val="22"/>
                    <w:szCs w:val="22"/>
                  </w:rPr>
                </w:rPrChange>
              </w:rPr>
              <w:pPrChange w:id="25" w:author="Matthew Levine" w:date="2025-06-17T13:23:00Z" w16du:dateUtc="2025-06-17T17:23:00Z">
                <w:pPr/>
              </w:pPrChange>
            </w:pPr>
            <w:ins w:id="26" w:author="Matthew Levine" w:date="2025-06-17T13:23:00Z" w16du:dateUtc="2025-06-17T17:23:00Z">
              <w:r>
                <w:rPr>
                  <w:rFonts w:hAnsi="Symbol"/>
                </w:rPr>
                <w:t></w:t>
              </w:r>
              <w:r>
                <w:t xml:space="preserve">  Likely global, specific countries not listed (recommend follow-up)</w:t>
              </w:r>
            </w:ins>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 xml:space="preserve">(c )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16D4EE1B" w:rsidR="00636B44" w:rsidRDefault="00CD1BAD">
            <w:pPr>
              <w:rPr>
                <w:sz w:val="22"/>
                <w:szCs w:val="22"/>
              </w:rPr>
            </w:pPr>
            <w:ins w:id="27" w:author="Matthew Levine" w:date="2025-06-17T13:23:00Z" w16du:dateUtc="2025-06-17T17:23:00Z">
              <w:r>
                <w:t>Corporate clients in crypto/fintech (confirm if retail included)</w:t>
              </w:r>
            </w:ins>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5AA7E312" w:rsidR="00636B44" w:rsidRDefault="00FA7AFC">
            <w:pPr>
              <w:rPr>
                <w:sz w:val="22"/>
                <w:szCs w:val="22"/>
              </w:rPr>
            </w:pPr>
            <w:ins w:id="28" w:author="Matthew Levine" w:date="2025-06-17T13:23:00Z" w16du:dateUtc="2025-06-17T17:23:00Z">
              <w:r>
                <w:rPr>
                  <w:sz w:val="22"/>
                  <w:szCs w:val="22"/>
                </w:rPr>
                <w:t>both</w:t>
              </w:r>
            </w:ins>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0E70EC01" w:rsidR="00636B44" w:rsidRDefault="00FA7AFC">
            <w:pPr>
              <w:rPr>
                <w:sz w:val="22"/>
                <w:szCs w:val="22"/>
              </w:rPr>
            </w:pPr>
            <w:ins w:id="29" w:author="Matthew Levine" w:date="2025-06-17T13:23:00Z" w16du:dateUtc="2025-06-17T17:23:00Z">
              <w:r>
                <w:t>Software distribution revenue</w:t>
              </w:r>
            </w:ins>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213407E8" w:rsidR="00636B44" w:rsidRDefault="00930945">
            <w:pPr>
              <w:rPr>
                <w:sz w:val="22"/>
                <w:szCs w:val="22"/>
              </w:rPr>
            </w:pPr>
            <w:r>
              <w:rPr>
                <w:sz w:val="22"/>
                <w:szCs w:val="22"/>
              </w:rPr>
              <w:t> </w:t>
            </w:r>
            <w:ins w:id="30" w:author="Matthew Levine" w:date="2025-06-17T13:23:00Z" w16du:dateUtc="2025-06-17T17:23:00Z">
              <w:r w:rsidR="00FA7AFC">
                <w:t>Not provided (recommend follow-up)</w:t>
              </w:r>
            </w:ins>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lastRenderedPageBreak/>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D1B0F53" w14:textId="77777777" w:rsidR="00FA7AFC" w:rsidRDefault="00FA7AFC" w:rsidP="00FA7AFC">
            <w:pPr>
              <w:numPr>
                <w:ilvl w:val="0"/>
                <w:numId w:val="17"/>
              </w:numPr>
              <w:spacing w:before="100" w:beforeAutospacing="1" w:after="100" w:afterAutospacing="1"/>
              <w:rPr>
                <w:ins w:id="31" w:author="Matthew Levine" w:date="2025-06-17T13:24:00Z" w16du:dateUtc="2025-06-17T17:24:00Z"/>
              </w:rPr>
            </w:pPr>
            <w:ins w:id="32" w:author="Matthew Levine" w:date="2025-06-17T13:24:00Z" w16du:dateUtc="2025-06-17T17:24:00Z">
              <w:r>
                <w:rPr>
                  <w:rFonts w:hAnsi="Symbol"/>
                </w:rPr>
                <w:t></w:t>
              </w:r>
              <w:r>
                <w:t xml:space="preserve">  </w:t>
              </w:r>
            </w:ins>
          </w:p>
          <w:p w14:paraId="4227D4E5" w14:textId="77777777" w:rsidR="00FA7AFC" w:rsidRDefault="00FA7AFC" w:rsidP="00FA7AFC">
            <w:pPr>
              <w:pStyle w:val="NormalWeb"/>
              <w:ind w:left="720"/>
              <w:rPr>
                <w:ins w:id="33" w:author="Matthew Levine" w:date="2025-06-17T13:24:00Z" w16du:dateUtc="2025-06-17T17:24:00Z"/>
              </w:rPr>
            </w:pPr>
            <w:ins w:id="34" w:author="Matthew Levine" w:date="2025-06-17T13:24:00Z" w16du:dateUtc="2025-06-17T17:24:00Z">
              <w:r>
                <w:rPr>
                  <w:rStyle w:val="Strong"/>
                </w:rPr>
                <w:t>Name:</w:t>
              </w:r>
              <w:r>
                <w:t xml:space="preserve"> Mr. Baccus Fontenelle</w:t>
              </w:r>
            </w:ins>
          </w:p>
          <w:p w14:paraId="0D1F24D8" w14:textId="77777777" w:rsidR="00FA7AFC" w:rsidRDefault="00FA7AFC" w:rsidP="00FA7AFC">
            <w:pPr>
              <w:pStyle w:val="NormalWeb"/>
              <w:numPr>
                <w:ilvl w:val="0"/>
                <w:numId w:val="17"/>
              </w:numPr>
              <w:spacing w:before="100"/>
              <w:rPr>
                <w:ins w:id="35" w:author="Matthew Levine" w:date="2025-06-17T13:24:00Z" w16du:dateUtc="2025-06-17T17:24:00Z"/>
              </w:rPr>
            </w:pPr>
            <w:ins w:id="36" w:author="Matthew Levine" w:date="2025-06-17T13:24:00Z" w16du:dateUtc="2025-06-17T17:24:00Z">
              <w:r>
                <w:rPr>
                  <w:rStyle w:val="Strong"/>
                </w:rPr>
                <w:t>Email:</w:t>
              </w:r>
              <w:r>
                <w:t xml:space="preserve"> info@ccd-software.com</w:t>
              </w:r>
            </w:ins>
          </w:p>
          <w:p w14:paraId="7ED5292A" w14:textId="77777777" w:rsidR="00FA7AFC" w:rsidRDefault="00FA7AFC" w:rsidP="00FA7AFC">
            <w:pPr>
              <w:pStyle w:val="NormalWeb"/>
              <w:numPr>
                <w:ilvl w:val="0"/>
                <w:numId w:val="17"/>
              </w:numPr>
              <w:spacing w:before="100"/>
              <w:rPr>
                <w:ins w:id="37" w:author="Matthew Levine" w:date="2025-06-17T13:24:00Z" w16du:dateUtc="2025-06-17T17:24:00Z"/>
              </w:rPr>
            </w:pPr>
            <w:ins w:id="38" w:author="Matthew Levine" w:date="2025-06-17T13:24:00Z" w16du:dateUtc="2025-06-17T17:24:00Z">
              <w:r>
                <w:rPr>
                  <w:rStyle w:val="Strong"/>
                </w:rPr>
                <w:t>Phone:</w:t>
              </w:r>
              <w:r>
                <w:t xml:space="preserve"> +357 95779701</w:t>
              </w:r>
            </w:ins>
          </w:p>
          <w:p w14:paraId="42AA7209" w14:textId="52992106" w:rsidR="00636B44" w:rsidRDefault="00FA7AFC" w:rsidP="00FA7AFC">
            <w:pPr>
              <w:rPr>
                <w:sz w:val="22"/>
                <w:szCs w:val="22"/>
              </w:rPr>
            </w:pPr>
            <w:ins w:id="39" w:author="Matthew Levine" w:date="2025-06-17T13:24:00Z" w16du:dateUtc="2025-06-17T17:24:00Z">
              <w:r>
                <w:rPr>
                  <w:rFonts w:hAnsi="Symbol"/>
                </w:rPr>
                <w:t></w:t>
              </w:r>
              <w:r>
                <w:t xml:space="preserve">  </w:t>
              </w:r>
            </w:ins>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40CAF9EA" w:rsidR="00636B44" w:rsidRDefault="000A1747">
            <w:pPr>
              <w:rPr>
                <w:sz w:val="22"/>
                <w:szCs w:val="22"/>
              </w:rPr>
            </w:pPr>
            <w:ins w:id="40" w:author="Matthew Levine" w:date="2025-06-17T13:24:00Z" w16du:dateUtc="2025-06-17T17:24:00Z">
              <w:r>
                <w:rPr>
                  <w:sz w:val="22"/>
                  <w:szCs w:val="22"/>
                </w:rPr>
                <w:t>As above</w:t>
              </w:r>
            </w:ins>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3D064D6C" w:rsidR="00636B44" w:rsidRDefault="000A1747">
            <w:pPr>
              <w:rPr>
                <w:sz w:val="22"/>
                <w:szCs w:val="22"/>
              </w:rPr>
            </w:pPr>
            <w:ins w:id="41" w:author="Matthew Levine" w:date="2025-06-17T13:24:00Z" w16du:dateUtc="2025-06-17T17:24:00Z">
              <w:r>
                <w:rPr>
                  <w:sz w:val="22"/>
                  <w:szCs w:val="22"/>
                </w:rPr>
                <w:t>As above</w:t>
              </w:r>
            </w:ins>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2139EB6B" w:rsidR="00636B44" w:rsidRDefault="000A1747">
            <w:pPr>
              <w:rPr>
                <w:sz w:val="22"/>
                <w:szCs w:val="22"/>
              </w:rPr>
            </w:pPr>
            <w:ins w:id="42" w:author="Matthew Levine" w:date="2025-06-17T13:24:00Z" w16du:dateUtc="2025-06-17T17:24:00Z">
              <w:r>
                <w:rPr>
                  <w:sz w:val="22"/>
                  <w:szCs w:val="22"/>
                </w:rPr>
                <w:t>As above</w:t>
              </w:r>
            </w:ins>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0F460631" w:rsidR="00636B44" w:rsidRDefault="000A1747">
            <w:pPr>
              <w:rPr>
                <w:sz w:val="22"/>
                <w:szCs w:val="22"/>
              </w:rPr>
            </w:pPr>
            <w:ins w:id="43" w:author="Matthew Levine" w:date="2025-06-17T13:24:00Z" w16du:dateUtc="2025-06-17T17:24:00Z">
              <w:r>
                <w:rPr>
                  <w:sz w:val="22"/>
                  <w:szCs w:val="22"/>
                </w:rPr>
                <w:t>As above</w:t>
              </w:r>
            </w:ins>
          </w:p>
        </w:tc>
      </w:tr>
    </w:tbl>
    <w:p w14:paraId="4EA76838" w14:textId="77777777" w:rsidR="00636B44" w:rsidRDefault="00636B44">
      <w:pPr>
        <w:rPr>
          <w:b/>
          <w:sz w:val="22"/>
          <w:szCs w:val="22"/>
        </w:rPr>
      </w:pPr>
    </w:p>
    <w:p w14:paraId="07560CB5" w14:textId="2E612CAF" w:rsidR="00636B44" w:rsidRDefault="00260268" w:rsidP="005E39D7">
      <w:pPr>
        <w:pStyle w:val="Heading1"/>
        <w:numPr>
          <w:ilvl w:val="0"/>
          <w:numId w:val="1"/>
        </w:numPr>
        <w:ind w:right="202"/>
      </w:pPr>
      <w:bookmarkStart w:id="44" w:name="_Toc200105236"/>
      <w:r>
        <w:t>T</w:t>
      </w:r>
      <w:r w:rsidR="00930945">
        <w:t>ransactional activities</w:t>
      </w:r>
      <w:bookmarkEnd w:id="44"/>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r w:rsidR="00AE3CA5">
              <w:rPr>
                <w:sz w:val="22"/>
                <w:szCs w:val="22"/>
              </w:rPr>
              <w:t>SnowCap</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21406E9D" w:rsidR="00636B44" w:rsidRDefault="00422196">
            <w:pPr>
              <w:rPr>
                <w:sz w:val="22"/>
                <w:szCs w:val="22"/>
              </w:rPr>
            </w:pPr>
            <w:ins w:id="45" w:author="Matthew Levine" w:date="2025-06-17T13:24:00Z" w16du:dateUtc="2025-06-17T17:24:00Z">
              <w:r>
                <w:rPr>
                  <w:sz w:val="22"/>
                  <w:szCs w:val="22"/>
                </w:rPr>
                <w:t>[</w:t>
              </w:r>
              <w:r>
                <w:t>Awaiting confirmation—likely FX/payments infrastructure]]</w:t>
              </w:r>
            </w:ins>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46" w:name="_heading=h.4d34og8" w:colFirst="0" w:colLast="0"/>
            <w:bookmarkEnd w:id="46"/>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6E6CEB4A" w:rsidR="00636B44" w:rsidRDefault="00930945">
            <w:pPr>
              <w:rPr>
                <w:sz w:val="22"/>
                <w:szCs w:val="22"/>
              </w:rPr>
            </w:pPr>
            <w:r>
              <w:rPr>
                <w:sz w:val="22"/>
                <w:szCs w:val="22"/>
              </w:rPr>
              <w:t> </w:t>
            </w:r>
            <w:ins w:id="47" w:author="Matthew Levine" w:date="2025-06-17T13:24:00Z" w16du:dateUtc="2025-06-17T17:24:00Z">
              <w:r w:rsidR="00422196">
                <w:t>[Recommend follow-up]</w:t>
              </w:r>
            </w:ins>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1DA7CD2A" w:rsidR="00636B44" w:rsidRDefault="00930945">
            <w:pPr>
              <w:rPr>
                <w:sz w:val="22"/>
                <w:szCs w:val="22"/>
              </w:rPr>
            </w:pPr>
            <w:r>
              <w:rPr>
                <w:sz w:val="22"/>
                <w:szCs w:val="22"/>
              </w:rPr>
              <w:t> </w:t>
            </w:r>
            <w:ins w:id="48" w:author="Matthew Levine" w:date="2025-06-17T13:24:00Z" w16du:dateUtc="2025-06-17T17:24:00Z">
              <w:r w:rsidR="00422196">
                <w:t>[Recommend follow-up]</w:t>
              </w:r>
            </w:ins>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254D49C6" w:rsidR="00636B44" w:rsidRDefault="00422196">
            <w:pPr>
              <w:rPr>
                <w:sz w:val="22"/>
                <w:szCs w:val="22"/>
              </w:rPr>
            </w:pPr>
            <w:ins w:id="49" w:author="Matthew Levine" w:date="2025-06-17T13:24:00Z" w16du:dateUtc="2025-06-17T17:24:00Z">
              <w:r>
                <w:t>[Recommend follow-up]</w:t>
              </w:r>
            </w:ins>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lastRenderedPageBreak/>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5E4C3D01" w:rsidR="00636B44" w:rsidRDefault="00422196">
            <w:pPr>
              <w:rPr>
                <w:sz w:val="22"/>
                <w:szCs w:val="22"/>
              </w:rPr>
            </w:pPr>
            <w:ins w:id="50" w:author="Matthew Levine" w:date="2025-06-17T13:25:00Z" w16du:dateUtc="2025-06-17T17:25:00Z">
              <w:r>
                <w:t>Likely St. Vincent, Cyprus, others—follow-up recommended</w:t>
              </w:r>
            </w:ins>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4C53D699" w:rsidR="00636B44" w:rsidRDefault="00930945">
            <w:pPr>
              <w:rPr>
                <w:sz w:val="22"/>
                <w:szCs w:val="22"/>
              </w:rPr>
            </w:pPr>
            <w:r>
              <w:rPr>
                <w:sz w:val="22"/>
                <w:szCs w:val="22"/>
              </w:rPr>
              <w:t> </w:t>
            </w:r>
            <w:ins w:id="51" w:author="Matthew Levine" w:date="2025-06-17T13:25:00Z" w16du:dateUtc="2025-06-17T17:25:00Z">
              <w:r w:rsidR="00AA6D9D">
                <w:t>USD, EUR, others used in crypto/fintech</w:t>
              </w:r>
            </w:ins>
          </w:p>
        </w:tc>
      </w:tr>
      <w:tr w:rsidR="00636B44" w14:paraId="7527AF8B" w14:textId="77777777" w:rsidTr="003B4636">
        <w:trPr>
          <w:trHeight w:val="320"/>
        </w:trPr>
        <w:tc>
          <w:tcPr>
            <w:tcW w:w="2699" w:type="dxa"/>
            <w:shd w:val="clear" w:color="auto" w:fill="auto"/>
          </w:tcPr>
          <w:p w14:paraId="5672D187" w14:textId="214CF871" w:rsidR="00636B44" w:rsidRDefault="00930945">
            <w:pPr>
              <w:rPr>
                <w:sz w:val="22"/>
                <w:szCs w:val="22"/>
              </w:rPr>
            </w:pPr>
            <w:r>
              <w:rPr>
                <w:sz w:val="22"/>
                <w:szCs w:val="22"/>
              </w:rPr>
              <w:t xml:space="preserve">Is cash pick-up a required feature of </w:t>
            </w:r>
            <w:r w:rsidR="00715E3E">
              <w:rPr>
                <w:sz w:val="22"/>
                <w:szCs w:val="22"/>
              </w:rPr>
              <w:t xml:space="preserve">your </w:t>
            </w:r>
            <w:r>
              <w:rPr>
                <w:sz w:val="22"/>
                <w:szCs w:val="22"/>
              </w:rPr>
              <w:t>business?</w:t>
            </w:r>
          </w:p>
        </w:tc>
        <w:tc>
          <w:tcPr>
            <w:tcW w:w="10059" w:type="dxa"/>
            <w:shd w:val="clear" w:color="auto" w:fill="C7DDF1"/>
          </w:tcPr>
          <w:p w14:paraId="0DDD12D2" w14:textId="372A651B" w:rsidR="00636B44" w:rsidRDefault="00AA6D9D">
            <w:pPr>
              <w:rPr>
                <w:sz w:val="22"/>
                <w:szCs w:val="22"/>
              </w:rPr>
            </w:pPr>
            <w:ins w:id="52" w:author="Matthew Levine" w:date="2025-06-17T13:25:00Z" w16du:dateUtc="2025-06-17T17:25:00Z">
              <w:r>
                <w:rPr>
                  <w:sz w:val="22"/>
                  <w:szCs w:val="22"/>
                </w:rPr>
                <w:t>no</w:t>
              </w:r>
            </w:ins>
          </w:p>
        </w:tc>
      </w:tr>
      <w:tr w:rsidR="00636B44" w14:paraId="14C5C779" w14:textId="77777777" w:rsidTr="003B4636">
        <w:trPr>
          <w:trHeight w:val="320"/>
        </w:trPr>
        <w:tc>
          <w:tcPr>
            <w:tcW w:w="2699" w:type="dxa"/>
            <w:shd w:val="clear" w:color="auto" w:fill="auto"/>
          </w:tcPr>
          <w:p w14:paraId="0E865C9D" w14:textId="20E3D341" w:rsidR="00636B44" w:rsidRDefault="00930945">
            <w:pPr>
              <w:rPr>
                <w:sz w:val="22"/>
                <w:szCs w:val="22"/>
              </w:rPr>
            </w:pPr>
            <w:r>
              <w:rPr>
                <w:sz w:val="22"/>
                <w:szCs w:val="22"/>
              </w:rPr>
              <w:t xml:space="preserve">Detailed description Transaction Types </w:t>
            </w:r>
            <w:r>
              <w:rPr>
                <w:sz w:val="22"/>
                <w:szCs w:val="22"/>
              </w:rPr>
              <w:br/>
              <w:t xml:space="preserve">(Supplier Payment, Bill Pay, Expense Reimbursement, Payroll etc.) </w:t>
            </w:r>
          </w:p>
        </w:tc>
        <w:tc>
          <w:tcPr>
            <w:tcW w:w="10059" w:type="dxa"/>
            <w:shd w:val="clear" w:color="auto" w:fill="C7DDF1"/>
          </w:tcPr>
          <w:p w14:paraId="539BA2EA" w14:textId="0258D7E3" w:rsidR="00636B44" w:rsidRDefault="00AA6D9D">
            <w:pPr>
              <w:rPr>
                <w:sz w:val="22"/>
                <w:szCs w:val="22"/>
              </w:rPr>
            </w:pPr>
            <w:ins w:id="53" w:author="Matthew Levine" w:date="2025-06-17T13:25:00Z" w16du:dateUtc="2025-06-17T17:25:00Z">
              <w:r>
                <w:t>Likely B2B payments—confirm if includes supplier, payroll, etc.</w:t>
              </w:r>
            </w:ins>
          </w:p>
        </w:tc>
      </w:tr>
      <w:tr w:rsidR="00636B44" w14:paraId="1E1D92F1" w14:textId="77777777" w:rsidTr="003B4636">
        <w:trPr>
          <w:trHeight w:val="320"/>
        </w:trPr>
        <w:tc>
          <w:tcPr>
            <w:tcW w:w="2699" w:type="dxa"/>
            <w:shd w:val="clear" w:color="auto" w:fill="auto"/>
          </w:tcPr>
          <w:p w14:paraId="028225FB" w14:textId="5F2C3409" w:rsidR="00636B44" w:rsidRDefault="00026D6F">
            <w:pPr>
              <w:rPr>
                <w:b/>
                <w:sz w:val="22"/>
                <w:szCs w:val="22"/>
              </w:rPr>
            </w:pPr>
            <w:r>
              <w:rPr>
                <w:sz w:val="22"/>
                <w:szCs w:val="22"/>
              </w:rPr>
              <w:t>Briefly describe how funds flow in / out of your account</w:t>
            </w:r>
          </w:p>
        </w:tc>
        <w:tc>
          <w:tcPr>
            <w:tcW w:w="10059" w:type="dxa"/>
            <w:shd w:val="clear" w:color="auto" w:fill="C7DDF1"/>
          </w:tcPr>
          <w:p w14:paraId="55F7CA6D" w14:textId="4A959541" w:rsidR="00636B44" w:rsidRDefault="00AA6D9D">
            <w:pPr>
              <w:rPr>
                <w:sz w:val="22"/>
                <w:szCs w:val="22"/>
              </w:rPr>
            </w:pPr>
            <w:ins w:id="54" w:author="Matthew Levine" w:date="2025-06-17T13:25:00Z" w16du:dateUtc="2025-06-17T17:25:00Z">
              <w:r>
                <w:t>Incoming revenue from clients, outgoing to vendors or partners</w:t>
              </w:r>
            </w:ins>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2124BCAA" w:rsidR="00636B44" w:rsidRDefault="00BF0CA4">
            <w:pPr>
              <w:rPr>
                <w:sz w:val="22"/>
                <w:szCs w:val="22"/>
              </w:rPr>
            </w:pPr>
            <w:ins w:id="55" w:author="Matthew Levine" w:date="2025-06-17T13:25:00Z" w16du:dateUtc="2025-06-17T17:25:00Z">
              <w:r>
                <w:t>Not indicated (confirm if applies)</w:t>
              </w:r>
            </w:ins>
          </w:p>
        </w:tc>
      </w:tr>
    </w:tbl>
    <w:p w14:paraId="7B111CC3" w14:textId="77777777" w:rsidR="00636B44" w:rsidRDefault="00636B44">
      <w:pPr>
        <w:rPr>
          <w:sz w:val="22"/>
          <w:szCs w:val="22"/>
        </w:rPr>
      </w:pPr>
    </w:p>
    <w:p w14:paraId="5A895A1A" w14:textId="77777777" w:rsidR="00636B44" w:rsidRDefault="00930945" w:rsidP="005E39D7">
      <w:pPr>
        <w:pStyle w:val="Heading1"/>
        <w:numPr>
          <w:ilvl w:val="0"/>
          <w:numId w:val="1"/>
        </w:numPr>
      </w:pPr>
      <w:bookmarkStart w:id="56" w:name="_Toc200105237"/>
      <w:r>
        <w:t>BENEFICIAL OWNERSHIP INFORMATION REQUIREMENTS</w:t>
      </w:r>
      <w:bookmarkEnd w:id="56"/>
    </w:p>
    <w:p w14:paraId="62527B9F" w14:textId="77777777" w:rsidR="00636B44" w:rsidRDefault="00930945">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4A9E791A" w14:textId="4992BB83" w:rsidR="00636B44" w:rsidDel="00BF0CA4" w:rsidRDefault="00930945">
      <w:pPr>
        <w:numPr>
          <w:ilvl w:val="0"/>
          <w:numId w:val="8"/>
        </w:numPr>
        <w:pBdr>
          <w:top w:val="nil"/>
          <w:left w:val="nil"/>
          <w:bottom w:val="nil"/>
          <w:right w:val="nil"/>
          <w:between w:val="nil"/>
        </w:pBdr>
        <w:ind w:right="135"/>
        <w:rPr>
          <w:del w:id="57" w:author="Matthew Levine" w:date="2025-06-17T13:26:00Z" w16du:dateUtc="2025-06-17T17:26:00Z"/>
          <w:color w:val="000000"/>
          <w:sz w:val="22"/>
          <w:szCs w:val="22"/>
        </w:rPr>
      </w:pPr>
      <w:del w:id="58" w:author="Matthew Levine" w:date="2025-06-17T13:26:00Z" w16du:dateUtc="2025-06-17T17:26:00Z">
        <w:r w:rsidDel="00BF0CA4">
          <w:rPr>
            <w:color w:val="000000"/>
            <w:sz w:val="22"/>
            <w:szCs w:val="22"/>
          </w:rPr>
          <w:delText>Full name</w:delText>
        </w:r>
      </w:del>
    </w:p>
    <w:p w14:paraId="3C98B602" w14:textId="64B2182B" w:rsidR="00636B44" w:rsidDel="00BF0CA4" w:rsidRDefault="00930945">
      <w:pPr>
        <w:numPr>
          <w:ilvl w:val="0"/>
          <w:numId w:val="8"/>
        </w:numPr>
        <w:pBdr>
          <w:top w:val="nil"/>
          <w:left w:val="nil"/>
          <w:bottom w:val="nil"/>
          <w:right w:val="nil"/>
          <w:between w:val="nil"/>
        </w:pBdr>
        <w:ind w:right="135"/>
        <w:rPr>
          <w:del w:id="59" w:author="Matthew Levine" w:date="2025-06-17T13:26:00Z" w16du:dateUtc="2025-06-17T17:26:00Z"/>
          <w:color w:val="000000"/>
          <w:sz w:val="22"/>
          <w:szCs w:val="22"/>
        </w:rPr>
      </w:pPr>
      <w:del w:id="60" w:author="Matthew Levine" w:date="2025-06-17T13:26:00Z" w16du:dateUtc="2025-06-17T17:26:00Z">
        <w:r w:rsidDel="00BF0CA4">
          <w:rPr>
            <w:color w:val="000000"/>
            <w:sz w:val="22"/>
            <w:szCs w:val="22"/>
          </w:rPr>
          <w:delText>Occupation</w:delText>
        </w:r>
      </w:del>
    </w:p>
    <w:p w14:paraId="498B4337" w14:textId="4242925E" w:rsidR="00636B44" w:rsidDel="00BF0CA4" w:rsidRDefault="00930945">
      <w:pPr>
        <w:numPr>
          <w:ilvl w:val="0"/>
          <w:numId w:val="8"/>
        </w:numPr>
        <w:pBdr>
          <w:top w:val="nil"/>
          <w:left w:val="nil"/>
          <w:bottom w:val="nil"/>
          <w:right w:val="nil"/>
          <w:between w:val="nil"/>
        </w:pBdr>
        <w:ind w:right="135"/>
        <w:rPr>
          <w:del w:id="61" w:author="Matthew Levine" w:date="2025-06-17T13:26:00Z" w16du:dateUtc="2025-06-17T17:26:00Z"/>
          <w:color w:val="000000"/>
          <w:sz w:val="22"/>
          <w:szCs w:val="22"/>
        </w:rPr>
      </w:pPr>
      <w:del w:id="62" w:author="Matthew Levine" w:date="2025-06-17T13:26:00Z" w16du:dateUtc="2025-06-17T17:26:00Z">
        <w:r w:rsidDel="00BF0CA4">
          <w:rPr>
            <w:color w:val="000000"/>
            <w:sz w:val="22"/>
            <w:szCs w:val="22"/>
          </w:rPr>
          <w:delText>Citizenship</w:delText>
        </w:r>
      </w:del>
    </w:p>
    <w:p w14:paraId="7E9E82AC" w14:textId="0BBE0505" w:rsidR="00636B44" w:rsidDel="00BF0CA4" w:rsidRDefault="00930945">
      <w:pPr>
        <w:numPr>
          <w:ilvl w:val="0"/>
          <w:numId w:val="8"/>
        </w:numPr>
        <w:pBdr>
          <w:top w:val="nil"/>
          <w:left w:val="nil"/>
          <w:bottom w:val="nil"/>
          <w:right w:val="nil"/>
          <w:between w:val="nil"/>
        </w:pBdr>
        <w:ind w:right="135"/>
        <w:rPr>
          <w:del w:id="63" w:author="Matthew Levine" w:date="2025-06-17T13:26:00Z" w16du:dateUtc="2025-06-17T17:26:00Z"/>
          <w:color w:val="000000"/>
          <w:sz w:val="22"/>
          <w:szCs w:val="22"/>
        </w:rPr>
      </w:pPr>
      <w:del w:id="64" w:author="Matthew Levine" w:date="2025-06-17T13:26:00Z" w16du:dateUtc="2025-06-17T17:26:00Z">
        <w:r w:rsidDel="00BF0CA4">
          <w:rPr>
            <w:color w:val="000000"/>
            <w:sz w:val="22"/>
            <w:szCs w:val="22"/>
          </w:rPr>
          <w:delText>SSN # (if U.S Resident)</w:delText>
        </w:r>
      </w:del>
    </w:p>
    <w:p w14:paraId="2207FDB1" w14:textId="2AB64582" w:rsidR="00636B44" w:rsidDel="00BF0CA4" w:rsidRDefault="00930945">
      <w:pPr>
        <w:numPr>
          <w:ilvl w:val="0"/>
          <w:numId w:val="8"/>
        </w:numPr>
        <w:pBdr>
          <w:top w:val="nil"/>
          <w:left w:val="nil"/>
          <w:bottom w:val="nil"/>
          <w:right w:val="nil"/>
          <w:between w:val="nil"/>
        </w:pBdr>
        <w:ind w:right="135"/>
        <w:rPr>
          <w:del w:id="65" w:author="Matthew Levine" w:date="2025-06-17T13:26:00Z" w16du:dateUtc="2025-06-17T17:26:00Z"/>
          <w:color w:val="000000"/>
          <w:sz w:val="22"/>
          <w:szCs w:val="22"/>
        </w:rPr>
      </w:pPr>
      <w:del w:id="66" w:author="Matthew Levine" w:date="2025-06-17T13:26:00Z" w16du:dateUtc="2025-06-17T17:26:00Z">
        <w:r w:rsidDel="00BF0CA4">
          <w:rPr>
            <w:color w:val="000000"/>
            <w:sz w:val="22"/>
            <w:szCs w:val="22"/>
          </w:rPr>
          <w:delText>Date of birth</w:delText>
        </w:r>
      </w:del>
    </w:p>
    <w:p w14:paraId="279C36DC" w14:textId="5282E502" w:rsidR="00636B44" w:rsidDel="00BF0CA4" w:rsidRDefault="00930945">
      <w:pPr>
        <w:numPr>
          <w:ilvl w:val="0"/>
          <w:numId w:val="8"/>
        </w:numPr>
        <w:pBdr>
          <w:top w:val="nil"/>
          <w:left w:val="nil"/>
          <w:bottom w:val="nil"/>
          <w:right w:val="nil"/>
          <w:between w:val="nil"/>
        </w:pBdr>
        <w:ind w:right="135"/>
        <w:rPr>
          <w:del w:id="67" w:author="Matthew Levine" w:date="2025-06-17T13:26:00Z" w16du:dateUtc="2025-06-17T17:26:00Z"/>
          <w:color w:val="000000"/>
          <w:sz w:val="22"/>
          <w:szCs w:val="22"/>
        </w:rPr>
      </w:pPr>
      <w:del w:id="68" w:author="Matthew Levine" w:date="2025-06-17T13:26:00Z" w16du:dateUtc="2025-06-17T17:26:00Z">
        <w:r w:rsidDel="00BF0CA4">
          <w:rPr>
            <w:color w:val="000000"/>
            <w:sz w:val="22"/>
            <w:szCs w:val="22"/>
          </w:rPr>
          <w:delText>Percentage of shares owned</w:delText>
        </w:r>
      </w:del>
    </w:p>
    <w:p w14:paraId="2EF15B4F" w14:textId="2C160850" w:rsidR="00636B44" w:rsidDel="00BF0CA4" w:rsidRDefault="00930945">
      <w:pPr>
        <w:numPr>
          <w:ilvl w:val="0"/>
          <w:numId w:val="8"/>
        </w:numPr>
        <w:pBdr>
          <w:top w:val="nil"/>
          <w:left w:val="nil"/>
          <w:bottom w:val="nil"/>
          <w:right w:val="nil"/>
          <w:between w:val="nil"/>
        </w:pBdr>
        <w:ind w:right="135"/>
        <w:rPr>
          <w:del w:id="69" w:author="Matthew Levine" w:date="2025-06-17T13:26:00Z" w16du:dateUtc="2025-06-17T17:26:00Z"/>
          <w:color w:val="000000"/>
          <w:sz w:val="22"/>
          <w:szCs w:val="22"/>
        </w:rPr>
      </w:pPr>
      <w:del w:id="70" w:author="Matthew Levine" w:date="2025-06-17T13:26:00Z" w16du:dateUtc="2025-06-17T17:26:00Z">
        <w:r w:rsidDel="00BF0CA4">
          <w:rPr>
            <w:color w:val="000000"/>
            <w:sz w:val="22"/>
            <w:szCs w:val="22"/>
          </w:rPr>
          <w:delText>Residential address</w:delText>
        </w:r>
      </w:del>
    </w:p>
    <w:p w14:paraId="7C48A0D0" w14:textId="779E8119" w:rsidR="00636B44" w:rsidDel="00BF0CA4" w:rsidRDefault="00930945">
      <w:pPr>
        <w:numPr>
          <w:ilvl w:val="0"/>
          <w:numId w:val="8"/>
        </w:numPr>
        <w:pBdr>
          <w:top w:val="nil"/>
          <w:left w:val="nil"/>
          <w:bottom w:val="nil"/>
          <w:right w:val="nil"/>
          <w:between w:val="nil"/>
        </w:pBdr>
        <w:ind w:right="135"/>
        <w:rPr>
          <w:del w:id="71" w:author="Matthew Levine" w:date="2025-06-17T13:26:00Z" w16du:dateUtc="2025-06-17T17:26:00Z"/>
          <w:color w:val="000000"/>
          <w:sz w:val="22"/>
          <w:szCs w:val="22"/>
        </w:rPr>
      </w:pPr>
      <w:del w:id="72" w:author="Matthew Levine" w:date="2025-06-17T13:26:00Z" w16du:dateUtc="2025-06-17T17:26:00Z">
        <w:r w:rsidDel="00BF0CA4">
          <w:rPr>
            <w:color w:val="000000"/>
            <w:sz w:val="22"/>
            <w:szCs w:val="22"/>
          </w:rPr>
          <w:delText>Source of wealth</w:delText>
        </w:r>
      </w:del>
    </w:p>
    <w:p w14:paraId="094E57D5" w14:textId="18913860" w:rsidR="00636B44" w:rsidDel="00BF0CA4" w:rsidRDefault="00930945">
      <w:pPr>
        <w:numPr>
          <w:ilvl w:val="0"/>
          <w:numId w:val="8"/>
        </w:numPr>
        <w:pBdr>
          <w:top w:val="nil"/>
          <w:left w:val="nil"/>
          <w:bottom w:val="nil"/>
          <w:right w:val="nil"/>
          <w:between w:val="nil"/>
        </w:pBdr>
        <w:ind w:right="135"/>
        <w:rPr>
          <w:del w:id="73" w:author="Matthew Levine" w:date="2025-06-17T13:26:00Z" w16du:dateUtc="2025-06-17T17:26:00Z"/>
          <w:color w:val="000000"/>
          <w:sz w:val="22"/>
          <w:szCs w:val="22"/>
        </w:rPr>
      </w:pPr>
      <w:del w:id="74" w:author="Matthew Levine" w:date="2025-06-17T13:26:00Z" w16du:dateUtc="2025-06-17T17:26:00Z">
        <w:r w:rsidDel="00BF0CA4">
          <w:rPr>
            <w:color w:val="000000"/>
            <w:sz w:val="22"/>
            <w:szCs w:val="22"/>
          </w:rPr>
          <w:delText xml:space="preserve">PEP and/or HIO confirmation </w:delText>
        </w:r>
      </w:del>
    </w:p>
    <w:p w14:paraId="1D8C3B0E" w14:textId="431652E9" w:rsidR="00636B44" w:rsidDel="00BF0CA4" w:rsidRDefault="00930945">
      <w:pPr>
        <w:numPr>
          <w:ilvl w:val="0"/>
          <w:numId w:val="8"/>
        </w:numPr>
        <w:pBdr>
          <w:top w:val="nil"/>
          <w:left w:val="nil"/>
          <w:bottom w:val="nil"/>
          <w:right w:val="nil"/>
          <w:between w:val="nil"/>
        </w:pBdr>
        <w:rPr>
          <w:del w:id="75" w:author="Matthew Levine" w:date="2025-06-17T13:26:00Z" w16du:dateUtc="2025-06-17T17:26:00Z"/>
          <w:color w:val="000000"/>
          <w:sz w:val="22"/>
          <w:szCs w:val="22"/>
        </w:rPr>
      </w:pPr>
      <w:del w:id="76" w:author="Matthew Levine" w:date="2025-06-17T13:26:00Z" w16du:dateUtc="2025-06-17T17:26:00Z">
        <w:r w:rsidDel="00BF0CA4">
          <w:rPr>
            <w:color w:val="000000"/>
            <w:sz w:val="22"/>
            <w:szCs w:val="22"/>
          </w:rPr>
          <w:delText xml:space="preserve">ID and address verification documents </w:delText>
        </w:r>
      </w:del>
    </w:p>
    <w:p w14:paraId="27C2562A" w14:textId="64ADFEBB" w:rsidR="00636B44" w:rsidDel="00BF0CA4" w:rsidRDefault="00930945">
      <w:pPr>
        <w:ind w:right="135"/>
        <w:rPr>
          <w:del w:id="77" w:author="Matthew Levine" w:date="2025-06-17T13:26:00Z" w16du:dateUtc="2025-06-17T17:26:00Z"/>
          <w:sz w:val="22"/>
          <w:szCs w:val="22"/>
        </w:rPr>
      </w:pPr>
      <w:del w:id="78" w:author="Matthew Levine" w:date="2025-06-17T13:26:00Z" w16du:dateUtc="2025-06-17T17:26:00Z">
        <w:r w:rsidDel="00BF0CA4">
          <w:rPr>
            <w:sz w:val="22"/>
            <w:szCs w:val="22"/>
          </w:rPr>
          <w:delText>If the customer is owned by other entities, provide the chart outlining the ownership structure. Provide the following details on each entity:</w:delText>
        </w:r>
      </w:del>
    </w:p>
    <w:p w14:paraId="65704712" w14:textId="77777777" w:rsidR="00636B44" w:rsidRDefault="00636B44">
      <w:pPr>
        <w:ind w:right="135"/>
        <w:rPr>
          <w:ins w:id="79" w:author="Matthew Levine" w:date="2025-06-17T13:26:00Z" w16du:dateUtc="2025-06-17T17:26:00Z"/>
          <w:color w:val="000000"/>
          <w:sz w:val="22"/>
          <w:szCs w:val="22"/>
        </w:rPr>
      </w:pPr>
    </w:p>
    <w:p w14:paraId="2DCEC8DA" w14:textId="77777777" w:rsidR="00BF0CA4" w:rsidRPr="00BF0CA4" w:rsidRDefault="00BF0CA4" w:rsidP="00BF0CA4">
      <w:pPr>
        <w:spacing w:before="100" w:beforeAutospacing="1" w:after="100" w:afterAutospacing="1"/>
        <w:rPr>
          <w:ins w:id="80" w:author="Matthew Levine" w:date="2025-06-17T13:26:00Z" w16du:dateUtc="2025-06-17T17:26:00Z"/>
        </w:rPr>
      </w:pPr>
      <w:ins w:id="81" w:author="Matthew Levine" w:date="2025-06-17T13:26:00Z" w16du:dateUtc="2025-06-17T17:26:00Z">
        <w:r w:rsidRPr="00BF0CA4">
          <w:rPr>
            <w:b/>
            <w:bCs/>
          </w:rPr>
          <w:t>UBO:</w:t>
        </w:r>
        <w:r w:rsidRPr="00BF0CA4">
          <w:t xml:space="preserve"> Mr. Maxim Orekhov (Cyprus)</w:t>
        </w:r>
      </w:ins>
    </w:p>
    <w:p w14:paraId="70FC235E" w14:textId="77777777" w:rsidR="00BF0CA4" w:rsidRPr="00BF0CA4" w:rsidRDefault="00BF0CA4" w:rsidP="00BF0CA4">
      <w:pPr>
        <w:numPr>
          <w:ilvl w:val="0"/>
          <w:numId w:val="18"/>
        </w:numPr>
        <w:spacing w:before="100" w:beforeAutospacing="1" w:after="100" w:afterAutospacing="1"/>
        <w:rPr>
          <w:ins w:id="82" w:author="Matthew Levine" w:date="2025-06-17T13:26:00Z" w16du:dateUtc="2025-06-17T17:26:00Z"/>
        </w:rPr>
      </w:pPr>
      <w:ins w:id="83" w:author="Matthew Levine" w:date="2025-06-17T13:26:00Z" w16du:dateUtc="2025-06-17T17:26:00Z">
        <w:r w:rsidRPr="00BF0CA4">
          <w:rPr>
            <w:b/>
            <w:bCs/>
          </w:rPr>
          <w:t>Occupation:</w:t>
        </w:r>
        <w:r w:rsidRPr="00BF0CA4">
          <w:t xml:space="preserve"> [Recommend follow-up]</w:t>
        </w:r>
      </w:ins>
    </w:p>
    <w:p w14:paraId="13E5B4A1" w14:textId="77777777" w:rsidR="00BF0CA4" w:rsidRPr="00BF0CA4" w:rsidRDefault="00BF0CA4" w:rsidP="00BF0CA4">
      <w:pPr>
        <w:numPr>
          <w:ilvl w:val="0"/>
          <w:numId w:val="18"/>
        </w:numPr>
        <w:spacing w:before="100" w:beforeAutospacing="1" w:after="100" w:afterAutospacing="1"/>
        <w:rPr>
          <w:ins w:id="84" w:author="Matthew Levine" w:date="2025-06-17T13:26:00Z" w16du:dateUtc="2025-06-17T17:26:00Z"/>
        </w:rPr>
      </w:pPr>
      <w:ins w:id="85" w:author="Matthew Levine" w:date="2025-06-17T13:26:00Z" w16du:dateUtc="2025-06-17T17:26:00Z">
        <w:r w:rsidRPr="00BF0CA4">
          <w:rPr>
            <w:b/>
            <w:bCs/>
          </w:rPr>
          <w:lastRenderedPageBreak/>
          <w:t>Citizenship:</w:t>
        </w:r>
        <w:r w:rsidRPr="00BF0CA4">
          <w:t xml:space="preserve"> Cypriot</w:t>
        </w:r>
      </w:ins>
    </w:p>
    <w:p w14:paraId="6E4F321E" w14:textId="77777777" w:rsidR="00BF0CA4" w:rsidRPr="00BF0CA4" w:rsidRDefault="00BF0CA4" w:rsidP="00BF0CA4">
      <w:pPr>
        <w:numPr>
          <w:ilvl w:val="0"/>
          <w:numId w:val="18"/>
        </w:numPr>
        <w:spacing w:before="100" w:beforeAutospacing="1" w:after="100" w:afterAutospacing="1"/>
        <w:rPr>
          <w:ins w:id="86" w:author="Matthew Levine" w:date="2025-06-17T13:26:00Z" w16du:dateUtc="2025-06-17T17:26:00Z"/>
        </w:rPr>
      </w:pPr>
      <w:ins w:id="87" w:author="Matthew Levine" w:date="2025-06-17T13:26:00Z" w16du:dateUtc="2025-06-17T17:26:00Z">
        <w:r w:rsidRPr="00BF0CA4">
          <w:rPr>
            <w:b/>
            <w:bCs/>
          </w:rPr>
          <w:t>DOB, SSN, address:</w:t>
        </w:r>
        <w:r w:rsidRPr="00BF0CA4">
          <w:t xml:space="preserve"> [Recommend follow-up or documents]</w:t>
        </w:r>
      </w:ins>
    </w:p>
    <w:p w14:paraId="6F429A7D" w14:textId="77777777" w:rsidR="00BF0CA4" w:rsidRPr="00BF0CA4" w:rsidRDefault="00BF0CA4" w:rsidP="00BF0CA4">
      <w:pPr>
        <w:numPr>
          <w:ilvl w:val="0"/>
          <w:numId w:val="18"/>
        </w:numPr>
        <w:spacing w:before="100" w:beforeAutospacing="1" w:after="100" w:afterAutospacing="1"/>
        <w:rPr>
          <w:ins w:id="88" w:author="Matthew Levine" w:date="2025-06-17T13:26:00Z" w16du:dateUtc="2025-06-17T17:26:00Z"/>
        </w:rPr>
      </w:pPr>
      <w:ins w:id="89" w:author="Matthew Levine" w:date="2025-06-17T13:26:00Z" w16du:dateUtc="2025-06-17T17:26:00Z">
        <w:r w:rsidRPr="00BF0CA4">
          <w:rPr>
            <w:b/>
            <w:bCs/>
          </w:rPr>
          <w:t>Ownership:</w:t>
        </w:r>
        <w:r w:rsidRPr="00BF0CA4">
          <w:t xml:space="preserve"> 100%</w:t>
        </w:r>
      </w:ins>
    </w:p>
    <w:p w14:paraId="692D9555" w14:textId="77777777" w:rsidR="00BF0CA4" w:rsidRPr="00BF0CA4" w:rsidRDefault="00BF0CA4" w:rsidP="00BF0CA4">
      <w:pPr>
        <w:numPr>
          <w:ilvl w:val="0"/>
          <w:numId w:val="18"/>
        </w:numPr>
        <w:spacing w:before="100" w:beforeAutospacing="1" w:after="100" w:afterAutospacing="1"/>
        <w:rPr>
          <w:ins w:id="90" w:author="Matthew Levine" w:date="2025-06-17T13:26:00Z" w16du:dateUtc="2025-06-17T17:26:00Z"/>
        </w:rPr>
      </w:pPr>
      <w:ins w:id="91" w:author="Matthew Levine" w:date="2025-06-17T13:26:00Z" w16du:dateUtc="2025-06-17T17:26:00Z">
        <w:r w:rsidRPr="00BF0CA4">
          <w:rPr>
            <w:b/>
            <w:bCs/>
          </w:rPr>
          <w:t>Source of wealth:</w:t>
        </w:r>
        <w:r w:rsidRPr="00BF0CA4">
          <w:t xml:space="preserve"> [Recommend follow-up]</w:t>
        </w:r>
      </w:ins>
    </w:p>
    <w:p w14:paraId="14C6DBB0" w14:textId="2ADC25CC" w:rsidR="00BF0CA4" w:rsidRPr="00BF0CA4" w:rsidRDefault="00BF0CA4" w:rsidP="00BF0CA4">
      <w:pPr>
        <w:numPr>
          <w:ilvl w:val="0"/>
          <w:numId w:val="18"/>
        </w:numPr>
        <w:spacing w:before="100" w:beforeAutospacing="1" w:after="100" w:afterAutospacing="1"/>
        <w:rPr>
          <w:ins w:id="92" w:author="Matthew Levine" w:date="2025-06-17T13:26:00Z" w16du:dateUtc="2025-06-17T17:26:00Z"/>
        </w:rPr>
      </w:pPr>
      <w:ins w:id="93" w:author="Matthew Levine" w:date="2025-06-17T13:26:00Z" w16du:dateUtc="2025-06-17T17:26:00Z">
        <w:r w:rsidRPr="00BF0CA4">
          <w:rPr>
            <w:b/>
            <w:bCs/>
          </w:rPr>
          <w:t>PEP/HIO status:</w:t>
        </w:r>
        <w:r w:rsidRPr="00BF0CA4">
          <w:t xml:space="preserve"> self-certification needed</w:t>
        </w:r>
      </w:ins>
    </w:p>
    <w:p w14:paraId="2BE6A171" w14:textId="4E519E16" w:rsidR="00BF0CA4" w:rsidRPr="00BF0CA4" w:rsidRDefault="00BF0CA4" w:rsidP="00BF0CA4">
      <w:pPr>
        <w:numPr>
          <w:ilvl w:val="0"/>
          <w:numId w:val="18"/>
        </w:numPr>
        <w:spacing w:before="100" w:beforeAutospacing="1" w:after="100" w:afterAutospacing="1"/>
        <w:rPr>
          <w:ins w:id="94" w:author="Matthew Levine" w:date="2025-06-17T13:26:00Z" w16du:dateUtc="2025-06-17T17:26:00Z"/>
        </w:rPr>
      </w:pPr>
      <w:ins w:id="95" w:author="Matthew Levine" w:date="2025-06-17T13:26:00Z" w16du:dateUtc="2025-06-17T17:26:00Z">
        <w:r w:rsidRPr="00BF0CA4">
          <w:rPr>
            <w:b/>
            <w:bCs/>
          </w:rPr>
          <w:t>ID and address proof:</w:t>
        </w:r>
        <w:r w:rsidR="009076AC">
          <w:t xml:space="preserve"> provided</w:t>
        </w:r>
      </w:ins>
    </w:p>
    <w:p w14:paraId="0EA17EB3" w14:textId="77777777" w:rsidR="00BF0CA4" w:rsidRDefault="00BF0CA4">
      <w:pPr>
        <w:ind w:right="135"/>
        <w:rPr>
          <w:sz w:val="22"/>
          <w:szCs w:val="22"/>
        </w:rPr>
      </w:pPr>
    </w:p>
    <w:p w14:paraId="1F637820" w14:textId="3880DB8F" w:rsidR="00636B44" w:rsidDel="00BF0CA4" w:rsidRDefault="00930945">
      <w:pPr>
        <w:numPr>
          <w:ilvl w:val="0"/>
          <w:numId w:val="7"/>
        </w:numPr>
        <w:pBdr>
          <w:top w:val="nil"/>
          <w:left w:val="nil"/>
          <w:bottom w:val="nil"/>
          <w:right w:val="nil"/>
          <w:between w:val="nil"/>
        </w:pBdr>
        <w:ind w:right="135"/>
        <w:rPr>
          <w:del w:id="96" w:author="Matthew Levine" w:date="2025-06-17T13:26:00Z" w16du:dateUtc="2025-06-17T17:26:00Z"/>
          <w:color w:val="000000"/>
          <w:sz w:val="22"/>
          <w:szCs w:val="22"/>
        </w:rPr>
      </w:pPr>
      <w:del w:id="97" w:author="Matthew Levine" w:date="2025-06-17T13:26:00Z" w16du:dateUtc="2025-06-17T17:26:00Z">
        <w:r w:rsidDel="00BF0CA4">
          <w:rPr>
            <w:color w:val="000000"/>
            <w:sz w:val="22"/>
            <w:szCs w:val="22"/>
          </w:rPr>
          <w:delText xml:space="preserve">Full legal name </w:delText>
        </w:r>
      </w:del>
    </w:p>
    <w:p w14:paraId="46041D65" w14:textId="6EDECDC1" w:rsidR="00636B44" w:rsidDel="00BF0CA4" w:rsidRDefault="00930945">
      <w:pPr>
        <w:numPr>
          <w:ilvl w:val="0"/>
          <w:numId w:val="7"/>
        </w:numPr>
        <w:pBdr>
          <w:top w:val="nil"/>
          <w:left w:val="nil"/>
          <w:bottom w:val="nil"/>
          <w:right w:val="nil"/>
          <w:between w:val="nil"/>
        </w:pBdr>
        <w:ind w:right="135"/>
        <w:rPr>
          <w:del w:id="98" w:author="Matthew Levine" w:date="2025-06-17T13:26:00Z" w16du:dateUtc="2025-06-17T17:26:00Z"/>
          <w:color w:val="000000"/>
          <w:sz w:val="22"/>
          <w:szCs w:val="22"/>
        </w:rPr>
      </w:pPr>
      <w:del w:id="99" w:author="Matthew Levine" w:date="2025-06-17T13:26:00Z" w16du:dateUtc="2025-06-17T17:26:00Z">
        <w:r w:rsidDel="00BF0CA4">
          <w:rPr>
            <w:color w:val="000000"/>
            <w:sz w:val="22"/>
            <w:szCs w:val="22"/>
          </w:rPr>
          <w:delText>Business number</w:delText>
        </w:r>
      </w:del>
    </w:p>
    <w:p w14:paraId="26E88741" w14:textId="2CCC66F8" w:rsidR="00636B44" w:rsidDel="00BF0CA4" w:rsidRDefault="00930945">
      <w:pPr>
        <w:numPr>
          <w:ilvl w:val="0"/>
          <w:numId w:val="7"/>
        </w:numPr>
        <w:pBdr>
          <w:top w:val="nil"/>
          <w:left w:val="nil"/>
          <w:bottom w:val="nil"/>
          <w:right w:val="nil"/>
          <w:between w:val="nil"/>
        </w:pBdr>
        <w:ind w:right="135"/>
        <w:rPr>
          <w:del w:id="100" w:author="Matthew Levine" w:date="2025-06-17T13:26:00Z" w16du:dateUtc="2025-06-17T17:26:00Z"/>
          <w:color w:val="000000"/>
          <w:sz w:val="22"/>
          <w:szCs w:val="22"/>
        </w:rPr>
      </w:pPr>
      <w:del w:id="101" w:author="Matthew Levine" w:date="2025-06-17T13:26:00Z" w16du:dateUtc="2025-06-17T17:26:00Z">
        <w:r w:rsidDel="00BF0CA4">
          <w:rPr>
            <w:color w:val="000000"/>
            <w:sz w:val="22"/>
            <w:szCs w:val="22"/>
          </w:rPr>
          <w:delText>Registered and physical address (if different)</w:delText>
        </w:r>
      </w:del>
    </w:p>
    <w:p w14:paraId="4199A11B" w14:textId="13E5EE8A" w:rsidR="00636B44" w:rsidDel="00BF0CA4" w:rsidRDefault="00930945">
      <w:pPr>
        <w:numPr>
          <w:ilvl w:val="0"/>
          <w:numId w:val="7"/>
        </w:numPr>
        <w:pBdr>
          <w:top w:val="nil"/>
          <w:left w:val="nil"/>
          <w:bottom w:val="nil"/>
          <w:right w:val="nil"/>
          <w:between w:val="nil"/>
        </w:pBdr>
        <w:ind w:right="135"/>
        <w:rPr>
          <w:del w:id="102" w:author="Matthew Levine" w:date="2025-06-17T13:26:00Z" w16du:dateUtc="2025-06-17T17:26:00Z"/>
          <w:color w:val="000000"/>
          <w:sz w:val="22"/>
          <w:szCs w:val="22"/>
        </w:rPr>
      </w:pPr>
      <w:del w:id="103" w:author="Matthew Levine" w:date="2025-06-17T13:26:00Z" w16du:dateUtc="2025-06-17T17:26:00Z">
        <w:r w:rsidDel="00BF0CA4">
          <w:rPr>
            <w:color w:val="000000"/>
            <w:sz w:val="22"/>
            <w:szCs w:val="22"/>
          </w:rPr>
          <w:delText xml:space="preserve">Nature of business </w:delText>
        </w:r>
      </w:del>
    </w:p>
    <w:p w14:paraId="3DC65024" w14:textId="5B951C9A" w:rsidR="00636B44" w:rsidDel="00BF0CA4" w:rsidRDefault="00930945">
      <w:pPr>
        <w:numPr>
          <w:ilvl w:val="0"/>
          <w:numId w:val="7"/>
        </w:numPr>
        <w:pBdr>
          <w:top w:val="nil"/>
          <w:left w:val="nil"/>
          <w:bottom w:val="nil"/>
          <w:right w:val="nil"/>
          <w:between w:val="nil"/>
        </w:pBdr>
        <w:ind w:right="135"/>
        <w:rPr>
          <w:del w:id="104" w:author="Matthew Levine" w:date="2025-06-17T13:26:00Z" w16du:dateUtc="2025-06-17T17:26:00Z"/>
          <w:color w:val="000000"/>
          <w:sz w:val="22"/>
          <w:szCs w:val="22"/>
        </w:rPr>
      </w:pPr>
      <w:del w:id="105" w:author="Matthew Levine" w:date="2025-06-17T13:26:00Z" w16du:dateUtc="2025-06-17T17:26:00Z">
        <w:r w:rsidDel="00BF0CA4">
          <w:rPr>
            <w:color w:val="000000"/>
            <w:sz w:val="22"/>
            <w:szCs w:val="22"/>
          </w:rPr>
          <w:delText xml:space="preserve">Percentage of shares owned </w:delText>
        </w:r>
      </w:del>
    </w:p>
    <w:p w14:paraId="7BFD4BEB" w14:textId="77777777" w:rsidR="00636B44" w:rsidRDefault="00636B44">
      <w:pPr>
        <w:ind w:right="135"/>
        <w:rPr>
          <w:sz w:val="22"/>
          <w:szCs w:val="22"/>
        </w:rPr>
      </w:pPr>
    </w:p>
    <w:p w14:paraId="3F566437" w14:textId="77777777" w:rsidR="00636B44" w:rsidRDefault="00930945" w:rsidP="005E39D7">
      <w:pPr>
        <w:pStyle w:val="Heading1"/>
        <w:numPr>
          <w:ilvl w:val="0"/>
          <w:numId w:val="1"/>
        </w:numPr>
      </w:pPr>
      <w:bookmarkStart w:id="106" w:name="_Toc200105238"/>
      <w:r>
        <w:t>DIRECTORS AND KEY MANAGEMENT INFORMATION</w:t>
      </w:r>
      <w:bookmarkEnd w:id="106"/>
    </w:p>
    <w:p w14:paraId="704F76E8" w14:textId="77777777" w:rsidR="00636B44" w:rsidRDefault="00930945">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6EEC76DF" w14:textId="77777777" w:rsidR="009076AC" w:rsidRPr="009076AC" w:rsidRDefault="009076AC" w:rsidP="009076AC">
      <w:pPr>
        <w:spacing w:before="100" w:beforeAutospacing="1" w:after="100" w:afterAutospacing="1"/>
        <w:rPr>
          <w:ins w:id="107" w:author="Matthew Levine" w:date="2025-06-17T13:26:00Z" w16du:dateUtc="2025-06-17T17:26:00Z"/>
        </w:rPr>
      </w:pPr>
      <w:ins w:id="108" w:author="Matthew Levine" w:date="2025-06-17T13:26:00Z" w16du:dateUtc="2025-06-17T17:26:00Z">
        <w:r w:rsidRPr="009076AC">
          <w:rPr>
            <w:b/>
            <w:bCs/>
          </w:rPr>
          <w:t>Director:</w:t>
        </w:r>
        <w:r w:rsidRPr="009076AC">
          <w:t xml:space="preserve"> Mr. Baccus Fontenelle</w:t>
        </w:r>
      </w:ins>
    </w:p>
    <w:p w14:paraId="00993849" w14:textId="77777777" w:rsidR="009076AC" w:rsidRPr="009076AC" w:rsidRDefault="009076AC" w:rsidP="009076AC">
      <w:pPr>
        <w:numPr>
          <w:ilvl w:val="0"/>
          <w:numId w:val="19"/>
        </w:numPr>
        <w:spacing w:before="100" w:beforeAutospacing="1" w:after="100" w:afterAutospacing="1"/>
        <w:rPr>
          <w:ins w:id="109" w:author="Matthew Levine" w:date="2025-06-17T13:26:00Z" w16du:dateUtc="2025-06-17T17:26:00Z"/>
        </w:rPr>
      </w:pPr>
      <w:ins w:id="110" w:author="Matthew Levine" w:date="2025-06-17T13:26:00Z" w16du:dateUtc="2025-06-17T17:26:00Z">
        <w:r w:rsidRPr="009076AC">
          <w:rPr>
            <w:b/>
            <w:bCs/>
          </w:rPr>
          <w:t>Occupation:</w:t>
        </w:r>
        <w:r w:rsidRPr="009076AC">
          <w:t xml:space="preserve"> Director</w:t>
        </w:r>
      </w:ins>
    </w:p>
    <w:p w14:paraId="1110F1F5" w14:textId="77777777" w:rsidR="009076AC" w:rsidRPr="009076AC" w:rsidRDefault="009076AC" w:rsidP="009076AC">
      <w:pPr>
        <w:numPr>
          <w:ilvl w:val="0"/>
          <w:numId w:val="19"/>
        </w:numPr>
        <w:spacing w:before="100" w:beforeAutospacing="1" w:after="100" w:afterAutospacing="1"/>
        <w:rPr>
          <w:ins w:id="111" w:author="Matthew Levine" w:date="2025-06-17T13:26:00Z" w16du:dateUtc="2025-06-17T17:26:00Z"/>
        </w:rPr>
      </w:pPr>
      <w:ins w:id="112" w:author="Matthew Levine" w:date="2025-06-17T13:26:00Z" w16du:dateUtc="2025-06-17T17:26:00Z">
        <w:r w:rsidRPr="009076AC">
          <w:rPr>
            <w:b/>
            <w:bCs/>
          </w:rPr>
          <w:t>DOB:</w:t>
        </w:r>
        <w:r w:rsidRPr="009076AC">
          <w:t xml:space="preserve"> [From passport]</w:t>
        </w:r>
      </w:ins>
    </w:p>
    <w:p w14:paraId="521F08A3" w14:textId="77777777" w:rsidR="009076AC" w:rsidRPr="009076AC" w:rsidRDefault="009076AC" w:rsidP="009076AC">
      <w:pPr>
        <w:numPr>
          <w:ilvl w:val="0"/>
          <w:numId w:val="19"/>
        </w:numPr>
        <w:spacing w:before="100" w:beforeAutospacing="1" w:after="100" w:afterAutospacing="1"/>
        <w:rPr>
          <w:ins w:id="113" w:author="Matthew Levine" w:date="2025-06-17T13:26:00Z" w16du:dateUtc="2025-06-17T17:26:00Z"/>
        </w:rPr>
      </w:pPr>
      <w:ins w:id="114" w:author="Matthew Levine" w:date="2025-06-17T13:26:00Z" w16du:dateUtc="2025-06-17T17:26:00Z">
        <w:r w:rsidRPr="009076AC">
          <w:rPr>
            <w:b/>
            <w:bCs/>
          </w:rPr>
          <w:t>Address:</w:t>
        </w:r>
        <w:r w:rsidRPr="009076AC">
          <w:t xml:space="preserve"> [From passport]</w:t>
        </w:r>
      </w:ins>
    </w:p>
    <w:p w14:paraId="732D76B9" w14:textId="6C71E46B" w:rsidR="00636B44" w:rsidDel="009076AC" w:rsidRDefault="00930945">
      <w:pPr>
        <w:numPr>
          <w:ilvl w:val="0"/>
          <w:numId w:val="12"/>
        </w:numPr>
        <w:pBdr>
          <w:top w:val="nil"/>
          <w:left w:val="nil"/>
          <w:bottom w:val="nil"/>
          <w:right w:val="nil"/>
          <w:between w:val="nil"/>
        </w:pBdr>
        <w:ind w:right="135"/>
        <w:rPr>
          <w:del w:id="115" w:author="Matthew Levine" w:date="2025-06-17T13:26:00Z" w16du:dateUtc="2025-06-17T17:26:00Z"/>
          <w:color w:val="000000"/>
          <w:sz w:val="22"/>
          <w:szCs w:val="22"/>
        </w:rPr>
      </w:pPr>
      <w:del w:id="116" w:author="Matthew Levine" w:date="2025-06-17T13:26:00Z" w16du:dateUtc="2025-06-17T17:26:00Z">
        <w:r w:rsidDel="009076AC">
          <w:rPr>
            <w:color w:val="000000"/>
            <w:sz w:val="22"/>
            <w:szCs w:val="22"/>
          </w:rPr>
          <w:delText>Full name</w:delText>
        </w:r>
      </w:del>
    </w:p>
    <w:p w14:paraId="32308474" w14:textId="18BDCA28" w:rsidR="00636B44" w:rsidDel="009076AC" w:rsidRDefault="00930945">
      <w:pPr>
        <w:numPr>
          <w:ilvl w:val="0"/>
          <w:numId w:val="12"/>
        </w:numPr>
        <w:pBdr>
          <w:top w:val="nil"/>
          <w:left w:val="nil"/>
          <w:bottom w:val="nil"/>
          <w:right w:val="nil"/>
          <w:between w:val="nil"/>
        </w:pBdr>
        <w:ind w:right="135"/>
        <w:rPr>
          <w:del w:id="117" w:author="Matthew Levine" w:date="2025-06-17T13:26:00Z" w16du:dateUtc="2025-06-17T17:26:00Z"/>
          <w:color w:val="000000"/>
          <w:sz w:val="22"/>
          <w:szCs w:val="22"/>
        </w:rPr>
      </w:pPr>
      <w:del w:id="118" w:author="Matthew Levine" w:date="2025-06-17T13:26:00Z" w16du:dateUtc="2025-06-17T17:26:00Z">
        <w:r w:rsidDel="009076AC">
          <w:rPr>
            <w:color w:val="000000"/>
            <w:sz w:val="22"/>
            <w:szCs w:val="22"/>
          </w:rPr>
          <w:delText>Occupation</w:delText>
        </w:r>
      </w:del>
    </w:p>
    <w:p w14:paraId="0A5629B0" w14:textId="779D4B94" w:rsidR="00636B44" w:rsidDel="009076AC" w:rsidRDefault="00930945">
      <w:pPr>
        <w:numPr>
          <w:ilvl w:val="0"/>
          <w:numId w:val="12"/>
        </w:numPr>
        <w:pBdr>
          <w:top w:val="nil"/>
          <w:left w:val="nil"/>
          <w:bottom w:val="nil"/>
          <w:right w:val="nil"/>
          <w:between w:val="nil"/>
        </w:pBdr>
        <w:ind w:right="135"/>
        <w:rPr>
          <w:del w:id="119" w:author="Matthew Levine" w:date="2025-06-17T13:26:00Z" w16du:dateUtc="2025-06-17T17:26:00Z"/>
          <w:color w:val="000000"/>
          <w:sz w:val="22"/>
          <w:szCs w:val="22"/>
        </w:rPr>
      </w:pPr>
      <w:del w:id="120" w:author="Matthew Levine" w:date="2025-06-17T13:26:00Z" w16du:dateUtc="2025-06-17T17:26:00Z">
        <w:r w:rsidDel="009076AC">
          <w:rPr>
            <w:color w:val="000000"/>
            <w:sz w:val="22"/>
            <w:szCs w:val="22"/>
          </w:rPr>
          <w:delText>Date of birth</w:delText>
        </w:r>
      </w:del>
    </w:p>
    <w:p w14:paraId="268A0CB8" w14:textId="2D4FF165" w:rsidR="00636B44" w:rsidDel="009076AC" w:rsidRDefault="00930945">
      <w:pPr>
        <w:numPr>
          <w:ilvl w:val="0"/>
          <w:numId w:val="12"/>
        </w:numPr>
        <w:pBdr>
          <w:top w:val="nil"/>
          <w:left w:val="nil"/>
          <w:bottom w:val="nil"/>
          <w:right w:val="nil"/>
          <w:between w:val="nil"/>
        </w:pBdr>
        <w:ind w:right="135"/>
        <w:rPr>
          <w:del w:id="121" w:author="Matthew Levine" w:date="2025-06-17T13:26:00Z" w16du:dateUtc="2025-06-17T17:26:00Z"/>
          <w:color w:val="000000"/>
          <w:sz w:val="22"/>
          <w:szCs w:val="22"/>
        </w:rPr>
      </w:pPr>
      <w:del w:id="122" w:author="Matthew Levine" w:date="2025-06-17T13:26:00Z" w16du:dateUtc="2025-06-17T17:26:00Z">
        <w:r w:rsidDel="009076AC">
          <w:rPr>
            <w:color w:val="000000"/>
            <w:sz w:val="22"/>
            <w:szCs w:val="22"/>
          </w:rPr>
          <w:delText>Residential address</w:delText>
        </w:r>
      </w:del>
    </w:p>
    <w:p w14:paraId="1916C923" w14:textId="77777777" w:rsidR="00636B44" w:rsidRDefault="00636B44">
      <w:pPr>
        <w:ind w:right="135"/>
        <w:rPr>
          <w:sz w:val="22"/>
          <w:szCs w:val="22"/>
        </w:rPr>
      </w:pPr>
    </w:p>
    <w:p w14:paraId="1A2EF279" w14:textId="77777777" w:rsidR="00636B44" w:rsidRDefault="00930945" w:rsidP="005E39D7">
      <w:pPr>
        <w:pStyle w:val="Heading1"/>
        <w:numPr>
          <w:ilvl w:val="0"/>
          <w:numId w:val="1"/>
        </w:numPr>
      </w:pPr>
      <w:bookmarkStart w:id="123" w:name="_Toc200105239"/>
      <w:r>
        <w:t>THIRD PARTY DETAILS</w:t>
      </w:r>
      <w:bookmarkEnd w:id="123"/>
      <w:r>
        <w:t xml:space="preserve"> </w:t>
      </w:r>
    </w:p>
    <w:p w14:paraId="1618CC9F" w14:textId="77777777" w:rsidR="00636B44" w:rsidRDefault="00930945">
      <w:pPr>
        <w:ind w:right="135"/>
        <w:rPr>
          <w:sz w:val="22"/>
          <w:szCs w:val="22"/>
        </w:rPr>
      </w:pPr>
      <w:r>
        <w:rPr>
          <w:sz w:val="22"/>
          <w:szCs w:val="22"/>
        </w:rPr>
        <w:t>The following information can be collected after the customer has been onboarded and/or at the time of transaction initiation.</w:t>
      </w:r>
    </w:p>
    <w:p w14:paraId="13541DCF" w14:textId="77777777" w:rsidR="00E012F5" w:rsidRDefault="00E012F5">
      <w:pPr>
        <w:ind w:right="135"/>
        <w:rPr>
          <w:sz w:val="22"/>
          <w:szCs w:val="22"/>
        </w:rPr>
      </w:pPr>
    </w:p>
    <w:p w14:paraId="52E0597B" w14:textId="729628BF" w:rsidR="00E012F5" w:rsidRDefault="00E012F5">
      <w:pPr>
        <w:ind w:right="135"/>
        <w:rPr>
          <w:sz w:val="22"/>
          <w:szCs w:val="22"/>
        </w:rPr>
      </w:pPr>
      <w:r>
        <w:rPr>
          <w:sz w:val="22"/>
          <w:szCs w:val="22"/>
        </w:rPr>
        <w:t>[</w:t>
      </w:r>
      <w:r w:rsidRPr="00E012F5">
        <w:rPr>
          <w:sz w:val="22"/>
          <w:szCs w:val="22"/>
        </w:rPr>
        <w:t>Complete this section only if any part of your business with SnowCap will involve transactions on behalf of a third party.</w:t>
      </w:r>
      <w:r>
        <w:rPr>
          <w:sz w:val="22"/>
          <w:szCs w:val="22"/>
        </w:rPr>
        <w:t>]</w:t>
      </w:r>
    </w:p>
    <w:p w14:paraId="506EC03C" w14:textId="77777777" w:rsidR="00636B44" w:rsidRDefault="00636B44">
      <w:pPr>
        <w:ind w:right="135"/>
        <w:rPr>
          <w:sz w:val="22"/>
          <w:szCs w:val="22"/>
        </w:rPr>
      </w:pPr>
    </w:p>
    <w:p w14:paraId="43D19AC8" w14:textId="77777777" w:rsidR="00636B44" w:rsidRDefault="00930945">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930945">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lastRenderedPageBreak/>
        <w:t>Type of entity (e.g. corporation)</w:t>
      </w:r>
    </w:p>
    <w:p w14:paraId="794BA3B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35FDBB27" w:rsidR="00636B44" w:rsidRDefault="00755571">
      <w:pPr>
        <w:pStyle w:val="Heading1"/>
        <w:spacing w:before="57"/>
      </w:pPr>
      <w:bookmarkStart w:id="124" w:name="_Toc200105240"/>
      <w:r>
        <w:t>6</w:t>
      </w:r>
      <w:r w:rsidR="00930945">
        <w:t>. Politically Exposed Person (PEP) Self-Certification Form</w:t>
      </w:r>
      <w:bookmarkEnd w:id="124"/>
    </w:p>
    <w:p w14:paraId="12E0E37D" w14:textId="77777777" w:rsidR="00636B44" w:rsidRDefault="00636B44">
      <w:pPr>
        <w:widowControl w:val="0"/>
        <w:pBdr>
          <w:top w:val="nil"/>
          <w:left w:val="nil"/>
          <w:bottom w:val="nil"/>
          <w:right w:val="nil"/>
          <w:between w:val="nil"/>
        </w:pBdr>
        <w:spacing w:before="9"/>
        <w:rPr>
          <w:b/>
          <w:color w:val="000000"/>
        </w:rPr>
      </w:pPr>
    </w:p>
    <w:p w14:paraId="5883F1CD" w14:textId="19467F49" w:rsidR="00636B44" w:rsidRDefault="00930945">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In accordance with Anti-Money Laundering (AML) legislation, </w:t>
      </w:r>
      <w:r w:rsidR="00AE3CA5">
        <w:rPr>
          <w:color w:val="000000"/>
          <w:sz w:val="22"/>
          <w:szCs w:val="22"/>
        </w:rPr>
        <w:t>SnowCap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930945">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pPr>
      <w:r>
        <w:rPr>
          <w:color w:val="000000"/>
          <w:sz w:val="22"/>
          <w:szCs w:val="22"/>
        </w:rPr>
        <w:t>heads of state, heads of government, ministers and deputy or assistant ministers;</w:t>
      </w:r>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members of parliament or of similar legislative bodies;</w:t>
      </w:r>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members of the governing bodies of political parties;</w:t>
      </w:r>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members of supreme courts, of constitutional courts or of any judicial body the decisions of which are not subject to further appeal except in exceptional circumstances;</w:t>
      </w:r>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pPr>
      <w:r>
        <w:rPr>
          <w:color w:val="000000"/>
          <w:sz w:val="22"/>
          <w:szCs w:val="22"/>
        </w:rPr>
        <w:t>members of courts of auditors or of the boards of central banks;</w:t>
      </w:r>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ambassadors, charges d’affaires and high-ranking officers in the armed forces;</w:t>
      </w:r>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members of the administrative, management or supervisory bodies of State-owned enterprises;</w:t>
      </w:r>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rPr>
        <w:t>A PEP by association can be a person who shares a family or friendship connection to a PEP. The connection may be a direct family relation or a connection through marriage (or civil partnership). Alternatively, it may also be a joint beneficial owners of an entity in which a PEP has an interest or may be the sole beneficial owners of an entity set up for the benefit of a PEP or, a social or professional association. The list of people who may qualify as PEP’s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lastRenderedPageBreak/>
        <w:t>Spouse and partners</w:t>
      </w:r>
    </w:p>
    <w:p w14:paraId="1FB96AED"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2EA19FB9"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7F277AE3" w:rsidR="00636B44" w:rsidRDefault="00636B44">
      <w:pPr>
        <w:widowControl w:val="0"/>
        <w:pBdr>
          <w:top w:val="nil"/>
          <w:left w:val="nil"/>
          <w:bottom w:val="nil"/>
          <w:right w:val="nil"/>
          <w:between w:val="nil"/>
        </w:pBdr>
        <w:spacing w:before="9"/>
        <w:rPr>
          <w:b/>
          <w:color w:val="000000"/>
        </w:rPr>
      </w:pPr>
    </w:p>
    <w:p w14:paraId="02668F60" w14:textId="28A25F5C" w:rsidR="00636B44" w:rsidRDefault="00FB4370">
      <w:pPr>
        <w:widowControl w:val="0"/>
        <w:pBdr>
          <w:top w:val="nil"/>
          <w:left w:val="nil"/>
          <w:bottom w:val="nil"/>
          <w:right w:val="nil"/>
          <w:between w:val="nil"/>
        </w:pBdr>
        <w:spacing w:before="56" w:line="259" w:lineRule="auto"/>
        <w:ind w:left="400" w:right="1121"/>
        <w:rPr>
          <w:color w:val="000000"/>
          <w:sz w:val="22"/>
          <w:szCs w:val="22"/>
        </w:rPr>
      </w:pPr>
      <w:r>
        <w:rPr>
          <w:noProof/>
          <w:lang w:val="en-US" w:eastAsia="zh-CN"/>
        </w:rPr>
        <mc:AlternateContent>
          <mc:Choice Requires="wpg">
            <w:drawing>
              <wp:anchor distT="0" distB="0" distL="0" distR="0" simplePos="0" relativeHeight="251661312" behindDoc="0" locked="0" layoutInCell="1" hidden="0" allowOverlap="1" wp14:anchorId="6B1D8EE9" wp14:editId="3F6DD7E8">
                <wp:simplePos x="0" y="0"/>
                <wp:positionH relativeFrom="column">
                  <wp:posOffset>-92922</wp:posOffset>
                </wp:positionH>
                <wp:positionV relativeFrom="paragraph">
                  <wp:posOffset>304800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I also confirm and acknowledge that I will notify SnowCap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27" style="position:absolute;left:0;text-align:left;margin-left:-7.3pt;margin-top:24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fK/moOUAAAAPAQAA&#13;&#10;DwAAAAAAAAAAAAAAAACSBgAAZHJzL2Rvd25yZXYueG1sUEsFBgAAAAAEAAQA8wAAAKQHAAAAAA==&#13;&#10;">
                <v:group id="Group 10" o:spid="_x0000_s1028"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29"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textDirection w:val="btLr"/>
                          </w:pPr>
                        </w:p>
                      </w:txbxContent>
                    </v:textbox>
                  </v:rect>
                  <v:group id="Group 12" o:spid="_x0000_s1030"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31"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textDirection w:val="btLr"/>
                            </w:pPr>
                          </w:p>
                        </w:txbxContent>
                      </v:textbox>
                    </v:rect>
                    <v:group id="Group 14" o:spid="_x0000_s1032"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33"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textDirection w:val="btLr"/>
                              </w:pPr>
                            </w:p>
                          </w:txbxContent>
                        </v:textbox>
                      </v:rect>
                      <v:rect id="Rectangle 16" o:spid="_x0000_s1034"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textDirection w:val="btLr"/>
                              </w:pPr>
                            </w:p>
                          </w:txbxContent>
                        </v:textbox>
                      </v:rect>
                      <v:rect id="Rectangle 17" o:spid="_x0000_s1035"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textDirection w:val="btLr"/>
                              </w:pPr>
                            </w:p>
                          </w:txbxContent>
                        </v:textbox>
                      </v:rect>
                      <v:rect id="Rectangle 18" o:spid="_x0000_s1036"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textDirection w:val="btLr"/>
                              </w:pPr>
                            </w:p>
                          </w:txbxContent>
                        </v:textbox>
                      </v:rect>
                      <v:rect id="Rectangle 19" o:spid="_x0000_s1037"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r w:rsidR="00930945">
        <w:rPr>
          <w:color w:val="000000"/>
          <w:sz w:val="22"/>
          <w:szCs w:val="22"/>
        </w:rPr>
        <w:t xml:space="preserve"> </w:t>
      </w:r>
      <w:r w:rsidR="00930945">
        <w:rPr>
          <w:noProof/>
          <w:lang w:val="en-US" w:eastAsia="zh-CN"/>
        </w:rPr>
        <mc:AlternateContent>
          <mc:Choice Requires="wpg">
            <w:drawing>
              <wp:anchor distT="0" distB="0" distL="0" distR="0" simplePos="0" relativeHeight="251660288" behindDoc="1" locked="0" layoutInCell="1" hidden="0" allowOverlap="1" wp14:anchorId="6C926580" wp14:editId="79E93702">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3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3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4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textDirection w:val="btLr"/>
                          </w:pPr>
                        </w:p>
                      </w:txbxContent>
                    </v:textbox>
                  </v:rect>
                  <v:group id="Group 3" o:spid="_x0000_s104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4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textDirection w:val="btLr"/>
                            </w:pPr>
                          </w:p>
                        </w:txbxContent>
                      </v:textbox>
                    </v:rect>
                    <v:group id="Group 5" o:spid="_x0000_s104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4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textDirection w:val="btLr"/>
                              </w:pPr>
                            </w:p>
                          </w:txbxContent>
                        </v:textbox>
                      </v:rect>
                      <v:rect id="Rectangle 7" o:spid="_x0000_s104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textDirection w:val="btLr"/>
                              </w:pPr>
                            </w:p>
                          </w:txbxContent>
                        </v:textbox>
                      </v:rect>
                      <v:rect id="Rectangle 8" o:spid="_x0000_s104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textDirection w:val="btLr"/>
                              </w:pPr>
                            </w:p>
                          </w:txbxContent>
                        </v:textbox>
                      </v:rect>
                      <v:rect id="Rectangle 9" o:spid="_x0000_s104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textDirection w:val="btLr"/>
                              </w:pPr>
                            </w:p>
                          </w:txbxContent>
                        </v:textbox>
                      </v:rect>
                    </v:group>
                  </v:group>
                </v:group>
              </v:group>
            </w:pict>
          </mc:Fallback>
        </mc:AlternateContent>
      </w:r>
    </w:p>
    <w:p w14:paraId="441515F5" w14:textId="1F557A58" w:rsidR="00636B44" w:rsidRDefault="00930945" w:rsidP="00716F8E">
      <w:pPr>
        <w:pStyle w:val="Heading1"/>
        <w:numPr>
          <w:ilvl w:val="0"/>
          <w:numId w:val="1"/>
        </w:numPr>
        <w:spacing w:before="14"/>
      </w:pPr>
      <w:bookmarkStart w:id="125" w:name="_Toc200105241"/>
      <w:r>
        <w:t>Declaration</w:t>
      </w:r>
      <w:bookmarkEnd w:id="125"/>
    </w:p>
    <w:p w14:paraId="77F827B9" w14:textId="15F637E9" w:rsidR="00636B44" w:rsidRDefault="00636B44">
      <w:pPr>
        <w:widowControl w:val="0"/>
        <w:pBdr>
          <w:top w:val="nil"/>
          <w:left w:val="nil"/>
          <w:bottom w:val="nil"/>
          <w:right w:val="nil"/>
          <w:between w:val="nil"/>
        </w:pBdr>
        <w:spacing w:before="9"/>
        <w:rPr>
          <w:b/>
          <w:color w:val="000000"/>
          <w:sz w:val="19"/>
          <w:szCs w:val="19"/>
        </w:rPr>
      </w:pPr>
    </w:p>
    <w:p w14:paraId="0618EE9A" w14:textId="3A31FD06" w:rsidR="00636B44" w:rsidRDefault="00930945">
      <w:pPr>
        <w:widowControl w:val="0"/>
        <w:pBdr>
          <w:top w:val="nil"/>
          <w:left w:val="nil"/>
          <w:bottom w:val="nil"/>
          <w:right w:val="nil"/>
          <w:between w:val="nil"/>
        </w:pBdr>
        <w:ind w:left="400"/>
        <w:rPr>
          <w:color w:val="000000"/>
          <w:sz w:val="22"/>
          <w:szCs w:val="22"/>
        </w:rPr>
      </w:pPr>
      <w:r>
        <w:rPr>
          <w:color w:val="000000"/>
          <w:sz w:val="22"/>
          <w:szCs w:val="22"/>
        </w:rPr>
        <w:t>By submitting this Application:</w:t>
      </w:r>
    </w:p>
    <w:p w14:paraId="0586504F" w14:textId="02E657BF" w:rsidR="00636B44" w:rsidRDefault="00636B44">
      <w:pPr>
        <w:widowControl w:val="0"/>
        <w:pBdr>
          <w:top w:val="nil"/>
          <w:left w:val="nil"/>
          <w:bottom w:val="nil"/>
          <w:right w:val="nil"/>
          <w:between w:val="nil"/>
        </w:pBdr>
        <w:spacing w:before="8"/>
        <w:rPr>
          <w:color w:val="000000"/>
          <w:sz w:val="19"/>
          <w:szCs w:val="19"/>
        </w:rPr>
      </w:pPr>
    </w:p>
    <w:p w14:paraId="0CC38952" w14:textId="1EE5299E" w:rsidR="00636B44" w:rsidRDefault="00930945">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 xml:space="preserve">I/we will notify </w:t>
      </w:r>
      <w:r w:rsidR="00AE3CA5">
        <w:rPr>
          <w:color w:val="000000"/>
          <w:sz w:val="22"/>
          <w:szCs w:val="22"/>
        </w:rPr>
        <w:t>SnowCap</w:t>
      </w:r>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620187AE" w:rsidR="00636B44" w:rsidRDefault="00930945">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7DA73934" w14:textId="77E30C2D" w:rsidR="0001115A"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 xml:space="preserve"> </w:t>
      </w:r>
      <w:r>
        <w:rPr>
          <w:color w:val="000000"/>
          <w:sz w:val="22"/>
          <w:szCs w:val="22"/>
        </w:rPr>
        <w:tab/>
      </w:r>
    </w:p>
    <w:p w14:paraId="0C6DDB49" w14:textId="5C57147B"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Position in firm:</w:t>
      </w:r>
    </w:p>
    <w:p w14:paraId="6D822D60" w14:textId="13B98F86"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2954D45E" w14:textId="77777777" w:rsidR="00636B44" w:rsidRDefault="00636B44">
      <w:pPr>
        <w:rPr>
          <w:smallCaps/>
          <w:shd w:val="clear" w:color="auto" w:fill="F9CEC2"/>
        </w:rPr>
      </w:pPr>
    </w:p>
    <w:p w14:paraId="3663D33F" w14:textId="77777777" w:rsidR="00636B44" w:rsidRDefault="00930945">
      <w:pPr>
        <w:pStyle w:val="Heading1"/>
      </w:pPr>
      <w:bookmarkStart w:id="126" w:name="_Toc200105242"/>
      <w:r>
        <w:rPr>
          <w:smallCaps/>
        </w:rPr>
        <w:t>ACCEPTABLE FORMS OF IDENTIFICATION FOR INDIVIDUALS</w:t>
      </w:r>
      <w:bookmarkEnd w:id="126"/>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930945">
      <w:pPr>
        <w:pStyle w:val="Heading1"/>
      </w:pPr>
      <w:bookmarkStart w:id="127" w:name="_Toc200105243"/>
      <w:r>
        <w:t>ACCEPTABLE FORMS OF IDENTIFICATION FOR BUSINESS</w:t>
      </w:r>
      <w:bookmarkEnd w:id="127"/>
      <w:r>
        <w:t xml:space="preserve">   </w:t>
      </w:r>
    </w:p>
    <w:p w14:paraId="1E15E4CC" w14:textId="77777777" w:rsidR="00636B44" w:rsidRDefault="00636B44">
      <w:pPr>
        <w:ind w:right="6"/>
        <w:jc w:val="both"/>
        <w:rPr>
          <w:color w:val="262626"/>
          <w:sz w:val="22"/>
          <w:szCs w:val="22"/>
        </w:rPr>
      </w:pPr>
    </w:p>
    <w:p w14:paraId="5950D1EF" w14:textId="5665EA90" w:rsidR="00CC5527" w:rsidRPr="00CC5527" w:rsidRDefault="00CC5527" w:rsidP="00CC5527">
      <w:pPr>
        <w:ind w:right="6"/>
        <w:jc w:val="both"/>
        <w:rPr>
          <w:color w:val="262626"/>
          <w:sz w:val="22"/>
          <w:szCs w:val="22"/>
        </w:rPr>
      </w:pPr>
      <w:r w:rsidRPr="00CC5527">
        <w:rPr>
          <w:color w:val="262626"/>
          <w:sz w:val="22"/>
          <w:szCs w:val="22"/>
        </w:rPr>
        <w:t xml:space="preserve">For each business entity opening a new account, </w:t>
      </w:r>
      <w:r w:rsidR="00AE3CA5">
        <w:rPr>
          <w:color w:val="262626"/>
          <w:sz w:val="22"/>
          <w:szCs w:val="22"/>
        </w:rPr>
        <w:t>SnowCap</w:t>
      </w:r>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28" w:name="_Toc200105244"/>
      <w:r>
        <w:t>Documentation checklist</w:t>
      </w:r>
      <w:bookmarkEnd w:id="128"/>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9652147" w:rsidR="00636B44" w:rsidRDefault="00352E1B">
            <w:pPr>
              <w:ind w:right="6"/>
              <w:jc w:val="both"/>
              <w:rPr>
                <w:sz w:val="22"/>
                <w:szCs w:val="22"/>
              </w:rPr>
            </w:pPr>
            <w:ins w:id="129" w:author="Matthew Levine" w:date="2025-06-17T13:30:00Z" w16du:dateUtc="2025-06-17T17:30:00Z">
              <w:r>
                <w:rPr>
                  <w:sz w:val="22"/>
                  <w:szCs w:val="22"/>
                </w:rPr>
                <w:t>Y</w:t>
              </w:r>
            </w:ins>
            <w:del w:id="130" w:author="Matthew Levine" w:date="2025-06-17T13:30:00Z" w16du:dateUtc="2025-06-17T17:30:00Z">
              <w:r w:rsidR="00930945" w:rsidDel="00FB6523">
                <w:rPr>
                  <w:sz w:val="22"/>
                  <w:szCs w:val="22"/>
                </w:rPr>
                <w:delText>☐</w:delText>
              </w:r>
            </w:del>
          </w:p>
        </w:tc>
      </w:tr>
      <w:tr w:rsidR="00352E1B"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1B0B51E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Copy of Business license (if applicable)</w:t>
            </w:r>
          </w:p>
        </w:tc>
        <w:tc>
          <w:tcPr>
            <w:tcW w:w="992" w:type="dxa"/>
            <w:tcBorders>
              <w:top w:val="single" w:sz="4" w:space="0" w:color="204F9C"/>
              <w:left w:val="single" w:sz="4" w:space="0" w:color="204F9C"/>
              <w:bottom w:val="single" w:sz="4" w:space="0" w:color="204F9C"/>
              <w:right w:val="single" w:sz="4" w:space="0" w:color="204F9C"/>
            </w:tcBorders>
          </w:tcPr>
          <w:p w14:paraId="148DF6E9" w14:textId="65B75FA3" w:rsidR="00352E1B" w:rsidRDefault="00352E1B" w:rsidP="00352E1B">
            <w:pPr>
              <w:ind w:right="6"/>
              <w:jc w:val="both"/>
              <w:rPr>
                <w:sz w:val="22"/>
                <w:szCs w:val="22"/>
              </w:rPr>
            </w:pPr>
            <w:ins w:id="131" w:author="Matthew Levine" w:date="2025-06-17T13:30:00Z" w16du:dateUtc="2025-06-17T17:30:00Z">
              <w:r w:rsidRPr="00D64CEE">
                <w:rPr>
                  <w:sz w:val="22"/>
                  <w:szCs w:val="22"/>
                </w:rPr>
                <w:t>Y</w:t>
              </w:r>
            </w:ins>
            <w:del w:id="132" w:author="Matthew Levine" w:date="2025-06-17T13:30:00Z" w16du:dateUtc="2025-06-17T17:30:00Z">
              <w:r w:rsidDel="008C0923">
                <w:rPr>
                  <w:rFonts w:ascii="Segoe UI Symbol" w:hAnsi="Segoe UI Symbol" w:cs="Segoe UI Symbol"/>
                  <w:sz w:val="22"/>
                  <w:szCs w:val="22"/>
                </w:rPr>
                <w:delText>☐</w:delText>
              </w:r>
            </w:del>
          </w:p>
        </w:tc>
      </w:tr>
      <w:tr w:rsidR="00352E1B"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20823E47" w:rsidR="00352E1B" w:rsidRDefault="00352E1B" w:rsidP="00352E1B">
            <w:pPr>
              <w:ind w:right="6"/>
              <w:jc w:val="both"/>
              <w:rPr>
                <w:sz w:val="22"/>
                <w:szCs w:val="22"/>
              </w:rPr>
            </w:pPr>
            <w:ins w:id="133" w:author="Matthew Levine" w:date="2025-06-17T13:30:00Z" w16du:dateUtc="2025-06-17T17:30:00Z">
              <w:r w:rsidRPr="00D64CEE">
                <w:rPr>
                  <w:sz w:val="22"/>
                  <w:szCs w:val="22"/>
                </w:rPr>
                <w:t>Y</w:t>
              </w:r>
            </w:ins>
            <w:del w:id="134" w:author="Matthew Levine" w:date="2025-06-17T13:30:00Z" w16du:dateUtc="2025-06-17T17:30:00Z">
              <w:r w:rsidDel="008C0923">
                <w:rPr>
                  <w:rFonts w:ascii="Segoe UI Symbol" w:hAnsi="Segoe UI Symbol" w:cs="Segoe UI Symbol"/>
                  <w:sz w:val="22"/>
                  <w:szCs w:val="22"/>
                </w:rPr>
                <w:delText>☐</w:delText>
              </w:r>
            </w:del>
          </w:p>
        </w:tc>
      </w:tr>
      <w:tr w:rsidR="00352E1B"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59453495" w:rsidR="00352E1B" w:rsidRDefault="00352E1B" w:rsidP="00352E1B">
            <w:pPr>
              <w:ind w:right="6"/>
              <w:jc w:val="both"/>
              <w:rPr>
                <w:sz w:val="22"/>
                <w:szCs w:val="22"/>
              </w:rPr>
            </w:pPr>
            <w:ins w:id="135" w:author="Matthew Levine" w:date="2025-06-17T13:30:00Z" w16du:dateUtc="2025-06-17T17:30:00Z">
              <w:r w:rsidRPr="00D64CEE">
                <w:rPr>
                  <w:sz w:val="22"/>
                  <w:szCs w:val="22"/>
                </w:rPr>
                <w:t>Y</w:t>
              </w:r>
            </w:ins>
            <w:del w:id="136" w:author="Matthew Levine" w:date="2025-06-17T13:30:00Z" w16du:dateUtc="2025-06-17T17:30:00Z">
              <w:r w:rsidDel="008C0923">
                <w:rPr>
                  <w:rFonts w:ascii="Segoe UI Symbol" w:hAnsi="Segoe UI Symbol" w:cs="Segoe UI Symbol"/>
                  <w:sz w:val="22"/>
                  <w:szCs w:val="22"/>
                </w:rPr>
                <w:delText>☐</w:delText>
              </w:r>
            </w:del>
          </w:p>
        </w:tc>
      </w:tr>
      <w:tr w:rsidR="00352E1B"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63881ADB"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25%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2C66917D" w:rsidR="00352E1B" w:rsidRDefault="00352E1B" w:rsidP="00352E1B">
            <w:pPr>
              <w:ind w:right="6"/>
              <w:jc w:val="both"/>
              <w:rPr>
                <w:sz w:val="22"/>
                <w:szCs w:val="22"/>
              </w:rPr>
            </w:pPr>
            <w:ins w:id="137" w:author="Matthew Levine" w:date="2025-06-17T13:30:00Z" w16du:dateUtc="2025-06-17T17:30:00Z">
              <w:r w:rsidRPr="00D64CEE">
                <w:rPr>
                  <w:sz w:val="22"/>
                  <w:szCs w:val="22"/>
                </w:rPr>
                <w:t>Y</w:t>
              </w:r>
            </w:ins>
            <w:del w:id="138" w:author="Matthew Levine" w:date="2025-06-17T13:30:00Z" w16du:dateUtc="2025-06-17T17:30:00Z">
              <w:r w:rsidDel="008C0923">
                <w:rPr>
                  <w:rFonts w:ascii="Segoe UI Symbol" w:hAnsi="Segoe UI Symbol" w:cs="Segoe UI Symbol"/>
                  <w:sz w:val="22"/>
                  <w:szCs w:val="22"/>
                </w:rPr>
                <w:delText>☐</w:delText>
              </w:r>
            </w:del>
          </w:p>
        </w:tc>
      </w:tr>
      <w:tr w:rsidR="00352E1B"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6842B9F1" w:rsidR="00352E1B" w:rsidRDefault="00352E1B" w:rsidP="00352E1B">
            <w:pPr>
              <w:ind w:right="6"/>
              <w:jc w:val="both"/>
              <w:rPr>
                <w:sz w:val="22"/>
                <w:szCs w:val="22"/>
              </w:rPr>
            </w:pPr>
            <w:ins w:id="139" w:author="Matthew Levine" w:date="2025-06-17T13:30:00Z" w16du:dateUtc="2025-06-17T17:30:00Z">
              <w:r w:rsidRPr="00D64CEE">
                <w:rPr>
                  <w:sz w:val="22"/>
                  <w:szCs w:val="22"/>
                </w:rPr>
                <w:t>Y</w:t>
              </w:r>
            </w:ins>
            <w:del w:id="140" w:author="Matthew Levine" w:date="2025-06-17T13:30:00Z" w16du:dateUtc="2025-06-17T17:30:00Z">
              <w:r w:rsidDel="008C0923">
                <w:rPr>
                  <w:rFonts w:ascii="MS Gothic" w:eastAsia="MS Gothic" w:hAnsi="MS Gothic" w:cs="MS Gothic"/>
                  <w:sz w:val="22"/>
                  <w:szCs w:val="22"/>
                </w:rPr>
                <w:delText>☐</w:delText>
              </w:r>
            </w:del>
          </w:p>
        </w:tc>
      </w:tr>
      <w:tr w:rsidR="00352E1B"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6728C2C1" w:rsidR="00352E1B" w:rsidRDefault="00352E1B" w:rsidP="00352E1B">
            <w:pPr>
              <w:ind w:right="6"/>
              <w:jc w:val="both"/>
              <w:rPr>
                <w:sz w:val="22"/>
                <w:szCs w:val="22"/>
              </w:rPr>
            </w:pPr>
            <w:ins w:id="141" w:author="Matthew Levine" w:date="2025-06-17T13:30:00Z" w16du:dateUtc="2025-06-17T17:30:00Z">
              <w:r w:rsidRPr="00D64CEE">
                <w:rPr>
                  <w:sz w:val="22"/>
                  <w:szCs w:val="22"/>
                </w:rPr>
                <w:t>Y</w:t>
              </w:r>
            </w:ins>
            <w:del w:id="142" w:author="Matthew Levine" w:date="2025-06-17T13:30:00Z" w16du:dateUtc="2025-06-17T17:30:00Z">
              <w:r w:rsidDel="008C0923">
                <w:rPr>
                  <w:rFonts w:ascii="Segoe UI Symbol" w:hAnsi="Segoe UI Symbol" w:cs="Segoe UI Symbol"/>
                  <w:sz w:val="22"/>
                  <w:szCs w:val="22"/>
                </w:rPr>
                <w:delText>☐</w:delText>
              </w:r>
            </w:del>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24CF5EA0" w:rsidR="00636B44" w:rsidRDefault="00930945">
      <w:pPr>
        <w:ind w:right="6"/>
        <w:jc w:val="both"/>
        <w:rPr>
          <w:sz w:val="22"/>
          <w:szCs w:val="22"/>
        </w:rPr>
      </w:pPr>
      <w:r>
        <w:rPr>
          <w:sz w:val="22"/>
          <w:szCs w:val="22"/>
        </w:rPr>
        <w:t xml:space="preserve">In the event any information and/or documents provided is deemed insufficient for any reason, </w:t>
      </w:r>
      <w:r w:rsidR="00AE3CA5">
        <w:rPr>
          <w:sz w:val="22"/>
          <w:szCs w:val="22"/>
        </w:rPr>
        <w:t>SnowCap</w:t>
      </w:r>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r w:rsidR="00AE3CA5">
        <w:rPr>
          <w:sz w:val="22"/>
          <w:szCs w:val="22"/>
        </w:rPr>
        <w:t>SnowCap</w:t>
      </w:r>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559A" w14:textId="77777777" w:rsidR="00FB0C17" w:rsidRDefault="00FB0C17">
      <w:r>
        <w:separator/>
      </w:r>
    </w:p>
  </w:endnote>
  <w:endnote w:type="continuationSeparator" w:id="0">
    <w:p w14:paraId="2E57F234" w14:textId="77777777" w:rsidR="00FB0C17" w:rsidRDefault="00FB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48B42" w14:textId="77777777" w:rsidR="00FB0C17" w:rsidRDefault="00FB0C17">
      <w:r>
        <w:separator/>
      </w:r>
    </w:p>
  </w:footnote>
  <w:footnote w:type="continuationSeparator" w:id="0">
    <w:p w14:paraId="02772B9C" w14:textId="77777777" w:rsidR="00FB0C17" w:rsidRDefault="00FB0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1503021"/>
    <w:multiLevelType w:val="multilevel"/>
    <w:tmpl w:val="2A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7638"/>
    <w:multiLevelType w:val="multilevel"/>
    <w:tmpl w:val="263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9"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11" w15:restartNumberingAfterBreak="0">
    <w:nsid w:val="3E284B92"/>
    <w:multiLevelType w:val="multilevel"/>
    <w:tmpl w:val="AE3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6"/>
  </w:num>
  <w:num w:numId="2" w16cid:durableId="586498428">
    <w:abstractNumId w:val="9"/>
  </w:num>
  <w:num w:numId="3" w16cid:durableId="711346359">
    <w:abstractNumId w:val="18"/>
  </w:num>
  <w:num w:numId="4" w16cid:durableId="321205561">
    <w:abstractNumId w:val="15"/>
  </w:num>
  <w:num w:numId="5" w16cid:durableId="1600335967">
    <w:abstractNumId w:val="10"/>
  </w:num>
  <w:num w:numId="6" w16cid:durableId="549850578">
    <w:abstractNumId w:val="17"/>
  </w:num>
  <w:num w:numId="7" w16cid:durableId="642000739">
    <w:abstractNumId w:val="12"/>
  </w:num>
  <w:num w:numId="8" w16cid:durableId="2005472907">
    <w:abstractNumId w:val="7"/>
  </w:num>
  <w:num w:numId="9" w16cid:durableId="1040276294">
    <w:abstractNumId w:val="8"/>
  </w:num>
  <w:num w:numId="10" w16cid:durableId="765810503">
    <w:abstractNumId w:val="13"/>
  </w:num>
  <w:num w:numId="11" w16cid:durableId="2111123564">
    <w:abstractNumId w:val="2"/>
  </w:num>
  <w:num w:numId="12" w16cid:durableId="117653553">
    <w:abstractNumId w:val="16"/>
  </w:num>
  <w:num w:numId="13" w16cid:durableId="297692316">
    <w:abstractNumId w:val="14"/>
  </w:num>
  <w:num w:numId="14" w16cid:durableId="1114790296">
    <w:abstractNumId w:val="3"/>
  </w:num>
  <w:num w:numId="15" w16cid:durableId="1006127296">
    <w:abstractNumId w:val="1"/>
  </w:num>
  <w:num w:numId="16" w16cid:durableId="1090082418">
    <w:abstractNumId w:val="0"/>
  </w:num>
  <w:num w:numId="17" w16cid:durableId="378210798">
    <w:abstractNumId w:val="11"/>
  </w:num>
  <w:num w:numId="18" w16cid:durableId="488790180">
    <w:abstractNumId w:val="4"/>
  </w:num>
  <w:num w:numId="19" w16cid:durableId="5082565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1115A"/>
    <w:rsid w:val="00026D6F"/>
    <w:rsid w:val="00035CA7"/>
    <w:rsid w:val="00056219"/>
    <w:rsid w:val="000649E6"/>
    <w:rsid w:val="00067BDF"/>
    <w:rsid w:val="00097387"/>
    <w:rsid w:val="000A1747"/>
    <w:rsid w:val="000C0CEE"/>
    <w:rsid w:val="000F22BB"/>
    <w:rsid w:val="0010065C"/>
    <w:rsid w:val="00165791"/>
    <w:rsid w:val="00205A82"/>
    <w:rsid w:val="00226612"/>
    <w:rsid w:val="002540AC"/>
    <w:rsid w:val="00256BBB"/>
    <w:rsid w:val="00260268"/>
    <w:rsid w:val="0026253F"/>
    <w:rsid w:val="00274F7A"/>
    <w:rsid w:val="002D51BD"/>
    <w:rsid w:val="00313B7E"/>
    <w:rsid w:val="00314A75"/>
    <w:rsid w:val="0031654A"/>
    <w:rsid w:val="00352E1B"/>
    <w:rsid w:val="00375D74"/>
    <w:rsid w:val="00380B3C"/>
    <w:rsid w:val="00385C70"/>
    <w:rsid w:val="003B4636"/>
    <w:rsid w:val="00414041"/>
    <w:rsid w:val="00422196"/>
    <w:rsid w:val="00483D60"/>
    <w:rsid w:val="004A2ED1"/>
    <w:rsid w:val="004E26C8"/>
    <w:rsid w:val="00541D04"/>
    <w:rsid w:val="005E39D7"/>
    <w:rsid w:val="006136F6"/>
    <w:rsid w:val="00636B44"/>
    <w:rsid w:val="006709B0"/>
    <w:rsid w:val="00715E3E"/>
    <w:rsid w:val="00716F8E"/>
    <w:rsid w:val="00755571"/>
    <w:rsid w:val="00770131"/>
    <w:rsid w:val="00771C01"/>
    <w:rsid w:val="0077559F"/>
    <w:rsid w:val="007E7262"/>
    <w:rsid w:val="008113C4"/>
    <w:rsid w:val="00811AA4"/>
    <w:rsid w:val="0088741B"/>
    <w:rsid w:val="008B1F13"/>
    <w:rsid w:val="008F5CA5"/>
    <w:rsid w:val="009076AC"/>
    <w:rsid w:val="0092188A"/>
    <w:rsid w:val="00930945"/>
    <w:rsid w:val="00940D35"/>
    <w:rsid w:val="009A5B64"/>
    <w:rsid w:val="009C0A03"/>
    <w:rsid w:val="009E4A59"/>
    <w:rsid w:val="00A22947"/>
    <w:rsid w:val="00A64AA3"/>
    <w:rsid w:val="00A769B8"/>
    <w:rsid w:val="00A84213"/>
    <w:rsid w:val="00AA6D9D"/>
    <w:rsid w:val="00AB4212"/>
    <w:rsid w:val="00AE3CA5"/>
    <w:rsid w:val="00B069BF"/>
    <w:rsid w:val="00B53F0A"/>
    <w:rsid w:val="00B605E1"/>
    <w:rsid w:val="00BA1A20"/>
    <w:rsid w:val="00BB772B"/>
    <w:rsid w:val="00BD1C91"/>
    <w:rsid w:val="00BF0CA4"/>
    <w:rsid w:val="00C467BA"/>
    <w:rsid w:val="00CC5527"/>
    <w:rsid w:val="00CD1BAD"/>
    <w:rsid w:val="00CF0486"/>
    <w:rsid w:val="00D14189"/>
    <w:rsid w:val="00D77211"/>
    <w:rsid w:val="00D77ACB"/>
    <w:rsid w:val="00D94DE7"/>
    <w:rsid w:val="00DA4D18"/>
    <w:rsid w:val="00DD079A"/>
    <w:rsid w:val="00E012F5"/>
    <w:rsid w:val="00E440FF"/>
    <w:rsid w:val="00E5374D"/>
    <w:rsid w:val="00E70F0E"/>
    <w:rsid w:val="00ED3FBD"/>
    <w:rsid w:val="00F9063A"/>
    <w:rsid w:val="00FA7AFC"/>
    <w:rsid w:val="00FB0C17"/>
    <w:rsid w:val="00FB4370"/>
    <w:rsid w:val="00FB6523"/>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BAD"/>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after="500"/>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ind w:left="1080" w:right="1080"/>
      <w:jc w:val="center"/>
    </w:pPr>
    <w:rPr>
      <w:color w:val="002060"/>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p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114503">
      <w:bodyDiv w:val="1"/>
      <w:marLeft w:val="0"/>
      <w:marRight w:val="0"/>
      <w:marTop w:val="0"/>
      <w:marBottom w:val="0"/>
      <w:divBdr>
        <w:top w:val="none" w:sz="0" w:space="0" w:color="auto"/>
        <w:left w:val="none" w:sz="0" w:space="0" w:color="auto"/>
        <w:bottom w:val="none" w:sz="0" w:space="0" w:color="auto"/>
        <w:right w:val="none" w:sz="0" w:space="0" w:color="auto"/>
      </w:divBdr>
    </w:div>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 w:id="1365905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Props1.xml><?xml version="1.0" encoding="utf-8"?>
<ds:datastoreItem xmlns:ds="http://schemas.openxmlformats.org/officeDocument/2006/customXml" ds:itemID="{54B0412C-3824-45D4-945B-CC82C5EC6359}">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customXml/itemProps2.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3.xml><?xml version="1.0" encoding="utf-8"?>
<ds:datastoreItem xmlns:ds="http://schemas.openxmlformats.org/officeDocument/2006/customXml" ds:itemID="{DCEBFD04-22BC-4B7C-AA55-8DA146C52350}"/>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1882</Words>
  <Characters>10733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17</cp:revision>
  <dcterms:created xsi:type="dcterms:W3CDTF">2025-06-17T17:20:00Z</dcterms:created>
  <dcterms:modified xsi:type="dcterms:W3CDTF">2025-06-17T17:32:00Z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