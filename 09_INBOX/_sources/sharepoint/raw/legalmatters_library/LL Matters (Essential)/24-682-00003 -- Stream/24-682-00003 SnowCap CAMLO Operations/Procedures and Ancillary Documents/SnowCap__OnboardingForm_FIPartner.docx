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Pr>
        <w:spacing w:before="0" w:after="0" w:line="240" w:lineRule="auto"/>
      </w:pPr>
    </w:p>
    <w:p w14:paraId="7771669E" w14:textId="77777777" w:rsidR="00636B44" w:rsidRDefault="00636B44">
      <w:pPr>
        <w:spacing w:before="0" w:after="0" w:line="240" w:lineRule="auto"/>
      </w:pPr>
    </w:p>
    <w:p w14:paraId="547AC4D1" w14:textId="77777777" w:rsidR="00636B44" w:rsidRDefault="00636B44">
      <w:pPr>
        <w:spacing w:before="0" w:after="0" w:line="240" w:lineRule="auto"/>
      </w:pPr>
    </w:p>
    <w:p w14:paraId="04DD64DD" w14:textId="77777777" w:rsidR="00636B44" w:rsidRDefault="00636B44">
      <w:pPr>
        <w:spacing w:before="0" w:after="0" w:line="240" w:lineRule="auto"/>
      </w:pPr>
    </w:p>
    <w:p w14:paraId="3C732B15" w14:textId="35AC0DA8" w:rsidR="00636B44" w:rsidRDefault="00636B44">
      <w:pPr>
        <w:spacing w:before="0" w:after="0" w:line="240" w:lineRule="auto"/>
        <w:ind w:left="1440" w:firstLine="720"/>
      </w:pPr>
    </w:p>
    <w:p w14:paraId="29489255" w14:textId="25D0312A" w:rsidR="00636B44" w:rsidRPr="003B4636" w:rsidRDefault="00636B44">
      <w:pPr>
        <w:spacing w:before="40" w:after="40" w:line="240" w:lineRule="auto"/>
        <w:ind w:left="1700"/>
        <w:rPr>
          <w:color w:val="002060"/>
          <w:sz w:val="40"/>
          <w:szCs w:val="40"/>
        </w:rPr>
      </w:pPr>
    </w:p>
    <w:p w14:paraId="60228837" w14:textId="77777777" w:rsidR="00636B44" w:rsidRPr="003B4636" w:rsidRDefault="00636B44">
      <w:pPr>
        <w:spacing w:before="40" w:after="40" w:line="240" w:lineRule="auto"/>
        <w:ind w:left="1700"/>
        <w:rPr>
          <w:color w:val="002060"/>
          <w:sz w:val="40"/>
          <w:szCs w:val="40"/>
        </w:rPr>
      </w:pPr>
    </w:p>
    <w:p w14:paraId="27D08ECF" w14:textId="77777777" w:rsidR="00636B44" w:rsidRPr="003B4636" w:rsidRDefault="00930945">
      <w:pPr>
        <w:spacing w:before="40" w:after="40" w:line="240" w:lineRule="auto"/>
        <w:ind w:left="1700"/>
        <w:rPr>
          <w:color w:val="002060"/>
          <w:sz w:val="40"/>
          <w:szCs w:val="40"/>
        </w:rPr>
      </w:pPr>
      <w:r w:rsidRPr="003B4636">
        <w:rPr>
          <w:color w:val="002060"/>
          <w:sz w:val="72"/>
          <w:szCs w:val="72"/>
        </w:rPr>
        <w:t>Customer Onboarding Form</w:t>
      </w:r>
    </w:p>
    <w:p w14:paraId="07035319" w14:textId="77777777" w:rsidR="00636B44" w:rsidRPr="003B4636" w:rsidRDefault="00930945">
      <w:pPr>
        <w:spacing w:before="40" w:after="40" w:line="240" w:lineRule="auto"/>
        <w:ind w:left="1700"/>
        <w:rPr>
          <w:color w:val="002060"/>
          <w:sz w:val="40"/>
          <w:szCs w:val="40"/>
        </w:rPr>
      </w:pPr>
      <w:r w:rsidRPr="003B4636">
        <w:rPr>
          <w:color w:val="002060"/>
          <w:sz w:val="40"/>
          <w:szCs w:val="40"/>
        </w:rPr>
        <w:t>CDD Information</w:t>
      </w:r>
    </w:p>
    <w:p w14:paraId="2597ACE4" w14:textId="77777777" w:rsidR="00636B44" w:rsidRPr="003B4636" w:rsidRDefault="00930945">
      <w:pPr>
        <w:spacing w:before="40" w:after="40" w:line="240" w:lineRule="auto"/>
        <w:ind w:left="1700"/>
        <w:rPr>
          <w:color w:val="002060"/>
          <w:sz w:val="36"/>
          <w:szCs w:val="36"/>
        </w:rPr>
      </w:pPr>
      <w:r w:rsidRPr="003B4636">
        <w:rPr>
          <w:color w:val="002060"/>
          <w:sz w:val="36"/>
          <w:szCs w:val="36"/>
        </w:rPr>
        <w:t>Financial Institution Partner</w:t>
      </w:r>
    </w:p>
    <w:p w14:paraId="46D07341" w14:textId="77777777" w:rsidR="00636B44" w:rsidRDefault="00930945">
      <w:pPr>
        <w:spacing w:before="0" w:after="0" w:line="240" w:lineRule="auto"/>
        <w:ind w:left="1440" w:firstLine="720"/>
      </w:pPr>
      <w:r>
        <w:rPr>
          <w:noProof/>
          <w:lang w:val="en-US" w:eastAsia="zh-CN"/>
        </w:rPr>
        <mc:AlternateContent>
          <mc:Choice Requires="wps">
            <w:drawing>
              <wp:anchor distT="0" distB="0" distL="114300" distR="114300" simplePos="0" relativeHeight="251658240" behindDoc="0" locked="0" layoutInCell="1" hidden="0" allowOverlap="1" wp14:anchorId="71D0B5EB" wp14:editId="268DB91B">
                <wp:simplePos x="0" y="0"/>
                <wp:positionH relativeFrom="margin">
                  <wp:align>right</wp:align>
                </wp:positionH>
                <wp:positionV relativeFrom="page">
                  <wp:posOffset>164149</wp:posOffset>
                </wp:positionV>
                <wp:extent cx="792480" cy="787400"/>
                <wp:effectExtent l="0" t="0" r="762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rgbClr val="002060"/>
                        </a:solidFill>
                        <a:ln>
                          <a:noFill/>
                        </a:ln>
                      </wps:spPr>
                      <wps:txbx>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" fillcolor="#002060" stroked="f">
                <v:textbox inset="1.2694mm,1.2694mm,1.2694mm,1.2694mm">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v:textbox>
                <w10:wrap anchorx="margin" anchory="page"/>
              </v:rect>
            </w:pict>
          </mc:Fallback>
        </mc:AlternateContent>
      </w:r>
      <w:r>
        <w:br w:type="page"/>
      </w:r>
    </w:p>
    <w:p w14:paraId="45E268F1" w14:textId="77777777" w:rsidR="00636B44" w:rsidRDefault="00636B44">
      <w:pPr>
        <w:spacing w:before="0" w:after="0" w:line="240" w:lineRule="auto"/>
        <w:ind w:left="1440" w:firstLine="720"/>
      </w:pPr>
    </w:p>
    <w:p w14:paraId="19E0C7B6" w14:textId="77777777" w:rsidR="00636B44" w:rsidRDefault="00636B44">
      <w:pPr>
        <w:spacing w:before="0" w:after="0" w:line="240" w:lineRule="auto"/>
        <w:rPr>
          <w:smallCaps/>
          <w:color w:val="FFFFFF"/>
          <w:sz w:val="22"/>
          <w:szCs w:val="22"/>
        </w:rPr>
      </w:pPr>
    </w:p>
    <w:p w14:paraId="5F5A42A5" w14:textId="77777777" w:rsidR="00636B44" w:rsidRDefault="00930945">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spacing w:before="0" w:after="0" w:line="240" w:lineRule="auto"/>
        <w:jc w:val="both"/>
      </w:pPr>
    </w:p>
    <w:p w14:paraId="4A99DF0F" w14:textId="1C92BF55" w:rsidR="00636B44" w:rsidRDefault="00930945">
      <w:pPr>
        <w:spacing w:before="0" w:after="0" w:line="240" w:lineRule="auto"/>
        <w:jc w:val="both"/>
      </w:pPr>
      <w:r>
        <w:t xml:space="preserve">The contents of this document are confidential, and it is disclosed in confidence on condition that none of the information contained herein is disclosed to any third party without prior written permission from </w:t>
      </w:r>
      <w:proofErr w:type="spellStart"/>
      <w:r w:rsidR="00AE3CA5">
        <w:t>SnowCap</w:t>
      </w:r>
      <w:proofErr w:type="spellEnd"/>
      <w:r w:rsidR="00AE3CA5">
        <w:t xml:space="preserve"> Financial Incorporated</w:t>
      </w:r>
      <w:ins w:id="0" w:author="Matthew Levine" w:date="2025-06-05T15:13:00Z" w16du:dateUtc="2025-06-05T19:13:00Z">
        <w:r w:rsidR="009A5B64">
          <w:t xml:space="preserve">. </w:t>
        </w:r>
      </w:ins>
    </w:p>
    <w:p w14:paraId="0C0F2D4D" w14:textId="77777777" w:rsidR="00636B44" w:rsidRDefault="00636B44">
      <w:pPr>
        <w:spacing w:before="0" w:after="0" w:line="240" w:lineRule="auto"/>
        <w:jc w:val="both"/>
      </w:pPr>
    </w:p>
    <w:p w14:paraId="3D499733" w14:textId="786BFD4C" w:rsidR="00636B44" w:rsidRDefault="00930945">
      <w:pPr>
        <w:spacing w:before="0" w:after="0" w:line="240" w:lineRule="auto"/>
        <w:jc w:val="both"/>
      </w:pPr>
      <w:r>
        <w:t xml:space="preserve">Copyright © </w:t>
      </w:r>
      <w:proofErr w:type="spellStart"/>
      <w:r w:rsidR="00AE3CA5">
        <w:t>SnowCap</w:t>
      </w:r>
      <w:proofErr w:type="spellEnd"/>
      <w:r w:rsidR="00AE3CA5">
        <w:t xml:space="preserve"> Financial Incorporated</w:t>
      </w:r>
      <w:r>
        <w:t xml:space="preserve"> 2022.  All rights reserved. No part of this publication may be reproduced or transmitted in any form or by any means, electronic or mechanical, including photocopy, fax, recording, or any information storage or retrieval system, without prior written permission from </w:t>
      </w:r>
      <w:proofErr w:type="spellStart"/>
      <w:r w:rsidR="00AE3CA5">
        <w:t>SnowCap</w:t>
      </w:r>
      <w:proofErr w:type="spellEnd"/>
      <w:r w:rsidR="00AE3CA5">
        <w:t xml:space="preserve"> Financial Incorporated</w:t>
      </w:r>
      <w:ins w:id="1" w:author="Matthew Levine" w:date="2025-06-05T15:14:00Z" w16du:dateUtc="2025-06-05T19:14:00Z">
        <w:r w:rsidR="009A5B64">
          <w:t xml:space="preserve">. </w:t>
        </w:r>
      </w:ins>
    </w:p>
    <w:p w14:paraId="4B3A4A28" w14:textId="77777777" w:rsidR="00636B44" w:rsidRDefault="00930945">
      <w:r>
        <w:br w:type="page"/>
      </w:r>
    </w:p>
    <w:p w14:paraId="163BB714" w14:textId="77777777" w:rsidR="00636B44" w:rsidRDefault="00636B44">
      <w:pPr>
        <w:spacing w:before="0" w:after="0" w:line="240" w:lineRule="auto"/>
      </w:pPr>
    </w:p>
    <w:p w14:paraId="0BEB25E1" w14:textId="77777777" w:rsidR="00636B44" w:rsidRDefault="00636B44">
      <w:pPr>
        <w:spacing w:before="0" w:after="0" w:line="240" w:lineRule="auto"/>
      </w:pPr>
    </w:p>
    <w:p w14:paraId="5718D146" w14:textId="77777777" w:rsidR="00636B44" w:rsidRDefault="00930945" w:rsidP="003B4636">
      <w:pPr>
        <w:pBdr>
          <w:top w:val="single" w:sz="24" w:space="0" w:color="002060"/>
          <w:left w:val="single" w:sz="24" w:space="0" w:color="002060"/>
          <w:bottom w:val="single" w:sz="24" w:space="0" w:color="002060"/>
          <w:right w:val="single" w:sz="24" w:space="0" w:color="002060"/>
        </w:pBdr>
        <w:shd w:val="clear" w:color="auto" w:fill="002060"/>
        <w:spacing w:before="0" w:after="0" w:line="240" w:lineRule="auto"/>
        <w:rPr>
          <w:color w:val="000000"/>
          <w:sz w:val="22"/>
          <w:szCs w:val="22"/>
        </w:rPr>
      </w:pPr>
      <w:r>
        <w:rPr>
          <w:smallCaps/>
          <w:color w:val="FFFFFF"/>
          <w:sz w:val="22"/>
          <w:szCs w:val="22"/>
        </w:rPr>
        <w:t>Contents</w:t>
      </w:r>
    </w:p>
    <w:sdt>
      <w:sdtPr>
        <w:rPr>
          <w:color w:val="000000" w:themeColor="text1"/>
        </w:rPr>
        <w:id w:val="-560098966"/>
        <w:docPartObj>
          <w:docPartGallery w:val="Table of Contents"/>
          <w:docPartUnique/>
        </w:docPartObj>
      </w:sdtPr>
      <w:sdtEndPr>
        <w:rPr>
          <w:color w:val="auto"/>
        </w:rPr>
      </w:sdtEndPr>
      <w:sdtContent>
        <w:p w14:paraId="17DBC890" w14:textId="2E180216" w:rsidR="00BD1C91" w:rsidRPr="003B4636" w:rsidRDefault="00930945">
          <w:pPr>
            <w:pStyle w:val="TOC1"/>
            <w:tabs>
              <w:tab w:val="left" w:pos="400"/>
              <w:tab w:val="right" w:pos="12950"/>
            </w:tabs>
            <w:rPr>
              <w:rFonts w:asciiTheme="minorHAnsi" w:eastAsiaTheme="minorEastAsia" w:hAnsiTheme="minorHAnsi" w:cstheme="minorBidi"/>
              <w:noProof/>
              <w:sz w:val="22"/>
              <w:szCs w:val="22"/>
              <w:lang w:val="en-US" w:eastAsia="zh-CN"/>
            </w:rPr>
          </w:pPr>
          <w:r w:rsidRPr="003B4636">
            <w:rPr>
              <w:color w:val="000000" w:themeColor="text1"/>
            </w:rPr>
            <w:fldChar w:fldCharType="begin"/>
          </w:r>
          <w:r w:rsidRPr="003B4636">
            <w:rPr>
              <w:color w:val="000000" w:themeColor="text1"/>
            </w:rPr>
            <w:instrText xml:space="preserve"> TOC \h \u \z </w:instrText>
          </w:r>
          <w:r w:rsidRPr="003B4636">
            <w:rPr>
              <w:color w:val="000000" w:themeColor="text1"/>
            </w:rPr>
            <w:fldChar w:fldCharType="separate"/>
          </w:r>
          <w:hyperlink w:anchor="_Toc199998609" w:history="1">
            <w:r w:rsidR="00BD1C91" w:rsidRPr="00D05DCC">
              <w:rPr>
                <w:rStyle w:val="Hyperlink"/>
                <w:noProof/>
              </w:rPr>
              <w:t>1.</w:t>
            </w:r>
            <w:r w:rsidR="00BD1C91">
              <w:rPr>
                <w:rFonts w:asciiTheme="minorHAnsi" w:eastAsiaTheme="minorEastAsia" w:hAnsiTheme="minorHAnsi" w:cstheme="minorBidi"/>
                <w:noProof/>
                <w:sz w:val="22"/>
                <w:szCs w:val="22"/>
                <w:lang w:val="en-US" w:eastAsia="zh-CN"/>
              </w:rPr>
              <w:tab/>
            </w:r>
            <w:r w:rsidR="00BD1C91" w:rsidRPr="00D05DCC">
              <w:rPr>
                <w:rStyle w:val="Hyperlink"/>
                <w:noProof/>
              </w:rPr>
              <w:t>Company Information</w:t>
            </w:r>
            <w:r w:rsidR="00BD1C91">
              <w:rPr>
                <w:noProof/>
                <w:webHidden/>
              </w:rPr>
              <w:tab/>
            </w:r>
            <w:r w:rsidR="00BD1C91">
              <w:rPr>
                <w:noProof/>
                <w:webHidden/>
              </w:rPr>
              <w:fldChar w:fldCharType="begin"/>
            </w:r>
            <w:r w:rsidR="00BD1C91">
              <w:rPr>
                <w:noProof/>
                <w:webHidden/>
              </w:rPr>
              <w:instrText xml:space="preserve"> PAGEREF _Toc199998609 \h </w:instrText>
            </w:r>
            <w:r w:rsidR="00BD1C91">
              <w:rPr>
                <w:noProof/>
                <w:webHidden/>
              </w:rPr>
            </w:r>
            <w:r w:rsidR="00BD1C91">
              <w:rPr>
                <w:noProof/>
                <w:webHidden/>
              </w:rPr>
              <w:fldChar w:fldCharType="separate"/>
            </w:r>
            <w:r w:rsidR="00BD1C91">
              <w:rPr>
                <w:noProof/>
                <w:webHidden/>
              </w:rPr>
              <w:t>3</w:t>
            </w:r>
            <w:r w:rsidR="00BD1C91">
              <w:rPr>
                <w:noProof/>
                <w:webHidden/>
              </w:rPr>
              <w:fldChar w:fldCharType="end"/>
            </w:r>
          </w:hyperlink>
        </w:p>
        <w:p w14:paraId="65A9EA3E" w14:textId="7ABA8D11"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0" w:history="1">
            <w:r w:rsidRPr="00D05DCC">
              <w:rPr>
                <w:rStyle w:val="Hyperlink"/>
                <w:noProof/>
              </w:rPr>
              <w:t>2.</w:t>
            </w:r>
            <w:r>
              <w:rPr>
                <w:rFonts w:asciiTheme="minorHAnsi" w:eastAsiaTheme="minorEastAsia" w:hAnsiTheme="minorHAnsi" w:cstheme="minorBidi"/>
                <w:noProof/>
                <w:sz w:val="22"/>
                <w:szCs w:val="22"/>
                <w:lang w:val="en-US" w:eastAsia="zh-CN"/>
              </w:rPr>
              <w:tab/>
            </w:r>
            <w:r w:rsidRPr="00D05DCC">
              <w:rPr>
                <w:rStyle w:val="Hyperlink"/>
                <w:noProof/>
              </w:rPr>
              <w:t>regulatory structure/audits/enforcement &amp; litigation</w:t>
            </w:r>
            <w:r>
              <w:rPr>
                <w:noProof/>
                <w:webHidden/>
              </w:rPr>
              <w:tab/>
            </w:r>
            <w:r>
              <w:rPr>
                <w:noProof/>
                <w:webHidden/>
              </w:rPr>
              <w:fldChar w:fldCharType="begin"/>
            </w:r>
            <w:r>
              <w:rPr>
                <w:noProof/>
                <w:webHidden/>
              </w:rPr>
              <w:instrText xml:space="preserve"> PAGEREF _Toc199998610 \h </w:instrText>
            </w:r>
            <w:r>
              <w:rPr>
                <w:noProof/>
                <w:webHidden/>
              </w:rPr>
            </w:r>
            <w:r>
              <w:rPr>
                <w:noProof/>
                <w:webHidden/>
              </w:rPr>
              <w:fldChar w:fldCharType="separate"/>
            </w:r>
            <w:r>
              <w:rPr>
                <w:noProof/>
                <w:webHidden/>
              </w:rPr>
              <w:t>7</w:t>
            </w:r>
            <w:r>
              <w:rPr>
                <w:noProof/>
                <w:webHidden/>
              </w:rPr>
              <w:fldChar w:fldCharType="end"/>
            </w:r>
          </w:hyperlink>
        </w:p>
        <w:p w14:paraId="428C33A0" w14:textId="468F60E5"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1" w:history="1">
            <w:r w:rsidRPr="00D05DCC">
              <w:rPr>
                <w:rStyle w:val="Hyperlink"/>
                <w:noProof/>
              </w:rPr>
              <w:t>3.</w:t>
            </w:r>
            <w:r>
              <w:rPr>
                <w:rFonts w:asciiTheme="minorHAnsi" w:eastAsiaTheme="minorEastAsia" w:hAnsiTheme="minorHAnsi" w:cstheme="minorBidi"/>
                <w:noProof/>
                <w:sz w:val="22"/>
                <w:szCs w:val="22"/>
                <w:lang w:val="en-US" w:eastAsia="zh-CN"/>
              </w:rPr>
              <w:tab/>
            </w:r>
            <w:r w:rsidRPr="00D05DCC">
              <w:rPr>
                <w:rStyle w:val="Hyperlink"/>
                <w:noProof/>
              </w:rPr>
              <w:t>KYC/AML Program</w:t>
            </w:r>
            <w:r>
              <w:rPr>
                <w:noProof/>
                <w:webHidden/>
              </w:rPr>
              <w:tab/>
            </w:r>
            <w:r>
              <w:rPr>
                <w:noProof/>
                <w:webHidden/>
              </w:rPr>
              <w:fldChar w:fldCharType="begin"/>
            </w:r>
            <w:r>
              <w:rPr>
                <w:noProof/>
                <w:webHidden/>
              </w:rPr>
              <w:instrText xml:space="preserve"> PAGEREF _Toc199998611 \h </w:instrText>
            </w:r>
            <w:r>
              <w:rPr>
                <w:noProof/>
                <w:webHidden/>
              </w:rPr>
            </w:r>
            <w:r>
              <w:rPr>
                <w:noProof/>
                <w:webHidden/>
              </w:rPr>
              <w:fldChar w:fldCharType="separate"/>
            </w:r>
            <w:r>
              <w:rPr>
                <w:noProof/>
                <w:webHidden/>
              </w:rPr>
              <w:t>9</w:t>
            </w:r>
            <w:r>
              <w:rPr>
                <w:noProof/>
                <w:webHidden/>
              </w:rPr>
              <w:fldChar w:fldCharType="end"/>
            </w:r>
          </w:hyperlink>
        </w:p>
        <w:p w14:paraId="17A55892" w14:textId="044AD9FD"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2" w:history="1">
            <w:r w:rsidRPr="00D05DCC">
              <w:rPr>
                <w:rStyle w:val="Hyperlink"/>
                <w:noProof/>
              </w:rPr>
              <w:t>4.</w:t>
            </w:r>
            <w:r>
              <w:rPr>
                <w:rFonts w:asciiTheme="minorHAnsi" w:eastAsiaTheme="minorEastAsia" w:hAnsiTheme="minorHAnsi" w:cstheme="minorBidi"/>
                <w:noProof/>
                <w:sz w:val="22"/>
                <w:szCs w:val="22"/>
                <w:lang w:val="en-US" w:eastAsia="zh-CN"/>
              </w:rPr>
              <w:tab/>
            </w:r>
            <w:r w:rsidRPr="00D05DCC">
              <w:rPr>
                <w:rStyle w:val="Hyperlink"/>
                <w:noProof/>
              </w:rPr>
              <w:t>Fraud Monitoring</w:t>
            </w:r>
            <w:r>
              <w:rPr>
                <w:noProof/>
                <w:webHidden/>
              </w:rPr>
              <w:tab/>
            </w:r>
            <w:r>
              <w:rPr>
                <w:noProof/>
                <w:webHidden/>
              </w:rPr>
              <w:fldChar w:fldCharType="begin"/>
            </w:r>
            <w:r>
              <w:rPr>
                <w:noProof/>
                <w:webHidden/>
              </w:rPr>
              <w:instrText xml:space="preserve"> PAGEREF _Toc199998612 \h </w:instrText>
            </w:r>
            <w:r>
              <w:rPr>
                <w:noProof/>
                <w:webHidden/>
              </w:rPr>
            </w:r>
            <w:r>
              <w:rPr>
                <w:noProof/>
                <w:webHidden/>
              </w:rPr>
              <w:fldChar w:fldCharType="separate"/>
            </w:r>
            <w:r>
              <w:rPr>
                <w:noProof/>
                <w:webHidden/>
              </w:rPr>
              <w:t>10</w:t>
            </w:r>
            <w:r>
              <w:rPr>
                <w:noProof/>
                <w:webHidden/>
              </w:rPr>
              <w:fldChar w:fldCharType="end"/>
            </w:r>
          </w:hyperlink>
        </w:p>
        <w:p w14:paraId="3D438B8B" w14:textId="4B1159E7"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3" w:history="1">
            <w:r w:rsidRPr="00D05DCC">
              <w:rPr>
                <w:rStyle w:val="Hyperlink"/>
                <w:noProof/>
              </w:rPr>
              <w:t>5.</w:t>
            </w:r>
            <w:r>
              <w:rPr>
                <w:rFonts w:asciiTheme="minorHAnsi" w:eastAsiaTheme="minorEastAsia" w:hAnsiTheme="minorHAnsi" w:cstheme="minorBidi"/>
                <w:noProof/>
                <w:sz w:val="22"/>
                <w:szCs w:val="22"/>
                <w:lang w:val="en-US" w:eastAsia="zh-CN"/>
              </w:rPr>
              <w:tab/>
            </w:r>
            <w:r w:rsidRPr="00D05DCC">
              <w:rPr>
                <w:rStyle w:val="Hyperlink"/>
                <w:noProof/>
              </w:rPr>
              <w:t>Transaction Monitoring/SAR Reporting</w:t>
            </w:r>
            <w:r>
              <w:rPr>
                <w:noProof/>
                <w:webHidden/>
              </w:rPr>
              <w:tab/>
            </w:r>
            <w:r>
              <w:rPr>
                <w:noProof/>
                <w:webHidden/>
              </w:rPr>
              <w:fldChar w:fldCharType="begin"/>
            </w:r>
            <w:r>
              <w:rPr>
                <w:noProof/>
                <w:webHidden/>
              </w:rPr>
              <w:instrText xml:space="preserve"> PAGEREF _Toc199998613 \h </w:instrText>
            </w:r>
            <w:r>
              <w:rPr>
                <w:noProof/>
                <w:webHidden/>
              </w:rPr>
            </w:r>
            <w:r>
              <w:rPr>
                <w:noProof/>
                <w:webHidden/>
              </w:rPr>
              <w:fldChar w:fldCharType="separate"/>
            </w:r>
            <w:r>
              <w:rPr>
                <w:noProof/>
                <w:webHidden/>
              </w:rPr>
              <w:t>10</w:t>
            </w:r>
            <w:r>
              <w:rPr>
                <w:noProof/>
                <w:webHidden/>
              </w:rPr>
              <w:fldChar w:fldCharType="end"/>
            </w:r>
          </w:hyperlink>
        </w:p>
        <w:p w14:paraId="634D174E" w14:textId="3DE95A6A"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4" w:history="1">
            <w:r w:rsidRPr="00D05DCC">
              <w:rPr>
                <w:rStyle w:val="Hyperlink"/>
                <w:noProof/>
              </w:rPr>
              <w:t>6.</w:t>
            </w:r>
            <w:r>
              <w:rPr>
                <w:rFonts w:asciiTheme="minorHAnsi" w:eastAsiaTheme="minorEastAsia" w:hAnsiTheme="minorHAnsi" w:cstheme="minorBidi"/>
                <w:noProof/>
                <w:sz w:val="22"/>
                <w:szCs w:val="22"/>
                <w:lang w:val="en-US" w:eastAsia="zh-CN"/>
              </w:rPr>
              <w:tab/>
            </w:r>
            <w:r w:rsidRPr="00D05DCC">
              <w:rPr>
                <w:rStyle w:val="Hyperlink"/>
                <w:noProof/>
              </w:rPr>
              <w:t>Sanctions Screening</w:t>
            </w:r>
            <w:r>
              <w:rPr>
                <w:noProof/>
                <w:webHidden/>
              </w:rPr>
              <w:tab/>
            </w:r>
            <w:r>
              <w:rPr>
                <w:noProof/>
                <w:webHidden/>
              </w:rPr>
              <w:fldChar w:fldCharType="begin"/>
            </w:r>
            <w:r>
              <w:rPr>
                <w:noProof/>
                <w:webHidden/>
              </w:rPr>
              <w:instrText xml:space="preserve"> PAGEREF _Toc199998614 \h </w:instrText>
            </w:r>
            <w:r>
              <w:rPr>
                <w:noProof/>
                <w:webHidden/>
              </w:rPr>
            </w:r>
            <w:r>
              <w:rPr>
                <w:noProof/>
                <w:webHidden/>
              </w:rPr>
              <w:fldChar w:fldCharType="separate"/>
            </w:r>
            <w:r>
              <w:rPr>
                <w:noProof/>
                <w:webHidden/>
              </w:rPr>
              <w:t>11</w:t>
            </w:r>
            <w:r>
              <w:rPr>
                <w:noProof/>
                <w:webHidden/>
              </w:rPr>
              <w:fldChar w:fldCharType="end"/>
            </w:r>
          </w:hyperlink>
        </w:p>
        <w:p w14:paraId="1F83F3F0" w14:textId="4B04AE7F"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5" w:history="1">
            <w:r w:rsidRPr="00D05DCC">
              <w:rPr>
                <w:rStyle w:val="Hyperlink"/>
                <w:noProof/>
              </w:rPr>
              <w:t>7.</w:t>
            </w:r>
            <w:r>
              <w:rPr>
                <w:rFonts w:asciiTheme="minorHAnsi" w:eastAsiaTheme="minorEastAsia" w:hAnsiTheme="minorHAnsi" w:cstheme="minorBidi"/>
                <w:noProof/>
                <w:sz w:val="22"/>
                <w:szCs w:val="22"/>
                <w:lang w:val="en-US" w:eastAsia="zh-CN"/>
              </w:rPr>
              <w:tab/>
            </w:r>
            <w:r w:rsidRPr="00D05DCC">
              <w:rPr>
                <w:rStyle w:val="Hyperlink"/>
                <w:noProof/>
              </w:rPr>
              <w:t>Info Sec/Cyber security/Privacy/consumer complaints</w:t>
            </w:r>
            <w:r>
              <w:rPr>
                <w:noProof/>
                <w:webHidden/>
              </w:rPr>
              <w:tab/>
            </w:r>
            <w:r>
              <w:rPr>
                <w:noProof/>
                <w:webHidden/>
              </w:rPr>
              <w:fldChar w:fldCharType="begin"/>
            </w:r>
            <w:r>
              <w:rPr>
                <w:noProof/>
                <w:webHidden/>
              </w:rPr>
              <w:instrText xml:space="preserve"> PAGEREF _Toc199998615 \h </w:instrText>
            </w:r>
            <w:r>
              <w:rPr>
                <w:noProof/>
                <w:webHidden/>
              </w:rPr>
            </w:r>
            <w:r>
              <w:rPr>
                <w:noProof/>
                <w:webHidden/>
              </w:rPr>
              <w:fldChar w:fldCharType="separate"/>
            </w:r>
            <w:r>
              <w:rPr>
                <w:noProof/>
                <w:webHidden/>
              </w:rPr>
              <w:t>11</w:t>
            </w:r>
            <w:r>
              <w:rPr>
                <w:noProof/>
                <w:webHidden/>
              </w:rPr>
              <w:fldChar w:fldCharType="end"/>
            </w:r>
          </w:hyperlink>
        </w:p>
        <w:p w14:paraId="2432078B" w14:textId="6335FAA8"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6" w:history="1">
            <w:r w:rsidRPr="00D05DCC">
              <w:rPr>
                <w:rStyle w:val="Hyperlink"/>
                <w:noProof/>
              </w:rPr>
              <w:t>8.</w:t>
            </w:r>
            <w:r>
              <w:rPr>
                <w:rFonts w:asciiTheme="minorHAnsi" w:eastAsiaTheme="minorEastAsia" w:hAnsiTheme="minorHAnsi" w:cstheme="minorBidi"/>
                <w:noProof/>
                <w:sz w:val="22"/>
                <w:szCs w:val="22"/>
                <w:lang w:val="en-US" w:eastAsia="zh-CN"/>
              </w:rPr>
              <w:tab/>
            </w:r>
            <w:r w:rsidRPr="00D05DCC">
              <w:rPr>
                <w:rStyle w:val="Hyperlink"/>
                <w:noProof/>
              </w:rPr>
              <w:t>Transactional activities</w:t>
            </w:r>
            <w:r>
              <w:rPr>
                <w:noProof/>
                <w:webHidden/>
              </w:rPr>
              <w:tab/>
            </w:r>
            <w:r>
              <w:rPr>
                <w:noProof/>
                <w:webHidden/>
              </w:rPr>
              <w:fldChar w:fldCharType="begin"/>
            </w:r>
            <w:r>
              <w:rPr>
                <w:noProof/>
                <w:webHidden/>
              </w:rPr>
              <w:instrText xml:space="preserve"> PAGEREF _Toc199998616 \h </w:instrText>
            </w:r>
            <w:r>
              <w:rPr>
                <w:noProof/>
                <w:webHidden/>
              </w:rPr>
            </w:r>
            <w:r>
              <w:rPr>
                <w:noProof/>
                <w:webHidden/>
              </w:rPr>
              <w:fldChar w:fldCharType="separate"/>
            </w:r>
            <w:r>
              <w:rPr>
                <w:noProof/>
                <w:webHidden/>
              </w:rPr>
              <w:t>12</w:t>
            </w:r>
            <w:r>
              <w:rPr>
                <w:noProof/>
                <w:webHidden/>
              </w:rPr>
              <w:fldChar w:fldCharType="end"/>
            </w:r>
          </w:hyperlink>
        </w:p>
        <w:p w14:paraId="2E5832AB" w14:textId="4A590235"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7" w:history="1">
            <w:r w:rsidRPr="00D05DCC">
              <w:rPr>
                <w:rStyle w:val="Hyperlink"/>
                <w:noProof/>
              </w:rPr>
              <w:t>9.</w:t>
            </w:r>
            <w:r>
              <w:rPr>
                <w:rFonts w:asciiTheme="minorHAnsi" w:eastAsiaTheme="minorEastAsia" w:hAnsiTheme="minorHAnsi" w:cstheme="minorBidi"/>
                <w:noProof/>
                <w:sz w:val="22"/>
                <w:szCs w:val="22"/>
                <w:lang w:val="en-US" w:eastAsia="zh-CN"/>
              </w:rPr>
              <w:tab/>
            </w:r>
            <w:r w:rsidRPr="00D05DCC">
              <w:rPr>
                <w:rStyle w:val="Hyperlink"/>
                <w:noProof/>
              </w:rPr>
              <w:t>BENEFICIAL OWNERSHIP INFORMATION REQUIREMENTS</w:t>
            </w:r>
            <w:r>
              <w:rPr>
                <w:noProof/>
                <w:webHidden/>
              </w:rPr>
              <w:tab/>
            </w:r>
            <w:r>
              <w:rPr>
                <w:noProof/>
                <w:webHidden/>
              </w:rPr>
              <w:fldChar w:fldCharType="begin"/>
            </w:r>
            <w:r>
              <w:rPr>
                <w:noProof/>
                <w:webHidden/>
              </w:rPr>
              <w:instrText xml:space="preserve"> PAGEREF _Toc199998617 \h </w:instrText>
            </w:r>
            <w:r>
              <w:rPr>
                <w:noProof/>
                <w:webHidden/>
              </w:rPr>
            </w:r>
            <w:r>
              <w:rPr>
                <w:noProof/>
                <w:webHidden/>
              </w:rPr>
              <w:fldChar w:fldCharType="separate"/>
            </w:r>
            <w:r>
              <w:rPr>
                <w:noProof/>
                <w:webHidden/>
              </w:rPr>
              <w:t>13</w:t>
            </w:r>
            <w:r>
              <w:rPr>
                <w:noProof/>
                <w:webHidden/>
              </w:rPr>
              <w:fldChar w:fldCharType="end"/>
            </w:r>
          </w:hyperlink>
        </w:p>
        <w:p w14:paraId="089C956E" w14:textId="2D7F5A7E" w:rsidR="00BD1C91" w:rsidRDefault="00BD1C91">
          <w:pPr>
            <w:pStyle w:val="TOC1"/>
            <w:tabs>
              <w:tab w:val="left" w:pos="660"/>
              <w:tab w:val="right" w:pos="12950"/>
            </w:tabs>
            <w:rPr>
              <w:rFonts w:asciiTheme="minorHAnsi" w:eastAsiaTheme="minorEastAsia" w:hAnsiTheme="minorHAnsi" w:cstheme="minorBidi"/>
              <w:noProof/>
              <w:sz w:val="22"/>
              <w:szCs w:val="22"/>
              <w:lang w:val="en-US" w:eastAsia="zh-CN"/>
            </w:rPr>
          </w:pPr>
          <w:hyperlink w:anchor="_Toc199998618" w:history="1">
            <w:r w:rsidRPr="00D05DCC">
              <w:rPr>
                <w:rStyle w:val="Hyperlink"/>
                <w:noProof/>
              </w:rPr>
              <w:t>10.</w:t>
            </w:r>
            <w:r>
              <w:rPr>
                <w:rFonts w:asciiTheme="minorHAnsi" w:eastAsiaTheme="minorEastAsia" w:hAnsiTheme="minorHAnsi" w:cstheme="minorBidi"/>
                <w:noProof/>
                <w:sz w:val="22"/>
                <w:szCs w:val="22"/>
                <w:lang w:val="en-US" w:eastAsia="zh-CN"/>
              </w:rPr>
              <w:tab/>
            </w:r>
            <w:r w:rsidRPr="00D05DCC">
              <w:rPr>
                <w:rStyle w:val="Hyperlink"/>
                <w:noProof/>
              </w:rPr>
              <w:t>DIRECTORS AND KEY MANAGEMENT INFORMATION</w:t>
            </w:r>
            <w:r>
              <w:rPr>
                <w:noProof/>
                <w:webHidden/>
              </w:rPr>
              <w:tab/>
            </w:r>
            <w:r>
              <w:rPr>
                <w:noProof/>
                <w:webHidden/>
              </w:rPr>
              <w:fldChar w:fldCharType="begin"/>
            </w:r>
            <w:r>
              <w:rPr>
                <w:noProof/>
                <w:webHidden/>
              </w:rPr>
              <w:instrText xml:space="preserve"> PAGEREF _Toc199998618 \h </w:instrText>
            </w:r>
            <w:r>
              <w:rPr>
                <w:noProof/>
                <w:webHidden/>
              </w:rPr>
            </w:r>
            <w:r>
              <w:rPr>
                <w:noProof/>
                <w:webHidden/>
              </w:rPr>
              <w:fldChar w:fldCharType="separate"/>
            </w:r>
            <w:r>
              <w:rPr>
                <w:noProof/>
                <w:webHidden/>
              </w:rPr>
              <w:t>14</w:t>
            </w:r>
            <w:r>
              <w:rPr>
                <w:noProof/>
                <w:webHidden/>
              </w:rPr>
              <w:fldChar w:fldCharType="end"/>
            </w:r>
          </w:hyperlink>
        </w:p>
        <w:p w14:paraId="7A1D3F20" w14:textId="41414726" w:rsidR="00BD1C91" w:rsidRDefault="00BD1C91">
          <w:pPr>
            <w:pStyle w:val="TOC1"/>
            <w:tabs>
              <w:tab w:val="left" w:pos="660"/>
              <w:tab w:val="right" w:pos="12950"/>
            </w:tabs>
            <w:rPr>
              <w:rFonts w:asciiTheme="minorHAnsi" w:eastAsiaTheme="minorEastAsia" w:hAnsiTheme="minorHAnsi" w:cstheme="minorBidi"/>
              <w:noProof/>
              <w:sz w:val="22"/>
              <w:szCs w:val="22"/>
              <w:lang w:val="en-US" w:eastAsia="zh-CN"/>
            </w:rPr>
          </w:pPr>
          <w:hyperlink w:anchor="_Toc199998619" w:history="1">
            <w:r w:rsidRPr="00D05DCC">
              <w:rPr>
                <w:rStyle w:val="Hyperlink"/>
                <w:noProof/>
              </w:rPr>
              <w:t>11.</w:t>
            </w:r>
            <w:r>
              <w:rPr>
                <w:rFonts w:asciiTheme="minorHAnsi" w:eastAsiaTheme="minorEastAsia" w:hAnsiTheme="minorHAnsi" w:cstheme="minorBidi"/>
                <w:noProof/>
                <w:sz w:val="22"/>
                <w:szCs w:val="22"/>
                <w:lang w:val="en-US" w:eastAsia="zh-CN"/>
              </w:rPr>
              <w:tab/>
            </w:r>
            <w:r w:rsidRPr="00D05DCC">
              <w:rPr>
                <w:rStyle w:val="Hyperlink"/>
                <w:noProof/>
              </w:rPr>
              <w:t>THIRD PARTY DETAILS</w:t>
            </w:r>
            <w:r>
              <w:rPr>
                <w:noProof/>
                <w:webHidden/>
              </w:rPr>
              <w:tab/>
            </w:r>
            <w:r>
              <w:rPr>
                <w:noProof/>
                <w:webHidden/>
              </w:rPr>
              <w:fldChar w:fldCharType="begin"/>
            </w:r>
            <w:r>
              <w:rPr>
                <w:noProof/>
                <w:webHidden/>
              </w:rPr>
              <w:instrText xml:space="preserve"> PAGEREF _Toc199998619 \h </w:instrText>
            </w:r>
            <w:r>
              <w:rPr>
                <w:noProof/>
                <w:webHidden/>
              </w:rPr>
            </w:r>
            <w:r>
              <w:rPr>
                <w:noProof/>
                <w:webHidden/>
              </w:rPr>
              <w:fldChar w:fldCharType="separate"/>
            </w:r>
            <w:r>
              <w:rPr>
                <w:noProof/>
                <w:webHidden/>
              </w:rPr>
              <w:t>14</w:t>
            </w:r>
            <w:r>
              <w:rPr>
                <w:noProof/>
                <w:webHidden/>
              </w:rPr>
              <w:fldChar w:fldCharType="end"/>
            </w:r>
          </w:hyperlink>
        </w:p>
        <w:p w14:paraId="4F0BA83C" w14:textId="5CC18F0D" w:rsidR="00BD1C91" w:rsidRDefault="00BD1C91">
          <w:pPr>
            <w:pStyle w:val="TOC1"/>
            <w:tabs>
              <w:tab w:val="right" w:pos="12950"/>
            </w:tabs>
            <w:rPr>
              <w:rFonts w:asciiTheme="minorHAnsi" w:eastAsiaTheme="minorEastAsia" w:hAnsiTheme="minorHAnsi" w:cstheme="minorBidi"/>
              <w:noProof/>
              <w:sz w:val="22"/>
              <w:szCs w:val="22"/>
              <w:lang w:val="en-US" w:eastAsia="zh-CN"/>
            </w:rPr>
          </w:pPr>
          <w:hyperlink w:anchor="_Toc199998620" w:history="1">
            <w:r w:rsidRPr="00D05DCC">
              <w:rPr>
                <w:rStyle w:val="Hyperlink"/>
                <w:noProof/>
              </w:rPr>
              <w:t>12. Politically Exposed Person (PEP) Self-Certification Form</w:t>
            </w:r>
            <w:r>
              <w:rPr>
                <w:noProof/>
                <w:webHidden/>
              </w:rPr>
              <w:tab/>
            </w:r>
            <w:r>
              <w:rPr>
                <w:noProof/>
                <w:webHidden/>
              </w:rPr>
              <w:fldChar w:fldCharType="begin"/>
            </w:r>
            <w:r>
              <w:rPr>
                <w:noProof/>
                <w:webHidden/>
              </w:rPr>
              <w:instrText xml:space="preserve"> PAGEREF _Toc199998620 \h </w:instrText>
            </w:r>
            <w:r>
              <w:rPr>
                <w:noProof/>
                <w:webHidden/>
              </w:rPr>
            </w:r>
            <w:r>
              <w:rPr>
                <w:noProof/>
                <w:webHidden/>
              </w:rPr>
              <w:fldChar w:fldCharType="separate"/>
            </w:r>
            <w:r>
              <w:rPr>
                <w:noProof/>
                <w:webHidden/>
              </w:rPr>
              <w:t>15</w:t>
            </w:r>
            <w:r>
              <w:rPr>
                <w:noProof/>
                <w:webHidden/>
              </w:rPr>
              <w:fldChar w:fldCharType="end"/>
            </w:r>
          </w:hyperlink>
        </w:p>
        <w:p w14:paraId="0D41D826" w14:textId="1DBA0936" w:rsidR="00BD1C91" w:rsidRDefault="00BD1C91">
          <w:pPr>
            <w:pStyle w:val="TOC1"/>
            <w:tabs>
              <w:tab w:val="left" w:pos="660"/>
              <w:tab w:val="right" w:pos="12950"/>
            </w:tabs>
            <w:rPr>
              <w:rFonts w:asciiTheme="minorHAnsi" w:eastAsiaTheme="minorEastAsia" w:hAnsiTheme="minorHAnsi" w:cstheme="minorBidi"/>
              <w:noProof/>
              <w:sz w:val="22"/>
              <w:szCs w:val="22"/>
              <w:lang w:val="en-US" w:eastAsia="zh-CN"/>
            </w:rPr>
          </w:pPr>
          <w:hyperlink w:anchor="_Toc199998621" w:history="1">
            <w:r w:rsidRPr="00D05DCC">
              <w:rPr>
                <w:rStyle w:val="Hyperlink"/>
                <w:noProof/>
              </w:rPr>
              <w:t>13.</w:t>
            </w:r>
            <w:r>
              <w:rPr>
                <w:rFonts w:asciiTheme="minorHAnsi" w:eastAsiaTheme="minorEastAsia" w:hAnsiTheme="minorHAnsi" w:cstheme="minorBidi"/>
                <w:noProof/>
                <w:sz w:val="22"/>
                <w:szCs w:val="22"/>
                <w:lang w:val="en-US" w:eastAsia="zh-CN"/>
              </w:rPr>
              <w:tab/>
            </w:r>
            <w:r w:rsidRPr="00D05DCC">
              <w:rPr>
                <w:rStyle w:val="Hyperlink"/>
                <w:noProof/>
              </w:rPr>
              <w:t>Declaration</w:t>
            </w:r>
            <w:r>
              <w:rPr>
                <w:noProof/>
                <w:webHidden/>
              </w:rPr>
              <w:tab/>
            </w:r>
            <w:r>
              <w:rPr>
                <w:noProof/>
                <w:webHidden/>
              </w:rPr>
              <w:fldChar w:fldCharType="begin"/>
            </w:r>
            <w:r>
              <w:rPr>
                <w:noProof/>
                <w:webHidden/>
              </w:rPr>
              <w:instrText xml:space="preserve"> PAGEREF _Toc199998621 \h </w:instrText>
            </w:r>
            <w:r>
              <w:rPr>
                <w:noProof/>
                <w:webHidden/>
              </w:rPr>
            </w:r>
            <w:r>
              <w:rPr>
                <w:noProof/>
                <w:webHidden/>
              </w:rPr>
              <w:fldChar w:fldCharType="separate"/>
            </w:r>
            <w:r>
              <w:rPr>
                <w:noProof/>
                <w:webHidden/>
              </w:rPr>
              <w:t>16</w:t>
            </w:r>
            <w:r>
              <w:rPr>
                <w:noProof/>
                <w:webHidden/>
              </w:rPr>
              <w:fldChar w:fldCharType="end"/>
            </w:r>
          </w:hyperlink>
        </w:p>
        <w:p w14:paraId="320DCED2" w14:textId="0BBF90F8" w:rsidR="00BD1C91" w:rsidRDefault="00BD1C91">
          <w:pPr>
            <w:pStyle w:val="TOC1"/>
            <w:tabs>
              <w:tab w:val="right" w:pos="12950"/>
            </w:tabs>
            <w:rPr>
              <w:rFonts w:asciiTheme="minorHAnsi" w:eastAsiaTheme="minorEastAsia" w:hAnsiTheme="minorHAnsi" w:cstheme="minorBidi"/>
              <w:noProof/>
              <w:sz w:val="22"/>
              <w:szCs w:val="22"/>
              <w:lang w:val="en-US" w:eastAsia="zh-CN"/>
            </w:rPr>
          </w:pPr>
          <w:hyperlink w:anchor="_Toc199998622" w:history="1">
            <w:r w:rsidRPr="00D05DCC">
              <w:rPr>
                <w:rStyle w:val="Hyperlink"/>
                <w:smallCaps/>
                <w:noProof/>
              </w:rPr>
              <w:t>ACCEPTABLE FORMS OF IDENTIFICATION FOR INDIVIDUALS</w:t>
            </w:r>
            <w:r>
              <w:rPr>
                <w:noProof/>
                <w:webHidden/>
              </w:rPr>
              <w:tab/>
            </w:r>
            <w:r>
              <w:rPr>
                <w:noProof/>
                <w:webHidden/>
              </w:rPr>
              <w:fldChar w:fldCharType="begin"/>
            </w:r>
            <w:r>
              <w:rPr>
                <w:noProof/>
                <w:webHidden/>
              </w:rPr>
              <w:instrText xml:space="preserve"> PAGEREF _Toc199998622 \h </w:instrText>
            </w:r>
            <w:r>
              <w:rPr>
                <w:noProof/>
                <w:webHidden/>
              </w:rPr>
            </w:r>
            <w:r>
              <w:rPr>
                <w:noProof/>
                <w:webHidden/>
              </w:rPr>
              <w:fldChar w:fldCharType="separate"/>
            </w:r>
            <w:r>
              <w:rPr>
                <w:noProof/>
                <w:webHidden/>
              </w:rPr>
              <w:t>17</w:t>
            </w:r>
            <w:r>
              <w:rPr>
                <w:noProof/>
                <w:webHidden/>
              </w:rPr>
              <w:fldChar w:fldCharType="end"/>
            </w:r>
          </w:hyperlink>
        </w:p>
        <w:p w14:paraId="56C41DC9" w14:textId="7E6CB790" w:rsidR="00BD1C91" w:rsidRDefault="00BD1C91">
          <w:pPr>
            <w:pStyle w:val="TOC1"/>
            <w:tabs>
              <w:tab w:val="right" w:pos="12950"/>
            </w:tabs>
            <w:rPr>
              <w:rFonts w:asciiTheme="minorHAnsi" w:eastAsiaTheme="minorEastAsia" w:hAnsiTheme="minorHAnsi" w:cstheme="minorBidi"/>
              <w:noProof/>
              <w:sz w:val="22"/>
              <w:szCs w:val="22"/>
              <w:lang w:val="en-US" w:eastAsia="zh-CN"/>
            </w:rPr>
          </w:pPr>
          <w:hyperlink w:anchor="_Toc199998623" w:history="1">
            <w:r w:rsidRPr="00D05DCC">
              <w:rPr>
                <w:rStyle w:val="Hyperlink"/>
                <w:noProof/>
              </w:rPr>
              <w:t>ACCEPTABLE FORMS OF IDENTIFICATION FOR BUSINESS</w:t>
            </w:r>
            <w:r>
              <w:rPr>
                <w:noProof/>
                <w:webHidden/>
              </w:rPr>
              <w:tab/>
            </w:r>
            <w:r>
              <w:rPr>
                <w:noProof/>
                <w:webHidden/>
              </w:rPr>
              <w:fldChar w:fldCharType="begin"/>
            </w:r>
            <w:r>
              <w:rPr>
                <w:noProof/>
                <w:webHidden/>
              </w:rPr>
              <w:instrText xml:space="preserve"> PAGEREF _Toc199998623 \h </w:instrText>
            </w:r>
            <w:r>
              <w:rPr>
                <w:noProof/>
                <w:webHidden/>
              </w:rPr>
            </w:r>
            <w:r>
              <w:rPr>
                <w:noProof/>
                <w:webHidden/>
              </w:rPr>
              <w:fldChar w:fldCharType="separate"/>
            </w:r>
            <w:r>
              <w:rPr>
                <w:noProof/>
                <w:webHidden/>
              </w:rPr>
              <w:t>17</w:t>
            </w:r>
            <w:r>
              <w:rPr>
                <w:noProof/>
                <w:webHidden/>
              </w:rPr>
              <w:fldChar w:fldCharType="end"/>
            </w:r>
          </w:hyperlink>
        </w:p>
        <w:p w14:paraId="3CB79D82" w14:textId="2B07FC79" w:rsidR="00BD1C91" w:rsidRDefault="00BD1C91">
          <w:pPr>
            <w:pStyle w:val="TOC1"/>
            <w:tabs>
              <w:tab w:val="right" w:pos="12950"/>
            </w:tabs>
            <w:rPr>
              <w:rFonts w:asciiTheme="minorHAnsi" w:eastAsiaTheme="minorEastAsia" w:hAnsiTheme="minorHAnsi" w:cstheme="minorBidi"/>
              <w:noProof/>
              <w:sz w:val="22"/>
              <w:szCs w:val="22"/>
              <w:lang w:val="en-US" w:eastAsia="zh-CN"/>
            </w:rPr>
          </w:pPr>
          <w:hyperlink w:anchor="_Toc199998624" w:history="1">
            <w:r w:rsidRPr="00D05DCC">
              <w:rPr>
                <w:rStyle w:val="Hyperlink"/>
                <w:noProof/>
              </w:rPr>
              <w:t>Documentation checklist</w:t>
            </w:r>
            <w:r>
              <w:rPr>
                <w:noProof/>
                <w:webHidden/>
              </w:rPr>
              <w:tab/>
            </w:r>
            <w:r>
              <w:rPr>
                <w:noProof/>
                <w:webHidden/>
              </w:rPr>
              <w:fldChar w:fldCharType="begin"/>
            </w:r>
            <w:r>
              <w:rPr>
                <w:noProof/>
                <w:webHidden/>
              </w:rPr>
              <w:instrText xml:space="preserve"> PAGEREF _Toc199998624 \h </w:instrText>
            </w:r>
            <w:r>
              <w:rPr>
                <w:noProof/>
                <w:webHidden/>
              </w:rPr>
            </w:r>
            <w:r>
              <w:rPr>
                <w:noProof/>
                <w:webHidden/>
              </w:rPr>
              <w:fldChar w:fldCharType="separate"/>
            </w:r>
            <w:r>
              <w:rPr>
                <w:noProof/>
                <w:webHidden/>
              </w:rPr>
              <w:t>18</w:t>
            </w:r>
            <w:r>
              <w:rPr>
                <w:noProof/>
                <w:webHidden/>
              </w:rPr>
              <w:fldChar w:fldCharType="end"/>
            </w:r>
          </w:hyperlink>
        </w:p>
        <w:p w14:paraId="64818CC7" w14:textId="77777777" w:rsidR="00636B44" w:rsidRDefault="00930945">
          <w:pPr>
            <w:spacing w:before="0" w:after="0" w:line="240" w:lineRule="auto"/>
            <w:rPr>
              <w:b/>
              <w:sz w:val="22"/>
              <w:szCs w:val="22"/>
            </w:rPr>
          </w:pPr>
          <w:r w:rsidRPr="003B4636">
            <w:rPr>
              <w:color w:val="000000" w:themeColor="text1"/>
            </w:rPr>
            <w:fldChar w:fldCharType="end"/>
          </w:r>
        </w:p>
      </w:sdtContent>
    </w:sdt>
    <w:p w14:paraId="5902A55A" w14:textId="77777777" w:rsidR="00636B44" w:rsidRDefault="00930945">
      <w:pPr>
        <w:spacing w:before="0" w:after="0" w:line="240" w:lineRule="auto"/>
        <w:rPr>
          <w:smallCaps/>
          <w:color w:val="FFFFFF"/>
          <w:sz w:val="22"/>
          <w:szCs w:val="22"/>
        </w:rPr>
      </w:pPr>
      <w:r>
        <w:br w:type="page"/>
      </w:r>
    </w:p>
    <w:p w14:paraId="558E5F96" w14:textId="77777777" w:rsidR="00636B44" w:rsidRDefault="00930945" w:rsidP="003B4636">
      <w:pPr>
        <w:pStyle w:val="Heading1"/>
        <w:numPr>
          <w:ilvl w:val="0"/>
          <w:numId w:val="1"/>
        </w:numPr>
        <w:pBdr>
          <w:bottom w:val="single" w:sz="24" w:space="1" w:color="002060"/>
        </w:pBdr>
        <w:ind w:right="202"/>
      </w:pPr>
      <w:bookmarkStart w:id="2" w:name="_Toc199998609"/>
      <w:r>
        <w:lastRenderedPageBreak/>
        <w:t>Company Information</w:t>
      </w:r>
      <w:bookmarkEnd w:id="2"/>
    </w:p>
    <w:p w14:paraId="51F5DAED" w14:textId="77777777" w:rsidR="00636B44" w:rsidRDefault="00636B44">
      <w:pPr>
        <w:spacing w:before="0" w:after="0" w:line="240" w:lineRule="auto"/>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636B44" w14:paraId="1592E1F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636B44" w:rsidRDefault="00930945">
            <w:pPr>
              <w:jc w:val="right"/>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733A5E" w14:textId="77777777" w:rsidR="00636B44" w:rsidRDefault="00930945">
            <w:pPr>
              <w:rPr>
                <w:sz w:val="22"/>
                <w:szCs w:val="22"/>
              </w:rPr>
            </w:pPr>
            <w:r>
              <w:rPr>
                <w:sz w:val="22"/>
                <w:szCs w:val="22"/>
              </w:rPr>
              <w:t> </w:t>
            </w:r>
          </w:p>
        </w:tc>
      </w:tr>
      <w:tr w:rsidR="00636B44" w14:paraId="1AD726F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F4AFCE" w14:textId="77777777" w:rsidR="00636B44" w:rsidRDefault="00930945">
            <w:pPr>
              <w:jc w:val="right"/>
              <w:rPr>
                <w:b/>
                <w:sz w:val="22"/>
                <w:szCs w:val="22"/>
              </w:rPr>
            </w:pPr>
            <w:r>
              <w:rPr>
                <w:b/>
                <w:sz w:val="22"/>
                <w:szCs w:val="22"/>
              </w:rPr>
              <w:t xml:space="preserve">Previous Legal Names </w:t>
            </w:r>
            <w:r>
              <w:rPr>
                <w:b/>
                <w:sz w:val="22"/>
                <w:szCs w:val="22"/>
              </w:rPr>
              <w:br/>
            </w:r>
            <w:r>
              <w:rPr>
                <w:sz w:val="22"/>
                <w:szCs w:val="22"/>
              </w:rPr>
              <w:t>(If applicable)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C094634" w14:textId="77777777" w:rsidR="00636B44" w:rsidRDefault="00636B44">
            <w:pPr>
              <w:rPr>
                <w:sz w:val="22"/>
                <w:szCs w:val="22"/>
              </w:rPr>
            </w:pPr>
          </w:p>
        </w:tc>
      </w:tr>
      <w:tr w:rsidR="00636B44" w14:paraId="11A0480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636B44" w:rsidRDefault="00930945">
            <w:pPr>
              <w:jc w:val="right"/>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04EFF2E" w14:textId="77777777" w:rsidR="00636B44" w:rsidRDefault="00636B44">
            <w:pPr>
              <w:rPr>
                <w:color w:val="FF0000"/>
                <w:sz w:val="22"/>
                <w:szCs w:val="22"/>
              </w:rPr>
            </w:pPr>
          </w:p>
        </w:tc>
      </w:tr>
      <w:tr w:rsidR="00636B44" w14:paraId="7CDDFCF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636B44" w:rsidRDefault="00930945">
            <w:pPr>
              <w:jc w:val="right"/>
              <w:rPr>
                <w:b/>
                <w:sz w:val="22"/>
                <w:szCs w:val="22"/>
              </w:rPr>
            </w:pPr>
            <w:r>
              <w:rPr>
                <w:rFonts w:ascii="Calibri" w:eastAsia="Calibri" w:hAnsi="Calibri" w:cs="Calibri"/>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A2E30DE" w14:textId="77777777" w:rsidR="00636B44" w:rsidRDefault="00636B44">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636B44" w14:paraId="2118B172" w14:textId="77777777">
              <w:tc>
                <w:tcPr>
                  <w:tcW w:w="2584" w:type="dxa"/>
                  <w:shd w:val="clear" w:color="auto" w:fill="auto"/>
                  <w:tcMar>
                    <w:top w:w="100" w:type="dxa"/>
                    <w:left w:w="100" w:type="dxa"/>
                    <w:bottom w:w="100" w:type="dxa"/>
                    <w:right w:w="100" w:type="dxa"/>
                  </w:tcMar>
                </w:tcPr>
                <w:p w14:paraId="19157637"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6764CCFB" w14:textId="77777777" w:rsidR="00636B44" w:rsidRDefault="00636B44">
                  <w:pPr>
                    <w:widowControl w:val="0"/>
                    <w:pBdr>
                      <w:top w:val="nil"/>
                      <w:left w:val="nil"/>
                      <w:bottom w:val="nil"/>
                      <w:right w:val="nil"/>
                      <w:between w:val="nil"/>
                    </w:pBdr>
                    <w:rPr>
                      <w:color w:val="FF0000"/>
                      <w:sz w:val="22"/>
                      <w:szCs w:val="22"/>
                    </w:rPr>
                  </w:pPr>
                </w:p>
              </w:tc>
            </w:tr>
            <w:tr w:rsidR="00636B44" w14:paraId="5F7DFD0A" w14:textId="77777777">
              <w:tc>
                <w:tcPr>
                  <w:tcW w:w="2584" w:type="dxa"/>
                  <w:shd w:val="clear" w:color="auto" w:fill="auto"/>
                  <w:tcMar>
                    <w:top w:w="100" w:type="dxa"/>
                    <w:left w:w="100" w:type="dxa"/>
                    <w:bottom w:w="100" w:type="dxa"/>
                    <w:right w:w="100" w:type="dxa"/>
                  </w:tcMar>
                </w:tcPr>
                <w:p w14:paraId="4B5C2A5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29D15A32" w14:textId="77777777" w:rsidR="00636B44" w:rsidRDefault="00636B44">
                  <w:pPr>
                    <w:widowControl w:val="0"/>
                    <w:pBdr>
                      <w:top w:val="nil"/>
                      <w:left w:val="nil"/>
                      <w:bottom w:val="nil"/>
                      <w:right w:val="nil"/>
                      <w:between w:val="nil"/>
                    </w:pBdr>
                    <w:rPr>
                      <w:color w:val="FF0000"/>
                      <w:sz w:val="22"/>
                      <w:szCs w:val="22"/>
                    </w:rPr>
                  </w:pPr>
                </w:p>
              </w:tc>
            </w:tr>
            <w:tr w:rsidR="00636B44" w14:paraId="3BB5028B" w14:textId="77777777">
              <w:tc>
                <w:tcPr>
                  <w:tcW w:w="2584" w:type="dxa"/>
                  <w:shd w:val="clear" w:color="auto" w:fill="auto"/>
                  <w:tcMar>
                    <w:top w:w="100" w:type="dxa"/>
                    <w:left w:w="100" w:type="dxa"/>
                    <w:bottom w:w="100" w:type="dxa"/>
                    <w:right w:w="100" w:type="dxa"/>
                  </w:tcMar>
                </w:tcPr>
                <w:p w14:paraId="7F61506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53569593" w14:textId="77777777" w:rsidR="00636B44" w:rsidRDefault="00636B44">
                  <w:pPr>
                    <w:widowControl w:val="0"/>
                    <w:pBdr>
                      <w:top w:val="nil"/>
                      <w:left w:val="nil"/>
                      <w:bottom w:val="nil"/>
                      <w:right w:val="nil"/>
                      <w:between w:val="nil"/>
                    </w:pBdr>
                    <w:rPr>
                      <w:color w:val="FF0000"/>
                      <w:sz w:val="22"/>
                      <w:szCs w:val="22"/>
                    </w:rPr>
                  </w:pPr>
                </w:p>
              </w:tc>
            </w:tr>
            <w:tr w:rsidR="00636B44" w14:paraId="38C1F79F" w14:textId="77777777">
              <w:tc>
                <w:tcPr>
                  <w:tcW w:w="2584" w:type="dxa"/>
                  <w:shd w:val="clear" w:color="auto" w:fill="auto"/>
                  <w:tcMar>
                    <w:top w:w="100" w:type="dxa"/>
                    <w:left w:w="100" w:type="dxa"/>
                    <w:bottom w:w="100" w:type="dxa"/>
                    <w:right w:w="100" w:type="dxa"/>
                  </w:tcMar>
                </w:tcPr>
                <w:p w14:paraId="2A2F55AE"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74F6BD1D" w14:textId="77777777" w:rsidR="00636B44" w:rsidRDefault="00636B44">
                  <w:pPr>
                    <w:widowControl w:val="0"/>
                    <w:pBdr>
                      <w:top w:val="nil"/>
                      <w:left w:val="nil"/>
                      <w:bottom w:val="nil"/>
                      <w:right w:val="nil"/>
                      <w:between w:val="nil"/>
                    </w:pBdr>
                    <w:rPr>
                      <w:color w:val="FF0000"/>
                      <w:sz w:val="22"/>
                      <w:szCs w:val="22"/>
                    </w:rPr>
                  </w:pPr>
                </w:p>
              </w:tc>
            </w:tr>
            <w:tr w:rsidR="00636B44" w14:paraId="10DBA0EC" w14:textId="77777777">
              <w:tc>
                <w:tcPr>
                  <w:tcW w:w="2584" w:type="dxa"/>
                  <w:shd w:val="clear" w:color="auto" w:fill="auto"/>
                  <w:tcMar>
                    <w:top w:w="100" w:type="dxa"/>
                    <w:left w:w="100" w:type="dxa"/>
                    <w:bottom w:w="100" w:type="dxa"/>
                    <w:right w:w="100" w:type="dxa"/>
                  </w:tcMar>
                </w:tcPr>
                <w:p w14:paraId="044572CC"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77519C07" w14:textId="77777777" w:rsidR="00636B44" w:rsidRDefault="00636B44">
                  <w:pPr>
                    <w:widowControl w:val="0"/>
                    <w:pBdr>
                      <w:top w:val="nil"/>
                      <w:left w:val="nil"/>
                      <w:bottom w:val="nil"/>
                      <w:right w:val="nil"/>
                      <w:between w:val="nil"/>
                    </w:pBdr>
                    <w:rPr>
                      <w:color w:val="FF0000"/>
                      <w:sz w:val="22"/>
                      <w:szCs w:val="22"/>
                    </w:rPr>
                  </w:pPr>
                </w:p>
              </w:tc>
            </w:tr>
            <w:tr w:rsidR="00636B44" w14:paraId="61B4D8BD" w14:textId="77777777">
              <w:tc>
                <w:tcPr>
                  <w:tcW w:w="2584" w:type="dxa"/>
                  <w:shd w:val="clear" w:color="auto" w:fill="auto"/>
                  <w:tcMar>
                    <w:top w:w="100" w:type="dxa"/>
                    <w:left w:w="100" w:type="dxa"/>
                    <w:bottom w:w="100" w:type="dxa"/>
                    <w:right w:w="100" w:type="dxa"/>
                  </w:tcMar>
                </w:tcPr>
                <w:p w14:paraId="54B93242"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 xml:space="preserve">If </w:t>
                  </w:r>
                  <w:proofErr w:type="gramStart"/>
                  <w:r>
                    <w:rPr>
                      <w:color w:val="262626"/>
                      <w:sz w:val="22"/>
                      <w:szCs w:val="22"/>
                    </w:rPr>
                    <w:t>Non-US</w:t>
                  </w:r>
                  <w:proofErr w:type="gramEnd"/>
                  <w:r>
                    <w:rPr>
                      <w:color w:val="262626"/>
                      <w:sz w:val="22"/>
                      <w:szCs w:val="22"/>
                    </w:rPr>
                    <w:t>.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5FC9F47A" w14:textId="77777777" w:rsidR="00636B44" w:rsidRDefault="00636B44">
                  <w:pPr>
                    <w:widowControl w:val="0"/>
                    <w:pBdr>
                      <w:top w:val="nil"/>
                      <w:left w:val="nil"/>
                      <w:bottom w:val="nil"/>
                      <w:right w:val="nil"/>
                      <w:between w:val="nil"/>
                    </w:pBdr>
                    <w:rPr>
                      <w:color w:val="FF0000"/>
                      <w:sz w:val="22"/>
                      <w:szCs w:val="22"/>
                    </w:rPr>
                  </w:pPr>
                </w:p>
              </w:tc>
            </w:tr>
          </w:tbl>
          <w:p w14:paraId="71EBC47E" w14:textId="77777777" w:rsidR="00636B44" w:rsidRDefault="00636B44">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930945">
            <w:pPr>
              <w:jc w:val="right"/>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3985F2E" w14:textId="77777777" w:rsidR="00636B44" w:rsidRDefault="00930945">
            <w:pPr>
              <w:rPr>
                <w:sz w:val="22"/>
                <w:szCs w:val="22"/>
              </w:rPr>
            </w:pPr>
            <w:r>
              <w:rPr>
                <w:sz w:val="22"/>
                <w:szCs w:val="22"/>
              </w:rPr>
              <w:t> </w:t>
            </w:r>
          </w:p>
          <w:p w14:paraId="078825E8" w14:textId="77777777" w:rsidR="00636B44" w:rsidRDefault="00636B44">
            <w:pPr>
              <w:rPr>
                <w:sz w:val="22"/>
                <w:szCs w:val="22"/>
              </w:rPr>
            </w:pPr>
          </w:p>
        </w:tc>
      </w:tr>
      <w:tr w:rsidR="00636B44" w14:paraId="3B3B1EA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930945">
            <w:pPr>
              <w:jc w:val="right"/>
              <w:rPr>
                <w:b/>
                <w:sz w:val="22"/>
                <w:szCs w:val="22"/>
              </w:rPr>
            </w:pPr>
            <w:r>
              <w:rPr>
                <w:b/>
                <w:sz w:val="22"/>
                <w:szCs w:val="22"/>
              </w:rPr>
              <w:lastRenderedPageBreak/>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1441088" w14:textId="77777777" w:rsidR="00636B44" w:rsidRDefault="00930945">
            <w:pPr>
              <w:rPr>
                <w:sz w:val="22"/>
                <w:szCs w:val="22"/>
              </w:rPr>
            </w:pPr>
            <w:r>
              <w:rPr>
                <w:sz w:val="22"/>
                <w:szCs w:val="22"/>
              </w:rPr>
              <w:t> </w:t>
            </w:r>
          </w:p>
        </w:tc>
      </w:tr>
      <w:tr w:rsidR="00636B44" w14:paraId="2E3FD059"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930945">
            <w:pPr>
              <w:jc w:val="right"/>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BC0606" w14:textId="77777777" w:rsidR="00636B44" w:rsidRDefault="00930945">
            <w:pPr>
              <w:rPr>
                <w:sz w:val="22"/>
                <w:szCs w:val="22"/>
              </w:rPr>
            </w:pPr>
            <w:r>
              <w:rPr>
                <w:sz w:val="22"/>
                <w:szCs w:val="22"/>
              </w:rPr>
              <w:t> </w:t>
            </w:r>
          </w:p>
        </w:tc>
      </w:tr>
      <w:tr w:rsidR="00636B44" w14:paraId="7F73B96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930945">
            <w:pPr>
              <w:jc w:val="right"/>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28F5318" w14:textId="77777777" w:rsidR="00636B44" w:rsidRDefault="00930945">
            <w:pPr>
              <w:rPr>
                <w:sz w:val="22"/>
                <w:szCs w:val="22"/>
              </w:rPr>
            </w:pPr>
            <w:r>
              <w:rPr>
                <w:sz w:val="22"/>
                <w:szCs w:val="22"/>
              </w:rPr>
              <w:t> </w:t>
            </w:r>
          </w:p>
        </w:tc>
      </w:tr>
      <w:tr w:rsidR="00636B44" w14:paraId="61F7F97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930945">
            <w:pPr>
              <w:jc w:val="right"/>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8D7CC2" w14:textId="77777777" w:rsidR="00636B44" w:rsidRDefault="00930945">
            <w:pPr>
              <w:rPr>
                <w:sz w:val="22"/>
                <w:szCs w:val="22"/>
              </w:rPr>
            </w:pPr>
            <w:r>
              <w:rPr>
                <w:sz w:val="22"/>
                <w:szCs w:val="22"/>
              </w:rPr>
              <w:t> </w:t>
            </w:r>
          </w:p>
        </w:tc>
      </w:tr>
      <w:tr w:rsidR="00636B44" w14:paraId="2240103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930945">
            <w:pPr>
              <w:jc w:val="right"/>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36985D5" w14:textId="77777777" w:rsidR="00636B44" w:rsidRDefault="00930945">
            <w:pPr>
              <w:rPr>
                <w:sz w:val="22"/>
                <w:szCs w:val="22"/>
              </w:rPr>
            </w:pPr>
            <w:r>
              <w:rPr>
                <w:sz w:val="22"/>
                <w:szCs w:val="22"/>
              </w:rPr>
              <w:t> </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930945">
            <w:pPr>
              <w:jc w:val="right"/>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E8C718A" w14:textId="77777777" w:rsidR="00636B44" w:rsidRDefault="00930945">
            <w:pPr>
              <w:rPr>
                <w:sz w:val="22"/>
                <w:szCs w:val="22"/>
              </w:rPr>
            </w:pPr>
            <w:r>
              <w:rPr>
                <w:sz w:val="22"/>
                <w:szCs w:val="22"/>
              </w:rPr>
              <w:t> </w:t>
            </w:r>
          </w:p>
        </w:tc>
      </w:tr>
      <w:tr w:rsidR="00636B44" w14:paraId="4DD6105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930945">
            <w:pPr>
              <w:jc w:val="right"/>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1DF1E8" w14:textId="77777777" w:rsidR="00636B44" w:rsidRDefault="00930945">
            <w:pPr>
              <w:rPr>
                <w:sz w:val="22"/>
                <w:szCs w:val="22"/>
              </w:rPr>
            </w:pPr>
            <w:r>
              <w:rPr>
                <w:sz w:val="22"/>
                <w:szCs w:val="22"/>
              </w:rPr>
              <w:t> </w:t>
            </w:r>
          </w:p>
        </w:tc>
      </w:tr>
      <w:tr w:rsidR="00636B44" w14:paraId="122D72D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930945">
            <w:pPr>
              <w:jc w:val="right"/>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FC1A040" w14:textId="77777777" w:rsidR="00636B44" w:rsidRDefault="00930945">
            <w:pPr>
              <w:rPr>
                <w:sz w:val="22"/>
                <w:szCs w:val="22"/>
              </w:rPr>
            </w:pPr>
            <w:r>
              <w:rPr>
                <w:sz w:val="22"/>
                <w:szCs w:val="22"/>
              </w:rPr>
              <w:t> </w:t>
            </w:r>
          </w:p>
        </w:tc>
      </w:tr>
      <w:tr w:rsidR="00636B44" w14:paraId="3FF17735"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930945">
            <w:pPr>
              <w:jc w:val="right"/>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BC3571A" w14:textId="77777777" w:rsidR="00636B44" w:rsidRDefault="00930945">
            <w:pPr>
              <w:rPr>
                <w:sz w:val="22"/>
                <w:szCs w:val="22"/>
              </w:rPr>
            </w:pPr>
            <w:r>
              <w:rPr>
                <w:sz w:val="22"/>
                <w:szCs w:val="22"/>
              </w:rPr>
              <w:t> </w:t>
            </w:r>
          </w:p>
        </w:tc>
      </w:tr>
      <w:tr w:rsidR="00636B44" w14:paraId="61EF5F2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930945">
            <w:pPr>
              <w:jc w:val="right"/>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9A1DEDB" w14:textId="77777777" w:rsidR="00636B44" w:rsidRDefault="00930945">
            <w:pPr>
              <w:rPr>
                <w:sz w:val="22"/>
                <w:szCs w:val="22"/>
              </w:rPr>
            </w:pPr>
            <w:r>
              <w:rPr>
                <w:sz w:val="22"/>
                <w:szCs w:val="22"/>
              </w:rPr>
              <w:t> </w:t>
            </w:r>
          </w:p>
        </w:tc>
      </w:tr>
      <w:tr w:rsidR="00636B44" w14:paraId="755D27E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930945">
            <w:pPr>
              <w:jc w:val="right"/>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89DFD7" w14:textId="77777777" w:rsidR="00636B44" w:rsidRDefault="00930945">
            <w:pPr>
              <w:rPr>
                <w:sz w:val="22"/>
                <w:szCs w:val="22"/>
              </w:rPr>
            </w:pPr>
            <w:r>
              <w:rPr>
                <w:sz w:val="22"/>
                <w:szCs w:val="22"/>
              </w:rPr>
              <w:t> </w:t>
            </w:r>
          </w:p>
        </w:tc>
      </w:tr>
      <w:tr w:rsidR="00636B44" w14:paraId="373FD78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930945">
            <w:pPr>
              <w:jc w:val="right"/>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A854F4C" w14:textId="77777777" w:rsidR="00636B44" w:rsidRDefault="00636B44">
            <w:pPr>
              <w:rPr>
                <w:sz w:val="22"/>
                <w:szCs w:val="22"/>
              </w:rPr>
            </w:pPr>
          </w:p>
        </w:tc>
      </w:tr>
      <w:tr w:rsidR="00636B44" w14:paraId="26CB7254"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930945">
            <w:pPr>
              <w:jc w:val="right"/>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C28094" w14:textId="77777777" w:rsidR="00636B44" w:rsidRDefault="00930945">
            <w:pPr>
              <w:rPr>
                <w:sz w:val="22"/>
                <w:szCs w:val="22"/>
              </w:rPr>
            </w:pPr>
            <w:r>
              <w:rPr>
                <w:sz w:val="22"/>
                <w:szCs w:val="22"/>
              </w:rPr>
              <w:t> </w:t>
            </w:r>
          </w:p>
        </w:tc>
      </w:tr>
      <w:tr w:rsidR="00636B44" w14:paraId="1AE6300E"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left w:val="single" w:sz="8" w:space="0" w:color="000000"/>
              <w:bottom w:val="single" w:sz="8" w:space="0" w:color="000000"/>
              <w:right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left w:val="single" w:sz="8" w:space="0" w:color="000000"/>
              <w:bottom w:val="single" w:sz="8" w:space="0" w:color="000000"/>
              <w:right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left w:val="single" w:sz="8" w:space="0" w:color="000000"/>
              <w:bottom w:val="single" w:sz="8" w:space="0" w:color="000000"/>
              <w:right w:val="single" w:sz="8" w:space="0" w:color="000000"/>
            </w:tcBorders>
            <w:shd w:val="clear" w:color="auto" w:fill="auto"/>
          </w:tcPr>
          <w:p w14:paraId="1E43677F" w14:textId="77777777" w:rsidR="00636B44" w:rsidRDefault="00636B44">
            <w:pPr>
              <w:rPr>
                <w:sz w:val="22"/>
                <w:szCs w:val="22"/>
              </w:rPr>
            </w:pPr>
          </w:p>
        </w:tc>
      </w:tr>
      <w:tr w:rsidR="00636B44" w14:paraId="79CD1E3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1D902E59" w:rsidR="00636B44" w:rsidRDefault="00930945">
            <w:pPr>
              <w:jc w:val="right"/>
              <w:rPr>
                <w:sz w:val="22"/>
                <w:szCs w:val="22"/>
              </w:rPr>
            </w:pPr>
            <w:r>
              <w:rPr>
                <w:sz w:val="22"/>
                <w:szCs w:val="22"/>
              </w:rPr>
              <w:t xml:space="preserve">Relationship booked on which </w:t>
            </w:r>
            <w:proofErr w:type="spellStart"/>
            <w:r w:rsidR="00AE3CA5">
              <w:rPr>
                <w:sz w:val="22"/>
                <w:szCs w:val="22"/>
              </w:rPr>
              <w:t>SnowCap</w:t>
            </w:r>
            <w:proofErr w:type="spellEnd"/>
            <w:r>
              <w:rPr>
                <w:sz w:val="22"/>
                <w:szCs w:val="22"/>
              </w:rPr>
              <w:t xml:space="preserve">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5D5E55F" w14:textId="77777777" w:rsidR="00636B44" w:rsidRDefault="00636B44">
            <w:pPr>
              <w:rPr>
                <w:sz w:val="22"/>
                <w:szCs w:val="22"/>
              </w:rPr>
            </w:pPr>
          </w:p>
        </w:tc>
      </w:tr>
      <w:tr w:rsidR="00636B44" w14:paraId="6839517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930945">
            <w:pPr>
              <w:jc w:val="right"/>
              <w:rPr>
                <w:sz w:val="22"/>
                <w:szCs w:val="22"/>
              </w:rPr>
            </w:pPr>
            <w:r>
              <w:rPr>
                <w:sz w:val="22"/>
                <w:szCs w:val="22"/>
              </w:rPr>
              <w:t>Industry/Specific Nature of Business</w:t>
            </w:r>
          </w:p>
          <w:p w14:paraId="06D3EEA4" w14:textId="77777777" w:rsidR="00636B44" w:rsidRDefault="00930945">
            <w:pPr>
              <w:jc w:val="right"/>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B76D0EA" w14:textId="77777777" w:rsidR="00636B44" w:rsidRDefault="00930945">
            <w:pPr>
              <w:rPr>
                <w:sz w:val="22"/>
                <w:szCs w:val="22"/>
              </w:rPr>
            </w:pPr>
            <w:r>
              <w:rPr>
                <w:sz w:val="22"/>
                <w:szCs w:val="22"/>
              </w:rPr>
              <w:t> </w:t>
            </w:r>
          </w:p>
        </w:tc>
      </w:tr>
      <w:tr w:rsidR="00636B44" w14:paraId="179439FD"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930945">
            <w:pPr>
              <w:jc w:val="right"/>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7BAE29C" w14:textId="77777777" w:rsidR="00636B44" w:rsidRDefault="00636B44">
            <w:pPr>
              <w:rPr>
                <w:sz w:val="22"/>
                <w:szCs w:val="22"/>
              </w:rPr>
            </w:pPr>
          </w:p>
        </w:tc>
      </w:tr>
      <w:tr w:rsidR="00636B44" w14:paraId="6A8B526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930945">
            <w:pPr>
              <w:jc w:val="right"/>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B0E316E" w14:textId="77777777" w:rsidR="00636B44" w:rsidRDefault="00636B44">
            <w:pPr>
              <w:rPr>
                <w:sz w:val="22"/>
                <w:szCs w:val="22"/>
              </w:rPr>
            </w:pPr>
          </w:p>
        </w:tc>
      </w:tr>
      <w:tr w:rsidR="00636B44" w14:paraId="73E3D64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DE4322B" w14:textId="77777777" w:rsidR="00636B44" w:rsidRDefault="00930945">
            <w:pPr>
              <w:jc w:val="right"/>
              <w:rPr>
                <w:sz w:val="22"/>
                <w:szCs w:val="22"/>
              </w:rPr>
            </w:pPr>
            <w:r>
              <w:rPr>
                <w:sz w:val="22"/>
                <w:szCs w:val="22"/>
              </w:rPr>
              <w:t>Length of time in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665A125" w14:textId="77777777" w:rsidR="00636B44" w:rsidRDefault="00636B44">
            <w:pPr>
              <w:rPr>
                <w:sz w:val="22"/>
                <w:szCs w:val="22"/>
              </w:rPr>
            </w:pPr>
          </w:p>
        </w:tc>
      </w:tr>
      <w:tr w:rsidR="00636B44" w14:paraId="52713C38"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A0CA86" w14:textId="77777777" w:rsidR="00636B44" w:rsidRDefault="00930945">
            <w:pPr>
              <w:jc w:val="right"/>
              <w:rPr>
                <w:sz w:val="22"/>
                <w:szCs w:val="22"/>
              </w:rPr>
            </w:pPr>
            <w:r>
              <w:rPr>
                <w:sz w:val="22"/>
                <w:szCs w:val="22"/>
              </w:rPr>
              <w:t xml:space="preserve">Entity status- fully operational (for entities that have been incorporated for less than two year) </w:t>
            </w:r>
          </w:p>
          <w:p w14:paraId="6186310C" w14:textId="77777777" w:rsidR="00636B44" w:rsidRDefault="00930945">
            <w:pPr>
              <w:jc w:val="right"/>
              <w:rPr>
                <w:sz w:val="22"/>
                <w:szCs w:val="22"/>
              </w:rPr>
            </w:pPr>
            <w:r>
              <w:rPr>
                <w:sz w:val="22"/>
                <w:szCs w:val="22"/>
              </w:rPr>
              <w:t>If not fully operational, please provide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14864D" w14:textId="77777777" w:rsidR="00636B44" w:rsidRDefault="00636B44">
            <w:pPr>
              <w:rPr>
                <w:sz w:val="22"/>
                <w:szCs w:val="22"/>
              </w:rPr>
            </w:pPr>
          </w:p>
        </w:tc>
      </w:tr>
      <w:tr w:rsidR="00636B44" w14:paraId="39B7049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D20211C" w14:textId="77777777" w:rsidR="00636B44" w:rsidRDefault="00930945">
            <w:pPr>
              <w:jc w:val="right"/>
              <w:rPr>
                <w:sz w:val="22"/>
                <w:szCs w:val="22"/>
              </w:rPr>
            </w:pPr>
            <w:r>
              <w:rPr>
                <w:sz w:val="22"/>
                <w:szCs w:val="22"/>
              </w:rPr>
              <w:t>Do you hold a license?</w:t>
            </w:r>
          </w:p>
          <w:p w14:paraId="34A3172C" w14:textId="77777777" w:rsidR="00636B44" w:rsidRDefault="00930945">
            <w:pPr>
              <w:jc w:val="right"/>
              <w:rPr>
                <w:sz w:val="22"/>
                <w:szCs w:val="22"/>
                <w:highlight w:val="yellow"/>
              </w:rPr>
            </w:pPr>
            <w:r>
              <w:rPr>
                <w:sz w:val="22"/>
                <w:szCs w:val="22"/>
              </w:rPr>
              <w:t>If yes, what type?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FBCD151" w14:textId="77777777" w:rsidR="00636B44" w:rsidRDefault="00636B44">
            <w:pPr>
              <w:rPr>
                <w:sz w:val="22"/>
                <w:szCs w:val="22"/>
              </w:rPr>
            </w:pPr>
          </w:p>
        </w:tc>
      </w:tr>
      <w:tr w:rsidR="00636B44" w14:paraId="05FFB9E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D36F722" w14:textId="77777777" w:rsidR="00636B44" w:rsidRDefault="00930945">
            <w:pPr>
              <w:jc w:val="right"/>
              <w:rPr>
                <w:sz w:val="22"/>
                <w:szCs w:val="22"/>
              </w:rPr>
            </w:pPr>
            <w:r>
              <w:rPr>
                <w:sz w:val="22"/>
                <w:szCs w:val="22"/>
              </w:rPr>
              <w:t>Primary Banking Institution: Name and location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0B39FA2" w14:textId="77777777" w:rsidR="00636B44" w:rsidRDefault="00636B44">
            <w:pPr>
              <w:rPr>
                <w:sz w:val="22"/>
                <w:szCs w:val="22"/>
              </w:rPr>
            </w:pPr>
          </w:p>
        </w:tc>
      </w:tr>
      <w:tr w:rsidR="00636B44" w14:paraId="26543318"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8AD723" w14:textId="77777777" w:rsidR="00636B44" w:rsidRDefault="00930945">
            <w:pPr>
              <w:jc w:val="right"/>
              <w:rPr>
                <w:sz w:val="22"/>
                <w:szCs w:val="22"/>
              </w:rPr>
            </w:pPr>
            <w:r>
              <w:rPr>
                <w:sz w:val="22"/>
                <w:szCs w:val="22"/>
              </w:rPr>
              <w:t>Number of employees in your organization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F6C3C5A" w14:textId="77777777" w:rsidR="00636B44" w:rsidRDefault="00636B44">
            <w:pPr>
              <w:rPr>
                <w:sz w:val="22"/>
                <w:szCs w:val="22"/>
              </w:rPr>
            </w:pPr>
          </w:p>
        </w:tc>
      </w:tr>
      <w:tr w:rsidR="00636B44" w14:paraId="0C992D1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738F6DD" w14:textId="77777777" w:rsidR="00636B44" w:rsidRDefault="00930945">
            <w:pPr>
              <w:jc w:val="right"/>
              <w:rPr>
                <w:sz w:val="22"/>
                <w:szCs w:val="22"/>
              </w:rPr>
            </w:pPr>
            <w:r>
              <w:rPr>
                <w:sz w:val="22"/>
                <w:szCs w:val="22"/>
              </w:rPr>
              <w:lastRenderedPageBreak/>
              <w:t>Provide detailed description of your business operations and the products and services you offer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633947" w14:textId="77777777" w:rsidR="00636B44" w:rsidRDefault="00636B44">
            <w:pPr>
              <w:rPr>
                <w:sz w:val="22"/>
                <w:szCs w:val="22"/>
              </w:rPr>
            </w:pPr>
          </w:p>
        </w:tc>
      </w:tr>
      <w:tr w:rsidR="00636B44" w14:paraId="243099D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930945">
            <w:pPr>
              <w:jc w:val="right"/>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024C28" w14:textId="77777777" w:rsidR="00636B44" w:rsidRDefault="00636B44">
            <w:pPr>
              <w:rPr>
                <w:sz w:val="22"/>
                <w:szCs w:val="22"/>
              </w:rPr>
            </w:pPr>
          </w:p>
        </w:tc>
      </w:tr>
      <w:tr w:rsidR="00636B44" w14:paraId="01408C1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930945">
            <w:pPr>
              <w:jc w:val="right"/>
              <w:rPr>
                <w:sz w:val="22"/>
                <w:szCs w:val="22"/>
              </w:rPr>
            </w:pPr>
            <w:r>
              <w:rPr>
                <w:sz w:val="22"/>
                <w:szCs w:val="22"/>
              </w:rPr>
              <w:t>Who are the customers you are providing services to?  (a)corporate</w:t>
            </w:r>
          </w:p>
          <w:p w14:paraId="1531DFCC" w14:textId="77777777" w:rsidR="00636B44" w:rsidRDefault="00930945">
            <w:pPr>
              <w:jc w:val="right"/>
              <w:rPr>
                <w:sz w:val="22"/>
                <w:szCs w:val="22"/>
              </w:rPr>
            </w:pPr>
            <w:r>
              <w:rPr>
                <w:sz w:val="22"/>
                <w:szCs w:val="22"/>
              </w:rPr>
              <w:t xml:space="preserve">(b) retail </w:t>
            </w:r>
          </w:p>
          <w:p w14:paraId="35635EEA" w14:textId="77777777" w:rsidR="00636B44" w:rsidRDefault="00930945">
            <w:pPr>
              <w:jc w:val="right"/>
              <w:rPr>
                <w:sz w:val="22"/>
                <w:szCs w:val="22"/>
              </w:rPr>
            </w:pPr>
            <w:r>
              <w:rPr>
                <w:sz w:val="22"/>
                <w:szCs w:val="22"/>
              </w:rPr>
              <w:t>(</w:t>
            </w:r>
            <w:proofErr w:type="gramStart"/>
            <w:r>
              <w:rPr>
                <w:sz w:val="22"/>
                <w:szCs w:val="22"/>
              </w:rPr>
              <w:t>c )</w:t>
            </w:r>
            <w:proofErr w:type="gramEnd"/>
            <w:r>
              <w:rPr>
                <w:sz w:val="22"/>
                <w:szCs w:val="22"/>
              </w:rPr>
              <w:t xml:space="preserve">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03D0DA0" w14:textId="77777777" w:rsidR="00636B44" w:rsidRDefault="00636B44">
            <w:pPr>
              <w:rPr>
                <w:sz w:val="22"/>
                <w:szCs w:val="22"/>
              </w:rPr>
            </w:pPr>
          </w:p>
        </w:tc>
      </w:tr>
      <w:tr w:rsidR="00636B44" w14:paraId="1D4AD6A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930945">
            <w:pPr>
              <w:jc w:val="right"/>
              <w:rPr>
                <w:sz w:val="22"/>
                <w:szCs w:val="22"/>
              </w:rPr>
            </w:pPr>
            <w:r>
              <w:rPr>
                <w:sz w:val="22"/>
                <w:szCs w:val="22"/>
              </w:rPr>
              <w:t>Location of customer base:</w:t>
            </w:r>
          </w:p>
          <w:p w14:paraId="4D919F1F" w14:textId="77777777" w:rsidR="00636B44" w:rsidRDefault="00930945">
            <w:pPr>
              <w:jc w:val="right"/>
              <w:rPr>
                <w:sz w:val="22"/>
                <w:szCs w:val="22"/>
              </w:rPr>
            </w:pPr>
            <w:r>
              <w:rPr>
                <w:sz w:val="22"/>
                <w:szCs w:val="22"/>
              </w:rPr>
              <w:t xml:space="preserve">(A) Domestic </w:t>
            </w:r>
          </w:p>
          <w:p w14:paraId="66923D7E" w14:textId="77777777" w:rsidR="00636B44" w:rsidRDefault="00930945">
            <w:pPr>
              <w:jc w:val="right"/>
              <w:rPr>
                <w:sz w:val="22"/>
                <w:szCs w:val="22"/>
              </w:rPr>
            </w:pPr>
            <w:r>
              <w:rPr>
                <w:sz w:val="22"/>
                <w:szCs w:val="22"/>
              </w:rPr>
              <w:t>(b) foreign</w:t>
            </w:r>
          </w:p>
          <w:p w14:paraId="134DE909" w14:textId="77777777" w:rsidR="00636B44" w:rsidRDefault="00930945">
            <w:pPr>
              <w:jc w:val="right"/>
              <w:rPr>
                <w:sz w:val="22"/>
                <w:szCs w:val="22"/>
              </w:rPr>
            </w:pPr>
            <w:r>
              <w:rPr>
                <w:sz w:val="22"/>
                <w:szCs w:val="22"/>
              </w:rPr>
              <w:t>or both</w:t>
            </w:r>
          </w:p>
          <w:p w14:paraId="2EF1C514" w14:textId="77777777" w:rsidR="00636B44" w:rsidRDefault="00930945">
            <w:pPr>
              <w:jc w:val="right"/>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C225CB2" w14:textId="77777777" w:rsidR="00636B44" w:rsidRDefault="00636B44">
            <w:pPr>
              <w:rPr>
                <w:sz w:val="22"/>
                <w:szCs w:val="22"/>
              </w:rPr>
            </w:pPr>
          </w:p>
        </w:tc>
      </w:tr>
      <w:tr w:rsidR="00636B44" w14:paraId="178734B1" w14:textId="77777777" w:rsidTr="003B4636">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930945">
            <w:pPr>
              <w:jc w:val="right"/>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FA351D5" w14:textId="77777777" w:rsidR="00636B44" w:rsidRDefault="00636B44">
            <w:pPr>
              <w:rPr>
                <w:sz w:val="22"/>
                <w:szCs w:val="22"/>
              </w:rPr>
            </w:pPr>
          </w:p>
        </w:tc>
      </w:tr>
      <w:tr w:rsidR="00636B44" w14:paraId="5C0B4D62"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930945">
            <w:pPr>
              <w:jc w:val="right"/>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E9F93C" w14:textId="77777777" w:rsidR="00636B44" w:rsidRDefault="00930945">
            <w:pPr>
              <w:rPr>
                <w:sz w:val="22"/>
                <w:szCs w:val="22"/>
              </w:rPr>
            </w:pPr>
            <w:r>
              <w:rPr>
                <w:sz w:val="22"/>
                <w:szCs w:val="22"/>
              </w:rPr>
              <w:t> </w:t>
            </w:r>
          </w:p>
        </w:tc>
      </w:tr>
      <w:tr w:rsidR="00636B44" w14:paraId="659934CF"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A49998" w14:textId="77777777" w:rsidR="00636B44" w:rsidRDefault="00930945">
            <w:pPr>
              <w:jc w:val="right"/>
              <w:rPr>
                <w:sz w:val="22"/>
                <w:szCs w:val="22"/>
              </w:rPr>
            </w:pPr>
            <w:r>
              <w:rPr>
                <w:sz w:val="22"/>
                <w:szCs w:val="22"/>
              </w:rPr>
              <w:t xml:space="preserve">Beneficial Ownership Information </w:t>
            </w:r>
            <w:r>
              <w:rPr>
                <w:sz w:val="22"/>
                <w:szCs w:val="22"/>
              </w:rPr>
              <w:br/>
              <w:t>(List all individuals / entities that owns or controls 10% or more of the customer)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DA532C3" w14:textId="77777777" w:rsidR="00636B44" w:rsidRDefault="00636B44">
            <w:pPr>
              <w:rPr>
                <w:sz w:val="22"/>
                <w:szCs w:val="22"/>
              </w:rPr>
            </w:pPr>
          </w:p>
        </w:tc>
      </w:tr>
      <w:tr w:rsidR="00636B44" w14:paraId="5AB075B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18BDE76" w14:textId="77777777" w:rsidR="00636B44" w:rsidRDefault="00930945">
            <w:pPr>
              <w:jc w:val="right"/>
              <w:rPr>
                <w:sz w:val="22"/>
                <w:szCs w:val="22"/>
              </w:rPr>
            </w:pPr>
            <w:r>
              <w:rPr>
                <w:sz w:val="22"/>
                <w:szCs w:val="22"/>
              </w:rPr>
              <w:t>Source of Wealth of ultimate beneficial owner(s)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DE238F9" w14:textId="77777777" w:rsidR="00636B44" w:rsidRDefault="00636B44">
            <w:pPr>
              <w:rPr>
                <w:sz w:val="22"/>
                <w:szCs w:val="22"/>
              </w:rPr>
            </w:pPr>
          </w:p>
        </w:tc>
      </w:tr>
      <w:tr w:rsidR="00636B44" w14:paraId="4BFA8505" w14:textId="77777777" w:rsidTr="003B4636">
        <w:trPr>
          <w:trHeight w:val="793"/>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08502" w14:textId="77777777" w:rsidR="00636B44" w:rsidRDefault="00930945">
            <w:pPr>
              <w:jc w:val="right"/>
              <w:rPr>
                <w:sz w:val="22"/>
                <w:szCs w:val="22"/>
              </w:rPr>
            </w:pPr>
            <w:r>
              <w:rPr>
                <w:sz w:val="22"/>
                <w:szCs w:val="22"/>
              </w:rPr>
              <w:lastRenderedPageBreak/>
              <w:t xml:space="preserve">Directors and Key Management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1B78EA" w14:textId="77777777" w:rsidR="00636B44" w:rsidRDefault="00636B44">
            <w:pPr>
              <w:rPr>
                <w:sz w:val="22"/>
                <w:szCs w:val="22"/>
              </w:rPr>
            </w:pPr>
          </w:p>
        </w:tc>
      </w:tr>
      <w:tr w:rsidR="00636B44" w14:paraId="5256D68F"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4CDECC0" w14:textId="77777777" w:rsidR="00636B44" w:rsidRDefault="00930945">
            <w:pPr>
              <w:jc w:val="right"/>
              <w:rPr>
                <w:color w:val="FF0000"/>
                <w:sz w:val="22"/>
                <w:szCs w:val="22"/>
              </w:rPr>
            </w:pPr>
            <w:r>
              <w:rPr>
                <w:sz w:val="22"/>
                <w:szCs w:val="22"/>
              </w:rPr>
              <w:t xml:space="preserve">Do nominee shareholders exist in the shareholding structure? If so, please provide specific details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B007D15" w14:textId="77777777" w:rsidR="00636B44" w:rsidRDefault="00636B44">
            <w:pPr>
              <w:rPr>
                <w:sz w:val="22"/>
                <w:szCs w:val="22"/>
              </w:rPr>
            </w:pPr>
          </w:p>
          <w:p w14:paraId="6CCB67B7" w14:textId="77777777" w:rsidR="00636B44" w:rsidRDefault="00636B44">
            <w:pPr>
              <w:rPr>
                <w:sz w:val="22"/>
                <w:szCs w:val="22"/>
              </w:rPr>
            </w:pPr>
          </w:p>
        </w:tc>
      </w:tr>
      <w:tr w:rsidR="00636B44" w14:paraId="122476FB"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872082F" w14:textId="77777777" w:rsidR="00636B44" w:rsidRDefault="00930945">
            <w:pPr>
              <w:jc w:val="right"/>
              <w:rPr>
                <w:color w:val="FF0000"/>
                <w:sz w:val="22"/>
                <w:szCs w:val="22"/>
              </w:rPr>
            </w:pPr>
            <w:r>
              <w:rPr>
                <w:sz w:val="22"/>
                <w:szCs w:val="22"/>
              </w:rPr>
              <w:t>Able to Issue Bearer Shares?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9B0E3EA" w14:textId="77777777" w:rsidR="00636B44" w:rsidRDefault="00636B44">
            <w:pPr>
              <w:rPr>
                <w:sz w:val="22"/>
                <w:szCs w:val="22"/>
              </w:rPr>
            </w:pPr>
          </w:p>
        </w:tc>
      </w:tr>
      <w:tr w:rsidR="00636B44" w14:paraId="7F866FE8"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BF52F1D" w14:textId="77777777" w:rsidR="00636B44" w:rsidRDefault="00930945">
            <w:pPr>
              <w:jc w:val="right"/>
              <w:rPr>
                <w:sz w:val="22"/>
                <w:szCs w:val="22"/>
              </w:rPr>
            </w:pPr>
            <w:r>
              <w:rPr>
                <w:sz w:val="22"/>
                <w:szCs w:val="22"/>
              </w:rPr>
              <w:t>Two years of audited financials (income statement and balance sheet).  If audited is not available, provide CPA prepared.  If CPA prepared is not available, provide company prepared.  If financials are not available, provide a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81D1A4B" w14:textId="77777777" w:rsidR="00636B44" w:rsidRDefault="00636B44">
            <w:pPr>
              <w:rPr>
                <w:sz w:val="22"/>
                <w:szCs w:val="22"/>
              </w:rPr>
            </w:pPr>
          </w:p>
        </w:tc>
      </w:tr>
      <w:tr w:rsidR="00636B44" w14:paraId="1FE594A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930945">
            <w:pPr>
              <w:jc w:val="right"/>
              <w:rPr>
                <w:sz w:val="22"/>
                <w:szCs w:val="22"/>
              </w:rPr>
            </w:pPr>
            <w:r>
              <w:rPr>
                <w:sz w:val="22"/>
                <w:szCs w:val="22"/>
              </w:rPr>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2AA7209" w14:textId="77777777" w:rsidR="00636B44" w:rsidRDefault="00636B44">
            <w:pPr>
              <w:rPr>
                <w:sz w:val="22"/>
                <w:szCs w:val="22"/>
              </w:rPr>
            </w:pPr>
          </w:p>
        </w:tc>
      </w:tr>
      <w:tr w:rsidR="00636B44" w14:paraId="31CBC63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930945">
            <w:pPr>
              <w:jc w:val="right"/>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CE9D636" w14:textId="77777777" w:rsidR="00636B44" w:rsidRDefault="00636B44">
            <w:pPr>
              <w:rPr>
                <w:sz w:val="22"/>
                <w:szCs w:val="22"/>
              </w:rPr>
            </w:pPr>
          </w:p>
        </w:tc>
      </w:tr>
      <w:tr w:rsidR="00636B44" w14:paraId="628FB891"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930945">
            <w:pPr>
              <w:jc w:val="right"/>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364F5E" w14:textId="77777777" w:rsidR="00636B44" w:rsidRDefault="00636B44">
            <w:pPr>
              <w:rPr>
                <w:sz w:val="22"/>
                <w:szCs w:val="22"/>
              </w:rPr>
            </w:pPr>
          </w:p>
        </w:tc>
      </w:tr>
      <w:tr w:rsidR="00636B44" w14:paraId="50F8B6D4"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930945">
            <w:pPr>
              <w:jc w:val="right"/>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EED4EE6" w14:textId="77777777" w:rsidR="00636B44" w:rsidRDefault="00636B44">
            <w:pPr>
              <w:rPr>
                <w:sz w:val="22"/>
                <w:szCs w:val="22"/>
              </w:rPr>
            </w:pPr>
          </w:p>
        </w:tc>
      </w:tr>
      <w:tr w:rsidR="00636B44" w14:paraId="0976F26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930945">
            <w:pPr>
              <w:jc w:val="right"/>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6A9C1A7" w14:textId="77777777" w:rsidR="00636B44" w:rsidRDefault="00636B44">
            <w:pPr>
              <w:rPr>
                <w:sz w:val="22"/>
                <w:szCs w:val="22"/>
              </w:rPr>
            </w:pPr>
          </w:p>
        </w:tc>
      </w:tr>
    </w:tbl>
    <w:p w14:paraId="333EC90A" w14:textId="77777777" w:rsidR="00636B44" w:rsidRDefault="00930945" w:rsidP="003B4636">
      <w:pPr>
        <w:pStyle w:val="Heading1"/>
        <w:numPr>
          <w:ilvl w:val="0"/>
          <w:numId w:val="1"/>
        </w:numPr>
        <w:pBdr>
          <w:bottom w:val="single" w:sz="24" w:space="1" w:color="002060"/>
        </w:pBdr>
        <w:ind w:right="202"/>
      </w:pPr>
      <w:bookmarkStart w:id="3" w:name="_Toc199998610"/>
      <w:r>
        <w:t>regulatory structure/audits/enforcement &amp; litigation</w:t>
      </w:r>
      <w:bookmarkEnd w:id="3"/>
    </w:p>
    <w:p w14:paraId="0AB35A21" w14:textId="77777777" w:rsidR="00636B44" w:rsidRDefault="00636B44">
      <w:pPr>
        <w:spacing w:before="0" w:after="0" w:line="240" w:lineRule="auto"/>
        <w:rPr>
          <w:sz w:val="22"/>
          <w:szCs w:val="22"/>
        </w:rPr>
      </w:pPr>
    </w:p>
    <w:tbl>
      <w:tblPr>
        <w:tblStyle w:val="af4"/>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6AF65314" w14:textId="77777777" w:rsidTr="003B4636">
        <w:trPr>
          <w:trHeight w:val="320"/>
        </w:trPr>
        <w:tc>
          <w:tcPr>
            <w:tcW w:w="3251" w:type="dxa"/>
            <w:tcBorders>
              <w:top w:val="single" w:sz="4" w:space="0" w:color="000000"/>
              <w:left w:val="single" w:sz="8" w:space="0" w:color="000000"/>
              <w:bottom w:val="single" w:sz="8" w:space="0" w:color="000000"/>
              <w:right w:val="single" w:sz="8" w:space="0" w:color="000000"/>
            </w:tcBorders>
            <w:shd w:val="clear" w:color="auto" w:fill="auto"/>
          </w:tcPr>
          <w:p w14:paraId="1D956122" w14:textId="77777777" w:rsidR="00636B44" w:rsidRDefault="00930945">
            <w:pPr>
              <w:jc w:val="right"/>
              <w:rPr>
                <w:sz w:val="22"/>
                <w:szCs w:val="22"/>
              </w:rPr>
            </w:pPr>
            <w:r>
              <w:rPr>
                <w:sz w:val="22"/>
                <w:szCs w:val="22"/>
              </w:rPr>
              <w:lastRenderedPageBreak/>
              <w:t>Are you listed on a recognized Stock Exchange?</w:t>
            </w:r>
          </w:p>
          <w:p w14:paraId="06BC1139" w14:textId="77777777" w:rsidR="00636B44" w:rsidRDefault="00930945">
            <w:pPr>
              <w:jc w:val="right"/>
              <w:rPr>
                <w:b/>
                <w:sz w:val="22"/>
                <w:szCs w:val="22"/>
              </w:rPr>
            </w:pPr>
            <w:r>
              <w:rPr>
                <w:b/>
                <w:sz w:val="22"/>
                <w:szCs w:val="22"/>
              </w:rPr>
              <w:t>Exchange name: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77ED7033" w14:textId="77777777" w:rsidR="00636B44" w:rsidRDefault="00930945">
            <w:pPr>
              <w:rPr>
                <w:sz w:val="22"/>
                <w:szCs w:val="22"/>
              </w:rPr>
            </w:pPr>
            <w:r>
              <w:rPr>
                <w:sz w:val="22"/>
                <w:szCs w:val="22"/>
              </w:rPr>
              <w:t> </w:t>
            </w:r>
          </w:p>
        </w:tc>
      </w:tr>
      <w:tr w:rsidR="00636B44" w14:paraId="6C26F05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DE1E88" w14:textId="77777777" w:rsidR="00636B44" w:rsidRDefault="00930945">
            <w:pPr>
              <w:ind w:left="720" w:right="-113"/>
              <w:jc w:val="center"/>
              <w:rPr>
                <w:sz w:val="22"/>
                <w:szCs w:val="22"/>
              </w:rPr>
            </w:pPr>
            <w:r>
              <w:rPr>
                <w:b/>
                <w:sz w:val="22"/>
                <w:szCs w:val="22"/>
              </w:rPr>
              <w:t>Regulated By (regulatory body name</w:t>
            </w:r>
            <w:r>
              <w:rPr>
                <w:sz w:val="22"/>
                <w:szCs w:val="22"/>
              </w:rPr>
              <w:t>):</w:t>
            </w:r>
          </w:p>
          <w:p w14:paraId="1245E90D" w14:textId="77777777" w:rsidR="00636B44" w:rsidRDefault="00930945">
            <w:pPr>
              <w:jc w:val="right"/>
              <w:rPr>
                <w:b/>
                <w:sz w:val="22"/>
                <w:szCs w:val="22"/>
              </w:rPr>
            </w:pPr>
            <w:r>
              <w:rPr>
                <w:sz w:val="22"/>
                <w:szCs w:val="22"/>
              </w:rPr>
              <w:t>If you are an MSB located in the U.S, please list the States under which you are registered and provide a copy of license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F0A608E" w14:textId="77777777" w:rsidR="00636B44" w:rsidRDefault="00636B44">
            <w:pPr>
              <w:rPr>
                <w:sz w:val="22"/>
                <w:szCs w:val="22"/>
              </w:rPr>
            </w:pPr>
          </w:p>
        </w:tc>
      </w:tr>
      <w:tr w:rsidR="00636B44" w14:paraId="531F5CA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DF21C2" w14:textId="77777777" w:rsidR="00636B44" w:rsidRDefault="00930945">
            <w:pPr>
              <w:jc w:val="right"/>
              <w:rPr>
                <w:sz w:val="22"/>
                <w:szCs w:val="22"/>
              </w:rPr>
            </w:pPr>
            <w:r>
              <w:rPr>
                <w:sz w:val="22"/>
                <w:szCs w:val="22"/>
              </w:rPr>
              <w:t>Has your organization been subject to regulatory enforcement actions in the last 10 years?</w:t>
            </w:r>
          </w:p>
          <w:p w14:paraId="071ED58A" w14:textId="77777777" w:rsidR="00636B44" w:rsidRDefault="00930945">
            <w:pPr>
              <w:jc w:val="right"/>
              <w:rPr>
                <w:sz w:val="22"/>
                <w:szCs w:val="22"/>
              </w:rPr>
            </w:pPr>
            <w:r>
              <w:rPr>
                <w:sz w:val="22"/>
                <w:szCs w:val="22"/>
              </w:rPr>
              <w:t>If so, please provide enforcement action and remediation efforts</w:t>
            </w:r>
          </w:p>
          <w:p w14:paraId="44F2BC3D" w14:textId="77777777" w:rsidR="00636B44" w:rsidRDefault="00930945">
            <w:pPr>
              <w:jc w:val="right"/>
              <w:rPr>
                <w:b/>
                <w:sz w:val="22"/>
                <w:szCs w:val="22"/>
              </w:rPr>
            </w:pPr>
            <w:r>
              <w:rPr>
                <w:sz w:val="22"/>
                <w:szCs w:val="22"/>
              </w:rPr>
              <w:t>Provide a description of all litigation matters (if applicable)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F2C5756" w14:textId="77777777" w:rsidR="00636B44" w:rsidRDefault="00636B44">
            <w:pPr>
              <w:rPr>
                <w:color w:val="FF0000"/>
                <w:sz w:val="22"/>
                <w:szCs w:val="22"/>
              </w:rPr>
            </w:pPr>
          </w:p>
        </w:tc>
      </w:tr>
      <w:tr w:rsidR="00636B44" w14:paraId="2F2EC52D"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5324769" w14:textId="77777777" w:rsidR="00636B44" w:rsidRDefault="00930945">
            <w:pPr>
              <w:jc w:val="right"/>
              <w:rPr>
                <w:sz w:val="22"/>
                <w:szCs w:val="22"/>
              </w:rPr>
            </w:pPr>
            <w:r>
              <w:rPr>
                <w:sz w:val="22"/>
                <w:szCs w:val="22"/>
              </w:rPr>
              <w:t>Date of most recent AML audit and general description of findings</w:t>
            </w:r>
          </w:p>
          <w:p w14:paraId="24EA71B2" w14:textId="77777777" w:rsidR="00636B44" w:rsidRDefault="00930945">
            <w:pPr>
              <w:jc w:val="right"/>
              <w:rPr>
                <w:sz w:val="22"/>
                <w:szCs w:val="22"/>
              </w:rPr>
            </w:pPr>
            <w:r>
              <w:rPr>
                <w:sz w:val="22"/>
                <w:szCs w:val="22"/>
              </w:rPr>
              <w:t>(Provide audit report and related action plan for remediation)</w:t>
            </w:r>
          </w:p>
          <w:p w14:paraId="51187887" w14:textId="77777777" w:rsidR="00636B44" w:rsidRDefault="00930945">
            <w:pPr>
              <w:jc w:val="right"/>
              <w:rPr>
                <w:i/>
                <w:sz w:val="22"/>
                <w:szCs w:val="22"/>
              </w:rPr>
            </w:pPr>
            <w:r>
              <w:rPr>
                <w:i/>
                <w:sz w:val="22"/>
                <w:szCs w:val="22"/>
              </w:rPr>
              <w:t xml:space="preserve">If the company has been operating for more that 12 months and has not yet conducted its first independent review, an Engagement Letter must be obtained indicating that a review will be conducted within 3-months. </w:t>
            </w:r>
          </w:p>
          <w:p w14:paraId="32D4BC18" w14:textId="77777777" w:rsidR="00636B44" w:rsidRDefault="00636B44">
            <w:pPr>
              <w:jc w:val="right"/>
              <w:rPr>
                <w:i/>
                <w:sz w:val="22"/>
                <w:szCs w:val="22"/>
              </w:rPr>
            </w:pPr>
          </w:p>
          <w:p w14:paraId="2640B186" w14:textId="77777777" w:rsidR="00636B44" w:rsidRDefault="00930945">
            <w:pPr>
              <w:jc w:val="right"/>
              <w:rPr>
                <w:sz w:val="22"/>
                <w:szCs w:val="22"/>
              </w:rPr>
            </w:pPr>
            <w:r>
              <w:rPr>
                <w:i/>
                <w:sz w:val="22"/>
                <w:szCs w:val="22"/>
              </w:rPr>
              <w:t xml:space="preserve">The letter must include the third-party firm that has been engaged and will be conducting the audit </w:t>
            </w:r>
            <w:r>
              <w:rPr>
                <w:i/>
                <w:sz w:val="22"/>
                <w:szCs w:val="22"/>
              </w:rPr>
              <w:lastRenderedPageBreak/>
              <w:t>and the date that it will commence.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AE71C20" w14:textId="77777777" w:rsidR="00636B44" w:rsidRDefault="00636B44">
            <w:pPr>
              <w:rPr>
                <w:color w:val="FF0000"/>
                <w:sz w:val="22"/>
                <w:szCs w:val="22"/>
              </w:rPr>
            </w:pPr>
          </w:p>
        </w:tc>
      </w:tr>
    </w:tbl>
    <w:p w14:paraId="304F291D" w14:textId="77777777" w:rsidR="00636B44" w:rsidRDefault="00636B44">
      <w:pPr>
        <w:spacing w:before="0" w:after="0"/>
      </w:pPr>
    </w:p>
    <w:p w14:paraId="67E9083D" w14:textId="77777777" w:rsidR="00636B44" w:rsidRDefault="00636B44">
      <w:pPr>
        <w:spacing w:before="0" w:after="0" w:line="240" w:lineRule="auto"/>
        <w:rPr>
          <w:sz w:val="22"/>
          <w:szCs w:val="22"/>
        </w:rPr>
      </w:pPr>
    </w:p>
    <w:p w14:paraId="71EDE9AB" w14:textId="77777777" w:rsidR="00636B44" w:rsidRDefault="00930945">
      <w:pPr>
        <w:pStyle w:val="Heading1"/>
        <w:numPr>
          <w:ilvl w:val="0"/>
          <w:numId w:val="1"/>
        </w:numPr>
        <w:ind w:right="202"/>
      </w:pPr>
      <w:bookmarkStart w:id="4" w:name="_Toc199998611"/>
      <w:r>
        <w:t>KYC/AML Program</w:t>
      </w:r>
      <w:bookmarkEnd w:id="4"/>
      <w:r>
        <w:t xml:space="preserve"> </w:t>
      </w:r>
    </w:p>
    <w:tbl>
      <w:tblPr>
        <w:tblStyle w:val="af5"/>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E26B7A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F2A3956" w14:textId="77777777" w:rsidR="00636B44" w:rsidRDefault="00930945">
            <w:pPr>
              <w:jc w:val="right"/>
              <w:rPr>
                <w:sz w:val="22"/>
                <w:szCs w:val="22"/>
              </w:rPr>
            </w:pPr>
            <w:r>
              <w:rPr>
                <w:sz w:val="22"/>
                <w:szCs w:val="22"/>
              </w:rPr>
              <w:t>Full name of individual in charge of overseeing the compliance program (Designated AML officer)</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1E66798" w14:textId="77777777" w:rsidR="00636B44" w:rsidRDefault="00636B44">
            <w:pPr>
              <w:rPr>
                <w:sz w:val="22"/>
                <w:szCs w:val="22"/>
              </w:rPr>
            </w:pPr>
          </w:p>
          <w:p w14:paraId="1F20F369" w14:textId="77777777" w:rsidR="00636B44" w:rsidRDefault="00636B44">
            <w:pPr>
              <w:rPr>
                <w:sz w:val="22"/>
                <w:szCs w:val="22"/>
              </w:rPr>
            </w:pPr>
          </w:p>
        </w:tc>
      </w:tr>
      <w:tr w:rsidR="00636B44" w14:paraId="42D4678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6101A0" w14:textId="77777777" w:rsidR="00636B44" w:rsidRDefault="00930945">
            <w:pPr>
              <w:jc w:val="right"/>
              <w:rPr>
                <w:sz w:val="22"/>
                <w:szCs w:val="22"/>
              </w:rPr>
            </w:pPr>
            <w:r>
              <w:rPr>
                <w:sz w:val="22"/>
                <w:szCs w:val="22"/>
              </w:rPr>
              <w:t>Number of employees in the compliance department</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A881D2F" w14:textId="77777777" w:rsidR="00636B44" w:rsidRDefault="00636B44">
            <w:pPr>
              <w:rPr>
                <w:sz w:val="22"/>
                <w:szCs w:val="22"/>
              </w:rPr>
            </w:pPr>
          </w:p>
        </w:tc>
      </w:tr>
      <w:tr w:rsidR="00636B44" w14:paraId="11B98FF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99526AC" w14:textId="77777777" w:rsidR="00636B44" w:rsidRDefault="00930945">
            <w:pPr>
              <w:jc w:val="right"/>
              <w:rPr>
                <w:sz w:val="22"/>
                <w:szCs w:val="22"/>
              </w:rPr>
            </w:pPr>
            <w:r>
              <w:rPr>
                <w:sz w:val="22"/>
                <w:szCs w:val="22"/>
              </w:rPr>
              <w:t>Are there any automated tools utilized for KYC/Due diligence?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9F972E6" w14:textId="77777777" w:rsidR="00636B44" w:rsidRDefault="00636B44">
            <w:pPr>
              <w:rPr>
                <w:sz w:val="22"/>
                <w:szCs w:val="22"/>
              </w:rPr>
            </w:pPr>
          </w:p>
        </w:tc>
      </w:tr>
      <w:tr w:rsidR="00636B44" w14:paraId="6613FD23"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6D3AE60" w14:textId="77777777" w:rsidR="00636B44" w:rsidRDefault="00930945">
            <w:pPr>
              <w:jc w:val="right"/>
              <w:rPr>
                <w:sz w:val="22"/>
                <w:szCs w:val="22"/>
              </w:rPr>
            </w:pPr>
            <w:r>
              <w:rPr>
                <w:sz w:val="22"/>
                <w:szCs w:val="22"/>
              </w:rPr>
              <w:t>If automated third-party tool, which software vendor(s) are utilized?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51D55797" w14:textId="77777777" w:rsidR="00636B44" w:rsidRDefault="00636B44">
            <w:pPr>
              <w:rPr>
                <w:sz w:val="22"/>
                <w:szCs w:val="22"/>
              </w:rPr>
            </w:pPr>
          </w:p>
          <w:p w14:paraId="008E16F9" w14:textId="77777777" w:rsidR="00636B44" w:rsidRDefault="00636B44">
            <w:pPr>
              <w:rPr>
                <w:sz w:val="22"/>
                <w:szCs w:val="22"/>
              </w:rPr>
            </w:pPr>
          </w:p>
        </w:tc>
      </w:tr>
      <w:tr w:rsidR="00636B44" w14:paraId="70B4BC8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E307C7" w14:textId="77777777" w:rsidR="00636B44" w:rsidRDefault="00930945">
            <w:pPr>
              <w:jc w:val="right"/>
              <w:rPr>
                <w:sz w:val="22"/>
                <w:szCs w:val="22"/>
              </w:rPr>
            </w:pPr>
            <w:r>
              <w:rPr>
                <w:sz w:val="22"/>
                <w:szCs w:val="22"/>
              </w:rPr>
              <w:t>Describe and provide due diligence procedures related to customer onboarding and ongoing customer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BAE16FD" w14:textId="77777777" w:rsidR="00636B44" w:rsidRDefault="00636B44">
            <w:pPr>
              <w:rPr>
                <w:sz w:val="22"/>
                <w:szCs w:val="22"/>
              </w:rPr>
            </w:pPr>
          </w:p>
        </w:tc>
      </w:tr>
      <w:tr w:rsidR="00636B44" w14:paraId="1869C0FA"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0B07D79" w14:textId="77777777" w:rsidR="00636B44" w:rsidRDefault="00930945">
            <w:pPr>
              <w:jc w:val="right"/>
              <w:rPr>
                <w:sz w:val="22"/>
                <w:szCs w:val="22"/>
              </w:rPr>
            </w:pPr>
            <w:r>
              <w:rPr>
                <w:sz w:val="22"/>
                <w:szCs w:val="22"/>
              </w:rPr>
              <w:t>Provide a copy of the written AML Policies that outlines:</w:t>
            </w:r>
          </w:p>
          <w:p w14:paraId="6DCA7846" w14:textId="77777777" w:rsidR="00636B44" w:rsidRDefault="00930945">
            <w:pPr>
              <w:numPr>
                <w:ilvl w:val="0"/>
                <w:numId w:val="4"/>
              </w:numPr>
              <w:pBdr>
                <w:top w:val="nil"/>
                <w:left w:val="nil"/>
                <w:bottom w:val="nil"/>
                <w:right w:val="nil"/>
                <w:between w:val="nil"/>
              </w:pBdr>
              <w:ind w:left="1080"/>
              <w:jc w:val="right"/>
              <w:rPr>
                <w:color w:val="000000"/>
                <w:sz w:val="22"/>
                <w:szCs w:val="22"/>
              </w:rPr>
            </w:pPr>
            <w:r>
              <w:rPr>
                <w:color w:val="000000"/>
                <w:sz w:val="22"/>
                <w:szCs w:val="22"/>
              </w:rPr>
              <w:t>Designation of AML Officer</w:t>
            </w:r>
          </w:p>
          <w:p w14:paraId="0B751629" w14:textId="77777777" w:rsidR="00636B44" w:rsidRDefault="00930945">
            <w:pPr>
              <w:numPr>
                <w:ilvl w:val="0"/>
                <w:numId w:val="3"/>
              </w:numPr>
              <w:ind w:left="720"/>
              <w:jc w:val="right"/>
              <w:rPr>
                <w:sz w:val="22"/>
                <w:szCs w:val="22"/>
              </w:rPr>
            </w:pPr>
            <w:r>
              <w:rPr>
                <w:sz w:val="22"/>
                <w:szCs w:val="22"/>
              </w:rPr>
              <w:t>Customer Identification Program (CIP)</w:t>
            </w:r>
          </w:p>
          <w:p w14:paraId="25DFD8C5" w14:textId="77777777" w:rsidR="00636B44" w:rsidRDefault="00930945">
            <w:pPr>
              <w:numPr>
                <w:ilvl w:val="0"/>
                <w:numId w:val="3"/>
              </w:numPr>
              <w:ind w:left="720"/>
              <w:jc w:val="right"/>
              <w:rPr>
                <w:sz w:val="22"/>
                <w:szCs w:val="22"/>
              </w:rPr>
            </w:pPr>
            <w:r>
              <w:rPr>
                <w:sz w:val="22"/>
                <w:szCs w:val="22"/>
              </w:rPr>
              <w:t>Identification of PEPs</w:t>
            </w:r>
          </w:p>
          <w:p w14:paraId="178BC80C" w14:textId="77777777" w:rsidR="00636B44" w:rsidRDefault="00930945">
            <w:pPr>
              <w:numPr>
                <w:ilvl w:val="0"/>
                <w:numId w:val="3"/>
              </w:numPr>
              <w:ind w:left="720"/>
              <w:jc w:val="right"/>
              <w:rPr>
                <w:sz w:val="22"/>
                <w:szCs w:val="22"/>
              </w:rPr>
            </w:pPr>
            <w:r>
              <w:rPr>
                <w:sz w:val="22"/>
                <w:szCs w:val="22"/>
              </w:rPr>
              <w:t>Training</w:t>
            </w:r>
          </w:p>
          <w:p w14:paraId="68863CF6" w14:textId="77777777" w:rsidR="00636B44" w:rsidRDefault="00930945">
            <w:pPr>
              <w:numPr>
                <w:ilvl w:val="0"/>
                <w:numId w:val="3"/>
              </w:numPr>
              <w:ind w:left="720"/>
              <w:jc w:val="right"/>
              <w:rPr>
                <w:sz w:val="22"/>
                <w:szCs w:val="22"/>
              </w:rPr>
            </w:pPr>
            <w:r>
              <w:rPr>
                <w:sz w:val="22"/>
                <w:szCs w:val="22"/>
              </w:rPr>
              <w:lastRenderedPageBreak/>
              <w:t>Testing</w:t>
            </w:r>
          </w:p>
          <w:p w14:paraId="00DDA9F3" w14:textId="77777777" w:rsidR="00636B44" w:rsidRDefault="00930945">
            <w:pPr>
              <w:numPr>
                <w:ilvl w:val="0"/>
                <w:numId w:val="3"/>
              </w:numPr>
              <w:ind w:left="720"/>
              <w:jc w:val="right"/>
              <w:rPr>
                <w:sz w:val="22"/>
                <w:szCs w:val="22"/>
              </w:rPr>
            </w:pPr>
            <w:r>
              <w:rPr>
                <w:sz w:val="22"/>
                <w:szCs w:val="22"/>
              </w:rPr>
              <w:t>Risk Assessment</w:t>
            </w:r>
          </w:p>
          <w:p w14:paraId="52CD7710" w14:textId="77777777" w:rsidR="00636B44" w:rsidRDefault="00930945">
            <w:pPr>
              <w:numPr>
                <w:ilvl w:val="0"/>
                <w:numId w:val="3"/>
              </w:numPr>
              <w:ind w:left="720"/>
              <w:jc w:val="right"/>
              <w:rPr>
                <w:sz w:val="22"/>
                <w:szCs w:val="22"/>
              </w:rPr>
            </w:pPr>
            <w:r>
              <w:rPr>
                <w:sz w:val="22"/>
                <w:szCs w:val="22"/>
              </w:rPr>
              <w:t xml:space="preserve">Ongoing Monitoring </w:t>
            </w:r>
          </w:p>
          <w:p w14:paraId="2F5D8BF6" w14:textId="77777777" w:rsidR="00636B44" w:rsidRDefault="00930945">
            <w:pPr>
              <w:numPr>
                <w:ilvl w:val="0"/>
                <w:numId w:val="3"/>
              </w:numPr>
              <w:ind w:left="720"/>
              <w:jc w:val="right"/>
              <w:rPr>
                <w:sz w:val="22"/>
                <w:szCs w:val="22"/>
              </w:rPr>
            </w:pPr>
            <w:r>
              <w:rPr>
                <w:sz w:val="22"/>
                <w:szCs w:val="22"/>
              </w:rPr>
              <w:t>Suspicious activity Reporting (if applicable)</w:t>
            </w:r>
          </w:p>
          <w:p w14:paraId="32CF37EE" w14:textId="77777777" w:rsidR="00636B44" w:rsidRDefault="00636B44">
            <w:pPr>
              <w:jc w:val="right"/>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52A17DF3" w14:textId="77777777" w:rsidR="00636B44" w:rsidRDefault="00636B44">
            <w:pPr>
              <w:rPr>
                <w:sz w:val="22"/>
                <w:szCs w:val="22"/>
              </w:rPr>
            </w:pPr>
          </w:p>
        </w:tc>
      </w:tr>
      <w:tr w:rsidR="00636B44" w14:paraId="613612E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1CE74D" w14:textId="77777777" w:rsidR="00636B44" w:rsidRDefault="00930945">
            <w:pPr>
              <w:jc w:val="right"/>
              <w:rPr>
                <w:sz w:val="22"/>
                <w:szCs w:val="22"/>
              </w:rPr>
            </w:pPr>
            <w:r>
              <w:rPr>
                <w:sz w:val="22"/>
                <w:szCs w:val="22"/>
              </w:rPr>
              <w:t>Provide description of your AML Transaction Monitoring program (if not detailed in the AML program)</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6BE23C74" w14:textId="77777777" w:rsidR="00636B44" w:rsidRDefault="00636B44">
            <w:pPr>
              <w:rPr>
                <w:sz w:val="22"/>
                <w:szCs w:val="22"/>
              </w:rPr>
            </w:pPr>
          </w:p>
        </w:tc>
      </w:tr>
    </w:tbl>
    <w:p w14:paraId="7280A70C" w14:textId="77777777" w:rsidR="00636B44" w:rsidRDefault="00636B44">
      <w:pPr>
        <w:spacing w:before="0" w:after="0" w:line="240" w:lineRule="auto"/>
        <w:rPr>
          <w:sz w:val="22"/>
          <w:szCs w:val="22"/>
        </w:rPr>
      </w:pPr>
    </w:p>
    <w:p w14:paraId="4C9563DB" w14:textId="77777777" w:rsidR="00636B44" w:rsidRDefault="00930945">
      <w:pPr>
        <w:pStyle w:val="Heading1"/>
        <w:numPr>
          <w:ilvl w:val="0"/>
          <w:numId w:val="1"/>
        </w:numPr>
        <w:ind w:right="344"/>
      </w:pPr>
      <w:bookmarkStart w:id="5" w:name="_Toc199998612"/>
      <w:r>
        <w:t>Fraud Monitoring</w:t>
      </w:r>
      <w:bookmarkEnd w:id="5"/>
    </w:p>
    <w:tbl>
      <w:tblPr>
        <w:tblStyle w:val="af6"/>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3438993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24A300" w14:textId="77777777" w:rsidR="00636B44" w:rsidRDefault="00930945">
            <w:pPr>
              <w:rPr>
                <w:sz w:val="22"/>
                <w:szCs w:val="22"/>
              </w:rPr>
            </w:pPr>
            <w:r>
              <w:rPr>
                <w:sz w:val="22"/>
                <w:szCs w:val="22"/>
              </w:rPr>
              <w:t>Provide a description of your Fraud Monitoring program</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A8DF3B2" w14:textId="77777777" w:rsidR="00636B44" w:rsidRDefault="00636B44">
            <w:pPr>
              <w:rPr>
                <w:sz w:val="22"/>
                <w:szCs w:val="22"/>
              </w:rPr>
            </w:pPr>
          </w:p>
          <w:p w14:paraId="02CAAC17" w14:textId="77777777" w:rsidR="00636B44" w:rsidRDefault="00636B44">
            <w:pPr>
              <w:rPr>
                <w:sz w:val="22"/>
                <w:szCs w:val="22"/>
              </w:rPr>
            </w:pPr>
          </w:p>
        </w:tc>
      </w:tr>
      <w:tr w:rsidR="00636B44" w14:paraId="6D003D76"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A5AA8EC" w14:textId="77777777" w:rsidR="00636B44" w:rsidRDefault="00930945">
            <w:pPr>
              <w:rPr>
                <w:sz w:val="22"/>
                <w:szCs w:val="22"/>
              </w:rPr>
            </w:pPr>
            <w:r>
              <w:rPr>
                <w:sz w:val="22"/>
                <w:szCs w:val="22"/>
              </w:rPr>
              <w:t xml:space="preserve">Describe your onboarding controls related to fraud monitoring </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30F63B1" w14:textId="77777777" w:rsidR="00636B44" w:rsidRDefault="00636B44">
            <w:pPr>
              <w:rPr>
                <w:sz w:val="22"/>
                <w:szCs w:val="22"/>
              </w:rPr>
            </w:pPr>
          </w:p>
          <w:p w14:paraId="00703DD1" w14:textId="77777777" w:rsidR="00636B44" w:rsidRDefault="00636B44">
            <w:pPr>
              <w:rPr>
                <w:sz w:val="22"/>
                <w:szCs w:val="22"/>
              </w:rPr>
            </w:pPr>
          </w:p>
        </w:tc>
      </w:tr>
    </w:tbl>
    <w:p w14:paraId="3D42D418" w14:textId="77777777" w:rsidR="00636B44" w:rsidRDefault="00636B44">
      <w:pPr>
        <w:spacing w:before="0" w:after="0" w:line="240" w:lineRule="auto"/>
        <w:rPr>
          <w:sz w:val="22"/>
          <w:szCs w:val="22"/>
        </w:rPr>
      </w:pPr>
    </w:p>
    <w:p w14:paraId="47CF69AC" w14:textId="77777777" w:rsidR="00636B44" w:rsidRDefault="00636B44">
      <w:pPr>
        <w:spacing w:before="0" w:after="0" w:line="240" w:lineRule="auto"/>
        <w:rPr>
          <w:sz w:val="22"/>
          <w:szCs w:val="22"/>
        </w:rPr>
      </w:pPr>
    </w:p>
    <w:p w14:paraId="7B15B3DD" w14:textId="77777777" w:rsidR="00636B44" w:rsidRDefault="00930945">
      <w:pPr>
        <w:pStyle w:val="Heading1"/>
        <w:numPr>
          <w:ilvl w:val="0"/>
          <w:numId w:val="1"/>
        </w:numPr>
        <w:ind w:right="202"/>
      </w:pPr>
      <w:bookmarkStart w:id="6" w:name="_Toc199998613"/>
      <w:r>
        <w:t>Transaction Monitoring/SAR Reporting</w:t>
      </w:r>
      <w:bookmarkEnd w:id="6"/>
    </w:p>
    <w:tbl>
      <w:tblPr>
        <w:tblStyle w:val="af7"/>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6B9CED9"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AA210F6" w14:textId="77777777" w:rsidR="00636B44" w:rsidRDefault="00930945">
            <w:pPr>
              <w:rPr>
                <w:sz w:val="22"/>
                <w:szCs w:val="22"/>
              </w:rPr>
            </w:pPr>
            <w:r>
              <w:rPr>
                <w:sz w:val="22"/>
                <w:szCs w:val="22"/>
              </w:rPr>
              <w:t>Please provide an estimate of the number of alerts received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6716199" w14:textId="77777777" w:rsidR="00636B44" w:rsidRDefault="00636B44">
            <w:pPr>
              <w:rPr>
                <w:sz w:val="22"/>
                <w:szCs w:val="22"/>
              </w:rPr>
            </w:pPr>
          </w:p>
        </w:tc>
      </w:tr>
      <w:tr w:rsidR="00636B44" w14:paraId="0A23B0BC"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41315F" w14:textId="77777777" w:rsidR="00636B44" w:rsidRDefault="00930945">
            <w:pPr>
              <w:rPr>
                <w:sz w:val="22"/>
                <w:szCs w:val="22"/>
              </w:rPr>
            </w:pPr>
            <w:r>
              <w:rPr>
                <w:sz w:val="22"/>
                <w:szCs w:val="22"/>
              </w:rPr>
              <w:t>Please provide the number of Suspicious activity reports (SARs) filed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D1001D9" w14:textId="77777777" w:rsidR="00636B44" w:rsidRDefault="00636B44">
            <w:pPr>
              <w:rPr>
                <w:sz w:val="22"/>
                <w:szCs w:val="22"/>
              </w:rPr>
            </w:pPr>
          </w:p>
        </w:tc>
      </w:tr>
      <w:tr w:rsidR="00636B44" w14:paraId="50BC885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63FDA0A" w14:textId="77777777" w:rsidR="00636B44" w:rsidRDefault="00930945">
            <w:pPr>
              <w:rPr>
                <w:sz w:val="22"/>
                <w:szCs w:val="22"/>
              </w:rPr>
            </w:pPr>
            <w:r>
              <w:rPr>
                <w:sz w:val="22"/>
                <w:szCs w:val="22"/>
              </w:rPr>
              <w:lastRenderedPageBreak/>
              <w:t>How many compliance staff are dedicated to transaction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A9C7EE3" w14:textId="77777777" w:rsidR="00636B44" w:rsidRDefault="00636B44">
            <w:pPr>
              <w:rPr>
                <w:sz w:val="22"/>
                <w:szCs w:val="22"/>
              </w:rPr>
            </w:pPr>
          </w:p>
        </w:tc>
      </w:tr>
      <w:tr w:rsidR="00636B44" w14:paraId="1052857F"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C7E63E" w14:textId="77777777" w:rsidR="00636B44" w:rsidRDefault="00636B44">
            <w:pPr>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6ED8DAE5" w14:textId="77777777" w:rsidR="00636B44" w:rsidRDefault="00636B44">
            <w:pPr>
              <w:rPr>
                <w:sz w:val="22"/>
                <w:szCs w:val="22"/>
              </w:rPr>
            </w:pPr>
          </w:p>
        </w:tc>
      </w:tr>
    </w:tbl>
    <w:p w14:paraId="48D807D1" w14:textId="77777777" w:rsidR="00636B44" w:rsidRDefault="00636B44">
      <w:pPr>
        <w:spacing w:before="0" w:after="0" w:line="240" w:lineRule="auto"/>
        <w:rPr>
          <w:sz w:val="22"/>
          <w:szCs w:val="22"/>
        </w:rPr>
      </w:pPr>
    </w:p>
    <w:p w14:paraId="22B0BCFC" w14:textId="77777777" w:rsidR="00636B44" w:rsidRDefault="00930945">
      <w:pPr>
        <w:pStyle w:val="Heading1"/>
        <w:numPr>
          <w:ilvl w:val="0"/>
          <w:numId w:val="1"/>
        </w:numPr>
        <w:ind w:right="202"/>
      </w:pPr>
      <w:bookmarkStart w:id="7" w:name="_Toc199998614"/>
      <w:r>
        <w:t>Sanctions Screening</w:t>
      </w:r>
      <w:bookmarkEnd w:id="7"/>
      <w:r>
        <w:t xml:space="preserve"> </w:t>
      </w:r>
    </w:p>
    <w:tbl>
      <w:tblPr>
        <w:tblStyle w:val="af8"/>
        <w:tblW w:w="1283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70"/>
        <w:gridCol w:w="9567"/>
      </w:tblGrid>
      <w:tr w:rsidR="00636B44" w14:paraId="4CC8346A" w14:textId="77777777" w:rsidTr="003B4636">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714EE423" w14:textId="77777777" w:rsidR="00636B44" w:rsidRDefault="00930945">
            <w:pPr>
              <w:jc w:val="right"/>
              <w:rPr>
                <w:sz w:val="22"/>
                <w:szCs w:val="22"/>
              </w:rPr>
            </w:pPr>
            <w:r>
              <w:rPr>
                <w:sz w:val="22"/>
                <w:szCs w:val="22"/>
              </w:rPr>
              <w:t>Is sanctions screening conducted through a manual process or automated?</w:t>
            </w:r>
          </w:p>
        </w:tc>
        <w:tc>
          <w:tcPr>
            <w:tcW w:w="9567" w:type="dxa"/>
            <w:tcBorders>
              <w:top w:val="single" w:sz="8" w:space="0" w:color="000000"/>
              <w:left w:val="single" w:sz="8" w:space="0" w:color="000000"/>
              <w:bottom w:val="single" w:sz="8" w:space="0" w:color="000000"/>
              <w:right w:val="single" w:sz="8" w:space="0" w:color="000000"/>
            </w:tcBorders>
            <w:shd w:val="clear" w:color="auto" w:fill="C7DDF1"/>
          </w:tcPr>
          <w:p w14:paraId="7A9315B0" w14:textId="77777777" w:rsidR="00636B44" w:rsidRDefault="00636B44">
            <w:pPr>
              <w:rPr>
                <w:sz w:val="22"/>
                <w:szCs w:val="22"/>
              </w:rPr>
            </w:pPr>
          </w:p>
          <w:p w14:paraId="77B3EE41" w14:textId="77777777" w:rsidR="00636B44" w:rsidRDefault="00636B44">
            <w:pPr>
              <w:rPr>
                <w:sz w:val="22"/>
                <w:szCs w:val="22"/>
              </w:rPr>
            </w:pPr>
          </w:p>
        </w:tc>
      </w:tr>
      <w:tr w:rsidR="00636B44" w14:paraId="0F92BE7C" w14:textId="77777777" w:rsidTr="003B4636">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378FA9A4" w14:textId="77777777" w:rsidR="00636B44" w:rsidRDefault="00930945">
            <w:pPr>
              <w:jc w:val="right"/>
              <w:rPr>
                <w:sz w:val="22"/>
                <w:szCs w:val="22"/>
              </w:rPr>
            </w:pPr>
            <w:r>
              <w:rPr>
                <w:sz w:val="22"/>
                <w:szCs w:val="22"/>
              </w:rPr>
              <w:t>If automated third-party tool, which software vendor(s) are utilized?</w:t>
            </w:r>
          </w:p>
        </w:tc>
        <w:tc>
          <w:tcPr>
            <w:tcW w:w="9567" w:type="dxa"/>
            <w:tcBorders>
              <w:top w:val="single" w:sz="8" w:space="0" w:color="000000"/>
              <w:left w:val="single" w:sz="8" w:space="0" w:color="000000"/>
              <w:bottom w:val="single" w:sz="8" w:space="0" w:color="000000"/>
              <w:right w:val="single" w:sz="8" w:space="0" w:color="000000"/>
            </w:tcBorders>
            <w:shd w:val="clear" w:color="auto" w:fill="C7DDF1"/>
          </w:tcPr>
          <w:p w14:paraId="1D6BB7F8" w14:textId="77777777" w:rsidR="00636B44" w:rsidRDefault="00636B44">
            <w:pPr>
              <w:rPr>
                <w:sz w:val="22"/>
                <w:szCs w:val="22"/>
              </w:rPr>
            </w:pPr>
          </w:p>
          <w:p w14:paraId="487D7232" w14:textId="77777777" w:rsidR="00636B44" w:rsidRDefault="00636B44">
            <w:pPr>
              <w:rPr>
                <w:sz w:val="22"/>
                <w:szCs w:val="22"/>
              </w:rPr>
            </w:pPr>
          </w:p>
        </w:tc>
      </w:tr>
      <w:tr w:rsidR="00636B44" w14:paraId="236C1417" w14:textId="77777777" w:rsidTr="003B4636">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0BA2581E" w14:textId="77777777" w:rsidR="00636B44" w:rsidRDefault="00930945">
            <w:pPr>
              <w:jc w:val="right"/>
              <w:rPr>
                <w:b/>
                <w:sz w:val="22"/>
                <w:szCs w:val="22"/>
              </w:rPr>
            </w:pPr>
            <w:r>
              <w:t>Describe and provide sanctions screening policy and process</w:t>
            </w:r>
          </w:p>
        </w:tc>
        <w:tc>
          <w:tcPr>
            <w:tcW w:w="9567" w:type="dxa"/>
            <w:tcBorders>
              <w:top w:val="single" w:sz="8" w:space="0" w:color="000000"/>
              <w:left w:val="single" w:sz="8" w:space="0" w:color="000000"/>
              <w:bottom w:val="single" w:sz="8" w:space="0" w:color="000000"/>
              <w:right w:val="single" w:sz="8" w:space="0" w:color="000000"/>
            </w:tcBorders>
            <w:shd w:val="clear" w:color="auto" w:fill="C7DDF1"/>
          </w:tcPr>
          <w:p w14:paraId="6E1B2BCC" w14:textId="77777777" w:rsidR="00636B44" w:rsidRDefault="00636B44">
            <w:pPr>
              <w:rPr>
                <w:sz w:val="22"/>
                <w:szCs w:val="22"/>
              </w:rPr>
            </w:pPr>
          </w:p>
        </w:tc>
      </w:tr>
      <w:tr w:rsidR="00636B44" w14:paraId="5AC4ECF9" w14:textId="77777777" w:rsidTr="003B4636">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044B8E40" w14:textId="77777777" w:rsidR="00636B44" w:rsidRDefault="00930945">
            <w:pPr>
              <w:jc w:val="right"/>
              <w:rPr>
                <w:b/>
                <w:sz w:val="22"/>
                <w:szCs w:val="22"/>
              </w:rPr>
            </w:pPr>
            <w:r>
              <w:rPr>
                <w:sz w:val="22"/>
                <w:szCs w:val="22"/>
              </w:rPr>
              <w:t>Which watchlists are names/entities screened against? (i.e., OFAC, UKHMT, UN, SEMA etc.)</w:t>
            </w:r>
          </w:p>
        </w:tc>
        <w:tc>
          <w:tcPr>
            <w:tcW w:w="9567" w:type="dxa"/>
            <w:tcBorders>
              <w:top w:val="single" w:sz="8" w:space="0" w:color="000000"/>
              <w:left w:val="single" w:sz="8" w:space="0" w:color="000000"/>
              <w:bottom w:val="single" w:sz="8" w:space="0" w:color="000000"/>
              <w:right w:val="single" w:sz="8" w:space="0" w:color="000000"/>
            </w:tcBorders>
            <w:shd w:val="clear" w:color="auto" w:fill="C7DDF1"/>
          </w:tcPr>
          <w:p w14:paraId="619CE332" w14:textId="77777777" w:rsidR="00636B44" w:rsidRDefault="00636B44">
            <w:pPr>
              <w:rPr>
                <w:sz w:val="22"/>
                <w:szCs w:val="22"/>
              </w:rPr>
            </w:pPr>
          </w:p>
        </w:tc>
      </w:tr>
      <w:tr w:rsidR="00636B44" w14:paraId="2ECE5FBA" w14:textId="77777777" w:rsidTr="003B4636">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4FC3F74E" w14:textId="77777777" w:rsidR="00636B44" w:rsidRDefault="00930945">
            <w:pPr>
              <w:jc w:val="right"/>
              <w:rPr>
                <w:b/>
                <w:sz w:val="22"/>
                <w:szCs w:val="22"/>
              </w:rPr>
            </w:pPr>
            <w:r>
              <w:rPr>
                <w:sz w:val="22"/>
                <w:szCs w:val="22"/>
              </w:rPr>
              <w:t>Provide description of employee AML training program, frequency of training and confirmation of date of last training. </w:t>
            </w:r>
          </w:p>
        </w:tc>
        <w:tc>
          <w:tcPr>
            <w:tcW w:w="9567" w:type="dxa"/>
            <w:tcBorders>
              <w:top w:val="single" w:sz="8" w:space="0" w:color="000000"/>
              <w:left w:val="single" w:sz="8" w:space="0" w:color="000000"/>
              <w:bottom w:val="single" w:sz="8" w:space="0" w:color="000000"/>
              <w:right w:val="single" w:sz="8" w:space="0" w:color="000000"/>
            </w:tcBorders>
            <w:shd w:val="clear" w:color="auto" w:fill="C7DDF1"/>
          </w:tcPr>
          <w:p w14:paraId="2BF345ED" w14:textId="77777777" w:rsidR="00636B44" w:rsidRDefault="00636B44">
            <w:pPr>
              <w:rPr>
                <w:sz w:val="22"/>
                <w:szCs w:val="22"/>
              </w:rPr>
            </w:pPr>
          </w:p>
        </w:tc>
      </w:tr>
    </w:tbl>
    <w:p w14:paraId="3E3B391D" w14:textId="77777777" w:rsidR="00636B44" w:rsidRDefault="00930945">
      <w:pPr>
        <w:pStyle w:val="Heading1"/>
        <w:numPr>
          <w:ilvl w:val="0"/>
          <w:numId w:val="1"/>
        </w:numPr>
        <w:ind w:right="202"/>
      </w:pPr>
      <w:bookmarkStart w:id="8" w:name="_Toc199998615"/>
      <w:r>
        <w:t>Info Sec/Cyber security/Privacy/consumer complaints</w:t>
      </w:r>
      <w:r>
        <w:rPr>
          <w:noProof/>
          <w:lang w:val="en-US" w:eastAsia="zh-CN"/>
        </w:rPr>
        <mc:AlternateContent>
          <mc:Choice Requires="wps">
            <w:drawing>
              <wp:anchor distT="0" distB="0" distL="114300" distR="114300" simplePos="0" relativeHeight="251659264" behindDoc="0" locked="0" layoutInCell="1" hidden="0" allowOverlap="1" wp14:anchorId="1CBB25EB" wp14:editId="52AA5BD9">
                <wp:simplePos x="0" y="0"/>
                <wp:positionH relativeFrom="column">
                  <wp:posOffset>25401</wp:posOffset>
                </wp:positionH>
                <wp:positionV relativeFrom="paragraph">
                  <wp:posOffset>330200</wp:posOffset>
                </wp:positionV>
                <wp:extent cx="8143875" cy="1317625"/>
                <wp:effectExtent l="0" t="0" r="0" b="0"/>
                <wp:wrapNone/>
                <wp:docPr id="144" name="Rectangle 144"/>
                <wp:cNvGraphicFramePr/>
                <a:graphic xmlns:a="http://schemas.openxmlformats.org/drawingml/2006/main">
                  <a:graphicData uri="http://schemas.microsoft.com/office/word/2010/wordprocessingShape">
                    <wps:wsp>
                      <wps:cNvSpPr/>
                      <wps:spPr>
                        <a:xfrm flipH="1">
                          <a:off x="1278825" y="3125950"/>
                          <a:ext cx="8134350" cy="1308100"/>
                        </a:xfrm>
                        <a:prstGeom prst="rect">
                          <a:avLst/>
                        </a:prstGeom>
                        <a:solidFill>
                          <a:schemeClr val="lt1"/>
                        </a:solidFill>
                        <a:ln w="9525" cap="flat" cmpd="sng">
                          <a:solidFill>
                            <a:srgbClr val="000000"/>
                          </a:solidFill>
                          <a:prstDash val="solid"/>
                          <a:round/>
                          <a:headEnd type="none" w="sm" len="sm"/>
                          <a:tailEnd type="none" w="sm" len="sm"/>
                        </a:ln>
                      </wps:spPr>
                      <wps:txbx>
                        <w:txbxContent>
                          <w:p w14:paraId="1A766C2B" w14:textId="77777777" w:rsidR="00930945" w:rsidRDefault="00930945">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930945" w:rsidRDefault="00930945">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930945" w:rsidRDefault="00930945">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wps:txbx>
                      <wps:bodyPr spcFirstLastPara="1" wrap="square" lIns="91425" tIns="45700" rIns="91425" bIns="45700" anchor="t" anchorCtr="0">
                        <a:noAutofit/>
                      </wps:bodyPr>
                    </wps:wsp>
                  </a:graphicData>
                </a:graphic>
              </wp:anchor>
            </w:drawing>
          </mc:Choice>
          <mc:Fallback>
            <w:pict>
              <v:rect w14:anchorId="1CBB25EB" id="Rectangle 144" o:spid="_x0000_s1027" style="position:absolute;left:0;text-align:left;margin-left:2pt;margin-top:26pt;width:641.25pt;height:103.75pt;flip:x;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" fillcolor="white [3201]">
                <v:stroke startarrowwidth="narrow" startarrowlength="short" endarrowwidth="narrow" endarrowlength="short" joinstyle="round"/>
                <v:textbox inset="2.53958mm,1.2694mm,2.53958mm,1.2694mm">
                  <w:txbxContent>
                    <w:p w14:paraId="1A766C2B" w14:textId="77777777" w:rsidR="00930945" w:rsidRDefault="00930945">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930945" w:rsidRDefault="00930945">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930945" w:rsidRDefault="00930945">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v:textbox>
              </v:rect>
            </w:pict>
          </mc:Fallback>
        </mc:AlternateContent>
      </w:r>
      <w:bookmarkEnd w:id="8"/>
    </w:p>
    <w:p w14:paraId="010ADF83" w14:textId="77777777" w:rsidR="00636B44" w:rsidRDefault="00636B44"/>
    <w:p w14:paraId="192D4D21" w14:textId="77777777" w:rsidR="00636B44" w:rsidRDefault="00636B44"/>
    <w:p w14:paraId="79F4A8BA" w14:textId="77777777" w:rsidR="00636B44" w:rsidRDefault="00636B44"/>
    <w:p w14:paraId="39F9E6B0" w14:textId="77777777" w:rsidR="00636B44" w:rsidRDefault="00636B44"/>
    <w:tbl>
      <w:tblPr>
        <w:tblStyle w:val="af9"/>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2694"/>
        <w:gridCol w:w="10064"/>
      </w:tblGrid>
      <w:tr w:rsidR="00636B44" w14:paraId="3AEA865D" w14:textId="77777777" w:rsidTr="003B4636">
        <w:trPr>
          <w:trHeight w:val="320"/>
        </w:trPr>
        <w:tc>
          <w:tcPr>
            <w:tcW w:w="2694" w:type="dxa"/>
            <w:tcBorders>
              <w:top w:val="single" w:sz="8" w:space="0" w:color="000000"/>
              <w:left w:val="single" w:sz="8" w:space="0" w:color="000000"/>
              <w:bottom w:val="single" w:sz="8" w:space="0" w:color="000000"/>
              <w:right w:val="single" w:sz="8" w:space="0" w:color="000000"/>
            </w:tcBorders>
            <w:shd w:val="clear" w:color="auto" w:fill="auto"/>
          </w:tcPr>
          <w:p w14:paraId="4313BA97" w14:textId="77777777" w:rsidR="00636B44" w:rsidRDefault="00930945">
            <w:pPr>
              <w:rPr>
                <w:sz w:val="22"/>
                <w:szCs w:val="22"/>
              </w:rPr>
            </w:pPr>
            <w:r>
              <w:rPr>
                <w:sz w:val="22"/>
                <w:szCs w:val="22"/>
              </w:rPr>
              <w:t>Describe your process for handling complaints</w:t>
            </w:r>
          </w:p>
        </w:tc>
        <w:tc>
          <w:tcPr>
            <w:tcW w:w="10064" w:type="dxa"/>
            <w:tcBorders>
              <w:top w:val="single" w:sz="8" w:space="0" w:color="000000"/>
              <w:left w:val="single" w:sz="8" w:space="0" w:color="000000"/>
              <w:bottom w:val="single" w:sz="8" w:space="0" w:color="000000"/>
              <w:right w:val="single" w:sz="8" w:space="0" w:color="000000"/>
            </w:tcBorders>
            <w:shd w:val="clear" w:color="auto" w:fill="C7DDF1"/>
          </w:tcPr>
          <w:p w14:paraId="66EA05B9" w14:textId="77777777" w:rsidR="00636B44" w:rsidRDefault="00636B44">
            <w:pPr>
              <w:rPr>
                <w:sz w:val="22"/>
                <w:szCs w:val="22"/>
              </w:rPr>
            </w:pPr>
          </w:p>
        </w:tc>
      </w:tr>
    </w:tbl>
    <w:p w14:paraId="523176CD" w14:textId="77777777" w:rsidR="00636B44" w:rsidRDefault="00636B44">
      <w:pPr>
        <w:spacing w:before="0" w:after="0" w:line="240" w:lineRule="auto"/>
        <w:rPr>
          <w:sz w:val="22"/>
          <w:szCs w:val="22"/>
        </w:rPr>
      </w:pPr>
    </w:p>
    <w:p w14:paraId="4EA76838" w14:textId="77777777" w:rsidR="00636B44" w:rsidRDefault="00636B44">
      <w:pPr>
        <w:spacing w:before="0" w:after="0" w:line="240" w:lineRule="auto"/>
        <w:rPr>
          <w:b/>
          <w:sz w:val="22"/>
          <w:szCs w:val="22"/>
        </w:rPr>
      </w:pPr>
    </w:p>
    <w:p w14:paraId="07560CB5" w14:textId="77777777" w:rsidR="00636B44" w:rsidRDefault="00930945">
      <w:pPr>
        <w:pStyle w:val="Heading1"/>
        <w:numPr>
          <w:ilvl w:val="0"/>
          <w:numId w:val="6"/>
        </w:numPr>
        <w:ind w:right="202"/>
      </w:pPr>
      <w:bookmarkStart w:id="9" w:name="_Toc199998616"/>
      <w:r>
        <w:t>Transactional activities</w:t>
      </w:r>
      <w:bookmarkEnd w:id="9"/>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4FB3253C" w:rsidR="00636B44" w:rsidRDefault="00930945">
            <w:pPr>
              <w:rPr>
                <w:sz w:val="22"/>
                <w:szCs w:val="22"/>
              </w:rPr>
            </w:pPr>
            <w:r>
              <w:rPr>
                <w:sz w:val="22"/>
                <w:szCs w:val="22"/>
              </w:rPr>
              <w:t xml:space="preserve">Detailed description of the products and services requested of </w:t>
            </w:r>
            <w:proofErr w:type="spellStart"/>
            <w:r w:rsidR="00AE3CA5">
              <w:rPr>
                <w:sz w:val="22"/>
                <w:szCs w:val="22"/>
              </w:rPr>
              <w:t>SnowCap</w:t>
            </w:r>
            <w:proofErr w:type="spellEnd"/>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CEF1744" w14:textId="77777777" w:rsidR="00636B44" w:rsidRDefault="00636B44">
            <w:pPr>
              <w:rPr>
                <w:sz w:val="22"/>
                <w:szCs w:val="22"/>
              </w:rPr>
            </w:pPr>
          </w:p>
        </w:tc>
      </w:tr>
      <w:tr w:rsidR="00636B44" w14:paraId="46B82046"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930945">
            <w:pPr>
              <w:rPr>
                <w:sz w:val="22"/>
                <w:szCs w:val="22"/>
              </w:rPr>
            </w:pPr>
            <w:bookmarkStart w:id="10" w:name="_heading=h.4d34og8" w:colFirst="0" w:colLast="0"/>
            <w:bookmarkEnd w:id="10"/>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23CEF61" w14:textId="77777777" w:rsidR="00636B44" w:rsidRDefault="00930945">
            <w:pPr>
              <w:rPr>
                <w:sz w:val="22"/>
                <w:szCs w:val="22"/>
              </w:rPr>
            </w:pPr>
            <w:r>
              <w:rPr>
                <w:sz w:val="22"/>
                <w:szCs w:val="22"/>
              </w:rPr>
              <w:t> </w:t>
            </w:r>
          </w:p>
        </w:tc>
      </w:tr>
      <w:tr w:rsidR="00636B44" w14:paraId="64C2BEFC"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930945">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3F456865" w14:textId="77777777" w:rsidR="00636B44" w:rsidRDefault="00930945">
            <w:pPr>
              <w:rPr>
                <w:sz w:val="22"/>
                <w:szCs w:val="22"/>
              </w:rPr>
            </w:pPr>
            <w:r>
              <w:rPr>
                <w:sz w:val="22"/>
                <w:szCs w:val="22"/>
              </w:rPr>
              <w:t> </w:t>
            </w:r>
          </w:p>
        </w:tc>
      </w:tr>
      <w:tr w:rsidR="00636B44" w14:paraId="5F8E2340"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930945">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26F6A7BF" w14:textId="77777777" w:rsidR="00636B44" w:rsidRDefault="00636B44">
            <w:pPr>
              <w:rPr>
                <w:sz w:val="22"/>
                <w:szCs w:val="22"/>
              </w:rPr>
            </w:pPr>
          </w:p>
        </w:tc>
      </w:tr>
      <w:tr w:rsidR="00636B44" w14:paraId="12084841" w14:textId="77777777" w:rsidTr="003B4636">
        <w:trPr>
          <w:trHeight w:val="320"/>
        </w:trPr>
        <w:tc>
          <w:tcPr>
            <w:tcW w:w="2699" w:type="dxa"/>
            <w:shd w:val="clear" w:color="auto" w:fill="auto"/>
          </w:tcPr>
          <w:p w14:paraId="6AEB386C" w14:textId="77777777" w:rsidR="00636B44" w:rsidRDefault="00930945">
            <w:pPr>
              <w:rPr>
                <w:sz w:val="22"/>
                <w:szCs w:val="22"/>
              </w:rPr>
            </w:pPr>
            <w:r>
              <w:rPr>
                <w:sz w:val="22"/>
                <w:szCs w:val="22"/>
              </w:rPr>
              <w:t>List the countries you will be sending funds and/or receiving funds to/from</w:t>
            </w:r>
          </w:p>
        </w:tc>
        <w:tc>
          <w:tcPr>
            <w:tcW w:w="10059" w:type="dxa"/>
            <w:shd w:val="clear" w:color="auto" w:fill="C7DDF1"/>
          </w:tcPr>
          <w:p w14:paraId="5CE06FD5" w14:textId="77777777" w:rsidR="00636B44" w:rsidRDefault="00930945">
            <w:pPr>
              <w:rPr>
                <w:sz w:val="22"/>
                <w:szCs w:val="22"/>
              </w:rPr>
            </w:pPr>
            <w:r>
              <w:rPr>
                <w:sz w:val="22"/>
                <w:szCs w:val="22"/>
              </w:rPr>
              <w:t> </w:t>
            </w:r>
          </w:p>
          <w:p w14:paraId="292F2E19" w14:textId="77777777" w:rsidR="00636B44" w:rsidRDefault="00636B44">
            <w:pPr>
              <w:rPr>
                <w:sz w:val="22"/>
                <w:szCs w:val="22"/>
              </w:rPr>
            </w:pPr>
          </w:p>
        </w:tc>
      </w:tr>
      <w:tr w:rsidR="00636B44" w14:paraId="24FB442A" w14:textId="77777777" w:rsidTr="003B4636">
        <w:trPr>
          <w:trHeight w:val="320"/>
        </w:trPr>
        <w:tc>
          <w:tcPr>
            <w:tcW w:w="2699" w:type="dxa"/>
            <w:shd w:val="clear" w:color="auto" w:fill="auto"/>
          </w:tcPr>
          <w:p w14:paraId="62C8B0EA" w14:textId="77777777" w:rsidR="00636B44" w:rsidRDefault="00930945">
            <w:pPr>
              <w:rPr>
                <w:sz w:val="22"/>
                <w:szCs w:val="22"/>
              </w:rPr>
            </w:pPr>
            <w:r>
              <w:rPr>
                <w:sz w:val="22"/>
                <w:szCs w:val="22"/>
              </w:rPr>
              <w:t>List the currencies you will be buying and/or selling</w:t>
            </w:r>
          </w:p>
        </w:tc>
        <w:tc>
          <w:tcPr>
            <w:tcW w:w="10059" w:type="dxa"/>
            <w:shd w:val="clear" w:color="auto" w:fill="C7DDF1"/>
          </w:tcPr>
          <w:p w14:paraId="4837EFE7" w14:textId="77777777" w:rsidR="00636B44" w:rsidRDefault="00930945">
            <w:pPr>
              <w:rPr>
                <w:sz w:val="22"/>
                <w:szCs w:val="22"/>
              </w:rPr>
            </w:pPr>
            <w:r>
              <w:rPr>
                <w:sz w:val="22"/>
                <w:szCs w:val="22"/>
              </w:rPr>
              <w:t> </w:t>
            </w:r>
          </w:p>
        </w:tc>
      </w:tr>
      <w:tr w:rsidR="00636B44" w14:paraId="7527AF8B" w14:textId="77777777" w:rsidTr="003B4636">
        <w:trPr>
          <w:trHeight w:val="320"/>
        </w:trPr>
        <w:tc>
          <w:tcPr>
            <w:tcW w:w="2699" w:type="dxa"/>
            <w:shd w:val="clear" w:color="auto" w:fill="auto"/>
          </w:tcPr>
          <w:p w14:paraId="5672D187" w14:textId="77777777" w:rsidR="00636B44" w:rsidRDefault="00930945">
            <w:pPr>
              <w:rPr>
                <w:sz w:val="22"/>
                <w:szCs w:val="22"/>
              </w:rPr>
            </w:pPr>
            <w:r>
              <w:rPr>
                <w:sz w:val="22"/>
                <w:szCs w:val="22"/>
              </w:rPr>
              <w:t>Is cash pick-up a required feature of the business?</w:t>
            </w:r>
          </w:p>
        </w:tc>
        <w:tc>
          <w:tcPr>
            <w:tcW w:w="10059" w:type="dxa"/>
            <w:shd w:val="clear" w:color="auto" w:fill="C7DDF1"/>
          </w:tcPr>
          <w:p w14:paraId="0DDD12D2" w14:textId="77777777" w:rsidR="00636B44" w:rsidRDefault="00636B44">
            <w:pPr>
              <w:rPr>
                <w:sz w:val="22"/>
                <w:szCs w:val="22"/>
              </w:rPr>
            </w:pPr>
          </w:p>
        </w:tc>
      </w:tr>
      <w:tr w:rsidR="00636B44" w14:paraId="14C5C779" w14:textId="77777777" w:rsidTr="003B4636">
        <w:trPr>
          <w:trHeight w:val="320"/>
        </w:trPr>
        <w:tc>
          <w:tcPr>
            <w:tcW w:w="2699" w:type="dxa"/>
            <w:shd w:val="clear" w:color="auto" w:fill="auto"/>
          </w:tcPr>
          <w:p w14:paraId="0E865C9D" w14:textId="77777777" w:rsidR="00636B44" w:rsidRDefault="00930945">
            <w:pPr>
              <w:rPr>
                <w:sz w:val="22"/>
                <w:szCs w:val="22"/>
              </w:rPr>
            </w:pPr>
            <w:r>
              <w:rPr>
                <w:sz w:val="22"/>
                <w:szCs w:val="22"/>
              </w:rPr>
              <w:t xml:space="preserve">Detailed description Transaction Types </w:t>
            </w:r>
            <w:r>
              <w:rPr>
                <w:sz w:val="22"/>
                <w:szCs w:val="22"/>
              </w:rPr>
              <w:br/>
            </w:r>
            <w:r>
              <w:rPr>
                <w:sz w:val="22"/>
                <w:szCs w:val="22"/>
              </w:rPr>
              <w:lastRenderedPageBreak/>
              <w:t xml:space="preserve">(Supplier Payment, Bill Pay, Expense Reimbursement, Payroll etc.) </w:t>
            </w:r>
            <w:r>
              <w:rPr>
                <w:i/>
                <w:sz w:val="22"/>
                <w:szCs w:val="22"/>
              </w:rPr>
              <w:t xml:space="preserve">If the customers </w:t>
            </w:r>
            <w:proofErr w:type="gramStart"/>
            <w:r>
              <w:rPr>
                <w:i/>
                <w:sz w:val="22"/>
                <w:szCs w:val="22"/>
              </w:rPr>
              <w:t>states</w:t>
            </w:r>
            <w:proofErr w:type="gramEnd"/>
            <w:r>
              <w:rPr>
                <w:i/>
                <w:sz w:val="22"/>
                <w:szCs w:val="22"/>
              </w:rPr>
              <w:t xml:space="preserve"> payroll, please provide confirmation that taxes are deducted at source.</w:t>
            </w:r>
          </w:p>
        </w:tc>
        <w:tc>
          <w:tcPr>
            <w:tcW w:w="10059" w:type="dxa"/>
            <w:shd w:val="clear" w:color="auto" w:fill="C7DDF1"/>
          </w:tcPr>
          <w:p w14:paraId="539BA2EA" w14:textId="77777777" w:rsidR="00636B44" w:rsidRDefault="00636B44">
            <w:pPr>
              <w:rPr>
                <w:sz w:val="22"/>
                <w:szCs w:val="22"/>
              </w:rPr>
            </w:pPr>
          </w:p>
        </w:tc>
      </w:tr>
      <w:tr w:rsidR="00636B44" w14:paraId="1E1D92F1" w14:textId="77777777" w:rsidTr="003B4636">
        <w:trPr>
          <w:trHeight w:val="320"/>
        </w:trPr>
        <w:tc>
          <w:tcPr>
            <w:tcW w:w="2699" w:type="dxa"/>
            <w:shd w:val="clear" w:color="auto" w:fill="auto"/>
          </w:tcPr>
          <w:p w14:paraId="028225FB" w14:textId="77777777" w:rsidR="00636B44" w:rsidRDefault="00930945">
            <w:pPr>
              <w:rPr>
                <w:b/>
                <w:sz w:val="22"/>
                <w:szCs w:val="22"/>
              </w:rPr>
            </w:pPr>
            <w:r>
              <w:rPr>
                <w:sz w:val="22"/>
                <w:szCs w:val="22"/>
              </w:rPr>
              <w:t>Detailed description of the flow of funds (Diagram to be provided)</w:t>
            </w:r>
          </w:p>
        </w:tc>
        <w:tc>
          <w:tcPr>
            <w:tcW w:w="10059" w:type="dxa"/>
            <w:shd w:val="clear" w:color="auto" w:fill="C7DDF1"/>
          </w:tcPr>
          <w:p w14:paraId="55F7CA6D" w14:textId="77777777" w:rsidR="00636B44" w:rsidRDefault="00636B44">
            <w:pPr>
              <w:rPr>
                <w:sz w:val="22"/>
                <w:szCs w:val="22"/>
              </w:rPr>
            </w:pPr>
          </w:p>
        </w:tc>
      </w:tr>
      <w:tr w:rsidR="00636B44" w14:paraId="2617D347" w14:textId="77777777" w:rsidTr="003B4636">
        <w:trPr>
          <w:trHeight w:val="320"/>
        </w:trPr>
        <w:tc>
          <w:tcPr>
            <w:tcW w:w="2699" w:type="dxa"/>
            <w:shd w:val="clear" w:color="auto" w:fill="auto"/>
          </w:tcPr>
          <w:p w14:paraId="6F9ADBC6" w14:textId="77777777" w:rsidR="00636B44" w:rsidRDefault="00930945">
            <w:pPr>
              <w:rPr>
                <w:sz w:val="22"/>
                <w:szCs w:val="22"/>
              </w:rPr>
            </w:pPr>
            <w:r>
              <w:rPr>
                <w:sz w:val="22"/>
                <w:szCs w:val="22"/>
              </w:rPr>
              <w:t>Will there be transactions conducted on behalf of a third party? If so, please provide details</w:t>
            </w:r>
          </w:p>
        </w:tc>
        <w:tc>
          <w:tcPr>
            <w:tcW w:w="10059" w:type="dxa"/>
            <w:shd w:val="clear" w:color="auto" w:fill="C7DDF1"/>
          </w:tcPr>
          <w:p w14:paraId="22EE2BEC" w14:textId="77777777" w:rsidR="00636B44" w:rsidRDefault="00636B44">
            <w:pPr>
              <w:rPr>
                <w:sz w:val="22"/>
                <w:szCs w:val="22"/>
              </w:rPr>
            </w:pPr>
          </w:p>
        </w:tc>
      </w:tr>
    </w:tbl>
    <w:p w14:paraId="7B111CC3" w14:textId="77777777" w:rsidR="00636B44" w:rsidRDefault="00636B44">
      <w:pPr>
        <w:spacing w:before="0" w:after="0" w:line="240" w:lineRule="auto"/>
        <w:rPr>
          <w:sz w:val="22"/>
          <w:szCs w:val="22"/>
        </w:rPr>
      </w:pPr>
    </w:p>
    <w:p w14:paraId="5A895A1A" w14:textId="77777777" w:rsidR="00636B44" w:rsidRDefault="00930945">
      <w:pPr>
        <w:pStyle w:val="Heading1"/>
        <w:numPr>
          <w:ilvl w:val="0"/>
          <w:numId w:val="6"/>
        </w:numPr>
      </w:pPr>
      <w:bookmarkStart w:id="11" w:name="_Toc199998617"/>
      <w:r>
        <w:t>BENEFICIAL OWNERSHIP INFORMATION REQUIREMENTS</w:t>
      </w:r>
      <w:bookmarkEnd w:id="11"/>
    </w:p>
    <w:p w14:paraId="62527B9F" w14:textId="77777777" w:rsidR="00636B44" w:rsidRDefault="00930945">
      <w:pPr>
        <w:spacing w:before="0" w:after="0" w:line="240" w:lineRule="auto"/>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spacing w:before="0" w:after="0" w:line="240" w:lineRule="auto"/>
        <w:ind w:right="135"/>
        <w:rPr>
          <w:sz w:val="22"/>
          <w:szCs w:val="22"/>
        </w:rPr>
      </w:pPr>
    </w:p>
    <w:p w14:paraId="4A9E791A"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C98B602"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498B4337"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Citizenship</w:t>
      </w:r>
    </w:p>
    <w:p w14:paraId="7E9E82A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SSN # (if U.S Resident)</w:t>
      </w:r>
    </w:p>
    <w:p w14:paraId="2207FDB1"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79C36D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Percentage of shares owned</w:t>
      </w:r>
    </w:p>
    <w:p w14:paraId="2EF15B4F"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7C48A0D0"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Source of wealth</w:t>
      </w:r>
    </w:p>
    <w:p w14:paraId="094E57D5"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PEP and/or HIO confirmation </w:t>
      </w:r>
    </w:p>
    <w:p w14:paraId="1D8C3B0E" w14:textId="77777777" w:rsidR="00636B44" w:rsidRDefault="00930945">
      <w:pPr>
        <w:numPr>
          <w:ilvl w:val="0"/>
          <w:numId w:val="8"/>
        </w:numPr>
        <w:pBdr>
          <w:top w:val="nil"/>
          <w:left w:val="nil"/>
          <w:bottom w:val="nil"/>
          <w:right w:val="nil"/>
          <w:between w:val="nil"/>
        </w:pBdr>
        <w:spacing w:line="240" w:lineRule="auto"/>
        <w:rPr>
          <w:color w:val="000000"/>
          <w:sz w:val="22"/>
          <w:szCs w:val="22"/>
        </w:rPr>
      </w:pPr>
      <w:r>
        <w:rPr>
          <w:color w:val="000000"/>
          <w:sz w:val="22"/>
          <w:szCs w:val="22"/>
        </w:rPr>
        <w:t xml:space="preserve">ID and address verification documents </w:t>
      </w:r>
    </w:p>
    <w:p w14:paraId="27C2562A" w14:textId="77777777" w:rsidR="00636B44" w:rsidRDefault="00930945">
      <w:pPr>
        <w:spacing w:before="0" w:after="0" w:line="240" w:lineRule="auto"/>
        <w:ind w:right="135"/>
        <w:rPr>
          <w:sz w:val="22"/>
          <w:szCs w:val="22"/>
        </w:rPr>
      </w:pPr>
      <w:r>
        <w:rPr>
          <w:sz w:val="22"/>
          <w:szCs w:val="22"/>
        </w:rPr>
        <w:t>If the customer is owned by other entities, provide the chart outlining the ownership structure. Provide the following details on each entity:</w:t>
      </w:r>
    </w:p>
    <w:p w14:paraId="65704712" w14:textId="77777777" w:rsidR="00636B44" w:rsidRDefault="00636B44">
      <w:pPr>
        <w:spacing w:before="0" w:after="0" w:line="240" w:lineRule="auto"/>
        <w:ind w:right="135"/>
        <w:rPr>
          <w:sz w:val="22"/>
          <w:szCs w:val="22"/>
        </w:rPr>
      </w:pPr>
    </w:p>
    <w:p w14:paraId="1F637820"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Full legal name </w:t>
      </w:r>
    </w:p>
    <w:p w14:paraId="46041D65"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Business number</w:t>
      </w:r>
    </w:p>
    <w:p w14:paraId="26E88741"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4199A11B"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Nature of business </w:t>
      </w:r>
    </w:p>
    <w:p w14:paraId="3DC65024"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Percentage of shares owned </w:t>
      </w:r>
    </w:p>
    <w:p w14:paraId="7BFD4BEB" w14:textId="77777777" w:rsidR="00636B44" w:rsidRDefault="00636B44">
      <w:pPr>
        <w:spacing w:before="0" w:after="0" w:line="240" w:lineRule="auto"/>
        <w:ind w:right="135"/>
        <w:rPr>
          <w:sz w:val="22"/>
          <w:szCs w:val="22"/>
        </w:rPr>
      </w:pPr>
    </w:p>
    <w:p w14:paraId="3F566437" w14:textId="77777777" w:rsidR="00636B44" w:rsidRDefault="00930945">
      <w:pPr>
        <w:pStyle w:val="Heading1"/>
        <w:numPr>
          <w:ilvl w:val="0"/>
          <w:numId w:val="6"/>
        </w:numPr>
      </w:pPr>
      <w:bookmarkStart w:id="12" w:name="_Toc199998618"/>
      <w:r>
        <w:t>DIRECTORS AND KEY MANAGEMENT INFORMATION</w:t>
      </w:r>
      <w:bookmarkEnd w:id="12"/>
    </w:p>
    <w:p w14:paraId="704F76E8" w14:textId="77777777" w:rsidR="00636B44" w:rsidRDefault="00930945">
      <w:pPr>
        <w:spacing w:before="0" w:after="0" w:line="240" w:lineRule="auto"/>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spacing w:before="0" w:after="0" w:line="240" w:lineRule="auto"/>
        <w:ind w:right="135"/>
        <w:rPr>
          <w:sz w:val="22"/>
          <w:szCs w:val="22"/>
        </w:rPr>
      </w:pPr>
    </w:p>
    <w:p w14:paraId="732D76B9"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2308474"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0A5629B0"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68A0CB8"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1916C923" w14:textId="77777777" w:rsidR="00636B44" w:rsidRDefault="00636B44">
      <w:pPr>
        <w:spacing w:before="0" w:after="0" w:line="240" w:lineRule="auto"/>
        <w:ind w:right="135"/>
        <w:rPr>
          <w:sz w:val="22"/>
          <w:szCs w:val="22"/>
        </w:rPr>
      </w:pPr>
    </w:p>
    <w:p w14:paraId="1A2EF279" w14:textId="77777777" w:rsidR="00636B44" w:rsidRDefault="00930945">
      <w:pPr>
        <w:pStyle w:val="Heading1"/>
        <w:numPr>
          <w:ilvl w:val="0"/>
          <w:numId w:val="6"/>
        </w:numPr>
      </w:pPr>
      <w:bookmarkStart w:id="13" w:name="_Toc199998619"/>
      <w:r>
        <w:t>THIRD PARTY DETAILS</w:t>
      </w:r>
      <w:bookmarkEnd w:id="13"/>
      <w:r>
        <w:t xml:space="preserve"> </w:t>
      </w:r>
    </w:p>
    <w:p w14:paraId="1618CC9F" w14:textId="77777777" w:rsidR="00636B44" w:rsidRDefault="00930945">
      <w:pPr>
        <w:spacing w:before="0" w:after="0" w:line="240" w:lineRule="auto"/>
        <w:ind w:right="135"/>
        <w:rPr>
          <w:sz w:val="22"/>
          <w:szCs w:val="22"/>
        </w:rPr>
      </w:pPr>
      <w:r>
        <w:rPr>
          <w:sz w:val="22"/>
          <w:szCs w:val="22"/>
        </w:rPr>
        <w:t>The following information can be collected after the customer has been onboarded and/or at the time of transaction initiation.</w:t>
      </w:r>
    </w:p>
    <w:p w14:paraId="506EC03C" w14:textId="77777777" w:rsidR="00636B44" w:rsidRDefault="00636B44">
      <w:pPr>
        <w:spacing w:before="0" w:after="0" w:line="240" w:lineRule="auto"/>
        <w:ind w:right="135"/>
        <w:rPr>
          <w:sz w:val="22"/>
          <w:szCs w:val="22"/>
        </w:rPr>
      </w:pPr>
    </w:p>
    <w:p w14:paraId="43D19AC8" w14:textId="77777777" w:rsidR="00636B44" w:rsidRDefault="00930945">
      <w:pPr>
        <w:spacing w:before="0" w:after="0" w:line="240" w:lineRule="auto"/>
        <w:ind w:right="135"/>
        <w:rPr>
          <w:sz w:val="22"/>
          <w:szCs w:val="22"/>
        </w:rPr>
      </w:pPr>
      <w:r>
        <w:rPr>
          <w:sz w:val="22"/>
          <w:szCs w:val="22"/>
        </w:rPr>
        <w:t>If a third party is an Individual:</w:t>
      </w:r>
    </w:p>
    <w:p w14:paraId="5B2BD474" w14:textId="77777777" w:rsidR="00636B44" w:rsidRDefault="00636B44">
      <w:pPr>
        <w:spacing w:before="0" w:after="0" w:line="240" w:lineRule="auto"/>
        <w:ind w:right="135"/>
        <w:rPr>
          <w:sz w:val="22"/>
          <w:szCs w:val="22"/>
        </w:rPr>
      </w:pPr>
    </w:p>
    <w:p w14:paraId="3B825243"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119AB24E"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76B70544" w14:textId="77777777" w:rsidR="00636B44" w:rsidRDefault="00636B44">
      <w:pPr>
        <w:spacing w:before="0" w:after="0" w:line="240" w:lineRule="auto"/>
        <w:ind w:right="135"/>
        <w:rPr>
          <w:sz w:val="22"/>
          <w:szCs w:val="22"/>
        </w:rPr>
      </w:pPr>
    </w:p>
    <w:p w14:paraId="665204FA" w14:textId="77777777" w:rsidR="00636B44" w:rsidRDefault="00930945">
      <w:pPr>
        <w:spacing w:before="0" w:after="0" w:line="240" w:lineRule="auto"/>
        <w:ind w:right="135"/>
        <w:rPr>
          <w:sz w:val="22"/>
          <w:szCs w:val="22"/>
        </w:rPr>
      </w:pPr>
      <w:r>
        <w:rPr>
          <w:sz w:val="22"/>
          <w:szCs w:val="22"/>
        </w:rPr>
        <w:t>If a third party is a corporation and/or other legal entity:</w:t>
      </w:r>
    </w:p>
    <w:p w14:paraId="7395CDA6" w14:textId="77777777" w:rsidR="00636B44" w:rsidRDefault="00636B44">
      <w:pPr>
        <w:spacing w:before="0" w:after="0" w:line="240" w:lineRule="auto"/>
        <w:ind w:right="135"/>
        <w:rPr>
          <w:sz w:val="22"/>
          <w:szCs w:val="22"/>
        </w:rPr>
      </w:pPr>
    </w:p>
    <w:p w14:paraId="54FF498C"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Legal name and Trade name (as applicable)</w:t>
      </w:r>
    </w:p>
    <w:p w14:paraId="60B55D98"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28D472F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Type of entity (e.g. corporation)</w:t>
      </w:r>
    </w:p>
    <w:p w14:paraId="794BA3B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Incorporation/registration number</w:t>
      </w:r>
    </w:p>
    <w:p w14:paraId="65D51EA3"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Place of issuance </w:t>
      </w:r>
    </w:p>
    <w:p w14:paraId="3C054E06"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328F0ADB"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lastRenderedPageBreak/>
        <w:t>Principal business of third party</w:t>
      </w:r>
    </w:p>
    <w:p w14:paraId="34A042C2" w14:textId="77777777" w:rsidR="00636B44" w:rsidRDefault="00636B44">
      <w:pPr>
        <w:spacing w:before="0" w:after="0" w:line="240" w:lineRule="auto"/>
        <w:rPr>
          <w:sz w:val="22"/>
          <w:szCs w:val="22"/>
        </w:rPr>
      </w:pPr>
    </w:p>
    <w:p w14:paraId="032DE618" w14:textId="77777777" w:rsidR="00636B44" w:rsidRDefault="00930945">
      <w:pPr>
        <w:pStyle w:val="Heading1"/>
        <w:spacing w:before="57"/>
      </w:pPr>
      <w:bookmarkStart w:id="14" w:name="_Toc199998620"/>
      <w:r>
        <w:t>12. Politically Exposed Person (PEP) Self-Certification Form</w:t>
      </w:r>
      <w:bookmarkEnd w:id="14"/>
    </w:p>
    <w:p w14:paraId="12E0E37D" w14:textId="77777777" w:rsidR="00636B44" w:rsidRDefault="00636B44">
      <w:pPr>
        <w:widowControl w:val="0"/>
        <w:pBdr>
          <w:top w:val="nil"/>
          <w:left w:val="nil"/>
          <w:bottom w:val="nil"/>
          <w:right w:val="nil"/>
          <w:between w:val="nil"/>
        </w:pBdr>
        <w:spacing w:before="9" w:after="0" w:line="240" w:lineRule="auto"/>
        <w:rPr>
          <w:b/>
          <w:color w:val="000000"/>
        </w:rPr>
      </w:pPr>
    </w:p>
    <w:p w14:paraId="5883F1CD" w14:textId="19467F49"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In accordance with Anti-Money Laundering (AML) legislation, </w:t>
      </w:r>
      <w:proofErr w:type="spellStart"/>
      <w:r w:rsidR="00AE3CA5">
        <w:rPr>
          <w:color w:val="000000"/>
          <w:sz w:val="22"/>
          <w:szCs w:val="22"/>
        </w:rPr>
        <w:t>SnowCap</w:t>
      </w:r>
      <w:proofErr w:type="spellEnd"/>
      <w:r w:rsidR="00AE3CA5">
        <w:rPr>
          <w:color w:val="000000"/>
          <w:sz w:val="22"/>
          <w:szCs w:val="22"/>
        </w:rPr>
        <w:t xml:space="preserve"> Financial Incorporated</w:t>
      </w:r>
      <w:r>
        <w:rPr>
          <w:color w:val="000000"/>
          <w:sz w:val="22"/>
          <w:szCs w:val="22"/>
        </w:rPr>
        <w:t xml:space="preserve">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2AA7E005" w14:textId="77777777" w:rsidR="00636B44" w:rsidRDefault="00636B44">
      <w:pPr>
        <w:widowControl w:val="0"/>
        <w:pBdr>
          <w:top w:val="nil"/>
          <w:left w:val="nil"/>
          <w:bottom w:val="nil"/>
          <w:right w:val="nil"/>
          <w:between w:val="nil"/>
        </w:pBdr>
        <w:spacing w:before="1" w:after="0" w:line="240" w:lineRule="auto"/>
        <w:rPr>
          <w:color w:val="000000"/>
          <w:sz w:val="6"/>
          <w:szCs w:val="6"/>
        </w:rPr>
      </w:pPr>
    </w:p>
    <w:p w14:paraId="0549DDB6"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79FA508F" w14:textId="77777777" w:rsidR="00636B44" w:rsidRDefault="00930945">
      <w:pPr>
        <w:widowControl w:val="0"/>
        <w:pBdr>
          <w:top w:val="nil"/>
          <w:left w:val="nil"/>
          <w:bottom w:val="nil"/>
          <w:right w:val="nil"/>
          <w:between w:val="nil"/>
        </w:pBdr>
        <w:spacing w:before="57" w:after="0"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930945">
      <w:pPr>
        <w:widowControl w:val="0"/>
        <w:numPr>
          <w:ilvl w:val="0"/>
          <w:numId w:val="5"/>
        </w:numPr>
        <w:pBdr>
          <w:top w:val="nil"/>
          <w:left w:val="nil"/>
          <w:bottom w:val="nil"/>
          <w:right w:val="nil"/>
          <w:between w:val="nil"/>
        </w:pBdr>
        <w:tabs>
          <w:tab w:val="left" w:pos="1121"/>
        </w:tabs>
        <w:spacing w:before="159" w:after="0" w:line="240" w:lineRule="auto"/>
      </w:pPr>
      <w:r>
        <w:rPr>
          <w:color w:val="000000"/>
          <w:sz w:val="22"/>
          <w:szCs w:val="22"/>
        </w:rPr>
        <w:t xml:space="preserve">heads of state, heads of government, ministers and deputy or assistant </w:t>
      </w:r>
      <w:proofErr w:type="gramStart"/>
      <w:r>
        <w:rPr>
          <w:color w:val="000000"/>
          <w:sz w:val="22"/>
          <w:szCs w:val="22"/>
        </w:rPr>
        <w:t>ministers;</w:t>
      </w:r>
      <w:proofErr w:type="gramEnd"/>
    </w:p>
    <w:p w14:paraId="55D1EC4B"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parliament or of similar legislative </w:t>
      </w:r>
      <w:proofErr w:type="gramStart"/>
      <w:r>
        <w:rPr>
          <w:color w:val="000000"/>
          <w:sz w:val="22"/>
          <w:szCs w:val="22"/>
        </w:rPr>
        <w:t>bodies;</w:t>
      </w:r>
      <w:proofErr w:type="gramEnd"/>
    </w:p>
    <w:p w14:paraId="7162D94D"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the governing bodies of political </w:t>
      </w:r>
      <w:proofErr w:type="gramStart"/>
      <w:r>
        <w:rPr>
          <w:color w:val="000000"/>
          <w:sz w:val="22"/>
          <w:szCs w:val="22"/>
        </w:rPr>
        <w:t>parties;</w:t>
      </w:r>
      <w:proofErr w:type="gramEnd"/>
    </w:p>
    <w:p w14:paraId="783759ED"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987"/>
      </w:pPr>
      <w:r>
        <w:rPr>
          <w:color w:val="000000"/>
          <w:sz w:val="22"/>
          <w:szCs w:val="22"/>
        </w:rPr>
        <w:t xml:space="preserve">members of supreme courts, of constitutional courts or of any judicial body the decisions of which are not subject to further appeal except in exceptional </w:t>
      </w:r>
      <w:proofErr w:type="gramStart"/>
      <w:r>
        <w:rPr>
          <w:color w:val="000000"/>
          <w:sz w:val="22"/>
          <w:szCs w:val="22"/>
        </w:rPr>
        <w:t>circumstances;</w:t>
      </w:r>
      <w:proofErr w:type="gramEnd"/>
    </w:p>
    <w:p w14:paraId="7E81DC25" w14:textId="77777777" w:rsidR="00636B44" w:rsidRDefault="00930945">
      <w:pPr>
        <w:widowControl w:val="0"/>
        <w:numPr>
          <w:ilvl w:val="0"/>
          <w:numId w:val="5"/>
        </w:numPr>
        <w:pBdr>
          <w:top w:val="nil"/>
          <w:left w:val="nil"/>
          <w:bottom w:val="nil"/>
          <w:right w:val="nil"/>
          <w:between w:val="nil"/>
        </w:pBdr>
        <w:tabs>
          <w:tab w:val="left" w:pos="1121"/>
        </w:tabs>
        <w:spacing w:before="3" w:after="0" w:line="240" w:lineRule="auto"/>
      </w:pPr>
      <w:r>
        <w:rPr>
          <w:color w:val="000000"/>
          <w:sz w:val="22"/>
          <w:szCs w:val="22"/>
        </w:rPr>
        <w:t xml:space="preserve">members of courts of auditors or of the boards of central </w:t>
      </w:r>
      <w:proofErr w:type="gramStart"/>
      <w:r>
        <w:rPr>
          <w:color w:val="000000"/>
          <w:sz w:val="22"/>
          <w:szCs w:val="22"/>
        </w:rPr>
        <w:t>banks;</w:t>
      </w:r>
      <w:proofErr w:type="gramEnd"/>
    </w:p>
    <w:p w14:paraId="56E76BCE" w14:textId="77777777" w:rsidR="00636B44" w:rsidRDefault="00930945">
      <w:pPr>
        <w:widowControl w:val="0"/>
        <w:numPr>
          <w:ilvl w:val="0"/>
          <w:numId w:val="5"/>
        </w:numPr>
        <w:pBdr>
          <w:top w:val="nil"/>
          <w:left w:val="nil"/>
          <w:bottom w:val="nil"/>
          <w:right w:val="nil"/>
          <w:between w:val="nil"/>
        </w:pBdr>
        <w:tabs>
          <w:tab w:val="left" w:pos="1120"/>
          <w:tab w:val="left" w:pos="1121"/>
        </w:tabs>
        <w:spacing w:before="22" w:after="0" w:line="240" w:lineRule="auto"/>
      </w:pPr>
      <w:r>
        <w:rPr>
          <w:color w:val="000000"/>
          <w:sz w:val="22"/>
          <w:szCs w:val="22"/>
        </w:rPr>
        <w:t xml:space="preserve">ambassadors, charges d’affaires and high-ranking officers in the armed </w:t>
      </w:r>
      <w:proofErr w:type="gramStart"/>
      <w:r>
        <w:rPr>
          <w:color w:val="000000"/>
          <w:sz w:val="22"/>
          <w:szCs w:val="22"/>
        </w:rPr>
        <w:t>forces;</w:t>
      </w:r>
      <w:proofErr w:type="gramEnd"/>
    </w:p>
    <w:p w14:paraId="071F9B20"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1723"/>
      </w:pPr>
      <w:r>
        <w:rPr>
          <w:color w:val="000000"/>
          <w:sz w:val="22"/>
          <w:szCs w:val="22"/>
        </w:rPr>
        <w:t xml:space="preserve">members of the administrative, management or supervisory bodies of State-owned </w:t>
      </w:r>
      <w:proofErr w:type="gramStart"/>
      <w:r>
        <w:rPr>
          <w:color w:val="000000"/>
          <w:sz w:val="22"/>
          <w:szCs w:val="22"/>
        </w:rPr>
        <w:t>enterprises;</w:t>
      </w:r>
      <w:proofErr w:type="gramEnd"/>
    </w:p>
    <w:p w14:paraId="628ED392" w14:textId="77777777" w:rsidR="00636B44" w:rsidRDefault="00930945">
      <w:pPr>
        <w:widowControl w:val="0"/>
        <w:numPr>
          <w:ilvl w:val="0"/>
          <w:numId w:val="5"/>
        </w:numPr>
        <w:pBdr>
          <w:top w:val="nil"/>
          <w:left w:val="nil"/>
          <w:bottom w:val="nil"/>
          <w:right w:val="nil"/>
          <w:between w:val="nil"/>
        </w:pBdr>
        <w:tabs>
          <w:tab w:val="left" w:pos="1121"/>
        </w:tabs>
        <w:spacing w:before="4" w:after="0"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after="0" w:line="259" w:lineRule="auto"/>
        <w:ind w:left="1120" w:right="1822"/>
        <w:rPr>
          <w:color w:val="000000"/>
        </w:rPr>
      </w:pPr>
    </w:p>
    <w:p w14:paraId="5F97C34E"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u w:val="single"/>
        </w:rPr>
      </w:pPr>
      <w:r>
        <w:rPr>
          <w:color w:val="000000"/>
          <w:sz w:val="22"/>
          <w:szCs w:val="22"/>
          <w:u w:val="single"/>
        </w:rPr>
        <w:t>PEPs by association</w:t>
      </w:r>
    </w:p>
    <w:p w14:paraId="5C2C70E9"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u w:val="single"/>
        </w:rPr>
      </w:pPr>
    </w:p>
    <w:p w14:paraId="2FF471DD"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rPr>
        <w:t xml:space="preserve">A PEP by association can be a person who shares a family or friendship connection to a PEP. The connection may be a direct family relation or a connection through marriage (or civil partnership). Alternatively, it may also be a </w:t>
      </w:r>
      <w:proofErr w:type="gramStart"/>
      <w:r>
        <w:rPr>
          <w:color w:val="000000"/>
          <w:sz w:val="22"/>
          <w:szCs w:val="22"/>
        </w:rPr>
        <w:t>joint beneficial owners of an entity</w:t>
      </w:r>
      <w:proofErr w:type="gramEnd"/>
      <w:r>
        <w:rPr>
          <w:color w:val="000000"/>
          <w:sz w:val="22"/>
          <w:szCs w:val="22"/>
        </w:rPr>
        <w:t xml:space="preserve"> in which a PEP has an interest or may be the sole beneficial owners of an entity set up for the benefit of a PEP or, a social or professional association. The list of people who may qualify as </w:t>
      </w:r>
      <w:proofErr w:type="gramStart"/>
      <w:r>
        <w:rPr>
          <w:color w:val="000000"/>
          <w:sz w:val="22"/>
          <w:szCs w:val="22"/>
        </w:rPr>
        <w:t>PEP’s</w:t>
      </w:r>
      <w:proofErr w:type="gramEnd"/>
      <w:r>
        <w:rPr>
          <w:color w:val="000000"/>
          <w:sz w:val="22"/>
          <w:szCs w:val="22"/>
        </w:rPr>
        <w:t xml:space="preserve"> by association include:</w:t>
      </w:r>
    </w:p>
    <w:p w14:paraId="4FC0EF3F"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rPr>
      </w:pPr>
    </w:p>
    <w:p w14:paraId="37A71410"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Spouse and partners</w:t>
      </w:r>
    </w:p>
    <w:p w14:paraId="1FB96AED"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Parents</w:t>
      </w:r>
    </w:p>
    <w:p w14:paraId="2747DA05"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Children</w:t>
      </w:r>
    </w:p>
    <w:p w14:paraId="0A83B614"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lastRenderedPageBreak/>
        <w:t>Siblings</w:t>
      </w:r>
    </w:p>
    <w:p w14:paraId="79ECE2F2"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Aunts, uncles, cousins</w:t>
      </w:r>
    </w:p>
    <w:p w14:paraId="0FCB5B46"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Close friends</w:t>
      </w:r>
    </w:p>
    <w:p w14:paraId="07793B90"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Legal advisors</w:t>
      </w:r>
    </w:p>
    <w:p w14:paraId="50EEC074"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Business associates</w:t>
      </w:r>
    </w:p>
    <w:p w14:paraId="725A045E" w14:textId="77777777" w:rsidR="00636B44" w:rsidRDefault="00636B44">
      <w:pPr>
        <w:widowControl w:val="0"/>
        <w:pBdr>
          <w:top w:val="nil"/>
          <w:left w:val="nil"/>
          <w:bottom w:val="nil"/>
          <w:right w:val="nil"/>
          <w:between w:val="nil"/>
        </w:pBdr>
        <w:spacing w:before="9" w:after="0" w:line="240" w:lineRule="auto"/>
        <w:rPr>
          <w:b/>
          <w:color w:val="000000"/>
        </w:rPr>
      </w:pPr>
    </w:p>
    <w:p w14:paraId="02668F60" w14:textId="77777777"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 </w:t>
      </w:r>
      <w:r>
        <w:rPr>
          <w:noProof/>
          <w:lang w:val="en-US" w:eastAsia="zh-CN"/>
        </w:rPr>
        <mc:AlternateContent>
          <mc:Choice Requires="wpg">
            <w:drawing>
              <wp:anchor distT="0" distB="0" distL="0" distR="0" simplePos="0" relativeHeight="251660288" behindDoc="1" locked="0" layoutInCell="1" hidden="0" allowOverlap="1" wp14:anchorId="6C926580" wp14:editId="474CDF41">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28" style="position:absolute;left:0;text-align:left;margin-left:317pt;margin-top:111pt;width:27.25pt;height:18.55pt;z-index:-251656192;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">
                <v:group id="Group 1" o:spid="_x0000_s102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3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930945" w:rsidRDefault="00930945">
                          <w:pPr>
                            <w:spacing w:before="0" w:after="0" w:line="240" w:lineRule="auto"/>
                            <w:textDirection w:val="btLr"/>
                          </w:pPr>
                        </w:p>
                      </w:txbxContent>
                    </v:textbox>
                  </v:rect>
                  <v:group id="Group 3" o:spid="_x0000_s103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3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930945" w:rsidRDefault="00930945">
                            <w:pPr>
                              <w:spacing w:before="0" w:after="0" w:line="240" w:lineRule="auto"/>
                              <w:textDirection w:val="btLr"/>
                            </w:pPr>
                          </w:p>
                        </w:txbxContent>
                      </v:textbox>
                    </v:rect>
                    <v:group id="Group 5" o:spid="_x0000_s103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3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930945" w:rsidRDefault="00930945">
                              <w:pPr>
                                <w:spacing w:before="0" w:after="0" w:line="240" w:lineRule="auto"/>
                                <w:textDirection w:val="btLr"/>
                              </w:pPr>
                            </w:p>
                          </w:txbxContent>
                        </v:textbox>
                      </v:rect>
                      <v:rect id="Rectangle 7" o:spid="_x0000_s103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930945" w:rsidRDefault="00930945">
                              <w:pPr>
                                <w:spacing w:before="0" w:after="0" w:line="240" w:lineRule="auto"/>
                                <w:textDirection w:val="btLr"/>
                              </w:pPr>
                            </w:p>
                          </w:txbxContent>
                        </v:textbox>
                      </v:rect>
                      <v:rect id="Rectangle 8" o:spid="_x0000_s103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930945" w:rsidRDefault="00930945">
                              <w:pPr>
                                <w:spacing w:before="0" w:after="0" w:line="240" w:lineRule="auto"/>
                                <w:textDirection w:val="btLr"/>
                              </w:pPr>
                            </w:p>
                          </w:txbxContent>
                        </v:textbox>
                      </v:rect>
                      <v:rect id="Rectangle 9" o:spid="_x0000_s103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930945" w:rsidRDefault="00930945">
                              <w:pPr>
                                <w:spacing w:before="0" w:after="0" w:line="240" w:lineRule="auto"/>
                                <w:textDirection w:val="btLr"/>
                              </w:pPr>
                            </w:p>
                          </w:txbxContent>
                        </v:textbox>
                      </v:rect>
                    </v:group>
                  </v:group>
                </v:group>
              </v:group>
            </w:pict>
          </mc:Fallback>
        </mc:AlternateContent>
      </w:r>
      <w:r>
        <w:rPr>
          <w:noProof/>
          <w:lang w:val="en-US" w:eastAsia="zh-CN"/>
        </w:rPr>
        <mc:AlternateContent>
          <mc:Choice Requires="wpg">
            <w:drawing>
              <wp:anchor distT="0" distB="0" distL="0" distR="0" simplePos="0" relativeHeight="251661312" behindDoc="0" locked="0" layoutInCell="1" hidden="0" allowOverlap="1" wp14:anchorId="6B1D8EE9" wp14:editId="680079BA">
                <wp:simplePos x="0" y="0"/>
                <wp:positionH relativeFrom="column">
                  <wp:posOffset>-25399</wp:posOffset>
                </wp:positionH>
                <wp:positionV relativeFrom="paragraph">
                  <wp:posOffset>139700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38" style="position:absolute;left:0;text-align:left;margin-left:-2pt;margin-top:11pt;width:463.2pt;height:211.85pt;z-index:251661312;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">
                <v:group id="Group 10" o:spid="_x0000_s1039"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40"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930945" w:rsidRDefault="00930945">
                          <w:pPr>
                            <w:spacing w:before="0" w:after="0" w:line="240" w:lineRule="auto"/>
                            <w:textDirection w:val="btLr"/>
                          </w:pPr>
                        </w:p>
                      </w:txbxContent>
                    </v:textbox>
                  </v:rect>
                  <v:group id="Group 12" o:spid="_x0000_s1041"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42"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930945" w:rsidRDefault="00930945">
                            <w:pPr>
                              <w:spacing w:before="0" w:after="0" w:line="240" w:lineRule="auto"/>
                              <w:textDirection w:val="btLr"/>
                            </w:pPr>
                          </w:p>
                        </w:txbxContent>
                      </v:textbox>
                    </v:rect>
                    <v:group id="Group 14" o:spid="_x0000_s1043"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44"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930945" w:rsidRDefault="00930945">
                              <w:pPr>
                                <w:spacing w:before="0" w:after="0" w:line="240" w:lineRule="auto"/>
                                <w:textDirection w:val="btLr"/>
                              </w:pPr>
                            </w:p>
                          </w:txbxContent>
                        </v:textbox>
                      </v:rect>
                      <v:rect id="Rectangle 16" o:spid="_x0000_s1045"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930945" w:rsidRDefault="00930945">
                              <w:pPr>
                                <w:spacing w:before="0" w:after="0" w:line="240" w:lineRule="auto"/>
                                <w:textDirection w:val="btLr"/>
                              </w:pPr>
                            </w:p>
                          </w:txbxContent>
                        </v:textbox>
                      </v:rect>
                      <v:rect id="Rectangle 17" o:spid="_x0000_s1046"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930945" w:rsidRDefault="00930945">
                              <w:pPr>
                                <w:spacing w:before="0" w:after="0" w:line="240" w:lineRule="auto"/>
                                <w:textDirection w:val="btLr"/>
                              </w:pPr>
                            </w:p>
                          </w:txbxContent>
                        </v:textbox>
                      </v:rect>
                      <v:rect id="Rectangle 18" o:spid="_x0000_s1047"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930945" w:rsidRDefault="00930945">
                              <w:pPr>
                                <w:spacing w:before="0" w:after="0" w:line="240" w:lineRule="auto"/>
                                <w:textDirection w:val="btLr"/>
                              </w:pPr>
                            </w:p>
                          </w:txbxContent>
                        </v:textbox>
                      </v:rect>
                      <v:rect id="Rectangle 19" o:spid="_x0000_s1048"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p>
    <w:p w14:paraId="339707DA" w14:textId="77777777" w:rsidR="00636B44" w:rsidRDefault="00636B44">
      <w:pPr>
        <w:widowControl w:val="0"/>
        <w:pBdr>
          <w:top w:val="nil"/>
          <w:left w:val="nil"/>
          <w:bottom w:val="nil"/>
          <w:right w:val="nil"/>
          <w:between w:val="nil"/>
        </w:pBdr>
        <w:spacing w:before="56" w:after="0" w:line="259" w:lineRule="auto"/>
        <w:ind w:right="1121"/>
        <w:rPr>
          <w:color w:val="000000"/>
          <w:sz w:val="22"/>
          <w:szCs w:val="22"/>
        </w:rPr>
      </w:pPr>
    </w:p>
    <w:p w14:paraId="441515F5" w14:textId="77777777" w:rsidR="00636B44" w:rsidRDefault="00930945">
      <w:pPr>
        <w:pStyle w:val="Heading1"/>
        <w:numPr>
          <w:ilvl w:val="0"/>
          <w:numId w:val="13"/>
        </w:numPr>
        <w:spacing w:before="14"/>
      </w:pPr>
      <w:bookmarkStart w:id="15" w:name="_Toc199998621"/>
      <w:r>
        <w:t>Declaration</w:t>
      </w:r>
      <w:bookmarkEnd w:id="15"/>
    </w:p>
    <w:p w14:paraId="77F827B9" w14:textId="77777777" w:rsidR="00636B44" w:rsidRDefault="00636B44">
      <w:pPr>
        <w:widowControl w:val="0"/>
        <w:pBdr>
          <w:top w:val="nil"/>
          <w:left w:val="nil"/>
          <w:bottom w:val="nil"/>
          <w:right w:val="nil"/>
          <w:between w:val="nil"/>
        </w:pBdr>
        <w:spacing w:before="9" w:after="0" w:line="240" w:lineRule="auto"/>
        <w:rPr>
          <w:b/>
          <w:color w:val="000000"/>
          <w:sz w:val="19"/>
          <w:szCs w:val="19"/>
        </w:rPr>
      </w:pPr>
    </w:p>
    <w:p w14:paraId="0618EE9A" w14:textId="77777777" w:rsidR="00636B44" w:rsidRDefault="00930945">
      <w:pPr>
        <w:widowControl w:val="0"/>
        <w:pBdr>
          <w:top w:val="nil"/>
          <w:left w:val="nil"/>
          <w:bottom w:val="nil"/>
          <w:right w:val="nil"/>
          <w:between w:val="nil"/>
        </w:pBdr>
        <w:spacing w:before="0" w:after="0" w:line="240" w:lineRule="auto"/>
        <w:ind w:left="400"/>
        <w:rPr>
          <w:color w:val="000000"/>
          <w:sz w:val="22"/>
          <w:szCs w:val="22"/>
        </w:rPr>
      </w:pPr>
      <w:r>
        <w:rPr>
          <w:color w:val="000000"/>
          <w:sz w:val="22"/>
          <w:szCs w:val="22"/>
        </w:rPr>
        <w:t>By submitting this Application:</w:t>
      </w:r>
    </w:p>
    <w:p w14:paraId="0586504F"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C38952"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after="0" w:line="240" w:lineRule="auto"/>
        <w:rPr>
          <w:color w:val="000000"/>
          <w:sz w:val="23"/>
          <w:szCs w:val="23"/>
        </w:rPr>
      </w:pPr>
    </w:p>
    <w:p w14:paraId="40EBC1CF"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t xml:space="preserve">I/we are aware that some questions do not require supporting evidence. However, the records which demonstrate the </w:t>
      </w:r>
      <w:r>
        <w:rPr>
          <w:color w:val="000000"/>
          <w:sz w:val="22"/>
          <w:szCs w:val="22"/>
        </w:rPr>
        <w:lastRenderedPageBreak/>
        <w:t>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after="0" w:line="240" w:lineRule="auto"/>
        <w:rPr>
          <w:color w:val="000000"/>
          <w:sz w:val="23"/>
          <w:szCs w:val="23"/>
        </w:rPr>
      </w:pPr>
    </w:p>
    <w:p w14:paraId="7FCFFE69" w14:textId="2281352C"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t xml:space="preserve">I/we will notify </w:t>
      </w:r>
      <w:proofErr w:type="spellStart"/>
      <w:r w:rsidR="00AE3CA5">
        <w:rPr>
          <w:color w:val="000000"/>
          <w:sz w:val="22"/>
          <w:szCs w:val="22"/>
        </w:rPr>
        <w:t>SnowCap</w:t>
      </w:r>
      <w:proofErr w:type="spellEnd"/>
      <w:r>
        <w:rPr>
          <w:color w:val="000000"/>
          <w:sz w:val="22"/>
          <w:szCs w:val="22"/>
        </w:rPr>
        <w:t xml:space="preserve"> Payments Inc immediately if there is a significant or material change to the information given in this form. If I/we fail to do so, this may result in a delay in the application process.</w:t>
      </w:r>
    </w:p>
    <w:p w14:paraId="695FEEB7" w14:textId="77777777" w:rsidR="00636B44" w:rsidRDefault="00636B44">
      <w:pPr>
        <w:spacing w:before="0" w:after="0" w:line="240" w:lineRule="auto"/>
      </w:pPr>
    </w:p>
    <w:p w14:paraId="2055C3F7" w14:textId="77777777" w:rsidR="00636B44" w:rsidRDefault="00636B44">
      <w:pPr>
        <w:spacing w:before="0" w:after="0" w:line="240" w:lineRule="auto"/>
      </w:pPr>
    </w:p>
    <w:p w14:paraId="154B9A46" w14:textId="77777777" w:rsidR="00636B44" w:rsidRDefault="00636B44">
      <w:pPr>
        <w:spacing w:before="0" w:after="0" w:line="240" w:lineRule="auto"/>
      </w:pPr>
    </w:p>
    <w:p w14:paraId="106A241C" w14:textId="77777777" w:rsidR="00636B44" w:rsidRDefault="00930945">
      <w:pPr>
        <w:widowControl w:val="0"/>
        <w:pBdr>
          <w:top w:val="nil"/>
          <w:left w:val="nil"/>
          <w:bottom w:val="nil"/>
          <w:right w:val="nil"/>
          <w:between w:val="nil"/>
        </w:pBdr>
        <w:spacing w:before="57" w:after="0" w:line="240" w:lineRule="auto"/>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Signature 2:</w:t>
      </w:r>
    </w:p>
    <w:p w14:paraId="52F7EDE2"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6DDB49" w14:textId="77777777"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Name of signatory:</w:t>
      </w:r>
      <w:r>
        <w:rPr>
          <w:color w:val="000000"/>
          <w:sz w:val="22"/>
          <w:szCs w:val="22"/>
        </w:rPr>
        <w:tab/>
      </w:r>
      <w:r>
        <w:rPr>
          <w:color w:val="000000"/>
          <w:sz w:val="22"/>
          <w:szCs w:val="22"/>
        </w:rPr>
        <w:tab/>
        <w:t xml:space="preserve"> Position in firm: </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Position in firm:</w:t>
      </w:r>
    </w:p>
    <w:p w14:paraId="6D822D60" w14:textId="77777777"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Date:</w:t>
      </w:r>
    </w:p>
    <w:p w14:paraId="2954D45E" w14:textId="77777777" w:rsidR="00636B44" w:rsidRDefault="00636B44">
      <w:pPr>
        <w:spacing w:before="0" w:after="0" w:line="240" w:lineRule="auto"/>
        <w:rPr>
          <w:smallCaps/>
          <w:shd w:val="clear" w:color="auto" w:fill="F9CEC2"/>
        </w:rPr>
      </w:pPr>
    </w:p>
    <w:p w14:paraId="3663D33F" w14:textId="77777777" w:rsidR="00636B44" w:rsidRDefault="00930945">
      <w:pPr>
        <w:pStyle w:val="Heading1"/>
      </w:pPr>
      <w:bookmarkStart w:id="16" w:name="_Toc199998622"/>
      <w:r>
        <w:rPr>
          <w:smallCaps/>
        </w:rPr>
        <w:t>ACCEPTABLE FORMS OF IDENTIFICATION FOR INDIVIDUALS</w:t>
      </w:r>
      <w:bookmarkEnd w:id="16"/>
    </w:p>
    <w:p w14:paraId="2EABDB19" w14:textId="77777777" w:rsidR="00636B44" w:rsidRDefault="00636B44">
      <w:pPr>
        <w:spacing w:before="0" w:after="0" w:line="240" w:lineRule="auto"/>
        <w:rPr>
          <w:b/>
        </w:rPr>
      </w:pPr>
    </w:p>
    <w:p w14:paraId="1E3C8B0E" w14:textId="1E02401F" w:rsidR="00CC5527" w:rsidRPr="00CC5527" w:rsidRDefault="00CC5527" w:rsidP="00CC5527">
      <w:pPr>
        <w:spacing w:before="0" w:after="0" w:line="240" w:lineRule="auto"/>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spacing w:before="0" w:after="0" w:line="240" w:lineRule="auto"/>
        <w:rPr>
          <w:sz w:val="22"/>
          <w:szCs w:val="22"/>
        </w:rPr>
      </w:pPr>
    </w:p>
    <w:p w14:paraId="4779BEE8" w14:textId="77777777" w:rsidR="00CC5527" w:rsidRPr="00CC5527" w:rsidRDefault="00CC5527" w:rsidP="00CC5527">
      <w:pPr>
        <w:spacing w:before="0" w:after="0" w:line="240" w:lineRule="auto"/>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spacing w:before="0" w:after="0" w:line="240" w:lineRule="auto"/>
        <w:rPr>
          <w:sz w:val="22"/>
          <w:szCs w:val="22"/>
        </w:rPr>
      </w:pPr>
    </w:p>
    <w:p w14:paraId="7C045BCA" w14:textId="77777777" w:rsidR="00CC5527" w:rsidRPr="00CC5527" w:rsidRDefault="00CC5527" w:rsidP="00CC5527">
      <w:pPr>
        <w:spacing w:before="0" w:after="0" w:line="240" w:lineRule="auto"/>
        <w:rPr>
          <w:i/>
          <w:iCs/>
          <w:sz w:val="22"/>
          <w:szCs w:val="22"/>
        </w:rPr>
      </w:pPr>
      <w:r w:rsidRPr="00CC5527">
        <w:rPr>
          <w:i/>
          <w:iCs/>
          <w:sz w:val="22"/>
          <w:szCs w:val="22"/>
        </w:rPr>
        <w:t>For example:</w:t>
      </w:r>
    </w:p>
    <w:p w14:paraId="2B5F799B" w14:textId="44D2228A" w:rsidR="00CC5527" w:rsidRPr="00CC5527" w:rsidRDefault="00CC5527" w:rsidP="00CC5527">
      <w:pPr>
        <w:spacing w:before="0" w:after="0" w:line="240" w:lineRule="auto"/>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spacing w:before="0" w:after="0" w:line="240" w:lineRule="auto"/>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spacing w:before="0" w:after="0" w:line="240" w:lineRule="auto"/>
        <w:rPr>
          <w:sz w:val="22"/>
          <w:szCs w:val="22"/>
        </w:rPr>
      </w:pPr>
    </w:p>
    <w:p w14:paraId="2F838F9B" w14:textId="77777777" w:rsidR="00CC5527" w:rsidRPr="00CC5527" w:rsidRDefault="00CC5527" w:rsidP="00CC5527">
      <w:pPr>
        <w:spacing w:before="0" w:after="0" w:line="240" w:lineRule="auto"/>
        <w:rPr>
          <w:sz w:val="22"/>
          <w:szCs w:val="22"/>
        </w:rPr>
      </w:pPr>
      <w:r w:rsidRPr="00CC5527">
        <w:rPr>
          <w:sz w:val="22"/>
          <w:szCs w:val="22"/>
        </w:rPr>
        <w:t>Identity verification will be required for all identified UBOs and in certain circumstances some key controllers.</w:t>
      </w:r>
    </w:p>
    <w:p w14:paraId="6528FA7C" w14:textId="77777777" w:rsidR="00CC5527" w:rsidRPr="00CC5527" w:rsidRDefault="00CC5527" w:rsidP="00CC5527">
      <w:pPr>
        <w:spacing w:before="0" w:after="0" w:line="240" w:lineRule="auto"/>
        <w:rPr>
          <w:sz w:val="22"/>
          <w:szCs w:val="22"/>
        </w:rPr>
      </w:pPr>
    </w:p>
    <w:p w14:paraId="78C64E78" w14:textId="5E1EA33C" w:rsidR="00636B44" w:rsidRDefault="00CC5527" w:rsidP="00CC5527">
      <w:pPr>
        <w:spacing w:before="0" w:after="0" w:line="240" w:lineRule="auto"/>
        <w:rPr>
          <w:sz w:val="22"/>
          <w:szCs w:val="22"/>
        </w:rPr>
      </w:pPr>
      <w:r w:rsidRPr="00CC5527">
        <w:rPr>
          <w:sz w:val="22"/>
          <w:szCs w:val="22"/>
        </w:rPr>
        <w:t>Documents required to be submitted along with Customer Due Diligence Form.</w:t>
      </w:r>
    </w:p>
    <w:p w14:paraId="58690BB6" w14:textId="77777777" w:rsidR="00CC5527" w:rsidRPr="00CC5527" w:rsidRDefault="00CC5527" w:rsidP="00CC5527">
      <w:pPr>
        <w:spacing w:before="0" w:after="0" w:line="240" w:lineRule="auto"/>
        <w:rPr>
          <w:sz w:val="22"/>
          <w:szCs w:val="22"/>
          <w:lang w:val="en-US"/>
        </w:rPr>
      </w:pPr>
    </w:p>
    <w:p w14:paraId="6ABD5AC9" w14:textId="77777777" w:rsidR="00636B44" w:rsidRDefault="00636B44">
      <w:pPr>
        <w:tabs>
          <w:tab w:val="left" w:pos="6830"/>
        </w:tabs>
        <w:spacing w:before="0" w:after="0" w:line="240" w:lineRule="auto"/>
        <w:ind w:left="-6" w:right="6" w:hanging="11"/>
        <w:jc w:val="both"/>
        <w:rPr>
          <w:color w:val="262626"/>
          <w:sz w:val="22"/>
          <w:szCs w:val="22"/>
        </w:rPr>
      </w:pPr>
    </w:p>
    <w:p w14:paraId="7D50C155" w14:textId="77777777" w:rsidR="00636B44" w:rsidRDefault="00930945">
      <w:pPr>
        <w:pStyle w:val="Heading1"/>
      </w:pPr>
      <w:bookmarkStart w:id="17" w:name="_Toc199998623"/>
      <w:r>
        <w:t>ACCEPTABLE FORMS OF IDENTIFICATION FOR BUSINESS</w:t>
      </w:r>
      <w:bookmarkEnd w:id="17"/>
      <w:r>
        <w:t xml:space="preserve">   </w:t>
      </w:r>
    </w:p>
    <w:p w14:paraId="1E15E4CC" w14:textId="77777777" w:rsidR="00636B44" w:rsidRDefault="00636B44">
      <w:pPr>
        <w:spacing w:before="0" w:after="0" w:line="240" w:lineRule="auto"/>
        <w:ind w:right="6"/>
        <w:jc w:val="both"/>
        <w:rPr>
          <w:color w:val="262626"/>
          <w:sz w:val="22"/>
          <w:szCs w:val="22"/>
        </w:rPr>
      </w:pPr>
    </w:p>
    <w:p w14:paraId="5950D1EF" w14:textId="5665EA90"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 xml:space="preserve">For each business entity opening a new account, </w:t>
      </w:r>
      <w:proofErr w:type="spellStart"/>
      <w:r w:rsidR="00AE3CA5">
        <w:rPr>
          <w:color w:val="262626"/>
          <w:sz w:val="22"/>
          <w:szCs w:val="22"/>
        </w:rPr>
        <w:t>SnowCap</w:t>
      </w:r>
      <w:proofErr w:type="spellEnd"/>
      <w:r w:rsidRPr="00CC5527">
        <w:rPr>
          <w:color w:val="262626"/>
          <w:sz w:val="22"/>
          <w:szCs w:val="22"/>
        </w:rPr>
        <w:t xml:space="preserve">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spacing w:before="0" w:after="0" w:line="240" w:lineRule="auto"/>
        <w:ind w:right="6"/>
        <w:jc w:val="both"/>
        <w:rPr>
          <w:color w:val="262626"/>
          <w:sz w:val="22"/>
          <w:szCs w:val="22"/>
        </w:rPr>
      </w:pPr>
    </w:p>
    <w:p w14:paraId="717D47A6"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spacing w:before="0" w:after="0" w:line="240" w:lineRule="auto"/>
        <w:ind w:right="6"/>
        <w:jc w:val="both"/>
        <w:rPr>
          <w:color w:val="262626"/>
          <w:sz w:val="22"/>
          <w:szCs w:val="22"/>
        </w:rPr>
      </w:pPr>
    </w:p>
    <w:p w14:paraId="25979241"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spacing w:before="0" w:after="0" w:line="240" w:lineRule="auto"/>
        <w:ind w:right="6"/>
        <w:jc w:val="both"/>
        <w:rPr>
          <w:color w:val="262626"/>
          <w:sz w:val="22"/>
          <w:szCs w:val="22"/>
        </w:rPr>
      </w:pPr>
    </w:p>
    <w:p w14:paraId="255AB2E2"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spacing w:before="0" w:after="0" w:line="240" w:lineRule="auto"/>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930945">
      <w:pPr>
        <w:pStyle w:val="Heading1"/>
      </w:pPr>
      <w:bookmarkStart w:id="18" w:name="_Toc199998624"/>
      <w:r>
        <w:t>Documentation checklist</w:t>
      </w:r>
      <w:bookmarkEnd w:id="18"/>
    </w:p>
    <w:p w14:paraId="4661C475" w14:textId="77777777" w:rsidR="00636B44" w:rsidRDefault="00636B44">
      <w:pPr>
        <w:spacing w:before="0" w:after="0" w:line="240" w:lineRule="auto"/>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BA9C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Borders>
              <w:top w:val="single" w:sz="4" w:space="0" w:color="204F9C"/>
              <w:left w:val="single" w:sz="4" w:space="0" w:color="204F9C"/>
              <w:bottom w:val="single" w:sz="4" w:space="0" w:color="204F9C"/>
              <w:right w:val="single" w:sz="4" w:space="0" w:color="204F9C"/>
            </w:tcBorders>
          </w:tcPr>
          <w:p w14:paraId="251AD4A6" w14:textId="77777777" w:rsidR="00636B44" w:rsidRDefault="00930945">
            <w:pPr>
              <w:ind w:right="6"/>
              <w:jc w:val="both"/>
              <w:rPr>
                <w:sz w:val="22"/>
                <w:szCs w:val="22"/>
              </w:rPr>
            </w:pPr>
            <w:r>
              <w:rPr>
                <w:sz w:val="22"/>
                <w:szCs w:val="22"/>
              </w:rPr>
              <w:t>☐</w:t>
            </w:r>
          </w:p>
        </w:tc>
      </w:tr>
      <w:tr w:rsidR="00636B44" w14:paraId="2545FB86"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D258C8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Business license</w:t>
            </w:r>
          </w:p>
        </w:tc>
        <w:tc>
          <w:tcPr>
            <w:tcW w:w="992" w:type="dxa"/>
            <w:tcBorders>
              <w:top w:val="single" w:sz="4" w:space="0" w:color="204F9C"/>
              <w:left w:val="single" w:sz="4" w:space="0" w:color="204F9C"/>
              <w:bottom w:val="single" w:sz="4" w:space="0" w:color="204F9C"/>
              <w:right w:val="single" w:sz="4" w:space="0" w:color="204F9C"/>
            </w:tcBorders>
          </w:tcPr>
          <w:p w14:paraId="148DF6E9" w14:textId="77777777" w:rsidR="00636B44" w:rsidRDefault="00930945">
            <w:pPr>
              <w:ind w:right="6"/>
              <w:jc w:val="both"/>
              <w:rPr>
                <w:sz w:val="22"/>
                <w:szCs w:val="22"/>
              </w:rPr>
            </w:pPr>
            <w:r>
              <w:rPr>
                <w:sz w:val="22"/>
                <w:szCs w:val="22"/>
              </w:rPr>
              <w:t>☐</w:t>
            </w:r>
          </w:p>
        </w:tc>
      </w:tr>
      <w:tr w:rsidR="00636B44" w14:paraId="64ADDE95"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8CF03F9"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Banking License (if applicable)</w:t>
            </w:r>
          </w:p>
        </w:tc>
        <w:tc>
          <w:tcPr>
            <w:tcW w:w="992" w:type="dxa"/>
            <w:tcBorders>
              <w:top w:val="single" w:sz="4" w:space="0" w:color="204F9C"/>
              <w:left w:val="single" w:sz="4" w:space="0" w:color="204F9C"/>
              <w:bottom w:val="single" w:sz="4" w:space="0" w:color="204F9C"/>
              <w:right w:val="single" w:sz="4" w:space="0" w:color="204F9C"/>
            </w:tcBorders>
          </w:tcPr>
          <w:p w14:paraId="08D81518" w14:textId="77777777" w:rsidR="00636B44" w:rsidRDefault="00930945">
            <w:pPr>
              <w:ind w:right="6"/>
              <w:jc w:val="both"/>
              <w:rPr>
                <w:sz w:val="22"/>
                <w:szCs w:val="22"/>
              </w:rPr>
            </w:pPr>
            <w:r>
              <w:rPr>
                <w:sz w:val="22"/>
                <w:szCs w:val="22"/>
              </w:rPr>
              <w:t>☐</w:t>
            </w:r>
          </w:p>
        </w:tc>
      </w:tr>
      <w:tr w:rsidR="00636B44" w14:paraId="03F6D63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D40E20D"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MSB license (if applicable)</w:t>
            </w:r>
          </w:p>
        </w:tc>
        <w:tc>
          <w:tcPr>
            <w:tcW w:w="992" w:type="dxa"/>
            <w:tcBorders>
              <w:top w:val="single" w:sz="4" w:space="0" w:color="204F9C"/>
              <w:left w:val="single" w:sz="4" w:space="0" w:color="204F9C"/>
              <w:bottom w:val="single" w:sz="4" w:space="0" w:color="204F9C"/>
              <w:right w:val="single" w:sz="4" w:space="0" w:color="204F9C"/>
            </w:tcBorders>
          </w:tcPr>
          <w:p w14:paraId="3D2D0A74" w14:textId="77777777" w:rsidR="00636B44" w:rsidRDefault="00930945">
            <w:pPr>
              <w:ind w:right="6"/>
              <w:jc w:val="both"/>
              <w:rPr>
                <w:sz w:val="22"/>
                <w:szCs w:val="22"/>
              </w:rPr>
            </w:pPr>
            <w:r>
              <w:rPr>
                <w:sz w:val="22"/>
                <w:szCs w:val="22"/>
              </w:rPr>
              <w:t>☐</w:t>
            </w:r>
          </w:p>
        </w:tc>
      </w:tr>
      <w:tr w:rsidR="00636B44" w14:paraId="2A4C146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83C54F"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Borders>
              <w:top w:val="single" w:sz="4" w:space="0" w:color="204F9C"/>
              <w:left w:val="single" w:sz="4" w:space="0" w:color="204F9C"/>
              <w:bottom w:val="single" w:sz="4" w:space="0" w:color="204F9C"/>
              <w:right w:val="single" w:sz="4" w:space="0" w:color="204F9C"/>
            </w:tcBorders>
          </w:tcPr>
          <w:p w14:paraId="6D352151" w14:textId="77777777" w:rsidR="00636B44" w:rsidRDefault="00930945">
            <w:pPr>
              <w:ind w:right="6"/>
              <w:jc w:val="both"/>
              <w:rPr>
                <w:sz w:val="22"/>
                <w:szCs w:val="22"/>
              </w:rPr>
            </w:pPr>
            <w:r>
              <w:rPr>
                <w:sz w:val="22"/>
                <w:szCs w:val="22"/>
              </w:rPr>
              <w:t>☐</w:t>
            </w:r>
          </w:p>
        </w:tc>
      </w:tr>
      <w:tr w:rsidR="00636B44" w14:paraId="7A4395B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3B8073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Borders>
              <w:top w:val="single" w:sz="4" w:space="0" w:color="204F9C"/>
              <w:left w:val="single" w:sz="4" w:space="0" w:color="204F9C"/>
              <w:bottom w:val="single" w:sz="4" w:space="0" w:color="204F9C"/>
              <w:right w:val="single" w:sz="4" w:space="0" w:color="204F9C"/>
            </w:tcBorders>
          </w:tcPr>
          <w:p w14:paraId="05FA9C1C" w14:textId="77777777" w:rsidR="00636B44" w:rsidRDefault="00930945">
            <w:pPr>
              <w:ind w:right="6"/>
              <w:jc w:val="both"/>
              <w:rPr>
                <w:sz w:val="22"/>
                <w:szCs w:val="22"/>
              </w:rPr>
            </w:pPr>
            <w:r>
              <w:rPr>
                <w:sz w:val="22"/>
                <w:szCs w:val="22"/>
              </w:rPr>
              <w:t>☐</w:t>
            </w:r>
          </w:p>
        </w:tc>
      </w:tr>
      <w:tr w:rsidR="00636B44" w14:paraId="0933AEC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DD297FF"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Proof of ownership structure/Shareholding structure (with 10% and above of ownership up to individual level)</w:t>
            </w:r>
          </w:p>
        </w:tc>
        <w:tc>
          <w:tcPr>
            <w:tcW w:w="992" w:type="dxa"/>
            <w:tcBorders>
              <w:top w:val="single" w:sz="4" w:space="0" w:color="204F9C"/>
              <w:left w:val="single" w:sz="4" w:space="0" w:color="204F9C"/>
              <w:bottom w:val="single" w:sz="4" w:space="0" w:color="204F9C"/>
              <w:right w:val="single" w:sz="4" w:space="0" w:color="204F9C"/>
            </w:tcBorders>
          </w:tcPr>
          <w:p w14:paraId="631DCC4E" w14:textId="77777777" w:rsidR="00636B44" w:rsidRDefault="00930945">
            <w:pPr>
              <w:ind w:right="6"/>
              <w:jc w:val="both"/>
              <w:rPr>
                <w:sz w:val="22"/>
                <w:szCs w:val="22"/>
              </w:rPr>
            </w:pPr>
            <w:r>
              <w:rPr>
                <w:sz w:val="22"/>
                <w:szCs w:val="22"/>
              </w:rPr>
              <w:t>☐</w:t>
            </w:r>
          </w:p>
        </w:tc>
      </w:tr>
      <w:tr w:rsidR="00636B44" w14:paraId="6C61A9C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1EC56F26"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 xml:space="preserve">Photo ID &amp; Address Proof of Beneficial owners and key controllers </w:t>
            </w:r>
          </w:p>
        </w:tc>
        <w:tc>
          <w:tcPr>
            <w:tcW w:w="992" w:type="dxa"/>
            <w:tcBorders>
              <w:top w:val="single" w:sz="4" w:space="0" w:color="204F9C"/>
              <w:left w:val="single" w:sz="4" w:space="0" w:color="204F9C"/>
              <w:bottom w:val="single" w:sz="4" w:space="0" w:color="204F9C"/>
              <w:right w:val="single" w:sz="4" w:space="0" w:color="204F9C"/>
            </w:tcBorders>
          </w:tcPr>
          <w:p w14:paraId="1745D0A3"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049BE439"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9BBD3D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lastRenderedPageBreak/>
              <w:t>Address proof of entity (ex: most recent bank statement or utility bill, Rental-lease agreement, tax document</w:t>
            </w:r>
          </w:p>
        </w:tc>
        <w:tc>
          <w:tcPr>
            <w:tcW w:w="992" w:type="dxa"/>
            <w:tcBorders>
              <w:top w:val="single" w:sz="4" w:space="0" w:color="204F9C"/>
              <w:left w:val="single" w:sz="4" w:space="0" w:color="204F9C"/>
              <w:bottom w:val="single" w:sz="4" w:space="0" w:color="204F9C"/>
              <w:right w:val="single" w:sz="4" w:space="0" w:color="204F9C"/>
            </w:tcBorders>
          </w:tcPr>
          <w:p w14:paraId="35BBE70E" w14:textId="77777777" w:rsidR="00636B44" w:rsidRDefault="00930945">
            <w:pPr>
              <w:ind w:right="6"/>
              <w:jc w:val="both"/>
              <w:rPr>
                <w:sz w:val="22"/>
                <w:szCs w:val="22"/>
              </w:rPr>
            </w:pPr>
            <w:r>
              <w:rPr>
                <w:sz w:val="22"/>
                <w:szCs w:val="22"/>
              </w:rPr>
              <w:t>☐</w:t>
            </w:r>
          </w:p>
        </w:tc>
      </w:tr>
      <w:tr w:rsidR="00636B44" w14:paraId="1D8E4E5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6B8F13E7" w14:textId="77777777" w:rsidR="00636B44" w:rsidRDefault="00930945">
            <w:p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Current AML Program documentation that outlines:</w:t>
            </w:r>
          </w:p>
          <w:p w14:paraId="6AFB83C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Designation of AML Officer</w:t>
            </w:r>
          </w:p>
          <w:p w14:paraId="4DFB0A56"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Onboarding procedures</w:t>
            </w:r>
          </w:p>
          <w:p w14:paraId="32C86321"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Identification Program (CIP)</w:t>
            </w:r>
          </w:p>
          <w:p w14:paraId="4C8FB351"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due diligence process</w:t>
            </w:r>
          </w:p>
          <w:p w14:paraId="3FDF0B7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and country-based risk assessment</w:t>
            </w:r>
          </w:p>
          <w:p w14:paraId="6AC769F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transaction monitoring process</w:t>
            </w:r>
          </w:p>
          <w:p w14:paraId="7F38CFC4"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Sanctions screening and identification of PEPs</w:t>
            </w:r>
          </w:p>
          <w:p w14:paraId="41878478"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Training</w:t>
            </w:r>
          </w:p>
          <w:p w14:paraId="06F1C996"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Testing</w:t>
            </w:r>
          </w:p>
          <w:p w14:paraId="04CF38BE"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Ongoing Monitoring </w:t>
            </w:r>
          </w:p>
          <w:p w14:paraId="1CC07BCF"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Suspicious activity Reporting (if applicable)</w:t>
            </w:r>
          </w:p>
          <w:p w14:paraId="1F5A832D"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Prohibited customer types</w:t>
            </w:r>
          </w:p>
          <w:p w14:paraId="6E671A0E"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Prohibited/ restricted geographies</w:t>
            </w:r>
          </w:p>
          <w:p w14:paraId="045F7A95"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5DEE6465"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58B26007"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760E6D3" w14:textId="77777777" w:rsidR="00636B44" w:rsidRDefault="00930945">
            <w:p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Wolfsberg Questionnaire V1.3</w:t>
            </w:r>
          </w:p>
          <w:p w14:paraId="5B8430D3" w14:textId="77777777" w:rsidR="00636B44" w:rsidRDefault="00636B44">
            <w:pPr>
              <w:ind w:right="6"/>
              <w:jc w:val="both"/>
              <w:rPr>
                <w:rFonts w:ascii="Calibri" w:eastAsia="Calibri" w:hAnsi="Calibri" w:cs="Calibri"/>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7951F85F" w14:textId="77777777" w:rsidR="00636B44" w:rsidRDefault="00930945">
            <w:pPr>
              <w:ind w:right="6"/>
              <w:jc w:val="both"/>
              <w:rPr>
                <w:sz w:val="22"/>
                <w:szCs w:val="22"/>
              </w:rPr>
            </w:pPr>
            <w:r>
              <w:rPr>
                <w:sz w:val="22"/>
                <w:szCs w:val="22"/>
              </w:rPr>
              <w:t>☐</w:t>
            </w:r>
          </w:p>
        </w:tc>
      </w:tr>
      <w:tr w:rsidR="00636B44" w14:paraId="193CFD93"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E1ACEC6"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2 years of audited financial statements</w:t>
            </w:r>
          </w:p>
        </w:tc>
        <w:tc>
          <w:tcPr>
            <w:tcW w:w="992" w:type="dxa"/>
            <w:tcBorders>
              <w:top w:val="single" w:sz="4" w:space="0" w:color="204F9C"/>
              <w:left w:val="single" w:sz="4" w:space="0" w:color="204F9C"/>
              <w:bottom w:val="single" w:sz="4" w:space="0" w:color="204F9C"/>
              <w:right w:val="single" w:sz="4" w:space="0" w:color="204F9C"/>
            </w:tcBorders>
          </w:tcPr>
          <w:p w14:paraId="757B60C9" w14:textId="77777777" w:rsidR="00636B44" w:rsidRDefault="00930945">
            <w:pPr>
              <w:ind w:right="6"/>
              <w:jc w:val="both"/>
              <w:rPr>
                <w:sz w:val="22"/>
                <w:szCs w:val="22"/>
              </w:rPr>
            </w:pPr>
            <w:r>
              <w:rPr>
                <w:sz w:val="22"/>
                <w:szCs w:val="22"/>
              </w:rPr>
              <w:t>☐</w:t>
            </w:r>
          </w:p>
        </w:tc>
      </w:tr>
      <w:tr w:rsidR="00636B44" w14:paraId="12EA6952"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53D8C24C" w14:textId="77777777" w:rsidR="00636B44" w:rsidRDefault="00930945">
            <w:p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lastRenderedPageBreak/>
              <w:t>Most recent AML Audit report and related action plan for remediation (if applicable)</w:t>
            </w:r>
          </w:p>
          <w:p w14:paraId="3DA2CBE7"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29754525"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19A44CB8"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5D73034" w14:textId="77777777" w:rsidR="00636B44" w:rsidRDefault="00930945">
            <w:pPr>
              <w:spacing w:line="360" w:lineRule="auto"/>
              <w:rPr>
                <w:rFonts w:ascii="Calibri" w:eastAsia="Calibri" w:hAnsi="Calibri" w:cs="Calibri"/>
                <w:color w:val="000000"/>
                <w:sz w:val="22"/>
                <w:szCs w:val="22"/>
              </w:rPr>
            </w:pPr>
            <w:r>
              <w:rPr>
                <w:rFonts w:ascii="Calibri" w:eastAsia="Calibri" w:hAnsi="Calibri" w:cs="Calibri"/>
                <w:color w:val="000000"/>
                <w:sz w:val="22"/>
                <w:szCs w:val="22"/>
              </w:rPr>
              <w:t>Most recent Regulatory Audit of the Entity and related action plan for remediation (if applicable)</w:t>
            </w:r>
          </w:p>
          <w:p w14:paraId="6B610451"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03EF97EF"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37608DD2"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F1FFE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Fraud Monitoring Program (if not contained in the AML program)</w:t>
            </w:r>
          </w:p>
        </w:tc>
        <w:tc>
          <w:tcPr>
            <w:tcW w:w="992" w:type="dxa"/>
            <w:tcBorders>
              <w:top w:val="single" w:sz="4" w:space="0" w:color="204F9C"/>
              <w:left w:val="single" w:sz="4" w:space="0" w:color="204F9C"/>
              <w:bottom w:val="single" w:sz="4" w:space="0" w:color="204F9C"/>
              <w:right w:val="single" w:sz="4" w:space="0" w:color="204F9C"/>
            </w:tcBorders>
          </w:tcPr>
          <w:p w14:paraId="197BA473"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5D35C075"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E2D740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Transaction monitoring procedure (if not contained in the AML program)</w:t>
            </w:r>
          </w:p>
        </w:tc>
        <w:tc>
          <w:tcPr>
            <w:tcW w:w="992" w:type="dxa"/>
            <w:tcBorders>
              <w:top w:val="single" w:sz="4" w:space="0" w:color="204F9C"/>
              <w:left w:val="single" w:sz="4" w:space="0" w:color="204F9C"/>
              <w:bottom w:val="single" w:sz="4" w:space="0" w:color="204F9C"/>
              <w:right w:val="single" w:sz="4" w:space="0" w:color="204F9C"/>
            </w:tcBorders>
          </w:tcPr>
          <w:p w14:paraId="00C9EA7F" w14:textId="77777777" w:rsidR="00636B44" w:rsidRDefault="00930945">
            <w:pPr>
              <w:ind w:right="6"/>
              <w:jc w:val="both"/>
              <w:rPr>
                <w:sz w:val="22"/>
                <w:szCs w:val="22"/>
              </w:rPr>
            </w:pPr>
            <w:r>
              <w:rPr>
                <w:rFonts w:ascii="MS Gothic" w:eastAsia="MS Gothic" w:hAnsi="MS Gothic" w:cs="MS Gothic"/>
                <w:sz w:val="22"/>
                <w:szCs w:val="22"/>
              </w:rPr>
              <w:t>☐</w:t>
            </w:r>
          </w:p>
        </w:tc>
      </w:tr>
    </w:tbl>
    <w:p w14:paraId="72253CCB" w14:textId="77777777" w:rsidR="00636B44" w:rsidRDefault="00636B44">
      <w:pPr>
        <w:spacing w:before="0" w:after="0" w:line="240" w:lineRule="auto"/>
        <w:ind w:right="6"/>
        <w:jc w:val="both"/>
        <w:rPr>
          <w:sz w:val="22"/>
          <w:szCs w:val="22"/>
        </w:rPr>
      </w:pPr>
    </w:p>
    <w:p w14:paraId="199A1975" w14:textId="77777777" w:rsidR="00636B44" w:rsidRDefault="00636B44">
      <w:pPr>
        <w:spacing w:before="0" w:after="0" w:line="240" w:lineRule="auto"/>
        <w:ind w:right="6"/>
        <w:jc w:val="both"/>
        <w:rPr>
          <w:sz w:val="22"/>
          <w:szCs w:val="22"/>
        </w:rPr>
      </w:pPr>
    </w:p>
    <w:p w14:paraId="47CF4B96" w14:textId="0C0BFA3F" w:rsidR="00636B44" w:rsidRDefault="00930945">
      <w:pPr>
        <w:spacing w:before="0" w:after="0" w:line="240" w:lineRule="auto"/>
        <w:ind w:right="6"/>
        <w:jc w:val="both"/>
        <w:rPr>
          <w:sz w:val="22"/>
          <w:szCs w:val="22"/>
        </w:rPr>
      </w:pPr>
      <w:r>
        <w:rPr>
          <w:sz w:val="22"/>
          <w:szCs w:val="22"/>
        </w:rPr>
        <w:t xml:space="preserve">In the event any information and/or documents provided is deemed insufficient for any reason, </w:t>
      </w:r>
      <w:proofErr w:type="spellStart"/>
      <w:r w:rsidR="00AE3CA5">
        <w:rPr>
          <w:sz w:val="22"/>
          <w:szCs w:val="22"/>
        </w:rPr>
        <w:t>SnowCap</w:t>
      </w:r>
      <w:proofErr w:type="spellEnd"/>
      <w:r>
        <w:rPr>
          <w:sz w:val="22"/>
          <w:szCs w:val="22"/>
        </w:rPr>
        <w:t xml:space="preserve"> Payments may request additional information for additional review.  This may include information and/or documents regarding the customer registering with </w:t>
      </w:r>
      <w:proofErr w:type="spellStart"/>
      <w:r w:rsidR="00AE3CA5">
        <w:rPr>
          <w:sz w:val="22"/>
          <w:szCs w:val="22"/>
        </w:rPr>
        <w:t>SnowCap</w:t>
      </w:r>
      <w:proofErr w:type="spellEnd"/>
      <w:r>
        <w:rPr>
          <w:sz w:val="22"/>
          <w:szCs w:val="22"/>
        </w:rPr>
        <w:t xml:space="preserve"> Payments and other individuals and/or entities associated with the customer, including shareholders, partners, key management and directors.</w:t>
      </w:r>
    </w:p>
    <w:p w14:paraId="7693882A" w14:textId="77777777" w:rsidR="00636B44" w:rsidRDefault="00636B44">
      <w:pPr>
        <w:spacing w:before="0" w:after="0" w:line="240" w:lineRule="auto"/>
        <w:ind w:right="6"/>
        <w:jc w:val="both"/>
        <w:rPr>
          <w:sz w:val="22"/>
          <w:szCs w:val="22"/>
        </w:rPr>
      </w:pPr>
    </w:p>
    <w:sectPr w:rsidR="00636B44">
      <w:footerReference w:type="default" r:id="rId11"/>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C5EDB" w14:textId="77777777" w:rsidR="00BE05EA" w:rsidRDefault="00BE05EA">
      <w:pPr>
        <w:spacing w:before="0" w:after="0" w:line="240" w:lineRule="auto"/>
      </w:pPr>
      <w:r>
        <w:separator/>
      </w:r>
    </w:p>
  </w:endnote>
  <w:endnote w:type="continuationSeparator" w:id="0">
    <w:p w14:paraId="3A66B74A" w14:textId="77777777" w:rsidR="00BE05EA" w:rsidRDefault="00BE05E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panose1 w:val="020B0502040504020204"/>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ËÎÌå"/>
    <w:panose1 w:val="02010600030101010101"/>
    <w:charset w:val="86"/>
    <w:family w:val="auto"/>
    <w:pitch w:val="variable"/>
    <w:sig w:usb0="00000203" w:usb1="288F0000" w:usb2="00000016" w:usb3="00000000" w:csb0="00040001" w:csb1="00000000"/>
  </w:font>
  <w:font w:name="Arial">
    <w:altName w:val="ARIAL HEBREW LIGHT"/>
    <w:panose1 w:val="020B0604020202020204"/>
    <w:charset w:val="00"/>
    <w:family w:val="swiss"/>
    <w:pitch w:val="variable"/>
    <w:sig w:usb0="E0002EFF" w:usb1="C000785B" w:usb2="00000009" w:usb3="00000000" w:csb0="000001FF" w:csb1="00000000"/>
  </w:font>
  <w:font w:name="DengXian">
    <w:altName w:val="µÈÏß"/>
    <w:panose1 w:val="02010600030101010101"/>
    <w:charset w:val="86"/>
    <w:family w:val="auto"/>
    <w:pitch w:val="variable"/>
    <w:sig w:usb0="A00002BF" w:usb1="38CF7CFA" w:usb2="00000016" w:usb3="00000000" w:csb0="0004000F"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930945" w:rsidRDefault="00930945">
    <w:pPr>
      <w:pBdr>
        <w:top w:val="nil"/>
        <w:left w:val="nil"/>
        <w:bottom w:val="nil"/>
        <w:right w:val="nil"/>
        <w:between w:val="nil"/>
      </w:pBdr>
      <w:tabs>
        <w:tab w:val="center" w:pos="4680"/>
        <w:tab w:val="right" w:pos="9360"/>
      </w:tabs>
      <w:spacing w:before="0" w:after="0" w:line="240" w:lineRule="auto"/>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587B0" w14:textId="77777777" w:rsidR="00BE05EA" w:rsidRDefault="00BE05EA">
      <w:pPr>
        <w:spacing w:before="0" w:after="0" w:line="240" w:lineRule="auto"/>
      </w:pPr>
      <w:r>
        <w:separator/>
      </w:r>
    </w:p>
  </w:footnote>
  <w:footnote w:type="continuationSeparator" w:id="0">
    <w:p w14:paraId="62C6DEA2" w14:textId="77777777" w:rsidR="00BE05EA" w:rsidRDefault="00BE05E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2"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4"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5"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7"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9"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1"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2"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425931745">
    <w:abstractNumId w:val="2"/>
  </w:num>
  <w:num w:numId="2" w16cid:durableId="586498428">
    <w:abstractNumId w:val="5"/>
  </w:num>
  <w:num w:numId="3" w16cid:durableId="711346359">
    <w:abstractNumId w:val="13"/>
  </w:num>
  <w:num w:numId="4" w16cid:durableId="321205561">
    <w:abstractNumId w:val="10"/>
  </w:num>
  <w:num w:numId="5" w16cid:durableId="1600335967">
    <w:abstractNumId w:val="6"/>
  </w:num>
  <w:num w:numId="6" w16cid:durableId="549850578">
    <w:abstractNumId w:val="12"/>
  </w:num>
  <w:num w:numId="7" w16cid:durableId="642000739">
    <w:abstractNumId w:val="7"/>
  </w:num>
  <w:num w:numId="8" w16cid:durableId="2005472907">
    <w:abstractNumId w:val="3"/>
  </w:num>
  <w:num w:numId="9" w16cid:durableId="1040276294">
    <w:abstractNumId w:val="4"/>
  </w:num>
  <w:num w:numId="10" w16cid:durableId="765810503">
    <w:abstractNumId w:val="8"/>
  </w:num>
  <w:num w:numId="11" w16cid:durableId="2111123564">
    <w:abstractNumId w:val="0"/>
  </w:num>
  <w:num w:numId="12" w16cid:durableId="117653553">
    <w:abstractNumId w:val="11"/>
  </w:num>
  <w:num w:numId="13" w16cid:durableId="297692316">
    <w:abstractNumId w:val="9"/>
  </w:num>
  <w:num w:numId="14" w16cid:durableId="111479029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Levine">
    <w15:presenceInfo w15:providerId="AD" w15:userId="S::Matthew@levinelegalservices.com::c7f37529-e089-4b7b-a230-890249a8d6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035CA7"/>
    <w:rsid w:val="00256BBB"/>
    <w:rsid w:val="0026253F"/>
    <w:rsid w:val="002D51BD"/>
    <w:rsid w:val="00313B7E"/>
    <w:rsid w:val="0031654A"/>
    <w:rsid w:val="003B4636"/>
    <w:rsid w:val="00541D04"/>
    <w:rsid w:val="00636B44"/>
    <w:rsid w:val="00771C01"/>
    <w:rsid w:val="007E7262"/>
    <w:rsid w:val="0092188A"/>
    <w:rsid w:val="00930945"/>
    <w:rsid w:val="009A5B64"/>
    <w:rsid w:val="009C0A03"/>
    <w:rsid w:val="00A22947"/>
    <w:rsid w:val="00AE3CA5"/>
    <w:rsid w:val="00BD1C91"/>
    <w:rsid w:val="00BE05EA"/>
    <w:rsid w:val="00CC5527"/>
    <w:rsid w:val="00DA4D18"/>
    <w:rsid w:val="00E70F0E"/>
    <w:rsid w:val="00FF625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D05"/>
  </w:style>
  <w:style w:type="paragraph" w:styleId="Heading1">
    <w:name w:val="heading 1"/>
    <w:basedOn w:val="Normal"/>
    <w:next w:val="Normal"/>
    <w:link w:val="Heading1Char"/>
    <w:uiPriority w:val="9"/>
    <w:qFormat/>
    <w:rsid w:val="00BD1C91"/>
    <w:pPr>
      <w:pBdr>
        <w:top w:val="single" w:sz="24" w:space="0" w:color="002060"/>
        <w:left w:val="single" w:sz="24" w:space="0" w:color="002060"/>
        <w:bottom w:val="single" w:sz="24" w:space="0" w:color="002060"/>
        <w:right w:val="single" w:sz="24" w:space="0" w:color="002060"/>
      </w:pBdr>
      <w:shd w:val="clear" w:color="auto" w:fill="002060"/>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30945"/>
    <w:pPr>
      <w:pBdr>
        <w:top w:val="single" w:sz="24" w:space="0" w:color="C7DDF1"/>
        <w:left w:val="single" w:sz="24" w:space="0" w:color="C7DDF1"/>
        <w:bottom w:val="single" w:sz="24" w:space="0" w:color="C7DDF1"/>
        <w:right w:val="single" w:sz="24" w:space="0" w:color="C7DDF1"/>
      </w:pBdr>
      <w:shd w:val="clear" w:color="auto" w:fill="C7DDF1"/>
      <w:spacing w:after="0"/>
      <w:outlineLvl w:val="1"/>
    </w:pPr>
    <w:rPr>
      <w:caps/>
      <w:color w:val="FFFFFF" w:themeColor="background1"/>
      <w:spacing w:val="15"/>
    </w:rPr>
  </w:style>
  <w:style w:type="paragraph" w:styleId="Heading3">
    <w:name w:val="heading 3"/>
    <w:basedOn w:val="Normal"/>
    <w:next w:val="Normal"/>
    <w:link w:val="Heading3Char"/>
    <w:uiPriority w:val="9"/>
    <w:semiHidden/>
    <w:unhideWhenUsed/>
    <w:qFormat/>
    <w:rsid w:val="00B66D05"/>
    <w:pPr>
      <w:pBdr>
        <w:top w:val="single" w:sz="6" w:space="2" w:color="A5300F" w:themeColor="accent1"/>
      </w:pBdr>
      <w:spacing w:before="300" w:after="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after="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after="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after="0"/>
      <w:outlineLvl w:val="5"/>
    </w:pPr>
    <w:rPr>
      <w:caps/>
      <w:color w:val="7B230B" w:themeColor="accent1" w:themeShade="BF"/>
      <w:spacing w:val="10"/>
    </w:rPr>
  </w:style>
  <w:style w:type="paragraph" w:styleId="Heading7">
    <w:name w:val="heading 7"/>
    <w:basedOn w:val="Normal"/>
    <w:next w:val="Normal"/>
    <w:link w:val="Heading7Char"/>
    <w:uiPriority w:val="9"/>
    <w:unhideWhenUsed/>
    <w:qFormat/>
    <w:rsid w:val="0026253F"/>
    <w:pPr>
      <w:spacing w:before="200" w:after="0"/>
      <w:outlineLvl w:val="6"/>
    </w:pPr>
    <w:rPr>
      <w:caps/>
      <w:color w:val="204F9C"/>
      <w:spacing w:val="10"/>
    </w:rPr>
  </w:style>
  <w:style w:type="paragraph" w:styleId="Heading8">
    <w:name w:val="heading 8"/>
    <w:basedOn w:val="Normal"/>
    <w:next w:val="Normal"/>
    <w:link w:val="Heading8Char"/>
    <w:uiPriority w:val="9"/>
    <w:unhideWhenUsed/>
    <w:qFormat/>
    <w:rsid w:val="00B66D0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66D05"/>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1C01"/>
    <w:pPr>
      <w:spacing w:before="0" w:after="0"/>
    </w:pPr>
    <w:rPr>
      <w:rFonts w:asciiTheme="majorHAnsi" w:eastAsiaTheme="majorEastAsia" w:hAnsiTheme="majorHAnsi" w:cstheme="majorBidi"/>
      <w:caps/>
      <w:color w:val="002060"/>
      <w:spacing w:val="10"/>
      <w:sz w:val="52"/>
      <w:szCs w:val="52"/>
    </w:rPr>
  </w:style>
  <w:style w:type="character" w:customStyle="1" w:styleId="Heading1Char">
    <w:name w:val="Heading 1 Char"/>
    <w:basedOn w:val="DefaultParagraphFont"/>
    <w:link w:val="Heading1"/>
    <w:uiPriority w:val="9"/>
    <w:rsid w:val="00BD1C91"/>
    <w:rPr>
      <w:caps/>
      <w:color w:val="FFFFFF" w:themeColor="background1"/>
      <w:spacing w:val="15"/>
      <w:sz w:val="22"/>
      <w:szCs w:val="22"/>
      <w:shd w:val="clear" w:color="auto" w:fill="002060"/>
    </w:rPr>
  </w:style>
  <w:style w:type="character" w:customStyle="1" w:styleId="Heading2Char">
    <w:name w:val="Heading 2 Char"/>
    <w:basedOn w:val="DefaultParagraphFont"/>
    <w:link w:val="Heading2"/>
    <w:uiPriority w:val="9"/>
    <w:semiHidden/>
    <w:rsid w:val="00930945"/>
    <w:rPr>
      <w:caps/>
      <w:color w:val="FFFFFF" w:themeColor="background1"/>
      <w:spacing w:val="15"/>
      <w:shd w:val="clear" w:color="auto" w:fill="C7DDF1"/>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1"/>
    <w:qFormat/>
    <w:rsid w:val="00592428"/>
    <w:pPr>
      <w:ind w:left="720"/>
      <w:contextualSpacing/>
    </w:p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26253F"/>
    <w:rPr>
      <w:caps/>
      <w:color w:val="204F9C"/>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rPr>
      <w:b/>
      <w:bCs/>
      <w:color w:val="7B230B" w:themeColor="accent1" w:themeShade="BF"/>
      <w:sz w:val="16"/>
      <w:szCs w:val="16"/>
    </w:rPr>
  </w:style>
  <w:style w:type="character" w:customStyle="1" w:styleId="TitleChar">
    <w:name w:val="Title Char"/>
    <w:basedOn w:val="DefaultParagraphFont"/>
    <w:link w:val="Title"/>
    <w:uiPriority w:val="10"/>
    <w:rsid w:val="00771C01"/>
    <w:rPr>
      <w:rFonts w:asciiTheme="majorHAnsi" w:eastAsiaTheme="majorEastAsia" w:hAnsiTheme="majorHAnsi" w:cstheme="majorBidi"/>
      <w:caps/>
      <w:color w:val="002060"/>
      <w:spacing w:val="10"/>
      <w:sz w:val="52"/>
      <w:szCs w:val="52"/>
    </w:rPr>
  </w:style>
  <w:style w:type="paragraph" w:styleId="Subtitle">
    <w:name w:val="Subtitle"/>
    <w:basedOn w:val="Normal"/>
    <w:next w:val="Normal"/>
    <w:link w:val="SubtitleChar"/>
    <w:uiPriority w:val="11"/>
    <w:qFormat/>
    <w:pPr>
      <w:spacing w:before="0" w:after="500" w:line="240" w:lineRule="auto"/>
    </w:pPr>
    <w:rPr>
      <w:smallCaps/>
      <w:color w:val="595959"/>
      <w:sz w:val="21"/>
      <w:szCs w:val="21"/>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26253F"/>
    <w:rPr>
      <w:caps/>
      <w:color w:val="204F9C"/>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rPr>
      <w:i/>
      <w:iCs/>
      <w:sz w:val="24"/>
      <w:szCs w:val="24"/>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930945"/>
    <w:pPr>
      <w:spacing w:before="240" w:after="240" w:line="240" w:lineRule="auto"/>
      <w:ind w:left="1080" w:right="1080"/>
      <w:jc w:val="center"/>
    </w:pPr>
    <w:rPr>
      <w:color w:val="002060"/>
      <w:sz w:val="24"/>
      <w:szCs w:val="24"/>
    </w:rPr>
  </w:style>
  <w:style w:type="character" w:customStyle="1" w:styleId="IntenseQuoteChar">
    <w:name w:val="Intense Quote Char"/>
    <w:basedOn w:val="DefaultParagraphFont"/>
    <w:link w:val="IntenseQuote"/>
    <w:uiPriority w:val="30"/>
    <w:rsid w:val="00930945"/>
    <w:rPr>
      <w:color w:val="002060"/>
      <w:sz w:val="24"/>
      <w:szCs w:val="24"/>
    </w:rPr>
  </w:style>
  <w:style w:type="character" w:styleId="SubtleEmphasis">
    <w:name w:val="Subtle Emphasis"/>
    <w:uiPriority w:val="19"/>
    <w:qFormat/>
    <w:rsid w:val="0026253F"/>
    <w:rPr>
      <w:i/>
      <w:iCs/>
      <w:color w:val="204F9C"/>
    </w:rPr>
  </w:style>
  <w:style w:type="character" w:styleId="IntenseEmphasis">
    <w:name w:val="Intense Emphasis"/>
    <w:uiPriority w:val="21"/>
    <w:qFormat/>
    <w:rsid w:val="0026253F"/>
    <w:rPr>
      <w:b/>
      <w:bCs/>
      <w:caps/>
      <w:color w:val="204F9C"/>
      <w:spacing w:val="10"/>
    </w:rPr>
  </w:style>
  <w:style w:type="character" w:styleId="SubtleReference">
    <w:name w:val="Subtle Reference"/>
    <w:uiPriority w:val="31"/>
    <w:qFormat/>
    <w:rsid w:val="00930945"/>
    <w:rPr>
      <w:b/>
      <w:bCs/>
      <w:color w:val="002060"/>
    </w:rPr>
  </w:style>
  <w:style w:type="character" w:styleId="IntenseReference">
    <w:name w:val="Intense Reference"/>
    <w:uiPriority w:val="32"/>
    <w:qFormat/>
    <w:rsid w:val="00930945"/>
    <w:rPr>
      <w:b/>
      <w:bCs/>
      <w:i/>
      <w:iCs/>
      <w:caps/>
      <w:color w:val="002060"/>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pPr>
      <w:spacing w:line="240" w:lineRule="auto"/>
    </w:pPr>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semiHidden/>
    <w:unhideWhenUsed/>
    <w:rsid w:val="00F16D6D"/>
    <w:pPr>
      <w:spacing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after="100"/>
    </w:pPr>
  </w:style>
  <w:style w:type="paragraph" w:styleId="TOC2">
    <w:name w:val="toc 2"/>
    <w:basedOn w:val="Normal"/>
    <w:next w:val="Normal"/>
    <w:autoRedefine/>
    <w:uiPriority w:val="39"/>
    <w:unhideWhenUsed/>
    <w:rsid w:val="004E6007"/>
    <w:pPr>
      <w:spacing w:after="100"/>
      <w:ind w:left="200"/>
    </w:pPr>
  </w:style>
  <w:style w:type="paragraph" w:styleId="TOC3">
    <w:name w:val="toc 3"/>
    <w:basedOn w:val="Normal"/>
    <w:next w:val="Normal"/>
    <w:autoRedefine/>
    <w:uiPriority w:val="39"/>
    <w:unhideWhenUsed/>
    <w:rsid w:val="004E6007"/>
    <w:pPr>
      <w:spacing w:after="100"/>
      <w:ind w:left="400"/>
    </w:p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Autospacing="1" w:after="100" w:afterAutospacing="1" w:line="240" w:lineRule="auto"/>
    </w:pPr>
    <w:rPr>
      <w:rFonts w:eastAsiaTheme="minorHAnsi"/>
      <w:sz w:val="22"/>
      <w:szCs w:val="22"/>
    </w:rPr>
  </w:style>
  <w:style w:type="paragraph" w:styleId="BodyText">
    <w:name w:val="Body Text"/>
    <w:basedOn w:val="Normal"/>
    <w:link w:val="BodyTextChar"/>
    <w:uiPriority w:val="1"/>
    <w:qFormat/>
    <w:rsid w:val="008F1B76"/>
    <w:pPr>
      <w:widowControl w:val="0"/>
      <w:autoSpaceDE w:val="0"/>
      <w:autoSpaceDN w:val="0"/>
      <w:spacing w:before="0" w:after="0" w:line="240" w:lineRule="auto"/>
    </w:pPr>
    <w:rPr>
      <w:sz w:val="22"/>
      <w:szCs w:val="22"/>
      <w:lang w:val="en-US"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character" w:customStyle="1" w:styleId="Mention1">
    <w:name w:val="Mention1"/>
    <w:basedOn w:val="DefaultParagraphFont"/>
    <w:uiPriority w:val="99"/>
    <w:unhideWhenUsed/>
    <w:rsid w:val="00541D04"/>
    <w:rPr>
      <w:color w:val="2B579A"/>
      <w:shd w:val="clear" w:color="auto" w:fill="E1DFDD"/>
    </w:rPr>
  </w:style>
  <w:style w:type="paragraph" w:styleId="Revision">
    <w:name w:val="Revision"/>
    <w:hidden/>
    <w:uiPriority w:val="99"/>
    <w:semiHidden/>
    <w:rsid w:val="00256BBB"/>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Props1.xml><?xml version="1.0" encoding="utf-8"?>
<ds:datastoreItem xmlns:ds="http://schemas.openxmlformats.org/officeDocument/2006/customXml" ds:itemID="{54B0412C-3824-45D4-945B-CC82C5EC6359}">
  <ds:schemaRefs>
    <ds:schemaRef ds:uri="http://schemas.microsoft.com/office/2006/metadata/properties"/>
    <ds:schemaRef ds:uri="http://schemas.microsoft.com/office/infopath/2007/PartnerControls"/>
    <ds:schemaRef ds:uri="da0c6d79-a438-4994-a523-cbf97fae67eb"/>
    <ds:schemaRef ds:uri="019cb54d-0129-45e8-8332-5892cbdaaf8f"/>
  </ds:schemaRefs>
</ds:datastoreItem>
</file>

<file path=customXml/itemProps2.xml><?xml version="1.0" encoding="utf-8"?>
<ds:datastoreItem xmlns:ds="http://schemas.openxmlformats.org/officeDocument/2006/customXml" ds:itemID="{30A895F4-6400-42AD-8288-1A19EBEF1DB1}">
  <ds:schemaRefs>
    <ds:schemaRef ds:uri="http://schemas.microsoft.com/sharepoint/v3/contenttype/forms"/>
  </ds:schemaRefs>
</ds:datastoreItem>
</file>

<file path=customXml/itemProps3.xml><?xml version="1.0" encoding="utf-8"?>
<ds:datastoreItem xmlns:ds="http://schemas.openxmlformats.org/officeDocument/2006/customXml" ds:itemID="{8F224D5F-E09B-4A2C-80D7-19EA2DCE075E}"/>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2385</Words>
  <Characters>13599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3</cp:revision>
  <dcterms:created xsi:type="dcterms:W3CDTF">2025-06-05T19:06:00Z</dcterms:created>
  <dcterms:modified xsi:type="dcterms:W3CDTF">2025-06-05T19:14:00Z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