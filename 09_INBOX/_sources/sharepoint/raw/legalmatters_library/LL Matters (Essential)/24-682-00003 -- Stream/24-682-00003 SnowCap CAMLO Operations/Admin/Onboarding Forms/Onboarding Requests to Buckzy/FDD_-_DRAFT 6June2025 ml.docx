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FAE9" w14:textId="77777777" w:rsidR="00C811EF" w:rsidRDefault="00C811EF">
      <w:pPr>
        <w:pStyle w:val="BodyText"/>
        <w:kinsoku w:val="0"/>
        <w:overflowPunct w:val="0"/>
        <w:rPr>
          <w:rFonts w:ascii="Times New Roman" w:hAnsi="Times New Roman" w:cs="Times New Roman"/>
          <w:sz w:val="16"/>
          <w:szCs w:val="16"/>
        </w:rPr>
      </w:pPr>
    </w:p>
    <w:p w14:paraId="43269E47" w14:textId="77777777" w:rsidR="00C811EF" w:rsidRDefault="00C811EF">
      <w:pPr>
        <w:pStyle w:val="BodyText"/>
        <w:kinsoku w:val="0"/>
        <w:overflowPunct w:val="0"/>
        <w:rPr>
          <w:rFonts w:ascii="Times New Roman" w:hAnsi="Times New Roman" w:cs="Times New Roman"/>
          <w:sz w:val="16"/>
          <w:szCs w:val="16"/>
        </w:rPr>
      </w:pPr>
    </w:p>
    <w:p w14:paraId="3B92D745" w14:textId="77777777" w:rsidR="00C811EF" w:rsidRDefault="00C811EF">
      <w:pPr>
        <w:pStyle w:val="BodyText"/>
        <w:kinsoku w:val="0"/>
        <w:overflowPunct w:val="0"/>
        <w:rPr>
          <w:rFonts w:ascii="Times New Roman" w:hAnsi="Times New Roman" w:cs="Times New Roman"/>
          <w:sz w:val="16"/>
          <w:szCs w:val="16"/>
        </w:rPr>
      </w:pPr>
    </w:p>
    <w:p w14:paraId="0B5944DE" w14:textId="77777777" w:rsidR="00C811EF" w:rsidRDefault="00C811EF">
      <w:pPr>
        <w:pStyle w:val="BodyText"/>
        <w:kinsoku w:val="0"/>
        <w:overflowPunct w:val="0"/>
        <w:rPr>
          <w:rFonts w:ascii="Times New Roman" w:hAnsi="Times New Roman" w:cs="Times New Roman"/>
          <w:sz w:val="16"/>
          <w:szCs w:val="16"/>
        </w:rPr>
      </w:pPr>
    </w:p>
    <w:p w14:paraId="7AB3A11B" w14:textId="77777777" w:rsidR="00C811EF" w:rsidRDefault="00C811EF">
      <w:pPr>
        <w:pStyle w:val="BodyText"/>
        <w:kinsoku w:val="0"/>
        <w:overflowPunct w:val="0"/>
        <w:rPr>
          <w:rFonts w:ascii="Times New Roman" w:hAnsi="Times New Roman" w:cs="Times New Roman"/>
          <w:sz w:val="16"/>
          <w:szCs w:val="16"/>
        </w:rPr>
      </w:pPr>
    </w:p>
    <w:p w14:paraId="58388C4E" w14:textId="77777777" w:rsidR="00C811EF" w:rsidRDefault="00C811EF">
      <w:pPr>
        <w:pStyle w:val="BodyText"/>
        <w:kinsoku w:val="0"/>
        <w:overflowPunct w:val="0"/>
        <w:rPr>
          <w:rFonts w:ascii="Times New Roman" w:hAnsi="Times New Roman" w:cs="Times New Roman"/>
          <w:sz w:val="16"/>
          <w:szCs w:val="16"/>
        </w:rPr>
      </w:pPr>
    </w:p>
    <w:p w14:paraId="0C6B8426" w14:textId="77777777" w:rsidR="00C811EF" w:rsidRDefault="00C811EF">
      <w:pPr>
        <w:pStyle w:val="BodyText"/>
        <w:kinsoku w:val="0"/>
        <w:overflowPunct w:val="0"/>
        <w:rPr>
          <w:rFonts w:ascii="Times New Roman" w:hAnsi="Times New Roman" w:cs="Times New Roman"/>
          <w:sz w:val="16"/>
          <w:szCs w:val="16"/>
        </w:rPr>
      </w:pPr>
    </w:p>
    <w:p w14:paraId="13B96A4B" w14:textId="77777777" w:rsidR="00C811EF" w:rsidRDefault="00C811EF">
      <w:pPr>
        <w:pStyle w:val="BodyText"/>
        <w:kinsoku w:val="0"/>
        <w:overflowPunct w:val="0"/>
        <w:rPr>
          <w:rFonts w:ascii="Times New Roman" w:hAnsi="Times New Roman" w:cs="Times New Roman"/>
          <w:sz w:val="16"/>
          <w:szCs w:val="16"/>
        </w:rPr>
      </w:pPr>
    </w:p>
    <w:p w14:paraId="4B2F7379" w14:textId="77777777" w:rsidR="00C811EF" w:rsidRDefault="00C811EF">
      <w:pPr>
        <w:pStyle w:val="BodyText"/>
        <w:kinsoku w:val="0"/>
        <w:overflowPunct w:val="0"/>
        <w:rPr>
          <w:rFonts w:ascii="Times New Roman" w:hAnsi="Times New Roman" w:cs="Times New Roman"/>
          <w:sz w:val="16"/>
          <w:szCs w:val="16"/>
        </w:rPr>
      </w:pPr>
    </w:p>
    <w:p w14:paraId="766DB395" w14:textId="77777777" w:rsidR="00C811EF" w:rsidRDefault="00C811EF">
      <w:pPr>
        <w:pStyle w:val="BodyText"/>
        <w:kinsoku w:val="0"/>
        <w:overflowPunct w:val="0"/>
        <w:rPr>
          <w:rFonts w:ascii="Times New Roman" w:hAnsi="Times New Roman" w:cs="Times New Roman"/>
          <w:sz w:val="16"/>
          <w:szCs w:val="16"/>
        </w:rPr>
      </w:pPr>
    </w:p>
    <w:p w14:paraId="698F5808" w14:textId="77777777" w:rsidR="00C811EF" w:rsidRDefault="00C811EF">
      <w:pPr>
        <w:pStyle w:val="BodyText"/>
        <w:kinsoku w:val="0"/>
        <w:overflowPunct w:val="0"/>
        <w:spacing w:before="51"/>
        <w:rPr>
          <w:rFonts w:ascii="Times New Roman" w:hAnsi="Times New Roman" w:cs="Times New Roman"/>
          <w:sz w:val="16"/>
          <w:szCs w:val="16"/>
        </w:rPr>
      </w:pPr>
    </w:p>
    <w:p w14:paraId="3B312351" w14:textId="77777777" w:rsidR="00C811EF" w:rsidRDefault="00D00284" w:rsidP="00F6163C">
      <w:pPr>
        <w:pStyle w:val="BodyText"/>
        <w:kinsoku w:val="0"/>
        <w:overflowPunct w:val="0"/>
        <w:spacing w:before="1"/>
        <w:ind w:left="2736"/>
        <w:jc w:val="center"/>
        <w:rPr>
          <w:b/>
          <w:bCs/>
          <w:spacing w:val="-5"/>
          <w:sz w:val="16"/>
          <w:szCs w:val="16"/>
        </w:rPr>
      </w:pPr>
      <w:r>
        <w:rPr>
          <w:noProof/>
        </w:rPr>
        <mc:AlternateContent>
          <mc:Choice Requires="wps">
            <w:drawing>
              <wp:anchor distT="0" distB="0" distL="114300" distR="114300" simplePos="0" relativeHeight="251616768" behindDoc="0" locked="0" layoutInCell="0" allowOverlap="1" wp14:anchorId="0315426B" wp14:editId="61A1AB8E">
                <wp:simplePos x="0" y="0"/>
                <wp:positionH relativeFrom="page">
                  <wp:posOffset>2883535</wp:posOffset>
                </wp:positionH>
                <wp:positionV relativeFrom="paragraph">
                  <wp:posOffset>-657225</wp:posOffset>
                </wp:positionV>
                <wp:extent cx="1854200" cy="800100"/>
                <wp:effectExtent l="0" t="0" r="0" b="0"/>
                <wp:wrapNone/>
                <wp:docPr id="21095266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42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26904" w14:textId="0CCF1669" w:rsidR="004A6BB4" w:rsidRDefault="004A6BB4">
                            <w:pPr>
                              <w:widowControl/>
                              <w:autoSpaceDE/>
                              <w:autoSpaceDN/>
                              <w:adjustRightInd/>
                              <w:spacing w:line="1260" w:lineRule="atLeast"/>
                              <w:rPr>
                                <w:rFonts w:ascii="Times New Roman" w:hAnsi="Times New Roman" w:cs="Times New Roman"/>
                                <w:sz w:val="24"/>
                                <w:szCs w:val="24"/>
                              </w:rPr>
                            </w:pPr>
                          </w:p>
                          <w:p w14:paraId="487390CD"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5426B" id="Rectangle 3" o:spid="_x0000_s1026" style="position:absolute;left:0;text-align:left;margin-left:227.05pt;margin-top:-51.75pt;width:146pt;height:63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" o:allowincell="f" filled="f" stroked="f">
                <v:path arrowok="t"/>
                <v:textbox inset="0,0,0,0">
                  <w:txbxContent>
                    <w:p w14:paraId="25B26904" w14:textId="0CCF1669" w:rsidR="004A6BB4" w:rsidRDefault="004A6BB4">
                      <w:pPr>
                        <w:widowControl/>
                        <w:autoSpaceDE/>
                        <w:autoSpaceDN/>
                        <w:adjustRightInd/>
                        <w:spacing w:line="1260" w:lineRule="atLeast"/>
                        <w:rPr>
                          <w:rFonts w:ascii="Times New Roman" w:hAnsi="Times New Roman" w:cs="Times New Roman"/>
                          <w:sz w:val="24"/>
                          <w:szCs w:val="24"/>
                        </w:rPr>
                      </w:pPr>
                    </w:p>
                    <w:p w14:paraId="487390CD" w14:textId="77777777" w:rsidR="004A6BB4" w:rsidRDefault="004A6BB4">
                      <w:pPr>
                        <w:rPr>
                          <w:rFonts w:ascii="Times New Roman" w:hAnsi="Times New Roman" w:cs="Times New Roman"/>
                          <w:sz w:val="24"/>
                          <w:szCs w:val="24"/>
                        </w:rPr>
                      </w:pPr>
                    </w:p>
                  </w:txbxContent>
                </v:textbox>
                <w10:wrap anchorx="page"/>
              </v:rect>
            </w:pict>
          </mc:Fallback>
        </mc:AlternateContent>
      </w:r>
      <w:r w:rsidR="00C811EF">
        <w:rPr>
          <w:b/>
          <w:bCs/>
          <w:spacing w:val="-5"/>
          <w:sz w:val="16"/>
          <w:szCs w:val="16"/>
        </w:rPr>
        <w:t>TM</w:t>
      </w:r>
    </w:p>
    <w:p w14:paraId="058C0D3C" w14:textId="77777777" w:rsidR="00C811EF" w:rsidRDefault="00C811EF">
      <w:pPr>
        <w:pStyle w:val="BodyText"/>
        <w:kinsoku w:val="0"/>
        <w:overflowPunct w:val="0"/>
        <w:spacing w:before="321"/>
        <w:ind w:left="1734" w:right="1735"/>
        <w:jc w:val="center"/>
        <w:rPr>
          <w:b/>
          <w:bCs/>
          <w:spacing w:val="-2"/>
          <w:sz w:val="36"/>
          <w:szCs w:val="36"/>
        </w:rPr>
      </w:pPr>
      <w:r>
        <w:rPr>
          <w:b/>
          <w:bCs/>
          <w:sz w:val="36"/>
          <w:szCs w:val="36"/>
        </w:rPr>
        <w:t>FRANCHISE</w:t>
      </w:r>
      <w:r>
        <w:rPr>
          <w:b/>
          <w:bCs/>
          <w:spacing w:val="-7"/>
          <w:sz w:val="36"/>
          <w:szCs w:val="36"/>
        </w:rPr>
        <w:t xml:space="preserve"> </w:t>
      </w:r>
      <w:r>
        <w:rPr>
          <w:b/>
          <w:bCs/>
          <w:sz w:val="36"/>
          <w:szCs w:val="36"/>
        </w:rPr>
        <w:t>DISCLOSURE</w:t>
      </w:r>
      <w:r>
        <w:rPr>
          <w:b/>
          <w:bCs/>
          <w:spacing w:val="-5"/>
          <w:sz w:val="36"/>
          <w:szCs w:val="36"/>
        </w:rPr>
        <w:t xml:space="preserve"> </w:t>
      </w:r>
      <w:r>
        <w:rPr>
          <w:b/>
          <w:bCs/>
          <w:spacing w:val="-2"/>
          <w:sz w:val="36"/>
          <w:szCs w:val="36"/>
        </w:rPr>
        <w:t>DOCUMENT</w:t>
      </w:r>
    </w:p>
    <w:p w14:paraId="68E45E0F" w14:textId="77777777" w:rsidR="00C811EF" w:rsidRDefault="00C811EF">
      <w:pPr>
        <w:pStyle w:val="BodyText"/>
        <w:kinsoku w:val="0"/>
        <w:overflowPunct w:val="0"/>
        <w:spacing w:before="3"/>
        <w:ind w:left="1735" w:right="1735"/>
        <w:jc w:val="center"/>
        <w:rPr>
          <w:b/>
          <w:bCs/>
          <w:sz w:val="24"/>
          <w:szCs w:val="24"/>
        </w:rPr>
      </w:pPr>
      <w:r>
        <w:rPr>
          <w:b/>
          <w:bCs/>
          <w:sz w:val="24"/>
          <w:szCs w:val="24"/>
        </w:rPr>
        <w:t>(ONTARIO,</w:t>
      </w:r>
      <w:r>
        <w:rPr>
          <w:b/>
          <w:bCs/>
          <w:spacing w:val="-7"/>
          <w:sz w:val="24"/>
          <w:szCs w:val="24"/>
        </w:rPr>
        <w:t xml:space="preserve"> </w:t>
      </w:r>
      <w:r>
        <w:rPr>
          <w:b/>
          <w:bCs/>
          <w:sz w:val="24"/>
          <w:szCs w:val="24"/>
        </w:rPr>
        <w:t>ALBERTA,</w:t>
      </w:r>
      <w:r>
        <w:rPr>
          <w:b/>
          <w:bCs/>
          <w:spacing w:val="-8"/>
          <w:sz w:val="24"/>
          <w:szCs w:val="24"/>
        </w:rPr>
        <w:t xml:space="preserve"> </w:t>
      </w:r>
      <w:r>
        <w:rPr>
          <w:b/>
          <w:bCs/>
          <w:sz w:val="24"/>
          <w:szCs w:val="24"/>
        </w:rPr>
        <w:t>PRINCE</w:t>
      </w:r>
      <w:r>
        <w:rPr>
          <w:b/>
          <w:bCs/>
          <w:spacing w:val="-7"/>
          <w:sz w:val="24"/>
          <w:szCs w:val="24"/>
        </w:rPr>
        <w:t xml:space="preserve"> </w:t>
      </w:r>
      <w:r>
        <w:rPr>
          <w:b/>
          <w:bCs/>
          <w:sz w:val="24"/>
          <w:szCs w:val="24"/>
        </w:rPr>
        <w:t>EDWARD</w:t>
      </w:r>
      <w:r>
        <w:rPr>
          <w:b/>
          <w:bCs/>
          <w:spacing w:val="-9"/>
          <w:sz w:val="24"/>
          <w:szCs w:val="24"/>
        </w:rPr>
        <w:t xml:space="preserve"> </w:t>
      </w:r>
      <w:r>
        <w:rPr>
          <w:b/>
          <w:bCs/>
          <w:sz w:val="24"/>
          <w:szCs w:val="24"/>
        </w:rPr>
        <w:t>ISLAND,</w:t>
      </w:r>
      <w:r>
        <w:rPr>
          <w:b/>
          <w:bCs/>
          <w:spacing w:val="-8"/>
          <w:sz w:val="24"/>
          <w:szCs w:val="24"/>
        </w:rPr>
        <w:t xml:space="preserve"> </w:t>
      </w:r>
      <w:r>
        <w:rPr>
          <w:b/>
          <w:bCs/>
          <w:sz w:val="24"/>
          <w:szCs w:val="24"/>
        </w:rPr>
        <w:t>MANITOBA, NEW BRUNSWICK and BRITISH COLUMBIA)</w:t>
      </w:r>
    </w:p>
    <w:p w14:paraId="1BF9462F" w14:textId="77777777" w:rsidR="00C811EF" w:rsidRDefault="00C811EF">
      <w:pPr>
        <w:pStyle w:val="BodyText"/>
        <w:kinsoku w:val="0"/>
        <w:overflowPunct w:val="0"/>
        <w:rPr>
          <w:b/>
          <w:bCs/>
          <w:sz w:val="24"/>
          <w:szCs w:val="24"/>
        </w:rPr>
      </w:pPr>
    </w:p>
    <w:p w14:paraId="45063FA8" w14:textId="77777777" w:rsidR="00C811EF" w:rsidRDefault="00C811EF">
      <w:pPr>
        <w:pStyle w:val="Heading2"/>
        <w:kinsoku w:val="0"/>
        <w:overflowPunct w:val="0"/>
        <w:ind w:left="1732" w:right="1735"/>
        <w:rPr>
          <w:spacing w:val="-2"/>
          <w:u w:val="none"/>
        </w:rPr>
      </w:pPr>
      <w:r>
        <w:rPr>
          <w:u w:val="none"/>
        </w:rPr>
        <w:t>Information</w:t>
      </w:r>
      <w:r>
        <w:rPr>
          <w:spacing w:val="-17"/>
          <w:u w:val="none"/>
        </w:rPr>
        <w:t xml:space="preserve"> </w:t>
      </w:r>
      <w:r>
        <w:rPr>
          <w:u w:val="none"/>
        </w:rPr>
        <w:t>for</w:t>
      </w:r>
      <w:r>
        <w:rPr>
          <w:spacing w:val="-15"/>
          <w:u w:val="none"/>
        </w:rPr>
        <w:t xml:space="preserve"> </w:t>
      </w:r>
      <w:r>
        <w:rPr>
          <w:u w:val="none"/>
        </w:rPr>
        <w:t>Prospective</w:t>
      </w:r>
      <w:r>
        <w:rPr>
          <w:spacing w:val="-15"/>
          <w:u w:val="none"/>
        </w:rPr>
        <w:t xml:space="preserve"> </w:t>
      </w:r>
      <w:r>
        <w:rPr>
          <w:spacing w:val="-2"/>
          <w:u w:val="none"/>
        </w:rPr>
        <w:t>Franchisees</w:t>
      </w:r>
    </w:p>
    <w:p w14:paraId="1BC4EDEB" w14:textId="1D997543" w:rsidR="00C811EF" w:rsidRDefault="00C811EF">
      <w:pPr>
        <w:pStyle w:val="Heading4"/>
        <w:tabs>
          <w:tab w:val="left" w:pos="5039"/>
        </w:tabs>
        <w:kinsoku w:val="0"/>
        <w:overflowPunct w:val="0"/>
        <w:spacing w:before="230"/>
        <w:ind w:left="720"/>
        <w:jc w:val="left"/>
        <w:rPr>
          <w:spacing w:val="-4"/>
        </w:rPr>
      </w:pPr>
      <w:r>
        <w:rPr>
          <w:spacing w:val="-2"/>
        </w:rPr>
        <w:t>Franchisor:</w:t>
      </w:r>
      <w:r>
        <w:tab/>
      </w:r>
      <w:r w:rsidR="003D3AA8">
        <w:t>[FRANCHISOR</w:t>
      </w:r>
      <w:r w:rsidR="00065943">
        <w:t xml:space="preserve"> LEGAL</w:t>
      </w:r>
      <w:r w:rsidR="003D3AA8">
        <w:t xml:space="preserve"> </w:t>
      </w:r>
      <w:r w:rsidR="00065943">
        <w:t>NAME]</w:t>
      </w:r>
      <w:r>
        <w:rPr>
          <w:spacing w:val="-4"/>
        </w:rPr>
        <w:t>.</w:t>
      </w:r>
    </w:p>
    <w:p w14:paraId="6CE81AB3" w14:textId="4839104B" w:rsidR="00C811EF" w:rsidRPr="00F6163C" w:rsidRDefault="00C811EF">
      <w:pPr>
        <w:pStyle w:val="BodyText"/>
        <w:tabs>
          <w:tab w:val="left" w:pos="5039"/>
        </w:tabs>
        <w:kinsoku w:val="0"/>
        <w:overflowPunct w:val="0"/>
        <w:spacing w:before="229"/>
        <w:ind w:left="720"/>
        <w:rPr>
          <w:spacing w:val="-5"/>
          <w:highlight w:val="yellow"/>
        </w:rPr>
      </w:pPr>
      <w:r>
        <w:rPr>
          <w:b/>
          <w:bCs/>
        </w:rPr>
        <w:t>Franchisor</w:t>
      </w:r>
      <w:r>
        <w:rPr>
          <w:b/>
          <w:bCs/>
          <w:spacing w:val="-13"/>
        </w:rPr>
        <w:t xml:space="preserve"> </w:t>
      </w:r>
      <w:r>
        <w:rPr>
          <w:b/>
          <w:bCs/>
        </w:rPr>
        <w:t>Principal</w:t>
      </w:r>
      <w:r>
        <w:rPr>
          <w:b/>
          <w:bCs/>
          <w:spacing w:val="-12"/>
        </w:rPr>
        <w:t xml:space="preserve"> </w:t>
      </w:r>
      <w:r>
        <w:rPr>
          <w:b/>
          <w:bCs/>
          <w:spacing w:val="-2"/>
        </w:rPr>
        <w:t>Address:</w:t>
      </w:r>
      <w:r>
        <w:rPr>
          <w:b/>
          <w:bCs/>
        </w:rPr>
        <w:tab/>
      </w:r>
      <w:r w:rsidR="009B64E3">
        <w:rPr>
          <w:highlight w:val="yellow"/>
        </w:rPr>
        <w:t>[FRANCHISOR POSTAL ADDRESS]</w:t>
      </w:r>
    </w:p>
    <w:p w14:paraId="1F552610" w14:textId="54279990" w:rsidR="00C811EF" w:rsidRPr="00F6163C" w:rsidRDefault="00C811EF">
      <w:pPr>
        <w:pStyle w:val="BodyText"/>
        <w:kinsoku w:val="0"/>
        <w:overflowPunct w:val="0"/>
        <w:spacing w:before="1" w:line="229" w:lineRule="exact"/>
        <w:ind w:left="5040"/>
        <w:rPr>
          <w:spacing w:val="-4"/>
          <w:highlight w:val="yellow"/>
        </w:rPr>
      </w:pPr>
      <w:r w:rsidRPr="00F6163C">
        <w:rPr>
          <w:highlight w:val="yellow"/>
        </w:rPr>
        <w:t>Tel:</w:t>
      </w:r>
      <w:r w:rsidRPr="00F6163C">
        <w:rPr>
          <w:spacing w:val="-8"/>
          <w:highlight w:val="yellow"/>
        </w:rPr>
        <w:t xml:space="preserve"> </w:t>
      </w:r>
      <w:r w:rsidR="009B64E3">
        <w:rPr>
          <w:highlight w:val="yellow"/>
        </w:rPr>
        <w:t>[FRANCHISOR PHONE NUMBER]</w:t>
      </w:r>
    </w:p>
    <w:p w14:paraId="20A1EFFB" w14:textId="0E3B1A62" w:rsidR="00C811EF" w:rsidRPr="00F6163C" w:rsidRDefault="00C811EF">
      <w:pPr>
        <w:pStyle w:val="BodyText"/>
        <w:kinsoku w:val="0"/>
        <w:overflowPunct w:val="0"/>
        <w:spacing w:line="229" w:lineRule="exact"/>
        <w:ind w:left="5040"/>
        <w:rPr>
          <w:spacing w:val="-2"/>
          <w:highlight w:val="yellow"/>
        </w:rPr>
      </w:pPr>
      <w:r w:rsidRPr="00F6163C">
        <w:rPr>
          <w:highlight w:val="yellow"/>
        </w:rPr>
        <w:t>Web:</w:t>
      </w:r>
      <w:r w:rsidRPr="00F6163C">
        <w:rPr>
          <w:spacing w:val="-6"/>
          <w:highlight w:val="yellow"/>
        </w:rPr>
        <w:t xml:space="preserve"> </w:t>
      </w:r>
      <w:hyperlink r:id="rId10" w:history="1">
        <w:r w:rsidR="00F617A6">
          <w:rPr>
            <w:spacing w:val="-2"/>
            <w:highlight w:val="yellow"/>
            <w:u w:val="single"/>
          </w:rPr>
          <w:t>[FRANCHISOR</w:t>
        </w:r>
      </w:hyperlink>
      <w:r w:rsidR="00F617A6">
        <w:rPr>
          <w:highlight w:val="yellow"/>
        </w:rPr>
        <w:t xml:space="preserve"> WEBSITE]</w:t>
      </w:r>
    </w:p>
    <w:p w14:paraId="7F80448D" w14:textId="0C6FD8C1" w:rsidR="00C811EF" w:rsidRDefault="00C811EF">
      <w:pPr>
        <w:pStyle w:val="BodyText"/>
        <w:kinsoku w:val="0"/>
        <w:overflowPunct w:val="0"/>
        <w:ind w:left="5040"/>
        <w:rPr>
          <w:spacing w:val="-2"/>
        </w:rPr>
      </w:pPr>
      <w:r w:rsidRPr="00F6163C">
        <w:rPr>
          <w:highlight w:val="yellow"/>
        </w:rPr>
        <w:t>Email:</w:t>
      </w:r>
      <w:r w:rsidRPr="00F6163C">
        <w:rPr>
          <w:spacing w:val="-8"/>
          <w:highlight w:val="yellow"/>
        </w:rPr>
        <w:t xml:space="preserve"> </w:t>
      </w:r>
      <w:r w:rsidR="00F617A6">
        <w:rPr>
          <w:spacing w:val="-2"/>
          <w:highlight w:val="yellow"/>
          <w:u w:val="single"/>
        </w:rPr>
        <w:t>[FRANC</w:t>
      </w:r>
      <w:r w:rsidR="00F617A6">
        <w:rPr>
          <w:spacing w:val="-2"/>
          <w:u w:val="single"/>
        </w:rPr>
        <w:t>HISOR EMAIL]</w:t>
      </w:r>
    </w:p>
    <w:p w14:paraId="76D2C34A" w14:textId="77777777" w:rsidR="00C811EF" w:rsidRDefault="00C811EF">
      <w:pPr>
        <w:pStyle w:val="BodyText"/>
        <w:kinsoku w:val="0"/>
        <w:overflowPunct w:val="0"/>
        <w:spacing w:before="11"/>
      </w:pPr>
    </w:p>
    <w:p w14:paraId="0E9AE7A5" w14:textId="77777777" w:rsidR="00C811EF" w:rsidRDefault="00C811EF">
      <w:pPr>
        <w:pStyle w:val="BodyText"/>
        <w:kinsoku w:val="0"/>
        <w:overflowPunct w:val="0"/>
        <w:spacing w:line="230" w:lineRule="exact"/>
        <w:ind w:left="720"/>
        <w:jc w:val="both"/>
        <w:rPr>
          <w:b/>
          <w:bCs/>
        </w:rPr>
      </w:pPr>
      <w:r>
        <w:rPr>
          <w:b/>
          <w:bCs/>
          <w:u w:val="thick"/>
        </w:rPr>
        <w:t>Disclosure</w:t>
      </w:r>
      <w:r>
        <w:rPr>
          <w:b/>
          <w:bCs/>
          <w:spacing w:val="-12"/>
          <w:u w:val="thick"/>
        </w:rPr>
        <w:t xml:space="preserve"> </w:t>
      </w:r>
      <w:r>
        <w:rPr>
          <w:b/>
          <w:bCs/>
          <w:u w:val="thick"/>
        </w:rPr>
        <w:t>in</w:t>
      </w:r>
      <w:r>
        <w:rPr>
          <w:b/>
          <w:bCs/>
          <w:spacing w:val="-9"/>
          <w:u w:val="thick"/>
        </w:rPr>
        <w:t xml:space="preserve"> </w:t>
      </w:r>
      <w:r>
        <w:rPr>
          <w:b/>
          <w:bCs/>
          <w:u w:val="thick"/>
        </w:rPr>
        <w:t>Franchise</w:t>
      </w:r>
      <w:r>
        <w:rPr>
          <w:b/>
          <w:bCs/>
          <w:spacing w:val="-10"/>
          <w:u w:val="thick"/>
        </w:rPr>
        <w:t xml:space="preserve"> </w:t>
      </w:r>
      <w:r>
        <w:rPr>
          <w:b/>
          <w:bCs/>
          <w:u w:val="thick"/>
        </w:rPr>
        <w:t>Disclosure</w:t>
      </w:r>
      <w:r>
        <w:rPr>
          <w:b/>
          <w:bCs/>
          <w:spacing w:val="-10"/>
          <w:u w:val="thick"/>
        </w:rPr>
        <w:t xml:space="preserve"> </w:t>
      </w:r>
      <w:r>
        <w:rPr>
          <w:b/>
          <w:bCs/>
          <w:spacing w:val="-2"/>
          <w:u w:val="thick"/>
        </w:rPr>
        <w:t>Provinces</w:t>
      </w:r>
    </w:p>
    <w:p w14:paraId="67B55EDC" w14:textId="77777777" w:rsidR="00C811EF" w:rsidRDefault="00C811EF">
      <w:pPr>
        <w:pStyle w:val="BodyText"/>
        <w:kinsoku w:val="0"/>
        <w:overflowPunct w:val="0"/>
        <w:ind w:left="720" w:right="716"/>
        <w:jc w:val="both"/>
        <w:rPr>
          <w:sz w:val="18"/>
          <w:szCs w:val="18"/>
        </w:rPr>
      </w:pPr>
      <w:r>
        <w:rPr>
          <w:sz w:val="18"/>
          <w:szCs w:val="18"/>
        </w:rPr>
        <w:t>If</w:t>
      </w:r>
      <w:r>
        <w:rPr>
          <w:spacing w:val="-1"/>
          <w:sz w:val="18"/>
          <w:szCs w:val="18"/>
        </w:rPr>
        <w:t xml:space="preserve"> </w:t>
      </w:r>
      <w:r>
        <w:rPr>
          <w:sz w:val="18"/>
          <w:szCs w:val="18"/>
        </w:rPr>
        <w:t>you</w:t>
      </w:r>
      <w:r>
        <w:rPr>
          <w:spacing w:val="-4"/>
          <w:sz w:val="18"/>
          <w:szCs w:val="18"/>
        </w:rPr>
        <w:t xml:space="preserve"> </w:t>
      </w:r>
      <w:r>
        <w:rPr>
          <w:sz w:val="18"/>
          <w:szCs w:val="18"/>
        </w:rPr>
        <w:t>are</w:t>
      </w:r>
      <w:r>
        <w:rPr>
          <w:spacing w:val="-1"/>
          <w:sz w:val="18"/>
          <w:szCs w:val="18"/>
        </w:rPr>
        <w:t xml:space="preserve"> </w:t>
      </w:r>
      <w:r>
        <w:rPr>
          <w:sz w:val="18"/>
          <w:szCs w:val="18"/>
        </w:rPr>
        <w:t>a</w:t>
      </w:r>
      <w:r>
        <w:rPr>
          <w:spacing w:val="-4"/>
          <w:sz w:val="18"/>
          <w:szCs w:val="18"/>
        </w:rPr>
        <w:t xml:space="preserve"> </w:t>
      </w:r>
      <w:r>
        <w:rPr>
          <w:sz w:val="18"/>
          <w:szCs w:val="18"/>
        </w:rPr>
        <w:t>prospective</w:t>
      </w:r>
      <w:r>
        <w:rPr>
          <w:spacing w:val="-1"/>
          <w:sz w:val="18"/>
          <w:szCs w:val="18"/>
        </w:rPr>
        <w:t xml:space="preserve"> </w:t>
      </w:r>
      <w:r>
        <w:rPr>
          <w:sz w:val="18"/>
          <w:szCs w:val="18"/>
        </w:rPr>
        <w:t>franchisee</w:t>
      </w:r>
      <w:r>
        <w:rPr>
          <w:spacing w:val="-1"/>
          <w:sz w:val="18"/>
          <w:szCs w:val="18"/>
        </w:rPr>
        <w:t xml:space="preserve"> </w:t>
      </w:r>
      <w:r>
        <w:rPr>
          <w:sz w:val="18"/>
          <w:szCs w:val="18"/>
        </w:rPr>
        <w:t>whose</w:t>
      </w:r>
      <w:r>
        <w:rPr>
          <w:spacing w:val="-2"/>
          <w:sz w:val="18"/>
          <w:szCs w:val="18"/>
        </w:rPr>
        <w:t xml:space="preserve"> </w:t>
      </w:r>
      <w:r>
        <w:rPr>
          <w:sz w:val="18"/>
          <w:szCs w:val="18"/>
        </w:rPr>
        <w:t>franchised</w:t>
      </w:r>
      <w:r>
        <w:rPr>
          <w:spacing w:val="-2"/>
          <w:sz w:val="18"/>
          <w:szCs w:val="18"/>
        </w:rPr>
        <w:t xml:space="preserve"> </w:t>
      </w:r>
      <w:r>
        <w:rPr>
          <w:sz w:val="18"/>
          <w:szCs w:val="18"/>
        </w:rPr>
        <w:t>business</w:t>
      </w:r>
      <w:r>
        <w:rPr>
          <w:spacing w:val="-1"/>
          <w:sz w:val="18"/>
          <w:szCs w:val="18"/>
        </w:rPr>
        <w:t xml:space="preserve"> </w:t>
      </w:r>
      <w:r>
        <w:rPr>
          <w:sz w:val="18"/>
          <w:szCs w:val="18"/>
        </w:rPr>
        <w:t>is</w:t>
      </w:r>
      <w:r>
        <w:rPr>
          <w:spacing w:val="-1"/>
          <w:sz w:val="18"/>
          <w:szCs w:val="18"/>
        </w:rPr>
        <w:t xml:space="preserve"> </w:t>
      </w:r>
      <w:r>
        <w:rPr>
          <w:sz w:val="18"/>
          <w:szCs w:val="18"/>
        </w:rPr>
        <w:t>regulated</w:t>
      </w:r>
      <w:r>
        <w:rPr>
          <w:spacing w:val="-1"/>
          <w:sz w:val="18"/>
          <w:szCs w:val="18"/>
        </w:rPr>
        <w:t xml:space="preserve"> </w:t>
      </w:r>
      <w:r>
        <w:rPr>
          <w:sz w:val="18"/>
          <w:szCs w:val="18"/>
        </w:rPr>
        <w:t>by</w:t>
      </w:r>
      <w:r>
        <w:rPr>
          <w:spacing w:val="-3"/>
          <w:sz w:val="18"/>
          <w:szCs w:val="18"/>
        </w:rPr>
        <w:t xml:space="preserve"> </w:t>
      </w:r>
      <w:r>
        <w:rPr>
          <w:sz w:val="18"/>
          <w:szCs w:val="18"/>
        </w:rPr>
        <w:t>one</w:t>
      </w:r>
      <w:r>
        <w:rPr>
          <w:spacing w:val="-4"/>
          <w:sz w:val="18"/>
          <w:szCs w:val="18"/>
        </w:rPr>
        <w:t xml:space="preserve"> </w:t>
      </w:r>
      <w:r>
        <w:rPr>
          <w:sz w:val="18"/>
          <w:szCs w:val="18"/>
        </w:rPr>
        <w:t>of</w:t>
      </w:r>
      <w:r>
        <w:rPr>
          <w:spacing w:val="-2"/>
          <w:sz w:val="18"/>
          <w:szCs w:val="18"/>
        </w:rPr>
        <w:t xml:space="preserve"> </w:t>
      </w:r>
      <w:r>
        <w:rPr>
          <w:sz w:val="18"/>
          <w:szCs w:val="18"/>
        </w:rPr>
        <w:t>the</w:t>
      </w:r>
      <w:r>
        <w:rPr>
          <w:spacing w:val="-1"/>
          <w:sz w:val="18"/>
          <w:szCs w:val="18"/>
        </w:rPr>
        <w:t xml:space="preserve"> </w:t>
      </w:r>
      <w:r>
        <w:rPr>
          <w:sz w:val="18"/>
          <w:szCs w:val="18"/>
        </w:rPr>
        <w:t>franchise</w:t>
      </w:r>
      <w:r>
        <w:rPr>
          <w:spacing w:val="-4"/>
          <w:sz w:val="18"/>
          <w:szCs w:val="18"/>
        </w:rPr>
        <w:t xml:space="preserve"> </w:t>
      </w:r>
      <w:r>
        <w:rPr>
          <w:sz w:val="18"/>
          <w:szCs w:val="18"/>
        </w:rPr>
        <w:t>disclosure</w:t>
      </w:r>
      <w:r>
        <w:rPr>
          <w:spacing w:val="-2"/>
          <w:sz w:val="18"/>
          <w:szCs w:val="18"/>
        </w:rPr>
        <w:t xml:space="preserve"> </w:t>
      </w:r>
      <w:r>
        <w:rPr>
          <w:sz w:val="18"/>
          <w:szCs w:val="18"/>
        </w:rPr>
        <w:t>statutes in the provinces of Ontario, Alberta, Prince Edward Island, Manitoba, New Brunswick, or British Columbia (the “Franchise Statutes”), this Disclosure Document is provided</w:t>
      </w:r>
      <w:r>
        <w:rPr>
          <w:spacing w:val="-1"/>
          <w:sz w:val="18"/>
          <w:szCs w:val="18"/>
        </w:rPr>
        <w:t xml:space="preserve"> </w:t>
      </w:r>
      <w:r>
        <w:rPr>
          <w:sz w:val="18"/>
          <w:szCs w:val="18"/>
        </w:rPr>
        <w:t>in accordance with and pursuant to,</w:t>
      </w:r>
      <w:r>
        <w:rPr>
          <w:spacing w:val="-1"/>
          <w:sz w:val="18"/>
          <w:szCs w:val="18"/>
        </w:rPr>
        <w:t xml:space="preserve"> </w:t>
      </w:r>
      <w:r>
        <w:rPr>
          <w:sz w:val="18"/>
          <w:szCs w:val="18"/>
        </w:rPr>
        <w:t>as the</w:t>
      </w:r>
      <w:r>
        <w:rPr>
          <w:spacing w:val="-1"/>
          <w:sz w:val="18"/>
          <w:szCs w:val="18"/>
        </w:rPr>
        <w:t xml:space="preserve"> </w:t>
      </w:r>
      <w:r>
        <w:rPr>
          <w:sz w:val="18"/>
          <w:szCs w:val="18"/>
        </w:rPr>
        <w:t>case may be:</w:t>
      </w:r>
    </w:p>
    <w:p w14:paraId="3405076C" w14:textId="77777777" w:rsidR="00C811EF" w:rsidRDefault="00C811EF">
      <w:pPr>
        <w:pStyle w:val="BodyText"/>
        <w:kinsoku w:val="0"/>
        <w:overflowPunct w:val="0"/>
        <w:spacing w:before="12"/>
        <w:rPr>
          <w:sz w:val="18"/>
          <w:szCs w:val="18"/>
        </w:rPr>
      </w:pPr>
    </w:p>
    <w:p w14:paraId="3FFA8A7C" w14:textId="77777777" w:rsidR="00C811EF" w:rsidRDefault="00C811EF" w:rsidP="00F6163C">
      <w:pPr>
        <w:pStyle w:val="ListParagraph"/>
        <w:numPr>
          <w:ilvl w:val="0"/>
          <w:numId w:val="112"/>
        </w:numPr>
        <w:tabs>
          <w:tab w:val="left" w:pos="1440"/>
        </w:tabs>
        <w:kinsoku w:val="0"/>
        <w:overflowPunct w:val="0"/>
        <w:ind w:right="718"/>
        <w:jc w:val="left"/>
        <w:rPr>
          <w:sz w:val="18"/>
          <w:szCs w:val="18"/>
        </w:rPr>
      </w:pPr>
      <w:r>
        <w:rPr>
          <w:sz w:val="18"/>
          <w:szCs w:val="18"/>
        </w:rPr>
        <w:t>Section</w:t>
      </w:r>
      <w:r>
        <w:rPr>
          <w:spacing w:val="40"/>
          <w:sz w:val="18"/>
          <w:szCs w:val="18"/>
        </w:rPr>
        <w:t xml:space="preserve"> </w:t>
      </w:r>
      <w:r>
        <w:rPr>
          <w:sz w:val="18"/>
          <w:szCs w:val="18"/>
        </w:rPr>
        <w:t>5</w:t>
      </w:r>
      <w:r>
        <w:rPr>
          <w:spacing w:val="40"/>
          <w:sz w:val="18"/>
          <w:szCs w:val="18"/>
        </w:rPr>
        <w:t xml:space="preserve"> </w:t>
      </w:r>
      <w:r>
        <w:rPr>
          <w:sz w:val="18"/>
          <w:szCs w:val="18"/>
        </w:rPr>
        <w:t>of</w:t>
      </w:r>
      <w:r>
        <w:rPr>
          <w:spacing w:val="40"/>
          <w:sz w:val="18"/>
          <w:szCs w:val="18"/>
        </w:rPr>
        <w:t xml:space="preserve"> </w:t>
      </w:r>
      <w:r>
        <w:rPr>
          <w:i/>
          <w:iCs/>
          <w:sz w:val="18"/>
          <w:szCs w:val="18"/>
        </w:rPr>
        <w:t>the</w:t>
      </w:r>
      <w:r>
        <w:rPr>
          <w:i/>
          <w:iCs/>
          <w:spacing w:val="40"/>
          <w:sz w:val="18"/>
          <w:szCs w:val="18"/>
        </w:rPr>
        <w:t xml:space="preserve"> </w:t>
      </w:r>
      <w:r>
        <w:rPr>
          <w:i/>
          <w:iCs/>
          <w:sz w:val="18"/>
          <w:szCs w:val="18"/>
        </w:rPr>
        <w:t>Arthur</w:t>
      </w:r>
      <w:r>
        <w:rPr>
          <w:i/>
          <w:iCs/>
          <w:spacing w:val="40"/>
          <w:sz w:val="18"/>
          <w:szCs w:val="18"/>
        </w:rPr>
        <w:t xml:space="preserve"> </w:t>
      </w:r>
      <w:r>
        <w:rPr>
          <w:i/>
          <w:iCs/>
          <w:sz w:val="18"/>
          <w:szCs w:val="18"/>
        </w:rPr>
        <w:t>Wishart</w:t>
      </w:r>
      <w:r>
        <w:rPr>
          <w:i/>
          <w:iCs/>
          <w:spacing w:val="40"/>
          <w:sz w:val="18"/>
          <w:szCs w:val="18"/>
        </w:rPr>
        <w:t xml:space="preserve"> </w:t>
      </w:r>
      <w:r>
        <w:rPr>
          <w:i/>
          <w:iCs/>
          <w:sz w:val="18"/>
          <w:szCs w:val="18"/>
        </w:rPr>
        <w:t>Act</w:t>
      </w:r>
      <w:r>
        <w:rPr>
          <w:i/>
          <w:iCs/>
          <w:spacing w:val="40"/>
          <w:sz w:val="18"/>
          <w:szCs w:val="18"/>
        </w:rPr>
        <w:t xml:space="preserve"> </w:t>
      </w:r>
      <w:r>
        <w:rPr>
          <w:i/>
          <w:iCs/>
          <w:sz w:val="18"/>
          <w:szCs w:val="18"/>
        </w:rPr>
        <w:t>(Franchise</w:t>
      </w:r>
      <w:r>
        <w:rPr>
          <w:i/>
          <w:iCs/>
          <w:spacing w:val="40"/>
          <w:sz w:val="18"/>
          <w:szCs w:val="18"/>
        </w:rPr>
        <w:t xml:space="preserve"> </w:t>
      </w:r>
      <w:r>
        <w:rPr>
          <w:i/>
          <w:iCs/>
          <w:sz w:val="18"/>
          <w:szCs w:val="18"/>
        </w:rPr>
        <w:t>Disclosure)</w:t>
      </w:r>
      <w:r>
        <w:rPr>
          <w:sz w:val="18"/>
          <w:szCs w:val="18"/>
        </w:rPr>
        <w:t>,</w:t>
      </w:r>
      <w:r>
        <w:rPr>
          <w:spacing w:val="40"/>
          <w:sz w:val="18"/>
          <w:szCs w:val="18"/>
        </w:rPr>
        <w:t xml:space="preserve"> </w:t>
      </w:r>
      <w:r>
        <w:rPr>
          <w:sz w:val="18"/>
          <w:szCs w:val="18"/>
        </w:rPr>
        <w:t>2000,</w:t>
      </w:r>
      <w:r>
        <w:rPr>
          <w:spacing w:val="40"/>
          <w:sz w:val="18"/>
          <w:szCs w:val="18"/>
        </w:rPr>
        <w:t xml:space="preserve"> </w:t>
      </w:r>
      <w:r>
        <w:rPr>
          <w:sz w:val="18"/>
          <w:szCs w:val="18"/>
        </w:rPr>
        <w:t>S.O.</w:t>
      </w:r>
      <w:r>
        <w:rPr>
          <w:spacing w:val="40"/>
          <w:sz w:val="18"/>
          <w:szCs w:val="18"/>
        </w:rPr>
        <w:t xml:space="preserve"> </w:t>
      </w:r>
      <w:r>
        <w:rPr>
          <w:sz w:val="18"/>
          <w:szCs w:val="18"/>
        </w:rPr>
        <w:t>2000,</w:t>
      </w:r>
      <w:r>
        <w:rPr>
          <w:spacing w:val="40"/>
          <w:sz w:val="18"/>
          <w:szCs w:val="18"/>
        </w:rPr>
        <w:t xml:space="preserve"> </w:t>
      </w:r>
      <w:r>
        <w:rPr>
          <w:sz w:val="18"/>
          <w:szCs w:val="18"/>
        </w:rPr>
        <w:t>c.3</w:t>
      </w:r>
      <w:r>
        <w:rPr>
          <w:spacing w:val="40"/>
          <w:sz w:val="18"/>
          <w:szCs w:val="18"/>
        </w:rPr>
        <w:t xml:space="preserve"> </w:t>
      </w:r>
      <w:r>
        <w:rPr>
          <w:sz w:val="18"/>
          <w:szCs w:val="18"/>
        </w:rPr>
        <w:t>(“Ontario</w:t>
      </w:r>
      <w:r>
        <w:rPr>
          <w:spacing w:val="40"/>
          <w:sz w:val="18"/>
          <w:szCs w:val="18"/>
        </w:rPr>
        <w:t xml:space="preserve"> </w:t>
      </w:r>
      <w:r>
        <w:rPr>
          <w:sz w:val="18"/>
          <w:szCs w:val="18"/>
        </w:rPr>
        <w:t>Act”)</w:t>
      </w:r>
      <w:r>
        <w:rPr>
          <w:spacing w:val="40"/>
          <w:sz w:val="18"/>
          <w:szCs w:val="18"/>
        </w:rPr>
        <w:t xml:space="preserve"> </w:t>
      </w:r>
      <w:r>
        <w:rPr>
          <w:sz w:val="18"/>
          <w:szCs w:val="18"/>
        </w:rPr>
        <w:t>and Regulations thereto (“Ontario Regulations”</w:t>
      </w:r>
      <w:proofErr w:type="gramStart"/>
      <w:r>
        <w:rPr>
          <w:sz w:val="18"/>
          <w:szCs w:val="18"/>
        </w:rPr>
        <w:t>);</w:t>
      </w:r>
      <w:proofErr w:type="gramEnd"/>
    </w:p>
    <w:p w14:paraId="099F7F22" w14:textId="77777777" w:rsidR="00C811EF" w:rsidRDefault="00C811EF" w:rsidP="00F6163C">
      <w:pPr>
        <w:pStyle w:val="ListParagraph"/>
        <w:numPr>
          <w:ilvl w:val="0"/>
          <w:numId w:val="112"/>
        </w:numPr>
        <w:tabs>
          <w:tab w:val="left" w:pos="1440"/>
        </w:tabs>
        <w:kinsoku w:val="0"/>
        <w:overflowPunct w:val="0"/>
        <w:spacing w:before="12"/>
        <w:ind w:right="713"/>
        <w:jc w:val="left"/>
        <w:rPr>
          <w:spacing w:val="-2"/>
          <w:sz w:val="18"/>
          <w:szCs w:val="18"/>
        </w:rPr>
      </w:pPr>
      <w:r>
        <w:rPr>
          <w:sz w:val="18"/>
          <w:szCs w:val="18"/>
        </w:rPr>
        <w:t>Section</w:t>
      </w:r>
      <w:r>
        <w:rPr>
          <w:spacing w:val="35"/>
          <w:sz w:val="18"/>
          <w:szCs w:val="18"/>
        </w:rPr>
        <w:t xml:space="preserve"> </w:t>
      </w:r>
      <w:r>
        <w:rPr>
          <w:sz w:val="18"/>
          <w:szCs w:val="18"/>
        </w:rPr>
        <w:t>4</w:t>
      </w:r>
      <w:r>
        <w:rPr>
          <w:spacing w:val="35"/>
          <w:sz w:val="18"/>
          <w:szCs w:val="18"/>
        </w:rPr>
        <w:t xml:space="preserve"> </w:t>
      </w:r>
      <w:r>
        <w:rPr>
          <w:sz w:val="18"/>
          <w:szCs w:val="18"/>
        </w:rPr>
        <w:t>of</w:t>
      </w:r>
      <w:r>
        <w:rPr>
          <w:spacing w:val="34"/>
          <w:sz w:val="18"/>
          <w:szCs w:val="18"/>
        </w:rPr>
        <w:t xml:space="preserve"> </w:t>
      </w:r>
      <w:r>
        <w:rPr>
          <w:sz w:val="18"/>
          <w:szCs w:val="18"/>
        </w:rPr>
        <w:t>the</w:t>
      </w:r>
      <w:r>
        <w:rPr>
          <w:spacing w:val="35"/>
          <w:sz w:val="18"/>
          <w:szCs w:val="18"/>
        </w:rPr>
        <w:t xml:space="preserve"> </w:t>
      </w:r>
      <w:r>
        <w:rPr>
          <w:i/>
          <w:iCs/>
          <w:sz w:val="18"/>
          <w:szCs w:val="18"/>
        </w:rPr>
        <w:t>Franchises</w:t>
      </w:r>
      <w:r>
        <w:rPr>
          <w:i/>
          <w:iCs/>
          <w:spacing w:val="32"/>
          <w:sz w:val="18"/>
          <w:szCs w:val="18"/>
        </w:rPr>
        <w:t xml:space="preserve"> </w:t>
      </w:r>
      <w:r>
        <w:rPr>
          <w:i/>
          <w:iCs/>
          <w:sz w:val="18"/>
          <w:szCs w:val="18"/>
        </w:rPr>
        <w:t>Act</w:t>
      </w:r>
      <w:r>
        <w:rPr>
          <w:sz w:val="18"/>
          <w:szCs w:val="18"/>
        </w:rPr>
        <w:t>,</w:t>
      </w:r>
      <w:r>
        <w:rPr>
          <w:spacing w:val="34"/>
          <w:sz w:val="18"/>
          <w:szCs w:val="18"/>
        </w:rPr>
        <w:t xml:space="preserve"> </w:t>
      </w:r>
      <w:r>
        <w:rPr>
          <w:sz w:val="18"/>
          <w:szCs w:val="18"/>
        </w:rPr>
        <w:t>R.S.A.</w:t>
      </w:r>
      <w:r>
        <w:rPr>
          <w:spacing w:val="34"/>
          <w:sz w:val="18"/>
          <w:szCs w:val="18"/>
        </w:rPr>
        <w:t xml:space="preserve"> </w:t>
      </w:r>
      <w:r>
        <w:rPr>
          <w:sz w:val="18"/>
          <w:szCs w:val="18"/>
        </w:rPr>
        <w:t>2000,</w:t>
      </w:r>
      <w:r>
        <w:rPr>
          <w:spacing w:val="32"/>
          <w:sz w:val="18"/>
          <w:szCs w:val="18"/>
        </w:rPr>
        <w:t xml:space="preserve"> </w:t>
      </w:r>
      <w:r>
        <w:rPr>
          <w:sz w:val="18"/>
          <w:szCs w:val="18"/>
        </w:rPr>
        <w:t>c.</w:t>
      </w:r>
      <w:r>
        <w:rPr>
          <w:spacing w:val="34"/>
          <w:sz w:val="18"/>
          <w:szCs w:val="18"/>
        </w:rPr>
        <w:t xml:space="preserve"> </w:t>
      </w:r>
      <w:r>
        <w:rPr>
          <w:sz w:val="18"/>
          <w:szCs w:val="18"/>
        </w:rPr>
        <w:t>F-23</w:t>
      </w:r>
      <w:r>
        <w:rPr>
          <w:spacing w:val="35"/>
          <w:sz w:val="18"/>
          <w:szCs w:val="18"/>
        </w:rPr>
        <w:t xml:space="preserve"> </w:t>
      </w:r>
      <w:r>
        <w:rPr>
          <w:sz w:val="18"/>
          <w:szCs w:val="18"/>
        </w:rPr>
        <w:t>(“Alberta</w:t>
      </w:r>
      <w:r>
        <w:rPr>
          <w:spacing w:val="34"/>
          <w:sz w:val="18"/>
          <w:szCs w:val="18"/>
        </w:rPr>
        <w:t xml:space="preserve"> </w:t>
      </w:r>
      <w:r>
        <w:rPr>
          <w:sz w:val="18"/>
          <w:szCs w:val="18"/>
        </w:rPr>
        <w:t>Act”)</w:t>
      </w:r>
      <w:r>
        <w:rPr>
          <w:spacing w:val="34"/>
          <w:sz w:val="18"/>
          <w:szCs w:val="18"/>
        </w:rPr>
        <w:t xml:space="preserve"> </w:t>
      </w:r>
      <w:r>
        <w:rPr>
          <w:sz w:val="18"/>
          <w:szCs w:val="18"/>
        </w:rPr>
        <w:t>and</w:t>
      </w:r>
      <w:r>
        <w:rPr>
          <w:spacing w:val="35"/>
          <w:sz w:val="18"/>
          <w:szCs w:val="18"/>
        </w:rPr>
        <w:t xml:space="preserve"> </w:t>
      </w:r>
      <w:r>
        <w:rPr>
          <w:sz w:val="18"/>
          <w:szCs w:val="18"/>
        </w:rPr>
        <w:t>Regulations</w:t>
      </w:r>
      <w:r>
        <w:rPr>
          <w:spacing w:val="35"/>
          <w:sz w:val="18"/>
          <w:szCs w:val="18"/>
        </w:rPr>
        <w:t xml:space="preserve"> </w:t>
      </w:r>
      <w:r>
        <w:rPr>
          <w:sz w:val="18"/>
          <w:szCs w:val="18"/>
        </w:rPr>
        <w:t>thereto</w:t>
      </w:r>
      <w:r>
        <w:rPr>
          <w:spacing w:val="34"/>
          <w:sz w:val="18"/>
          <w:szCs w:val="18"/>
        </w:rPr>
        <w:t xml:space="preserve"> </w:t>
      </w:r>
      <w:r>
        <w:rPr>
          <w:sz w:val="18"/>
          <w:szCs w:val="18"/>
        </w:rPr>
        <w:t xml:space="preserve">(“Alberta </w:t>
      </w:r>
      <w:r>
        <w:rPr>
          <w:spacing w:val="-2"/>
          <w:sz w:val="18"/>
          <w:szCs w:val="18"/>
        </w:rPr>
        <w:t>Regulations”</w:t>
      </w:r>
      <w:proofErr w:type="gramStart"/>
      <w:r>
        <w:rPr>
          <w:spacing w:val="-2"/>
          <w:sz w:val="18"/>
          <w:szCs w:val="18"/>
        </w:rPr>
        <w:t>);</w:t>
      </w:r>
      <w:proofErr w:type="gramEnd"/>
    </w:p>
    <w:p w14:paraId="46DCE4C9" w14:textId="77777777" w:rsidR="00C811EF" w:rsidRDefault="00C811EF" w:rsidP="00F6163C">
      <w:pPr>
        <w:pStyle w:val="ListParagraph"/>
        <w:numPr>
          <w:ilvl w:val="0"/>
          <w:numId w:val="112"/>
        </w:numPr>
        <w:tabs>
          <w:tab w:val="left" w:pos="1440"/>
        </w:tabs>
        <w:kinsoku w:val="0"/>
        <w:overflowPunct w:val="0"/>
        <w:spacing w:before="10"/>
        <w:ind w:right="715"/>
        <w:jc w:val="left"/>
        <w:rPr>
          <w:spacing w:val="-2"/>
          <w:sz w:val="18"/>
          <w:szCs w:val="18"/>
        </w:rPr>
      </w:pPr>
      <w:r>
        <w:rPr>
          <w:sz w:val="18"/>
          <w:szCs w:val="18"/>
        </w:rPr>
        <w:t>Section</w:t>
      </w:r>
      <w:r>
        <w:rPr>
          <w:spacing w:val="40"/>
          <w:sz w:val="18"/>
          <w:szCs w:val="18"/>
        </w:rPr>
        <w:t xml:space="preserve"> </w:t>
      </w:r>
      <w:r>
        <w:rPr>
          <w:sz w:val="18"/>
          <w:szCs w:val="18"/>
        </w:rPr>
        <w:t>5</w:t>
      </w:r>
      <w:r>
        <w:rPr>
          <w:spacing w:val="40"/>
          <w:sz w:val="18"/>
          <w:szCs w:val="18"/>
        </w:rPr>
        <w:t xml:space="preserve"> </w:t>
      </w:r>
      <w:r>
        <w:rPr>
          <w:sz w:val="18"/>
          <w:szCs w:val="18"/>
        </w:rPr>
        <w:t>of</w:t>
      </w:r>
      <w:r>
        <w:rPr>
          <w:spacing w:val="40"/>
          <w:sz w:val="18"/>
          <w:szCs w:val="18"/>
        </w:rPr>
        <w:t xml:space="preserve"> </w:t>
      </w:r>
      <w:r>
        <w:rPr>
          <w:sz w:val="18"/>
          <w:szCs w:val="18"/>
        </w:rPr>
        <w:t>the</w:t>
      </w:r>
      <w:r>
        <w:rPr>
          <w:spacing w:val="40"/>
          <w:sz w:val="18"/>
          <w:szCs w:val="18"/>
        </w:rPr>
        <w:t xml:space="preserve"> </w:t>
      </w:r>
      <w:r>
        <w:rPr>
          <w:i/>
          <w:iCs/>
          <w:sz w:val="18"/>
          <w:szCs w:val="18"/>
        </w:rPr>
        <w:t>Franchises</w:t>
      </w:r>
      <w:r>
        <w:rPr>
          <w:i/>
          <w:iCs/>
          <w:spacing w:val="40"/>
          <w:sz w:val="18"/>
          <w:szCs w:val="18"/>
        </w:rPr>
        <w:t xml:space="preserve"> </w:t>
      </w:r>
      <w:r>
        <w:rPr>
          <w:i/>
          <w:iCs/>
          <w:sz w:val="18"/>
          <w:szCs w:val="18"/>
        </w:rPr>
        <w:t>Act</w:t>
      </w:r>
      <w:r>
        <w:rPr>
          <w:sz w:val="18"/>
          <w:szCs w:val="18"/>
        </w:rPr>
        <w:t>,</w:t>
      </w:r>
      <w:r>
        <w:rPr>
          <w:spacing w:val="40"/>
          <w:sz w:val="18"/>
          <w:szCs w:val="18"/>
        </w:rPr>
        <w:t xml:space="preserve"> </w:t>
      </w:r>
      <w:r>
        <w:rPr>
          <w:sz w:val="18"/>
          <w:szCs w:val="18"/>
        </w:rPr>
        <w:t>R.S.P.E.I.</w:t>
      </w:r>
      <w:r>
        <w:rPr>
          <w:spacing w:val="40"/>
          <w:sz w:val="18"/>
          <w:szCs w:val="18"/>
        </w:rPr>
        <w:t xml:space="preserve"> </w:t>
      </w:r>
      <w:r>
        <w:rPr>
          <w:sz w:val="18"/>
          <w:szCs w:val="18"/>
        </w:rPr>
        <w:t>1988,</w:t>
      </w:r>
      <w:r>
        <w:rPr>
          <w:spacing w:val="40"/>
          <w:sz w:val="18"/>
          <w:szCs w:val="18"/>
        </w:rPr>
        <w:t xml:space="preserve"> </w:t>
      </w:r>
      <w:r>
        <w:rPr>
          <w:sz w:val="18"/>
          <w:szCs w:val="18"/>
        </w:rPr>
        <w:t>c.</w:t>
      </w:r>
      <w:r>
        <w:rPr>
          <w:spacing w:val="40"/>
          <w:sz w:val="18"/>
          <w:szCs w:val="18"/>
        </w:rPr>
        <w:t xml:space="preserve"> </w:t>
      </w:r>
      <w:r>
        <w:rPr>
          <w:sz w:val="18"/>
          <w:szCs w:val="18"/>
        </w:rPr>
        <w:t>F-14.1</w:t>
      </w:r>
      <w:r>
        <w:rPr>
          <w:spacing w:val="40"/>
          <w:sz w:val="18"/>
          <w:szCs w:val="18"/>
        </w:rPr>
        <w:t xml:space="preserve"> </w:t>
      </w:r>
      <w:r>
        <w:rPr>
          <w:sz w:val="18"/>
          <w:szCs w:val="18"/>
        </w:rPr>
        <w:t>(“PEI</w:t>
      </w:r>
      <w:r>
        <w:rPr>
          <w:spacing w:val="40"/>
          <w:sz w:val="18"/>
          <w:szCs w:val="18"/>
        </w:rPr>
        <w:t xml:space="preserve"> </w:t>
      </w:r>
      <w:r>
        <w:rPr>
          <w:sz w:val="18"/>
          <w:szCs w:val="18"/>
        </w:rPr>
        <w:t>Act”)</w:t>
      </w:r>
      <w:r>
        <w:rPr>
          <w:spacing w:val="40"/>
          <w:sz w:val="18"/>
          <w:szCs w:val="18"/>
        </w:rPr>
        <w:t xml:space="preserve"> </w:t>
      </w:r>
      <w:r>
        <w:rPr>
          <w:sz w:val="18"/>
          <w:szCs w:val="18"/>
        </w:rPr>
        <w:t>and</w:t>
      </w:r>
      <w:r>
        <w:rPr>
          <w:spacing w:val="40"/>
          <w:sz w:val="18"/>
          <w:szCs w:val="18"/>
        </w:rPr>
        <w:t xml:space="preserve"> </w:t>
      </w:r>
      <w:r>
        <w:rPr>
          <w:sz w:val="18"/>
          <w:szCs w:val="18"/>
        </w:rPr>
        <w:t>Regulations</w:t>
      </w:r>
      <w:r>
        <w:rPr>
          <w:spacing w:val="40"/>
          <w:sz w:val="18"/>
          <w:szCs w:val="18"/>
        </w:rPr>
        <w:t xml:space="preserve"> </w:t>
      </w:r>
      <w:r>
        <w:rPr>
          <w:sz w:val="18"/>
          <w:szCs w:val="18"/>
        </w:rPr>
        <w:t>thereto</w:t>
      </w:r>
      <w:r>
        <w:rPr>
          <w:spacing w:val="40"/>
          <w:sz w:val="18"/>
          <w:szCs w:val="18"/>
        </w:rPr>
        <w:t xml:space="preserve"> </w:t>
      </w:r>
      <w:r>
        <w:rPr>
          <w:sz w:val="18"/>
          <w:szCs w:val="18"/>
        </w:rPr>
        <w:t xml:space="preserve">(“PEI </w:t>
      </w:r>
      <w:r>
        <w:rPr>
          <w:spacing w:val="-2"/>
          <w:sz w:val="18"/>
          <w:szCs w:val="18"/>
        </w:rPr>
        <w:t>Regulations”</w:t>
      </w:r>
      <w:proofErr w:type="gramStart"/>
      <w:r>
        <w:rPr>
          <w:spacing w:val="-2"/>
          <w:sz w:val="18"/>
          <w:szCs w:val="18"/>
        </w:rPr>
        <w:t>);</w:t>
      </w:r>
      <w:proofErr w:type="gramEnd"/>
    </w:p>
    <w:p w14:paraId="2341DE05" w14:textId="77777777" w:rsidR="00C811EF" w:rsidRDefault="00C811EF" w:rsidP="00F6163C">
      <w:pPr>
        <w:pStyle w:val="ListParagraph"/>
        <w:numPr>
          <w:ilvl w:val="0"/>
          <w:numId w:val="112"/>
        </w:numPr>
        <w:tabs>
          <w:tab w:val="left" w:pos="1440"/>
        </w:tabs>
        <w:kinsoku w:val="0"/>
        <w:overflowPunct w:val="0"/>
        <w:spacing w:before="13"/>
        <w:ind w:right="716"/>
        <w:jc w:val="left"/>
        <w:rPr>
          <w:spacing w:val="-2"/>
          <w:sz w:val="18"/>
          <w:szCs w:val="18"/>
        </w:rPr>
      </w:pPr>
      <w:r>
        <w:rPr>
          <w:sz w:val="18"/>
          <w:szCs w:val="18"/>
        </w:rPr>
        <w:t xml:space="preserve">Section 5(5) of </w:t>
      </w:r>
      <w:r>
        <w:rPr>
          <w:i/>
          <w:iCs/>
          <w:sz w:val="18"/>
          <w:szCs w:val="18"/>
        </w:rPr>
        <w:t>The Franchises Act</w:t>
      </w:r>
      <w:r>
        <w:rPr>
          <w:sz w:val="18"/>
          <w:szCs w:val="18"/>
        </w:rPr>
        <w:t xml:space="preserve">, C.C.S.M. c. F156 (“Manitoba Act”) and Regulations thereto (“Manitoba </w:t>
      </w:r>
      <w:r>
        <w:rPr>
          <w:spacing w:val="-2"/>
          <w:sz w:val="18"/>
          <w:szCs w:val="18"/>
        </w:rPr>
        <w:t>Regulations”</w:t>
      </w:r>
      <w:proofErr w:type="gramStart"/>
      <w:r>
        <w:rPr>
          <w:spacing w:val="-2"/>
          <w:sz w:val="18"/>
          <w:szCs w:val="18"/>
        </w:rPr>
        <w:t>);</w:t>
      </w:r>
      <w:proofErr w:type="gramEnd"/>
    </w:p>
    <w:p w14:paraId="30EF27FB" w14:textId="77777777" w:rsidR="00C811EF" w:rsidRDefault="00C811EF" w:rsidP="00F6163C">
      <w:pPr>
        <w:pStyle w:val="ListParagraph"/>
        <w:numPr>
          <w:ilvl w:val="0"/>
          <w:numId w:val="112"/>
        </w:numPr>
        <w:tabs>
          <w:tab w:val="left" w:pos="1440"/>
        </w:tabs>
        <w:kinsoku w:val="0"/>
        <w:overflowPunct w:val="0"/>
        <w:spacing w:before="10"/>
        <w:ind w:right="714"/>
        <w:jc w:val="left"/>
        <w:rPr>
          <w:sz w:val="18"/>
          <w:szCs w:val="18"/>
        </w:rPr>
      </w:pPr>
      <w:r>
        <w:rPr>
          <w:sz w:val="18"/>
          <w:szCs w:val="18"/>
        </w:rPr>
        <w:t xml:space="preserve">Section 5 of the </w:t>
      </w:r>
      <w:r>
        <w:rPr>
          <w:i/>
          <w:iCs/>
          <w:sz w:val="18"/>
          <w:szCs w:val="18"/>
        </w:rPr>
        <w:t xml:space="preserve">Franchises Act, </w:t>
      </w:r>
      <w:r>
        <w:rPr>
          <w:sz w:val="18"/>
          <w:szCs w:val="18"/>
        </w:rPr>
        <w:t>S.N.B. 2014, c. 111 (“New Brunswick Act”) and Regulations thereto (“New Brunswick Regulations”); and</w:t>
      </w:r>
    </w:p>
    <w:p w14:paraId="61DD8A91" w14:textId="77777777" w:rsidR="00C811EF" w:rsidRDefault="00C811EF" w:rsidP="00F6163C">
      <w:pPr>
        <w:pStyle w:val="ListParagraph"/>
        <w:numPr>
          <w:ilvl w:val="0"/>
          <w:numId w:val="112"/>
        </w:numPr>
        <w:tabs>
          <w:tab w:val="left" w:pos="1439"/>
        </w:tabs>
        <w:kinsoku w:val="0"/>
        <w:overflowPunct w:val="0"/>
        <w:spacing w:before="12"/>
        <w:jc w:val="left"/>
        <w:rPr>
          <w:spacing w:val="-2"/>
          <w:sz w:val="18"/>
          <w:szCs w:val="18"/>
        </w:rPr>
      </w:pPr>
      <w:r>
        <w:rPr>
          <w:sz w:val="18"/>
          <w:szCs w:val="18"/>
        </w:rPr>
        <w:t>Section</w:t>
      </w:r>
      <w:r>
        <w:rPr>
          <w:spacing w:val="-4"/>
          <w:sz w:val="18"/>
          <w:szCs w:val="18"/>
        </w:rPr>
        <w:t xml:space="preserve"> </w:t>
      </w:r>
      <w:r>
        <w:rPr>
          <w:sz w:val="18"/>
          <w:szCs w:val="18"/>
        </w:rPr>
        <w:t>5</w:t>
      </w:r>
      <w:r>
        <w:rPr>
          <w:spacing w:val="-4"/>
          <w:sz w:val="18"/>
          <w:szCs w:val="18"/>
        </w:rPr>
        <w:t xml:space="preserve"> </w:t>
      </w:r>
      <w:r>
        <w:rPr>
          <w:sz w:val="18"/>
          <w:szCs w:val="18"/>
        </w:rPr>
        <w:t>of</w:t>
      </w:r>
      <w:r>
        <w:rPr>
          <w:spacing w:val="-3"/>
          <w:sz w:val="18"/>
          <w:szCs w:val="18"/>
        </w:rPr>
        <w:t xml:space="preserve"> </w:t>
      </w:r>
      <w:r>
        <w:rPr>
          <w:sz w:val="18"/>
          <w:szCs w:val="18"/>
        </w:rPr>
        <w:t>the</w:t>
      </w:r>
      <w:r>
        <w:rPr>
          <w:spacing w:val="-1"/>
          <w:sz w:val="18"/>
          <w:szCs w:val="18"/>
        </w:rPr>
        <w:t xml:space="preserve"> </w:t>
      </w:r>
      <w:r>
        <w:rPr>
          <w:i/>
          <w:iCs/>
          <w:sz w:val="18"/>
          <w:szCs w:val="18"/>
        </w:rPr>
        <w:t>Franchises</w:t>
      </w:r>
      <w:r>
        <w:rPr>
          <w:i/>
          <w:iCs/>
          <w:spacing w:val="-1"/>
          <w:sz w:val="18"/>
          <w:szCs w:val="18"/>
        </w:rPr>
        <w:t xml:space="preserve"> </w:t>
      </w:r>
      <w:r>
        <w:rPr>
          <w:i/>
          <w:iCs/>
          <w:sz w:val="18"/>
          <w:szCs w:val="18"/>
        </w:rPr>
        <w:t>Act</w:t>
      </w:r>
      <w:r>
        <w:rPr>
          <w:sz w:val="18"/>
          <w:szCs w:val="18"/>
        </w:rPr>
        <w:t>,</w:t>
      </w:r>
      <w:r>
        <w:rPr>
          <w:spacing w:val="-3"/>
          <w:sz w:val="18"/>
          <w:szCs w:val="18"/>
        </w:rPr>
        <w:t xml:space="preserve"> </w:t>
      </w:r>
      <w:r>
        <w:rPr>
          <w:sz w:val="18"/>
          <w:szCs w:val="18"/>
        </w:rPr>
        <w:t>S.B.C.</w:t>
      </w:r>
      <w:r>
        <w:rPr>
          <w:spacing w:val="-2"/>
          <w:sz w:val="18"/>
          <w:szCs w:val="18"/>
        </w:rPr>
        <w:t xml:space="preserve"> </w:t>
      </w:r>
      <w:r>
        <w:rPr>
          <w:sz w:val="18"/>
          <w:szCs w:val="18"/>
        </w:rPr>
        <w:t>2015,</w:t>
      </w:r>
      <w:r>
        <w:rPr>
          <w:spacing w:val="-5"/>
          <w:sz w:val="18"/>
          <w:szCs w:val="18"/>
        </w:rPr>
        <w:t xml:space="preserve"> </w:t>
      </w:r>
      <w:r>
        <w:rPr>
          <w:sz w:val="18"/>
          <w:szCs w:val="18"/>
        </w:rPr>
        <w:t>c.</w:t>
      </w:r>
      <w:r>
        <w:rPr>
          <w:spacing w:val="-2"/>
          <w:sz w:val="18"/>
          <w:szCs w:val="18"/>
        </w:rPr>
        <w:t xml:space="preserve"> </w:t>
      </w:r>
      <w:r>
        <w:rPr>
          <w:sz w:val="18"/>
          <w:szCs w:val="18"/>
        </w:rPr>
        <w:t>35</w:t>
      </w:r>
      <w:r>
        <w:rPr>
          <w:spacing w:val="-2"/>
          <w:sz w:val="18"/>
          <w:szCs w:val="18"/>
        </w:rPr>
        <w:t xml:space="preserve"> </w:t>
      </w:r>
      <w:r>
        <w:rPr>
          <w:sz w:val="18"/>
          <w:szCs w:val="18"/>
        </w:rPr>
        <w:t>(“BC</w:t>
      </w:r>
      <w:r>
        <w:rPr>
          <w:spacing w:val="-3"/>
          <w:sz w:val="18"/>
          <w:szCs w:val="18"/>
        </w:rPr>
        <w:t xml:space="preserve"> </w:t>
      </w:r>
      <w:r>
        <w:rPr>
          <w:sz w:val="18"/>
          <w:szCs w:val="18"/>
        </w:rPr>
        <w:t>Act”)</w:t>
      </w:r>
      <w:r>
        <w:rPr>
          <w:spacing w:val="-2"/>
          <w:sz w:val="18"/>
          <w:szCs w:val="18"/>
        </w:rPr>
        <w:t xml:space="preserve"> </w:t>
      </w:r>
      <w:r>
        <w:rPr>
          <w:sz w:val="18"/>
          <w:szCs w:val="18"/>
        </w:rPr>
        <w:t>and</w:t>
      </w:r>
      <w:r>
        <w:rPr>
          <w:spacing w:val="-2"/>
          <w:sz w:val="18"/>
          <w:szCs w:val="18"/>
        </w:rPr>
        <w:t xml:space="preserve"> </w:t>
      </w:r>
      <w:r>
        <w:rPr>
          <w:sz w:val="18"/>
          <w:szCs w:val="18"/>
        </w:rPr>
        <w:t>Regulations</w:t>
      </w:r>
      <w:r>
        <w:rPr>
          <w:spacing w:val="-2"/>
          <w:sz w:val="18"/>
          <w:szCs w:val="18"/>
        </w:rPr>
        <w:t xml:space="preserve"> </w:t>
      </w:r>
      <w:r>
        <w:rPr>
          <w:sz w:val="18"/>
          <w:szCs w:val="18"/>
        </w:rPr>
        <w:t>thereto</w:t>
      </w:r>
      <w:r>
        <w:rPr>
          <w:spacing w:val="-2"/>
          <w:sz w:val="18"/>
          <w:szCs w:val="18"/>
        </w:rPr>
        <w:t xml:space="preserve"> </w:t>
      </w:r>
      <w:r>
        <w:rPr>
          <w:sz w:val="18"/>
          <w:szCs w:val="18"/>
        </w:rPr>
        <w:t>(“BC</w:t>
      </w:r>
      <w:r>
        <w:rPr>
          <w:spacing w:val="-5"/>
          <w:sz w:val="18"/>
          <w:szCs w:val="18"/>
        </w:rPr>
        <w:t xml:space="preserve"> </w:t>
      </w:r>
      <w:r>
        <w:rPr>
          <w:spacing w:val="-2"/>
          <w:sz w:val="18"/>
          <w:szCs w:val="18"/>
        </w:rPr>
        <w:t>Regulations”).</w:t>
      </w:r>
    </w:p>
    <w:p w14:paraId="0B19DA56" w14:textId="77777777" w:rsidR="00C811EF" w:rsidRDefault="00C811EF">
      <w:pPr>
        <w:pStyle w:val="BodyText"/>
        <w:kinsoku w:val="0"/>
        <w:overflowPunct w:val="0"/>
        <w:spacing w:before="22"/>
        <w:rPr>
          <w:sz w:val="18"/>
          <w:szCs w:val="18"/>
        </w:rPr>
      </w:pPr>
    </w:p>
    <w:p w14:paraId="79D9B9CE" w14:textId="77777777" w:rsidR="00C811EF" w:rsidRDefault="00C811EF">
      <w:pPr>
        <w:pStyle w:val="BodyText"/>
        <w:kinsoku w:val="0"/>
        <w:overflowPunct w:val="0"/>
        <w:spacing w:before="1"/>
        <w:ind w:left="720"/>
        <w:jc w:val="both"/>
        <w:rPr>
          <w:b/>
          <w:bCs/>
        </w:rPr>
      </w:pPr>
      <w:r>
        <w:rPr>
          <w:b/>
          <w:bCs/>
          <w:u w:val="thick"/>
        </w:rPr>
        <w:t>Voluntary</w:t>
      </w:r>
      <w:r>
        <w:rPr>
          <w:b/>
          <w:bCs/>
          <w:spacing w:val="-10"/>
          <w:u w:val="thick"/>
        </w:rPr>
        <w:t xml:space="preserve"> </w:t>
      </w:r>
      <w:r>
        <w:rPr>
          <w:b/>
          <w:bCs/>
          <w:u w:val="thick"/>
        </w:rPr>
        <w:t>Disclosure</w:t>
      </w:r>
      <w:r>
        <w:rPr>
          <w:b/>
          <w:bCs/>
          <w:spacing w:val="-12"/>
          <w:u w:val="thick"/>
        </w:rPr>
        <w:t xml:space="preserve"> </w:t>
      </w:r>
      <w:r>
        <w:rPr>
          <w:b/>
          <w:bCs/>
          <w:u w:val="thick"/>
        </w:rPr>
        <w:t>in</w:t>
      </w:r>
      <w:r>
        <w:rPr>
          <w:b/>
          <w:bCs/>
          <w:spacing w:val="-9"/>
          <w:u w:val="thick"/>
        </w:rPr>
        <w:t xml:space="preserve"> </w:t>
      </w:r>
      <w:r>
        <w:rPr>
          <w:b/>
          <w:bCs/>
          <w:u w:val="thick"/>
        </w:rPr>
        <w:t>Provinces</w:t>
      </w:r>
      <w:r>
        <w:rPr>
          <w:b/>
          <w:bCs/>
          <w:spacing w:val="-12"/>
          <w:u w:val="thick"/>
        </w:rPr>
        <w:t xml:space="preserve"> </w:t>
      </w:r>
      <w:r>
        <w:rPr>
          <w:b/>
          <w:bCs/>
          <w:u w:val="thick"/>
        </w:rPr>
        <w:t>without</w:t>
      </w:r>
      <w:r>
        <w:rPr>
          <w:b/>
          <w:bCs/>
          <w:spacing w:val="-11"/>
          <w:u w:val="thick"/>
        </w:rPr>
        <w:t xml:space="preserve"> </w:t>
      </w:r>
      <w:r>
        <w:rPr>
          <w:b/>
          <w:bCs/>
          <w:u w:val="thick"/>
        </w:rPr>
        <w:t>Franchise-Specific</w:t>
      </w:r>
      <w:r>
        <w:rPr>
          <w:b/>
          <w:bCs/>
          <w:spacing w:val="-11"/>
          <w:u w:val="thick"/>
        </w:rPr>
        <w:t xml:space="preserve"> </w:t>
      </w:r>
      <w:r>
        <w:rPr>
          <w:b/>
          <w:bCs/>
          <w:spacing w:val="-2"/>
          <w:u w:val="thick"/>
        </w:rPr>
        <w:t>Legislation</w:t>
      </w:r>
    </w:p>
    <w:p w14:paraId="30BA0641" w14:textId="77777777" w:rsidR="00C811EF" w:rsidRDefault="00C811EF">
      <w:pPr>
        <w:pStyle w:val="BodyText"/>
        <w:kinsoku w:val="0"/>
        <w:overflowPunct w:val="0"/>
        <w:ind w:left="720" w:right="715"/>
        <w:jc w:val="both"/>
        <w:rPr>
          <w:sz w:val="18"/>
          <w:szCs w:val="18"/>
        </w:rPr>
      </w:pPr>
      <w:r>
        <w:rPr>
          <w:sz w:val="18"/>
          <w:szCs w:val="18"/>
        </w:rPr>
        <w:t>If, however, you are a prospective franchisee whose franchised business is NOT regulated by one of the Franchise Statutes</w:t>
      </w:r>
      <w:r>
        <w:rPr>
          <w:spacing w:val="-1"/>
          <w:sz w:val="18"/>
          <w:szCs w:val="18"/>
        </w:rPr>
        <w:t xml:space="preserve"> </w:t>
      </w:r>
      <w:r>
        <w:rPr>
          <w:sz w:val="18"/>
          <w:szCs w:val="18"/>
        </w:rPr>
        <w:t>or</w:t>
      </w:r>
      <w:r>
        <w:rPr>
          <w:spacing w:val="-2"/>
          <w:sz w:val="18"/>
          <w:szCs w:val="18"/>
        </w:rPr>
        <w:t xml:space="preserve"> </w:t>
      </w:r>
      <w:r>
        <w:rPr>
          <w:sz w:val="18"/>
          <w:szCs w:val="18"/>
        </w:rPr>
        <w:t>you</w:t>
      </w:r>
      <w:r>
        <w:rPr>
          <w:spacing w:val="-1"/>
          <w:sz w:val="18"/>
          <w:szCs w:val="18"/>
        </w:rPr>
        <w:t xml:space="preserve"> </w:t>
      </w:r>
      <w:r>
        <w:rPr>
          <w:sz w:val="18"/>
          <w:szCs w:val="18"/>
        </w:rPr>
        <w:t>are</w:t>
      </w:r>
      <w:r>
        <w:rPr>
          <w:spacing w:val="-2"/>
          <w:sz w:val="18"/>
          <w:szCs w:val="18"/>
        </w:rPr>
        <w:t xml:space="preserve"> </w:t>
      </w:r>
      <w:r>
        <w:rPr>
          <w:sz w:val="18"/>
          <w:szCs w:val="18"/>
        </w:rPr>
        <w:t>subject</w:t>
      </w:r>
      <w:r>
        <w:rPr>
          <w:spacing w:val="-2"/>
          <w:sz w:val="18"/>
          <w:szCs w:val="18"/>
        </w:rPr>
        <w:t xml:space="preserve"> </w:t>
      </w:r>
      <w:r>
        <w:rPr>
          <w:sz w:val="18"/>
          <w:szCs w:val="18"/>
        </w:rPr>
        <w:t>to</w:t>
      </w:r>
      <w:r>
        <w:rPr>
          <w:spacing w:val="-2"/>
          <w:sz w:val="18"/>
          <w:szCs w:val="18"/>
        </w:rPr>
        <w:t xml:space="preserve"> </w:t>
      </w:r>
      <w:r>
        <w:rPr>
          <w:sz w:val="18"/>
          <w:szCs w:val="18"/>
        </w:rPr>
        <w:t>an</w:t>
      </w:r>
      <w:r>
        <w:rPr>
          <w:spacing w:val="-1"/>
          <w:sz w:val="18"/>
          <w:szCs w:val="18"/>
        </w:rPr>
        <w:t xml:space="preserve"> </w:t>
      </w:r>
      <w:r>
        <w:rPr>
          <w:sz w:val="18"/>
          <w:szCs w:val="18"/>
        </w:rPr>
        <w:t>applicable</w:t>
      </w:r>
      <w:r>
        <w:rPr>
          <w:spacing w:val="-2"/>
          <w:sz w:val="18"/>
          <w:szCs w:val="18"/>
        </w:rPr>
        <w:t xml:space="preserve"> </w:t>
      </w:r>
      <w:r>
        <w:rPr>
          <w:sz w:val="18"/>
          <w:szCs w:val="18"/>
        </w:rPr>
        <w:t>exemption</w:t>
      </w:r>
      <w:r>
        <w:rPr>
          <w:spacing w:val="-2"/>
          <w:sz w:val="18"/>
          <w:szCs w:val="18"/>
        </w:rPr>
        <w:t xml:space="preserve"> </w:t>
      </w:r>
      <w:r>
        <w:rPr>
          <w:sz w:val="18"/>
          <w:szCs w:val="18"/>
        </w:rPr>
        <w:t>or</w:t>
      </w:r>
      <w:r>
        <w:rPr>
          <w:spacing w:val="-4"/>
          <w:sz w:val="18"/>
          <w:szCs w:val="18"/>
        </w:rPr>
        <w:t xml:space="preserve"> </w:t>
      </w:r>
      <w:r>
        <w:rPr>
          <w:sz w:val="18"/>
          <w:szCs w:val="18"/>
        </w:rPr>
        <w:t>exclusion</w:t>
      </w:r>
      <w:r>
        <w:rPr>
          <w:spacing w:val="-1"/>
          <w:sz w:val="18"/>
          <w:szCs w:val="18"/>
        </w:rPr>
        <w:t xml:space="preserve"> </w:t>
      </w:r>
      <w:r>
        <w:rPr>
          <w:sz w:val="18"/>
          <w:szCs w:val="18"/>
        </w:rPr>
        <w:t>under</w:t>
      </w:r>
      <w:r>
        <w:rPr>
          <w:spacing w:val="-2"/>
          <w:sz w:val="18"/>
          <w:szCs w:val="18"/>
        </w:rPr>
        <w:t xml:space="preserve"> </w:t>
      </w:r>
      <w:r>
        <w:rPr>
          <w:sz w:val="18"/>
          <w:szCs w:val="18"/>
        </w:rPr>
        <w:t>the</w:t>
      </w:r>
      <w:r>
        <w:rPr>
          <w:spacing w:val="-1"/>
          <w:sz w:val="18"/>
          <w:szCs w:val="18"/>
        </w:rPr>
        <w:t xml:space="preserve"> </w:t>
      </w:r>
      <w:r>
        <w:rPr>
          <w:sz w:val="18"/>
          <w:szCs w:val="18"/>
        </w:rPr>
        <w:t>Franchise</w:t>
      </w:r>
      <w:r>
        <w:rPr>
          <w:spacing w:val="-2"/>
          <w:sz w:val="18"/>
          <w:szCs w:val="18"/>
        </w:rPr>
        <w:t xml:space="preserve"> </w:t>
      </w:r>
      <w:r>
        <w:rPr>
          <w:sz w:val="18"/>
          <w:szCs w:val="18"/>
        </w:rPr>
        <w:t>Statutes</w:t>
      </w:r>
      <w:r>
        <w:rPr>
          <w:spacing w:val="-1"/>
          <w:sz w:val="18"/>
          <w:szCs w:val="18"/>
        </w:rPr>
        <w:t xml:space="preserve"> </w:t>
      </w:r>
      <w:r>
        <w:rPr>
          <w:sz w:val="18"/>
          <w:szCs w:val="18"/>
        </w:rPr>
        <w:t>from</w:t>
      </w:r>
      <w:r>
        <w:rPr>
          <w:spacing w:val="-1"/>
          <w:sz w:val="18"/>
          <w:szCs w:val="18"/>
        </w:rPr>
        <w:t xml:space="preserve"> </w:t>
      </w:r>
      <w:r>
        <w:rPr>
          <w:sz w:val="18"/>
          <w:szCs w:val="18"/>
        </w:rPr>
        <w:t>the</w:t>
      </w:r>
      <w:r>
        <w:rPr>
          <w:spacing w:val="-2"/>
          <w:sz w:val="18"/>
          <w:szCs w:val="18"/>
        </w:rPr>
        <w:t xml:space="preserve"> </w:t>
      </w:r>
      <w:r>
        <w:rPr>
          <w:sz w:val="18"/>
          <w:szCs w:val="18"/>
        </w:rPr>
        <w:t>entitlement to receive a Disclosure Document, we are providing you with this Disclosure Document:</w:t>
      </w:r>
    </w:p>
    <w:p w14:paraId="6B8EAD2C" w14:textId="77777777" w:rsidR="00C811EF" w:rsidRDefault="00C811EF">
      <w:pPr>
        <w:pStyle w:val="ListParagraph"/>
        <w:numPr>
          <w:ilvl w:val="0"/>
          <w:numId w:val="109"/>
        </w:numPr>
        <w:tabs>
          <w:tab w:val="left" w:pos="1438"/>
        </w:tabs>
        <w:kinsoku w:val="0"/>
        <w:overflowPunct w:val="0"/>
        <w:spacing w:before="207" w:line="207" w:lineRule="exact"/>
        <w:ind w:left="1438" w:hanging="358"/>
        <w:rPr>
          <w:spacing w:val="-2"/>
          <w:sz w:val="18"/>
          <w:szCs w:val="18"/>
        </w:rPr>
      </w:pPr>
      <w:r>
        <w:rPr>
          <w:sz w:val="18"/>
          <w:szCs w:val="18"/>
        </w:rPr>
        <w:t>for</w:t>
      </w:r>
      <w:r>
        <w:rPr>
          <w:spacing w:val="-3"/>
          <w:sz w:val="18"/>
          <w:szCs w:val="18"/>
        </w:rPr>
        <w:t xml:space="preserve"> </w:t>
      </w:r>
      <w:r>
        <w:rPr>
          <w:sz w:val="18"/>
          <w:szCs w:val="18"/>
        </w:rPr>
        <w:t>informational</w:t>
      </w:r>
      <w:r>
        <w:rPr>
          <w:spacing w:val="-4"/>
          <w:sz w:val="18"/>
          <w:szCs w:val="18"/>
        </w:rPr>
        <w:t xml:space="preserve"> </w:t>
      </w:r>
      <w:r>
        <w:rPr>
          <w:sz w:val="18"/>
          <w:szCs w:val="18"/>
        </w:rPr>
        <w:t>purposes</w:t>
      </w:r>
      <w:r>
        <w:rPr>
          <w:spacing w:val="-2"/>
          <w:sz w:val="18"/>
          <w:szCs w:val="18"/>
        </w:rPr>
        <w:t xml:space="preserve"> </w:t>
      </w:r>
      <w:r>
        <w:rPr>
          <w:sz w:val="18"/>
          <w:szCs w:val="18"/>
        </w:rPr>
        <w:t>only,</w:t>
      </w:r>
      <w:r>
        <w:rPr>
          <w:spacing w:val="-3"/>
          <w:sz w:val="18"/>
          <w:szCs w:val="18"/>
        </w:rPr>
        <w:t xml:space="preserve"> </w:t>
      </w:r>
      <w:r>
        <w:rPr>
          <w:sz w:val="18"/>
          <w:szCs w:val="18"/>
        </w:rPr>
        <w:t>and</w:t>
      </w:r>
      <w:r>
        <w:rPr>
          <w:spacing w:val="-2"/>
          <w:sz w:val="18"/>
          <w:szCs w:val="18"/>
        </w:rPr>
        <w:t xml:space="preserve"> </w:t>
      </w:r>
      <w:r>
        <w:rPr>
          <w:sz w:val="18"/>
          <w:szCs w:val="18"/>
        </w:rPr>
        <w:t>on</w:t>
      </w:r>
      <w:r>
        <w:rPr>
          <w:spacing w:val="-4"/>
          <w:sz w:val="18"/>
          <w:szCs w:val="18"/>
        </w:rPr>
        <w:t xml:space="preserve"> </w:t>
      </w:r>
      <w:r>
        <w:rPr>
          <w:sz w:val="18"/>
          <w:szCs w:val="18"/>
        </w:rPr>
        <w:t>a</w:t>
      </w:r>
      <w:r>
        <w:rPr>
          <w:spacing w:val="-5"/>
          <w:sz w:val="18"/>
          <w:szCs w:val="18"/>
        </w:rPr>
        <w:t xml:space="preserve"> </w:t>
      </w:r>
      <w:r>
        <w:rPr>
          <w:sz w:val="18"/>
          <w:szCs w:val="18"/>
        </w:rPr>
        <w:t>voluntary</w:t>
      </w:r>
      <w:r>
        <w:rPr>
          <w:spacing w:val="-1"/>
          <w:sz w:val="18"/>
          <w:szCs w:val="18"/>
        </w:rPr>
        <w:t xml:space="preserve"> </w:t>
      </w:r>
      <w:proofErr w:type="gramStart"/>
      <w:r>
        <w:rPr>
          <w:spacing w:val="-2"/>
          <w:sz w:val="18"/>
          <w:szCs w:val="18"/>
        </w:rPr>
        <w:t>basis;</w:t>
      </w:r>
      <w:proofErr w:type="gramEnd"/>
    </w:p>
    <w:p w14:paraId="5B966EB6" w14:textId="77777777" w:rsidR="00C811EF" w:rsidRDefault="00C811EF">
      <w:pPr>
        <w:pStyle w:val="ListParagraph"/>
        <w:numPr>
          <w:ilvl w:val="0"/>
          <w:numId w:val="109"/>
        </w:numPr>
        <w:tabs>
          <w:tab w:val="left" w:pos="1440"/>
        </w:tabs>
        <w:kinsoku w:val="0"/>
        <w:overflowPunct w:val="0"/>
        <w:ind w:right="714" w:hanging="360"/>
        <w:rPr>
          <w:sz w:val="18"/>
          <w:szCs w:val="18"/>
        </w:rPr>
      </w:pPr>
      <w:r>
        <w:rPr>
          <w:sz w:val="18"/>
          <w:szCs w:val="18"/>
        </w:rPr>
        <w:t>on the understanding that you will not be relying in any way on the information and/or documents contained in this Disclosure Document that is/are regulated by a Franchise Statute or that otherwise does/do not apply to you when making your decision to proceed with the acquisition of a</w:t>
      </w:r>
      <w:r>
        <w:rPr>
          <w:spacing w:val="-13"/>
          <w:sz w:val="18"/>
          <w:szCs w:val="18"/>
        </w:rPr>
        <w:t xml:space="preserve"> </w:t>
      </w:r>
      <w:r>
        <w:rPr>
          <w:sz w:val="18"/>
          <w:szCs w:val="18"/>
        </w:rPr>
        <w:t>franchise, and to execute a franchise agreement with us.</w:t>
      </w:r>
    </w:p>
    <w:p w14:paraId="35223487" w14:textId="77777777" w:rsidR="00C811EF" w:rsidRDefault="00C811EF">
      <w:pPr>
        <w:pStyle w:val="BodyText"/>
        <w:kinsoku w:val="0"/>
        <w:overflowPunct w:val="0"/>
        <w:spacing w:before="206"/>
        <w:ind w:left="720" w:right="717"/>
        <w:jc w:val="both"/>
        <w:rPr>
          <w:sz w:val="18"/>
          <w:szCs w:val="18"/>
        </w:rPr>
      </w:pPr>
      <w:r>
        <w:rPr>
          <w:sz w:val="18"/>
          <w:szCs w:val="18"/>
        </w:rPr>
        <w:t>Accordingly, some of the information contained in this Disclosure Document is specific to prospective franchisees in those provinces only, and as a result may not be accurate for you or applicable to you or the operation of a franchise in your area. We encourage you to make your own investigations to ensure the accuracy of the information.</w:t>
      </w:r>
    </w:p>
    <w:p w14:paraId="7C45F4E8" w14:textId="77777777" w:rsidR="00C811EF" w:rsidRDefault="00C811EF">
      <w:pPr>
        <w:pStyle w:val="BodyText"/>
        <w:kinsoku w:val="0"/>
        <w:overflowPunct w:val="0"/>
        <w:spacing w:before="70"/>
        <w:rPr>
          <w:sz w:val="18"/>
          <w:szCs w:val="18"/>
        </w:rPr>
      </w:pPr>
    </w:p>
    <w:p w14:paraId="22D16EA1" w14:textId="5865B7AE" w:rsidR="00C811EF" w:rsidRDefault="00C811EF">
      <w:pPr>
        <w:pStyle w:val="Heading2"/>
        <w:kinsoku w:val="0"/>
        <w:overflowPunct w:val="0"/>
        <w:ind w:left="1735" w:right="1735"/>
        <w:rPr>
          <w:u w:val="none"/>
        </w:rPr>
      </w:pPr>
      <w:r>
        <w:rPr>
          <w:u w:val="thick"/>
        </w:rPr>
        <w:t>CURRENT</w:t>
      </w:r>
      <w:r>
        <w:rPr>
          <w:spacing w:val="-7"/>
          <w:u w:val="thick"/>
        </w:rPr>
        <w:t xml:space="preserve"> </w:t>
      </w:r>
      <w:r>
        <w:rPr>
          <w:u w:val="thick"/>
        </w:rPr>
        <w:t>AS</w:t>
      </w:r>
      <w:r>
        <w:rPr>
          <w:spacing w:val="-6"/>
          <w:u w:val="thick"/>
        </w:rPr>
        <w:t xml:space="preserve"> </w:t>
      </w:r>
      <w:r>
        <w:rPr>
          <w:u w:val="thick"/>
        </w:rPr>
        <w:t>OF:</w:t>
      </w:r>
      <w:r>
        <w:rPr>
          <w:spacing w:val="40"/>
          <w:u w:val="thick"/>
        </w:rPr>
        <w:t xml:space="preserve"> </w:t>
      </w:r>
      <w:r w:rsidR="006B0EC8">
        <w:rPr>
          <w:spacing w:val="40"/>
          <w:u w:val="thick"/>
        </w:rPr>
        <w:t>[</w:t>
      </w:r>
      <w:r>
        <w:rPr>
          <w:u w:val="thick"/>
        </w:rPr>
        <w:t>MARCH</w:t>
      </w:r>
      <w:r>
        <w:rPr>
          <w:spacing w:val="-9"/>
          <w:u w:val="thick"/>
        </w:rPr>
        <w:t xml:space="preserve"> </w:t>
      </w:r>
      <w:r>
        <w:rPr>
          <w:u w:val="thick"/>
        </w:rPr>
        <w:t>13,</w:t>
      </w:r>
      <w:r>
        <w:rPr>
          <w:spacing w:val="-7"/>
          <w:u w:val="thick"/>
        </w:rPr>
        <w:t xml:space="preserve"> </w:t>
      </w:r>
      <w:r>
        <w:rPr>
          <w:spacing w:val="-4"/>
          <w:u w:val="thick"/>
        </w:rPr>
        <w:t>2025</w:t>
      </w:r>
      <w:r w:rsidR="006B0EC8">
        <w:rPr>
          <w:spacing w:val="-4"/>
          <w:u w:val="thick"/>
        </w:rPr>
        <w:t>]</w:t>
      </w:r>
    </w:p>
    <w:p w14:paraId="578DE430" w14:textId="77777777" w:rsidR="00C811EF" w:rsidRDefault="00C811EF">
      <w:pPr>
        <w:pStyle w:val="Heading2"/>
        <w:kinsoku w:val="0"/>
        <w:overflowPunct w:val="0"/>
        <w:ind w:left="1735" w:right="1735"/>
        <w:rPr>
          <w:u w:val="none"/>
        </w:rPr>
        <w:sectPr w:rsidR="00C811EF">
          <w:headerReference w:type="default" r:id="rId11"/>
          <w:pgSz w:w="12240" w:h="15840"/>
          <w:pgMar w:top="400" w:right="720" w:bottom="280" w:left="720" w:header="200" w:footer="0" w:gutter="0"/>
          <w:pgNumType w:start="1"/>
          <w:cols w:space="720"/>
          <w:noEndnote/>
        </w:sectPr>
      </w:pPr>
    </w:p>
    <w:p w14:paraId="7977ED23" w14:textId="77777777" w:rsidR="00C811EF" w:rsidRDefault="00C811EF">
      <w:pPr>
        <w:pStyle w:val="BodyText"/>
        <w:kinsoku w:val="0"/>
        <w:overflowPunct w:val="0"/>
        <w:rPr>
          <w:b/>
          <w:bCs/>
          <w:sz w:val="28"/>
          <w:szCs w:val="28"/>
        </w:rPr>
      </w:pPr>
    </w:p>
    <w:p w14:paraId="08D1408B" w14:textId="77777777" w:rsidR="00C811EF" w:rsidRDefault="00C811EF">
      <w:pPr>
        <w:pStyle w:val="BodyText"/>
        <w:kinsoku w:val="0"/>
        <w:overflowPunct w:val="0"/>
        <w:rPr>
          <w:b/>
          <w:bCs/>
          <w:sz w:val="28"/>
          <w:szCs w:val="28"/>
        </w:rPr>
      </w:pPr>
    </w:p>
    <w:p w14:paraId="5EA5CC77" w14:textId="77777777" w:rsidR="00C811EF" w:rsidRDefault="00C811EF">
      <w:pPr>
        <w:pStyle w:val="BodyText"/>
        <w:kinsoku w:val="0"/>
        <w:overflowPunct w:val="0"/>
        <w:spacing w:before="73"/>
        <w:rPr>
          <w:b/>
          <w:bCs/>
          <w:sz w:val="28"/>
          <w:szCs w:val="28"/>
        </w:rPr>
      </w:pPr>
    </w:p>
    <w:p w14:paraId="19A1E55F" w14:textId="77777777" w:rsidR="00C811EF" w:rsidRDefault="00C811EF">
      <w:pPr>
        <w:pStyle w:val="BodyText"/>
        <w:kinsoku w:val="0"/>
        <w:overflowPunct w:val="0"/>
        <w:jc w:val="center"/>
        <w:rPr>
          <w:b/>
          <w:bCs/>
          <w:spacing w:val="-2"/>
          <w:sz w:val="28"/>
          <w:szCs w:val="28"/>
        </w:rPr>
      </w:pPr>
      <w:r>
        <w:rPr>
          <w:b/>
          <w:bCs/>
          <w:sz w:val="28"/>
          <w:szCs w:val="28"/>
        </w:rPr>
        <w:t>OPENING</w:t>
      </w:r>
      <w:r>
        <w:rPr>
          <w:b/>
          <w:bCs/>
          <w:spacing w:val="-6"/>
          <w:sz w:val="28"/>
          <w:szCs w:val="28"/>
        </w:rPr>
        <w:t xml:space="preserve"> </w:t>
      </w:r>
      <w:r>
        <w:rPr>
          <w:b/>
          <w:bCs/>
          <w:spacing w:val="-2"/>
          <w:sz w:val="28"/>
          <w:szCs w:val="28"/>
        </w:rPr>
        <w:t>STATEMENTS</w:t>
      </w:r>
    </w:p>
    <w:p w14:paraId="72E935D1" w14:textId="77777777" w:rsidR="00C811EF" w:rsidRDefault="00C811EF">
      <w:pPr>
        <w:pStyle w:val="Heading3"/>
        <w:kinsoku w:val="0"/>
        <w:overflowPunct w:val="0"/>
        <w:ind w:left="68" w:right="0"/>
        <w:rPr>
          <w:spacing w:val="-4"/>
        </w:rPr>
      </w:pPr>
      <w:r>
        <w:t>FOR</w:t>
      </w:r>
      <w:r>
        <w:rPr>
          <w:spacing w:val="-4"/>
        </w:rPr>
        <w:t xml:space="preserve"> </w:t>
      </w:r>
      <w:r>
        <w:t>PROSPECTIVE</w:t>
      </w:r>
      <w:r>
        <w:rPr>
          <w:spacing w:val="-5"/>
        </w:rPr>
        <w:t xml:space="preserve"> </w:t>
      </w:r>
      <w:r>
        <w:t>ONTARIO</w:t>
      </w:r>
      <w:r>
        <w:rPr>
          <w:spacing w:val="-3"/>
        </w:rPr>
        <w:t xml:space="preserve"> </w:t>
      </w:r>
      <w:r>
        <w:t>FRANCHISEES</w:t>
      </w:r>
      <w:r>
        <w:rPr>
          <w:spacing w:val="-2"/>
        </w:rPr>
        <w:t xml:space="preserve"> </w:t>
      </w:r>
      <w:r>
        <w:rPr>
          <w:spacing w:val="-4"/>
        </w:rPr>
        <w:t>ONLY</w:t>
      </w:r>
    </w:p>
    <w:p w14:paraId="77C277A0" w14:textId="77777777" w:rsidR="00C811EF" w:rsidRDefault="00C811EF">
      <w:pPr>
        <w:pStyle w:val="Heading7"/>
        <w:kinsoku w:val="0"/>
        <w:overflowPunct w:val="0"/>
        <w:spacing w:before="45" w:line="460" w:lineRule="atLeast"/>
        <w:ind w:left="1738" w:right="1735"/>
      </w:pPr>
      <w:r>
        <w:t>(MADE</w:t>
      </w:r>
      <w:r>
        <w:rPr>
          <w:spacing w:val="-4"/>
        </w:rPr>
        <w:t xml:space="preserve"> </w:t>
      </w:r>
      <w:r>
        <w:t>PURSUANT</w:t>
      </w:r>
      <w:r>
        <w:rPr>
          <w:spacing w:val="-5"/>
        </w:rPr>
        <w:t xml:space="preserve"> </w:t>
      </w:r>
      <w:r>
        <w:t>TO</w:t>
      </w:r>
      <w:r>
        <w:rPr>
          <w:spacing w:val="-3"/>
        </w:rPr>
        <w:t xml:space="preserve"> </w:t>
      </w:r>
      <w:r>
        <w:t>SECTION</w:t>
      </w:r>
      <w:r>
        <w:rPr>
          <w:spacing w:val="-5"/>
        </w:rPr>
        <w:t xml:space="preserve"> </w:t>
      </w:r>
      <w:r>
        <w:t>4</w:t>
      </w:r>
      <w:r>
        <w:rPr>
          <w:spacing w:val="-4"/>
        </w:rPr>
        <w:t xml:space="preserve"> </w:t>
      </w:r>
      <w:r>
        <w:t>AND</w:t>
      </w:r>
      <w:r>
        <w:rPr>
          <w:spacing w:val="-3"/>
        </w:rPr>
        <w:t xml:space="preserve"> </w:t>
      </w:r>
      <w:r>
        <w:t>5</w:t>
      </w:r>
      <w:r>
        <w:rPr>
          <w:spacing w:val="-6"/>
        </w:rPr>
        <w:t xml:space="preserve"> </w:t>
      </w:r>
      <w:r>
        <w:t>OF</w:t>
      </w:r>
      <w:r>
        <w:rPr>
          <w:spacing w:val="-5"/>
        </w:rPr>
        <w:t xml:space="preserve"> </w:t>
      </w:r>
      <w:r>
        <w:t>THE</w:t>
      </w:r>
      <w:r>
        <w:rPr>
          <w:spacing w:val="-4"/>
        </w:rPr>
        <w:t xml:space="preserve"> </w:t>
      </w:r>
      <w:r>
        <w:t>ONTARIO</w:t>
      </w:r>
      <w:r>
        <w:rPr>
          <w:spacing w:val="-5"/>
        </w:rPr>
        <w:t xml:space="preserve"> </w:t>
      </w:r>
      <w:r>
        <w:t>REGULATIONS) ITEM 1</w:t>
      </w:r>
    </w:p>
    <w:p w14:paraId="7A743A1F" w14:textId="77777777" w:rsidR="00C811EF" w:rsidRDefault="00C811EF">
      <w:pPr>
        <w:pStyle w:val="BodyText"/>
        <w:kinsoku w:val="0"/>
        <w:overflowPunct w:val="0"/>
        <w:spacing w:line="229" w:lineRule="exact"/>
        <w:ind w:right="1"/>
        <w:jc w:val="center"/>
        <w:rPr>
          <w:b/>
          <w:bCs/>
          <w:spacing w:val="-2"/>
        </w:rPr>
      </w:pPr>
      <w:r>
        <w:rPr>
          <w:b/>
          <w:bCs/>
        </w:rPr>
        <w:t>COMMERCIAL</w:t>
      </w:r>
      <w:r>
        <w:rPr>
          <w:b/>
          <w:bCs/>
          <w:spacing w:val="-11"/>
        </w:rPr>
        <w:t xml:space="preserve"> </w:t>
      </w:r>
      <w:r>
        <w:rPr>
          <w:b/>
          <w:bCs/>
        </w:rPr>
        <w:t>CREDIT</w:t>
      </w:r>
      <w:r>
        <w:rPr>
          <w:b/>
          <w:bCs/>
          <w:spacing w:val="-10"/>
        </w:rPr>
        <w:t xml:space="preserve"> </w:t>
      </w:r>
      <w:r>
        <w:rPr>
          <w:b/>
          <w:bCs/>
          <w:spacing w:val="-2"/>
        </w:rPr>
        <w:t>REPORT</w:t>
      </w:r>
    </w:p>
    <w:p w14:paraId="57E6A0FC" w14:textId="77777777" w:rsidR="00C811EF" w:rsidRDefault="00C811EF">
      <w:pPr>
        <w:pStyle w:val="BodyText"/>
        <w:kinsoku w:val="0"/>
        <w:overflowPunct w:val="0"/>
        <w:rPr>
          <w:b/>
          <w:bCs/>
        </w:rPr>
      </w:pPr>
    </w:p>
    <w:p w14:paraId="45BAC8C6" w14:textId="77777777" w:rsidR="00C811EF" w:rsidRDefault="00C811EF">
      <w:pPr>
        <w:pStyle w:val="BodyText"/>
        <w:kinsoku w:val="0"/>
        <w:overflowPunct w:val="0"/>
        <w:spacing w:before="1"/>
        <w:ind w:left="720" w:right="720"/>
        <w:jc w:val="both"/>
      </w:pPr>
      <w:r>
        <w:t>A commercial credit report is a report which may include information on the Franchisor’s business background, banking information, credit history and trade references. Such reports may be obtained from private credit reporting companies and may provide information useful in making an investment decision.</w:t>
      </w:r>
    </w:p>
    <w:p w14:paraId="29B53CFB" w14:textId="77777777" w:rsidR="00C811EF" w:rsidRDefault="00C811EF">
      <w:pPr>
        <w:pStyle w:val="Heading7"/>
        <w:kinsoku w:val="0"/>
        <w:overflowPunct w:val="0"/>
        <w:spacing w:before="229"/>
        <w:ind w:right="2"/>
        <w:rPr>
          <w:spacing w:val="-10"/>
        </w:rPr>
      </w:pPr>
      <w:r>
        <w:t>ITEM</w:t>
      </w:r>
      <w:r>
        <w:rPr>
          <w:spacing w:val="-6"/>
        </w:rPr>
        <w:t xml:space="preserve"> </w:t>
      </w:r>
      <w:r>
        <w:rPr>
          <w:spacing w:val="-10"/>
        </w:rPr>
        <w:t>2</w:t>
      </w:r>
    </w:p>
    <w:p w14:paraId="28F135FD" w14:textId="77777777" w:rsidR="00C811EF" w:rsidRDefault="00C811EF">
      <w:pPr>
        <w:pStyle w:val="BodyText"/>
        <w:kinsoku w:val="0"/>
        <w:overflowPunct w:val="0"/>
        <w:ind w:right="437"/>
        <w:jc w:val="center"/>
        <w:rPr>
          <w:b/>
          <w:bCs/>
          <w:spacing w:val="-2"/>
        </w:rPr>
      </w:pPr>
      <w:r>
        <w:rPr>
          <w:b/>
          <w:bCs/>
        </w:rPr>
        <w:t>INDEPENDENT</w:t>
      </w:r>
      <w:r>
        <w:rPr>
          <w:b/>
          <w:bCs/>
          <w:spacing w:val="-10"/>
        </w:rPr>
        <w:t xml:space="preserve"> </w:t>
      </w:r>
      <w:r>
        <w:rPr>
          <w:b/>
          <w:bCs/>
        </w:rPr>
        <w:t>LEGAL</w:t>
      </w:r>
      <w:r>
        <w:rPr>
          <w:b/>
          <w:bCs/>
          <w:spacing w:val="-9"/>
        </w:rPr>
        <w:t xml:space="preserve"> </w:t>
      </w:r>
      <w:r>
        <w:rPr>
          <w:b/>
          <w:bCs/>
        </w:rPr>
        <w:t>AND</w:t>
      </w:r>
      <w:r>
        <w:rPr>
          <w:b/>
          <w:bCs/>
          <w:spacing w:val="-9"/>
        </w:rPr>
        <w:t xml:space="preserve"> </w:t>
      </w:r>
      <w:r>
        <w:rPr>
          <w:b/>
          <w:bCs/>
        </w:rPr>
        <w:t>FINANCIAL</w:t>
      </w:r>
      <w:r>
        <w:rPr>
          <w:b/>
          <w:bCs/>
          <w:spacing w:val="-9"/>
        </w:rPr>
        <w:t xml:space="preserve"> </w:t>
      </w:r>
      <w:r>
        <w:rPr>
          <w:b/>
          <w:bCs/>
          <w:spacing w:val="-2"/>
        </w:rPr>
        <w:t>ADVICE</w:t>
      </w:r>
    </w:p>
    <w:p w14:paraId="48B0E55B" w14:textId="77777777" w:rsidR="00C811EF" w:rsidRDefault="00C811EF">
      <w:pPr>
        <w:pStyle w:val="BodyText"/>
        <w:kinsoku w:val="0"/>
        <w:overflowPunct w:val="0"/>
        <w:spacing w:before="1"/>
        <w:rPr>
          <w:b/>
          <w:bCs/>
        </w:rPr>
      </w:pPr>
    </w:p>
    <w:p w14:paraId="455BA19C" w14:textId="77777777" w:rsidR="00C811EF" w:rsidRDefault="00C811EF">
      <w:pPr>
        <w:pStyle w:val="BodyText"/>
        <w:kinsoku w:val="0"/>
        <w:overflowPunct w:val="0"/>
        <w:ind w:left="720" w:right="719"/>
        <w:jc w:val="both"/>
        <w:rPr>
          <w:spacing w:val="-6"/>
        </w:rPr>
      </w:pPr>
      <w:r>
        <w:t>Independent legal and financial advice in relation to the Franchise Agreement should be sought prior to entering into the Franchise Agreement</w:t>
      </w:r>
      <w:r>
        <w:rPr>
          <w:spacing w:val="-3"/>
        </w:rPr>
        <w:t xml:space="preserve"> </w:t>
      </w:r>
      <w:r>
        <w:t>and the other</w:t>
      </w:r>
      <w:r>
        <w:rPr>
          <w:spacing w:val="-2"/>
        </w:rPr>
        <w:t xml:space="preserve"> </w:t>
      </w:r>
      <w:r>
        <w:t>contractual</w:t>
      </w:r>
      <w:r>
        <w:rPr>
          <w:spacing w:val="-1"/>
        </w:rPr>
        <w:t xml:space="preserve"> </w:t>
      </w:r>
      <w:r>
        <w:t>documents listed in the</w:t>
      </w:r>
      <w:r>
        <w:rPr>
          <w:spacing w:val="-3"/>
        </w:rPr>
        <w:t xml:space="preserve"> </w:t>
      </w:r>
      <w:r>
        <w:t xml:space="preserve">attached </w:t>
      </w:r>
      <w:r>
        <w:rPr>
          <w:b/>
          <w:bCs/>
        </w:rPr>
        <w:t xml:space="preserve">Exhibit </w:t>
      </w:r>
      <w:r>
        <w:rPr>
          <w:b/>
          <w:bCs/>
          <w:spacing w:val="-6"/>
        </w:rPr>
        <w:t>C</w:t>
      </w:r>
      <w:r>
        <w:rPr>
          <w:spacing w:val="-6"/>
        </w:rPr>
        <w:t>.</w:t>
      </w:r>
    </w:p>
    <w:p w14:paraId="6753B76F" w14:textId="77777777" w:rsidR="00C811EF" w:rsidRDefault="00C811EF">
      <w:pPr>
        <w:pStyle w:val="Heading7"/>
        <w:kinsoku w:val="0"/>
        <w:overflowPunct w:val="0"/>
        <w:spacing w:before="229"/>
        <w:ind w:right="2"/>
        <w:rPr>
          <w:spacing w:val="-10"/>
        </w:rPr>
      </w:pPr>
      <w:r>
        <w:t>ITEM</w:t>
      </w:r>
      <w:r>
        <w:rPr>
          <w:spacing w:val="-6"/>
        </w:rPr>
        <w:t xml:space="preserve"> </w:t>
      </w:r>
      <w:r>
        <w:rPr>
          <w:spacing w:val="-10"/>
        </w:rPr>
        <w:t>3</w:t>
      </w:r>
    </w:p>
    <w:p w14:paraId="11B10E65" w14:textId="77777777" w:rsidR="00C811EF" w:rsidRDefault="00C811EF">
      <w:pPr>
        <w:pStyle w:val="BodyText"/>
        <w:kinsoku w:val="0"/>
        <w:overflowPunct w:val="0"/>
        <w:spacing w:before="1"/>
        <w:ind w:left="1735" w:right="1735"/>
        <w:jc w:val="center"/>
        <w:rPr>
          <w:b/>
          <w:bCs/>
          <w:spacing w:val="-2"/>
        </w:rPr>
      </w:pPr>
      <w:r>
        <w:rPr>
          <w:b/>
          <w:bCs/>
        </w:rPr>
        <w:t>CONTACTING</w:t>
      </w:r>
      <w:r>
        <w:rPr>
          <w:b/>
          <w:bCs/>
          <w:spacing w:val="-10"/>
        </w:rPr>
        <w:t xml:space="preserve"> </w:t>
      </w:r>
      <w:r>
        <w:rPr>
          <w:b/>
          <w:bCs/>
        </w:rPr>
        <w:t>CURRENT</w:t>
      </w:r>
      <w:r>
        <w:rPr>
          <w:b/>
          <w:bCs/>
          <w:spacing w:val="-8"/>
        </w:rPr>
        <w:t xml:space="preserve"> </w:t>
      </w:r>
      <w:r>
        <w:rPr>
          <w:b/>
          <w:bCs/>
        </w:rPr>
        <w:t>OR</w:t>
      </w:r>
      <w:r>
        <w:rPr>
          <w:b/>
          <w:bCs/>
          <w:spacing w:val="-11"/>
        </w:rPr>
        <w:t xml:space="preserve"> </w:t>
      </w:r>
      <w:r>
        <w:rPr>
          <w:b/>
          <w:bCs/>
        </w:rPr>
        <w:t>PREVIOUS</w:t>
      </w:r>
      <w:r>
        <w:rPr>
          <w:b/>
          <w:bCs/>
          <w:spacing w:val="-11"/>
        </w:rPr>
        <w:t xml:space="preserve"> </w:t>
      </w:r>
      <w:r>
        <w:rPr>
          <w:b/>
          <w:bCs/>
          <w:spacing w:val="-2"/>
        </w:rPr>
        <w:t>FRANCHISEES</w:t>
      </w:r>
    </w:p>
    <w:p w14:paraId="5081EFD7" w14:textId="77777777" w:rsidR="00C811EF" w:rsidRDefault="00C811EF">
      <w:pPr>
        <w:pStyle w:val="BodyText"/>
        <w:kinsoku w:val="0"/>
        <w:overflowPunct w:val="0"/>
        <w:rPr>
          <w:b/>
          <w:bCs/>
        </w:rPr>
      </w:pPr>
    </w:p>
    <w:p w14:paraId="23DAD8F5" w14:textId="77777777" w:rsidR="00C811EF" w:rsidRDefault="00C811EF">
      <w:pPr>
        <w:pStyle w:val="BodyText"/>
        <w:kinsoku w:val="0"/>
        <w:overflowPunct w:val="0"/>
        <w:spacing w:before="1"/>
        <w:ind w:left="720" w:right="720"/>
        <w:jc w:val="both"/>
      </w:pPr>
      <w:r>
        <w:t>A prospective franchisee is strongly encouraged to contact any current or previous franchisees prior to entering into the Franchise Agreement.</w:t>
      </w:r>
    </w:p>
    <w:p w14:paraId="1DC1FE48" w14:textId="77777777" w:rsidR="00C811EF" w:rsidRDefault="00C811EF">
      <w:pPr>
        <w:pStyle w:val="Heading7"/>
        <w:kinsoku w:val="0"/>
        <w:overflowPunct w:val="0"/>
        <w:spacing w:before="229"/>
        <w:ind w:right="2"/>
        <w:rPr>
          <w:spacing w:val="-10"/>
        </w:rPr>
      </w:pPr>
      <w:r>
        <w:t>ITEM</w:t>
      </w:r>
      <w:r>
        <w:rPr>
          <w:spacing w:val="-6"/>
        </w:rPr>
        <w:t xml:space="preserve"> </w:t>
      </w:r>
      <w:r>
        <w:rPr>
          <w:spacing w:val="-10"/>
        </w:rPr>
        <w:t>4</w:t>
      </w:r>
    </w:p>
    <w:p w14:paraId="3644CA60" w14:textId="77777777" w:rsidR="00C811EF" w:rsidRDefault="00C811EF">
      <w:pPr>
        <w:pStyle w:val="BodyText"/>
        <w:kinsoku w:val="0"/>
        <w:overflowPunct w:val="0"/>
        <w:jc w:val="center"/>
        <w:rPr>
          <w:b/>
          <w:bCs/>
          <w:spacing w:val="-2"/>
        </w:rPr>
      </w:pPr>
      <w:r>
        <w:rPr>
          <w:b/>
          <w:bCs/>
        </w:rPr>
        <w:t>THE</w:t>
      </w:r>
      <w:r>
        <w:rPr>
          <w:b/>
          <w:bCs/>
          <w:spacing w:val="-5"/>
        </w:rPr>
        <w:t xml:space="preserve"> </w:t>
      </w:r>
      <w:r>
        <w:rPr>
          <w:b/>
          <w:bCs/>
        </w:rPr>
        <w:t>COST</w:t>
      </w:r>
      <w:r>
        <w:rPr>
          <w:b/>
          <w:bCs/>
          <w:spacing w:val="-3"/>
        </w:rPr>
        <w:t xml:space="preserve"> </w:t>
      </w:r>
      <w:r>
        <w:rPr>
          <w:b/>
          <w:bCs/>
        </w:rPr>
        <w:t>OF</w:t>
      </w:r>
      <w:r>
        <w:rPr>
          <w:b/>
          <w:bCs/>
          <w:spacing w:val="-4"/>
        </w:rPr>
        <w:t xml:space="preserve"> </w:t>
      </w:r>
      <w:r>
        <w:rPr>
          <w:b/>
          <w:bCs/>
        </w:rPr>
        <w:t>GOODS</w:t>
      </w:r>
      <w:r>
        <w:rPr>
          <w:b/>
          <w:bCs/>
          <w:spacing w:val="-5"/>
        </w:rPr>
        <w:t xml:space="preserve"> </w:t>
      </w:r>
      <w:r>
        <w:rPr>
          <w:b/>
          <w:bCs/>
        </w:rPr>
        <w:t>AND</w:t>
      </w:r>
      <w:r>
        <w:rPr>
          <w:b/>
          <w:bCs/>
          <w:spacing w:val="-5"/>
        </w:rPr>
        <w:t xml:space="preserve"> </w:t>
      </w:r>
      <w:r>
        <w:rPr>
          <w:b/>
          <w:bCs/>
          <w:spacing w:val="-2"/>
        </w:rPr>
        <w:t>SERVICES</w:t>
      </w:r>
    </w:p>
    <w:p w14:paraId="0814A3E3" w14:textId="77777777" w:rsidR="00C811EF" w:rsidRDefault="00C811EF">
      <w:pPr>
        <w:pStyle w:val="BodyText"/>
        <w:kinsoku w:val="0"/>
        <w:overflowPunct w:val="0"/>
        <w:spacing w:before="1"/>
        <w:rPr>
          <w:b/>
          <w:bCs/>
        </w:rPr>
      </w:pPr>
    </w:p>
    <w:p w14:paraId="1ADFFB3B" w14:textId="77777777" w:rsidR="00C811EF" w:rsidRDefault="00C811EF">
      <w:pPr>
        <w:pStyle w:val="BodyText"/>
        <w:kinsoku w:val="0"/>
        <w:overflowPunct w:val="0"/>
        <w:ind w:left="720" w:right="719"/>
        <w:jc w:val="both"/>
      </w:pPr>
      <w:r>
        <w:t>The</w:t>
      </w:r>
      <w:r>
        <w:rPr>
          <w:spacing w:val="-12"/>
        </w:rPr>
        <w:t xml:space="preserve"> </w:t>
      </w:r>
      <w:r>
        <w:t>cost</w:t>
      </w:r>
      <w:r>
        <w:rPr>
          <w:spacing w:val="-9"/>
        </w:rPr>
        <w:t xml:space="preserve"> </w:t>
      </w:r>
      <w:r>
        <w:t>of</w:t>
      </w:r>
      <w:r>
        <w:rPr>
          <w:spacing w:val="-9"/>
        </w:rPr>
        <w:t xml:space="preserve"> </w:t>
      </w:r>
      <w:r>
        <w:t>goods</w:t>
      </w:r>
      <w:r>
        <w:rPr>
          <w:spacing w:val="-10"/>
        </w:rPr>
        <w:t xml:space="preserve"> </w:t>
      </w:r>
      <w:r>
        <w:t>and</w:t>
      </w:r>
      <w:r>
        <w:rPr>
          <w:spacing w:val="-9"/>
        </w:rPr>
        <w:t xml:space="preserve"> </w:t>
      </w:r>
      <w:r>
        <w:t>services</w:t>
      </w:r>
      <w:r>
        <w:rPr>
          <w:spacing w:val="-10"/>
        </w:rPr>
        <w:t xml:space="preserve"> </w:t>
      </w:r>
      <w:r>
        <w:t>acquired</w:t>
      </w:r>
      <w:r>
        <w:rPr>
          <w:spacing w:val="-9"/>
        </w:rPr>
        <w:t xml:space="preserve"> </w:t>
      </w:r>
      <w:r>
        <w:t>under</w:t>
      </w:r>
      <w:r>
        <w:rPr>
          <w:spacing w:val="-10"/>
        </w:rPr>
        <w:t xml:space="preserve"> </w:t>
      </w:r>
      <w:r>
        <w:t>the</w:t>
      </w:r>
      <w:r>
        <w:rPr>
          <w:spacing w:val="-9"/>
        </w:rPr>
        <w:t xml:space="preserve"> </w:t>
      </w:r>
      <w:r>
        <w:t>Franchise</w:t>
      </w:r>
      <w:r>
        <w:rPr>
          <w:spacing w:val="-9"/>
        </w:rPr>
        <w:t xml:space="preserve"> </w:t>
      </w:r>
      <w:r>
        <w:t>Agreement</w:t>
      </w:r>
      <w:r>
        <w:rPr>
          <w:spacing w:val="-9"/>
        </w:rPr>
        <w:t xml:space="preserve"> </w:t>
      </w:r>
      <w:r>
        <w:t>may</w:t>
      </w:r>
      <w:r>
        <w:rPr>
          <w:spacing w:val="-8"/>
        </w:rPr>
        <w:t xml:space="preserve"> </w:t>
      </w:r>
      <w:r>
        <w:t>not</w:t>
      </w:r>
      <w:r>
        <w:rPr>
          <w:spacing w:val="-6"/>
        </w:rPr>
        <w:t xml:space="preserve"> </w:t>
      </w:r>
      <w:r>
        <w:t>correspond</w:t>
      </w:r>
      <w:r>
        <w:rPr>
          <w:spacing w:val="-9"/>
        </w:rPr>
        <w:t xml:space="preserve"> </w:t>
      </w:r>
      <w:r>
        <w:t>to</w:t>
      </w:r>
      <w:r>
        <w:rPr>
          <w:spacing w:val="-9"/>
        </w:rPr>
        <w:t xml:space="preserve"> </w:t>
      </w:r>
      <w:r>
        <w:t>the</w:t>
      </w:r>
      <w:r>
        <w:rPr>
          <w:spacing w:val="-9"/>
        </w:rPr>
        <w:t xml:space="preserve"> </w:t>
      </w:r>
      <w:r>
        <w:t>lowest cost of the goods and services available in the marketplace.</w:t>
      </w:r>
    </w:p>
    <w:p w14:paraId="1DB5D004" w14:textId="77777777" w:rsidR="00C811EF" w:rsidRDefault="00C811EF">
      <w:pPr>
        <w:pStyle w:val="Heading7"/>
        <w:kinsoku w:val="0"/>
        <w:overflowPunct w:val="0"/>
        <w:spacing w:before="229"/>
        <w:ind w:left="4200" w:right="4194" w:firstLine="876"/>
        <w:jc w:val="left"/>
      </w:pPr>
      <w:r>
        <w:t>ITEM 5 MEDIATION</w:t>
      </w:r>
      <w:r>
        <w:rPr>
          <w:spacing w:val="-14"/>
        </w:rPr>
        <w:t xml:space="preserve"> </w:t>
      </w:r>
      <w:r>
        <w:t>STATEMENT</w:t>
      </w:r>
    </w:p>
    <w:p w14:paraId="62F9EB2A" w14:textId="77777777" w:rsidR="00C811EF" w:rsidRDefault="00C811EF">
      <w:pPr>
        <w:pStyle w:val="BodyText"/>
        <w:kinsoku w:val="0"/>
        <w:overflowPunct w:val="0"/>
        <w:spacing w:before="1"/>
        <w:rPr>
          <w:b/>
          <w:bCs/>
        </w:rPr>
      </w:pPr>
    </w:p>
    <w:p w14:paraId="28BF8F90" w14:textId="77777777" w:rsidR="00C811EF" w:rsidRDefault="00C811EF">
      <w:pPr>
        <w:pStyle w:val="BodyText"/>
        <w:kinsoku w:val="0"/>
        <w:overflowPunct w:val="0"/>
        <w:ind w:left="720" w:right="721"/>
        <w:jc w:val="both"/>
      </w:pPr>
      <w:r>
        <w:t>Mediation</w:t>
      </w:r>
      <w:r>
        <w:rPr>
          <w:spacing w:val="-4"/>
        </w:rPr>
        <w:t xml:space="preserve"> </w:t>
      </w:r>
      <w:r>
        <w:t>is</w:t>
      </w:r>
      <w:r>
        <w:rPr>
          <w:spacing w:val="-3"/>
        </w:rPr>
        <w:t xml:space="preserve"> </w:t>
      </w:r>
      <w:r>
        <w:t>a</w:t>
      </w:r>
      <w:r>
        <w:rPr>
          <w:spacing w:val="-4"/>
        </w:rPr>
        <w:t xml:space="preserve"> </w:t>
      </w:r>
      <w:r>
        <w:t>voluntary</w:t>
      </w:r>
      <w:r>
        <w:rPr>
          <w:spacing w:val="-3"/>
        </w:rPr>
        <w:t xml:space="preserve"> </w:t>
      </w:r>
      <w:r>
        <w:t>process</w:t>
      </w:r>
      <w:r>
        <w:rPr>
          <w:spacing w:val="-5"/>
        </w:rPr>
        <w:t xml:space="preserve"> </w:t>
      </w:r>
      <w:r>
        <w:t>to</w:t>
      </w:r>
      <w:r>
        <w:rPr>
          <w:spacing w:val="-7"/>
        </w:rPr>
        <w:t xml:space="preserve"> </w:t>
      </w:r>
      <w:r>
        <w:t>resolve</w:t>
      </w:r>
      <w:r>
        <w:rPr>
          <w:spacing w:val="-4"/>
        </w:rPr>
        <w:t xml:space="preserve"> </w:t>
      </w:r>
      <w:r>
        <w:t>disputes</w:t>
      </w:r>
      <w:r>
        <w:rPr>
          <w:spacing w:val="-5"/>
        </w:rPr>
        <w:t xml:space="preserve"> </w:t>
      </w:r>
      <w:r>
        <w:t>with</w:t>
      </w:r>
      <w:r>
        <w:rPr>
          <w:spacing w:val="-7"/>
        </w:rPr>
        <w:t xml:space="preserve"> </w:t>
      </w:r>
      <w:r>
        <w:t>the</w:t>
      </w:r>
      <w:r>
        <w:rPr>
          <w:spacing w:val="-4"/>
        </w:rPr>
        <w:t xml:space="preserve"> </w:t>
      </w:r>
      <w:r>
        <w:t>assistance</w:t>
      </w:r>
      <w:r>
        <w:rPr>
          <w:spacing w:val="-4"/>
        </w:rPr>
        <w:t xml:space="preserve"> </w:t>
      </w:r>
      <w:r>
        <w:t>of</w:t>
      </w:r>
      <w:r>
        <w:rPr>
          <w:spacing w:val="-4"/>
        </w:rPr>
        <w:t xml:space="preserve"> </w:t>
      </w:r>
      <w:r>
        <w:t>an</w:t>
      </w:r>
      <w:r>
        <w:rPr>
          <w:spacing w:val="-4"/>
        </w:rPr>
        <w:t xml:space="preserve"> </w:t>
      </w:r>
      <w:r>
        <w:t>independent</w:t>
      </w:r>
      <w:r>
        <w:rPr>
          <w:spacing w:val="-4"/>
        </w:rPr>
        <w:t xml:space="preserve"> </w:t>
      </w:r>
      <w:r>
        <w:t>third</w:t>
      </w:r>
      <w:r>
        <w:rPr>
          <w:spacing w:val="-4"/>
        </w:rPr>
        <w:t xml:space="preserve"> </w:t>
      </w:r>
      <w:r>
        <w:t>party.</w:t>
      </w:r>
      <w:r>
        <w:rPr>
          <w:spacing w:val="-4"/>
        </w:rPr>
        <w:t xml:space="preserve"> </w:t>
      </w:r>
      <w:r>
        <w:t>Any party</w:t>
      </w:r>
      <w:r>
        <w:rPr>
          <w:spacing w:val="-5"/>
        </w:rPr>
        <w:t xml:space="preserve"> </w:t>
      </w:r>
      <w:r>
        <w:t>may</w:t>
      </w:r>
      <w:r>
        <w:rPr>
          <w:spacing w:val="-5"/>
        </w:rPr>
        <w:t xml:space="preserve"> </w:t>
      </w:r>
      <w:r>
        <w:t>propose</w:t>
      </w:r>
      <w:r>
        <w:rPr>
          <w:spacing w:val="-7"/>
        </w:rPr>
        <w:t xml:space="preserve"> </w:t>
      </w:r>
      <w:r>
        <w:t>mediation</w:t>
      </w:r>
      <w:r>
        <w:rPr>
          <w:spacing w:val="-7"/>
        </w:rPr>
        <w:t xml:space="preserve"> </w:t>
      </w:r>
      <w:r>
        <w:t>or</w:t>
      </w:r>
      <w:r>
        <w:rPr>
          <w:spacing w:val="-5"/>
        </w:rPr>
        <w:t xml:space="preserve"> </w:t>
      </w:r>
      <w:r>
        <w:t>other</w:t>
      </w:r>
      <w:r>
        <w:rPr>
          <w:spacing w:val="-5"/>
        </w:rPr>
        <w:t xml:space="preserve"> </w:t>
      </w:r>
      <w:r>
        <w:t>dispute</w:t>
      </w:r>
      <w:r>
        <w:rPr>
          <w:spacing w:val="-7"/>
        </w:rPr>
        <w:t xml:space="preserve"> </w:t>
      </w:r>
      <w:r>
        <w:t>resolution</w:t>
      </w:r>
      <w:r>
        <w:rPr>
          <w:spacing w:val="-7"/>
        </w:rPr>
        <w:t xml:space="preserve"> </w:t>
      </w:r>
      <w:r>
        <w:t>process</w:t>
      </w:r>
      <w:r>
        <w:rPr>
          <w:spacing w:val="-5"/>
        </w:rPr>
        <w:t xml:space="preserve"> </w:t>
      </w:r>
      <w:proofErr w:type="gramStart"/>
      <w:r>
        <w:t>in</w:t>
      </w:r>
      <w:r>
        <w:rPr>
          <w:spacing w:val="-7"/>
        </w:rPr>
        <w:t xml:space="preserve"> </w:t>
      </w:r>
      <w:r>
        <w:t>regard</w:t>
      </w:r>
      <w:r>
        <w:rPr>
          <w:spacing w:val="-7"/>
        </w:rPr>
        <w:t xml:space="preserve"> </w:t>
      </w:r>
      <w:r>
        <w:t>to</w:t>
      </w:r>
      <w:proofErr w:type="gramEnd"/>
      <w:r>
        <w:rPr>
          <w:spacing w:val="-7"/>
        </w:rPr>
        <w:t xml:space="preserve"> </w:t>
      </w:r>
      <w:r>
        <w:t>a</w:t>
      </w:r>
      <w:r>
        <w:rPr>
          <w:spacing w:val="-7"/>
        </w:rPr>
        <w:t xml:space="preserve"> </w:t>
      </w:r>
      <w:r>
        <w:t>dispute</w:t>
      </w:r>
      <w:r>
        <w:rPr>
          <w:spacing w:val="-7"/>
        </w:rPr>
        <w:t xml:space="preserve"> </w:t>
      </w:r>
      <w:r>
        <w:t>under</w:t>
      </w:r>
      <w:r>
        <w:rPr>
          <w:spacing w:val="-6"/>
        </w:rPr>
        <w:t xml:space="preserve"> </w:t>
      </w:r>
      <w:r>
        <w:t>the</w:t>
      </w:r>
      <w:r>
        <w:rPr>
          <w:spacing w:val="-7"/>
        </w:rPr>
        <w:t xml:space="preserve"> </w:t>
      </w:r>
      <w:r>
        <w:t>franchise agreement, and the process may be used to resolve the dispute if agreed to by all parties.</w:t>
      </w:r>
    </w:p>
    <w:p w14:paraId="57F350F7" w14:textId="77777777" w:rsidR="00C811EF" w:rsidRDefault="00C811EF">
      <w:pPr>
        <w:pStyle w:val="BodyText"/>
        <w:kinsoku w:val="0"/>
        <w:overflowPunct w:val="0"/>
      </w:pPr>
    </w:p>
    <w:p w14:paraId="2C7602C7" w14:textId="77777777" w:rsidR="00C811EF" w:rsidRDefault="00C811EF">
      <w:pPr>
        <w:pStyle w:val="BodyText"/>
        <w:kinsoku w:val="0"/>
        <w:overflowPunct w:val="0"/>
        <w:spacing w:before="228"/>
      </w:pPr>
    </w:p>
    <w:p w14:paraId="4655471D" w14:textId="77777777" w:rsidR="00C811EF" w:rsidRDefault="00C811EF">
      <w:pPr>
        <w:pStyle w:val="BodyText"/>
        <w:kinsoku w:val="0"/>
        <w:overflowPunct w:val="0"/>
        <w:ind w:right="1"/>
        <w:jc w:val="center"/>
        <w:rPr>
          <w:spacing w:val="-2"/>
        </w:rPr>
      </w:pPr>
      <w:r>
        <w:t>The</w:t>
      </w:r>
      <w:r>
        <w:rPr>
          <w:spacing w:val="-7"/>
        </w:rPr>
        <w:t xml:space="preserve"> </w:t>
      </w:r>
      <w:r>
        <w:t>rest</w:t>
      </w:r>
      <w:r>
        <w:rPr>
          <w:spacing w:val="-6"/>
        </w:rPr>
        <w:t xml:space="preserve"> </w:t>
      </w:r>
      <w:r>
        <w:t>of</w:t>
      </w:r>
      <w:r>
        <w:rPr>
          <w:spacing w:val="-5"/>
        </w:rPr>
        <w:t xml:space="preserve"> </w:t>
      </w:r>
      <w:r>
        <w:t>this</w:t>
      </w:r>
      <w:r>
        <w:rPr>
          <w:spacing w:val="-5"/>
        </w:rPr>
        <w:t xml:space="preserve"> </w:t>
      </w:r>
      <w:r>
        <w:t>page</w:t>
      </w:r>
      <w:r>
        <w:rPr>
          <w:spacing w:val="-7"/>
        </w:rPr>
        <w:t xml:space="preserve"> </w:t>
      </w:r>
      <w:r>
        <w:t>was</w:t>
      </w:r>
      <w:r>
        <w:rPr>
          <w:spacing w:val="-2"/>
        </w:rPr>
        <w:t xml:space="preserve"> </w:t>
      </w:r>
      <w:r>
        <w:t>left</w:t>
      </w:r>
      <w:r>
        <w:rPr>
          <w:spacing w:val="-7"/>
        </w:rPr>
        <w:t xml:space="preserve"> </w:t>
      </w:r>
      <w:r>
        <w:t>intentionally</w:t>
      </w:r>
      <w:r>
        <w:rPr>
          <w:spacing w:val="-5"/>
        </w:rPr>
        <w:t xml:space="preserve"> </w:t>
      </w:r>
      <w:r>
        <w:rPr>
          <w:spacing w:val="-2"/>
        </w:rPr>
        <w:t>blank.</w:t>
      </w:r>
    </w:p>
    <w:p w14:paraId="5095ED90" w14:textId="77777777" w:rsidR="00C811EF" w:rsidRDefault="00C811EF">
      <w:pPr>
        <w:pStyle w:val="BodyText"/>
        <w:kinsoku w:val="0"/>
        <w:overflowPunct w:val="0"/>
        <w:ind w:right="1"/>
        <w:jc w:val="center"/>
        <w:rPr>
          <w:spacing w:val="-2"/>
        </w:rPr>
        <w:sectPr w:rsidR="00C811EF">
          <w:headerReference w:type="default" r:id="rId12"/>
          <w:footerReference w:type="default" r:id="rId13"/>
          <w:pgSz w:w="12240" w:h="15840"/>
          <w:pgMar w:top="400" w:right="720" w:bottom="1440" w:left="720" w:header="200" w:footer="1257" w:gutter="0"/>
          <w:pgNumType w:start="2"/>
          <w:cols w:space="720"/>
          <w:noEndnote/>
        </w:sectPr>
      </w:pPr>
    </w:p>
    <w:p w14:paraId="22C798D6" w14:textId="77777777" w:rsidR="00C811EF" w:rsidRDefault="00C811EF">
      <w:pPr>
        <w:pStyle w:val="BodyText"/>
        <w:kinsoku w:val="0"/>
        <w:overflowPunct w:val="0"/>
        <w:rPr>
          <w:sz w:val="28"/>
          <w:szCs w:val="28"/>
        </w:rPr>
      </w:pPr>
    </w:p>
    <w:p w14:paraId="5E3F1651" w14:textId="77777777" w:rsidR="00C811EF" w:rsidRDefault="00C811EF">
      <w:pPr>
        <w:pStyle w:val="BodyText"/>
        <w:kinsoku w:val="0"/>
        <w:overflowPunct w:val="0"/>
        <w:rPr>
          <w:sz w:val="28"/>
          <w:szCs w:val="28"/>
        </w:rPr>
      </w:pPr>
    </w:p>
    <w:p w14:paraId="354813B1" w14:textId="77777777" w:rsidR="00C811EF" w:rsidRDefault="00C811EF">
      <w:pPr>
        <w:pStyle w:val="BodyText"/>
        <w:kinsoku w:val="0"/>
        <w:overflowPunct w:val="0"/>
        <w:spacing w:before="73"/>
        <w:rPr>
          <w:sz w:val="28"/>
          <w:szCs w:val="28"/>
        </w:rPr>
      </w:pPr>
    </w:p>
    <w:p w14:paraId="29284737" w14:textId="77777777" w:rsidR="00C811EF" w:rsidRPr="00CB5590" w:rsidRDefault="00C811EF">
      <w:pPr>
        <w:pStyle w:val="BodyText"/>
        <w:kinsoku w:val="0"/>
        <w:overflowPunct w:val="0"/>
        <w:ind w:right="1"/>
        <w:jc w:val="center"/>
        <w:rPr>
          <w:b/>
          <w:bCs/>
          <w:spacing w:val="-2"/>
          <w:sz w:val="28"/>
          <w:szCs w:val="28"/>
          <w:highlight w:val="red"/>
        </w:rPr>
      </w:pPr>
      <w:r w:rsidRPr="00CB5590">
        <w:rPr>
          <w:b/>
          <w:bCs/>
          <w:sz w:val="28"/>
          <w:szCs w:val="28"/>
          <w:highlight w:val="red"/>
        </w:rPr>
        <w:t>DISPUTE</w:t>
      </w:r>
      <w:r w:rsidRPr="00CB5590">
        <w:rPr>
          <w:b/>
          <w:bCs/>
          <w:spacing w:val="-8"/>
          <w:sz w:val="28"/>
          <w:szCs w:val="28"/>
          <w:highlight w:val="red"/>
        </w:rPr>
        <w:t xml:space="preserve"> </w:t>
      </w:r>
      <w:r w:rsidRPr="00CB5590">
        <w:rPr>
          <w:b/>
          <w:bCs/>
          <w:spacing w:val="-2"/>
          <w:sz w:val="28"/>
          <w:szCs w:val="28"/>
          <w:highlight w:val="red"/>
        </w:rPr>
        <w:t>RESOLUTION</w:t>
      </w:r>
    </w:p>
    <w:p w14:paraId="0940E1A0" w14:textId="77777777" w:rsidR="00C811EF" w:rsidRPr="00CB5590" w:rsidRDefault="00C811EF">
      <w:pPr>
        <w:pStyle w:val="Heading3"/>
        <w:kinsoku w:val="0"/>
        <w:overflowPunct w:val="0"/>
        <w:ind w:left="1734"/>
        <w:rPr>
          <w:spacing w:val="-4"/>
          <w:highlight w:val="red"/>
        </w:rPr>
      </w:pPr>
      <w:r w:rsidRPr="00CB5590">
        <w:rPr>
          <w:highlight w:val="red"/>
        </w:rPr>
        <w:t>FOR</w:t>
      </w:r>
      <w:r w:rsidRPr="00CB5590">
        <w:rPr>
          <w:spacing w:val="-3"/>
          <w:highlight w:val="red"/>
        </w:rPr>
        <w:t xml:space="preserve"> </w:t>
      </w:r>
      <w:r w:rsidRPr="00CB5590">
        <w:rPr>
          <w:highlight w:val="red"/>
        </w:rPr>
        <w:t>PROSPECTIVE</w:t>
      </w:r>
      <w:r w:rsidRPr="00CB5590">
        <w:rPr>
          <w:spacing w:val="-5"/>
          <w:highlight w:val="red"/>
        </w:rPr>
        <w:t xml:space="preserve"> </w:t>
      </w:r>
      <w:r w:rsidRPr="00CB5590">
        <w:rPr>
          <w:highlight w:val="red"/>
        </w:rPr>
        <w:t>MANITOBA</w:t>
      </w:r>
      <w:r w:rsidRPr="00CB5590">
        <w:rPr>
          <w:spacing w:val="-4"/>
          <w:highlight w:val="red"/>
        </w:rPr>
        <w:t xml:space="preserve"> </w:t>
      </w:r>
      <w:r w:rsidRPr="00CB5590">
        <w:rPr>
          <w:highlight w:val="red"/>
        </w:rPr>
        <w:t>FRANCHISEES</w:t>
      </w:r>
      <w:r w:rsidRPr="00CB5590">
        <w:rPr>
          <w:spacing w:val="-4"/>
          <w:highlight w:val="red"/>
        </w:rPr>
        <w:t xml:space="preserve"> ONLY</w:t>
      </w:r>
    </w:p>
    <w:p w14:paraId="191C6608" w14:textId="77777777" w:rsidR="00C811EF" w:rsidRPr="00CB5590" w:rsidRDefault="00C811EF">
      <w:pPr>
        <w:pStyle w:val="Heading7"/>
        <w:kinsoku w:val="0"/>
        <w:overflowPunct w:val="0"/>
        <w:spacing w:before="230"/>
        <w:ind w:left="1734" w:right="1735"/>
        <w:rPr>
          <w:spacing w:val="-2"/>
          <w:highlight w:val="red"/>
        </w:rPr>
      </w:pPr>
      <w:r w:rsidRPr="00CB5590">
        <w:rPr>
          <w:highlight w:val="red"/>
        </w:rPr>
        <w:t>(MADE</w:t>
      </w:r>
      <w:r w:rsidRPr="00CB5590">
        <w:rPr>
          <w:spacing w:val="-7"/>
          <w:highlight w:val="red"/>
        </w:rPr>
        <w:t xml:space="preserve"> </w:t>
      </w:r>
      <w:r w:rsidRPr="00CB5590">
        <w:rPr>
          <w:highlight w:val="red"/>
        </w:rPr>
        <w:t>PURSUANT</w:t>
      </w:r>
      <w:r w:rsidRPr="00CB5590">
        <w:rPr>
          <w:spacing w:val="-6"/>
          <w:highlight w:val="red"/>
        </w:rPr>
        <w:t xml:space="preserve"> </w:t>
      </w:r>
      <w:r w:rsidRPr="00CB5590">
        <w:rPr>
          <w:highlight w:val="red"/>
        </w:rPr>
        <w:t>TO</w:t>
      </w:r>
      <w:r w:rsidRPr="00CB5590">
        <w:rPr>
          <w:spacing w:val="-5"/>
          <w:highlight w:val="red"/>
        </w:rPr>
        <w:t xml:space="preserve"> </w:t>
      </w:r>
      <w:r w:rsidRPr="00CB5590">
        <w:rPr>
          <w:highlight w:val="red"/>
        </w:rPr>
        <w:t>SECTION</w:t>
      </w:r>
      <w:r w:rsidRPr="00CB5590">
        <w:rPr>
          <w:spacing w:val="-8"/>
          <w:highlight w:val="red"/>
        </w:rPr>
        <w:t xml:space="preserve"> </w:t>
      </w:r>
      <w:r w:rsidRPr="00CB5590">
        <w:rPr>
          <w:highlight w:val="red"/>
        </w:rPr>
        <w:t>24(2)</w:t>
      </w:r>
      <w:r w:rsidRPr="00CB5590">
        <w:rPr>
          <w:spacing w:val="-6"/>
          <w:highlight w:val="red"/>
        </w:rPr>
        <w:t xml:space="preserve"> </w:t>
      </w:r>
      <w:r w:rsidRPr="00CB5590">
        <w:rPr>
          <w:highlight w:val="red"/>
        </w:rPr>
        <w:t>OF</w:t>
      </w:r>
      <w:r w:rsidRPr="00CB5590">
        <w:rPr>
          <w:spacing w:val="-7"/>
          <w:highlight w:val="red"/>
        </w:rPr>
        <w:t xml:space="preserve"> </w:t>
      </w:r>
      <w:r w:rsidRPr="00CB5590">
        <w:rPr>
          <w:highlight w:val="red"/>
        </w:rPr>
        <w:t>THE</w:t>
      </w:r>
      <w:r w:rsidRPr="00CB5590">
        <w:rPr>
          <w:spacing w:val="-7"/>
          <w:highlight w:val="red"/>
        </w:rPr>
        <w:t xml:space="preserve"> </w:t>
      </w:r>
      <w:r w:rsidRPr="00CB5590">
        <w:rPr>
          <w:highlight w:val="red"/>
        </w:rPr>
        <w:t>MANITOBA</w:t>
      </w:r>
      <w:r w:rsidRPr="00CB5590">
        <w:rPr>
          <w:spacing w:val="-8"/>
          <w:highlight w:val="red"/>
        </w:rPr>
        <w:t xml:space="preserve"> </w:t>
      </w:r>
      <w:r w:rsidRPr="00CB5590">
        <w:rPr>
          <w:spacing w:val="-2"/>
          <w:highlight w:val="red"/>
        </w:rPr>
        <w:t>REGULATIONS)</w:t>
      </w:r>
    </w:p>
    <w:p w14:paraId="71830F81" w14:textId="77777777" w:rsidR="00C811EF" w:rsidRPr="00CB5590" w:rsidRDefault="00C811EF">
      <w:pPr>
        <w:pStyle w:val="BodyText"/>
        <w:kinsoku w:val="0"/>
        <w:overflowPunct w:val="0"/>
        <w:spacing w:before="228"/>
        <w:rPr>
          <w:b/>
          <w:bCs/>
          <w:highlight w:val="red"/>
        </w:rPr>
      </w:pPr>
    </w:p>
    <w:p w14:paraId="4BF6B675" w14:textId="77777777" w:rsidR="00C811EF" w:rsidRPr="00CB5590" w:rsidRDefault="00C811EF">
      <w:pPr>
        <w:pStyle w:val="BodyText"/>
        <w:kinsoku w:val="0"/>
        <w:overflowPunct w:val="0"/>
        <w:ind w:left="720" w:right="721"/>
        <w:jc w:val="both"/>
        <w:rPr>
          <w:highlight w:val="red"/>
        </w:rPr>
      </w:pPr>
      <w:r w:rsidRPr="00CB5590">
        <w:rPr>
          <w:highlight w:val="red"/>
        </w:rPr>
        <w:t>Mediation</w:t>
      </w:r>
      <w:r w:rsidRPr="00CB5590">
        <w:rPr>
          <w:spacing w:val="-4"/>
          <w:highlight w:val="red"/>
        </w:rPr>
        <w:t xml:space="preserve"> </w:t>
      </w:r>
      <w:r w:rsidRPr="00CB5590">
        <w:rPr>
          <w:highlight w:val="red"/>
        </w:rPr>
        <w:t>is</w:t>
      </w:r>
      <w:r w:rsidRPr="00CB5590">
        <w:rPr>
          <w:spacing w:val="-3"/>
          <w:highlight w:val="red"/>
        </w:rPr>
        <w:t xml:space="preserve"> </w:t>
      </w:r>
      <w:r w:rsidRPr="00CB5590">
        <w:rPr>
          <w:highlight w:val="red"/>
        </w:rPr>
        <w:t>a</w:t>
      </w:r>
      <w:r w:rsidRPr="00CB5590">
        <w:rPr>
          <w:spacing w:val="-4"/>
          <w:highlight w:val="red"/>
        </w:rPr>
        <w:t xml:space="preserve"> </w:t>
      </w:r>
      <w:r w:rsidRPr="00CB5590">
        <w:rPr>
          <w:highlight w:val="red"/>
        </w:rPr>
        <w:t>voluntary</w:t>
      </w:r>
      <w:r w:rsidRPr="00CB5590">
        <w:rPr>
          <w:spacing w:val="-3"/>
          <w:highlight w:val="red"/>
        </w:rPr>
        <w:t xml:space="preserve"> </w:t>
      </w:r>
      <w:r w:rsidRPr="00CB5590">
        <w:rPr>
          <w:highlight w:val="red"/>
        </w:rPr>
        <w:t>process</w:t>
      </w:r>
      <w:r w:rsidRPr="00CB5590">
        <w:rPr>
          <w:spacing w:val="-5"/>
          <w:highlight w:val="red"/>
        </w:rPr>
        <w:t xml:space="preserve"> </w:t>
      </w:r>
      <w:r w:rsidRPr="00CB5590">
        <w:rPr>
          <w:highlight w:val="red"/>
        </w:rPr>
        <w:t>to</w:t>
      </w:r>
      <w:r w:rsidRPr="00CB5590">
        <w:rPr>
          <w:spacing w:val="-7"/>
          <w:highlight w:val="red"/>
        </w:rPr>
        <w:t xml:space="preserve"> </w:t>
      </w:r>
      <w:r w:rsidRPr="00CB5590">
        <w:rPr>
          <w:highlight w:val="red"/>
        </w:rPr>
        <w:t>resolve</w:t>
      </w:r>
      <w:r w:rsidRPr="00CB5590">
        <w:rPr>
          <w:spacing w:val="-4"/>
          <w:highlight w:val="red"/>
        </w:rPr>
        <w:t xml:space="preserve"> </w:t>
      </w:r>
      <w:r w:rsidRPr="00CB5590">
        <w:rPr>
          <w:highlight w:val="red"/>
        </w:rPr>
        <w:t>disputes</w:t>
      </w:r>
      <w:r w:rsidRPr="00CB5590">
        <w:rPr>
          <w:spacing w:val="-5"/>
          <w:highlight w:val="red"/>
        </w:rPr>
        <w:t xml:space="preserve"> </w:t>
      </w:r>
      <w:r w:rsidRPr="00CB5590">
        <w:rPr>
          <w:highlight w:val="red"/>
        </w:rPr>
        <w:t>with</w:t>
      </w:r>
      <w:r w:rsidRPr="00CB5590">
        <w:rPr>
          <w:spacing w:val="-7"/>
          <w:highlight w:val="red"/>
        </w:rPr>
        <w:t xml:space="preserve"> </w:t>
      </w:r>
      <w:r w:rsidRPr="00CB5590">
        <w:rPr>
          <w:highlight w:val="red"/>
        </w:rPr>
        <w:t>the</w:t>
      </w:r>
      <w:r w:rsidRPr="00CB5590">
        <w:rPr>
          <w:spacing w:val="-4"/>
          <w:highlight w:val="red"/>
        </w:rPr>
        <w:t xml:space="preserve"> </w:t>
      </w:r>
      <w:r w:rsidRPr="00CB5590">
        <w:rPr>
          <w:highlight w:val="red"/>
        </w:rPr>
        <w:t>assistance</w:t>
      </w:r>
      <w:r w:rsidRPr="00CB5590">
        <w:rPr>
          <w:spacing w:val="-4"/>
          <w:highlight w:val="red"/>
        </w:rPr>
        <w:t xml:space="preserve"> </w:t>
      </w:r>
      <w:r w:rsidRPr="00CB5590">
        <w:rPr>
          <w:highlight w:val="red"/>
        </w:rPr>
        <w:t>of</w:t>
      </w:r>
      <w:r w:rsidRPr="00CB5590">
        <w:rPr>
          <w:spacing w:val="-4"/>
          <w:highlight w:val="red"/>
        </w:rPr>
        <w:t xml:space="preserve"> </w:t>
      </w:r>
      <w:r w:rsidRPr="00CB5590">
        <w:rPr>
          <w:highlight w:val="red"/>
        </w:rPr>
        <w:t>an</w:t>
      </w:r>
      <w:r w:rsidRPr="00CB5590">
        <w:rPr>
          <w:spacing w:val="-4"/>
          <w:highlight w:val="red"/>
        </w:rPr>
        <w:t xml:space="preserve"> </w:t>
      </w:r>
      <w:r w:rsidRPr="00CB5590">
        <w:rPr>
          <w:highlight w:val="red"/>
        </w:rPr>
        <w:t>independent</w:t>
      </w:r>
      <w:r w:rsidRPr="00CB5590">
        <w:rPr>
          <w:spacing w:val="-4"/>
          <w:highlight w:val="red"/>
        </w:rPr>
        <w:t xml:space="preserve"> </w:t>
      </w:r>
      <w:r w:rsidRPr="00CB5590">
        <w:rPr>
          <w:highlight w:val="red"/>
        </w:rPr>
        <w:t>third</w:t>
      </w:r>
      <w:r w:rsidRPr="00CB5590">
        <w:rPr>
          <w:spacing w:val="-4"/>
          <w:highlight w:val="red"/>
        </w:rPr>
        <w:t xml:space="preserve"> </w:t>
      </w:r>
      <w:r w:rsidRPr="00CB5590">
        <w:rPr>
          <w:highlight w:val="red"/>
        </w:rPr>
        <w:t>party.</w:t>
      </w:r>
      <w:r w:rsidRPr="00CB5590">
        <w:rPr>
          <w:spacing w:val="-4"/>
          <w:highlight w:val="red"/>
        </w:rPr>
        <w:t xml:space="preserve"> </w:t>
      </w:r>
      <w:r w:rsidRPr="00CB5590">
        <w:rPr>
          <w:highlight w:val="red"/>
        </w:rPr>
        <w:t>Any party</w:t>
      </w:r>
      <w:r w:rsidRPr="00CB5590">
        <w:rPr>
          <w:spacing w:val="-5"/>
          <w:highlight w:val="red"/>
        </w:rPr>
        <w:t xml:space="preserve"> </w:t>
      </w:r>
      <w:r w:rsidRPr="00CB5590">
        <w:rPr>
          <w:highlight w:val="red"/>
        </w:rPr>
        <w:t>may</w:t>
      </w:r>
      <w:r w:rsidRPr="00CB5590">
        <w:rPr>
          <w:spacing w:val="-5"/>
          <w:highlight w:val="red"/>
        </w:rPr>
        <w:t xml:space="preserve"> </w:t>
      </w:r>
      <w:r w:rsidRPr="00CB5590">
        <w:rPr>
          <w:highlight w:val="red"/>
        </w:rPr>
        <w:t>propose</w:t>
      </w:r>
      <w:r w:rsidRPr="00CB5590">
        <w:rPr>
          <w:spacing w:val="-7"/>
          <w:highlight w:val="red"/>
        </w:rPr>
        <w:t xml:space="preserve"> </w:t>
      </w:r>
      <w:r w:rsidRPr="00CB5590">
        <w:rPr>
          <w:highlight w:val="red"/>
        </w:rPr>
        <w:t>mediation</w:t>
      </w:r>
      <w:r w:rsidRPr="00CB5590">
        <w:rPr>
          <w:spacing w:val="-7"/>
          <w:highlight w:val="red"/>
        </w:rPr>
        <w:t xml:space="preserve"> </w:t>
      </w:r>
      <w:r w:rsidRPr="00CB5590">
        <w:rPr>
          <w:highlight w:val="red"/>
        </w:rPr>
        <w:t>or</w:t>
      </w:r>
      <w:r w:rsidRPr="00CB5590">
        <w:rPr>
          <w:spacing w:val="-5"/>
          <w:highlight w:val="red"/>
        </w:rPr>
        <w:t xml:space="preserve"> </w:t>
      </w:r>
      <w:r w:rsidRPr="00CB5590">
        <w:rPr>
          <w:highlight w:val="red"/>
        </w:rPr>
        <w:t>other</w:t>
      </w:r>
      <w:r w:rsidRPr="00CB5590">
        <w:rPr>
          <w:spacing w:val="-5"/>
          <w:highlight w:val="red"/>
        </w:rPr>
        <w:t xml:space="preserve"> </w:t>
      </w:r>
      <w:r w:rsidRPr="00CB5590">
        <w:rPr>
          <w:highlight w:val="red"/>
        </w:rPr>
        <w:t>dispute</w:t>
      </w:r>
      <w:r w:rsidRPr="00CB5590">
        <w:rPr>
          <w:spacing w:val="-7"/>
          <w:highlight w:val="red"/>
        </w:rPr>
        <w:t xml:space="preserve"> </w:t>
      </w:r>
      <w:r w:rsidRPr="00CB5590">
        <w:rPr>
          <w:highlight w:val="red"/>
        </w:rPr>
        <w:t>resolution</w:t>
      </w:r>
      <w:r w:rsidRPr="00CB5590">
        <w:rPr>
          <w:spacing w:val="-7"/>
          <w:highlight w:val="red"/>
        </w:rPr>
        <w:t xml:space="preserve"> </w:t>
      </w:r>
      <w:r w:rsidRPr="00CB5590">
        <w:rPr>
          <w:highlight w:val="red"/>
        </w:rPr>
        <w:t>process</w:t>
      </w:r>
      <w:r w:rsidRPr="00CB5590">
        <w:rPr>
          <w:spacing w:val="-5"/>
          <w:highlight w:val="red"/>
        </w:rPr>
        <w:t xml:space="preserve"> </w:t>
      </w:r>
      <w:proofErr w:type="gramStart"/>
      <w:r w:rsidRPr="00CB5590">
        <w:rPr>
          <w:highlight w:val="red"/>
        </w:rPr>
        <w:t>in</w:t>
      </w:r>
      <w:r w:rsidRPr="00CB5590">
        <w:rPr>
          <w:spacing w:val="-7"/>
          <w:highlight w:val="red"/>
        </w:rPr>
        <w:t xml:space="preserve"> </w:t>
      </w:r>
      <w:r w:rsidRPr="00CB5590">
        <w:rPr>
          <w:highlight w:val="red"/>
        </w:rPr>
        <w:t>regard</w:t>
      </w:r>
      <w:r w:rsidRPr="00CB5590">
        <w:rPr>
          <w:spacing w:val="-7"/>
          <w:highlight w:val="red"/>
        </w:rPr>
        <w:t xml:space="preserve"> </w:t>
      </w:r>
      <w:r w:rsidRPr="00CB5590">
        <w:rPr>
          <w:highlight w:val="red"/>
        </w:rPr>
        <w:t>to</w:t>
      </w:r>
      <w:proofErr w:type="gramEnd"/>
      <w:r w:rsidRPr="00CB5590">
        <w:rPr>
          <w:spacing w:val="-7"/>
          <w:highlight w:val="red"/>
        </w:rPr>
        <w:t xml:space="preserve"> </w:t>
      </w:r>
      <w:r w:rsidRPr="00CB5590">
        <w:rPr>
          <w:highlight w:val="red"/>
        </w:rPr>
        <w:t>a</w:t>
      </w:r>
      <w:r w:rsidRPr="00CB5590">
        <w:rPr>
          <w:spacing w:val="-7"/>
          <w:highlight w:val="red"/>
        </w:rPr>
        <w:t xml:space="preserve"> </w:t>
      </w:r>
      <w:r w:rsidRPr="00CB5590">
        <w:rPr>
          <w:highlight w:val="red"/>
        </w:rPr>
        <w:t>dispute</w:t>
      </w:r>
      <w:r w:rsidRPr="00CB5590">
        <w:rPr>
          <w:spacing w:val="-7"/>
          <w:highlight w:val="red"/>
        </w:rPr>
        <w:t xml:space="preserve"> </w:t>
      </w:r>
      <w:r w:rsidRPr="00CB5590">
        <w:rPr>
          <w:highlight w:val="red"/>
        </w:rPr>
        <w:t>under</w:t>
      </w:r>
      <w:r w:rsidRPr="00CB5590">
        <w:rPr>
          <w:spacing w:val="-6"/>
          <w:highlight w:val="red"/>
        </w:rPr>
        <w:t xml:space="preserve"> </w:t>
      </w:r>
      <w:r w:rsidRPr="00CB5590">
        <w:rPr>
          <w:highlight w:val="red"/>
        </w:rPr>
        <w:t>the</w:t>
      </w:r>
      <w:r w:rsidRPr="00CB5590">
        <w:rPr>
          <w:spacing w:val="-7"/>
          <w:highlight w:val="red"/>
        </w:rPr>
        <w:t xml:space="preserve"> </w:t>
      </w:r>
      <w:r w:rsidRPr="00CB5590">
        <w:rPr>
          <w:highlight w:val="red"/>
        </w:rPr>
        <w:t>franchise agreement, and the process may be used to resolve the dispute if agreed to by all parties.</w:t>
      </w:r>
    </w:p>
    <w:p w14:paraId="52C2843D" w14:textId="77777777" w:rsidR="00C811EF" w:rsidRPr="00CB5590" w:rsidRDefault="00C811EF">
      <w:pPr>
        <w:pStyle w:val="BodyText"/>
        <w:kinsoku w:val="0"/>
        <w:overflowPunct w:val="0"/>
        <w:rPr>
          <w:highlight w:val="red"/>
        </w:rPr>
      </w:pPr>
    </w:p>
    <w:p w14:paraId="0B57FAEB" w14:textId="77777777" w:rsidR="00C811EF" w:rsidRPr="00CB5590" w:rsidRDefault="00C811EF">
      <w:pPr>
        <w:pStyle w:val="BodyText"/>
        <w:kinsoku w:val="0"/>
        <w:overflowPunct w:val="0"/>
        <w:rPr>
          <w:highlight w:val="red"/>
        </w:rPr>
      </w:pPr>
    </w:p>
    <w:p w14:paraId="4941CC48" w14:textId="77777777" w:rsidR="00C811EF" w:rsidRPr="00CB5590" w:rsidRDefault="00C811EF">
      <w:pPr>
        <w:pStyle w:val="BodyText"/>
        <w:kinsoku w:val="0"/>
        <w:overflowPunct w:val="0"/>
        <w:rPr>
          <w:highlight w:val="red"/>
        </w:rPr>
      </w:pPr>
    </w:p>
    <w:p w14:paraId="7C46C7DC" w14:textId="77777777" w:rsidR="00C811EF" w:rsidRPr="00CB5590" w:rsidRDefault="00C811EF">
      <w:pPr>
        <w:pStyle w:val="BodyText"/>
        <w:kinsoku w:val="0"/>
        <w:overflowPunct w:val="0"/>
        <w:ind w:right="1"/>
        <w:jc w:val="center"/>
        <w:rPr>
          <w:spacing w:val="-2"/>
          <w:highlight w:val="red"/>
        </w:rPr>
      </w:pPr>
      <w:r w:rsidRPr="00CB5590">
        <w:rPr>
          <w:highlight w:val="red"/>
        </w:rPr>
        <w:t>The</w:t>
      </w:r>
      <w:r w:rsidRPr="00CB5590">
        <w:rPr>
          <w:spacing w:val="-7"/>
          <w:highlight w:val="red"/>
        </w:rPr>
        <w:t xml:space="preserve"> </w:t>
      </w:r>
      <w:r w:rsidRPr="00CB5590">
        <w:rPr>
          <w:highlight w:val="red"/>
        </w:rPr>
        <w:t>rest</w:t>
      </w:r>
      <w:r w:rsidRPr="00CB5590">
        <w:rPr>
          <w:spacing w:val="-6"/>
          <w:highlight w:val="red"/>
        </w:rPr>
        <w:t xml:space="preserve"> </w:t>
      </w:r>
      <w:r w:rsidRPr="00CB5590">
        <w:rPr>
          <w:highlight w:val="red"/>
        </w:rPr>
        <w:t>of</w:t>
      </w:r>
      <w:r w:rsidRPr="00CB5590">
        <w:rPr>
          <w:spacing w:val="-5"/>
          <w:highlight w:val="red"/>
        </w:rPr>
        <w:t xml:space="preserve"> </w:t>
      </w:r>
      <w:r w:rsidRPr="00CB5590">
        <w:rPr>
          <w:highlight w:val="red"/>
        </w:rPr>
        <w:t>this</w:t>
      </w:r>
      <w:r w:rsidRPr="00CB5590">
        <w:rPr>
          <w:spacing w:val="-5"/>
          <w:highlight w:val="red"/>
        </w:rPr>
        <w:t xml:space="preserve"> </w:t>
      </w:r>
      <w:r w:rsidRPr="00CB5590">
        <w:rPr>
          <w:highlight w:val="red"/>
        </w:rPr>
        <w:t>page</w:t>
      </w:r>
      <w:r w:rsidRPr="00CB5590">
        <w:rPr>
          <w:spacing w:val="-7"/>
          <w:highlight w:val="red"/>
        </w:rPr>
        <w:t xml:space="preserve"> </w:t>
      </w:r>
      <w:r w:rsidRPr="00CB5590">
        <w:rPr>
          <w:highlight w:val="red"/>
        </w:rPr>
        <w:t>was</w:t>
      </w:r>
      <w:r w:rsidRPr="00CB5590">
        <w:rPr>
          <w:spacing w:val="-2"/>
          <w:highlight w:val="red"/>
        </w:rPr>
        <w:t xml:space="preserve"> </w:t>
      </w:r>
      <w:r w:rsidRPr="00CB5590">
        <w:rPr>
          <w:highlight w:val="red"/>
        </w:rPr>
        <w:t>left</w:t>
      </w:r>
      <w:r w:rsidRPr="00CB5590">
        <w:rPr>
          <w:spacing w:val="-7"/>
          <w:highlight w:val="red"/>
        </w:rPr>
        <w:t xml:space="preserve"> </w:t>
      </w:r>
      <w:r w:rsidRPr="00CB5590">
        <w:rPr>
          <w:highlight w:val="red"/>
        </w:rPr>
        <w:t>intentionally</w:t>
      </w:r>
      <w:r w:rsidRPr="00CB5590">
        <w:rPr>
          <w:spacing w:val="-5"/>
          <w:highlight w:val="red"/>
        </w:rPr>
        <w:t xml:space="preserve"> </w:t>
      </w:r>
      <w:r w:rsidRPr="00CB5590">
        <w:rPr>
          <w:spacing w:val="-2"/>
          <w:highlight w:val="red"/>
        </w:rPr>
        <w:t>blank.</w:t>
      </w:r>
    </w:p>
    <w:p w14:paraId="426E3DBB" w14:textId="77777777" w:rsidR="00C811EF" w:rsidRPr="00CB5590" w:rsidRDefault="00C811EF">
      <w:pPr>
        <w:pStyle w:val="BodyText"/>
        <w:kinsoku w:val="0"/>
        <w:overflowPunct w:val="0"/>
        <w:ind w:right="1"/>
        <w:jc w:val="center"/>
        <w:rPr>
          <w:spacing w:val="-2"/>
          <w:highlight w:val="red"/>
        </w:rPr>
        <w:sectPr w:rsidR="00C811EF" w:rsidRPr="00CB5590">
          <w:pgSz w:w="12240" w:h="15840"/>
          <w:pgMar w:top="400" w:right="720" w:bottom="1440" w:left="720" w:header="200" w:footer="1257" w:gutter="0"/>
          <w:cols w:space="720"/>
          <w:noEndnote/>
        </w:sectPr>
      </w:pPr>
    </w:p>
    <w:p w14:paraId="1A42FDB0" w14:textId="77777777" w:rsidR="00C811EF" w:rsidRPr="00CB5590" w:rsidRDefault="00C811EF">
      <w:pPr>
        <w:pStyle w:val="BodyText"/>
        <w:kinsoku w:val="0"/>
        <w:overflowPunct w:val="0"/>
        <w:rPr>
          <w:sz w:val="28"/>
          <w:szCs w:val="28"/>
          <w:highlight w:val="red"/>
        </w:rPr>
      </w:pPr>
    </w:p>
    <w:p w14:paraId="170AF8BF" w14:textId="77777777" w:rsidR="00C811EF" w:rsidRPr="00CB5590" w:rsidRDefault="00C811EF">
      <w:pPr>
        <w:pStyle w:val="BodyText"/>
        <w:kinsoku w:val="0"/>
        <w:overflowPunct w:val="0"/>
        <w:rPr>
          <w:sz w:val="28"/>
          <w:szCs w:val="28"/>
          <w:highlight w:val="red"/>
        </w:rPr>
      </w:pPr>
    </w:p>
    <w:p w14:paraId="1AF56685" w14:textId="77777777" w:rsidR="00C811EF" w:rsidRPr="00CB5590" w:rsidRDefault="00C811EF">
      <w:pPr>
        <w:pStyle w:val="BodyText"/>
        <w:kinsoku w:val="0"/>
        <w:overflowPunct w:val="0"/>
        <w:spacing w:before="73"/>
        <w:rPr>
          <w:sz w:val="28"/>
          <w:szCs w:val="28"/>
          <w:highlight w:val="red"/>
        </w:rPr>
      </w:pPr>
    </w:p>
    <w:p w14:paraId="536AB975" w14:textId="77777777" w:rsidR="00C811EF" w:rsidRPr="00CB5590" w:rsidRDefault="00C811EF">
      <w:pPr>
        <w:pStyle w:val="BodyText"/>
        <w:kinsoku w:val="0"/>
        <w:overflowPunct w:val="0"/>
        <w:jc w:val="center"/>
        <w:rPr>
          <w:b/>
          <w:bCs/>
          <w:spacing w:val="-2"/>
          <w:sz w:val="28"/>
          <w:szCs w:val="28"/>
          <w:highlight w:val="red"/>
        </w:rPr>
      </w:pPr>
      <w:r w:rsidRPr="00CB5590">
        <w:rPr>
          <w:b/>
          <w:bCs/>
          <w:sz w:val="28"/>
          <w:szCs w:val="28"/>
          <w:highlight w:val="red"/>
        </w:rPr>
        <w:t>RISK</w:t>
      </w:r>
      <w:r w:rsidRPr="00CB5590">
        <w:rPr>
          <w:b/>
          <w:bCs/>
          <w:spacing w:val="-2"/>
          <w:sz w:val="28"/>
          <w:szCs w:val="28"/>
          <w:highlight w:val="red"/>
        </w:rPr>
        <w:t xml:space="preserve"> WARNINGS</w:t>
      </w:r>
    </w:p>
    <w:p w14:paraId="40599FBC" w14:textId="77777777" w:rsidR="00C811EF" w:rsidRPr="00CB5590" w:rsidRDefault="00C811EF">
      <w:pPr>
        <w:pStyle w:val="Heading3"/>
        <w:kinsoku w:val="0"/>
        <w:overflowPunct w:val="0"/>
        <w:ind w:left="790" w:right="792"/>
        <w:rPr>
          <w:highlight w:val="red"/>
        </w:rPr>
      </w:pPr>
      <w:r w:rsidRPr="00CB5590">
        <w:rPr>
          <w:highlight w:val="red"/>
        </w:rPr>
        <w:t>FOR</w:t>
      </w:r>
      <w:r w:rsidRPr="00CB5590">
        <w:rPr>
          <w:spacing w:val="-6"/>
          <w:highlight w:val="red"/>
        </w:rPr>
        <w:t xml:space="preserve"> </w:t>
      </w:r>
      <w:r w:rsidRPr="00CB5590">
        <w:rPr>
          <w:highlight w:val="red"/>
        </w:rPr>
        <w:t>PROSPECTIVE</w:t>
      </w:r>
      <w:r w:rsidRPr="00CB5590">
        <w:rPr>
          <w:spacing w:val="-7"/>
          <w:highlight w:val="red"/>
        </w:rPr>
        <w:t xml:space="preserve"> </w:t>
      </w:r>
      <w:r w:rsidRPr="00CB5590">
        <w:rPr>
          <w:highlight w:val="red"/>
        </w:rPr>
        <w:t>PRINCE</w:t>
      </w:r>
      <w:r w:rsidRPr="00CB5590">
        <w:rPr>
          <w:spacing w:val="-5"/>
          <w:highlight w:val="red"/>
        </w:rPr>
        <w:t xml:space="preserve"> </w:t>
      </w:r>
      <w:r w:rsidRPr="00CB5590">
        <w:rPr>
          <w:highlight w:val="red"/>
        </w:rPr>
        <w:t>EDWARD</w:t>
      </w:r>
      <w:r w:rsidRPr="00CB5590">
        <w:rPr>
          <w:spacing w:val="-7"/>
          <w:highlight w:val="red"/>
        </w:rPr>
        <w:t xml:space="preserve"> </w:t>
      </w:r>
      <w:r w:rsidRPr="00CB5590">
        <w:rPr>
          <w:highlight w:val="red"/>
        </w:rPr>
        <w:t>ISLAND,</w:t>
      </w:r>
      <w:r w:rsidRPr="00CB5590">
        <w:rPr>
          <w:spacing w:val="-5"/>
          <w:highlight w:val="red"/>
        </w:rPr>
        <w:t xml:space="preserve"> </w:t>
      </w:r>
      <w:r w:rsidRPr="00CB5590">
        <w:rPr>
          <w:highlight w:val="red"/>
        </w:rPr>
        <w:t>NEW</w:t>
      </w:r>
      <w:r w:rsidRPr="00CB5590">
        <w:rPr>
          <w:spacing w:val="-7"/>
          <w:highlight w:val="red"/>
        </w:rPr>
        <w:t xml:space="preserve"> </w:t>
      </w:r>
      <w:r w:rsidRPr="00CB5590">
        <w:rPr>
          <w:highlight w:val="red"/>
        </w:rPr>
        <w:t>BRUNSWICK,</w:t>
      </w:r>
      <w:r w:rsidRPr="00CB5590">
        <w:rPr>
          <w:spacing w:val="-5"/>
          <w:highlight w:val="red"/>
        </w:rPr>
        <w:t xml:space="preserve"> </w:t>
      </w:r>
      <w:r w:rsidRPr="00CB5590">
        <w:rPr>
          <w:highlight w:val="red"/>
        </w:rPr>
        <w:t>MANITOBA, AND BRITISH COLUMBIA FRANCHISEES ONLY</w:t>
      </w:r>
    </w:p>
    <w:p w14:paraId="4951CE28" w14:textId="77777777" w:rsidR="00C811EF" w:rsidRPr="00CB5590" w:rsidRDefault="00C811EF">
      <w:pPr>
        <w:pStyle w:val="BodyText"/>
        <w:kinsoku w:val="0"/>
        <w:overflowPunct w:val="0"/>
        <w:spacing w:before="229"/>
        <w:ind w:left="1734" w:right="1735"/>
        <w:jc w:val="center"/>
        <w:rPr>
          <w:b/>
          <w:bCs/>
          <w:spacing w:val="-2"/>
          <w:highlight w:val="red"/>
        </w:rPr>
      </w:pPr>
      <w:r w:rsidRPr="00CB5590">
        <w:rPr>
          <w:b/>
          <w:bCs/>
          <w:highlight w:val="red"/>
        </w:rPr>
        <w:t>(MADE</w:t>
      </w:r>
      <w:r w:rsidRPr="00CB5590">
        <w:rPr>
          <w:b/>
          <w:bCs/>
          <w:spacing w:val="-6"/>
          <w:highlight w:val="red"/>
        </w:rPr>
        <w:t xml:space="preserve"> </w:t>
      </w:r>
      <w:r w:rsidRPr="00CB5590">
        <w:rPr>
          <w:b/>
          <w:bCs/>
          <w:highlight w:val="red"/>
        </w:rPr>
        <w:t>PURSUANT</w:t>
      </w:r>
      <w:r w:rsidRPr="00CB5590">
        <w:rPr>
          <w:b/>
          <w:bCs/>
          <w:spacing w:val="-6"/>
          <w:highlight w:val="red"/>
        </w:rPr>
        <w:t xml:space="preserve"> </w:t>
      </w:r>
      <w:r w:rsidRPr="00CB5590">
        <w:rPr>
          <w:b/>
          <w:bCs/>
          <w:highlight w:val="red"/>
        </w:rPr>
        <w:t>TO</w:t>
      </w:r>
      <w:r w:rsidRPr="00CB5590">
        <w:rPr>
          <w:b/>
          <w:bCs/>
          <w:spacing w:val="-4"/>
          <w:highlight w:val="red"/>
        </w:rPr>
        <w:t xml:space="preserve"> </w:t>
      </w:r>
      <w:r w:rsidRPr="00CB5590">
        <w:rPr>
          <w:b/>
          <w:bCs/>
          <w:highlight w:val="red"/>
        </w:rPr>
        <w:t>SECTION</w:t>
      </w:r>
      <w:r w:rsidRPr="00CB5590">
        <w:rPr>
          <w:b/>
          <w:bCs/>
          <w:spacing w:val="-6"/>
          <w:highlight w:val="red"/>
        </w:rPr>
        <w:t xml:space="preserve"> </w:t>
      </w:r>
      <w:r w:rsidRPr="00CB5590">
        <w:rPr>
          <w:b/>
          <w:bCs/>
          <w:highlight w:val="red"/>
        </w:rPr>
        <w:t>3(1)(a)</w:t>
      </w:r>
      <w:r w:rsidRPr="00CB5590">
        <w:rPr>
          <w:b/>
          <w:bCs/>
          <w:spacing w:val="-6"/>
          <w:highlight w:val="red"/>
        </w:rPr>
        <w:t xml:space="preserve"> </w:t>
      </w:r>
      <w:r w:rsidRPr="00CB5590">
        <w:rPr>
          <w:b/>
          <w:bCs/>
          <w:highlight w:val="red"/>
        </w:rPr>
        <w:t>OF</w:t>
      </w:r>
      <w:r w:rsidRPr="00CB5590">
        <w:rPr>
          <w:b/>
          <w:bCs/>
          <w:spacing w:val="-6"/>
          <w:highlight w:val="red"/>
        </w:rPr>
        <w:t xml:space="preserve"> </w:t>
      </w:r>
      <w:r w:rsidRPr="00CB5590">
        <w:rPr>
          <w:b/>
          <w:bCs/>
          <w:highlight w:val="red"/>
        </w:rPr>
        <w:t>THE</w:t>
      </w:r>
      <w:r w:rsidRPr="00CB5590">
        <w:rPr>
          <w:b/>
          <w:bCs/>
          <w:spacing w:val="-6"/>
          <w:highlight w:val="red"/>
        </w:rPr>
        <w:t xml:space="preserve"> </w:t>
      </w:r>
      <w:r w:rsidRPr="00CB5590">
        <w:rPr>
          <w:b/>
          <w:bCs/>
          <w:highlight w:val="red"/>
        </w:rPr>
        <w:t>PEI</w:t>
      </w:r>
      <w:r w:rsidRPr="00CB5590">
        <w:rPr>
          <w:b/>
          <w:bCs/>
          <w:spacing w:val="-7"/>
          <w:highlight w:val="red"/>
        </w:rPr>
        <w:t xml:space="preserve"> </w:t>
      </w:r>
      <w:r w:rsidRPr="00CB5590">
        <w:rPr>
          <w:b/>
          <w:bCs/>
          <w:spacing w:val="-2"/>
          <w:highlight w:val="red"/>
        </w:rPr>
        <w:t>REGULATIONS,</w:t>
      </w:r>
    </w:p>
    <w:p w14:paraId="625EACB8" w14:textId="77777777" w:rsidR="00C811EF" w:rsidRPr="00CB5590" w:rsidRDefault="00C811EF">
      <w:pPr>
        <w:pStyle w:val="BodyText"/>
        <w:kinsoku w:val="0"/>
        <w:overflowPunct w:val="0"/>
        <w:spacing w:before="1"/>
        <w:ind w:left="792" w:right="792"/>
        <w:jc w:val="center"/>
        <w:rPr>
          <w:b/>
          <w:bCs/>
          <w:highlight w:val="red"/>
        </w:rPr>
      </w:pPr>
      <w:r w:rsidRPr="00CB5590">
        <w:rPr>
          <w:b/>
          <w:bCs/>
          <w:highlight w:val="red"/>
        </w:rPr>
        <w:t>SECTION</w:t>
      </w:r>
      <w:r w:rsidRPr="00CB5590">
        <w:rPr>
          <w:b/>
          <w:bCs/>
          <w:spacing w:val="-2"/>
          <w:highlight w:val="red"/>
        </w:rPr>
        <w:t xml:space="preserve"> </w:t>
      </w:r>
      <w:r w:rsidRPr="00CB5590">
        <w:rPr>
          <w:b/>
          <w:bCs/>
          <w:highlight w:val="red"/>
        </w:rPr>
        <w:t>5(a)</w:t>
      </w:r>
      <w:r w:rsidRPr="00CB5590">
        <w:rPr>
          <w:b/>
          <w:bCs/>
          <w:spacing w:val="-4"/>
          <w:highlight w:val="red"/>
        </w:rPr>
        <w:t xml:space="preserve"> </w:t>
      </w:r>
      <w:r w:rsidRPr="00CB5590">
        <w:rPr>
          <w:b/>
          <w:bCs/>
          <w:highlight w:val="red"/>
        </w:rPr>
        <w:t>OF</w:t>
      </w:r>
      <w:r w:rsidRPr="00CB5590">
        <w:rPr>
          <w:b/>
          <w:bCs/>
          <w:spacing w:val="-4"/>
          <w:highlight w:val="red"/>
        </w:rPr>
        <w:t xml:space="preserve"> </w:t>
      </w:r>
      <w:r w:rsidRPr="00CB5590">
        <w:rPr>
          <w:b/>
          <w:bCs/>
          <w:highlight w:val="red"/>
        </w:rPr>
        <w:t>THE</w:t>
      </w:r>
      <w:r w:rsidRPr="00CB5590">
        <w:rPr>
          <w:b/>
          <w:bCs/>
          <w:spacing w:val="-6"/>
          <w:highlight w:val="red"/>
        </w:rPr>
        <w:t xml:space="preserve"> </w:t>
      </w:r>
      <w:r w:rsidRPr="00CB5590">
        <w:rPr>
          <w:b/>
          <w:bCs/>
          <w:highlight w:val="red"/>
        </w:rPr>
        <w:t>NEW</w:t>
      </w:r>
      <w:r w:rsidRPr="00CB5590">
        <w:rPr>
          <w:b/>
          <w:bCs/>
          <w:spacing w:val="-6"/>
          <w:highlight w:val="red"/>
        </w:rPr>
        <w:t xml:space="preserve"> </w:t>
      </w:r>
      <w:r w:rsidRPr="00CB5590">
        <w:rPr>
          <w:b/>
          <w:bCs/>
          <w:highlight w:val="red"/>
        </w:rPr>
        <w:t>BRUNSWICK</w:t>
      </w:r>
      <w:r w:rsidRPr="00CB5590">
        <w:rPr>
          <w:b/>
          <w:bCs/>
          <w:spacing w:val="-2"/>
          <w:highlight w:val="red"/>
        </w:rPr>
        <w:t xml:space="preserve"> </w:t>
      </w:r>
      <w:r w:rsidRPr="00CB5590">
        <w:rPr>
          <w:b/>
          <w:bCs/>
          <w:highlight w:val="red"/>
        </w:rPr>
        <w:t>REGULATIONS,</w:t>
      </w:r>
      <w:r w:rsidRPr="00CB5590">
        <w:rPr>
          <w:b/>
          <w:bCs/>
          <w:spacing w:val="-3"/>
          <w:highlight w:val="red"/>
        </w:rPr>
        <w:t xml:space="preserve"> </w:t>
      </w:r>
      <w:r w:rsidRPr="00CB5590">
        <w:rPr>
          <w:b/>
          <w:bCs/>
          <w:highlight w:val="red"/>
        </w:rPr>
        <w:t>SECTION</w:t>
      </w:r>
      <w:r w:rsidRPr="00CB5590">
        <w:rPr>
          <w:b/>
          <w:bCs/>
          <w:spacing w:val="-2"/>
          <w:highlight w:val="red"/>
        </w:rPr>
        <w:t xml:space="preserve"> </w:t>
      </w:r>
      <w:r w:rsidRPr="00CB5590">
        <w:rPr>
          <w:b/>
          <w:bCs/>
          <w:highlight w:val="red"/>
        </w:rPr>
        <w:t>3</w:t>
      </w:r>
      <w:r w:rsidRPr="00CB5590">
        <w:rPr>
          <w:b/>
          <w:bCs/>
          <w:spacing w:val="-5"/>
          <w:highlight w:val="red"/>
        </w:rPr>
        <w:t xml:space="preserve"> </w:t>
      </w:r>
      <w:r w:rsidRPr="00CB5590">
        <w:rPr>
          <w:b/>
          <w:bCs/>
          <w:highlight w:val="red"/>
        </w:rPr>
        <w:t>OF</w:t>
      </w:r>
      <w:r w:rsidRPr="00CB5590">
        <w:rPr>
          <w:b/>
          <w:bCs/>
          <w:spacing w:val="-4"/>
          <w:highlight w:val="red"/>
        </w:rPr>
        <w:t xml:space="preserve"> </w:t>
      </w:r>
      <w:r w:rsidRPr="00CB5590">
        <w:rPr>
          <w:b/>
          <w:bCs/>
          <w:highlight w:val="red"/>
        </w:rPr>
        <w:t>THE</w:t>
      </w:r>
      <w:r w:rsidRPr="00CB5590">
        <w:rPr>
          <w:b/>
          <w:bCs/>
          <w:spacing w:val="-5"/>
          <w:highlight w:val="red"/>
        </w:rPr>
        <w:t xml:space="preserve"> </w:t>
      </w:r>
      <w:r w:rsidRPr="00CB5590">
        <w:rPr>
          <w:b/>
          <w:bCs/>
          <w:highlight w:val="red"/>
        </w:rPr>
        <w:t>MANITOBA REGULATIONS AND SECTION 3 OF THE BC REGULATIONS)</w:t>
      </w:r>
    </w:p>
    <w:p w14:paraId="65150707" w14:textId="77777777" w:rsidR="00C811EF" w:rsidRPr="00CB5590" w:rsidRDefault="00C811EF">
      <w:pPr>
        <w:pStyle w:val="BodyText"/>
        <w:kinsoku w:val="0"/>
        <w:overflowPunct w:val="0"/>
        <w:spacing w:before="8"/>
        <w:rPr>
          <w:b/>
          <w:bCs/>
          <w:highlight w:val="red"/>
        </w:rPr>
      </w:pPr>
    </w:p>
    <w:p w14:paraId="72BB7EDE" w14:textId="77777777" w:rsidR="00C811EF" w:rsidRPr="00CB5590" w:rsidRDefault="00C811EF">
      <w:pPr>
        <w:pStyle w:val="Heading7"/>
        <w:kinsoku w:val="0"/>
        <w:overflowPunct w:val="0"/>
        <w:ind w:right="2"/>
        <w:rPr>
          <w:spacing w:val="-10"/>
          <w:highlight w:val="red"/>
        </w:rPr>
      </w:pPr>
      <w:r w:rsidRPr="00CB5590">
        <w:rPr>
          <w:highlight w:val="red"/>
        </w:rPr>
        <w:t>ITEM</w:t>
      </w:r>
      <w:r w:rsidRPr="00CB5590">
        <w:rPr>
          <w:spacing w:val="-6"/>
          <w:highlight w:val="red"/>
        </w:rPr>
        <w:t xml:space="preserve"> </w:t>
      </w:r>
      <w:r w:rsidRPr="00CB5590">
        <w:rPr>
          <w:spacing w:val="-10"/>
          <w:highlight w:val="red"/>
        </w:rPr>
        <w:t>1</w:t>
      </w:r>
    </w:p>
    <w:p w14:paraId="1DFEF6FF" w14:textId="77777777" w:rsidR="00C811EF" w:rsidRPr="00CB5590" w:rsidRDefault="00C811EF">
      <w:pPr>
        <w:pStyle w:val="BodyText"/>
        <w:kinsoku w:val="0"/>
        <w:overflowPunct w:val="0"/>
        <w:spacing w:before="1"/>
        <w:rPr>
          <w:b/>
          <w:bCs/>
          <w:highlight w:val="red"/>
        </w:rPr>
      </w:pPr>
    </w:p>
    <w:p w14:paraId="5956614A" w14:textId="77777777" w:rsidR="00C811EF" w:rsidRPr="00CB5590" w:rsidRDefault="00C811EF">
      <w:pPr>
        <w:pStyle w:val="BodyText"/>
        <w:kinsoku w:val="0"/>
        <w:overflowPunct w:val="0"/>
        <w:ind w:left="720"/>
        <w:rPr>
          <w:highlight w:val="red"/>
        </w:rPr>
      </w:pPr>
      <w:r w:rsidRPr="00CB5590">
        <w:rPr>
          <w:highlight w:val="red"/>
        </w:rPr>
        <w:t>A</w:t>
      </w:r>
      <w:r w:rsidRPr="00CB5590">
        <w:rPr>
          <w:spacing w:val="35"/>
          <w:highlight w:val="red"/>
        </w:rPr>
        <w:t xml:space="preserve"> </w:t>
      </w:r>
      <w:r w:rsidRPr="00CB5590">
        <w:rPr>
          <w:highlight w:val="red"/>
        </w:rPr>
        <w:t>prospective</w:t>
      </w:r>
      <w:r w:rsidRPr="00CB5590">
        <w:rPr>
          <w:spacing w:val="36"/>
          <w:highlight w:val="red"/>
        </w:rPr>
        <w:t xml:space="preserve"> </w:t>
      </w:r>
      <w:r w:rsidRPr="00CB5590">
        <w:rPr>
          <w:highlight w:val="red"/>
        </w:rPr>
        <w:t>franchisee</w:t>
      </w:r>
      <w:r w:rsidRPr="00CB5590">
        <w:rPr>
          <w:spacing w:val="38"/>
          <w:highlight w:val="red"/>
        </w:rPr>
        <w:t xml:space="preserve"> </w:t>
      </w:r>
      <w:r w:rsidRPr="00CB5590">
        <w:rPr>
          <w:highlight w:val="red"/>
        </w:rPr>
        <w:t>should</w:t>
      </w:r>
      <w:r w:rsidRPr="00CB5590">
        <w:rPr>
          <w:spacing w:val="36"/>
          <w:highlight w:val="red"/>
        </w:rPr>
        <w:t xml:space="preserve"> </w:t>
      </w:r>
      <w:r w:rsidRPr="00CB5590">
        <w:rPr>
          <w:highlight w:val="red"/>
        </w:rPr>
        <w:t>seek</w:t>
      </w:r>
      <w:r w:rsidRPr="00CB5590">
        <w:rPr>
          <w:spacing w:val="40"/>
          <w:highlight w:val="red"/>
        </w:rPr>
        <w:t xml:space="preserve"> </w:t>
      </w:r>
      <w:r w:rsidRPr="00CB5590">
        <w:rPr>
          <w:highlight w:val="red"/>
        </w:rPr>
        <w:t>information</w:t>
      </w:r>
      <w:r w:rsidRPr="00CB5590">
        <w:rPr>
          <w:spacing w:val="38"/>
          <w:highlight w:val="red"/>
        </w:rPr>
        <w:t xml:space="preserve"> </w:t>
      </w:r>
      <w:r w:rsidRPr="00CB5590">
        <w:rPr>
          <w:highlight w:val="red"/>
        </w:rPr>
        <w:t>on</w:t>
      </w:r>
      <w:r w:rsidRPr="00CB5590">
        <w:rPr>
          <w:spacing w:val="36"/>
          <w:highlight w:val="red"/>
        </w:rPr>
        <w:t xml:space="preserve"> </w:t>
      </w:r>
      <w:r w:rsidRPr="00CB5590">
        <w:rPr>
          <w:highlight w:val="red"/>
        </w:rPr>
        <w:t>the</w:t>
      </w:r>
      <w:r w:rsidRPr="00CB5590">
        <w:rPr>
          <w:spacing w:val="38"/>
          <w:highlight w:val="red"/>
        </w:rPr>
        <w:t xml:space="preserve"> </w:t>
      </w:r>
      <w:r w:rsidRPr="00CB5590">
        <w:rPr>
          <w:highlight w:val="red"/>
        </w:rPr>
        <w:t>franchisor</w:t>
      </w:r>
      <w:r w:rsidRPr="00CB5590">
        <w:rPr>
          <w:spacing w:val="37"/>
          <w:highlight w:val="red"/>
        </w:rPr>
        <w:t xml:space="preserve"> </w:t>
      </w:r>
      <w:r w:rsidRPr="00CB5590">
        <w:rPr>
          <w:highlight w:val="red"/>
        </w:rPr>
        <w:t>and</w:t>
      </w:r>
      <w:r w:rsidRPr="00CB5590">
        <w:rPr>
          <w:spacing w:val="36"/>
          <w:highlight w:val="red"/>
        </w:rPr>
        <w:t xml:space="preserve"> </w:t>
      </w:r>
      <w:r w:rsidRPr="00CB5590">
        <w:rPr>
          <w:highlight w:val="red"/>
        </w:rPr>
        <w:t>on</w:t>
      </w:r>
      <w:r w:rsidRPr="00CB5590">
        <w:rPr>
          <w:spacing w:val="36"/>
          <w:highlight w:val="red"/>
        </w:rPr>
        <w:t xml:space="preserve"> </w:t>
      </w:r>
      <w:r w:rsidRPr="00CB5590">
        <w:rPr>
          <w:highlight w:val="red"/>
        </w:rPr>
        <w:t>the</w:t>
      </w:r>
      <w:r w:rsidRPr="00CB5590">
        <w:rPr>
          <w:spacing w:val="36"/>
          <w:highlight w:val="red"/>
        </w:rPr>
        <w:t xml:space="preserve"> </w:t>
      </w:r>
      <w:r w:rsidRPr="00CB5590">
        <w:rPr>
          <w:highlight w:val="red"/>
        </w:rPr>
        <w:t>franchisor’s</w:t>
      </w:r>
      <w:r w:rsidRPr="00CB5590">
        <w:rPr>
          <w:spacing w:val="40"/>
          <w:highlight w:val="red"/>
        </w:rPr>
        <w:t xml:space="preserve"> </w:t>
      </w:r>
      <w:r w:rsidRPr="00CB5590">
        <w:rPr>
          <w:highlight w:val="red"/>
        </w:rPr>
        <w:t>business background, banking affairs, credit history and trade references.</w:t>
      </w:r>
    </w:p>
    <w:p w14:paraId="61DF26C0" w14:textId="77777777" w:rsidR="00C811EF" w:rsidRPr="00CB5590" w:rsidRDefault="00C811EF">
      <w:pPr>
        <w:pStyle w:val="Heading7"/>
        <w:kinsoku w:val="0"/>
        <w:overflowPunct w:val="0"/>
        <w:spacing w:before="229"/>
        <w:ind w:right="2"/>
        <w:rPr>
          <w:spacing w:val="-10"/>
          <w:highlight w:val="red"/>
        </w:rPr>
      </w:pPr>
      <w:r w:rsidRPr="00CB5590">
        <w:rPr>
          <w:highlight w:val="red"/>
        </w:rPr>
        <w:t>ITEM</w:t>
      </w:r>
      <w:r w:rsidRPr="00CB5590">
        <w:rPr>
          <w:spacing w:val="-6"/>
          <w:highlight w:val="red"/>
        </w:rPr>
        <w:t xml:space="preserve"> </w:t>
      </w:r>
      <w:r w:rsidRPr="00CB5590">
        <w:rPr>
          <w:spacing w:val="-10"/>
          <w:highlight w:val="red"/>
        </w:rPr>
        <w:t>2</w:t>
      </w:r>
    </w:p>
    <w:p w14:paraId="48DE8FE8" w14:textId="77777777" w:rsidR="00C811EF" w:rsidRPr="00CB5590" w:rsidRDefault="00C811EF">
      <w:pPr>
        <w:pStyle w:val="BodyText"/>
        <w:kinsoku w:val="0"/>
        <w:overflowPunct w:val="0"/>
        <w:spacing w:before="1"/>
        <w:rPr>
          <w:b/>
          <w:bCs/>
          <w:highlight w:val="red"/>
        </w:rPr>
      </w:pPr>
    </w:p>
    <w:p w14:paraId="1D43904C" w14:textId="77777777" w:rsidR="00C811EF" w:rsidRPr="00CB5590" w:rsidRDefault="00C811EF">
      <w:pPr>
        <w:pStyle w:val="BodyText"/>
        <w:kinsoku w:val="0"/>
        <w:overflowPunct w:val="0"/>
        <w:ind w:left="720" w:right="715"/>
        <w:rPr>
          <w:highlight w:val="red"/>
        </w:rPr>
      </w:pPr>
      <w:r w:rsidRPr="00CB5590">
        <w:rPr>
          <w:highlight w:val="red"/>
        </w:rPr>
        <w:t>A</w:t>
      </w:r>
      <w:r w:rsidRPr="00CB5590">
        <w:rPr>
          <w:spacing w:val="-14"/>
          <w:highlight w:val="red"/>
        </w:rPr>
        <w:t xml:space="preserve"> </w:t>
      </w:r>
      <w:r w:rsidRPr="00CB5590">
        <w:rPr>
          <w:highlight w:val="red"/>
        </w:rPr>
        <w:t>prospective</w:t>
      </w:r>
      <w:r w:rsidRPr="00CB5590">
        <w:rPr>
          <w:spacing w:val="-14"/>
          <w:highlight w:val="red"/>
        </w:rPr>
        <w:t xml:space="preserve"> </w:t>
      </w:r>
      <w:r w:rsidRPr="00CB5590">
        <w:rPr>
          <w:highlight w:val="red"/>
        </w:rPr>
        <w:t>franchisee</w:t>
      </w:r>
      <w:r w:rsidRPr="00CB5590">
        <w:rPr>
          <w:spacing w:val="-14"/>
          <w:highlight w:val="red"/>
        </w:rPr>
        <w:t xml:space="preserve"> </w:t>
      </w:r>
      <w:r w:rsidRPr="00CB5590">
        <w:rPr>
          <w:highlight w:val="red"/>
        </w:rPr>
        <w:t>should</w:t>
      </w:r>
      <w:r w:rsidRPr="00CB5590">
        <w:rPr>
          <w:spacing w:val="-14"/>
          <w:highlight w:val="red"/>
        </w:rPr>
        <w:t xml:space="preserve"> </w:t>
      </w:r>
      <w:r w:rsidRPr="00CB5590">
        <w:rPr>
          <w:highlight w:val="red"/>
        </w:rPr>
        <w:t>seek</w:t>
      </w:r>
      <w:r w:rsidRPr="00CB5590">
        <w:rPr>
          <w:spacing w:val="-14"/>
          <w:highlight w:val="red"/>
        </w:rPr>
        <w:t xml:space="preserve"> </w:t>
      </w:r>
      <w:r w:rsidRPr="00CB5590">
        <w:rPr>
          <w:highlight w:val="red"/>
        </w:rPr>
        <w:t>expert</w:t>
      </w:r>
      <w:r w:rsidRPr="00CB5590">
        <w:rPr>
          <w:spacing w:val="-14"/>
          <w:highlight w:val="red"/>
        </w:rPr>
        <w:t xml:space="preserve"> </w:t>
      </w:r>
      <w:r w:rsidRPr="00CB5590">
        <w:rPr>
          <w:highlight w:val="red"/>
        </w:rPr>
        <w:t>independent</w:t>
      </w:r>
      <w:r w:rsidRPr="00CB5590">
        <w:rPr>
          <w:spacing w:val="-14"/>
          <w:highlight w:val="red"/>
        </w:rPr>
        <w:t xml:space="preserve"> </w:t>
      </w:r>
      <w:r w:rsidRPr="00CB5590">
        <w:rPr>
          <w:highlight w:val="red"/>
        </w:rPr>
        <w:t>legal</w:t>
      </w:r>
      <w:r w:rsidRPr="00CB5590">
        <w:rPr>
          <w:spacing w:val="-14"/>
          <w:highlight w:val="red"/>
        </w:rPr>
        <w:t xml:space="preserve"> </w:t>
      </w:r>
      <w:r w:rsidRPr="00CB5590">
        <w:rPr>
          <w:highlight w:val="red"/>
        </w:rPr>
        <w:t>and</w:t>
      </w:r>
      <w:r w:rsidRPr="00CB5590">
        <w:rPr>
          <w:spacing w:val="-14"/>
          <w:highlight w:val="red"/>
        </w:rPr>
        <w:t xml:space="preserve"> </w:t>
      </w:r>
      <w:r w:rsidRPr="00CB5590">
        <w:rPr>
          <w:highlight w:val="red"/>
        </w:rPr>
        <w:t>financial</w:t>
      </w:r>
      <w:r w:rsidRPr="00CB5590">
        <w:rPr>
          <w:spacing w:val="-14"/>
          <w:highlight w:val="red"/>
        </w:rPr>
        <w:t xml:space="preserve"> </w:t>
      </w:r>
      <w:r w:rsidRPr="00CB5590">
        <w:rPr>
          <w:highlight w:val="red"/>
        </w:rPr>
        <w:t>advice</w:t>
      </w:r>
      <w:r w:rsidRPr="00CB5590">
        <w:rPr>
          <w:spacing w:val="-14"/>
          <w:highlight w:val="red"/>
        </w:rPr>
        <w:t xml:space="preserve"> </w:t>
      </w:r>
      <w:r w:rsidRPr="00CB5590">
        <w:rPr>
          <w:highlight w:val="red"/>
        </w:rPr>
        <w:t>in</w:t>
      </w:r>
      <w:r w:rsidRPr="00CB5590">
        <w:rPr>
          <w:spacing w:val="-13"/>
          <w:highlight w:val="red"/>
        </w:rPr>
        <w:t xml:space="preserve"> </w:t>
      </w:r>
      <w:r w:rsidRPr="00CB5590">
        <w:rPr>
          <w:highlight w:val="red"/>
        </w:rPr>
        <w:t>relation</w:t>
      </w:r>
      <w:r w:rsidRPr="00CB5590">
        <w:rPr>
          <w:spacing w:val="-14"/>
          <w:highlight w:val="red"/>
        </w:rPr>
        <w:t xml:space="preserve"> </w:t>
      </w:r>
      <w:r w:rsidRPr="00CB5590">
        <w:rPr>
          <w:highlight w:val="red"/>
        </w:rPr>
        <w:t>to</w:t>
      </w:r>
      <w:r w:rsidRPr="00CB5590">
        <w:rPr>
          <w:spacing w:val="-14"/>
          <w:highlight w:val="red"/>
        </w:rPr>
        <w:t xml:space="preserve"> </w:t>
      </w:r>
      <w:r w:rsidRPr="00CB5590">
        <w:rPr>
          <w:highlight w:val="red"/>
        </w:rPr>
        <w:t>franchising and the franchise agreement prior to entering into the franchise agreement.</w:t>
      </w:r>
    </w:p>
    <w:p w14:paraId="4403855B" w14:textId="77777777" w:rsidR="00C811EF" w:rsidRPr="00CB5590" w:rsidRDefault="00C811EF">
      <w:pPr>
        <w:pStyle w:val="BodyText"/>
        <w:kinsoku w:val="0"/>
        <w:overflowPunct w:val="0"/>
        <w:spacing w:before="1"/>
        <w:rPr>
          <w:highlight w:val="red"/>
        </w:rPr>
      </w:pPr>
    </w:p>
    <w:p w14:paraId="561FD46A" w14:textId="77777777" w:rsidR="00C811EF" w:rsidRPr="00CB5590" w:rsidRDefault="00C811EF">
      <w:pPr>
        <w:pStyle w:val="Heading7"/>
        <w:kinsoku w:val="0"/>
        <w:overflowPunct w:val="0"/>
        <w:ind w:right="2"/>
        <w:rPr>
          <w:spacing w:val="-10"/>
          <w:highlight w:val="red"/>
        </w:rPr>
      </w:pPr>
      <w:r w:rsidRPr="00CB5590">
        <w:rPr>
          <w:highlight w:val="red"/>
        </w:rPr>
        <w:t>ITEM</w:t>
      </w:r>
      <w:r w:rsidRPr="00CB5590">
        <w:rPr>
          <w:spacing w:val="-6"/>
          <w:highlight w:val="red"/>
        </w:rPr>
        <w:t xml:space="preserve"> </w:t>
      </w:r>
      <w:r w:rsidRPr="00CB5590">
        <w:rPr>
          <w:spacing w:val="-10"/>
          <w:highlight w:val="red"/>
        </w:rPr>
        <w:t>3</w:t>
      </w:r>
    </w:p>
    <w:p w14:paraId="1E24D6FA" w14:textId="77777777" w:rsidR="00C811EF" w:rsidRPr="00CB5590" w:rsidRDefault="00C811EF">
      <w:pPr>
        <w:pStyle w:val="BodyText"/>
        <w:kinsoku w:val="0"/>
        <w:overflowPunct w:val="0"/>
        <w:spacing w:before="229"/>
        <w:ind w:left="720"/>
        <w:rPr>
          <w:spacing w:val="-2"/>
          <w:highlight w:val="red"/>
        </w:rPr>
      </w:pPr>
      <w:r w:rsidRPr="00CB5590">
        <w:rPr>
          <w:highlight w:val="red"/>
        </w:rPr>
        <w:t>A</w:t>
      </w:r>
      <w:r w:rsidRPr="00CB5590">
        <w:rPr>
          <w:spacing w:val="-5"/>
          <w:highlight w:val="red"/>
        </w:rPr>
        <w:t xml:space="preserve"> </w:t>
      </w:r>
      <w:r w:rsidRPr="00CB5590">
        <w:rPr>
          <w:highlight w:val="red"/>
        </w:rPr>
        <w:t>prospective</w:t>
      </w:r>
      <w:r w:rsidRPr="00CB5590">
        <w:rPr>
          <w:spacing w:val="-4"/>
          <w:highlight w:val="red"/>
        </w:rPr>
        <w:t xml:space="preserve"> </w:t>
      </w:r>
      <w:r w:rsidRPr="00CB5590">
        <w:rPr>
          <w:highlight w:val="red"/>
        </w:rPr>
        <w:t>franchisee</w:t>
      </w:r>
      <w:r w:rsidRPr="00CB5590">
        <w:rPr>
          <w:spacing w:val="-4"/>
          <w:highlight w:val="red"/>
        </w:rPr>
        <w:t xml:space="preserve"> </w:t>
      </w:r>
      <w:r w:rsidRPr="00CB5590">
        <w:rPr>
          <w:highlight w:val="red"/>
        </w:rPr>
        <w:t>should</w:t>
      </w:r>
      <w:r w:rsidRPr="00CB5590">
        <w:rPr>
          <w:spacing w:val="-4"/>
          <w:highlight w:val="red"/>
        </w:rPr>
        <w:t xml:space="preserve"> </w:t>
      </w:r>
      <w:r w:rsidRPr="00CB5590">
        <w:rPr>
          <w:highlight w:val="red"/>
        </w:rPr>
        <w:t>contact</w:t>
      </w:r>
      <w:r w:rsidRPr="00CB5590">
        <w:rPr>
          <w:spacing w:val="-4"/>
          <w:highlight w:val="red"/>
        </w:rPr>
        <w:t xml:space="preserve"> </w:t>
      </w:r>
      <w:r w:rsidRPr="00CB5590">
        <w:rPr>
          <w:highlight w:val="red"/>
        </w:rPr>
        <w:t>current</w:t>
      </w:r>
      <w:r w:rsidRPr="00CB5590">
        <w:rPr>
          <w:spacing w:val="-2"/>
          <w:highlight w:val="red"/>
        </w:rPr>
        <w:t xml:space="preserve"> </w:t>
      </w:r>
      <w:r w:rsidRPr="00CB5590">
        <w:rPr>
          <w:highlight w:val="red"/>
        </w:rPr>
        <w:t>and</w:t>
      </w:r>
      <w:r w:rsidRPr="00CB5590">
        <w:rPr>
          <w:spacing w:val="-2"/>
          <w:highlight w:val="red"/>
        </w:rPr>
        <w:t xml:space="preserve"> </w:t>
      </w:r>
      <w:r w:rsidRPr="00CB5590">
        <w:rPr>
          <w:highlight w:val="red"/>
        </w:rPr>
        <w:t>previous</w:t>
      </w:r>
      <w:r w:rsidRPr="00CB5590">
        <w:rPr>
          <w:spacing w:val="-3"/>
          <w:highlight w:val="red"/>
        </w:rPr>
        <w:t xml:space="preserve"> </w:t>
      </w:r>
      <w:r w:rsidRPr="00CB5590">
        <w:rPr>
          <w:highlight w:val="red"/>
        </w:rPr>
        <w:t>franchisees</w:t>
      </w:r>
      <w:r w:rsidRPr="00CB5590">
        <w:rPr>
          <w:spacing w:val="-3"/>
          <w:highlight w:val="red"/>
        </w:rPr>
        <w:t xml:space="preserve"> </w:t>
      </w:r>
      <w:r w:rsidRPr="00CB5590">
        <w:rPr>
          <w:highlight w:val="red"/>
        </w:rPr>
        <w:t>prior</w:t>
      </w:r>
      <w:r w:rsidRPr="00CB5590">
        <w:rPr>
          <w:spacing w:val="-4"/>
          <w:highlight w:val="red"/>
        </w:rPr>
        <w:t xml:space="preserve"> </w:t>
      </w:r>
      <w:r w:rsidRPr="00CB5590">
        <w:rPr>
          <w:highlight w:val="red"/>
        </w:rPr>
        <w:t>to</w:t>
      </w:r>
      <w:r w:rsidRPr="00CB5590">
        <w:rPr>
          <w:spacing w:val="-2"/>
          <w:highlight w:val="red"/>
        </w:rPr>
        <w:t xml:space="preserve"> </w:t>
      </w:r>
      <w:r w:rsidRPr="00CB5590">
        <w:rPr>
          <w:highlight w:val="red"/>
        </w:rPr>
        <w:t>entering</w:t>
      </w:r>
      <w:r w:rsidRPr="00CB5590">
        <w:rPr>
          <w:spacing w:val="-2"/>
          <w:highlight w:val="red"/>
        </w:rPr>
        <w:t xml:space="preserve"> </w:t>
      </w:r>
      <w:r w:rsidRPr="00CB5590">
        <w:rPr>
          <w:highlight w:val="red"/>
        </w:rPr>
        <w:t>into</w:t>
      </w:r>
      <w:r w:rsidRPr="00CB5590">
        <w:rPr>
          <w:spacing w:val="-4"/>
          <w:highlight w:val="red"/>
        </w:rPr>
        <w:t xml:space="preserve"> </w:t>
      </w:r>
      <w:r w:rsidRPr="00CB5590">
        <w:rPr>
          <w:highlight w:val="red"/>
        </w:rPr>
        <w:t>a</w:t>
      </w:r>
      <w:r w:rsidRPr="00CB5590">
        <w:rPr>
          <w:spacing w:val="-2"/>
          <w:highlight w:val="red"/>
        </w:rPr>
        <w:t xml:space="preserve"> </w:t>
      </w:r>
      <w:r w:rsidRPr="00CB5590">
        <w:rPr>
          <w:highlight w:val="red"/>
        </w:rPr>
        <w:t xml:space="preserve">franchise </w:t>
      </w:r>
      <w:r w:rsidRPr="00CB5590">
        <w:rPr>
          <w:spacing w:val="-2"/>
          <w:highlight w:val="red"/>
        </w:rPr>
        <w:t>agreement.</w:t>
      </w:r>
    </w:p>
    <w:p w14:paraId="065800F4" w14:textId="77777777" w:rsidR="00C811EF" w:rsidRPr="00CB5590" w:rsidRDefault="00C811EF">
      <w:pPr>
        <w:pStyle w:val="BodyText"/>
        <w:kinsoku w:val="0"/>
        <w:overflowPunct w:val="0"/>
        <w:spacing w:before="1"/>
        <w:rPr>
          <w:highlight w:val="red"/>
        </w:rPr>
      </w:pPr>
    </w:p>
    <w:p w14:paraId="792932BB" w14:textId="77777777" w:rsidR="00C811EF" w:rsidRPr="00CB5590" w:rsidRDefault="00C811EF">
      <w:pPr>
        <w:pStyle w:val="Heading7"/>
        <w:kinsoku w:val="0"/>
        <w:overflowPunct w:val="0"/>
        <w:ind w:right="2"/>
        <w:rPr>
          <w:spacing w:val="-10"/>
          <w:highlight w:val="red"/>
        </w:rPr>
      </w:pPr>
      <w:r w:rsidRPr="00CB5590">
        <w:rPr>
          <w:highlight w:val="red"/>
        </w:rPr>
        <w:t>ITEM</w:t>
      </w:r>
      <w:r w:rsidRPr="00CB5590">
        <w:rPr>
          <w:spacing w:val="-6"/>
          <w:highlight w:val="red"/>
        </w:rPr>
        <w:t xml:space="preserve"> </w:t>
      </w:r>
      <w:r w:rsidRPr="00CB5590">
        <w:rPr>
          <w:spacing w:val="-10"/>
          <w:highlight w:val="red"/>
        </w:rPr>
        <w:t>4</w:t>
      </w:r>
    </w:p>
    <w:p w14:paraId="3C8C2293" w14:textId="77777777" w:rsidR="00C811EF" w:rsidRPr="00CB5590" w:rsidRDefault="00C811EF">
      <w:pPr>
        <w:pStyle w:val="BodyText"/>
        <w:kinsoku w:val="0"/>
        <w:overflowPunct w:val="0"/>
        <w:spacing w:before="228"/>
        <w:ind w:left="720"/>
        <w:rPr>
          <w:spacing w:val="-2"/>
          <w:highlight w:val="red"/>
        </w:rPr>
      </w:pPr>
      <w:r w:rsidRPr="00CB5590">
        <w:rPr>
          <w:highlight w:val="red"/>
        </w:rPr>
        <w:t>Lists</w:t>
      </w:r>
      <w:r w:rsidRPr="00CB5590">
        <w:rPr>
          <w:spacing w:val="24"/>
          <w:highlight w:val="red"/>
        </w:rPr>
        <w:t xml:space="preserve"> </w:t>
      </w:r>
      <w:r w:rsidRPr="00CB5590">
        <w:rPr>
          <w:highlight w:val="red"/>
        </w:rPr>
        <w:t>of</w:t>
      </w:r>
      <w:r w:rsidRPr="00CB5590">
        <w:rPr>
          <w:spacing w:val="24"/>
          <w:highlight w:val="red"/>
        </w:rPr>
        <w:t xml:space="preserve"> </w:t>
      </w:r>
      <w:r w:rsidRPr="00CB5590">
        <w:rPr>
          <w:highlight w:val="red"/>
        </w:rPr>
        <w:t>current</w:t>
      </w:r>
      <w:r w:rsidRPr="00CB5590">
        <w:rPr>
          <w:spacing w:val="24"/>
          <w:highlight w:val="red"/>
        </w:rPr>
        <w:t xml:space="preserve"> </w:t>
      </w:r>
      <w:r w:rsidRPr="00CB5590">
        <w:rPr>
          <w:highlight w:val="red"/>
        </w:rPr>
        <w:t>and</w:t>
      </w:r>
      <w:r w:rsidRPr="00CB5590">
        <w:rPr>
          <w:spacing w:val="24"/>
          <w:highlight w:val="red"/>
        </w:rPr>
        <w:t xml:space="preserve"> </w:t>
      </w:r>
      <w:r w:rsidRPr="00CB5590">
        <w:rPr>
          <w:highlight w:val="red"/>
        </w:rPr>
        <w:t>previous</w:t>
      </w:r>
      <w:r w:rsidRPr="00CB5590">
        <w:rPr>
          <w:spacing w:val="24"/>
          <w:highlight w:val="red"/>
        </w:rPr>
        <w:t xml:space="preserve"> </w:t>
      </w:r>
      <w:r w:rsidRPr="00CB5590">
        <w:rPr>
          <w:highlight w:val="red"/>
        </w:rPr>
        <w:t>franchisees</w:t>
      </w:r>
      <w:r w:rsidRPr="00CB5590">
        <w:rPr>
          <w:spacing w:val="25"/>
          <w:highlight w:val="red"/>
        </w:rPr>
        <w:t xml:space="preserve"> </w:t>
      </w:r>
      <w:r w:rsidRPr="00CB5590">
        <w:rPr>
          <w:highlight w:val="red"/>
        </w:rPr>
        <w:t>and</w:t>
      </w:r>
      <w:r w:rsidRPr="00CB5590">
        <w:rPr>
          <w:spacing w:val="24"/>
          <w:highlight w:val="red"/>
        </w:rPr>
        <w:t xml:space="preserve"> </w:t>
      </w:r>
      <w:r w:rsidRPr="00CB5590">
        <w:rPr>
          <w:highlight w:val="red"/>
        </w:rPr>
        <w:t>their</w:t>
      </w:r>
      <w:r w:rsidRPr="00CB5590">
        <w:rPr>
          <w:spacing w:val="25"/>
          <w:highlight w:val="red"/>
        </w:rPr>
        <w:t xml:space="preserve"> </w:t>
      </w:r>
      <w:r w:rsidRPr="00CB5590">
        <w:rPr>
          <w:highlight w:val="red"/>
        </w:rPr>
        <w:t>contact</w:t>
      </w:r>
      <w:r w:rsidRPr="00CB5590">
        <w:rPr>
          <w:spacing w:val="24"/>
          <w:highlight w:val="red"/>
        </w:rPr>
        <w:t xml:space="preserve"> </w:t>
      </w:r>
      <w:r w:rsidRPr="00CB5590">
        <w:rPr>
          <w:highlight w:val="red"/>
        </w:rPr>
        <w:t>information</w:t>
      </w:r>
      <w:r w:rsidRPr="00CB5590">
        <w:rPr>
          <w:spacing w:val="22"/>
          <w:highlight w:val="red"/>
        </w:rPr>
        <w:t xml:space="preserve"> </w:t>
      </w:r>
      <w:r w:rsidRPr="00CB5590">
        <w:rPr>
          <w:highlight w:val="red"/>
        </w:rPr>
        <w:t>can</w:t>
      </w:r>
      <w:r w:rsidRPr="00CB5590">
        <w:rPr>
          <w:spacing w:val="24"/>
          <w:highlight w:val="red"/>
        </w:rPr>
        <w:t xml:space="preserve"> </w:t>
      </w:r>
      <w:r w:rsidRPr="00CB5590">
        <w:rPr>
          <w:highlight w:val="red"/>
        </w:rPr>
        <w:t>be</w:t>
      </w:r>
      <w:r w:rsidRPr="00CB5590">
        <w:rPr>
          <w:spacing w:val="26"/>
          <w:highlight w:val="red"/>
        </w:rPr>
        <w:t xml:space="preserve"> </w:t>
      </w:r>
      <w:r w:rsidRPr="00CB5590">
        <w:rPr>
          <w:highlight w:val="red"/>
        </w:rPr>
        <w:t>found</w:t>
      </w:r>
      <w:r w:rsidRPr="00CB5590">
        <w:rPr>
          <w:spacing w:val="24"/>
          <w:highlight w:val="red"/>
        </w:rPr>
        <w:t xml:space="preserve"> </w:t>
      </w:r>
      <w:r w:rsidRPr="00CB5590">
        <w:rPr>
          <w:highlight w:val="red"/>
        </w:rPr>
        <w:t>in</w:t>
      </w:r>
      <w:r w:rsidRPr="00CB5590">
        <w:rPr>
          <w:spacing w:val="24"/>
          <w:highlight w:val="red"/>
        </w:rPr>
        <w:t xml:space="preserve"> </w:t>
      </w:r>
      <w:r w:rsidRPr="00CB5590">
        <w:rPr>
          <w:highlight w:val="red"/>
        </w:rPr>
        <w:t>this</w:t>
      </w:r>
      <w:r w:rsidRPr="00CB5590">
        <w:rPr>
          <w:spacing w:val="24"/>
          <w:highlight w:val="red"/>
        </w:rPr>
        <w:t xml:space="preserve"> </w:t>
      </w:r>
      <w:r w:rsidRPr="00CB5590">
        <w:rPr>
          <w:highlight w:val="red"/>
        </w:rPr>
        <w:t xml:space="preserve">Disclosure </w:t>
      </w:r>
      <w:r w:rsidRPr="00CB5590">
        <w:rPr>
          <w:spacing w:val="-2"/>
          <w:highlight w:val="red"/>
        </w:rPr>
        <w:t>Document.</w:t>
      </w:r>
    </w:p>
    <w:p w14:paraId="671737F1" w14:textId="77777777" w:rsidR="00C811EF" w:rsidRPr="00CB5590" w:rsidRDefault="00D00284">
      <w:pPr>
        <w:pStyle w:val="BodyText"/>
        <w:kinsoku w:val="0"/>
        <w:overflowPunct w:val="0"/>
        <w:rPr>
          <w:sz w:val="17"/>
          <w:szCs w:val="17"/>
          <w:highlight w:val="red"/>
        </w:rPr>
      </w:pPr>
      <w:r w:rsidRPr="00CB5590">
        <w:rPr>
          <w:noProof/>
          <w:highlight w:val="red"/>
        </w:rPr>
        <mc:AlternateContent>
          <mc:Choice Requires="wps">
            <w:drawing>
              <wp:anchor distT="0" distB="0" distL="0" distR="0" simplePos="0" relativeHeight="251617792" behindDoc="0" locked="0" layoutInCell="0" allowOverlap="1" wp14:anchorId="123F58A2" wp14:editId="2337F481">
                <wp:simplePos x="0" y="0"/>
                <wp:positionH relativeFrom="page">
                  <wp:posOffset>3178810</wp:posOffset>
                </wp:positionH>
                <wp:positionV relativeFrom="paragraph">
                  <wp:posOffset>139065</wp:posOffset>
                </wp:positionV>
                <wp:extent cx="1411605" cy="635"/>
                <wp:effectExtent l="0" t="0" r="0" b="0"/>
                <wp:wrapTopAndBottom/>
                <wp:docPr id="463205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1605" cy="635"/>
                        </a:xfrm>
                        <a:custGeom>
                          <a:avLst/>
                          <a:gdLst>
                            <a:gd name="T0" fmla="*/ 0 w 2223"/>
                            <a:gd name="T1" fmla="*/ 0 h 1"/>
                            <a:gd name="T2" fmla="*/ 2147483646 w 2223"/>
                            <a:gd name="T3" fmla="*/ 0 h 1"/>
                            <a:gd name="T4" fmla="*/ 0 60000 65536"/>
                            <a:gd name="T5" fmla="*/ 0 60000 65536"/>
                          </a:gdLst>
                          <a:ahLst/>
                          <a:cxnLst>
                            <a:cxn ang="T4">
                              <a:pos x="T0" y="T1"/>
                            </a:cxn>
                            <a:cxn ang="T5">
                              <a:pos x="T2" y="T3"/>
                            </a:cxn>
                          </a:cxnLst>
                          <a:rect l="0" t="0" r="r" b="b"/>
                          <a:pathLst>
                            <a:path w="2223" h="1">
                              <a:moveTo>
                                <a:pt x="0" y="0"/>
                              </a:moveTo>
                              <a:lnTo>
                                <a:pt x="2222"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1A50A00" id="Freeform 7" o:spid="_x0000_s1026" style="position:absolute;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250.3pt,10.95pt,361.4pt,10.95pt" coordsize="222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" o:allowincell="f" filled="f" strokeweight=".31269mm">
                <v:path arrowok="t" o:connecttype="custom" o:connectlocs="0,0;2147483646,0" o:connectangles="0,0"/>
                <w10:wrap type="topAndBottom" anchorx="page"/>
              </v:polyline>
            </w:pict>
          </mc:Fallback>
        </mc:AlternateContent>
      </w:r>
    </w:p>
    <w:p w14:paraId="00CA10E4" w14:textId="77777777" w:rsidR="00C811EF" w:rsidRPr="00CB5590" w:rsidRDefault="00C811EF">
      <w:pPr>
        <w:pStyle w:val="BodyText"/>
        <w:kinsoku w:val="0"/>
        <w:overflowPunct w:val="0"/>
        <w:rPr>
          <w:highlight w:val="red"/>
        </w:rPr>
      </w:pPr>
    </w:p>
    <w:p w14:paraId="62F6A35D" w14:textId="77777777" w:rsidR="00C811EF" w:rsidRPr="00CB5590" w:rsidRDefault="00C811EF">
      <w:pPr>
        <w:pStyle w:val="BodyText"/>
        <w:kinsoku w:val="0"/>
        <w:overflowPunct w:val="0"/>
        <w:spacing w:before="2"/>
        <w:rPr>
          <w:highlight w:val="red"/>
        </w:rPr>
      </w:pPr>
    </w:p>
    <w:p w14:paraId="2AE60AE4" w14:textId="77777777" w:rsidR="00C811EF" w:rsidRDefault="00C811EF">
      <w:pPr>
        <w:pStyle w:val="BodyText"/>
        <w:kinsoku w:val="0"/>
        <w:overflowPunct w:val="0"/>
        <w:ind w:right="1"/>
        <w:jc w:val="center"/>
        <w:rPr>
          <w:spacing w:val="-2"/>
        </w:rPr>
      </w:pPr>
      <w:r w:rsidRPr="00CB5590">
        <w:rPr>
          <w:highlight w:val="red"/>
        </w:rPr>
        <w:t>The</w:t>
      </w:r>
      <w:r w:rsidRPr="00CB5590">
        <w:rPr>
          <w:spacing w:val="-7"/>
          <w:highlight w:val="red"/>
        </w:rPr>
        <w:t xml:space="preserve"> </w:t>
      </w:r>
      <w:r w:rsidRPr="00CB5590">
        <w:rPr>
          <w:highlight w:val="red"/>
        </w:rPr>
        <w:t>rest</w:t>
      </w:r>
      <w:r w:rsidRPr="00CB5590">
        <w:rPr>
          <w:spacing w:val="-6"/>
          <w:highlight w:val="red"/>
        </w:rPr>
        <w:t xml:space="preserve"> </w:t>
      </w:r>
      <w:r w:rsidRPr="00CB5590">
        <w:rPr>
          <w:highlight w:val="red"/>
        </w:rPr>
        <w:t>of</w:t>
      </w:r>
      <w:r w:rsidRPr="00CB5590">
        <w:rPr>
          <w:spacing w:val="-5"/>
          <w:highlight w:val="red"/>
        </w:rPr>
        <w:t xml:space="preserve"> </w:t>
      </w:r>
      <w:r w:rsidRPr="00CB5590">
        <w:rPr>
          <w:highlight w:val="red"/>
        </w:rPr>
        <w:t>this</w:t>
      </w:r>
      <w:r w:rsidRPr="00CB5590">
        <w:rPr>
          <w:spacing w:val="-5"/>
          <w:highlight w:val="red"/>
        </w:rPr>
        <w:t xml:space="preserve"> </w:t>
      </w:r>
      <w:r w:rsidRPr="00CB5590">
        <w:rPr>
          <w:highlight w:val="red"/>
        </w:rPr>
        <w:t>page</w:t>
      </w:r>
      <w:r w:rsidRPr="00CB5590">
        <w:rPr>
          <w:spacing w:val="-7"/>
          <w:highlight w:val="red"/>
        </w:rPr>
        <w:t xml:space="preserve"> </w:t>
      </w:r>
      <w:r w:rsidRPr="00CB5590">
        <w:rPr>
          <w:highlight w:val="red"/>
        </w:rPr>
        <w:t>was</w:t>
      </w:r>
      <w:r w:rsidRPr="00CB5590">
        <w:rPr>
          <w:spacing w:val="-2"/>
          <w:highlight w:val="red"/>
        </w:rPr>
        <w:t xml:space="preserve"> </w:t>
      </w:r>
      <w:r w:rsidRPr="00CB5590">
        <w:rPr>
          <w:highlight w:val="red"/>
        </w:rPr>
        <w:t>left</w:t>
      </w:r>
      <w:r w:rsidRPr="00CB5590">
        <w:rPr>
          <w:spacing w:val="-7"/>
          <w:highlight w:val="red"/>
        </w:rPr>
        <w:t xml:space="preserve"> </w:t>
      </w:r>
      <w:r w:rsidRPr="00CB5590">
        <w:rPr>
          <w:highlight w:val="red"/>
        </w:rPr>
        <w:t>intentionally</w:t>
      </w:r>
      <w:r w:rsidRPr="00CB5590">
        <w:rPr>
          <w:spacing w:val="-5"/>
          <w:highlight w:val="red"/>
        </w:rPr>
        <w:t xml:space="preserve"> </w:t>
      </w:r>
      <w:r w:rsidRPr="00CB5590">
        <w:rPr>
          <w:spacing w:val="-2"/>
          <w:highlight w:val="red"/>
        </w:rPr>
        <w:t>blank.</w:t>
      </w:r>
    </w:p>
    <w:p w14:paraId="563CA58B" w14:textId="77777777" w:rsidR="00C811EF" w:rsidRDefault="00C811EF">
      <w:pPr>
        <w:pStyle w:val="BodyText"/>
        <w:kinsoku w:val="0"/>
        <w:overflowPunct w:val="0"/>
        <w:ind w:right="1"/>
        <w:jc w:val="center"/>
        <w:rPr>
          <w:spacing w:val="-2"/>
        </w:rPr>
        <w:sectPr w:rsidR="00C811EF">
          <w:pgSz w:w="12240" w:h="15840"/>
          <w:pgMar w:top="400" w:right="720" w:bottom="1440" w:left="720" w:header="200" w:footer="1257" w:gutter="0"/>
          <w:cols w:space="720"/>
          <w:noEndnote/>
        </w:sectPr>
      </w:pPr>
    </w:p>
    <w:p w14:paraId="6FA7A1BB" w14:textId="77777777" w:rsidR="00C811EF" w:rsidRDefault="00C811EF">
      <w:pPr>
        <w:pStyle w:val="BodyText"/>
        <w:kinsoku w:val="0"/>
        <w:overflowPunct w:val="0"/>
        <w:rPr>
          <w:sz w:val="24"/>
          <w:szCs w:val="24"/>
        </w:rPr>
      </w:pPr>
    </w:p>
    <w:p w14:paraId="0CF473C7" w14:textId="77777777" w:rsidR="00C811EF" w:rsidRDefault="00C811EF">
      <w:pPr>
        <w:pStyle w:val="BodyText"/>
        <w:kinsoku w:val="0"/>
        <w:overflowPunct w:val="0"/>
        <w:rPr>
          <w:sz w:val="24"/>
          <w:szCs w:val="24"/>
        </w:rPr>
      </w:pPr>
    </w:p>
    <w:p w14:paraId="190A620D" w14:textId="77777777" w:rsidR="00C811EF" w:rsidRDefault="00C811EF">
      <w:pPr>
        <w:pStyle w:val="BodyText"/>
        <w:kinsoku w:val="0"/>
        <w:overflowPunct w:val="0"/>
        <w:spacing w:before="212"/>
        <w:rPr>
          <w:sz w:val="24"/>
          <w:szCs w:val="24"/>
        </w:rPr>
      </w:pPr>
    </w:p>
    <w:p w14:paraId="3E604E83" w14:textId="77777777" w:rsidR="00C811EF" w:rsidRDefault="00C811EF">
      <w:pPr>
        <w:pStyle w:val="Heading3"/>
        <w:kinsoku w:val="0"/>
        <w:overflowPunct w:val="0"/>
        <w:spacing w:before="0"/>
        <w:ind w:left="0" w:right="474"/>
        <w:rPr>
          <w:spacing w:val="-2"/>
        </w:rPr>
      </w:pPr>
      <w:r>
        <w:t>IMPORTANT</w:t>
      </w:r>
      <w:r>
        <w:rPr>
          <w:spacing w:val="-2"/>
        </w:rPr>
        <w:t xml:space="preserve"> NOTES:</w:t>
      </w:r>
    </w:p>
    <w:p w14:paraId="0FB0BD80" w14:textId="77777777" w:rsidR="00C811EF" w:rsidRDefault="00C811EF">
      <w:pPr>
        <w:pStyle w:val="BodyText"/>
        <w:kinsoku w:val="0"/>
        <w:overflowPunct w:val="0"/>
        <w:spacing w:before="230" w:line="229" w:lineRule="exact"/>
        <w:ind w:left="720"/>
        <w:jc w:val="both"/>
        <w:rPr>
          <w:b/>
          <w:bCs/>
        </w:rPr>
      </w:pPr>
      <w:r>
        <w:rPr>
          <w:b/>
          <w:bCs/>
          <w:u w:val="thick"/>
        </w:rPr>
        <w:t>Franchise</w:t>
      </w:r>
      <w:r>
        <w:rPr>
          <w:b/>
          <w:bCs/>
          <w:spacing w:val="-10"/>
          <w:u w:val="thick"/>
        </w:rPr>
        <w:t xml:space="preserve"> </w:t>
      </w:r>
      <w:r>
        <w:rPr>
          <w:b/>
          <w:bCs/>
          <w:u w:val="thick"/>
        </w:rPr>
        <w:t>Law</w:t>
      </w:r>
      <w:r>
        <w:rPr>
          <w:b/>
          <w:bCs/>
          <w:spacing w:val="-9"/>
          <w:u w:val="thick"/>
        </w:rPr>
        <w:t xml:space="preserve"> </w:t>
      </w:r>
      <w:r>
        <w:rPr>
          <w:b/>
          <w:bCs/>
          <w:spacing w:val="-2"/>
          <w:u w:val="thick"/>
        </w:rPr>
        <w:t>Jurisdictions</w:t>
      </w:r>
    </w:p>
    <w:p w14:paraId="0A629D09" w14:textId="77777777" w:rsidR="00C811EF" w:rsidRDefault="00C811EF">
      <w:pPr>
        <w:pStyle w:val="BodyText"/>
        <w:kinsoku w:val="0"/>
        <w:overflowPunct w:val="0"/>
        <w:ind w:left="720" w:right="718"/>
        <w:jc w:val="both"/>
      </w:pPr>
      <w:r>
        <w:t>This Disclosure Document sets out the terms and conditions on which we currently offer franchises in the Provinces of Ontario, Alberta, Prince Edward Island, Manitoba, New Brunswick and British Columbia. Notwithstanding</w:t>
      </w:r>
      <w:r>
        <w:rPr>
          <w:spacing w:val="-4"/>
        </w:rPr>
        <w:t xml:space="preserve"> </w:t>
      </w:r>
      <w:r>
        <w:t>the</w:t>
      </w:r>
      <w:r>
        <w:rPr>
          <w:spacing w:val="-4"/>
        </w:rPr>
        <w:t xml:space="preserve"> </w:t>
      </w:r>
      <w:r>
        <w:t>foregoing,</w:t>
      </w:r>
      <w:r>
        <w:rPr>
          <w:spacing w:val="-4"/>
        </w:rPr>
        <w:t xml:space="preserve"> </w:t>
      </w:r>
      <w:r>
        <w:t>you</w:t>
      </w:r>
      <w:r>
        <w:rPr>
          <w:spacing w:val="-4"/>
        </w:rPr>
        <w:t xml:space="preserve"> </w:t>
      </w:r>
      <w:r>
        <w:t>cannot</w:t>
      </w:r>
      <w:r>
        <w:rPr>
          <w:spacing w:val="-4"/>
        </w:rPr>
        <w:t xml:space="preserve"> </w:t>
      </w:r>
      <w:r>
        <w:t>avail</w:t>
      </w:r>
      <w:r>
        <w:rPr>
          <w:spacing w:val="-5"/>
        </w:rPr>
        <w:t xml:space="preserve"> </w:t>
      </w:r>
      <w:r>
        <w:t>yourself</w:t>
      </w:r>
      <w:r>
        <w:rPr>
          <w:spacing w:val="-4"/>
        </w:rPr>
        <w:t xml:space="preserve"> </w:t>
      </w:r>
      <w:r>
        <w:t>and</w:t>
      </w:r>
      <w:r>
        <w:rPr>
          <w:spacing w:val="-4"/>
        </w:rPr>
        <w:t xml:space="preserve"> </w:t>
      </w:r>
      <w:r>
        <w:t>we</w:t>
      </w:r>
      <w:r>
        <w:rPr>
          <w:spacing w:val="-5"/>
        </w:rPr>
        <w:t xml:space="preserve"> </w:t>
      </w:r>
      <w:r>
        <w:t>specifically</w:t>
      </w:r>
      <w:r>
        <w:rPr>
          <w:spacing w:val="-3"/>
        </w:rPr>
        <w:t xml:space="preserve"> </w:t>
      </w:r>
      <w:r>
        <w:t>exclude,</w:t>
      </w:r>
      <w:r>
        <w:rPr>
          <w:spacing w:val="-4"/>
        </w:rPr>
        <w:t xml:space="preserve"> </w:t>
      </w:r>
      <w:r>
        <w:t>to</w:t>
      </w:r>
      <w:r>
        <w:rPr>
          <w:spacing w:val="-4"/>
        </w:rPr>
        <w:t xml:space="preserve"> </w:t>
      </w:r>
      <w:r>
        <w:t>the</w:t>
      </w:r>
      <w:r>
        <w:rPr>
          <w:spacing w:val="-2"/>
        </w:rPr>
        <w:t xml:space="preserve"> </w:t>
      </w:r>
      <w:r>
        <w:t>extent</w:t>
      </w:r>
      <w:r>
        <w:rPr>
          <w:spacing w:val="-4"/>
        </w:rPr>
        <w:t xml:space="preserve"> </w:t>
      </w:r>
      <w:r>
        <w:t>allowed by law, the application of and any benefits under the: (</w:t>
      </w:r>
      <w:proofErr w:type="spellStart"/>
      <w:r>
        <w:t>i</w:t>
      </w:r>
      <w:proofErr w:type="spellEnd"/>
      <w:r>
        <w:t>) Ontario Act in the case of a franchisee located outside of Ontario, (ii) Alberta Act in the case of a franchisee located outside of Alberta, (iii) Manitoba Act in the case of a franchisee located outside of Manitoba, (iv) PEI Act in the case of a franchisee located outside</w:t>
      </w:r>
      <w:r>
        <w:rPr>
          <w:spacing w:val="-6"/>
        </w:rPr>
        <w:t xml:space="preserve"> </w:t>
      </w:r>
      <w:r>
        <w:t>of</w:t>
      </w:r>
      <w:r>
        <w:rPr>
          <w:spacing w:val="-4"/>
        </w:rPr>
        <w:t xml:space="preserve"> </w:t>
      </w:r>
      <w:r>
        <w:t>Prince</w:t>
      </w:r>
      <w:r>
        <w:rPr>
          <w:spacing w:val="-4"/>
        </w:rPr>
        <w:t xml:space="preserve"> </w:t>
      </w:r>
      <w:r>
        <w:t>Edward</w:t>
      </w:r>
      <w:r>
        <w:rPr>
          <w:spacing w:val="-4"/>
        </w:rPr>
        <w:t xml:space="preserve"> </w:t>
      </w:r>
      <w:r>
        <w:t>Island;</w:t>
      </w:r>
      <w:r>
        <w:rPr>
          <w:spacing w:val="-6"/>
        </w:rPr>
        <w:t xml:space="preserve"> </w:t>
      </w:r>
      <w:r>
        <w:t>(v)</w:t>
      </w:r>
      <w:r>
        <w:rPr>
          <w:spacing w:val="-5"/>
        </w:rPr>
        <w:t xml:space="preserve"> </w:t>
      </w:r>
      <w:r>
        <w:t>New</w:t>
      </w:r>
      <w:r>
        <w:rPr>
          <w:spacing w:val="-4"/>
        </w:rPr>
        <w:t xml:space="preserve"> </w:t>
      </w:r>
      <w:r>
        <w:t>Brunswick</w:t>
      </w:r>
      <w:r>
        <w:rPr>
          <w:spacing w:val="-5"/>
        </w:rPr>
        <w:t xml:space="preserve"> </w:t>
      </w:r>
      <w:r>
        <w:t>Act</w:t>
      </w:r>
      <w:r>
        <w:rPr>
          <w:spacing w:val="-6"/>
        </w:rPr>
        <w:t xml:space="preserve"> </w:t>
      </w:r>
      <w:r>
        <w:t>in</w:t>
      </w:r>
      <w:r>
        <w:rPr>
          <w:spacing w:val="-4"/>
        </w:rPr>
        <w:t xml:space="preserve"> </w:t>
      </w:r>
      <w:r>
        <w:t>the</w:t>
      </w:r>
      <w:r>
        <w:rPr>
          <w:spacing w:val="-6"/>
        </w:rPr>
        <w:t xml:space="preserve"> </w:t>
      </w:r>
      <w:r>
        <w:t>case</w:t>
      </w:r>
      <w:r>
        <w:rPr>
          <w:spacing w:val="-4"/>
        </w:rPr>
        <w:t xml:space="preserve"> </w:t>
      </w:r>
      <w:r>
        <w:t>of</w:t>
      </w:r>
      <w:r>
        <w:rPr>
          <w:spacing w:val="-4"/>
        </w:rPr>
        <w:t xml:space="preserve"> </w:t>
      </w:r>
      <w:r>
        <w:t>a</w:t>
      </w:r>
      <w:r>
        <w:rPr>
          <w:spacing w:val="-6"/>
        </w:rPr>
        <w:t xml:space="preserve"> </w:t>
      </w:r>
      <w:r>
        <w:t>franchisee</w:t>
      </w:r>
      <w:r>
        <w:rPr>
          <w:spacing w:val="-4"/>
        </w:rPr>
        <w:t xml:space="preserve"> </w:t>
      </w:r>
      <w:r>
        <w:t>located</w:t>
      </w:r>
      <w:r>
        <w:rPr>
          <w:spacing w:val="-4"/>
        </w:rPr>
        <w:t xml:space="preserve"> </w:t>
      </w:r>
      <w:r>
        <w:t>outside</w:t>
      </w:r>
      <w:r>
        <w:rPr>
          <w:spacing w:val="-4"/>
        </w:rPr>
        <w:t xml:space="preserve"> </w:t>
      </w:r>
      <w:r>
        <w:t>of</w:t>
      </w:r>
      <w:r>
        <w:rPr>
          <w:spacing w:val="-4"/>
        </w:rPr>
        <w:t xml:space="preserve"> </w:t>
      </w:r>
      <w:r>
        <w:t>New Brunswick and (vi) BC Act in the case of a franchisee located outside of British Columbia. To the extent permitted</w:t>
      </w:r>
      <w:r>
        <w:rPr>
          <w:spacing w:val="-4"/>
        </w:rPr>
        <w:t xml:space="preserve"> </w:t>
      </w:r>
      <w:r>
        <w:t>by</w:t>
      </w:r>
      <w:r>
        <w:rPr>
          <w:spacing w:val="-3"/>
        </w:rPr>
        <w:t xml:space="preserve"> </w:t>
      </w:r>
      <w:r>
        <w:t>applicable</w:t>
      </w:r>
      <w:r>
        <w:rPr>
          <w:spacing w:val="-4"/>
        </w:rPr>
        <w:t xml:space="preserve"> </w:t>
      </w:r>
      <w:r>
        <w:t>law,</w:t>
      </w:r>
      <w:r>
        <w:rPr>
          <w:spacing w:val="-6"/>
        </w:rPr>
        <w:t xml:space="preserve"> </w:t>
      </w:r>
      <w:r>
        <w:t>you</w:t>
      </w:r>
      <w:r>
        <w:rPr>
          <w:spacing w:val="-4"/>
        </w:rPr>
        <w:t xml:space="preserve"> </w:t>
      </w:r>
      <w:r>
        <w:t>agree</w:t>
      </w:r>
      <w:r>
        <w:rPr>
          <w:spacing w:val="-4"/>
        </w:rPr>
        <w:t xml:space="preserve"> </w:t>
      </w:r>
      <w:r>
        <w:t>to</w:t>
      </w:r>
      <w:r>
        <w:rPr>
          <w:spacing w:val="-4"/>
        </w:rPr>
        <w:t xml:space="preserve"> </w:t>
      </w:r>
      <w:r>
        <w:t>waive</w:t>
      </w:r>
      <w:r>
        <w:rPr>
          <w:spacing w:val="-7"/>
        </w:rPr>
        <w:t xml:space="preserve"> </w:t>
      </w:r>
      <w:r>
        <w:t>the</w:t>
      </w:r>
      <w:r>
        <w:rPr>
          <w:spacing w:val="-4"/>
        </w:rPr>
        <w:t xml:space="preserve"> </w:t>
      </w:r>
      <w:r>
        <w:t>provision</w:t>
      </w:r>
      <w:r>
        <w:rPr>
          <w:spacing w:val="-4"/>
        </w:rPr>
        <w:t xml:space="preserve"> </w:t>
      </w:r>
      <w:r>
        <w:t>of</w:t>
      </w:r>
      <w:r>
        <w:rPr>
          <w:spacing w:val="-4"/>
        </w:rPr>
        <w:t xml:space="preserve"> </w:t>
      </w:r>
      <w:r>
        <w:t>law</w:t>
      </w:r>
      <w:r>
        <w:rPr>
          <w:spacing w:val="-6"/>
        </w:rPr>
        <w:t xml:space="preserve"> </w:t>
      </w:r>
      <w:r>
        <w:t>which</w:t>
      </w:r>
      <w:r>
        <w:rPr>
          <w:spacing w:val="-4"/>
        </w:rPr>
        <w:t xml:space="preserve"> </w:t>
      </w:r>
      <w:r>
        <w:t>may</w:t>
      </w:r>
      <w:r>
        <w:rPr>
          <w:spacing w:val="-5"/>
        </w:rPr>
        <w:t xml:space="preserve"> </w:t>
      </w:r>
      <w:r>
        <w:t>render</w:t>
      </w:r>
      <w:r>
        <w:rPr>
          <w:spacing w:val="-3"/>
        </w:rPr>
        <w:t xml:space="preserve"> </w:t>
      </w:r>
      <w:r>
        <w:t>any</w:t>
      </w:r>
      <w:r>
        <w:rPr>
          <w:spacing w:val="-5"/>
        </w:rPr>
        <w:t xml:space="preserve"> </w:t>
      </w:r>
      <w:r>
        <w:t>provision</w:t>
      </w:r>
      <w:r>
        <w:rPr>
          <w:spacing w:val="-4"/>
        </w:rPr>
        <w:t xml:space="preserve"> </w:t>
      </w:r>
      <w:r>
        <w:t>of</w:t>
      </w:r>
      <w:r>
        <w:rPr>
          <w:spacing w:val="-4"/>
        </w:rPr>
        <w:t xml:space="preserve"> </w:t>
      </w:r>
      <w:r>
        <w:t>the Franchise Agreement prohibited or unenforceable in any respect.</w:t>
      </w:r>
    </w:p>
    <w:p w14:paraId="042F2B54" w14:textId="77777777" w:rsidR="00C811EF" w:rsidRDefault="00C811EF">
      <w:pPr>
        <w:pStyle w:val="BodyText"/>
        <w:kinsoku w:val="0"/>
        <w:overflowPunct w:val="0"/>
        <w:spacing w:before="11"/>
      </w:pPr>
    </w:p>
    <w:p w14:paraId="209DECD1" w14:textId="77777777" w:rsidR="00C811EF" w:rsidRDefault="00C811EF">
      <w:pPr>
        <w:pStyle w:val="BodyText"/>
        <w:kinsoku w:val="0"/>
        <w:overflowPunct w:val="0"/>
        <w:ind w:left="720"/>
        <w:rPr>
          <w:b/>
          <w:bCs/>
          <w:spacing w:val="-2"/>
        </w:rPr>
      </w:pPr>
      <w:r>
        <w:rPr>
          <w:b/>
          <w:bCs/>
          <w:spacing w:val="-2"/>
          <w:u w:val="thick"/>
        </w:rPr>
        <w:t>Alberta</w:t>
      </w:r>
    </w:p>
    <w:p w14:paraId="6592C359" w14:textId="77777777" w:rsidR="00C811EF" w:rsidRDefault="00C811EF">
      <w:pPr>
        <w:pStyle w:val="BodyText"/>
        <w:kinsoku w:val="0"/>
        <w:overflowPunct w:val="0"/>
        <w:ind w:left="720" w:right="715"/>
      </w:pPr>
      <w:r>
        <w:t>If you reside in Alberta, please see Items 33 and 34 of this Disclosure Document for certain statements</w:t>
      </w:r>
      <w:r>
        <w:rPr>
          <w:spacing w:val="40"/>
        </w:rPr>
        <w:t xml:space="preserve"> </w:t>
      </w:r>
      <w:r>
        <w:t>regarding certain of your rights under the Alberta Act.</w:t>
      </w:r>
    </w:p>
    <w:p w14:paraId="4A5D1ABA" w14:textId="77777777" w:rsidR="00C811EF" w:rsidRDefault="00C811EF">
      <w:pPr>
        <w:pStyle w:val="BodyText"/>
        <w:kinsoku w:val="0"/>
        <w:overflowPunct w:val="0"/>
        <w:spacing w:before="9"/>
      </w:pPr>
    </w:p>
    <w:p w14:paraId="70D732E6" w14:textId="77777777" w:rsidR="00C811EF" w:rsidRDefault="00C811EF">
      <w:pPr>
        <w:pStyle w:val="BodyText"/>
        <w:kinsoku w:val="0"/>
        <w:overflowPunct w:val="0"/>
        <w:ind w:left="720"/>
        <w:rPr>
          <w:b/>
          <w:bCs/>
        </w:rPr>
      </w:pPr>
      <w:r>
        <w:rPr>
          <w:b/>
          <w:bCs/>
          <w:u w:val="thick"/>
        </w:rPr>
        <w:t>Circumstances</w:t>
      </w:r>
      <w:r>
        <w:rPr>
          <w:b/>
          <w:bCs/>
          <w:spacing w:val="-13"/>
          <w:u w:val="thick"/>
        </w:rPr>
        <w:t xml:space="preserve"> </w:t>
      </w:r>
      <w:r>
        <w:rPr>
          <w:b/>
          <w:bCs/>
          <w:u w:val="thick"/>
        </w:rPr>
        <w:t>Warranting</w:t>
      </w:r>
      <w:r>
        <w:rPr>
          <w:b/>
          <w:bCs/>
          <w:spacing w:val="-12"/>
          <w:u w:val="thick"/>
        </w:rPr>
        <w:t xml:space="preserve"> </w:t>
      </w:r>
      <w:r>
        <w:rPr>
          <w:b/>
          <w:bCs/>
          <w:u w:val="thick"/>
        </w:rPr>
        <w:t>Varying</w:t>
      </w:r>
      <w:r>
        <w:rPr>
          <w:b/>
          <w:bCs/>
          <w:spacing w:val="-12"/>
          <w:u w:val="thick"/>
        </w:rPr>
        <w:t xml:space="preserve"> </w:t>
      </w:r>
      <w:r>
        <w:rPr>
          <w:b/>
          <w:bCs/>
          <w:spacing w:val="-2"/>
          <w:u w:val="thick"/>
        </w:rPr>
        <w:t>Disclosures</w:t>
      </w:r>
    </w:p>
    <w:p w14:paraId="0AC89FE3" w14:textId="77777777" w:rsidR="00C811EF" w:rsidRDefault="00C811EF">
      <w:pPr>
        <w:pStyle w:val="BodyText"/>
        <w:kinsoku w:val="0"/>
        <w:overflowPunct w:val="0"/>
        <w:ind w:left="720" w:right="715"/>
      </w:pPr>
      <w:r>
        <w:t>The</w:t>
      </w:r>
      <w:r>
        <w:rPr>
          <w:spacing w:val="-9"/>
        </w:rPr>
        <w:t xml:space="preserve"> </w:t>
      </w:r>
      <w:r>
        <w:t>amounts</w:t>
      </w:r>
      <w:r>
        <w:rPr>
          <w:spacing w:val="-7"/>
        </w:rPr>
        <w:t xml:space="preserve"> </w:t>
      </w:r>
      <w:r>
        <w:t>payable</w:t>
      </w:r>
      <w:r>
        <w:rPr>
          <w:spacing w:val="-7"/>
        </w:rPr>
        <w:t xml:space="preserve"> </w:t>
      </w:r>
      <w:r>
        <w:t>by</w:t>
      </w:r>
      <w:r>
        <w:rPr>
          <w:spacing w:val="-8"/>
        </w:rPr>
        <w:t xml:space="preserve"> </w:t>
      </w:r>
      <w:r>
        <w:t>you</w:t>
      </w:r>
      <w:r>
        <w:rPr>
          <w:spacing w:val="-9"/>
        </w:rPr>
        <w:t xml:space="preserve"> </w:t>
      </w:r>
      <w:r>
        <w:t>to</w:t>
      </w:r>
      <w:r>
        <w:rPr>
          <w:spacing w:val="-7"/>
        </w:rPr>
        <w:t xml:space="preserve"> </w:t>
      </w:r>
      <w:r>
        <w:t>us</w:t>
      </w:r>
      <w:r>
        <w:rPr>
          <w:spacing w:val="-5"/>
        </w:rPr>
        <w:t xml:space="preserve"> </w:t>
      </w:r>
      <w:r>
        <w:t>or</w:t>
      </w:r>
      <w:r>
        <w:rPr>
          <w:spacing w:val="-8"/>
        </w:rPr>
        <w:t xml:space="preserve"> </w:t>
      </w:r>
      <w:r>
        <w:t>others</w:t>
      </w:r>
      <w:r>
        <w:rPr>
          <w:spacing w:val="-7"/>
        </w:rPr>
        <w:t xml:space="preserve"> </w:t>
      </w:r>
      <w:r>
        <w:t>pursuant</w:t>
      </w:r>
      <w:r>
        <w:rPr>
          <w:spacing w:val="-6"/>
        </w:rPr>
        <w:t xml:space="preserve"> </w:t>
      </w:r>
      <w:r>
        <w:t>to</w:t>
      </w:r>
      <w:r>
        <w:rPr>
          <w:spacing w:val="-8"/>
        </w:rPr>
        <w:t xml:space="preserve"> </w:t>
      </w:r>
      <w:r>
        <w:rPr>
          <w:b/>
          <w:bCs/>
        </w:rPr>
        <w:t>Items</w:t>
      </w:r>
      <w:r>
        <w:rPr>
          <w:b/>
          <w:bCs/>
          <w:spacing w:val="-7"/>
        </w:rPr>
        <w:t xml:space="preserve"> </w:t>
      </w:r>
      <w:r>
        <w:rPr>
          <w:b/>
          <w:bCs/>
        </w:rPr>
        <w:t>8,</w:t>
      </w:r>
      <w:r>
        <w:rPr>
          <w:b/>
          <w:bCs/>
          <w:spacing w:val="-7"/>
        </w:rPr>
        <w:t xml:space="preserve"> </w:t>
      </w:r>
      <w:r>
        <w:rPr>
          <w:b/>
          <w:bCs/>
        </w:rPr>
        <w:t>9</w:t>
      </w:r>
      <w:r>
        <w:rPr>
          <w:b/>
          <w:bCs/>
          <w:spacing w:val="-7"/>
        </w:rPr>
        <w:t xml:space="preserve"> </w:t>
      </w:r>
      <w:r>
        <w:rPr>
          <w:b/>
          <w:bCs/>
        </w:rPr>
        <w:t>and</w:t>
      </w:r>
      <w:r>
        <w:rPr>
          <w:b/>
          <w:bCs/>
          <w:spacing w:val="-6"/>
        </w:rPr>
        <w:t xml:space="preserve"> </w:t>
      </w:r>
      <w:r>
        <w:rPr>
          <w:b/>
          <w:bCs/>
        </w:rPr>
        <w:t>10</w:t>
      </w:r>
      <w:r>
        <w:rPr>
          <w:b/>
          <w:bCs/>
          <w:spacing w:val="-7"/>
        </w:rPr>
        <w:t xml:space="preserve"> </w:t>
      </w:r>
      <w:r>
        <w:t>and</w:t>
      </w:r>
      <w:r>
        <w:rPr>
          <w:spacing w:val="-7"/>
        </w:rPr>
        <w:t xml:space="preserve"> </w:t>
      </w:r>
      <w:r>
        <w:t>as</w:t>
      </w:r>
      <w:r>
        <w:rPr>
          <w:spacing w:val="-5"/>
        </w:rPr>
        <w:t xml:space="preserve"> </w:t>
      </w:r>
      <w:r>
        <w:t>otherwise</w:t>
      </w:r>
      <w:r>
        <w:rPr>
          <w:spacing w:val="-9"/>
        </w:rPr>
        <w:t xml:space="preserve"> </w:t>
      </w:r>
      <w:r>
        <w:t>contemplated by this Disclosure Document may differ (at times significantly) depending on whether you are:</w:t>
      </w:r>
    </w:p>
    <w:p w14:paraId="4DAA8488" w14:textId="77777777" w:rsidR="00C811EF" w:rsidRDefault="00C811EF">
      <w:pPr>
        <w:pStyle w:val="ListParagraph"/>
        <w:numPr>
          <w:ilvl w:val="0"/>
          <w:numId w:val="108"/>
        </w:numPr>
        <w:tabs>
          <w:tab w:val="left" w:pos="1438"/>
        </w:tabs>
        <w:kinsoku w:val="0"/>
        <w:overflowPunct w:val="0"/>
        <w:spacing w:before="229"/>
        <w:ind w:left="1438" w:hanging="358"/>
        <w:jc w:val="left"/>
        <w:rPr>
          <w:spacing w:val="-5"/>
          <w:sz w:val="20"/>
          <w:szCs w:val="20"/>
        </w:rPr>
      </w:pPr>
      <w:r>
        <w:rPr>
          <w:sz w:val="20"/>
          <w:szCs w:val="20"/>
        </w:rPr>
        <w:t>purchasing</w:t>
      </w:r>
      <w:r>
        <w:rPr>
          <w:spacing w:val="-8"/>
          <w:sz w:val="20"/>
          <w:szCs w:val="20"/>
        </w:rPr>
        <w:t xml:space="preserve"> </w:t>
      </w:r>
      <w:r>
        <w:rPr>
          <w:sz w:val="20"/>
          <w:szCs w:val="20"/>
        </w:rPr>
        <w:t>a</w:t>
      </w:r>
      <w:r>
        <w:rPr>
          <w:spacing w:val="-6"/>
          <w:sz w:val="20"/>
          <w:szCs w:val="20"/>
        </w:rPr>
        <w:t xml:space="preserve"> </w:t>
      </w:r>
      <w:r>
        <w:rPr>
          <w:sz w:val="20"/>
          <w:szCs w:val="20"/>
        </w:rPr>
        <w:t>new</w:t>
      </w:r>
      <w:r>
        <w:rPr>
          <w:spacing w:val="-5"/>
          <w:sz w:val="20"/>
          <w:szCs w:val="20"/>
        </w:rPr>
        <w:t xml:space="preserve"> </w:t>
      </w:r>
      <w:r>
        <w:rPr>
          <w:sz w:val="20"/>
          <w:szCs w:val="20"/>
        </w:rPr>
        <w:t>franchise</w:t>
      </w:r>
      <w:r>
        <w:rPr>
          <w:spacing w:val="-6"/>
          <w:sz w:val="20"/>
          <w:szCs w:val="20"/>
        </w:rPr>
        <w:t xml:space="preserve"> </w:t>
      </w:r>
      <w:r>
        <w:rPr>
          <w:sz w:val="20"/>
          <w:szCs w:val="20"/>
        </w:rPr>
        <w:t>from</w:t>
      </w:r>
      <w:r>
        <w:rPr>
          <w:spacing w:val="-7"/>
          <w:sz w:val="20"/>
          <w:szCs w:val="20"/>
        </w:rPr>
        <w:t xml:space="preserve"> </w:t>
      </w:r>
      <w:r>
        <w:rPr>
          <w:spacing w:val="-5"/>
          <w:sz w:val="20"/>
          <w:szCs w:val="20"/>
        </w:rPr>
        <w:t>us,</w:t>
      </w:r>
    </w:p>
    <w:p w14:paraId="21AB30AC" w14:textId="77777777" w:rsidR="00C811EF" w:rsidRDefault="00C811EF">
      <w:pPr>
        <w:pStyle w:val="ListParagraph"/>
        <w:numPr>
          <w:ilvl w:val="0"/>
          <w:numId w:val="108"/>
        </w:numPr>
        <w:tabs>
          <w:tab w:val="left" w:pos="1438"/>
        </w:tabs>
        <w:kinsoku w:val="0"/>
        <w:overflowPunct w:val="0"/>
        <w:ind w:left="1438" w:hanging="358"/>
        <w:jc w:val="left"/>
        <w:rPr>
          <w:spacing w:val="-5"/>
          <w:sz w:val="20"/>
          <w:szCs w:val="20"/>
        </w:rPr>
      </w:pPr>
      <w:r>
        <w:rPr>
          <w:sz w:val="20"/>
          <w:szCs w:val="20"/>
        </w:rPr>
        <w:t>purchasing</w:t>
      </w:r>
      <w:r>
        <w:rPr>
          <w:spacing w:val="-9"/>
          <w:sz w:val="20"/>
          <w:szCs w:val="20"/>
        </w:rPr>
        <w:t xml:space="preserve"> </w:t>
      </w:r>
      <w:r>
        <w:rPr>
          <w:sz w:val="20"/>
          <w:szCs w:val="20"/>
        </w:rPr>
        <w:t>an</w:t>
      </w:r>
      <w:r>
        <w:rPr>
          <w:spacing w:val="-8"/>
          <w:sz w:val="20"/>
          <w:szCs w:val="20"/>
        </w:rPr>
        <w:t xml:space="preserve"> </w:t>
      </w:r>
      <w:r>
        <w:rPr>
          <w:sz w:val="20"/>
          <w:szCs w:val="20"/>
        </w:rPr>
        <w:t>existing</w:t>
      </w:r>
      <w:r>
        <w:rPr>
          <w:spacing w:val="-6"/>
          <w:sz w:val="20"/>
          <w:szCs w:val="20"/>
        </w:rPr>
        <w:t xml:space="preserve"> </w:t>
      </w:r>
      <w:r>
        <w:rPr>
          <w:sz w:val="20"/>
          <w:szCs w:val="20"/>
        </w:rPr>
        <w:t>franchise</w:t>
      </w:r>
      <w:r>
        <w:rPr>
          <w:spacing w:val="-8"/>
          <w:sz w:val="20"/>
          <w:szCs w:val="20"/>
        </w:rPr>
        <w:t xml:space="preserve"> </w:t>
      </w:r>
      <w:r>
        <w:rPr>
          <w:sz w:val="20"/>
          <w:szCs w:val="20"/>
        </w:rPr>
        <w:t>from</w:t>
      </w:r>
      <w:r>
        <w:rPr>
          <w:spacing w:val="-6"/>
          <w:sz w:val="20"/>
          <w:szCs w:val="20"/>
        </w:rPr>
        <w:t xml:space="preserve"> </w:t>
      </w:r>
      <w:r>
        <w:rPr>
          <w:spacing w:val="-5"/>
          <w:sz w:val="20"/>
          <w:szCs w:val="20"/>
        </w:rPr>
        <w:t>us,</w:t>
      </w:r>
    </w:p>
    <w:p w14:paraId="3F76F31A" w14:textId="77777777" w:rsidR="00C811EF" w:rsidRDefault="00C811EF">
      <w:pPr>
        <w:pStyle w:val="ListParagraph"/>
        <w:numPr>
          <w:ilvl w:val="0"/>
          <w:numId w:val="108"/>
        </w:numPr>
        <w:tabs>
          <w:tab w:val="left" w:pos="1439"/>
        </w:tabs>
        <w:kinsoku w:val="0"/>
        <w:overflowPunct w:val="0"/>
        <w:spacing w:before="1"/>
        <w:ind w:left="1439" w:hanging="359"/>
        <w:jc w:val="left"/>
        <w:rPr>
          <w:spacing w:val="-5"/>
          <w:sz w:val="20"/>
          <w:szCs w:val="20"/>
        </w:rPr>
      </w:pPr>
      <w:r>
        <w:rPr>
          <w:sz w:val="20"/>
          <w:szCs w:val="20"/>
        </w:rPr>
        <w:t>purchasing</w:t>
      </w:r>
      <w:r>
        <w:rPr>
          <w:spacing w:val="-9"/>
          <w:sz w:val="20"/>
          <w:szCs w:val="20"/>
        </w:rPr>
        <w:t xml:space="preserve"> </w:t>
      </w:r>
      <w:r>
        <w:rPr>
          <w:sz w:val="20"/>
          <w:szCs w:val="20"/>
        </w:rPr>
        <w:t>an</w:t>
      </w:r>
      <w:r>
        <w:rPr>
          <w:spacing w:val="-8"/>
          <w:sz w:val="20"/>
          <w:szCs w:val="20"/>
        </w:rPr>
        <w:t xml:space="preserve"> </w:t>
      </w:r>
      <w:r>
        <w:rPr>
          <w:sz w:val="20"/>
          <w:szCs w:val="20"/>
        </w:rPr>
        <w:t>existing</w:t>
      </w:r>
      <w:r>
        <w:rPr>
          <w:spacing w:val="-6"/>
          <w:sz w:val="20"/>
          <w:szCs w:val="20"/>
        </w:rPr>
        <w:t xml:space="preserve"> </w:t>
      </w:r>
      <w:r>
        <w:rPr>
          <w:sz w:val="20"/>
          <w:szCs w:val="20"/>
        </w:rPr>
        <w:t>franchise</w:t>
      </w:r>
      <w:r>
        <w:rPr>
          <w:spacing w:val="-8"/>
          <w:sz w:val="20"/>
          <w:szCs w:val="20"/>
        </w:rPr>
        <w:t xml:space="preserve"> </w:t>
      </w:r>
      <w:r>
        <w:rPr>
          <w:sz w:val="20"/>
          <w:szCs w:val="20"/>
        </w:rPr>
        <w:t>from</w:t>
      </w:r>
      <w:r>
        <w:rPr>
          <w:spacing w:val="-6"/>
          <w:sz w:val="20"/>
          <w:szCs w:val="20"/>
        </w:rPr>
        <w:t xml:space="preserve"> </w:t>
      </w:r>
      <w:r>
        <w:rPr>
          <w:sz w:val="20"/>
          <w:szCs w:val="20"/>
        </w:rPr>
        <w:t>another</w:t>
      </w:r>
      <w:r>
        <w:rPr>
          <w:spacing w:val="-6"/>
          <w:sz w:val="20"/>
          <w:szCs w:val="20"/>
        </w:rPr>
        <w:t xml:space="preserve"> </w:t>
      </w:r>
      <w:r>
        <w:rPr>
          <w:sz w:val="20"/>
          <w:szCs w:val="20"/>
        </w:rPr>
        <w:t>franchisee</w:t>
      </w:r>
      <w:r>
        <w:rPr>
          <w:spacing w:val="-8"/>
          <w:sz w:val="20"/>
          <w:szCs w:val="20"/>
        </w:rPr>
        <w:t xml:space="preserve"> </w:t>
      </w:r>
      <w:r>
        <w:rPr>
          <w:sz w:val="20"/>
          <w:szCs w:val="20"/>
        </w:rPr>
        <w:t>of</w:t>
      </w:r>
      <w:r>
        <w:rPr>
          <w:spacing w:val="-6"/>
          <w:sz w:val="20"/>
          <w:szCs w:val="20"/>
        </w:rPr>
        <w:t xml:space="preserve"> </w:t>
      </w:r>
      <w:r>
        <w:rPr>
          <w:sz w:val="20"/>
          <w:szCs w:val="20"/>
        </w:rPr>
        <w:t>ours,</w:t>
      </w:r>
      <w:r>
        <w:rPr>
          <w:spacing w:val="-9"/>
          <w:sz w:val="20"/>
          <w:szCs w:val="20"/>
        </w:rPr>
        <w:t xml:space="preserve"> </w:t>
      </w:r>
      <w:r>
        <w:rPr>
          <w:spacing w:val="-5"/>
          <w:sz w:val="20"/>
          <w:szCs w:val="20"/>
        </w:rPr>
        <w:t>or</w:t>
      </w:r>
    </w:p>
    <w:p w14:paraId="51590443" w14:textId="77777777" w:rsidR="00C811EF" w:rsidRDefault="00C811EF">
      <w:pPr>
        <w:pStyle w:val="ListParagraph"/>
        <w:numPr>
          <w:ilvl w:val="0"/>
          <w:numId w:val="108"/>
        </w:numPr>
        <w:tabs>
          <w:tab w:val="left" w:pos="1438"/>
        </w:tabs>
        <w:kinsoku w:val="0"/>
        <w:overflowPunct w:val="0"/>
        <w:ind w:left="1438" w:hanging="358"/>
        <w:jc w:val="left"/>
        <w:rPr>
          <w:spacing w:val="-5"/>
          <w:sz w:val="20"/>
          <w:szCs w:val="20"/>
        </w:rPr>
      </w:pPr>
      <w:r>
        <w:rPr>
          <w:sz w:val="20"/>
          <w:szCs w:val="20"/>
        </w:rPr>
        <w:t>renewing</w:t>
      </w:r>
      <w:r>
        <w:rPr>
          <w:spacing w:val="-5"/>
          <w:sz w:val="20"/>
          <w:szCs w:val="20"/>
        </w:rPr>
        <w:t xml:space="preserve"> </w:t>
      </w:r>
      <w:r>
        <w:rPr>
          <w:sz w:val="20"/>
          <w:szCs w:val="20"/>
        </w:rPr>
        <w:t>or</w:t>
      </w:r>
      <w:r>
        <w:rPr>
          <w:spacing w:val="-6"/>
          <w:sz w:val="20"/>
          <w:szCs w:val="20"/>
        </w:rPr>
        <w:t xml:space="preserve"> </w:t>
      </w:r>
      <w:r>
        <w:rPr>
          <w:sz w:val="20"/>
          <w:szCs w:val="20"/>
        </w:rPr>
        <w:t>extending</w:t>
      </w:r>
      <w:r>
        <w:rPr>
          <w:spacing w:val="-8"/>
          <w:sz w:val="20"/>
          <w:szCs w:val="20"/>
        </w:rPr>
        <w:t xml:space="preserve"> </w:t>
      </w:r>
      <w:r>
        <w:rPr>
          <w:sz w:val="20"/>
          <w:szCs w:val="20"/>
        </w:rPr>
        <w:t>the</w:t>
      </w:r>
      <w:r>
        <w:rPr>
          <w:spacing w:val="-7"/>
          <w:sz w:val="20"/>
          <w:szCs w:val="20"/>
        </w:rPr>
        <w:t xml:space="preserve"> </w:t>
      </w:r>
      <w:r>
        <w:rPr>
          <w:sz w:val="20"/>
          <w:szCs w:val="20"/>
        </w:rPr>
        <w:t>term</w:t>
      </w:r>
      <w:r>
        <w:rPr>
          <w:spacing w:val="-7"/>
          <w:sz w:val="20"/>
          <w:szCs w:val="20"/>
        </w:rPr>
        <w:t xml:space="preserve"> </w:t>
      </w:r>
      <w:r>
        <w:rPr>
          <w:sz w:val="20"/>
          <w:szCs w:val="20"/>
        </w:rPr>
        <w:t>of</w:t>
      </w:r>
      <w:r>
        <w:rPr>
          <w:spacing w:val="-6"/>
          <w:sz w:val="20"/>
          <w:szCs w:val="20"/>
        </w:rPr>
        <w:t xml:space="preserve"> </w:t>
      </w:r>
      <w:r>
        <w:rPr>
          <w:sz w:val="20"/>
          <w:szCs w:val="20"/>
        </w:rPr>
        <w:t>your</w:t>
      </w:r>
      <w:r>
        <w:rPr>
          <w:spacing w:val="-6"/>
          <w:sz w:val="20"/>
          <w:szCs w:val="20"/>
        </w:rPr>
        <w:t xml:space="preserve"> </w:t>
      </w:r>
      <w:r>
        <w:rPr>
          <w:sz w:val="20"/>
          <w:szCs w:val="20"/>
        </w:rPr>
        <w:t>franchise</w:t>
      </w:r>
      <w:r>
        <w:rPr>
          <w:spacing w:val="-7"/>
          <w:sz w:val="20"/>
          <w:szCs w:val="20"/>
        </w:rPr>
        <w:t xml:space="preserve"> </w:t>
      </w:r>
      <w:r>
        <w:rPr>
          <w:sz w:val="20"/>
          <w:szCs w:val="20"/>
        </w:rPr>
        <w:t>agreement</w:t>
      </w:r>
      <w:r>
        <w:rPr>
          <w:spacing w:val="-5"/>
          <w:sz w:val="20"/>
          <w:szCs w:val="20"/>
        </w:rPr>
        <w:t xml:space="preserve"> </w:t>
      </w:r>
      <w:r>
        <w:rPr>
          <w:sz w:val="20"/>
          <w:szCs w:val="20"/>
        </w:rPr>
        <w:t>with</w:t>
      </w:r>
      <w:r>
        <w:rPr>
          <w:spacing w:val="-7"/>
          <w:sz w:val="20"/>
          <w:szCs w:val="20"/>
        </w:rPr>
        <w:t xml:space="preserve"> </w:t>
      </w:r>
      <w:r>
        <w:rPr>
          <w:spacing w:val="-5"/>
          <w:sz w:val="20"/>
          <w:szCs w:val="20"/>
        </w:rPr>
        <w:t>us.</w:t>
      </w:r>
    </w:p>
    <w:p w14:paraId="5F0553AE" w14:textId="77777777" w:rsidR="00C811EF" w:rsidRDefault="00C811EF">
      <w:pPr>
        <w:pStyle w:val="BodyText"/>
        <w:kinsoku w:val="0"/>
        <w:overflowPunct w:val="0"/>
        <w:spacing w:before="10"/>
      </w:pPr>
    </w:p>
    <w:p w14:paraId="6A683624" w14:textId="77777777" w:rsidR="00C811EF" w:rsidRDefault="00C811EF">
      <w:pPr>
        <w:pStyle w:val="BodyText"/>
        <w:kinsoku w:val="0"/>
        <w:overflowPunct w:val="0"/>
        <w:spacing w:before="1"/>
        <w:ind w:left="720"/>
        <w:rPr>
          <w:spacing w:val="-5"/>
        </w:rPr>
      </w:pPr>
      <w:r>
        <w:t>For</w:t>
      </w:r>
      <w:r>
        <w:rPr>
          <w:spacing w:val="-6"/>
        </w:rPr>
        <w:t xml:space="preserve"> </w:t>
      </w:r>
      <w:r>
        <w:t>example,</w:t>
      </w:r>
      <w:r>
        <w:rPr>
          <w:spacing w:val="-4"/>
        </w:rPr>
        <w:t xml:space="preserve"> </w:t>
      </w:r>
      <w:r>
        <w:t>if</w:t>
      </w:r>
      <w:r>
        <w:rPr>
          <w:spacing w:val="-6"/>
        </w:rPr>
        <w:t xml:space="preserve"> </w:t>
      </w:r>
      <w:r>
        <w:t>you</w:t>
      </w:r>
      <w:r>
        <w:rPr>
          <w:spacing w:val="-6"/>
        </w:rPr>
        <w:t xml:space="preserve"> </w:t>
      </w:r>
      <w:r>
        <w:t>are</w:t>
      </w:r>
      <w:r>
        <w:rPr>
          <w:spacing w:val="-6"/>
        </w:rPr>
        <w:t xml:space="preserve"> </w:t>
      </w:r>
      <w:r>
        <w:t>renewing</w:t>
      </w:r>
      <w:r>
        <w:rPr>
          <w:spacing w:val="-6"/>
        </w:rPr>
        <w:t xml:space="preserve"> </w:t>
      </w:r>
      <w:r>
        <w:t>or</w:t>
      </w:r>
      <w:r>
        <w:rPr>
          <w:spacing w:val="-4"/>
        </w:rPr>
        <w:t xml:space="preserve"> </w:t>
      </w:r>
      <w:r>
        <w:t>extending</w:t>
      </w:r>
      <w:r>
        <w:rPr>
          <w:spacing w:val="-6"/>
        </w:rPr>
        <w:t xml:space="preserve"> </w:t>
      </w:r>
      <w:r>
        <w:t>the</w:t>
      </w:r>
      <w:r>
        <w:rPr>
          <w:spacing w:val="-6"/>
        </w:rPr>
        <w:t xml:space="preserve"> </w:t>
      </w:r>
      <w:r>
        <w:t>term</w:t>
      </w:r>
      <w:r>
        <w:rPr>
          <w:spacing w:val="-6"/>
        </w:rPr>
        <w:t xml:space="preserve"> </w:t>
      </w:r>
      <w:r>
        <w:t>of</w:t>
      </w:r>
      <w:r>
        <w:rPr>
          <w:spacing w:val="-6"/>
        </w:rPr>
        <w:t xml:space="preserve"> </w:t>
      </w:r>
      <w:r>
        <w:t>your</w:t>
      </w:r>
      <w:r>
        <w:rPr>
          <w:spacing w:val="-5"/>
        </w:rPr>
        <w:t xml:space="preserve"> </w:t>
      </w:r>
      <w:r>
        <w:t>franchise</w:t>
      </w:r>
      <w:r>
        <w:rPr>
          <w:spacing w:val="-6"/>
        </w:rPr>
        <w:t xml:space="preserve"> </w:t>
      </w:r>
      <w:r>
        <w:t>agreement</w:t>
      </w:r>
      <w:r>
        <w:rPr>
          <w:spacing w:val="-7"/>
        </w:rPr>
        <w:t xml:space="preserve"> </w:t>
      </w:r>
      <w:r>
        <w:t>with</w:t>
      </w:r>
      <w:r>
        <w:rPr>
          <w:spacing w:val="-4"/>
        </w:rPr>
        <w:t xml:space="preserve"> </w:t>
      </w:r>
      <w:r>
        <w:rPr>
          <w:spacing w:val="-5"/>
        </w:rPr>
        <w:t>us:</w:t>
      </w:r>
    </w:p>
    <w:p w14:paraId="3AF1ED8D" w14:textId="77777777" w:rsidR="00C811EF" w:rsidRDefault="00C811EF">
      <w:pPr>
        <w:pStyle w:val="ListParagraph"/>
        <w:numPr>
          <w:ilvl w:val="0"/>
          <w:numId w:val="107"/>
        </w:numPr>
        <w:tabs>
          <w:tab w:val="left" w:pos="1440"/>
        </w:tabs>
        <w:kinsoku w:val="0"/>
        <w:overflowPunct w:val="0"/>
        <w:spacing w:before="228"/>
        <w:ind w:right="718"/>
        <w:jc w:val="left"/>
        <w:rPr>
          <w:sz w:val="20"/>
          <w:szCs w:val="20"/>
        </w:rPr>
      </w:pPr>
      <w:r>
        <w:rPr>
          <w:sz w:val="20"/>
          <w:szCs w:val="20"/>
        </w:rPr>
        <w:t>you</w:t>
      </w:r>
      <w:r>
        <w:rPr>
          <w:spacing w:val="20"/>
          <w:sz w:val="20"/>
          <w:szCs w:val="20"/>
        </w:rPr>
        <w:t xml:space="preserve"> </w:t>
      </w:r>
      <w:r>
        <w:rPr>
          <w:sz w:val="20"/>
          <w:szCs w:val="20"/>
        </w:rPr>
        <w:t>may</w:t>
      </w:r>
      <w:r>
        <w:rPr>
          <w:spacing w:val="24"/>
          <w:sz w:val="20"/>
          <w:szCs w:val="20"/>
        </w:rPr>
        <w:t xml:space="preserve"> </w:t>
      </w:r>
      <w:r>
        <w:rPr>
          <w:sz w:val="20"/>
          <w:szCs w:val="20"/>
        </w:rPr>
        <w:t>not</w:t>
      </w:r>
      <w:r>
        <w:rPr>
          <w:spacing w:val="22"/>
          <w:sz w:val="20"/>
          <w:szCs w:val="20"/>
        </w:rPr>
        <w:t xml:space="preserve"> </w:t>
      </w:r>
      <w:r>
        <w:rPr>
          <w:sz w:val="20"/>
          <w:szCs w:val="20"/>
        </w:rPr>
        <w:t>necessarily</w:t>
      </w:r>
      <w:r>
        <w:rPr>
          <w:spacing w:val="24"/>
          <w:sz w:val="20"/>
          <w:szCs w:val="20"/>
        </w:rPr>
        <w:t xml:space="preserve"> </w:t>
      </w:r>
      <w:r>
        <w:rPr>
          <w:sz w:val="20"/>
          <w:szCs w:val="20"/>
        </w:rPr>
        <w:t>need</w:t>
      </w:r>
      <w:r>
        <w:rPr>
          <w:spacing w:val="20"/>
          <w:sz w:val="20"/>
          <w:szCs w:val="20"/>
        </w:rPr>
        <w:t xml:space="preserve"> </w:t>
      </w:r>
      <w:r>
        <w:rPr>
          <w:sz w:val="20"/>
          <w:szCs w:val="20"/>
        </w:rPr>
        <w:t>to</w:t>
      </w:r>
      <w:r>
        <w:rPr>
          <w:spacing w:val="20"/>
          <w:sz w:val="20"/>
          <w:szCs w:val="20"/>
        </w:rPr>
        <w:t xml:space="preserve"> </w:t>
      </w:r>
      <w:r>
        <w:rPr>
          <w:sz w:val="20"/>
          <w:szCs w:val="20"/>
        </w:rPr>
        <w:t>pay</w:t>
      </w:r>
      <w:r>
        <w:rPr>
          <w:spacing w:val="21"/>
          <w:sz w:val="20"/>
          <w:szCs w:val="20"/>
        </w:rPr>
        <w:t xml:space="preserve"> </w:t>
      </w:r>
      <w:r>
        <w:rPr>
          <w:sz w:val="20"/>
          <w:szCs w:val="20"/>
        </w:rPr>
        <w:t>us</w:t>
      </w:r>
      <w:r>
        <w:rPr>
          <w:spacing w:val="21"/>
          <w:sz w:val="20"/>
          <w:szCs w:val="20"/>
        </w:rPr>
        <w:t xml:space="preserve"> </w:t>
      </w:r>
      <w:r>
        <w:rPr>
          <w:sz w:val="20"/>
          <w:szCs w:val="20"/>
        </w:rPr>
        <w:t>an</w:t>
      </w:r>
      <w:r>
        <w:rPr>
          <w:spacing w:val="22"/>
          <w:sz w:val="20"/>
          <w:szCs w:val="20"/>
        </w:rPr>
        <w:t xml:space="preserve"> </w:t>
      </w:r>
      <w:r>
        <w:rPr>
          <w:sz w:val="20"/>
          <w:szCs w:val="20"/>
        </w:rPr>
        <w:t>initial</w:t>
      </w:r>
      <w:r>
        <w:rPr>
          <w:spacing w:val="22"/>
          <w:sz w:val="20"/>
          <w:szCs w:val="20"/>
        </w:rPr>
        <w:t xml:space="preserve"> </w:t>
      </w:r>
      <w:r>
        <w:rPr>
          <w:sz w:val="20"/>
          <w:szCs w:val="20"/>
        </w:rPr>
        <w:t>franchise</w:t>
      </w:r>
      <w:r>
        <w:rPr>
          <w:spacing w:val="20"/>
          <w:sz w:val="20"/>
          <w:szCs w:val="20"/>
        </w:rPr>
        <w:t xml:space="preserve"> </w:t>
      </w:r>
      <w:proofErr w:type="gramStart"/>
      <w:r>
        <w:rPr>
          <w:sz w:val="20"/>
          <w:szCs w:val="20"/>
        </w:rPr>
        <w:t>fee</w:t>
      </w:r>
      <w:proofErr w:type="gramEnd"/>
      <w:r>
        <w:rPr>
          <w:spacing w:val="20"/>
          <w:sz w:val="20"/>
          <w:szCs w:val="20"/>
        </w:rPr>
        <w:t xml:space="preserve"> </w:t>
      </w:r>
      <w:r>
        <w:rPr>
          <w:sz w:val="20"/>
          <w:szCs w:val="20"/>
        </w:rPr>
        <w:t>but</w:t>
      </w:r>
      <w:r>
        <w:rPr>
          <w:spacing w:val="20"/>
          <w:sz w:val="20"/>
          <w:szCs w:val="20"/>
        </w:rPr>
        <w:t xml:space="preserve"> </w:t>
      </w:r>
      <w:r>
        <w:rPr>
          <w:sz w:val="20"/>
          <w:szCs w:val="20"/>
        </w:rPr>
        <w:t>you</w:t>
      </w:r>
      <w:r>
        <w:rPr>
          <w:spacing w:val="20"/>
          <w:sz w:val="20"/>
          <w:szCs w:val="20"/>
        </w:rPr>
        <w:t xml:space="preserve"> </w:t>
      </w:r>
      <w:r>
        <w:rPr>
          <w:sz w:val="20"/>
          <w:szCs w:val="20"/>
        </w:rPr>
        <w:t>may</w:t>
      </w:r>
      <w:r>
        <w:rPr>
          <w:spacing w:val="24"/>
          <w:sz w:val="20"/>
          <w:szCs w:val="20"/>
        </w:rPr>
        <w:t xml:space="preserve"> </w:t>
      </w:r>
      <w:r>
        <w:rPr>
          <w:sz w:val="20"/>
          <w:szCs w:val="20"/>
        </w:rPr>
        <w:t>need</w:t>
      </w:r>
      <w:r>
        <w:rPr>
          <w:spacing w:val="20"/>
          <w:sz w:val="20"/>
          <w:szCs w:val="20"/>
        </w:rPr>
        <w:t xml:space="preserve"> </w:t>
      </w:r>
      <w:r>
        <w:rPr>
          <w:sz w:val="20"/>
          <w:szCs w:val="20"/>
        </w:rPr>
        <w:t>to</w:t>
      </w:r>
      <w:r>
        <w:rPr>
          <w:spacing w:val="22"/>
          <w:sz w:val="20"/>
          <w:szCs w:val="20"/>
        </w:rPr>
        <w:t xml:space="preserve"> </w:t>
      </w:r>
      <w:r>
        <w:rPr>
          <w:sz w:val="20"/>
          <w:szCs w:val="20"/>
        </w:rPr>
        <w:t>pay</w:t>
      </w:r>
      <w:r>
        <w:rPr>
          <w:spacing w:val="21"/>
          <w:sz w:val="20"/>
          <w:szCs w:val="20"/>
        </w:rPr>
        <w:t xml:space="preserve"> </w:t>
      </w:r>
      <w:r>
        <w:rPr>
          <w:sz w:val="20"/>
          <w:szCs w:val="20"/>
        </w:rPr>
        <w:t>us</w:t>
      </w:r>
      <w:r>
        <w:rPr>
          <w:spacing w:val="24"/>
          <w:sz w:val="20"/>
          <w:szCs w:val="20"/>
        </w:rPr>
        <w:t xml:space="preserve"> </w:t>
      </w:r>
      <w:r>
        <w:rPr>
          <w:sz w:val="20"/>
          <w:szCs w:val="20"/>
        </w:rPr>
        <w:t>a renewal fee instead,</w:t>
      </w:r>
    </w:p>
    <w:p w14:paraId="6E331855" w14:textId="77777777" w:rsidR="00C811EF" w:rsidRDefault="00C811EF">
      <w:pPr>
        <w:pStyle w:val="ListParagraph"/>
        <w:numPr>
          <w:ilvl w:val="0"/>
          <w:numId w:val="107"/>
        </w:numPr>
        <w:tabs>
          <w:tab w:val="left" w:pos="1438"/>
        </w:tabs>
        <w:kinsoku w:val="0"/>
        <w:overflowPunct w:val="0"/>
        <w:spacing w:before="1"/>
        <w:ind w:left="1438" w:hanging="358"/>
        <w:jc w:val="left"/>
        <w:rPr>
          <w:spacing w:val="-5"/>
          <w:sz w:val="20"/>
          <w:szCs w:val="20"/>
        </w:rPr>
      </w:pPr>
      <w:r>
        <w:rPr>
          <w:sz w:val="20"/>
          <w:szCs w:val="20"/>
        </w:rPr>
        <w:t>we</w:t>
      </w:r>
      <w:r>
        <w:rPr>
          <w:spacing w:val="-7"/>
          <w:sz w:val="20"/>
          <w:szCs w:val="20"/>
        </w:rPr>
        <w:t xml:space="preserve"> </w:t>
      </w:r>
      <w:r>
        <w:rPr>
          <w:sz w:val="20"/>
          <w:szCs w:val="20"/>
        </w:rPr>
        <w:t>may</w:t>
      </w:r>
      <w:r>
        <w:rPr>
          <w:spacing w:val="-3"/>
          <w:sz w:val="20"/>
          <w:szCs w:val="20"/>
        </w:rPr>
        <w:t xml:space="preserve"> </w:t>
      </w:r>
      <w:r>
        <w:rPr>
          <w:sz w:val="20"/>
          <w:szCs w:val="20"/>
        </w:rPr>
        <w:t>in</w:t>
      </w:r>
      <w:r>
        <w:rPr>
          <w:spacing w:val="-6"/>
          <w:sz w:val="20"/>
          <w:szCs w:val="20"/>
        </w:rPr>
        <w:t xml:space="preserve"> </w:t>
      </w:r>
      <w:r>
        <w:rPr>
          <w:sz w:val="20"/>
          <w:szCs w:val="20"/>
        </w:rPr>
        <w:t>certain</w:t>
      </w:r>
      <w:r>
        <w:rPr>
          <w:spacing w:val="-5"/>
          <w:sz w:val="20"/>
          <w:szCs w:val="20"/>
        </w:rPr>
        <w:t xml:space="preserve"> </w:t>
      </w:r>
      <w:r>
        <w:rPr>
          <w:sz w:val="20"/>
          <w:szCs w:val="20"/>
        </w:rPr>
        <w:t>circumstances</w:t>
      </w:r>
      <w:r>
        <w:rPr>
          <w:spacing w:val="-5"/>
          <w:sz w:val="20"/>
          <w:szCs w:val="20"/>
        </w:rPr>
        <w:t xml:space="preserve"> </w:t>
      </w:r>
      <w:r>
        <w:rPr>
          <w:sz w:val="20"/>
          <w:szCs w:val="20"/>
        </w:rPr>
        <w:t>waive</w:t>
      </w:r>
      <w:r>
        <w:rPr>
          <w:spacing w:val="-7"/>
          <w:sz w:val="20"/>
          <w:szCs w:val="20"/>
        </w:rPr>
        <w:t xml:space="preserve"> </w:t>
      </w:r>
      <w:r>
        <w:rPr>
          <w:sz w:val="20"/>
          <w:szCs w:val="20"/>
        </w:rPr>
        <w:t>certain</w:t>
      </w:r>
      <w:r>
        <w:rPr>
          <w:spacing w:val="-6"/>
          <w:sz w:val="20"/>
          <w:szCs w:val="20"/>
        </w:rPr>
        <w:t xml:space="preserve"> </w:t>
      </w:r>
      <w:r>
        <w:rPr>
          <w:sz w:val="20"/>
          <w:szCs w:val="20"/>
        </w:rPr>
        <w:t>related</w:t>
      </w:r>
      <w:r>
        <w:rPr>
          <w:spacing w:val="-5"/>
          <w:sz w:val="20"/>
          <w:szCs w:val="20"/>
        </w:rPr>
        <w:t xml:space="preserve"> </w:t>
      </w:r>
      <w:r>
        <w:rPr>
          <w:sz w:val="20"/>
          <w:szCs w:val="20"/>
        </w:rPr>
        <w:t>fees</w:t>
      </w:r>
      <w:r>
        <w:rPr>
          <w:spacing w:val="-5"/>
          <w:sz w:val="20"/>
          <w:szCs w:val="20"/>
        </w:rPr>
        <w:t xml:space="preserve"> </w:t>
      </w:r>
      <w:r>
        <w:rPr>
          <w:sz w:val="20"/>
          <w:szCs w:val="20"/>
        </w:rPr>
        <w:t>in</w:t>
      </w:r>
      <w:r>
        <w:rPr>
          <w:spacing w:val="-6"/>
          <w:sz w:val="20"/>
          <w:szCs w:val="20"/>
        </w:rPr>
        <w:t xml:space="preserve"> </w:t>
      </w:r>
      <w:r>
        <w:rPr>
          <w:sz w:val="20"/>
          <w:szCs w:val="20"/>
        </w:rPr>
        <w:t>such</w:t>
      </w:r>
      <w:r>
        <w:rPr>
          <w:spacing w:val="-7"/>
          <w:sz w:val="20"/>
          <w:szCs w:val="20"/>
        </w:rPr>
        <w:t xml:space="preserve"> </w:t>
      </w:r>
      <w:r>
        <w:rPr>
          <w:sz w:val="20"/>
          <w:szCs w:val="20"/>
        </w:rPr>
        <w:t>event,</w:t>
      </w:r>
      <w:r>
        <w:rPr>
          <w:spacing w:val="-4"/>
          <w:sz w:val="20"/>
          <w:szCs w:val="20"/>
        </w:rPr>
        <w:t xml:space="preserve"> </w:t>
      </w:r>
      <w:r>
        <w:rPr>
          <w:spacing w:val="-5"/>
          <w:sz w:val="20"/>
          <w:szCs w:val="20"/>
        </w:rPr>
        <w:t>and</w:t>
      </w:r>
    </w:p>
    <w:p w14:paraId="3939541D" w14:textId="77777777" w:rsidR="00C811EF" w:rsidRDefault="00C811EF">
      <w:pPr>
        <w:pStyle w:val="ListParagraph"/>
        <w:numPr>
          <w:ilvl w:val="0"/>
          <w:numId w:val="107"/>
        </w:numPr>
        <w:tabs>
          <w:tab w:val="left" w:pos="1440"/>
        </w:tabs>
        <w:kinsoku w:val="0"/>
        <w:overflowPunct w:val="0"/>
        <w:ind w:right="721"/>
        <w:jc w:val="left"/>
        <w:rPr>
          <w:sz w:val="20"/>
          <w:szCs w:val="20"/>
        </w:rPr>
      </w:pPr>
      <w:r>
        <w:rPr>
          <w:sz w:val="20"/>
          <w:szCs w:val="20"/>
        </w:rPr>
        <w:t>the</w:t>
      </w:r>
      <w:r>
        <w:rPr>
          <w:spacing w:val="-14"/>
          <w:sz w:val="20"/>
          <w:szCs w:val="20"/>
        </w:rPr>
        <w:t xml:space="preserve"> </w:t>
      </w:r>
      <w:r>
        <w:rPr>
          <w:sz w:val="20"/>
          <w:szCs w:val="20"/>
        </w:rPr>
        <w:t>costs</w:t>
      </w:r>
      <w:r>
        <w:rPr>
          <w:spacing w:val="-12"/>
          <w:sz w:val="20"/>
          <w:szCs w:val="20"/>
        </w:rPr>
        <w:t xml:space="preserve"> </w:t>
      </w:r>
      <w:r>
        <w:rPr>
          <w:sz w:val="20"/>
          <w:szCs w:val="20"/>
        </w:rPr>
        <w:t>of</w:t>
      </w:r>
      <w:r>
        <w:rPr>
          <w:spacing w:val="-14"/>
          <w:sz w:val="20"/>
          <w:szCs w:val="20"/>
        </w:rPr>
        <w:t xml:space="preserve"> </w:t>
      </w:r>
      <w:r>
        <w:rPr>
          <w:sz w:val="20"/>
          <w:szCs w:val="20"/>
        </w:rPr>
        <w:t>your</w:t>
      </w:r>
      <w:r>
        <w:rPr>
          <w:spacing w:val="-12"/>
          <w:sz w:val="20"/>
          <w:szCs w:val="20"/>
        </w:rPr>
        <w:t xml:space="preserve"> </w:t>
      </w:r>
      <w:r>
        <w:rPr>
          <w:sz w:val="20"/>
          <w:szCs w:val="20"/>
        </w:rPr>
        <w:t>estimated</w:t>
      </w:r>
      <w:r>
        <w:rPr>
          <w:spacing w:val="-12"/>
          <w:sz w:val="20"/>
          <w:szCs w:val="20"/>
        </w:rPr>
        <w:t xml:space="preserve"> </w:t>
      </w:r>
      <w:r>
        <w:rPr>
          <w:sz w:val="20"/>
          <w:szCs w:val="20"/>
        </w:rPr>
        <w:t>initial</w:t>
      </w:r>
      <w:r>
        <w:rPr>
          <w:spacing w:val="-12"/>
          <w:sz w:val="20"/>
          <w:szCs w:val="20"/>
        </w:rPr>
        <w:t xml:space="preserve"> </w:t>
      </w:r>
      <w:r>
        <w:rPr>
          <w:sz w:val="20"/>
          <w:szCs w:val="20"/>
        </w:rPr>
        <w:t>investment</w:t>
      </w:r>
      <w:r>
        <w:rPr>
          <w:spacing w:val="-13"/>
          <w:sz w:val="20"/>
          <w:szCs w:val="20"/>
        </w:rPr>
        <w:t xml:space="preserve"> </w:t>
      </w:r>
      <w:r>
        <w:rPr>
          <w:sz w:val="20"/>
          <w:szCs w:val="20"/>
        </w:rPr>
        <w:t>may</w:t>
      </w:r>
      <w:r>
        <w:rPr>
          <w:spacing w:val="-12"/>
          <w:sz w:val="20"/>
          <w:szCs w:val="20"/>
        </w:rPr>
        <w:t xml:space="preserve"> </w:t>
      </w:r>
      <w:r>
        <w:rPr>
          <w:sz w:val="20"/>
          <w:szCs w:val="20"/>
        </w:rPr>
        <w:t>differ</w:t>
      </w:r>
      <w:r>
        <w:rPr>
          <w:spacing w:val="-10"/>
          <w:sz w:val="20"/>
          <w:szCs w:val="20"/>
        </w:rPr>
        <w:t xml:space="preserve"> </w:t>
      </w:r>
      <w:r>
        <w:rPr>
          <w:sz w:val="20"/>
          <w:szCs w:val="20"/>
        </w:rPr>
        <w:t>dramatically</w:t>
      </w:r>
      <w:r>
        <w:rPr>
          <w:spacing w:val="-12"/>
          <w:sz w:val="20"/>
          <w:szCs w:val="20"/>
        </w:rPr>
        <w:t xml:space="preserve"> </w:t>
      </w:r>
      <w:r>
        <w:rPr>
          <w:sz w:val="20"/>
          <w:szCs w:val="20"/>
        </w:rPr>
        <w:t>given</w:t>
      </w:r>
      <w:r>
        <w:rPr>
          <w:spacing w:val="-14"/>
          <w:sz w:val="20"/>
          <w:szCs w:val="20"/>
        </w:rPr>
        <w:t xml:space="preserve"> </w:t>
      </w:r>
      <w:r>
        <w:rPr>
          <w:sz w:val="20"/>
          <w:szCs w:val="20"/>
        </w:rPr>
        <w:t>that</w:t>
      </w:r>
      <w:r>
        <w:rPr>
          <w:spacing w:val="-14"/>
          <w:sz w:val="20"/>
          <w:szCs w:val="20"/>
        </w:rPr>
        <w:t xml:space="preserve"> </w:t>
      </w:r>
      <w:r>
        <w:rPr>
          <w:sz w:val="20"/>
          <w:szCs w:val="20"/>
        </w:rPr>
        <w:t>you</w:t>
      </w:r>
      <w:r>
        <w:rPr>
          <w:spacing w:val="-12"/>
          <w:sz w:val="20"/>
          <w:szCs w:val="20"/>
        </w:rPr>
        <w:t xml:space="preserve"> </w:t>
      </w:r>
      <w:r>
        <w:rPr>
          <w:sz w:val="20"/>
          <w:szCs w:val="20"/>
        </w:rPr>
        <w:t>have</w:t>
      </w:r>
      <w:r>
        <w:rPr>
          <w:spacing w:val="-14"/>
          <w:sz w:val="20"/>
          <w:szCs w:val="20"/>
        </w:rPr>
        <w:t xml:space="preserve"> </w:t>
      </w:r>
      <w:r>
        <w:rPr>
          <w:sz w:val="20"/>
          <w:szCs w:val="20"/>
        </w:rPr>
        <w:t>an</w:t>
      </w:r>
      <w:r>
        <w:rPr>
          <w:spacing w:val="-14"/>
          <w:sz w:val="20"/>
          <w:szCs w:val="20"/>
        </w:rPr>
        <w:t xml:space="preserve"> </w:t>
      </w:r>
      <w:r>
        <w:rPr>
          <w:sz w:val="20"/>
          <w:szCs w:val="20"/>
        </w:rPr>
        <w:t>existing operational franchised business at the time of renewal.</w:t>
      </w:r>
    </w:p>
    <w:p w14:paraId="675CB147" w14:textId="77777777" w:rsidR="00C811EF" w:rsidRDefault="00C811EF">
      <w:pPr>
        <w:pStyle w:val="BodyText"/>
        <w:kinsoku w:val="0"/>
        <w:overflowPunct w:val="0"/>
        <w:spacing w:before="11"/>
      </w:pPr>
    </w:p>
    <w:p w14:paraId="6A09DB57" w14:textId="77777777" w:rsidR="00C811EF" w:rsidRDefault="00C811EF">
      <w:pPr>
        <w:pStyle w:val="BodyText"/>
        <w:kinsoku w:val="0"/>
        <w:overflowPunct w:val="0"/>
        <w:ind w:left="720" w:right="720"/>
        <w:jc w:val="both"/>
      </w:pPr>
      <w:r>
        <w:t>We</w:t>
      </w:r>
      <w:r>
        <w:rPr>
          <w:spacing w:val="-2"/>
        </w:rPr>
        <w:t xml:space="preserve"> </w:t>
      </w:r>
      <w:r>
        <w:t>may also have in</w:t>
      </w:r>
      <w:r>
        <w:rPr>
          <w:spacing w:val="-2"/>
        </w:rPr>
        <w:t xml:space="preserve"> </w:t>
      </w:r>
      <w:r>
        <w:t>the</w:t>
      </w:r>
      <w:r>
        <w:rPr>
          <w:spacing w:val="-2"/>
        </w:rPr>
        <w:t xml:space="preserve"> </w:t>
      </w:r>
      <w:r>
        <w:t>past</w:t>
      </w:r>
      <w:r>
        <w:rPr>
          <w:spacing w:val="-2"/>
        </w:rPr>
        <w:t xml:space="preserve"> </w:t>
      </w:r>
      <w:r>
        <w:t>offered</w:t>
      </w:r>
      <w:r>
        <w:rPr>
          <w:spacing w:val="-2"/>
        </w:rPr>
        <w:t xml:space="preserve"> </w:t>
      </w:r>
      <w:r>
        <w:t>franchises under different</w:t>
      </w:r>
      <w:r>
        <w:rPr>
          <w:spacing w:val="-2"/>
        </w:rPr>
        <w:t xml:space="preserve"> </w:t>
      </w:r>
      <w:r>
        <w:t>economic and</w:t>
      </w:r>
      <w:r>
        <w:rPr>
          <w:spacing w:val="-2"/>
        </w:rPr>
        <w:t xml:space="preserve"> </w:t>
      </w:r>
      <w:r>
        <w:t>other terms and</w:t>
      </w:r>
      <w:r>
        <w:rPr>
          <w:spacing w:val="-2"/>
        </w:rPr>
        <w:t xml:space="preserve"> </w:t>
      </w:r>
      <w:r>
        <w:t>conditions and we</w:t>
      </w:r>
      <w:r>
        <w:rPr>
          <w:spacing w:val="-1"/>
        </w:rPr>
        <w:t xml:space="preserve"> </w:t>
      </w:r>
      <w:r>
        <w:t>reserve</w:t>
      </w:r>
      <w:r>
        <w:rPr>
          <w:spacing w:val="-1"/>
        </w:rPr>
        <w:t xml:space="preserve"> </w:t>
      </w:r>
      <w:r>
        <w:t>the</w:t>
      </w:r>
      <w:r>
        <w:rPr>
          <w:spacing w:val="-1"/>
        </w:rPr>
        <w:t xml:space="preserve"> </w:t>
      </w:r>
      <w:r>
        <w:t>right, now and/or</w:t>
      </w:r>
      <w:r>
        <w:rPr>
          <w:spacing w:val="-1"/>
        </w:rPr>
        <w:t xml:space="preserve"> </w:t>
      </w:r>
      <w:r>
        <w:t>in</w:t>
      </w:r>
      <w:r>
        <w:rPr>
          <w:spacing w:val="-1"/>
        </w:rPr>
        <w:t xml:space="preserve"> </w:t>
      </w:r>
      <w:r>
        <w:t>the</w:t>
      </w:r>
      <w:r>
        <w:rPr>
          <w:spacing w:val="-1"/>
        </w:rPr>
        <w:t xml:space="preserve"> </w:t>
      </w:r>
      <w:r>
        <w:t>future, to offer franchises in Canada and/or other countries on different economic and other terms and conditions.</w:t>
      </w:r>
    </w:p>
    <w:p w14:paraId="17307DB0" w14:textId="77777777" w:rsidR="00C811EF" w:rsidRDefault="00C811EF">
      <w:pPr>
        <w:pStyle w:val="BodyText"/>
        <w:kinsoku w:val="0"/>
        <w:overflowPunct w:val="0"/>
        <w:spacing w:before="9"/>
      </w:pPr>
    </w:p>
    <w:p w14:paraId="3A527DB0" w14:textId="77777777" w:rsidR="00C811EF" w:rsidRDefault="00C811EF">
      <w:pPr>
        <w:pStyle w:val="BodyText"/>
        <w:kinsoku w:val="0"/>
        <w:overflowPunct w:val="0"/>
        <w:ind w:left="720"/>
        <w:rPr>
          <w:spacing w:val="-2"/>
        </w:rPr>
      </w:pPr>
      <w:r>
        <w:t>Please</w:t>
      </w:r>
      <w:r>
        <w:rPr>
          <w:spacing w:val="-8"/>
        </w:rPr>
        <w:t xml:space="preserve"> </w:t>
      </w:r>
      <w:r>
        <w:t>discuss</w:t>
      </w:r>
      <w:r>
        <w:rPr>
          <w:spacing w:val="-5"/>
        </w:rPr>
        <w:t xml:space="preserve"> </w:t>
      </w:r>
      <w:r>
        <w:t>this</w:t>
      </w:r>
      <w:r>
        <w:rPr>
          <w:spacing w:val="-6"/>
        </w:rPr>
        <w:t xml:space="preserve"> </w:t>
      </w:r>
      <w:r>
        <w:t>further</w:t>
      </w:r>
      <w:r>
        <w:rPr>
          <w:spacing w:val="-5"/>
        </w:rPr>
        <w:t xml:space="preserve"> </w:t>
      </w:r>
      <w:r>
        <w:t>with</w:t>
      </w:r>
      <w:r>
        <w:rPr>
          <w:spacing w:val="-5"/>
        </w:rPr>
        <w:t xml:space="preserve"> </w:t>
      </w:r>
      <w:r>
        <w:t>us</w:t>
      </w:r>
      <w:r>
        <w:rPr>
          <w:spacing w:val="-6"/>
        </w:rPr>
        <w:t xml:space="preserve"> </w:t>
      </w:r>
      <w:r>
        <w:t>for</w:t>
      </w:r>
      <w:r>
        <w:rPr>
          <w:spacing w:val="-7"/>
        </w:rPr>
        <w:t xml:space="preserve"> </w:t>
      </w:r>
      <w:r>
        <w:t>further</w:t>
      </w:r>
      <w:r>
        <w:rPr>
          <w:spacing w:val="-6"/>
        </w:rPr>
        <w:t xml:space="preserve"> </w:t>
      </w:r>
      <w:r>
        <w:t>information</w:t>
      </w:r>
      <w:r>
        <w:rPr>
          <w:spacing w:val="-7"/>
        </w:rPr>
        <w:t xml:space="preserve"> </w:t>
      </w:r>
      <w:r>
        <w:t>and</w:t>
      </w:r>
      <w:r>
        <w:rPr>
          <w:spacing w:val="-8"/>
        </w:rPr>
        <w:t xml:space="preserve"> </w:t>
      </w:r>
      <w:r>
        <w:rPr>
          <w:spacing w:val="-2"/>
        </w:rPr>
        <w:t>clarification.</w:t>
      </w:r>
    </w:p>
    <w:p w14:paraId="09AC9DFC" w14:textId="77777777" w:rsidR="00C811EF" w:rsidRDefault="00C811EF">
      <w:pPr>
        <w:pStyle w:val="BodyText"/>
        <w:kinsoku w:val="0"/>
        <w:overflowPunct w:val="0"/>
        <w:spacing w:before="10"/>
      </w:pPr>
    </w:p>
    <w:p w14:paraId="3E35863E" w14:textId="77777777" w:rsidR="00C811EF" w:rsidRDefault="00C811EF">
      <w:pPr>
        <w:pStyle w:val="BodyText"/>
        <w:kinsoku w:val="0"/>
        <w:overflowPunct w:val="0"/>
        <w:spacing w:before="1"/>
        <w:ind w:left="720"/>
        <w:jc w:val="both"/>
        <w:rPr>
          <w:b/>
          <w:bCs/>
        </w:rPr>
      </w:pPr>
      <w:r>
        <w:rPr>
          <w:b/>
          <w:bCs/>
          <w:u w:val="thick"/>
        </w:rPr>
        <w:t>Franchise</w:t>
      </w:r>
      <w:r>
        <w:rPr>
          <w:b/>
          <w:bCs/>
          <w:spacing w:val="-13"/>
          <w:u w:val="thick"/>
        </w:rPr>
        <w:t xml:space="preserve"> </w:t>
      </w:r>
      <w:r>
        <w:rPr>
          <w:b/>
          <w:bCs/>
          <w:spacing w:val="-2"/>
          <w:u w:val="thick"/>
        </w:rPr>
        <w:t>Transferees</w:t>
      </w:r>
    </w:p>
    <w:p w14:paraId="266BCD1F" w14:textId="5CE2441F" w:rsidR="00C811EF" w:rsidRDefault="00C811EF">
      <w:pPr>
        <w:pStyle w:val="BodyText"/>
        <w:kinsoku w:val="0"/>
        <w:overflowPunct w:val="0"/>
        <w:ind w:left="720" w:right="717"/>
        <w:jc w:val="both"/>
      </w:pPr>
      <w:r>
        <w:t>If we are providing this Disclosure Document to you in contemplation of your purchase of an existing franchise</w:t>
      </w:r>
      <w:r>
        <w:rPr>
          <w:spacing w:val="-11"/>
        </w:rPr>
        <w:t xml:space="preserve"> </w:t>
      </w:r>
      <w:r>
        <w:t>from</w:t>
      </w:r>
      <w:r>
        <w:rPr>
          <w:spacing w:val="-4"/>
        </w:rPr>
        <w:t xml:space="preserve"> </w:t>
      </w:r>
      <w:r>
        <w:t>us</w:t>
      </w:r>
      <w:r>
        <w:rPr>
          <w:spacing w:val="-3"/>
        </w:rPr>
        <w:t xml:space="preserve"> </w:t>
      </w:r>
      <w:r>
        <w:t>or</w:t>
      </w:r>
      <w:r>
        <w:rPr>
          <w:spacing w:val="-5"/>
        </w:rPr>
        <w:t xml:space="preserve"> </w:t>
      </w:r>
      <w:r>
        <w:t>from</w:t>
      </w:r>
      <w:r>
        <w:rPr>
          <w:spacing w:val="-4"/>
        </w:rPr>
        <w:t xml:space="preserve"> </w:t>
      </w:r>
      <w:r>
        <w:t>another</w:t>
      </w:r>
      <w:r>
        <w:rPr>
          <w:spacing w:val="-5"/>
        </w:rPr>
        <w:t xml:space="preserve"> </w:t>
      </w:r>
      <w:del w:id="0" w:author="Matthew Levine" w:date="2025-06-04T18:28:00Z">
        <w:r w:rsidDel="008909BC">
          <w:delText>Safe</w:delText>
        </w:r>
        <w:r w:rsidDel="008909BC">
          <w:rPr>
            <w:spacing w:val="-4"/>
          </w:rPr>
          <w:delText xml:space="preserve"> </w:delText>
        </w:r>
        <w:r w:rsidDel="008909BC">
          <w:delText>Sweat</w:delText>
        </w:r>
      </w:del>
      <w:ins w:id="1" w:author="Matthew Levine" w:date="2025-06-04T18:28:00Z">
        <w:r w:rsidR="008909BC">
          <w:t>[Trade Name]</w:t>
        </w:r>
      </w:ins>
      <w:r>
        <w:rPr>
          <w:b/>
          <w:bCs/>
          <w:vertAlign w:val="superscript"/>
        </w:rPr>
        <w:t>TM</w:t>
      </w:r>
      <w:r>
        <w:rPr>
          <w:b/>
          <w:bCs/>
          <w:spacing w:val="-6"/>
        </w:rPr>
        <w:t xml:space="preserve"> </w:t>
      </w:r>
      <w:r>
        <w:t>franchisee,</w:t>
      </w:r>
      <w:r>
        <w:rPr>
          <w:spacing w:val="-4"/>
        </w:rPr>
        <w:t xml:space="preserve"> </w:t>
      </w:r>
      <w:r>
        <w:t>then</w:t>
      </w:r>
      <w:r>
        <w:rPr>
          <w:spacing w:val="-4"/>
        </w:rPr>
        <w:t xml:space="preserve"> </w:t>
      </w:r>
      <w:r>
        <w:t>some</w:t>
      </w:r>
      <w:r>
        <w:rPr>
          <w:spacing w:val="-4"/>
        </w:rPr>
        <w:t xml:space="preserve"> </w:t>
      </w:r>
      <w:r>
        <w:t>of</w:t>
      </w:r>
      <w:r>
        <w:rPr>
          <w:spacing w:val="-6"/>
        </w:rPr>
        <w:t xml:space="preserve"> </w:t>
      </w:r>
      <w:r>
        <w:t>the</w:t>
      </w:r>
      <w:r>
        <w:rPr>
          <w:spacing w:val="-4"/>
        </w:rPr>
        <w:t xml:space="preserve"> </w:t>
      </w:r>
      <w:r>
        <w:t>information</w:t>
      </w:r>
      <w:r>
        <w:rPr>
          <w:spacing w:val="-7"/>
        </w:rPr>
        <w:t xml:space="preserve"> </w:t>
      </w:r>
      <w:r>
        <w:t>contained</w:t>
      </w:r>
      <w:r>
        <w:rPr>
          <w:spacing w:val="-4"/>
        </w:rPr>
        <w:t xml:space="preserve"> </w:t>
      </w:r>
      <w:r>
        <w:t>in</w:t>
      </w:r>
      <w:r>
        <w:rPr>
          <w:spacing w:val="-4"/>
        </w:rPr>
        <w:t xml:space="preserve"> </w:t>
      </w:r>
      <w:r>
        <w:t>this Disclosure</w:t>
      </w:r>
      <w:r>
        <w:rPr>
          <w:spacing w:val="-14"/>
        </w:rPr>
        <w:t xml:space="preserve"> </w:t>
      </w:r>
      <w:r>
        <w:t>Document</w:t>
      </w:r>
      <w:r>
        <w:rPr>
          <w:spacing w:val="-14"/>
        </w:rPr>
        <w:t xml:space="preserve"> </w:t>
      </w:r>
      <w:r>
        <w:t>may</w:t>
      </w:r>
      <w:r>
        <w:rPr>
          <w:spacing w:val="-14"/>
        </w:rPr>
        <w:t xml:space="preserve"> </w:t>
      </w:r>
      <w:r>
        <w:t>not</w:t>
      </w:r>
      <w:r>
        <w:rPr>
          <w:spacing w:val="-14"/>
        </w:rPr>
        <w:t xml:space="preserve"> </w:t>
      </w:r>
      <w:r>
        <w:t>apply</w:t>
      </w:r>
      <w:r>
        <w:rPr>
          <w:spacing w:val="-14"/>
        </w:rPr>
        <w:t xml:space="preserve"> </w:t>
      </w:r>
      <w:r>
        <w:t>to</w:t>
      </w:r>
      <w:r>
        <w:rPr>
          <w:spacing w:val="-14"/>
        </w:rPr>
        <w:t xml:space="preserve"> </w:t>
      </w:r>
      <w:r>
        <w:t>you.</w:t>
      </w:r>
      <w:r>
        <w:rPr>
          <w:spacing w:val="-14"/>
        </w:rPr>
        <w:t xml:space="preserve"> </w:t>
      </w:r>
      <w:r>
        <w:t>In</w:t>
      </w:r>
      <w:r>
        <w:rPr>
          <w:spacing w:val="-14"/>
        </w:rPr>
        <w:t xml:space="preserve"> </w:t>
      </w:r>
      <w:r>
        <w:t>this</w:t>
      </w:r>
      <w:r>
        <w:rPr>
          <w:spacing w:val="-14"/>
        </w:rPr>
        <w:t xml:space="preserve"> </w:t>
      </w:r>
      <w:r>
        <w:t>respect,</w:t>
      </w:r>
      <w:r>
        <w:rPr>
          <w:spacing w:val="-13"/>
        </w:rPr>
        <w:t xml:space="preserve"> </w:t>
      </w:r>
      <w:r>
        <w:rPr>
          <w:b/>
          <w:bCs/>
          <w:u w:val="thick"/>
        </w:rPr>
        <w:t>please</w:t>
      </w:r>
      <w:r>
        <w:rPr>
          <w:b/>
          <w:bCs/>
          <w:spacing w:val="-14"/>
          <w:u w:val="thick"/>
        </w:rPr>
        <w:t xml:space="preserve"> </w:t>
      </w:r>
      <w:r>
        <w:rPr>
          <w:b/>
          <w:bCs/>
          <w:u w:val="thick"/>
        </w:rPr>
        <w:t>turn</w:t>
      </w:r>
      <w:r>
        <w:rPr>
          <w:b/>
          <w:bCs/>
          <w:spacing w:val="-14"/>
          <w:u w:val="thick"/>
        </w:rPr>
        <w:t xml:space="preserve"> </w:t>
      </w:r>
      <w:r>
        <w:rPr>
          <w:b/>
          <w:bCs/>
          <w:u w:val="thick"/>
        </w:rPr>
        <w:t>your</w:t>
      </w:r>
      <w:r>
        <w:rPr>
          <w:b/>
          <w:bCs/>
          <w:spacing w:val="-14"/>
          <w:u w:val="thick"/>
        </w:rPr>
        <w:t xml:space="preserve"> </w:t>
      </w:r>
      <w:r>
        <w:rPr>
          <w:b/>
          <w:bCs/>
          <w:u w:val="thick"/>
        </w:rPr>
        <w:t>attention</w:t>
      </w:r>
      <w:r>
        <w:rPr>
          <w:b/>
          <w:bCs/>
          <w:spacing w:val="-14"/>
          <w:u w:val="thick"/>
        </w:rPr>
        <w:t xml:space="preserve"> </w:t>
      </w:r>
      <w:r>
        <w:rPr>
          <w:b/>
          <w:bCs/>
          <w:u w:val="thick"/>
        </w:rPr>
        <w:t>to</w:t>
      </w:r>
      <w:r>
        <w:rPr>
          <w:b/>
          <w:bCs/>
          <w:spacing w:val="-14"/>
          <w:u w:val="thick"/>
        </w:rPr>
        <w:t xml:space="preserve"> </w:t>
      </w:r>
      <w:r>
        <w:rPr>
          <w:b/>
          <w:bCs/>
          <w:u w:val="thick"/>
        </w:rPr>
        <w:t>certain</w:t>
      </w:r>
      <w:r>
        <w:rPr>
          <w:b/>
          <w:bCs/>
          <w:spacing w:val="-14"/>
          <w:u w:val="thick"/>
        </w:rPr>
        <w:t xml:space="preserve"> </w:t>
      </w:r>
      <w:r>
        <w:rPr>
          <w:b/>
          <w:bCs/>
          <w:u w:val="thick"/>
        </w:rPr>
        <w:t>sections</w:t>
      </w:r>
      <w:r>
        <w:rPr>
          <w:b/>
          <w:bCs/>
        </w:rPr>
        <w:t xml:space="preserve"> </w:t>
      </w:r>
      <w:r>
        <w:rPr>
          <w:b/>
          <w:bCs/>
          <w:u w:val="thick"/>
        </w:rPr>
        <w:t>in</w:t>
      </w:r>
      <w:r>
        <w:rPr>
          <w:b/>
          <w:bCs/>
          <w:spacing w:val="-14"/>
          <w:u w:val="thick"/>
        </w:rPr>
        <w:t xml:space="preserve"> </w:t>
      </w:r>
      <w:r>
        <w:rPr>
          <w:b/>
          <w:bCs/>
          <w:u w:val="thick"/>
        </w:rPr>
        <w:t>this</w:t>
      </w:r>
      <w:r>
        <w:rPr>
          <w:b/>
          <w:bCs/>
          <w:spacing w:val="-14"/>
          <w:u w:val="thick"/>
        </w:rPr>
        <w:t xml:space="preserve"> </w:t>
      </w:r>
      <w:r>
        <w:rPr>
          <w:b/>
          <w:bCs/>
          <w:u w:val="thick"/>
        </w:rPr>
        <w:t>Disclosure</w:t>
      </w:r>
      <w:r>
        <w:rPr>
          <w:b/>
          <w:bCs/>
          <w:spacing w:val="-14"/>
          <w:u w:val="thick"/>
        </w:rPr>
        <w:t xml:space="preserve"> </w:t>
      </w:r>
      <w:r>
        <w:rPr>
          <w:b/>
          <w:bCs/>
          <w:u w:val="thick"/>
        </w:rPr>
        <w:t>Document</w:t>
      </w:r>
      <w:r>
        <w:rPr>
          <w:b/>
          <w:bCs/>
          <w:spacing w:val="-14"/>
          <w:u w:val="thick"/>
        </w:rPr>
        <w:t xml:space="preserve"> </w:t>
      </w:r>
      <w:r>
        <w:rPr>
          <w:b/>
          <w:bCs/>
          <w:u w:val="thick"/>
        </w:rPr>
        <w:t>entitled</w:t>
      </w:r>
      <w:r>
        <w:rPr>
          <w:b/>
          <w:bCs/>
          <w:spacing w:val="-14"/>
          <w:u w:val="thick"/>
        </w:rPr>
        <w:t xml:space="preserve"> </w:t>
      </w:r>
      <w:r>
        <w:rPr>
          <w:b/>
          <w:bCs/>
          <w:u w:val="thick"/>
        </w:rPr>
        <w:t>“Note</w:t>
      </w:r>
      <w:r>
        <w:rPr>
          <w:b/>
          <w:bCs/>
          <w:spacing w:val="-14"/>
          <w:u w:val="thick"/>
        </w:rPr>
        <w:t xml:space="preserve"> </w:t>
      </w:r>
      <w:r>
        <w:rPr>
          <w:b/>
          <w:bCs/>
          <w:u w:val="thick"/>
        </w:rPr>
        <w:t>to</w:t>
      </w:r>
      <w:r>
        <w:rPr>
          <w:b/>
          <w:bCs/>
          <w:spacing w:val="-14"/>
          <w:u w:val="thick"/>
        </w:rPr>
        <w:t xml:space="preserve"> </w:t>
      </w:r>
      <w:r>
        <w:rPr>
          <w:b/>
          <w:bCs/>
          <w:u w:val="thick"/>
        </w:rPr>
        <w:t>Franchise</w:t>
      </w:r>
      <w:r>
        <w:rPr>
          <w:b/>
          <w:bCs/>
          <w:spacing w:val="-14"/>
          <w:u w:val="thick"/>
        </w:rPr>
        <w:t xml:space="preserve"> </w:t>
      </w:r>
      <w:r>
        <w:rPr>
          <w:b/>
          <w:bCs/>
          <w:u w:val="thick"/>
        </w:rPr>
        <w:t>Transferees”</w:t>
      </w:r>
      <w:r>
        <w:rPr>
          <w:b/>
          <w:bCs/>
          <w:spacing w:val="-14"/>
          <w:u w:val="thick"/>
        </w:rPr>
        <w:t xml:space="preserve"> </w:t>
      </w:r>
      <w:r>
        <w:rPr>
          <w:b/>
          <w:bCs/>
          <w:u w:val="thick"/>
        </w:rPr>
        <w:t>for</w:t>
      </w:r>
      <w:r>
        <w:rPr>
          <w:b/>
          <w:bCs/>
          <w:spacing w:val="-13"/>
          <w:u w:val="thick"/>
        </w:rPr>
        <w:t xml:space="preserve"> </w:t>
      </w:r>
      <w:r>
        <w:rPr>
          <w:b/>
          <w:bCs/>
          <w:u w:val="thick"/>
        </w:rPr>
        <w:t>information</w:t>
      </w:r>
      <w:r>
        <w:rPr>
          <w:b/>
          <w:bCs/>
          <w:spacing w:val="-14"/>
          <w:u w:val="thick"/>
        </w:rPr>
        <w:t xml:space="preserve"> </w:t>
      </w:r>
      <w:r>
        <w:rPr>
          <w:b/>
          <w:bCs/>
          <w:u w:val="thick"/>
        </w:rPr>
        <w:t>that</w:t>
      </w:r>
      <w:r>
        <w:rPr>
          <w:b/>
          <w:bCs/>
          <w:spacing w:val="-14"/>
          <w:u w:val="thick"/>
        </w:rPr>
        <w:t xml:space="preserve"> </w:t>
      </w:r>
      <w:r>
        <w:rPr>
          <w:b/>
          <w:bCs/>
          <w:u w:val="thick"/>
        </w:rPr>
        <w:t>is</w:t>
      </w:r>
      <w:r>
        <w:rPr>
          <w:b/>
          <w:bCs/>
          <w:spacing w:val="-14"/>
          <w:u w:val="thick"/>
        </w:rPr>
        <w:t xml:space="preserve"> </w:t>
      </w:r>
      <w:r>
        <w:rPr>
          <w:b/>
          <w:bCs/>
          <w:u w:val="thick"/>
        </w:rPr>
        <w:t>specific</w:t>
      </w:r>
      <w:r>
        <w:rPr>
          <w:b/>
          <w:bCs/>
        </w:rPr>
        <w:t xml:space="preserve"> </w:t>
      </w:r>
      <w:r>
        <w:rPr>
          <w:b/>
          <w:bCs/>
          <w:u w:val="thick"/>
        </w:rPr>
        <w:t>to</w:t>
      </w:r>
      <w:r>
        <w:rPr>
          <w:b/>
          <w:bCs/>
          <w:spacing w:val="-10"/>
          <w:u w:val="thick"/>
        </w:rPr>
        <w:t xml:space="preserve"> </w:t>
      </w:r>
      <w:r>
        <w:rPr>
          <w:b/>
          <w:bCs/>
          <w:u w:val="thick"/>
        </w:rPr>
        <w:t>you</w:t>
      </w:r>
      <w:r>
        <w:t>.</w:t>
      </w:r>
      <w:r>
        <w:rPr>
          <w:spacing w:val="-11"/>
        </w:rPr>
        <w:t xml:space="preserve"> </w:t>
      </w:r>
      <w:r>
        <w:t>Except</w:t>
      </w:r>
      <w:r>
        <w:rPr>
          <w:spacing w:val="-11"/>
        </w:rPr>
        <w:t xml:space="preserve"> </w:t>
      </w:r>
      <w:r>
        <w:t>as</w:t>
      </w:r>
      <w:r>
        <w:rPr>
          <w:spacing w:val="-10"/>
        </w:rPr>
        <w:t xml:space="preserve"> </w:t>
      </w:r>
      <w:r>
        <w:t>described</w:t>
      </w:r>
      <w:r>
        <w:rPr>
          <w:spacing w:val="-12"/>
        </w:rPr>
        <w:t xml:space="preserve"> </w:t>
      </w:r>
      <w:r>
        <w:t>in</w:t>
      </w:r>
      <w:r>
        <w:rPr>
          <w:spacing w:val="-11"/>
        </w:rPr>
        <w:t xml:space="preserve"> </w:t>
      </w:r>
      <w:r>
        <w:t>these</w:t>
      </w:r>
      <w:r>
        <w:rPr>
          <w:spacing w:val="-11"/>
        </w:rPr>
        <w:t xml:space="preserve"> </w:t>
      </w:r>
      <w:r>
        <w:t>Franchise</w:t>
      </w:r>
      <w:r>
        <w:rPr>
          <w:spacing w:val="-12"/>
        </w:rPr>
        <w:t xml:space="preserve"> </w:t>
      </w:r>
      <w:r>
        <w:t>Transferees</w:t>
      </w:r>
      <w:r>
        <w:rPr>
          <w:spacing w:val="-10"/>
        </w:rPr>
        <w:t xml:space="preserve"> </w:t>
      </w:r>
      <w:r>
        <w:t>sections,</w:t>
      </w:r>
      <w:r>
        <w:rPr>
          <w:spacing w:val="-11"/>
        </w:rPr>
        <w:t xml:space="preserve"> </w:t>
      </w:r>
      <w:r>
        <w:t>all</w:t>
      </w:r>
      <w:r>
        <w:rPr>
          <w:spacing w:val="-12"/>
        </w:rPr>
        <w:t xml:space="preserve"> </w:t>
      </w:r>
      <w:r>
        <w:t>other</w:t>
      </w:r>
      <w:r>
        <w:rPr>
          <w:spacing w:val="-10"/>
        </w:rPr>
        <w:t xml:space="preserve"> </w:t>
      </w:r>
      <w:r>
        <w:t>information</w:t>
      </w:r>
      <w:r>
        <w:rPr>
          <w:spacing w:val="-11"/>
        </w:rPr>
        <w:t xml:space="preserve"> </w:t>
      </w:r>
      <w:r>
        <w:t>contained</w:t>
      </w:r>
      <w:r>
        <w:rPr>
          <w:spacing w:val="-9"/>
        </w:rPr>
        <w:t xml:space="preserve"> </w:t>
      </w:r>
      <w:r>
        <w:t>in</w:t>
      </w:r>
      <w:r>
        <w:rPr>
          <w:spacing w:val="-12"/>
        </w:rPr>
        <w:t xml:space="preserve"> </w:t>
      </w:r>
      <w:r>
        <w:t>this Disclosure Document may apply to you.</w:t>
      </w:r>
    </w:p>
    <w:p w14:paraId="10A8D483" w14:textId="77777777" w:rsidR="00C811EF" w:rsidRDefault="00C811EF">
      <w:pPr>
        <w:pStyle w:val="BodyText"/>
        <w:kinsoku w:val="0"/>
        <w:overflowPunct w:val="0"/>
        <w:spacing w:before="10"/>
      </w:pPr>
    </w:p>
    <w:p w14:paraId="37ED6C8C" w14:textId="77777777" w:rsidR="00C811EF" w:rsidRDefault="00C811EF">
      <w:pPr>
        <w:pStyle w:val="BodyText"/>
        <w:kinsoku w:val="0"/>
        <w:overflowPunct w:val="0"/>
        <w:ind w:left="720" w:right="718"/>
        <w:jc w:val="both"/>
        <w:rPr>
          <w:spacing w:val="-2"/>
        </w:rPr>
      </w:pPr>
      <w:r>
        <w:t>If</w:t>
      </w:r>
      <w:r>
        <w:rPr>
          <w:spacing w:val="-4"/>
        </w:rPr>
        <w:t xml:space="preserve"> </w:t>
      </w:r>
      <w:r>
        <w:t>you</w:t>
      </w:r>
      <w:r>
        <w:rPr>
          <w:spacing w:val="-4"/>
        </w:rPr>
        <w:t xml:space="preserve"> </w:t>
      </w:r>
      <w:r>
        <w:t>are</w:t>
      </w:r>
      <w:r>
        <w:rPr>
          <w:spacing w:val="-4"/>
        </w:rPr>
        <w:t xml:space="preserve"> </w:t>
      </w:r>
      <w:r>
        <w:t>purchasing</w:t>
      </w:r>
      <w:r>
        <w:rPr>
          <w:spacing w:val="-5"/>
        </w:rPr>
        <w:t xml:space="preserve"> </w:t>
      </w:r>
      <w:r>
        <w:t>an</w:t>
      </w:r>
      <w:r>
        <w:rPr>
          <w:spacing w:val="-4"/>
        </w:rPr>
        <w:t xml:space="preserve"> </w:t>
      </w:r>
      <w:r>
        <w:t>existing</w:t>
      </w:r>
      <w:r>
        <w:rPr>
          <w:spacing w:val="-4"/>
        </w:rPr>
        <w:t xml:space="preserve"> </w:t>
      </w:r>
      <w:r>
        <w:t>franchise</w:t>
      </w:r>
      <w:r>
        <w:rPr>
          <w:spacing w:val="-4"/>
        </w:rPr>
        <w:t xml:space="preserve"> </w:t>
      </w:r>
      <w:r>
        <w:t>from</w:t>
      </w:r>
      <w:r>
        <w:rPr>
          <w:spacing w:val="-4"/>
        </w:rPr>
        <w:t xml:space="preserve"> </w:t>
      </w:r>
      <w:r>
        <w:t>one</w:t>
      </w:r>
      <w:r>
        <w:rPr>
          <w:spacing w:val="-4"/>
        </w:rPr>
        <w:t xml:space="preserve"> </w:t>
      </w:r>
      <w:r>
        <w:t>of</w:t>
      </w:r>
      <w:r>
        <w:rPr>
          <w:spacing w:val="-2"/>
        </w:rPr>
        <w:t xml:space="preserve"> </w:t>
      </w:r>
      <w:r>
        <w:t>our</w:t>
      </w:r>
      <w:r>
        <w:rPr>
          <w:spacing w:val="-4"/>
        </w:rPr>
        <w:t xml:space="preserve"> </w:t>
      </w:r>
      <w:r>
        <w:t>franchisees,</w:t>
      </w:r>
      <w:r>
        <w:rPr>
          <w:spacing w:val="-4"/>
        </w:rPr>
        <w:t xml:space="preserve"> </w:t>
      </w:r>
      <w:r>
        <w:t>you</w:t>
      </w:r>
      <w:r>
        <w:rPr>
          <w:spacing w:val="-4"/>
        </w:rPr>
        <w:t xml:space="preserve"> </w:t>
      </w:r>
      <w:r>
        <w:t>will</w:t>
      </w:r>
      <w:r>
        <w:rPr>
          <w:spacing w:val="-5"/>
        </w:rPr>
        <w:t xml:space="preserve"> </w:t>
      </w:r>
      <w:r>
        <w:t>typically</w:t>
      </w:r>
      <w:r>
        <w:rPr>
          <w:spacing w:val="-3"/>
        </w:rPr>
        <w:t xml:space="preserve"> </w:t>
      </w:r>
      <w:r>
        <w:t>do</w:t>
      </w:r>
      <w:r>
        <w:rPr>
          <w:spacing w:val="-4"/>
        </w:rPr>
        <w:t xml:space="preserve"> </w:t>
      </w:r>
      <w:r>
        <w:t>so</w:t>
      </w:r>
      <w:r>
        <w:rPr>
          <w:spacing w:val="-4"/>
        </w:rPr>
        <w:t xml:space="preserve"> </w:t>
      </w:r>
      <w:r>
        <w:t>by</w:t>
      </w:r>
      <w:r>
        <w:rPr>
          <w:spacing w:val="-2"/>
        </w:rPr>
        <w:t xml:space="preserve"> </w:t>
      </w:r>
      <w:r>
        <w:t>way</w:t>
      </w:r>
      <w:r>
        <w:rPr>
          <w:spacing w:val="-3"/>
        </w:rPr>
        <w:t xml:space="preserve"> </w:t>
      </w:r>
      <w:r>
        <w:t>of</w:t>
      </w:r>
      <w:r>
        <w:rPr>
          <w:spacing w:val="-4"/>
        </w:rPr>
        <w:t xml:space="preserve"> </w:t>
      </w:r>
      <w:r>
        <w:t>a purchase</w:t>
      </w:r>
      <w:r>
        <w:rPr>
          <w:spacing w:val="-9"/>
        </w:rPr>
        <w:t xml:space="preserve"> </w:t>
      </w:r>
      <w:r>
        <w:t>agreement</w:t>
      </w:r>
      <w:r>
        <w:rPr>
          <w:spacing w:val="-9"/>
        </w:rPr>
        <w:t xml:space="preserve"> </w:t>
      </w:r>
      <w:r>
        <w:t>with</w:t>
      </w:r>
      <w:r>
        <w:rPr>
          <w:spacing w:val="-9"/>
        </w:rPr>
        <w:t xml:space="preserve"> </w:t>
      </w:r>
      <w:r>
        <w:t>the</w:t>
      </w:r>
      <w:r>
        <w:rPr>
          <w:spacing w:val="-11"/>
        </w:rPr>
        <w:t xml:space="preserve"> </w:t>
      </w:r>
      <w:r>
        <w:t>selling</w:t>
      </w:r>
      <w:r>
        <w:rPr>
          <w:spacing w:val="-9"/>
        </w:rPr>
        <w:t xml:space="preserve"> </w:t>
      </w:r>
      <w:r>
        <w:t>franchisee</w:t>
      </w:r>
      <w:r>
        <w:rPr>
          <w:spacing w:val="-9"/>
        </w:rPr>
        <w:t xml:space="preserve"> </w:t>
      </w:r>
      <w:r>
        <w:t>(“Purchase</w:t>
      </w:r>
      <w:r>
        <w:rPr>
          <w:spacing w:val="-9"/>
        </w:rPr>
        <w:t xml:space="preserve"> </w:t>
      </w:r>
      <w:r>
        <w:t>Agreement”)</w:t>
      </w:r>
      <w:r>
        <w:rPr>
          <w:spacing w:val="-10"/>
        </w:rPr>
        <w:t xml:space="preserve"> </w:t>
      </w:r>
      <w:r>
        <w:t>which</w:t>
      </w:r>
      <w:r>
        <w:rPr>
          <w:spacing w:val="-9"/>
        </w:rPr>
        <w:t xml:space="preserve"> </w:t>
      </w:r>
      <w:r>
        <w:t>you</w:t>
      </w:r>
      <w:r>
        <w:rPr>
          <w:spacing w:val="-9"/>
        </w:rPr>
        <w:t xml:space="preserve"> </w:t>
      </w:r>
      <w:r>
        <w:t>will</w:t>
      </w:r>
      <w:r>
        <w:rPr>
          <w:spacing w:val="-10"/>
        </w:rPr>
        <w:t xml:space="preserve"> </w:t>
      </w:r>
      <w:r>
        <w:t>negotiate</w:t>
      </w:r>
      <w:r>
        <w:rPr>
          <w:spacing w:val="-9"/>
        </w:rPr>
        <w:t xml:space="preserve"> </w:t>
      </w:r>
      <w:r>
        <w:t>and</w:t>
      </w:r>
      <w:r>
        <w:rPr>
          <w:spacing w:val="-9"/>
        </w:rPr>
        <w:t xml:space="preserve"> </w:t>
      </w:r>
      <w:proofErr w:type="gramStart"/>
      <w:r>
        <w:t>enter into</w:t>
      </w:r>
      <w:proofErr w:type="gramEnd"/>
      <w:r>
        <w:t xml:space="preserve"> with the selling franchisee.</w:t>
      </w:r>
      <w:r>
        <w:rPr>
          <w:spacing w:val="40"/>
        </w:rPr>
        <w:t xml:space="preserve"> </w:t>
      </w:r>
      <w:r>
        <w:t xml:space="preserve">In such event, we will not verify whether the form of the Purchase Agreement is materially accurate, as this will be your responsibility and the responsibility of your legal </w:t>
      </w:r>
      <w:r>
        <w:rPr>
          <w:spacing w:val="-2"/>
        </w:rPr>
        <w:t>counsel.</w:t>
      </w:r>
    </w:p>
    <w:p w14:paraId="2A6A1139" w14:textId="77777777" w:rsidR="00C811EF" w:rsidRDefault="00C811EF">
      <w:pPr>
        <w:pStyle w:val="BodyText"/>
        <w:kinsoku w:val="0"/>
        <w:overflowPunct w:val="0"/>
        <w:ind w:left="720" w:right="718"/>
        <w:jc w:val="both"/>
        <w:rPr>
          <w:spacing w:val="-2"/>
        </w:rPr>
        <w:sectPr w:rsidR="00C811EF">
          <w:pgSz w:w="12240" w:h="15840"/>
          <w:pgMar w:top="400" w:right="720" w:bottom="1440" w:left="720" w:header="200" w:footer="1257" w:gutter="0"/>
          <w:cols w:space="720"/>
          <w:noEndnote/>
        </w:sectPr>
      </w:pPr>
    </w:p>
    <w:p w14:paraId="422393CB" w14:textId="77777777" w:rsidR="00C811EF" w:rsidRDefault="00C811EF">
      <w:pPr>
        <w:pStyle w:val="BodyText"/>
        <w:kinsoku w:val="0"/>
        <w:overflowPunct w:val="0"/>
      </w:pPr>
    </w:p>
    <w:p w14:paraId="69E9B5A6" w14:textId="77777777" w:rsidR="00C811EF" w:rsidRDefault="00C811EF">
      <w:pPr>
        <w:pStyle w:val="BodyText"/>
        <w:kinsoku w:val="0"/>
        <w:overflowPunct w:val="0"/>
      </w:pPr>
    </w:p>
    <w:p w14:paraId="45EA9884" w14:textId="77777777" w:rsidR="00C811EF" w:rsidRDefault="00C811EF">
      <w:pPr>
        <w:pStyle w:val="BodyText"/>
        <w:kinsoku w:val="0"/>
        <w:overflowPunct w:val="0"/>
      </w:pPr>
    </w:p>
    <w:p w14:paraId="53E9D96B" w14:textId="77777777" w:rsidR="00C811EF" w:rsidRDefault="00C811EF">
      <w:pPr>
        <w:pStyle w:val="BodyText"/>
        <w:kinsoku w:val="0"/>
        <w:overflowPunct w:val="0"/>
        <w:spacing w:before="119"/>
      </w:pPr>
    </w:p>
    <w:p w14:paraId="4D46B310" w14:textId="6E3741CA" w:rsidR="00C811EF" w:rsidRDefault="00C811EF">
      <w:pPr>
        <w:pStyle w:val="BodyText"/>
        <w:kinsoku w:val="0"/>
        <w:overflowPunct w:val="0"/>
        <w:ind w:left="720" w:right="721"/>
        <w:jc w:val="both"/>
      </w:pPr>
      <w:r>
        <w:t>If</w:t>
      </w:r>
      <w:r>
        <w:rPr>
          <w:spacing w:val="-14"/>
        </w:rPr>
        <w:t xml:space="preserve"> </w:t>
      </w:r>
      <w:r>
        <w:t>we</w:t>
      </w:r>
      <w:r>
        <w:rPr>
          <w:spacing w:val="-14"/>
        </w:rPr>
        <w:t xml:space="preserve"> </w:t>
      </w:r>
      <w:r>
        <w:t>agree</w:t>
      </w:r>
      <w:r>
        <w:rPr>
          <w:spacing w:val="-14"/>
        </w:rPr>
        <w:t xml:space="preserve"> </w:t>
      </w:r>
      <w:r>
        <w:t>to</w:t>
      </w:r>
      <w:r>
        <w:rPr>
          <w:spacing w:val="-14"/>
        </w:rPr>
        <w:t xml:space="preserve"> </w:t>
      </w:r>
      <w:r>
        <w:t>sell</w:t>
      </w:r>
      <w:r>
        <w:rPr>
          <w:spacing w:val="-14"/>
        </w:rPr>
        <w:t xml:space="preserve"> </w:t>
      </w:r>
      <w:r>
        <w:t>you</w:t>
      </w:r>
      <w:r>
        <w:rPr>
          <w:spacing w:val="-14"/>
        </w:rPr>
        <w:t xml:space="preserve"> </w:t>
      </w:r>
      <w:r>
        <w:t>an</w:t>
      </w:r>
      <w:r>
        <w:rPr>
          <w:spacing w:val="-14"/>
        </w:rPr>
        <w:t xml:space="preserve"> </w:t>
      </w:r>
      <w:r>
        <w:t>existing</w:t>
      </w:r>
      <w:r>
        <w:rPr>
          <w:spacing w:val="-14"/>
        </w:rPr>
        <w:t xml:space="preserve"> </w:t>
      </w:r>
      <w:del w:id="2" w:author="Matthew Levine" w:date="2025-06-04T18:28:00Z">
        <w:r w:rsidDel="00B975D8">
          <w:delText>Safe</w:delText>
        </w:r>
        <w:r w:rsidDel="00B975D8">
          <w:rPr>
            <w:spacing w:val="-11"/>
          </w:rPr>
          <w:delText xml:space="preserve"> </w:delText>
        </w:r>
        <w:r w:rsidDel="00B975D8">
          <w:delText>Sweat</w:delText>
        </w:r>
      </w:del>
      <w:ins w:id="3" w:author="Matthew Levine" w:date="2025-06-04T18:28:00Z">
        <w:r w:rsidR="00B975D8">
          <w:t>[Trade Name]</w:t>
        </w:r>
      </w:ins>
      <w:r>
        <w:rPr>
          <w:b/>
          <w:bCs/>
          <w:vertAlign w:val="superscript"/>
        </w:rPr>
        <w:t>TM</w:t>
      </w:r>
      <w:r>
        <w:rPr>
          <w:b/>
          <w:bCs/>
          <w:spacing w:val="-14"/>
        </w:rPr>
        <w:t xml:space="preserve"> </w:t>
      </w:r>
      <w:del w:id="4" w:author="Matthew Levine" w:date="2025-06-06T13:43:00Z" w16du:dateUtc="2025-06-06T17:43:00Z">
        <w:r w:rsidDel="00206E92">
          <w:delText>Studio</w:delText>
        </w:r>
      </w:del>
      <w:ins w:id="5" w:author="Matthew Levine" w:date="2025-06-06T13:43:00Z" w16du:dateUtc="2025-06-06T17:43:00Z">
        <w:r w:rsidR="00206E92">
          <w:t>[Premise Café]</w:t>
        </w:r>
      </w:ins>
      <w:r>
        <w:t>,</w:t>
      </w:r>
      <w:r>
        <w:rPr>
          <w:spacing w:val="-10"/>
        </w:rPr>
        <w:t xml:space="preserve"> </w:t>
      </w:r>
      <w:r>
        <w:t>we</w:t>
      </w:r>
      <w:r>
        <w:rPr>
          <w:spacing w:val="-13"/>
        </w:rPr>
        <w:t xml:space="preserve"> </w:t>
      </w:r>
      <w:r>
        <w:t>may</w:t>
      </w:r>
      <w:r>
        <w:rPr>
          <w:spacing w:val="-9"/>
        </w:rPr>
        <w:t xml:space="preserve"> </w:t>
      </w:r>
      <w:r>
        <w:t>provide</w:t>
      </w:r>
      <w:r>
        <w:rPr>
          <w:spacing w:val="-13"/>
        </w:rPr>
        <w:t xml:space="preserve"> </w:t>
      </w:r>
      <w:r>
        <w:t>you</w:t>
      </w:r>
      <w:r>
        <w:rPr>
          <w:spacing w:val="-11"/>
        </w:rPr>
        <w:t xml:space="preserve"> </w:t>
      </w:r>
      <w:r>
        <w:t>with</w:t>
      </w:r>
      <w:r>
        <w:rPr>
          <w:spacing w:val="-13"/>
        </w:rPr>
        <w:t xml:space="preserve"> </w:t>
      </w:r>
      <w:r>
        <w:t>further</w:t>
      </w:r>
      <w:r>
        <w:rPr>
          <w:spacing w:val="-12"/>
        </w:rPr>
        <w:t xml:space="preserve"> </w:t>
      </w:r>
      <w:r>
        <w:t>information</w:t>
      </w:r>
      <w:r>
        <w:rPr>
          <w:spacing w:val="-13"/>
        </w:rPr>
        <w:t xml:space="preserve"> </w:t>
      </w:r>
      <w:r>
        <w:t>specific to</w:t>
      </w:r>
      <w:r>
        <w:rPr>
          <w:spacing w:val="-8"/>
        </w:rPr>
        <w:t xml:space="preserve"> </w:t>
      </w:r>
      <w:r>
        <w:t>that</w:t>
      </w:r>
      <w:r>
        <w:rPr>
          <w:spacing w:val="-8"/>
        </w:rPr>
        <w:t xml:space="preserve"> </w:t>
      </w:r>
      <w:r>
        <w:t>location,</w:t>
      </w:r>
      <w:r>
        <w:rPr>
          <w:spacing w:val="-6"/>
        </w:rPr>
        <w:t xml:space="preserve"> </w:t>
      </w:r>
      <w:r>
        <w:t>for</w:t>
      </w:r>
      <w:r>
        <w:rPr>
          <w:spacing w:val="-7"/>
        </w:rPr>
        <w:t xml:space="preserve"> </w:t>
      </w:r>
      <w:r>
        <w:t>example,</w:t>
      </w:r>
      <w:r>
        <w:rPr>
          <w:spacing w:val="-8"/>
        </w:rPr>
        <w:t xml:space="preserve"> </w:t>
      </w:r>
      <w:r>
        <w:t>past</w:t>
      </w:r>
      <w:r>
        <w:rPr>
          <w:spacing w:val="-8"/>
        </w:rPr>
        <w:t xml:space="preserve"> </w:t>
      </w:r>
      <w:r>
        <w:t>sales</w:t>
      </w:r>
      <w:r>
        <w:rPr>
          <w:spacing w:val="-7"/>
        </w:rPr>
        <w:t xml:space="preserve"> </w:t>
      </w:r>
      <w:r>
        <w:t>volume,</w:t>
      </w:r>
      <w:r>
        <w:rPr>
          <w:spacing w:val="-8"/>
        </w:rPr>
        <w:t xml:space="preserve"> </w:t>
      </w:r>
      <w:r>
        <w:t>other</w:t>
      </w:r>
      <w:r>
        <w:rPr>
          <w:spacing w:val="-7"/>
        </w:rPr>
        <w:t xml:space="preserve"> </w:t>
      </w:r>
      <w:r>
        <w:t>financial</w:t>
      </w:r>
      <w:r>
        <w:rPr>
          <w:spacing w:val="-7"/>
        </w:rPr>
        <w:t xml:space="preserve"> </w:t>
      </w:r>
      <w:r>
        <w:t>information,</w:t>
      </w:r>
      <w:r>
        <w:rPr>
          <w:spacing w:val="-8"/>
        </w:rPr>
        <w:t xml:space="preserve"> </w:t>
      </w:r>
      <w:r>
        <w:t>and,</w:t>
      </w:r>
      <w:r>
        <w:rPr>
          <w:spacing w:val="-6"/>
        </w:rPr>
        <w:t xml:space="preserve"> </w:t>
      </w:r>
      <w:r>
        <w:t>if</w:t>
      </w:r>
      <w:r>
        <w:rPr>
          <w:spacing w:val="-5"/>
        </w:rPr>
        <w:t xml:space="preserve"> </w:t>
      </w:r>
      <w:r>
        <w:t>applicable,</w:t>
      </w:r>
      <w:r>
        <w:rPr>
          <w:spacing w:val="-6"/>
        </w:rPr>
        <w:t xml:space="preserve"> </w:t>
      </w:r>
      <w:r>
        <w:t>a</w:t>
      </w:r>
      <w:r>
        <w:rPr>
          <w:spacing w:val="-8"/>
        </w:rPr>
        <w:t xml:space="preserve"> </w:t>
      </w:r>
      <w:r>
        <w:t>copy</w:t>
      </w:r>
      <w:r>
        <w:rPr>
          <w:spacing w:val="-7"/>
        </w:rPr>
        <w:t xml:space="preserve"> </w:t>
      </w:r>
      <w:r>
        <w:t>of</w:t>
      </w:r>
      <w:r>
        <w:rPr>
          <w:spacing w:val="-8"/>
        </w:rPr>
        <w:t xml:space="preserve"> </w:t>
      </w:r>
      <w:r>
        <w:t xml:space="preserve">the head lease and offer to lease. Please refer to </w:t>
      </w:r>
      <w:r>
        <w:rPr>
          <w:b/>
          <w:bCs/>
        </w:rPr>
        <w:t xml:space="preserve">Item 36 </w:t>
      </w:r>
      <w:r>
        <w:t>of this Disclosure Document for such information.</w:t>
      </w:r>
    </w:p>
    <w:p w14:paraId="2C505ACF" w14:textId="77777777" w:rsidR="00C811EF" w:rsidRDefault="00C811EF">
      <w:pPr>
        <w:pStyle w:val="BodyText"/>
        <w:kinsoku w:val="0"/>
        <w:overflowPunct w:val="0"/>
        <w:spacing w:before="9"/>
      </w:pPr>
    </w:p>
    <w:p w14:paraId="21B8838E" w14:textId="77777777" w:rsidR="00C811EF" w:rsidRDefault="00C811EF">
      <w:pPr>
        <w:pStyle w:val="BodyText"/>
        <w:kinsoku w:val="0"/>
        <w:overflowPunct w:val="0"/>
        <w:ind w:left="720" w:right="720"/>
        <w:jc w:val="both"/>
      </w:pPr>
      <w:r>
        <w:t>The Franchise Agreement which you must sign (</w:t>
      </w:r>
      <w:r>
        <w:rPr>
          <w:b/>
          <w:bCs/>
        </w:rPr>
        <w:t xml:space="preserve">Exhibit C </w:t>
      </w:r>
      <w:r>
        <w:t>to this Disclosure Document) may contain substantially different terms and obligations than the franchise agreement of the selling franchisee.</w:t>
      </w:r>
    </w:p>
    <w:p w14:paraId="3E9B9595" w14:textId="77777777" w:rsidR="00C811EF" w:rsidRDefault="00C811EF">
      <w:pPr>
        <w:pStyle w:val="BodyText"/>
        <w:kinsoku w:val="0"/>
        <w:overflowPunct w:val="0"/>
        <w:spacing w:before="11"/>
      </w:pPr>
    </w:p>
    <w:p w14:paraId="71C65B67" w14:textId="77777777" w:rsidR="00C811EF" w:rsidRDefault="00C811EF">
      <w:pPr>
        <w:pStyle w:val="BodyText"/>
        <w:kinsoku w:val="0"/>
        <w:overflowPunct w:val="0"/>
        <w:ind w:left="720"/>
        <w:jc w:val="both"/>
        <w:rPr>
          <w:b/>
          <w:bCs/>
        </w:rPr>
      </w:pPr>
      <w:r>
        <w:rPr>
          <w:b/>
          <w:bCs/>
          <w:u w:val="thick"/>
        </w:rPr>
        <w:t>Renewal</w:t>
      </w:r>
      <w:r>
        <w:rPr>
          <w:b/>
          <w:bCs/>
          <w:spacing w:val="-13"/>
          <w:u w:val="thick"/>
        </w:rPr>
        <w:t xml:space="preserve"> </w:t>
      </w:r>
      <w:r>
        <w:rPr>
          <w:b/>
          <w:bCs/>
          <w:spacing w:val="-2"/>
          <w:u w:val="thick"/>
        </w:rPr>
        <w:t>Franchisees</w:t>
      </w:r>
    </w:p>
    <w:p w14:paraId="61AD7C4C" w14:textId="77777777" w:rsidR="00C811EF" w:rsidRDefault="00C811EF">
      <w:pPr>
        <w:pStyle w:val="BodyText"/>
        <w:kinsoku w:val="0"/>
        <w:overflowPunct w:val="0"/>
        <w:spacing w:before="1"/>
        <w:ind w:left="720" w:right="718"/>
        <w:jc w:val="both"/>
      </w:pPr>
      <w:r>
        <w:t>If we are providing this Disclosure Document to you in contemplation of a renewal of your franchise agreement, then some of the information contained in this Disclosure Document may not apply to you. In this</w:t>
      </w:r>
      <w:r>
        <w:rPr>
          <w:spacing w:val="-14"/>
        </w:rPr>
        <w:t xml:space="preserve"> </w:t>
      </w:r>
      <w:r>
        <w:t>respect,</w:t>
      </w:r>
      <w:r>
        <w:rPr>
          <w:spacing w:val="-14"/>
        </w:rPr>
        <w:t xml:space="preserve"> </w:t>
      </w:r>
      <w:r>
        <w:rPr>
          <w:b/>
          <w:bCs/>
          <w:u w:val="thick"/>
        </w:rPr>
        <w:t>please</w:t>
      </w:r>
      <w:r>
        <w:rPr>
          <w:b/>
          <w:bCs/>
          <w:spacing w:val="-14"/>
          <w:u w:val="thick"/>
        </w:rPr>
        <w:t xml:space="preserve"> </w:t>
      </w:r>
      <w:r>
        <w:rPr>
          <w:b/>
          <w:bCs/>
          <w:u w:val="thick"/>
        </w:rPr>
        <w:t>turn</w:t>
      </w:r>
      <w:r>
        <w:rPr>
          <w:b/>
          <w:bCs/>
          <w:spacing w:val="-14"/>
          <w:u w:val="thick"/>
        </w:rPr>
        <w:t xml:space="preserve"> </w:t>
      </w:r>
      <w:r>
        <w:rPr>
          <w:b/>
          <w:bCs/>
          <w:u w:val="thick"/>
        </w:rPr>
        <w:t>your</w:t>
      </w:r>
      <w:r>
        <w:rPr>
          <w:b/>
          <w:bCs/>
          <w:spacing w:val="-14"/>
          <w:u w:val="thick"/>
        </w:rPr>
        <w:t xml:space="preserve"> </w:t>
      </w:r>
      <w:r>
        <w:rPr>
          <w:b/>
          <w:bCs/>
          <w:u w:val="thick"/>
        </w:rPr>
        <w:t>attention</w:t>
      </w:r>
      <w:r>
        <w:rPr>
          <w:b/>
          <w:bCs/>
          <w:spacing w:val="-14"/>
          <w:u w:val="thick"/>
        </w:rPr>
        <w:t xml:space="preserve"> </w:t>
      </w:r>
      <w:r>
        <w:rPr>
          <w:b/>
          <w:bCs/>
          <w:u w:val="thick"/>
        </w:rPr>
        <w:t>to</w:t>
      </w:r>
      <w:r>
        <w:rPr>
          <w:b/>
          <w:bCs/>
          <w:spacing w:val="-14"/>
          <w:u w:val="thick"/>
        </w:rPr>
        <w:t xml:space="preserve"> </w:t>
      </w:r>
      <w:r>
        <w:rPr>
          <w:b/>
          <w:bCs/>
          <w:u w:val="thick"/>
        </w:rPr>
        <w:t>certain</w:t>
      </w:r>
      <w:r>
        <w:rPr>
          <w:b/>
          <w:bCs/>
          <w:spacing w:val="-14"/>
          <w:u w:val="thick"/>
        </w:rPr>
        <w:t xml:space="preserve"> </w:t>
      </w:r>
      <w:r>
        <w:rPr>
          <w:b/>
          <w:bCs/>
          <w:u w:val="thick"/>
        </w:rPr>
        <w:t>sections</w:t>
      </w:r>
      <w:r>
        <w:rPr>
          <w:b/>
          <w:bCs/>
          <w:spacing w:val="-14"/>
          <w:u w:val="thick"/>
        </w:rPr>
        <w:t xml:space="preserve"> </w:t>
      </w:r>
      <w:r>
        <w:rPr>
          <w:b/>
          <w:bCs/>
          <w:u w:val="thick"/>
        </w:rPr>
        <w:t>in</w:t>
      </w:r>
      <w:r>
        <w:rPr>
          <w:b/>
          <w:bCs/>
          <w:spacing w:val="-13"/>
          <w:u w:val="thick"/>
        </w:rPr>
        <w:t xml:space="preserve"> </w:t>
      </w:r>
      <w:r>
        <w:rPr>
          <w:b/>
          <w:bCs/>
          <w:u w:val="thick"/>
        </w:rPr>
        <w:t>this</w:t>
      </w:r>
      <w:r>
        <w:rPr>
          <w:b/>
          <w:bCs/>
          <w:spacing w:val="-14"/>
          <w:u w:val="thick"/>
        </w:rPr>
        <w:t xml:space="preserve"> </w:t>
      </w:r>
      <w:r>
        <w:rPr>
          <w:b/>
          <w:bCs/>
          <w:u w:val="thick"/>
        </w:rPr>
        <w:t>Disclosure</w:t>
      </w:r>
      <w:r>
        <w:rPr>
          <w:b/>
          <w:bCs/>
          <w:spacing w:val="-14"/>
          <w:u w:val="thick"/>
        </w:rPr>
        <w:t xml:space="preserve"> </w:t>
      </w:r>
      <w:r>
        <w:rPr>
          <w:b/>
          <w:bCs/>
          <w:u w:val="thick"/>
        </w:rPr>
        <w:t>Document</w:t>
      </w:r>
      <w:r>
        <w:rPr>
          <w:b/>
          <w:bCs/>
          <w:spacing w:val="-14"/>
          <w:u w:val="thick"/>
        </w:rPr>
        <w:t xml:space="preserve"> </w:t>
      </w:r>
      <w:r>
        <w:rPr>
          <w:b/>
          <w:bCs/>
          <w:u w:val="thick"/>
        </w:rPr>
        <w:t>entitled</w:t>
      </w:r>
      <w:r>
        <w:rPr>
          <w:b/>
          <w:bCs/>
          <w:spacing w:val="-14"/>
          <w:u w:val="thick"/>
        </w:rPr>
        <w:t xml:space="preserve"> </w:t>
      </w:r>
      <w:r>
        <w:rPr>
          <w:b/>
          <w:bCs/>
          <w:u w:val="thick"/>
        </w:rPr>
        <w:t>“Note</w:t>
      </w:r>
      <w:r>
        <w:rPr>
          <w:b/>
          <w:bCs/>
        </w:rPr>
        <w:t xml:space="preserve"> </w:t>
      </w:r>
      <w:r>
        <w:rPr>
          <w:b/>
          <w:bCs/>
          <w:u w:val="thick"/>
        </w:rPr>
        <w:t>to</w:t>
      </w:r>
      <w:r>
        <w:rPr>
          <w:b/>
          <w:bCs/>
          <w:spacing w:val="-10"/>
          <w:u w:val="thick"/>
        </w:rPr>
        <w:t xml:space="preserve"> </w:t>
      </w:r>
      <w:r>
        <w:rPr>
          <w:b/>
          <w:bCs/>
          <w:u w:val="thick"/>
        </w:rPr>
        <w:t>Renewal</w:t>
      </w:r>
      <w:r>
        <w:rPr>
          <w:b/>
          <w:bCs/>
          <w:spacing w:val="-9"/>
          <w:u w:val="thick"/>
        </w:rPr>
        <w:t xml:space="preserve"> </w:t>
      </w:r>
      <w:r>
        <w:rPr>
          <w:b/>
          <w:bCs/>
          <w:u w:val="thick"/>
        </w:rPr>
        <w:t>Franchisees”</w:t>
      </w:r>
      <w:r>
        <w:rPr>
          <w:b/>
          <w:bCs/>
          <w:spacing w:val="-8"/>
          <w:u w:val="thick"/>
        </w:rPr>
        <w:t xml:space="preserve"> </w:t>
      </w:r>
      <w:r>
        <w:rPr>
          <w:b/>
          <w:bCs/>
          <w:u w:val="thick"/>
        </w:rPr>
        <w:t>for</w:t>
      </w:r>
      <w:r>
        <w:rPr>
          <w:b/>
          <w:bCs/>
          <w:spacing w:val="-12"/>
          <w:u w:val="thick"/>
        </w:rPr>
        <w:t xml:space="preserve"> </w:t>
      </w:r>
      <w:r>
        <w:rPr>
          <w:b/>
          <w:bCs/>
          <w:u w:val="thick"/>
        </w:rPr>
        <w:t>information</w:t>
      </w:r>
      <w:r>
        <w:rPr>
          <w:b/>
          <w:bCs/>
          <w:spacing w:val="-10"/>
          <w:u w:val="thick"/>
        </w:rPr>
        <w:t xml:space="preserve"> </w:t>
      </w:r>
      <w:r>
        <w:rPr>
          <w:b/>
          <w:bCs/>
          <w:u w:val="thick"/>
        </w:rPr>
        <w:t>that</w:t>
      </w:r>
      <w:r>
        <w:rPr>
          <w:b/>
          <w:bCs/>
          <w:spacing w:val="-8"/>
          <w:u w:val="thick"/>
        </w:rPr>
        <w:t xml:space="preserve"> </w:t>
      </w:r>
      <w:r>
        <w:rPr>
          <w:b/>
          <w:bCs/>
          <w:u w:val="thick"/>
        </w:rPr>
        <w:t>is</w:t>
      </w:r>
      <w:r>
        <w:rPr>
          <w:b/>
          <w:bCs/>
          <w:spacing w:val="-9"/>
          <w:u w:val="thick"/>
        </w:rPr>
        <w:t xml:space="preserve"> </w:t>
      </w:r>
      <w:r>
        <w:rPr>
          <w:b/>
          <w:bCs/>
          <w:u w:val="thick"/>
        </w:rPr>
        <w:t>specific</w:t>
      </w:r>
      <w:r>
        <w:rPr>
          <w:b/>
          <w:bCs/>
          <w:spacing w:val="-12"/>
          <w:u w:val="thick"/>
        </w:rPr>
        <w:t xml:space="preserve"> </w:t>
      </w:r>
      <w:r>
        <w:rPr>
          <w:b/>
          <w:bCs/>
          <w:u w:val="thick"/>
        </w:rPr>
        <w:t>to</w:t>
      </w:r>
      <w:r>
        <w:rPr>
          <w:b/>
          <w:bCs/>
          <w:spacing w:val="-8"/>
          <w:u w:val="thick"/>
        </w:rPr>
        <w:t xml:space="preserve"> </w:t>
      </w:r>
      <w:r>
        <w:rPr>
          <w:b/>
          <w:bCs/>
          <w:u w:val="thick"/>
        </w:rPr>
        <w:t>you</w:t>
      </w:r>
      <w:r>
        <w:t>.</w:t>
      </w:r>
      <w:r>
        <w:rPr>
          <w:spacing w:val="-9"/>
        </w:rPr>
        <w:t xml:space="preserve"> </w:t>
      </w:r>
      <w:r>
        <w:t>Except</w:t>
      </w:r>
      <w:r>
        <w:rPr>
          <w:spacing w:val="-9"/>
        </w:rPr>
        <w:t xml:space="preserve"> </w:t>
      </w:r>
      <w:r>
        <w:t>as</w:t>
      </w:r>
      <w:r>
        <w:rPr>
          <w:spacing w:val="-10"/>
        </w:rPr>
        <w:t xml:space="preserve"> </w:t>
      </w:r>
      <w:r>
        <w:t>described</w:t>
      </w:r>
      <w:r>
        <w:rPr>
          <w:spacing w:val="-9"/>
        </w:rPr>
        <w:t xml:space="preserve"> </w:t>
      </w:r>
      <w:r>
        <w:t>in</w:t>
      </w:r>
      <w:r>
        <w:rPr>
          <w:spacing w:val="-9"/>
        </w:rPr>
        <w:t xml:space="preserve"> </w:t>
      </w:r>
      <w:r>
        <w:t>these</w:t>
      </w:r>
      <w:r>
        <w:rPr>
          <w:spacing w:val="-11"/>
        </w:rPr>
        <w:t xml:space="preserve"> </w:t>
      </w:r>
      <w:r>
        <w:t>Renewal Franchisees sections, all other information contained in this Disclosure Document may apply to you.</w:t>
      </w:r>
    </w:p>
    <w:p w14:paraId="57864F71" w14:textId="77777777" w:rsidR="00C811EF" w:rsidRDefault="00C811EF">
      <w:pPr>
        <w:pStyle w:val="BodyText"/>
        <w:kinsoku w:val="0"/>
        <w:overflowPunct w:val="0"/>
        <w:spacing w:before="9"/>
      </w:pPr>
    </w:p>
    <w:p w14:paraId="56A2881A" w14:textId="77777777" w:rsidR="00C811EF" w:rsidRDefault="00C811EF">
      <w:pPr>
        <w:pStyle w:val="BodyText"/>
        <w:kinsoku w:val="0"/>
        <w:overflowPunct w:val="0"/>
        <w:ind w:left="720" w:right="721"/>
        <w:jc w:val="both"/>
      </w:pPr>
      <w:r>
        <w:t>The</w:t>
      </w:r>
      <w:r>
        <w:rPr>
          <w:spacing w:val="-10"/>
        </w:rPr>
        <w:t xml:space="preserve"> </w:t>
      </w:r>
      <w:r>
        <w:t>Franchise</w:t>
      </w:r>
      <w:r>
        <w:rPr>
          <w:spacing w:val="-8"/>
        </w:rPr>
        <w:t xml:space="preserve"> </w:t>
      </w:r>
      <w:r>
        <w:t>Agreement</w:t>
      </w:r>
      <w:r>
        <w:rPr>
          <w:spacing w:val="-7"/>
        </w:rPr>
        <w:t xml:space="preserve"> </w:t>
      </w:r>
      <w:r>
        <w:t>which</w:t>
      </w:r>
      <w:r>
        <w:rPr>
          <w:spacing w:val="-10"/>
        </w:rPr>
        <w:t xml:space="preserve"> </w:t>
      </w:r>
      <w:r>
        <w:t>you</w:t>
      </w:r>
      <w:r>
        <w:rPr>
          <w:spacing w:val="-8"/>
        </w:rPr>
        <w:t xml:space="preserve"> </w:t>
      </w:r>
      <w:r>
        <w:t>must</w:t>
      </w:r>
      <w:r>
        <w:rPr>
          <w:spacing w:val="-10"/>
        </w:rPr>
        <w:t xml:space="preserve"> </w:t>
      </w:r>
      <w:r>
        <w:t>sign</w:t>
      </w:r>
      <w:r>
        <w:rPr>
          <w:spacing w:val="-8"/>
        </w:rPr>
        <w:t xml:space="preserve"> </w:t>
      </w:r>
      <w:r>
        <w:t>upon</w:t>
      </w:r>
      <w:r>
        <w:rPr>
          <w:spacing w:val="-10"/>
        </w:rPr>
        <w:t xml:space="preserve"> </w:t>
      </w:r>
      <w:r>
        <w:t>renewal</w:t>
      </w:r>
      <w:r>
        <w:rPr>
          <w:spacing w:val="-11"/>
        </w:rPr>
        <w:t xml:space="preserve"> </w:t>
      </w:r>
      <w:r>
        <w:t>may</w:t>
      </w:r>
      <w:r>
        <w:rPr>
          <w:spacing w:val="-8"/>
        </w:rPr>
        <w:t xml:space="preserve"> </w:t>
      </w:r>
      <w:r>
        <w:t>contain</w:t>
      </w:r>
      <w:r>
        <w:rPr>
          <w:spacing w:val="-10"/>
        </w:rPr>
        <w:t xml:space="preserve"> </w:t>
      </w:r>
      <w:r>
        <w:t>substantially</w:t>
      </w:r>
      <w:r>
        <w:rPr>
          <w:spacing w:val="-8"/>
        </w:rPr>
        <w:t xml:space="preserve"> </w:t>
      </w:r>
      <w:r>
        <w:t>different</w:t>
      </w:r>
      <w:r>
        <w:rPr>
          <w:spacing w:val="-10"/>
        </w:rPr>
        <w:t xml:space="preserve"> </w:t>
      </w:r>
      <w:r>
        <w:t>terms</w:t>
      </w:r>
      <w:r>
        <w:rPr>
          <w:spacing w:val="-8"/>
        </w:rPr>
        <w:t xml:space="preserve"> </w:t>
      </w:r>
      <w:r>
        <w:t>and obligations than your existing franchise agreement.</w:t>
      </w:r>
    </w:p>
    <w:p w14:paraId="344C366C" w14:textId="77777777" w:rsidR="00C811EF" w:rsidRDefault="00C811EF">
      <w:pPr>
        <w:pStyle w:val="BodyText"/>
        <w:kinsoku w:val="0"/>
        <w:overflowPunct w:val="0"/>
        <w:spacing w:before="229"/>
        <w:ind w:left="720"/>
        <w:jc w:val="both"/>
        <w:rPr>
          <w:b/>
          <w:bCs/>
        </w:rPr>
      </w:pPr>
      <w:r>
        <w:rPr>
          <w:b/>
          <w:bCs/>
          <w:u w:val="thick"/>
        </w:rPr>
        <w:t>Construction</w:t>
      </w:r>
      <w:r>
        <w:rPr>
          <w:b/>
          <w:bCs/>
          <w:spacing w:val="-10"/>
          <w:u w:val="thick"/>
        </w:rPr>
        <w:t xml:space="preserve"> </w:t>
      </w:r>
      <w:r>
        <w:rPr>
          <w:b/>
          <w:bCs/>
          <w:u w:val="thick"/>
        </w:rPr>
        <w:t>of</w:t>
      </w:r>
      <w:r>
        <w:rPr>
          <w:b/>
          <w:bCs/>
          <w:spacing w:val="-10"/>
          <w:u w:val="thick"/>
        </w:rPr>
        <w:t xml:space="preserve"> </w:t>
      </w:r>
      <w:r>
        <w:rPr>
          <w:b/>
          <w:bCs/>
          <w:u w:val="thick"/>
        </w:rPr>
        <w:t>Disclosure</w:t>
      </w:r>
      <w:r>
        <w:rPr>
          <w:b/>
          <w:bCs/>
          <w:spacing w:val="-11"/>
          <w:u w:val="thick"/>
        </w:rPr>
        <w:t xml:space="preserve"> </w:t>
      </w:r>
      <w:r>
        <w:rPr>
          <w:b/>
          <w:bCs/>
          <w:spacing w:val="-2"/>
          <w:u w:val="thick"/>
        </w:rPr>
        <w:t>Document</w:t>
      </w:r>
    </w:p>
    <w:p w14:paraId="6AD09311" w14:textId="77777777" w:rsidR="00C811EF" w:rsidRDefault="00C811EF">
      <w:pPr>
        <w:pStyle w:val="BodyText"/>
        <w:kinsoku w:val="0"/>
        <w:overflowPunct w:val="0"/>
        <w:spacing w:before="1"/>
        <w:ind w:left="720" w:right="718"/>
        <w:jc w:val="both"/>
      </w:pPr>
      <w:r>
        <w:t>This</w:t>
      </w:r>
      <w:r>
        <w:rPr>
          <w:spacing w:val="-13"/>
        </w:rPr>
        <w:t xml:space="preserve"> </w:t>
      </w:r>
      <w:r>
        <w:t>Disclosure</w:t>
      </w:r>
      <w:r>
        <w:rPr>
          <w:spacing w:val="-13"/>
        </w:rPr>
        <w:t xml:space="preserve"> </w:t>
      </w:r>
      <w:r>
        <w:t>Document</w:t>
      </w:r>
      <w:r>
        <w:rPr>
          <w:spacing w:val="-10"/>
        </w:rPr>
        <w:t xml:space="preserve"> </w:t>
      </w:r>
      <w:r>
        <w:t>contains</w:t>
      </w:r>
      <w:r>
        <w:rPr>
          <w:spacing w:val="-13"/>
        </w:rPr>
        <w:t xml:space="preserve"> </w:t>
      </w:r>
      <w:r>
        <w:t>a</w:t>
      </w:r>
      <w:r>
        <w:rPr>
          <w:spacing w:val="-12"/>
        </w:rPr>
        <w:t xml:space="preserve"> </w:t>
      </w:r>
      <w:r>
        <w:t>summary</w:t>
      </w:r>
      <w:r>
        <w:rPr>
          <w:spacing w:val="-13"/>
        </w:rPr>
        <w:t xml:space="preserve"> </w:t>
      </w:r>
      <w:r>
        <w:t>of</w:t>
      </w:r>
      <w:r>
        <w:rPr>
          <w:spacing w:val="-12"/>
        </w:rPr>
        <w:t xml:space="preserve"> </w:t>
      </w:r>
      <w:r>
        <w:t>various</w:t>
      </w:r>
      <w:r>
        <w:rPr>
          <w:spacing w:val="-13"/>
        </w:rPr>
        <w:t xml:space="preserve"> </w:t>
      </w:r>
      <w:r>
        <w:t>provisions</w:t>
      </w:r>
      <w:r>
        <w:rPr>
          <w:spacing w:val="-11"/>
        </w:rPr>
        <w:t xml:space="preserve"> </w:t>
      </w:r>
      <w:r>
        <w:t>of</w:t>
      </w:r>
      <w:r>
        <w:rPr>
          <w:spacing w:val="-12"/>
        </w:rPr>
        <w:t xml:space="preserve"> </w:t>
      </w:r>
      <w:r>
        <w:t>the</w:t>
      </w:r>
      <w:r>
        <w:rPr>
          <w:spacing w:val="-13"/>
        </w:rPr>
        <w:t xml:space="preserve"> </w:t>
      </w:r>
      <w:r>
        <w:t>Franchise</w:t>
      </w:r>
      <w:r>
        <w:rPr>
          <w:spacing w:val="-13"/>
        </w:rPr>
        <w:t xml:space="preserve"> </w:t>
      </w:r>
      <w:r>
        <w:t>Agreement</w:t>
      </w:r>
      <w:r>
        <w:rPr>
          <w:spacing w:val="-12"/>
        </w:rPr>
        <w:t xml:space="preserve"> </w:t>
      </w:r>
      <w:r>
        <w:t>and</w:t>
      </w:r>
      <w:r>
        <w:rPr>
          <w:spacing w:val="-13"/>
        </w:rPr>
        <w:t xml:space="preserve"> </w:t>
      </w:r>
      <w:r>
        <w:t>other documents,</w:t>
      </w:r>
      <w:r>
        <w:rPr>
          <w:spacing w:val="-1"/>
        </w:rPr>
        <w:t xml:space="preserve"> </w:t>
      </w:r>
      <w:r>
        <w:t>in</w:t>
      </w:r>
      <w:r>
        <w:rPr>
          <w:spacing w:val="-2"/>
        </w:rPr>
        <w:t xml:space="preserve"> </w:t>
      </w:r>
      <w:r>
        <w:t>relatively</w:t>
      </w:r>
      <w:r>
        <w:rPr>
          <w:spacing w:val="-3"/>
        </w:rPr>
        <w:t xml:space="preserve"> </w:t>
      </w:r>
      <w:r>
        <w:t>brief</w:t>
      </w:r>
      <w:r>
        <w:rPr>
          <w:spacing w:val="-4"/>
        </w:rPr>
        <w:t xml:space="preserve"> </w:t>
      </w:r>
      <w:r>
        <w:t>language,</w:t>
      </w:r>
      <w:r>
        <w:rPr>
          <w:spacing w:val="-2"/>
        </w:rPr>
        <w:t xml:space="preserve"> </w:t>
      </w:r>
      <w:r>
        <w:t>brevity</w:t>
      </w:r>
      <w:r>
        <w:rPr>
          <w:spacing w:val="-1"/>
        </w:rPr>
        <w:t xml:space="preserve"> </w:t>
      </w:r>
      <w:r>
        <w:t>being a</w:t>
      </w:r>
      <w:r>
        <w:rPr>
          <w:spacing w:val="-4"/>
        </w:rPr>
        <w:t xml:space="preserve"> </w:t>
      </w:r>
      <w:r>
        <w:t>legal</w:t>
      </w:r>
      <w:r>
        <w:rPr>
          <w:spacing w:val="-5"/>
        </w:rPr>
        <w:t xml:space="preserve"> </w:t>
      </w:r>
      <w:r>
        <w:t>requirement.</w:t>
      </w:r>
      <w:r>
        <w:rPr>
          <w:spacing w:val="40"/>
        </w:rPr>
        <w:t xml:space="preserve"> </w:t>
      </w:r>
      <w:r>
        <w:t>We</w:t>
      </w:r>
      <w:r>
        <w:rPr>
          <w:spacing w:val="-2"/>
        </w:rPr>
        <w:t xml:space="preserve"> </w:t>
      </w:r>
      <w:r>
        <w:t>have</w:t>
      </w:r>
      <w:r>
        <w:rPr>
          <w:spacing w:val="-4"/>
        </w:rPr>
        <w:t xml:space="preserve"> </w:t>
      </w:r>
      <w:r>
        <w:t>summarized</w:t>
      </w:r>
      <w:r>
        <w:rPr>
          <w:spacing w:val="-4"/>
        </w:rPr>
        <w:t xml:space="preserve"> </w:t>
      </w:r>
      <w:r>
        <w:t>the</w:t>
      </w:r>
      <w:r>
        <w:rPr>
          <w:spacing w:val="-2"/>
        </w:rPr>
        <w:t xml:space="preserve"> </w:t>
      </w:r>
      <w:r>
        <w:t>main features of our System below and further information appears at appropriate points throughout this Disclosure Document.</w:t>
      </w:r>
      <w:r>
        <w:rPr>
          <w:spacing w:val="40"/>
        </w:rPr>
        <w:t xml:space="preserve"> </w:t>
      </w:r>
      <w:r>
        <w:t>The descriptions in this Disclosure Document of various documents and their provisions are for general informational purposes only. In many cases (in the interests of brevity and understandability)</w:t>
      </w:r>
      <w:r>
        <w:rPr>
          <w:spacing w:val="-14"/>
        </w:rPr>
        <w:t xml:space="preserve"> </w:t>
      </w:r>
      <w:r>
        <w:t>only</w:t>
      </w:r>
      <w:r>
        <w:rPr>
          <w:spacing w:val="-14"/>
        </w:rPr>
        <w:t xml:space="preserve"> </w:t>
      </w:r>
      <w:r>
        <w:t>excerpts</w:t>
      </w:r>
      <w:r>
        <w:rPr>
          <w:spacing w:val="-14"/>
        </w:rPr>
        <w:t xml:space="preserve"> </w:t>
      </w:r>
      <w:r>
        <w:t>or</w:t>
      </w:r>
      <w:r>
        <w:rPr>
          <w:spacing w:val="-14"/>
        </w:rPr>
        <w:t xml:space="preserve"> </w:t>
      </w:r>
      <w:r>
        <w:t>summaries</w:t>
      </w:r>
      <w:r>
        <w:rPr>
          <w:spacing w:val="-14"/>
        </w:rPr>
        <w:t xml:space="preserve"> </w:t>
      </w:r>
      <w:r>
        <w:t>of</w:t>
      </w:r>
      <w:r>
        <w:rPr>
          <w:spacing w:val="-14"/>
        </w:rPr>
        <w:t xml:space="preserve"> </w:t>
      </w:r>
      <w:r>
        <w:t>documents</w:t>
      </w:r>
      <w:r>
        <w:rPr>
          <w:spacing w:val="-14"/>
        </w:rPr>
        <w:t xml:space="preserve"> </w:t>
      </w:r>
      <w:r>
        <w:t>are</w:t>
      </w:r>
      <w:r>
        <w:rPr>
          <w:spacing w:val="-14"/>
        </w:rPr>
        <w:t xml:space="preserve"> </w:t>
      </w:r>
      <w:r>
        <w:t>discussed.</w:t>
      </w:r>
      <w:r>
        <w:rPr>
          <w:spacing w:val="15"/>
        </w:rPr>
        <w:t xml:space="preserve"> </w:t>
      </w:r>
      <w:r>
        <w:t>However,</w:t>
      </w:r>
      <w:r>
        <w:rPr>
          <w:spacing w:val="-14"/>
        </w:rPr>
        <w:t xml:space="preserve"> </w:t>
      </w:r>
      <w:r>
        <w:t>the</w:t>
      </w:r>
      <w:r>
        <w:rPr>
          <w:spacing w:val="-14"/>
        </w:rPr>
        <w:t xml:space="preserve"> </w:t>
      </w:r>
      <w:r>
        <w:t>actual</w:t>
      </w:r>
      <w:r>
        <w:rPr>
          <w:spacing w:val="-14"/>
        </w:rPr>
        <w:t xml:space="preserve"> </w:t>
      </w:r>
      <w:r>
        <w:t xml:space="preserve">provisions of the documents will control in any </w:t>
      </w:r>
      <w:proofErr w:type="gramStart"/>
      <w:r>
        <w:t>case</w:t>
      </w:r>
      <w:proofErr w:type="gramEnd"/>
      <w:r>
        <w:t xml:space="preserve"> and you should read the entire Franchise Agreement, and other documents for more complete information.</w:t>
      </w:r>
    </w:p>
    <w:p w14:paraId="5EA6D81A" w14:textId="77777777" w:rsidR="00C811EF" w:rsidRDefault="00C811EF">
      <w:pPr>
        <w:pStyle w:val="BodyText"/>
        <w:kinsoku w:val="0"/>
        <w:overflowPunct w:val="0"/>
        <w:spacing w:before="10"/>
      </w:pPr>
    </w:p>
    <w:p w14:paraId="41BD510F" w14:textId="77777777" w:rsidR="00C811EF" w:rsidRDefault="00C811EF">
      <w:pPr>
        <w:pStyle w:val="BodyText"/>
        <w:kinsoku w:val="0"/>
        <w:overflowPunct w:val="0"/>
        <w:ind w:left="720" w:right="718"/>
        <w:jc w:val="both"/>
      </w:pPr>
      <w:r>
        <w:t>We have written this Disclosure Document in “plain English” to comply with legal requirements.</w:t>
      </w:r>
      <w:r>
        <w:rPr>
          <w:spacing w:val="40"/>
        </w:rPr>
        <w:t xml:space="preserve"> </w:t>
      </w:r>
      <w:r>
        <w:t xml:space="preserve">Any differences in the language in this Disclosure Document describing the terms, conditions or obligations under the Franchise Agreement or any other agreements are not intended to alter in any way your or our rights or obligations under the </w:t>
      </w:r>
      <w:proofErr w:type="gramStart"/>
      <w:r>
        <w:t>particular agreement</w:t>
      </w:r>
      <w:proofErr w:type="gramEnd"/>
      <w:r>
        <w:t>. For further clarity, the outlines and summaries contained</w:t>
      </w:r>
      <w:r>
        <w:rPr>
          <w:spacing w:val="-11"/>
        </w:rPr>
        <w:t xml:space="preserve"> </w:t>
      </w:r>
      <w:r>
        <w:t>in</w:t>
      </w:r>
      <w:r>
        <w:rPr>
          <w:spacing w:val="-12"/>
        </w:rPr>
        <w:t xml:space="preserve"> </w:t>
      </w:r>
      <w:r>
        <w:t>this</w:t>
      </w:r>
      <w:r>
        <w:rPr>
          <w:spacing w:val="-12"/>
        </w:rPr>
        <w:t xml:space="preserve"> </w:t>
      </w:r>
      <w:r>
        <w:t>Disclosure</w:t>
      </w:r>
      <w:r>
        <w:rPr>
          <w:spacing w:val="-12"/>
        </w:rPr>
        <w:t xml:space="preserve"> </w:t>
      </w:r>
      <w:r>
        <w:t>Document</w:t>
      </w:r>
      <w:r>
        <w:rPr>
          <w:spacing w:val="-13"/>
        </w:rPr>
        <w:t xml:space="preserve"> </w:t>
      </w:r>
      <w:r>
        <w:t>do</w:t>
      </w:r>
      <w:r>
        <w:rPr>
          <w:spacing w:val="-14"/>
        </w:rPr>
        <w:t xml:space="preserve"> </w:t>
      </w:r>
      <w:r>
        <w:t>not</w:t>
      </w:r>
      <w:r>
        <w:rPr>
          <w:spacing w:val="-13"/>
        </w:rPr>
        <w:t xml:space="preserve"> </w:t>
      </w:r>
      <w:r>
        <w:t>supersede,</w:t>
      </w:r>
      <w:r>
        <w:rPr>
          <w:spacing w:val="-14"/>
        </w:rPr>
        <w:t xml:space="preserve"> </w:t>
      </w:r>
      <w:r>
        <w:t>replace</w:t>
      </w:r>
      <w:r>
        <w:rPr>
          <w:spacing w:val="-14"/>
        </w:rPr>
        <w:t xml:space="preserve"> </w:t>
      </w:r>
      <w:r>
        <w:t>or</w:t>
      </w:r>
      <w:r>
        <w:rPr>
          <w:spacing w:val="-10"/>
        </w:rPr>
        <w:t xml:space="preserve"> </w:t>
      </w:r>
      <w:r>
        <w:t>modify</w:t>
      </w:r>
      <w:r>
        <w:rPr>
          <w:spacing w:val="-12"/>
        </w:rPr>
        <w:t xml:space="preserve"> </w:t>
      </w:r>
      <w:r>
        <w:t>the</w:t>
      </w:r>
      <w:r>
        <w:rPr>
          <w:spacing w:val="-14"/>
        </w:rPr>
        <w:t xml:space="preserve"> </w:t>
      </w:r>
      <w:r>
        <w:t>actual</w:t>
      </w:r>
      <w:r>
        <w:rPr>
          <w:spacing w:val="-14"/>
        </w:rPr>
        <w:t xml:space="preserve"> </w:t>
      </w:r>
      <w:r>
        <w:t>text</w:t>
      </w:r>
      <w:r>
        <w:rPr>
          <w:spacing w:val="-14"/>
        </w:rPr>
        <w:t xml:space="preserve"> </w:t>
      </w:r>
      <w:r>
        <w:t>of</w:t>
      </w:r>
      <w:r>
        <w:rPr>
          <w:spacing w:val="-13"/>
        </w:rPr>
        <w:t xml:space="preserve"> </w:t>
      </w:r>
      <w:r>
        <w:t>the</w:t>
      </w:r>
      <w:r>
        <w:rPr>
          <w:spacing w:val="-11"/>
        </w:rPr>
        <w:t xml:space="preserve"> </w:t>
      </w:r>
      <w:r>
        <w:t>obligations contained in</w:t>
      </w:r>
      <w:r>
        <w:rPr>
          <w:spacing w:val="-1"/>
        </w:rPr>
        <w:t xml:space="preserve"> </w:t>
      </w:r>
      <w:r>
        <w:t>the</w:t>
      </w:r>
      <w:r>
        <w:rPr>
          <w:spacing w:val="-2"/>
        </w:rPr>
        <w:t xml:space="preserve"> </w:t>
      </w:r>
      <w:r>
        <w:t>relevant</w:t>
      </w:r>
      <w:r>
        <w:rPr>
          <w:spacing w:val="-2"/>
        </w:rPr>
        <w:t xml:space="preserve"> </w:t>
      </w:r>
      <w:r>
        <w:t>agreements. Reference</w:t>
      </w:r>
      <w:r>
        <w:rPr>
          <w:spacing w:val="-2"/>
        </w:rPr>
        <w:t xml:space="preserve"> </w:t>
      </w:r>
      <w:r>
        <w:t>therefore</w:t>
      </w:r>
      <w:r>
        <w:rPr>
          <w:spacing w:val="-2"/>
        </w:rPr>
        <w:t xml:space="preserve"> </w:t>
      </w:r>
      <w:r>
        <w:t>should</w:t>
      </w:r>
      <w:r>
        <w:rPr>
          <w:spacing w:val="-2"/>
        </w:rPr>
        <w:t xml:space="preserve"> </w:t>
      </w:r>
      <w:r>
        <w:t>be</w:t>
      </w:r>
      <w:r>
        <w:rPr>
          <w:spacing w:val="-2"/>
        </w:rPr>
        <w:t xml:space="preserve"> </w:t>
      </w:r>
      <w:r>
        <w:t>made</w:t>
      </w:r>
      <w:r>
        <w:rPr>
          <w:spacing w:val="-4"/>
        </w:rPr>
        <w:t xml:space="preserve"> </w:t>
      </w:r>
      <w:r>
        <w:t>to</w:t>
      </w:r>
      <w:r>
        <w:rPr>
          <w:spacing w:val="-2"/>
        </w:rPr>
        <w:t xml:space="preserve"> </w:t>
      </w:r>
      <w:r>
        <w:t>the</w:t>
      </w:r>
      <w:r>
        <w:rPr>
          <w:spacing w:val="-4"/>
        </w:rPr>
        <w:t xml:space="preserve"> </w:t>
      </w:r>
      <w:r>
        <w:t>applicable</w:t>
      </w:r>
      <w:r>
        <w:rPr>
          <w:spacing w:val="-2"/>
        </w:rPr>
        <w:t xml:space="preserve"> </w:t>
      </w:r>
      <w:r>
        <w:t>agreements. We recommend that you thoroughly review this Disclosure Document with your lawyer and your other professional advisors. In the event of any inconsistency between this Disclosure Document and the applicable agreements, the terms and conditions of the applicable agreements shall prevail.</w:t>
      </w:r>
    </w:p>
    <w:p w14:paraId="16DB90B5" w14:textId="77777777" w:rsidR="00C811EF" w:rsidRDefault="00C811EF">
      <w:pPr>
        <w:pStyle w:val="BodyText"/>
        <w:kinsoku w:val="0"/>
        <w:overflowPunct w:val="0"/>
        <w:spacing w:before="9"/>
      </w:pPr>
    </w:p>
    <w:p w14:paraId="004B2495" w14:textId="1223E043" w:rsidR="00C811EF" w:rsidRDefault="00C811EF">
      <w:pPr>
        <w:pStyle w:val="BodyText"/>
        <w:kinsoku w:val="0"/>
        <w:overflowPunct w:val="0"/>
        <w:spacing w:before="1"/>
        <w:ind w:left="720" w:right="718"/>
        <w:jc w:val="both"/>
      </w:pPr>
      <w:r>
        <w:t>The</w:t>
      </w:r>
      <w:r>
        <w:rPr>
          <w:spacing w:val="-4"/>
        </w:rPr>
        <w:t xml:space="preserve"> </w:t>
      </w:r>
      <w:r>
        <w:t>information</w:t>
      </w:r>
      <w:r>
        <w:rPr>
          <w:spacing w:val="-4"/>
        </w:rPr>
        <w:t xml:space="preserve"> </w:t>
      </w:r>
      <w:r>
        <w:t>contained</w:t>
      </w:r>
      <w:r>
        <w:rPr>
          <w:spacing w:val="-4"/>
        </w:rPr>
        <w:t xml:space="preserve"> </w:t>
      </w:r>
      <w:r>
        <w:t>in</w:t>
      </w:r>
      <w:r>
        <w:rPr>
          <w:spacing w:val="-7"/>
        </w:rPr>
        <w:t xml:space="preserve"> </w:t>
      </w:r>
      <w:r>
        <w:t>this</w:t>
      </w:r>
      <w:r>
        <w:rPr>
          <w:spacing w:val="-5"/>
        </w:rPr>
        <w:t xml:space="preserve"> </w:t>
      </w:r>
      <w:r>
        <w:t>Disclosure</w:t>
      </w:r>
      <w:r>
        <w:rPr>
          <w:spacing w:val="-4"/>
        </w:rPr>
        <w:t xml:space="preserve"> </w:t>
      </w:r>
      <w:r>
        <w:t>Document</w:t>
      </w:r>
      <w:r>
        <w:rPr>
          <w:spacing w:val="-4"/>
        </w:rPr>
        <w:t xml:space="preserve"> </w:t>
      </w:r>
      <w:r>
        <w:t>is</w:t>
      </w:r>
      <w:r>
        <w:rPr>
          <w:spacing w:val="-3"/>
        </w:rPr>
        <w:t xml:space="preserve"> </w:t>
      </w:r>
      <w:r>
        <w:t>only</w:t>
      </w:r>
      <w:r>
        <w:rPr>
          <w:spacing w:val="-3"/>
        </w:rPr>
        <w:t xml:space="preserve"> </w:t>
      </w:r>
      <w:r>
        <w:t>a</w:t>
      </w:r>
      <w:r>
        <w:rPr>
          <w:spacing w:val="-4"/>
        </w:rPr>
        <w:t xml:space="preserve"> </w:t>
      </w:r>
      <w:r>
        <w:t>summary</w:t>
      </w:r>
      <w:r>
        <w:rPr>
          <w:spacing w:val="-5"/>
        </w:rPr>
        <w:t xml:space="preserve"> </w:t>
      </w:r>
      <w:r>
        <w:t>of</w:t>
      </w:r>
      <w:r>
        <w:rPr>
          <w:spacing w:val="-4"/>
        </w:rPr>
        <w:t xml:space="preserve"> </w:t>
      </w:r>
      <w:r>
        <w:t>the</w:t>
      </w:r>
      <w:r>
        <w:rPr>
          <w:spacing w:val="-4"/>
        </w:rPr>
        <w:t xml:space="preserve"> </w:t>
      </w:r>
      <w:r>
        <w:t>more</w:t>
      </w:r>
      <w:r>
        <w:rPr>
          <w:spacing w:val="-7"/>
        </w:rPr>
        <w:t xml:space="preserve"> </w:t>
      </w:r>
      <w:r>
        <w:t>detailed</w:t>
      </w:r>
      <w:r>
        <w:rPr>
          <w:spacing w:val="-4"/>
        </w:rPr>
        <w:t xml:space="preserve"> </w:t>
      </w:r>
      <w:r>
        <w:t>information set</w:t>
      </w:r>
      <w:r>
        <w:rPr>
          <w:spacing w:val="-6"/>
        </w:rPr>
        <w:t xml:space="preserve"> </w:t>
      </w:r>
      <w:r>
        <w:t>out</w:t>
      </w:r>
      <w:r>
        <w:rPr>
          <w:spacing w:val="-7"/>
        </w:rPr>
        <w:t xml:space="preserve"> </w:t>
      </w:r>
      <w:r>
        <w:t>in</w:t>
      </w:r>
      <w:r>
        <w:rPr>
          <w:spacing w:val="-7"/>
        </w:rPr>
        <w:t xml:space="preserve"> </w:t>
      </w:r>
      <w:r>
        <w:t>the</w:t>
      </w:r>
      <w:r>
        <w:rPr>
          <w:spacing w:val="-7"/>
        </w:rPr>
        <w:t xml:space="preserve"> </w:t>
      </w:r>
      <w:r>
        <w:t>Franchise</w:t>
      </w:r>
      <w:r>
        <w:rPr>
          <w:spacing w:val="-7"/>
        </w:rPr>
        <w:t xml:space="preserve"> </w:t>
      </w:r>
      <w:r>
        <w:t>Agreement</w:t>
      </w:r>
      <w:r>
        <w:rPr>
          <w:spacing w:val="-7"/>
        </w:rPr>
        <w:t xml:space="preserve"> </w:t>
      </w:r>
      <w:r>
        <w:t>and</w:t>
      </w:r>
      <w:r>
        <w:rPr>
          <w:spacing w:val="-7"/>
        </w:rPr>
        <w:t xml:space="preserve"> </w:t>
      </w:r>
      <w:r>
        <w:t>other</w:t>
      </w:r>
      <w:r>
        <w:rPr>
          <w:spacing w:val="-5"/>
        </w:rPr>
        <w:t xml:space="preserve"> </w:t>
      </w:r>
      <w:r>
        <w:t>related</w:t>
      </w:r>
      <w:r>
        <w:rPr>
          <w:spacing w:val="-7"/>
        </w:rPr>
        <w:t xml:space="preserve"> </w:t>
      </w:r>
      <w:r>
        <w:t>agreements.</w:t>
      </w:r>
      <w:r>
        <w:rPr>
          <w:spacing w:val="-7"/>
        </w:rPr>
        <w:t xml:space="preserve"> </w:t>
      </w:r>
      <w:r>
        <w:t>Although</w:t>
      </w:r>
      <w:r>
        <w:rPr>
          <w:spacing w:val="-7"/>
        </w:rPr>
        <w:t xml:space="preserve"> </w:t>
      </w:r>
      <w:r>
        <w:t>the</w:t>
      </w:r>
      <w:r>
        <w:rPr>
          <w:spacing w:val="-7"/>
        </w:rPr>
        <w:t xml:space="preserve"> </w:t>
      </w:r>
      <w:r>
        <w:t>Disclosure</w:t>
      </w:r>
      <w:r>
        <w:rPr>
          <w:spacing w:val="-7"/>
        </w:rPr>
        <w:t xml:space="preserve"> </w:t>
      </w:r>
      <w:r>
        <w:t>Document</w:t>
      </w:r>
      <w:r>
        <w:rPr>
          <w:spacing w:val="-7"/>
        </w:rPr>
        <w:t xml:space="preserve"> </w:t>
      </w:r>
      <w:r>
        <w:t>sets out</w:t>
      </w:r>
      <w:r>
        <w:rPr>
          <w:spacing w:val="-2"/>
        </w:rPr>
        <w:t xml:space="preserve"> </w:t>
      </w:r>
      <w:r>
        <w:t>all</w:t>
      </w:r>
      <w:r>
        <w:rPr>
          <w:spacing w:val="-3"/>
        </w:rPr>
        <w:t xml:space="preserve"> </w:t>
      </w:r>
      <w:r>
        <w:t>material</w:t>
      </w:r>
      <w:r>
        <w:rPr>
          <w:spacing w:val="-2"/>
        </w:rPr>
        <w:t xml:space="preserve"> </w:t>
      </w:r>
      <w:r>
        <w:t>facts related to</w:t>
      </w:r>
      <w:r>
        <w:rPr>
          <w:spacing w:val="-2"/>
        </w:rPr>
        <w:t xml:space="preserve"> </w:t>
      </w:r>
      <w:r>
        <w:t>the</w:t>
      </w:r>
      <w:r>
        <w:rPr>
          <w:spacing w:val="-2"/>
        </w:rPr>
        <w:t xml:space="preserve"> </w:t>
      </w:r>
      <w:del w:id="6" w:author="Matthew Levine" w:date="2025-06-06T13:43:00Z" w16du:dateUtc="2025-06-06T17:43:00Z">
        <w:r w:rsidDel="00206E92">
          <w:delText>Studio</w:delText>
        </w:r>
      </w:del>
      <w:ins w:id="7" w:author="Matthew Levine" w:date="2025-06-06T13:43:00Z" w16du:dateUtc="2025-06-06T17:43:00Z">
        <w:r w:rsidR="00206E92">
          <w:t>[Premise Café]</w:t>
        </w:r>
      </w:ins>
      <w:r>
        <w:t>,</w:t>
      </w:r>
      <w:r>
        <w:rPr>
          <w:spacing w:val="-1"/>
        </w:rPr>
        <w:t xml:space="preserve"> </w:t>
      </w:r>
      <w:r>
        <w:t>it</w:t>
      </w:r>
      <w:r>
        <w:rPr>
          <w:spacing w:val="-2"/>
        </w:rPr>
        <w:t xml:space="preserve"> </w:t>
      </w:r>
      <w:r>
        <w:t>is not</w:t>
      </w:r>
      <w:r>
        <w:rPr>
          <w:spacing w:val="-1"/>
        </w:rPr>
        <w:t xml:space="preserve"> </w:t>
      </w:r>
      <w:r>
        <w:t>meant</w:t>
      </w:r>
      <w:r>
        <w:rPr>
          <w:spacing w:val="-2"/>
        </w:rPr>
        <w:t xml:space="preserve"> </w:t>
      </w:r>
      <w:r>
        <w:t>to</w:t>
      </w:r>
      <w:r>
        <w:rPr>
          <w:spacing w:val="-2"/>
        </w:rPr>
        <w:t xml:space="preserve"> </w:t>
      </w:r>
      <w:r>
        <w:t>be, nor is it,</w:t>
      </w:r>
      <w:r>
        <w:rPr>
          <w:spacing w:val="-2"/>
        </w:rPr>
        <w:t xml:space="preserve"> </w:t>
      </w:r>
      <w:r>
        <w:t>complete or inclusive of</w:t>
      </w:r>
      <w:r>
        <w:rPr>
          <w:spacing w:val="-2"/>
        </w:rPr>
        <w:t xml:space="preserve"> </w:t>
      </w:r>
      <w:r>
        <w:t>all</w:t>
      </w:r>
      <w:r>
        <w:rPr>
          <w:spacing w:val="-2"/>
        </w:rPr>
        <w:t xml:space="preserve"> </w:t>
      </w:r>
      <w:r>
        <w:t>details of being a franchisee. Potential franchisees should carefully review the entire contents of this Disclosure Document, the Franchise Agreement, and all other agreements referred to in this Disclosure Document, with their legal and financial professional advisers.</w:t>
      </w:r>
    </w:p>
    <w:p w14:paraId="5DC71DC7" w14:textId="77777777" w:rsidR="00C811EF" w:rsidRDefault="00C811EF">
      <w:pPr>
        <w:pStyle w:val="BodyText"/>
        <w:kinsoku w:val="0"/>
        <w:overflowPunct w:val="0"/>
        <w:spacing w:before="10"/>
      </w:pPr>
    </w:p>
    <w:p w14:paraId="3ACE373B" w14:textId="77777777" w:rsidR="00C811EF" w:rsidRDefault="00C811EF">
      <w:pPr>
        <w:pStyle w:val="BodyText"/>
        <w:kinsoku w:val="0"/>
        <w:overflowPunct w:val="0"/>
        <w:ind w:left="720" w:right="718"/>
        <w:jc w:val="both"/>
      </w:pPr>
      <w:r>
        <w:t>This</w:t>
      </w:r>
      <w:r>
        <w:rPr>
          <w:spacing w:val="-11"/>
        </w:rPr>
        <w:t xml:space="preserve"> </w:t>
      </w:r>
      <w:r>
        <w:t>Disclosure</w:t>
      </w:r>
      <w:r>
        <w:rPr>
          <w:spacing w:val="-13"/>
        </w:rPr>
        <w:t xml:space="preserve"> </w:t>
      </w:r>
      <w:r>
        <w:t>Document</w:t>
      </w:r>
      <w:r>
        <w:rPr>
          <w:spacing w:val="-13"/>
        </w:rPr>
        <w:t xml:space="preserve"> </w:t>
      </w:r>
      <w:r>
        <w:t>is</w:t>
      </w:r>
      <w:r>
        <w:rPr>
          <w:spacing w:val="-11"/>
        </w:rPr>
        <w:t xml:space="preserve"> </w:t>
      </w:r>
      <w:r>
        <w:t>not</w:t>
      </w:r>
      <w:r>
        <w:rPr>
          <w:spacing w:val="-13"/>
        </w:rPr>
        <w:t xml:space="preserve"> </w:t>
      </w:r>
      <w:r>
        <w:t>an</w:t>
      </w:r>
      <w:r>
        <w:rPr>
          <w:spacing w:val="-13"/>
        </w:rPr>
        <w:t xml:space="preserve"> </w:t>
      </w:r>
      <w:r>
        <w:t>offer</w:t>
      </w:r>
      <w:r>
        <w:rPr>
          <w:spacing w:val="-12"/>
        </w:rPr>
        <w:t xml:space="preserve"> </w:t>
      </w:r>
      <w:r>
        <w:t>to</w:t>
      </w:r>
      <w:r>
        <w:rPr>
          <w:spacing w:val="-13"/>
        </w:rPr>
        <w:t xml:space="preserve"> </w:t>
      </w:r>
      <w:r>
        <w:t>sell</w:t>
      </w:r>
      <w:r>
        <w:rPr>
          <w:spacing w:val="-14"/>
        </w:rPr>
        <w:t xml:space="preserve"> </w:t>
      </w:r>
      <w:r>
        <w:t>or</w:t>
      </w:r>
      <w:r>
        <w:rPr>
          <w:spacing w:val="-12"/>
        </w:rPr>
        <w:t xml:space="preserve"> </w:t>
      </w:r>
      <w:r>
        <w:t>solicitation</w:t>
      </w:r>
      <w:r>
        <w:rPr>
          <w:spacing w:val="-13"/>
        </w:rPr>
        <w:t xml:space="preserve"> </w:t>
      </w:r>
      <w:r>
        <w:t>of</w:t>
      </w:r>
      <w:r>
        <w:rPr>
          <w:spacing w:val="-13"/>
        </w:rPr>
        <w:t xml:space="preserve"> </w:t>
      </w:r>
      <w:r>
        <w:t>an</w:t>
      </w:r>
      <w:r>
        <w:rPr>
          <w:spacing w:val="-13"/>
        </w:rPr>
        <w:t xml:space="preserve"> </w:t>
      </w:r>
      <w:r>
        <w:t>offer</w:t>
      </w:r>
      <w:r>
        <w:rPr>
          <w:spacing w:val="-12"/>
        </w:rPr>
        <w:t xml:space="preserve"> </w:t>
      </w:r>
      <w:r>
        <w:t>to</w:t>
      </w:r>
      <w:r>
        <w:rPr>
          <w:spacing w:val="-13"/>
        </w:rPr>
        <w:t xml:space="preserve"> </w:t>
      </w:r>
      <w:r>
        <w:t>buy</w:t>
      </w:r>
      <w:r>
        <w:rPr>
          <w:spacing w:val="-12"/>
        </w:rPr>
        <w:t xml:space="preserve"> </w:t>
      </w:r>
      <w:r>
        <w:t>a</w:t>
      </w:r>
      <w:r>
        <w:rPr>
          <w:spacing w:val="-13"/>
        </w:rPr>
        <w:t xml:space="preserve"> </w:t>
      </w:r>
      <w:r>
        <w:t>franchise</w:t>
      </w:r>
      <w:r>
        <w:rPr>
          <w:spacing w:val="-13"/>
        </w:rPr>
        <w:t xml:space="preserve"> </w:t>
      </w:r>
      <w:r>
        <w:t>and</w:t>
      </w:r>
      <w:r>
        <w:rPr>
          <w:spacing w:val="-13"/>
        </w:rPr>
        <w:t xml:space="preserve"> </w:t>
      </w:r>
      <w:r>
        <w:t>the</w:t>
      </w:r>
      <w:r>
        <w:rPr>
          <w:spacing w:val="-13"/>
        </w:rPr>
        <w:t xml:space="preserve"> </w:t>
      </w:r>
      <w:r>
        <w:t>provision of this Disclosure Document to you is in no way to be construed as an agreement between you and us or a commitment by us to enter into a franchise agreement with you.</w:t>
      </w:r>
    </w:p>
    <w:p w14:paraId="1429B5CB" w14:textId="77777777" w:rsidR="00C811EF" w:rsidRDefault="00C811EF">
      <w:pPr>
        <w:pStyle w:val="BodyText"/>
        <w:kinsoku w:val="0"/>
        <w:overflowPunct w:val="0"/>
        <w:spacing w:before="11"/>
      </w:pPr>
    </w:p>
    <w:p w14:paraId="1F2FDAAE" w14:textId="77777777" w:rsidR="00C811EF" w:rsidRDefault="00C811EF">
      <w:pPr>
        <w:pStyle w:val="BodyText"/>
        <w:kinsoku w:val="0"/>
        <w:overflowPunct w:val="0"/>
        <w:spacing w:line="229" w:lineRule="exact"/>
        <w:ind w:left="720"/>
        <w:jc w:val="both"/>
        <w:rPr>
          <w:b/>
          <w:bCs/>
        </w:rPr>
      </w:pPr>
      <w:r>
        <w:rPr>
          <w:b/>
          <w:bCs/>
          <w:u w:val="thick"/>
        </w:rPr>
        <w:t>Factors</w:t>
      </w:r>
      <w:r>
        <w:rPr>
          <w:b/>
          <w:bCs/>
          <w:spacing w:val="-11"/>
          <w:u w:val="thick"/>
        </w:rPr>
        <w:t xml:space="preserve"> </w:t>
      </w:r>
      <w:r>
        <w:rPr>
          <w:b/>
          <w:bCs/>
          <w:u w:val="thick"/>
        </w:rPr>
        <w:t>Influencing</w:t>
      </w:r>
      <w:r>
        <w:rPr>
          <w:b/>
          <w:bCs/>
          <w:spacing w:val="-10"/>
          <w:u w:val="thick"/>
        </w:rPr>
        <w:t xml:space="preserve"> </w:t>
      </w:r>
      <w:r>
        <w:rPr>
          <w:b/>
          <w:bCs/>
          <w:spacing w:val="-2"/>
          <w:u w:val="thick"/>
        </w:rPr>
        <w:t>Results</w:t>
      </w:r>
    </w:p>
    <w:p w14:paraId="09E505F4" w14:textId="77777777" w:rsidR="00C811EF" w:rsidRDefault="00C811EF">
      <w:pPr>
        <w:pStyle w:val="BodyText"/>
        <w:kinsoku w:val="0"/>
        <w:overflowPunct w:val="0"/>
        <w:ind w:left="720" w:right="721"/>
        <w:jc w:val="both"/>
      </w:pPr>
      <w:r>
        <w:t>If</w:t>
      </w:r>
      <w:r>
        <w:rPr>
          <w:spacing w:val="-14"/>
        </w:rPr>
        <w:t xml:space="preserve"> </w:t>
      </w:r>
      <w:r>
        <w:t>you</w:t>
      </w:r>
      <w:r>
        <w:rPr>
          <w:spacing w:val="-14"/>
        </w:rPr>
        <w:t xml:space="preserve"> </w:t>
      </w:r>
      <w:r>
        <w:t>decide</w:t>
      </w:r>
      <w:r>
        <w:rPr>
          <w:spacing w:val="-11"/>
        </w:rPr>
        <w:t xml:space="preserve"> </w:t>
      </w:r>
      <w:r>
        <w:t>to</w:t>
      </w:r>
      <w:r>
        <w:rPr>
          <w:spacing w:val="-14"/>
        </w:rPr>
        <w:t xml:space="preserve"> </w:t>
      </w:r>
      <w:r>
        <w:t>purchase</w:t>
      </w:r>
      <w:r>
        <w:rPr>
          <w:spacing w:val="-14"/>
        </w:rPr>
        <w:t xml:space="preserve"> </w:t>
      </w:r>
      <w:r>
        <w:t>the</w:t>
      </w:r>
      <w:r>
        <w:rPr>
          <w:spacing w:val="-13"/>
        </w:rPr>
        <w:t xml:space="preserve"> </w:t>
      </w:r>
      <w:r>
        <w:t>franchise,</w:t>
      </w:r>
      <w:r>
        <w:rPr>
          <w:spacing w:val="-13"/>
        </w:rPr>
        <w:t xml:space="preserve"> </w:t>
      </w:r>
      <w:r>
        <w:t>your</w:t>
      </w:r>
      <w:r>
        <w:rPr>
          <w:spacing w:val="-12"/>
        </w:rPr>
        <w:t xml:space="preserve"> </w:t>
      </w:r>
      <w:r>
        <w:t>success</w:t>
      </w:r>
      <w:r>
        <w:rPr>
          <w:spacing w:val="-12"/>
        </w:rPr>
        <w:t xml:space="preserve"> </w:t>
      </w:r>
      <w:r>
        <w:t>or</w:t>
      </w:r>
      <w:r>
        <w:rPr>
          <w:spacing w:val="-12"/>
        </w:rPr>
        <w:t xml:space="preserve"> </w:t>
      </w:r>
      <w:r>
        <w:t>failure</w:t>
      </w:r>
      <w:r>
        <w:rPr>
          <w:spacing w:val="-12"/>
        </w:rPr>
        <w:t xml:space="preserve"> </w:t>
      </w:r>
      <w:r>
        <w:t>in</w:t>
      </w:r>
      <w:r>
        <w:rPr>
          <w:spacing w:val="-14"/>
        </w:rPr>
        <w:t xml:space="preserve"> </w:t>
      </w:r>
      <w:r>
        <w:t>operating</w:t>
      </w:r>
      <w:r>
        <w:rPr>
          <w:spacing w:val="-14"/>
        </w:rPr>
        <w:t xml:space="preserve"> </w:t>
      </w:r>
      <w:r>
        <w:t>the</w:t>
      </w:r>
      <w:r>
        <w:rPr>
          <w:spacing w:val="-12"/>
        </w:rPr>
        <w:t xml:space="preserve"> </w:t>
      </w:r>
      <w:r>
        <w:t>franchise</w:t>
      </w:r>
      <w:r>
        <w:rPr>
          <w:spacing w:val="-14"/>
        </w:rPr>
        <w:t xml:space="preserve"> </w:t>
      </w:r>
      <w:r>
        <w:t>may</w:t>
      </w:r>
      <w:r>
        <w:rPr>
          <w:spacing w:val="-12"/>
        </w:rPr>
        <w:t xml:space="preserve"> </w:t>
      </w:r>
      <w:r>
        <w:t>be</w:t>
      </w:r>
      <w:r>
        <w:rPr>
          <w:spacing w:val="-14"/>
        </w:rPr>
        <w:t xml:space="preserve"> </w:t>
      </w:r>
      <w:r>
        <w:t xml:space="preserve">influenced by </w:t>
      </w:r>
      <w:proofErr w:type="gramStart"/>
      <w:r>
        <w:t>a number of</w:t>
      </w:r>
      <w:proofErr w:type="gramEnd"/>
      <w:r>
        <w:t xml:space="preserve"> factors, including, but not limited to, the following:</w:t>
      </w:r>
    </w:p>
    <w:p w14:paraId="322212B8" w14:textId="77777777" w:rsidR="00C811EF" w:rsidRDefault="00C811EF">
      <w:pPr>
        <w:pStyle w:val="BodyText"/>
        <w:kinsoku w:val="0"/>
        <w:overflowPunct w:val="0"/>
      </w:pPr>
    </w:p>
    <w:p w14:paraId="6034F5B5" w14:textId="77777777" w:rsidR="00C811EF" w:rsidRDefault="00C811EF">
      <w:pPr>
        <w:pStyle w:val="ListParagraph"/>
        <w:numPr>
          <w:ilvl w:val="0"/>
          <w:numId w:val="106"/>
        </w:numPr>
        <w:tabs>
          <w:tab w:val="left" w:pos="1798"/>
        </w:tabs>
        <w:kinsoku w:val="0"/>
        <w:overflowPunct w:val="0"/>
        <w:ind w:left="1798" w:hanging="358"/>
        <w:jc w:val="left"/>
        <w:rPr>
          <w:spacing w:val="-2"/>
          <w:sz w:val="20"/>
          <w:szCs w:val="20"/>
        </w:rPr>
      </w:pPr>
      <w:r>
        <w:rPr>
          <w:sz w:val="20"/>
          <w:szCs w:val="20"/>
        </w:rPr>
        <w:t>Customer</w:t>
      </w:r>
      <w:r>
        <w:rPr>
          <w:spacing w:val="-7"/>
          <w:sz w:val="20"/>
          <w:szCs w:val="20"/>
        </w:rPr>
        <w:t xml:space="preserve"> </w:t>
      </w:r>
      <w:r>
        <w:rPr>
          <w:sz w:val="20"/>
          <w:szCs w:val="20"/>
        </w:rPr>
        <w:t>demand</w:t>
      </w:r>
      <w:r>
        <w:rPr>
          <w:spacing w:val="-9"/>
          <w:sz w:val="20"/>
          <w:szCs w:val="20"/>
        </w:rPr>
        <w:t xml:space="preserve"> </w:t>
      </w:r>
      <w:r>
        <w:rPr>
          <w:sz w:val="20"/>
          <w:szCs w:val="20"/>
        </w:rPr>
        <w:t>and</w:t>
      </w:r>
      <w:r>
        <w:rPr>
          <w:spacing w:val="-9"/>
          <w:sz w:val="20"/>
          <w:szCs w:val="20"/>
        </w:rPr>
        <w:t xml:space="preserve"> </w:t>
      </w:r>
      <w:r>
        <w:rPr>
          <w:spacing w:val="-2"/>
          <w:sz w:val="20"/>
          <w:szCs w:val="20"/>
        </w:rPr>
        <w:t>demographics.</w:t>
      </w:r>
    </w:p>
    <w:p w14:paraId="6AC30AED" w14:textId="77777777" w:rsidR="00C811EF" w:rsidRDefault="00C811EF">
      <w:pPr>
        <w:pStyle w:val="ListParagraph"/>
        <w:numPr>
          <w:ilvl w:val="0"/>
          <w:numId w:val="106"/>
        </w:numPr>
        <w:tabs>
          <w:tab w:val="left" w:pos="1798"/>
        </w:tabs>
        <w:kinsoku w:val="0"/>
        <w:overflowPunct w:val="0"/>
        <w:spacing w:before="1"/>
        <w:ind w:left="1798" w:hanging="358"/>
        <w:jc w:val="left"/>
        <w:rPr>
          <w:spacing w:val="-2"/>
          <w:sz w:val="20"/>
          <w:szCs w:val="20"/>
        </w:rPr>
      </w:pPr>
      <w:r>
        <w:rPr>
          <w:sz w:val="20"/>
          <w:szCs w:val="20"/>
        </w:rPr>
        <w:t>Market</w:t>
      </w:r>
      <w:r>
        <w:rPr>
          <w:spacing w:val="-10"/>
          <w:sz w:val="20"/>
          <w:szCs w:val="20"/>
        </w:rPr>
        <w:t xml:space="preserve"> </w:t>
      </w:r>
      <w:r>
        <w:rPr>
          <w:spacing w:val="-2"/>
          <w:sz w:val="20"/>
          <w:szCs w:val="20"/>
        </w:rPr>
        <w:t>conditions.</w:t>
      </w:r>
    </w:p>
    <w:p w14:paraId="57870EB2" w14:textId="77777777" w:rsidR="00C811EF" w:rsidRDefault="00C811EF">
      <w:pPr>
        <w:pStyle w:val="ListParagraph"/>
        <w:numPr>
          <w:ilvl w:val="0"/>
          <w:numId w:val="106"/>
        </w:numPr>
        <w:tabs>
          <w:tab w:val="left" w:pos="1798"/>
        </w:tabs>
        <w:kinsoku w:val="0"/>
        <w:overflowPunct w:val="0"/>
        <w:spacing w:before="1"/>
        <w:ind w:left="1798" w:hanging="358"/>
        <w:jc w:val="left"/>
        <w:rPr>
          <w:spacing w:val="-2"/>
          <w:sz w:val="20"/>
          <w:szCs w:val="20"/>
        </w:rPr>
        <w:sectPr w:rsidR="00C811EF">
          <w:pgSz w:w="12240" w:h="15840"/>
          <w:pgMar w:top="400" w:right="720" w:bottom="1440" w:left="720" w:header="200" w:footer="1257" w:gutter="0"/>
          <w:cols w:space="720"/>
          <w:noEndnote/>
        </w:sectPr>
      </w:pPr>
    </w:p>
    <w:p w14:paraId="734BB261" w14:textId="77777777" w:rsidR="00C811EF" w:rsidRDefault="00C811EF">
      <w:pPr>
        <w:pStyle w:val="BodyText"/>
        <w:kinsoku w:val="0"/>
        <w:overflowPunct w:val="0"/>
      </w:pPr>
    </w:p>
    <w:p w14:paraId="3A072CC6" w14:textId="77777777" w:rsidR="00C811EF" w:rsidRDefault="00C811EF">
      <w:pPr>
        <w:pStyle w:val="BodyText"/>
        <w:kinsoku w:val="0"/>
        <w:overflowPunct w:val="0"/>
      </w:pPr>
    </w:p>
    <w:p w14:paraId="404D7362" w14:textId="77777777" w:rsidR="00C811EF" w:rsidRDefault="00C811EF">
      <w:pPr>
        <w:pStyle w:val="BodyText"/>
        <w:kinsoku w:val="0"/>
        <w:overflowPunct w:val="0"/>
      </w:pPr>
    </w:p>
    <w:p w14:paraId="76504D11" w14:textId="77777777" w:rsidR="00C811EF" w:rsidRDefault="00C811EF">
      <w:pPr>
        <w:pStyle w:val="BodyText"/>
        <w:kinsoku w:val="0"/>
        <w:overflowPunct w:val="0"/>
        <w:spacing w:before="119"/>
      </w:pPr>
    </w:p>
    <w:p w14:paraId="01A9768C" w14:textId="77777777" w:rsidR="00C811EF" w:rsidRDefault="00C811EF">
      <w:pPr>
        <w:pStyle w:val="ListParagraph"/>
        <w:numPr>
          <w:ilvl w:val="0"/>
          <w:numId w:val="106"/>
        </w:numPr>
        <w:tabs>
          <w:tab w:val="left" w:pos="1799"/>
        </w:tabs>
        <w:kinsoku w:val="0"/>
        <w:overflowPunct w:val="0"/>
        <w:ind w:left="1799" w:hanging="359"/>
        <w:jc w:val="left"/>
        <w:rPr>
          <w:spacing w:val="-4"/>
          <w:sz w:val="20"/>
          <w:szCs w:val="20"/>
        </w:rPr>
      </w:pPr>
      <w:r>
        <w:rPr>
          <w:sz w:val="20"/>
          <w:szCs w:val="20"/>
        </w:rPr>
        <w:t>The</w:t>
      </w:r>
      <w:r>
        <w:rPr>
          <w:spacing w:val="-6"/>
          <w:sz w:val="20"/>
          <w:szCs w:val="20"/>
        </w:rPr>
        <w:t xml:space="preserve"> </w:t>
      </w:r>
      <w:r>
        <w:rPr>
          <w:sz w:val="20"/>
          <w:szCs w:val="20"/>
        </w:rPr>
        <w:t>nature</w:t>
      </w:r>
      <w:r>
        <w:rPr>
          <w:spacing w:val="-5"/>
          <w:sz w:val="20"/>
          <w:szCs w:val="20"/>
        </w:rPr>
        <w:t xml:space="preserve"> </w:t>
      </w:r>
      <w:r>
        <w:rPr>
          <w:sz w:val="20"/>
          <w:szCs w:val="20"/>
        </w:rPr>
        <w:t>and</w:t>
      </w:r>
      <w:r>
        <w:rPr>
          <w:spacing w:val="-4"/>
          <w:sz w:val="20"/>
          <w:szCs w:val="20"/>
        </w:rPr>
        <w:t xml:space="preserve"> </w:t>
      </w:r>
      <w:r>
        <w:rPr>
          <w:sz w:val="20"/>
          <w:szCs w:val="20"/>
        </w:rPr>
        <w:t>extent</w:t>
      </w:r>
      <w:r>
        <w:rPr>
          <w:spacing w:val="-4"/>
          <w:sz w:val="20"/>
          <w:szCs w:val="20"/>
        </w:rPr>
        <w:t xml:space="preserve"> </w:t>
      </w:r>
      <w:r>
        <w:rPr>
          <w:sz w:val="20"/>
          <w:szCs w:val="20"/>
        </w:rPr>
        <w:t>of</w:t>
      </w:r>
      <w:r>
        <w:rPr>
          <w:spacing w:val="-6"/>
          <w:sz w:val="20"/>
          <w:szCs w:val="20"/>
        </w:rPr>
        <w:t xml:space="preserve"> </w:t>
      </w:r>
      <w:r>
        <w:rPr>
          <w:sz w:val="20"/>
          <w:szCs w:val="20"/>
        </w:rPr>
        <w:t>the</w:t>
      </w:r>
      <w:r>
        <w:rPr>
          <w:spacing w:val="-6"/>
          <w:sz w:val="20"/>
          <w:szCs w:val="20"/>
        </w:rPr>
        <w:t xml:space="preserve"> </w:t>
      </w:r>
      <w:r>
        <w:rPr>
          <w:sz w:val="20"/>
          <w:szCs w:val="20"/>
        </w:rPr>
        <w:t>competition</w:t>
      </w:r>
      <w:r>
        <w:rPr>
          <w:spacing w:val="-6"/>
          <w:sz w:val="20"/>
          <w:szCs w:val="20"/>
        </w:rPr>
        <w:t xml:space="preserve"> </w:t>
      </w:r>
      <w:r>
        <w:rPr>
          <w:sz w:val="20"/>
          <w:szCs w:val="20"/>
        </w:rPr>
        <w:t>faced</w:t>
      </w:r>
      <w:r>
        <w:rPr>
          <w:spacing w:val="-6"/>
          <w:sz w:val="20"/>
          <w:szCs w:val="20"/>
        </w:rPr>
        <w:t xml:space="preserve"> </w:t>
      </w:r>
      <w:r>
        <w:rPr>
          <w:sz w:val="20"/>
          <w:szCs w:val="20"/>
        </w:rPr>
        <w:t>by</w:t>
      </w:r>
      <w:r>
        <w:rPr>
          <w:spacing w:val="-4"/>
          <w:sz w:val="20"/>
          <w:szCs w:val="20"/>
        </w:rPr>
        <w:t xml:space="preserve"> you.</w:t>
      </w:r>
    </w:p>
    <w:p w14:paraId="5D358597" w14:textId="77777777" w:rsidR="00C811EF" w:rsidRDefault="00C811EF">
      <w:pPr>
        <w:pStyle w:val="ListParagraph"/>
        <w:numPr>
          <w:ilvl w:val="0"/>
          <w:numId w:val="106"/>
        </w:numPr>
        <w:tabs>
          <w:tab w:val="left" w:pos="1800"/>
        </w:tabs>
        <w:kinsoku w:val="0"/>
        <w:overflowPunct w:val="0"/>
        <w:spacing w:before="1"/>
        <w:ind w:right="720"/>
        <w:jc w:val="left"/>
        <w:rPr>
          <w:sz w:val="20"/>
          <w:szCs w:val="20"/>
        </w:rPr>
      </w:pPr>
      <w:r>
        <w:rPr>
          <w:sz w:val="20"/>
          <w:szCs w:val="20"/>
        </w:rPr>
        <w:t>Your</w:t>
      </w:r>
      <w:r>
        <w:rPr>
          <w:spacing w:val="-5"/>
          <w:sz w:val="20"/>
          <w:szCs w:val="20"/>
        </w:rPr>
        <w:t xml:space="preserve"> </w:t>
      </w:r>
      <w:r>
        <w:rPr>
          <w:sz w:val="20"/>
          <w:szCs w:val="20"/>
        </w:rPr>
        <w:t>personal</w:t>
      </w:r>
      <w:r>
        <w:rPr>
          <w:spacing w:val="-8"/>
          <w:sz w:val="20"/>
          <w:szCs w:val="20"/>
        </w:rPr>
        <w:t xml:space="preserve"> </w:t>
      </w:r>
      <w:r>
        <w:rPr>
          <w:sz w:val="20"/>
          <w:szCs w:val="20"/>
        </w:rPr>
        <w:t>involvement</w:t>
      </w:r>
      <w:r>
        <w:rPr>
          <w:spacing w:val="-6"/>
          <w:sz w:val="20"/>
          <w:szCs w:val="20"/>
        </w:rPr>
        <w:t xml:space="preserve"> </w:t>
      </w:r>
      <w:r>
        <w:rPr>
          <w:sz w:val="20"/>
          <w:szCs w:val="20"/>
        </w:rPr>
        <w:t>in</w:t>
      </w:r>
      <w:r>
        <w:rPr>
          <w:spacing w:val="-9"/>
          <w:sz w:val="20"/>
          <w:szCs w:val="20"/>
        </w:rPr>
        <w:t xml:space="preserve"> </w:t>
      </w:r>
      <w:r>
        <w:rPr>
          <w:sz w:val="20"/>
          <w:szCs w:val="20"/>
        </w:rPr>
        <w:t>the</w:t>
      </w:r>
      <w:r>
        <w:rPr>
          <w:spacing w:val="-9"/>
          <w:sz w:val="20"/>
          <w:szCs w:val="20"/>
        </w:rPr>
        <w:t xml:space="preserve"> </w:t>
      </w:r>
      <w:r>
        <w:rPr>
          <w:sz w:val="20"/>
          <w:szCs w:val="20"/>
        </w:rPr>
        <w:t>day-to-day</w:t>
      </w:r>
      <w:r>
        <w:rPr>
          <w:spacing w:val="-5"/>
          <w:sz w:val="20"/>
          <w:szCs w:val="20"/>
        </w:rPr>
        <w:t xml:space="preserve"> </w:t>
      </w:r>
      <w:r>
        <w:rPr>
          <w:sz w:val="20"/>
          <w:szCs w:val="20"/>
        </w:rPr>
        <w:t>affairs</w:t>
      </w:r>
      <w:r>
        <w:rPr>
          <w:spacing w:val="-7"/>
          <w:sz w:val="20"/>
          <w:szCs w:val="20"/>
        </w:rPr>
        <w:t xml:space="preserve"> </w:t>
      </w:r>
      <w:r>
        <w:rPr>
          <w:sz w:val="20"/>
          <w:szCs w:val="20"/>
        </w:rPr>
        <w:t>of</w:t>
      </w:r>
      <w:r>
        <w:rPr>
          <w:spacing w:val="-7"/>
          <w:sz w:val="20"/>
          <w:szCs w:val="20"/>
        </w:rPr>
        <w:t xml:space="preserve"> </w:t>
      </w:r>
      <w:r>
        <w:rPr>
          <w:sz w:val="20"/>
          <w:szCs w:val="20"/>
        </w:rPr>
        <w:t>the</w:t>
      </w:r>
      <w:r>
        <w:rPr>
          <w:spacing w:val="-9"/>
          <w:sz w:val="20"/>
          <w:szCs w:val="20"/>
        </w:rPr>
        <w:t xml:space="preserve"> </w:t>
      </w:r>
      <w:r>
        <w:rPr>
          <w:sz w:val="20"/>
          <w:szCs w:val="20"/>
        </w:rPr>
        <w:t>franchise</w:t>
      </w:r>
      <w:r>
        <w:rPr>
          <w:spacing w:val="-7"/>
          <w:sz w:val="20"/>
          <w:szCs w:val="20"/>
        </w:rPr>
        <w:t xml:space="preserve"> </w:t>
      </w:r>
      <w:r>
        <w:rPr>
          <w:sz w:val="20"/>
          <w:szCs w:val="20"/>
        </w:rPr>
        <w:t>or,</w:t>
      </w:r>
      <w:r>
        <w:rPr>
          <w:spacing w:val="-6"/>
          <w:sz w:val="20"/>
          <w:szCs w:val="20"/>
        </w:rPr>
        <w:t xml:space="preserve"> </w:t>
      </w:r>
      <w:r>
        <w:rPr>
          <w:sz w:val="20"/>
          <w:szCs w:val="20"/>
        </w:rPr>
        <w:t>if</w:t>
      </w:r>
      <w:r>
        <w:rPr>
          <w:spacing w:val="-6"/>
          <w:sz w:val="20"/>
          <w:szCs w:val="20"/>
        </w:rPr>
        <w:t xml:space="preserve"> </w:t>
      </w:r>
      <w:r>
        <w:rPr>
          <w:sz w:val="20"/>
          <w:szCs w:val="20"/>
        </w:rPr>
        <w:t>permitted,</w:t>
      </w:r>
      <w:r>
        <w:rPr>
          <w:spacing w:val="-9"/>
          <w:sz w:val="20"/>
          <w:szCs w:val="20"/>
        </w:rPr>
        <w:t xml:space="preserve"> </w:t>
      </w:r>
      <w:r>
        <w:rPr>
          <w:sz w:val="20"/>
          <w:szCs w:val="20"/>
        </w:rPr>
        <w:t>your</w:t>
      </w:r>
      <w:r>
        <w:rPr>
          <w:spacing w:val="-5"/>
          <w:sz w:val="20"/>
          <w:szCs w:val="20"/>
        </w:rPr>
        <w:t xml:space="preserve"> </w:t>
      </w:r>
      <w:r>
        <w:rPr>
          <w:sz w:val="20"/>
          <w:szCs w:val="20"/>
        </w:rPr>
        <w:t>ability to successfully manage the franchise by using a trustworthy and experienced manager.</w:t>
      </w:r>
    </w:p>
    <w:p w14:paraId="6952DC8D" w14:textId="77777777" w:rsidR="00C811EF" w:rsidRDefault="00C811EF">
      <w:pPr>
        <w:pStyle w:val="ListParagraph"/>
        <w:numPr>
          <w:ilvl w:val="0"/>
          <w:numId w:val="106"/>
        </w:numPr>
        <w:tabs>
          <w:tab w:val="left" w:pos="1798"/>
        </w:tabs>
        <w:kinsoku w:val="0"/>
        <w:overflowPunct w:val="0"/>
        <w:spacing w:line="229" w:lineRule="exact"/>
        <w:ind w:left="1798" w:hanging="358"/>
        <w:jc w:val="left"/>
        <w:rPr>
          <w:spacing w:val="-2"/>
          <w:sz w:val="20"/>
          <w:szCs w:val="20"/>
        </w:rPr>
      </w:pPr>
      <w:r>
        <w:rPr>
          <w:sz w:val="20"/>
          <w:szCs w:val="20"/>
        </w:rPr>
        <w:t>Your</w:t>
      </w:r>
      <w:r>
        <w:rPr>
          <w:spacing w:val="-6"/>
          <w:sz w:val="20"/>
          <w:szCs w:val="20"/>
        </w:rPr>
        <w:t xml:space="preserve"> </w:t>
      </w:r>
      <w:r>
        <w:rPr>
          <w:sz w:val="20"/>
          <w:szCs w:val="20"/>
        </w:rPr>
        <w:t>skills</w:t>
      </w:r>
      <w:r>
        <w:rPr>
          <w:spacing w:val="-6"/>
          <w:sz w:val="20"/>
          <w:szCs w:val="20"/>
        </w:rPr>
        <w:t xml:space="preserve"> </w:t>
      </w:r>
      <w:r>
        <w:rPr>
          <w:sz w:val="20"/>
          <w:szCs w:val="20"/>
        </w:rPr>
        <w:t>and</w:t>
      </w:r>
      <w:r>
        <w:rPr>
          <w:spacing w:val="-7"/>
          <w:sz w:val="20"/>
          <w:szCs w:val="20"/>
        </w:rPr>
        <w:t xml:space="preserve"> </w:t>
      </w:r>
      <w:r>
        <w:rPr>
          <w:sz w:val="20"/>
          <w:szCs w:val="20"/>
        </w:rPr>
        <w:t>abilities</w:t>
      </w:r>
      <w:r>
        <w:rPr>
          <w:spacing w:val="-3"/>
          <w:sz w:val="20"/>
          <w:szCs w:val="20"/>
        </w:rPr>
        <w:t xml:space="preserve"> </w:t>
      </w:r>
      <w:r>
        <w:rPr>
          <w:sz w:val="20"/>
          <w:szCs w:val="20"/>
        </w:rPr>
        <w:t>and</w:t>
      </w:r>
      <w:r>
        <w:rPr>
          <w:spacing w:val="-4"/>
          <w:sz w:val="20"/>
          <w:szCs w:val="20"/>
        </w:rPr>
        <w:t xml:space="preserve"> </w:t>
      </w:r>
      <w:r>
        <w:rPr>
          <w:sz w:val="20"/>
          <w:szCs w:val="20"/>
        </w:rPr>
        <w:t>those</w:t>
      </w:r>
      <w:r>
        <w:rPr>
          <w:spacing w:val="-5"/>
          <w:sz w:val="20"/>
          <w:szCs w:val="20"/>
        </w:rPr>
        <w:t xml:space="preserve"> </w:t>
      </w:r>
      <w:r>
        <w:rPr>
          <w:sz w:val="20"/>
          <w:szCs w:val="20"/>
        </w:rPr>
        <w:t>of</w:t>
      </w:r>
      <w:r>
        <w:rPr>
          <w:spacing w:val="-7"/>
          <w:sz w:val="20"/>
          <w:szCs w:val="20"/>
        </w:rPr>
        <w:t xml:space="preserve"> </w:t>
      </w:r>
      <w:r>
        <w:rPr>
          <w:sz w:val="20"/>
          <w:szCs w:val="20"/>
        </w:rPr>
        <w:t>your</w:t>
      </w:r>
      <w:r>
        <w:rPr>
          <w:spacing w:val="-3"/>
          <w:sz w:val="20"/>
          <w:szCs w:val="20"/>
        </w:rPr>
        <w:t xml:space="preserve"> </w:t>
      </w:r>
      <w:r>
        <w:rPr>
          <w:sz w:val="20"/>
          <w:szCs w:val="20"/>
        </w:rPr>
        <w:t>managers</w:t>
      </w:r>
      <w:r>
        <w:rPr>
          <w:spacing w:val="-5"/>
          <w:sz w:val="20"/>
          <w:szCs w:val="20"/>
        </w:rPr>
        <w:t xml:space="preserve"> </w:t>
      </w:r>
      <w:r>
        <w:rPr>
          <w:sz w:val="20"/>
          <w:szCs w:val="20"/>
        </w:rPr>
        <w:t>and</w:t>
      </w:r>
      <w:r>
        <w:rPr>
          <w:spacing w:val="-7"/>
          <w:sz w:val="20"/>
          <w:szCs w:val="20"/>
        </w:rPr>
        <w:t xml:space="preserve"> </w:t>
      </w:r>
      <w:r>
        <w:rPr>
          <w:spacing w:val="-2"/>
          <w:sz w:val="20"/>
          <w:szCs w:val="20"/>
        </w:rPr>
        <w:t>employees.</w:t>
      </w:r>
    </w:p>
    <w:p w14:paraId="2AE40BB4" w14:textId="77777777" w:rsidR="00C811EF" w:rsidRDefault="00C811EF">
      <w:pPr>
        <w:pStyle w:val="ListParagraph"/>
        <w:numPr>
          <w:ilvl w:val="0"/>
          <w:numId w:val="106"/>
        </w:numPr>
        <w:tabs>
          <w:tab w:val="left" w:pos="1800"/>
        </w:tabs>
        <w:kinsoku w:val="0"/>
        <w:overflowPunct w:val="0"/>
        <w:ind w:right="721"/>
        <w:jc w:val="left"/>
        <w:rPr>
          <w:sz w:val="20"/>
          <w:szCs w:val="20"/>
        </w:rPr>
      </w:pPr>
      <w:r>
        <w:rPr>
          <w:sz w:val="20"/>
          <w:szCs w:val="20"/>
        </w:rPr>
        <w:t>Your</w:t>
      </w:r>
      <w:r>
        <w:rPr>
          <w:spacing w:val="-11"/>
          <w:sz w:val="20"/>
          <w:szCs w:val="20"/>
        </w:rPr>
        <w:t xml:space="preserve"> </w:t>
      </w:r>
      <w:r>
        <w:rPr>
          <w:sz w:val="20"/>
          <w:szCs w:val="20"/>
        </w:rPr>
        <w:t>financial</w:t>
      </w:r>
      <w:r>
        <w:rPr>
          <w:spacing w:val="-13"/>
          <w:sz w:val="20"/>
          <w:szCs w:val="20"/>
        </w:rPr>
        <w:t xml:space="preserve"> </w:t>
      </w:r>
      <w:r>
        <w:rPr>
          <w:sz w:val="20"/>
          <w:szCs w:val="20"/>
        </w:rPr>
        <w:t>resources</w:t>
      </w:r>
      <w:r>
        <w:rPr>
          <w:spacing w:val="-11"/>
          <w:sz w:val="20"/>
          <w:szCs w:val="20"/>
        </w:rPr>
        <w:t xml:space="preserve"> </w:t>
      </w:r>
      <w:r>
        <w:rPr>
          <w:sz w:val="20"/>
          <w:szCs w:val="20"/>
        </w:rPr>
        <w:t>and</w:t>
      </w:r>
      <w:r>
        <w:rPr>
          <w:spacing w:val="-12"/>
          <w:sz w:val="20"/>
          <w:szCs w:val="20"/>
        </w:rPr>
        <w:t xml:space="preserve"> </w:t>
      </w:r>
      <w:r>
        <w:rPr>
          <w:sz w:val="20"/>
          <w:szCs w:val="20"/>
        </w:rPr>
        <w:t>ability</w:t>
      </w:r>
      <w:r>
        <w:rPr>
          <w:spacing w:val="-11"/>
          <w:sz w:val="20"/>
          <w:szCs w:val="20"/>
        </w:rPr>
        <w:t xml:space="preserve"> </w:t>
      </w:r>
      <w:r>
        <w:rPr>
          <w:sz w:val="20"/>
          <w:szCs w:val="20"/>
        </w:rPr>
        <w:t>to</w:t>
      </w:r>
      <w:r>
        <w:rPr>
          <w:spacing w:val="-13"/>
          <w:sz w:val="20"/>
          <w:szCs w:val="20"/>
        </w:rPr>
        <w:t xml:space="preserve"> </w:t>
      </w:r>
      <w:r>
        <w:rPr>
          <w:sz w:val="20"/>
          <w:szCs w:val="20"/>
        </w:rPr>
        <w:t>finance</w:t>
      </w:r>
      <w:r>
        <w:rPr>
          <w:spacing w:val="-12"/>
          <w:sz w:val="20"/>
          <w:szCs w:val="20"/>
        </w:rPr>
        <w:t xml:space="preserve"> </w:t>
      </w:r>
      <w:r>
        <w:rPr>
          <w:sz w:val="20"/>
          <w:szCs w:val="20"/>
        </w:rPr>
        <w:t>the</w:t>
      </w:r>
      <w:r>
        <w:rPr>
          <w:spacing w:val="-12"/>
          <w:sz w:val="20"/>
          <w:szCs w:val="20"/>
        </w:rPr>
        <w:t xml:space="preserve"> </w:t>
      </w:r>
      <w:r>
        <w:rPr>
          <w:sz w:val="20"/>
          <w:szCs w:val="20"/>
        </w:rPr>
        <w:t>establishment,</w:t>
      </w:r>
      <w:r>
        <w:rPr>
          <w:spacing w:val="-10"/>
          <w:sz w:val="20"/>
          <w:szCs w:val="20"/>
        </w:rPr>
        <w:t xml:space="preserve"> </w:t>
      </w:r>
      <w:r>
        <w:rPr>
          <w:sz w:val="20"/>
          <w:szCs w:val="20"/>
        </w:rPr>
        <w:t>growth</w:t>
      </w:r>
      <w:r>
        <w:rPr>
          <w:spacing w:val="-10"/>
          <w:sz w:val="20"/>
          <w:szCs w:val="20"/>
        </w:rPr>
        <w:t xml:space="preserve"> </w:t>
      </w:r>
      <w:r>
        <w:rPr>
          <w:sz w:val="20"/>
          <w:szCs w:val="20"/>
        </w:rPr>
        <w:t>and</w:t>
      </w:r>
      <w:r>
        <w:rPr>
          <w:spacing w:val="-10"/>
          <w:sz w:val="20"/>
          <w:szCs w:val="20"/>
        </w:rPr>
        <w:t xml:space="preserve"> </w:t>
      </w:r>
      <w:r>
        <w:rPr>
          <w:sz w:val="20"/>
          <w:szCs w:val="20"/>
        </w:rPr>
        <w:t>expansion</w:t>
      </w:r>
      <w:r>
        <w:rPr>
          <w:spacing w:val="-12"/>
          <w:sz w:val="20"/>
          <w:szCs w:val="20"/>
        </w:rPr>
        <w:t xml:space="preserve"> </w:t>
      </w:r>
      <w:r>
        <w:rPr>
          <w:sz w:val="20"/>
          <w:szCs w:val="20"/>
        </w:rPr>
        <w:t>of</w:t>
      </w:r>
      <w:r>
        <w:rPr>
          <w:spacing w:val="-12"/>
          <w:sz w:val="20"/>
          <w:szCs w:val="20"/>
        </w:rPr>
        <w:t xml:space="preserve"> </w:t>
      </w:r>
      <w:r>
        <w:rPr>
          <w:sz w:val="20"/>
          <w:szCs w:val="20"/>
        </w:rPr>
        <w:t>your franchised business.</w:t>
      </w:r>
    </w:p>
    <w:p w14:paraId="09A1C33F" w14:textId="77777777" w:rsidR="00C811EF" w:rsidRDefault="00C811EF">
      <w:pPr>
        <w:pStyle w:val="ListParagraph"/>
        <w:numPr>
          <w:ilvl w:val="0"/>
          <w:numId w:val="106"/>
        </w:numPr>
        <w:tabs>
          <w:tab w:val="left" w:pos="1798"/>
        </w:tabs>
        <w:kinsoku w:val="0"/>
        <w:overflowPunct w:val="0"/>
        <w:spacing w:before="1"/>
        <w:ind w:left="1798" w:hanging="358"/>
        <w:jc w:val="left"/>
        <w:rPr>
          <w:spacing w:val="-2"/>
          <w:sz w:val="20"/>
          <w:szCs w:val="20"/>
        </w:rPr>
      </w:pPr>
      <w:r>
        <w:rPr>
          <w:sz w:val="20"/>
          <w:szCs w:val="20"/>
        </w:rPr>
        <w:t>Capitalization</w:t>
      </w:r>
      <w:r>
        <w:rPr>
          <w:spacing w:val="-8"/>
          <w:sz w:val="20"/>
          <w:szCs w:val="20"/>
        </w:rPr>
        <w:t xml:space="preserve"> </w:t>
      </w:r>
      <w:r>
        <w:rPr>
          <w:sz w:val="20"/>
          <w:szCs w:val="20"/>
        </w:rPr>
        <w:t>of</w:t>
      </w:r>
      <w:r>
        <w:rPr>
          <w:spacing w:val="-10"/>
          <w:sz w:val="20"/>
          <w:szCs w:val="20"/>
        </w:rPr>
        <w:t xml:space="preserve"> </w:t>
      </w:r>
      <w:r>
        <w:rPr>
          <w:sz w:val="20"/>
          <w:szCs w:val="20"/>
        </w:rPr>
        <w:t>your</w:t>
      </w:r>
      <w:r>
        <w:rPr>
          <w:spacing w:val="-8"/>
          <w:sz w:val="20"/>
          <w:szCs w:val="20"/>
        </w:rPr>
        <w:t xml:space="preserve"> </w:t>
      </w:r>
      <w:r>
        <w:rPr>
          <w:sz w:val="20"/>
          <w:szCs w:val="20"/>
        </w:rPr>
        <w:t>franchised</w:t>
      </w:r>
      <w:r>
        <w:rPr>
          <w:spacing w:val="-8"/>
          <w:sz w:val="20"/>
          <w:szCs w:val="20"/>
        </w:rPr>
        <w:t xml:space="preserve"> </w:t>
      </w:r>
      <w:r>
        <w:rPr>
          <w:spacing w:val="-2"/>
          <w:sz w:val="20"/>
          <w:szCs w:val="20"/>
        </w:rPr>
        <w:t>business.</w:t>
      </w:r>
    </w:p>
    <w:p w14:paraId="1DCC0CF9" w14:textId="77777777" w:rsidR="00C811EF" w:rsidRDefault="00C811EF">
      <w:pPr>
        <w:pStyle w:val="ListParagraph"/>
        <w:numPr>
          <w:ilvl w:val="0"/>
          <w:numId w:val="106"/>
        </w:numPr>
        <w:tabs>
          <w:tab w:val="left" w:pos="1798"/>
        </w:tabs>
        <w:kinsoku w:val="0"/>
        <w:overflowPunct w:val="0"/>
        <w:spacing w:line="229" w:lineRule="exact"/>
        <w:ind w:left="1798" w:hanging="358"/>
        <w:jc w:val="left"/>
        <w:rPr>
          <w:spacing w:val="-2"/>
          <w:sz w:val="20"/>
          <w:szCs w:val="20"/>
        </w:rPr>
      </w:pPr>
      <w:r>
        <w:rPr>
          <w:sz w:val="20"/>
          <w:szCs w:val="20"/>
        </w:rPr>
        <w:t>The</w:t>
      </w:r>
      <w:r>
        <w:rPr>
          <w:spacing w:val="-6"/>
          <w:sz w:val="20"/>
          <w:szCs w:val="20"/>
        </w:rPr>
        <w:t xml:space="preserve"> </w:t>
      </w:r>
      <w:r>
        <w:rPr>
          <w:sz w:val="20"/>
          <w:szCs w:val="20"/>
        </w:rPr>
        <w:t>location</w:t>
      </w:r>
      <w:r>
        <w:rPr>
          <w:spacing w:val="-5"/>
          <w:sz w:val="20"/>
          <w:szCs w:val="20"/>
        </w:rPr>
        <w:t xml:space="preserve"> </w:t>
      </w:r>
      <w:r>
        <w:rPr>
          <w:sz w:val="20"/>
          <w:szCs w:val="20"/>
        </w:rPr>
        <w:t>of</w:t>
      </w:r>
      <w:r>
        <w:rPr>
          <w:spacing w:val="-6"/>
          <w:sz w:val="20"/>
          <w:szCs w:val="20"/>
        </w:rPr>
        <w:t xml:space="preserve"> </w:t>
      </w:r>
      <w:r>
        <w:rPr>
          <w:sz w:val="20"/>
          <w:szCs w:val="20"/>
        </w:rPr>
        <w:t>your</w:t>
      </w:r>
      <w:r>
        <w:rPr>
          <w:spacing w:val="-5"/>
          <w:sz w:val="20"/>
          <w:szCs w:val="20"/>
        </w:rPr>
        <w:t xml:space="preserve"> </w:t>
      </w:r>
      <w:r>
        <w:rPr>
          <w:sz w:val="20"/>
          <w:szCs w:val="20"/>
        </w:rPr>
        <w:t>franchise,</w:t>
      </w:r>
      <w:r>
        <w:rPr>
          <w:spacing w:val="-6"/>
          <w:sz w:val="20"/>
          <w:szCs w:val="20"/>
        </w:rPr>
        <w:t xml:space="preserve"> </w:t>
      </w:r>
      <w:r>
        <w:rPr>
          <w:sz w:val="20"/>
          <w:szCs w:val="20"/>
        </w:rPr>
        <w:t>if</w:t>
      </w:r>
      <w:r>
        <w:rPr>
          <w:spacing w:val="-3"/>
          <w:sz w:val="20"/>
          <w:szCs w:val="20"/>
        </w:rPr>
        <w:t xml:space="preserve"> </w:t>
      </w:r>
      <w:r>
        <w:rPr>
          <w:spacing w:val="-2"/>
          <w:sz w:val="20"/>
          <w:szCs w:val="20"/>
        </w:rPr>
        <w:t>applicable.</w:t>
      </w:r>
    </w:p>
    <w:p w14:paraId="381A7211" w14:textId="77777777" w:rsidR="00C811EF" w:rsidRDefault="00C811EF">
      <w:pPr>
        <w:pStyle w:val="ListParagraph"/>
        <w:numPr>
          <w:ilvl w:val="0"/>
          <w:numId w:val="106"/>
        </w:numPr>
        <w:tabs>
          <w:tab w:val="left" w:pos="1799"/>
        </w:tabs>
        <w:kinsoku w:val="0"/>
        <w:overflowPunct w:val="0"/>
        <w:spacing w:line="229" w:lineRule="exact"/>
        <w:ind w:left="1799" w:hanging="359"/>
        <w:jc w:val="left"/>
        <w:rPr>
          <w:spacing w:val="-2"/>
          <w:sz w:val="20"/>
          <w:szCs w:val="20"/>
        </w:rPr>
      </w:pPr>
      <w:r>
        <w:rPr>
          <w:sz w:val="20"/>
          <w:szCs w:val="20"/>
        </w:rPr>
        <w:t>Your</w:t>
      </w:r>
      <w:r>
        <w:rPr>
          <w:spacing w:val="-10"/>
          <w:sz w:val="20"/>
          <w:szCs w:val="20"/>
        </w:rPr>
        <w:t xml:space="preserve"> </w:t>
      </w:r>
      <w:r>
        <w:rPr>
          <w:sz w:val="20"/>
          <w:szCs w:val="20"/>
        </w:rPr>
        <w:t>marketing</w:t>
      </w:r>
      <w:r>
        <w:rPr>
          <w:spacing w:val="-7"/>
          <w:sz w:val="20"/>
          <w:szCs w:val="20"/>
        </w:rPr>
        <w:t xml:space="preserve"> </w:t>
      </w:r>
      <w:r>
        <w:rPr>
          <w:spacing w:val="-2"/>
          <w:sz w:val="20"/>
          <w:szCs w:val="20"/>
        </w:rPr>
        <w:t>efforts.</w:t>
      </w:r>
    </w:p>
    <w:p w14:paraId="6996C632" w14:textId="77777777" w:rsidR="00C811EF" w:rsidRDefault="00C811EF">
      <w:pPr>
        <w:pStyle w:val="BodyText"/>
        <w:kinsoku w:val="0"/>
        <w:overflowPunct w:val="0"/>
        <w:spacing w:before="11"/>
      </w:pPr>
    </w:p>
    <w:p w14:paraId="583E6C11" w14:textId="77777777" w:rsidR="00C811EF" w:rsidRDefault="00C811EF">
      <w:pPr>
        <w:pStyle w:val="BodyText"/>
        <w:kinsoku w:val="0"/>
        <w:overflowPunct w:val="0"/>
        <w:ind w:left="720"/>
        <w:rPr>
          <w:b/>
          <w:bCs/>
          <w:spacing w:val="-2"/>
        </w:rPr>
      </w:pPr>
      <w:r>
        <w:rPr>
          <w:b/>
          <w:bCs/>
          <w:spacing w:val="-2"/>
          <w:u w:val="thick"/>
        </w:rPr>
        <w:t>Professional</w:t>
      </w:r>
      <w:r>
        <w:rPr>
          <w:b/>
          <w:bCs/>
          <w:spacing w:val="8"/>
          <w:u w:val="thick"/>
        </w:rPr>
        <w:t xml:space="preserve"> </w:t>
      </w:r>
      <w:r>
        <w:rPr>
          <w:b/>
          <w:bCs/>
          <w:spacing w:val="-2"/>
          <w:u w:val="thick"/>
        </w:rPr>
        <w:t>Advice</w:t>
      </w:r>
    </w:p>
    <w:p w14:paraId="6DC4A456" w14:textId="77777777" w:rsidR="00C811EF" w:rsidRDefault="00C811EF">
      <w:pPr>
        <w:pStyle w:val="BodyText"/>
        <w:kinsoku w:val="0"/>
        <w:overflowPunct w:val="0"/>
        <w:ind w:left="720"/>
      </w:pPr>
      <w:r>
        <w:t>We</w:t>
      </w:r>
      <w:r>
        <w:rPr>
          <w:spacing w:val="23"/>
        </w:rPr>
        <w:t xml:space="preserve"> </w:t>
      </w:r>
      <w:r>
        <w:t>also</w:t>
      </w:r>
      <w:r>
        <w:rPr>
          <w:spacing w:val="23"/>
        </w:rPr>
        <w:t xml:space="preserve"> </w:t>
      </w:r>
      <w:r>
        <w:t>urge</w:t>
      </w:r>
      <w:r>
        <w:rPr>
          <w:spacing w:val="21"/>
        </w:rPr>
        <w:t xml:space="preserve"> </w:t>
      </w:r>
      <w:r>
        <w:t>you</w:t>
      </w:r>
      <w:r>
        <w:rPr>
          <w:spacing w:val="23"/>
        </w:rPr>
        <w:t xml:space="preserve"> </w:t>
      </w:r>
      <w:r>
        <w:t>to</w:t>
      </w:r>
      <w:r>
        <w:rPr>
          <w:spacing w:val="23"/>
        </w:rPr>
        <w:t xml:space="preserve"> </w:t>
      </w:r>
      <w:r>
        <w:t>consult</w:t>
      </w:r>
      <w:r>
        <w:rPr>
          <w:spacing w:val="23"/>
        </w:rPr>
        <w:t xml:space="preserve"> </w:t>
      </w:r>
      <w:r>
        <w:t>with</w:t>
      </w:r>
      <w:r>
        <w:rPr>
          <w:spacing w:val="21"/>
        </w:rPr>
        <w:t xml:space="preserve"> </w:t>
      </w:r>
      <w:r>
        <w:t>your</w:t>
      </w:r>
      <w:r>
        <w:rPr>
          <w:spacing w:val="24"/>
        </w:rPr>
        <w:t xml:space="preserve"> </w:t>
      </w:r>
      <w:r>
        <w:t>financial</w:t>
      </w:r>
      <w:r>
        <w:rPr>
          <w:spacing w:val="23"/>
        </w:rPr>
        <w:t xml:space="preserve"> </w:t>
      </w:r>
      <w:r>
        <w:t>and</w:t>
      </w:r>
      <w:r>
        <w:rPr>
          <w:spacing w:val="23"/>
        </w:rPr>
        <w:t xml:space="preserve"> </w:t>
      </w:r>
      <w:r>
        <w:t>legal</w:t>
      </w:r>
      <w:r>
        <w:rPr>
          <w:spacing w:val="23"/>
        </w:rPr>
        <w:t xml:space="preserve"> </w:t>
      </w:r>
      <w:r>
        <w:t>advisors</w:t>
      </w:r>
      <w:r>
        <w:rPr>
          <w:spacing w:val="22"/>
        </w:rPr>
        <w:t xml:space="preserve"> </w:t>
      </w:r>
      <w:r>
        <w:t>to</w:t>
      </w:r>
      <w:r>
        <w:rPr>
          <w:spacing w:val="23"/>
        </w:rPr>
        <w:t xml:space="preserve"> </w:t>
      </w:r>
      <w:r>
        <w:t>obtain</w:t>
      </w:r>
      <w:r>
        <w:rPr>
          <w:spacing w:val="23"/>
        </w:rPr>
        <w:t xml:space="preserve"> </w:t>
      </w:r>
      <w:r>
        <w:t>advice</w:t>
      </w:r>
      <w:r>
        <w:rPr>
          <w:spacing w:val="21"/>
        </w:rPr>
        <w:t xml:space="preserve"> </w:t>
      </w:r>
      <w:r>
        <w:t>with</w:t>
      </w:r>
      <w:r>
        <w:rPr>
          <w:spacing w:val="21"/>
        </w:rPr>
        <w:t xml:space="preserve"> </w:t>
      </w:r>
      <w:r>
        <w:t>respect</w:t>
      </w:r>
      <w:r>
        <w:rPr>
          <w:spacing w:val="21"/>
        </w:rPr>
        <w:t xml:space="preserve"> </w:t>
      </w:r>
      <w:r>
        <w:t>to</w:t>
      </w:r>
      <w:r>
        <w:rPr>
          <w:spacing w:val="21"/>
        </w:rPr>
        <w:t xml:space="preserve"> </w:t>
      </w:r>
      <w:r>
        <w:t>the information contained in these Important Notes and the Disclosure Document in its entirety.</w:t>
      </w:r>
    </w:p>
    <w:p w14:paraId="2BE1611E" w14:textId="77777777" w:rsidR="00C811EF" w:rsidRDefault="00C811EF">
      <w:pPr>
        <w:pStyle w:val="BodyText"/>
        <w:kinsoku w:val="0"/>
        <w:overflowPunct w:val="0"/>
        <w:spacing w:before="11"/>
      </w:pPr>
    </w:p>
    <w:p w14:paraId="005788B4" w14:textId="77777777" w:rsidR="00C811EF" w:rsidRDefault="00C811EF">
      <w:pPr>
        <w:pStyle w:val="BodyText"/>
        <w:kinsoku w:val="0"/>
        <w:overflowPunct w:val="0"/>
        <w:ind w:left="720"/>
        <w:rPr>
          <w:b/>
          <w:bCs/>
          <w:spacing w:val="-2"/>
        </w:rPr>
      </w:pPr>
      <w:r>
        <w:rPr>
          <w:b/>
          <w:bCs/>
          <w:spacing w:val="-2"/>
          <w:u w:val="thick"/>
        </w:rPr>
        <w:t>Confidentiality</w:t>
      </w:r>
    </w:p>
    <w:p w14:paraId="39241BD6" w14:textId="14089B20" w:rsidR="00C811EF" w:rsidRDefault="00C811EF">
      <w:pPr>
        <w:pStyle w:val="BodyText"/>
        <w:kinsoku w:val="0"/>
        <w:overflowPunct w:val="0"/>
        <w:ind w:left="720" w:right="717"/>
        <w:jc w:val="both"/>
        <w:rPr>
          <w:spacing w:val="-2"/>
        </w:rPr>
      </w:pPr>
      <w:r>
        <w:t>The</w:t>
      </w:r>
      <w:r>
        <w:rPr>
          <w:spacing w:val="-6"/>
        </w:rPr>
        <w:t xml:space="preserve"> </w:t>
      </w:r>
      <w:r>
        <w:t>contents</w:t>
      </w:r>
      <w:r>
        <w:rPr>
          <w:spacing w:val="-4"/>
        </w:rPr>
        <w:t xml:space="preserve"> </w:t>
      </w:r>
      <w:r>
        <w:t>of</w:t>
      </w:r>
      <w:r>
        <w:rPr>
          <w:spacing w:val="-6"/>
        </w:rPr>
        <w:t xml:space="preserve"> </w:t>
      </w:r>
      <w:r>
        <w:t>this</w:t>
      </w:r>
      <w:r>
        <w:rPr>
          <w:spacing w:val="-4"/>
        </w:rPr>
        <w:t xml:space="preserve"> </w:t>
      </w:r>
      <w:r>
        <w:t>Disclosure</w:t>
      </w:r>
      <w:r>
        <w:rPr>
          <w:spacing w:val="-6"/>
        </w:rPr>
        <w:t xml:space="preserve"> </w:t>
      </w:r>
      <w:r>
        <w:t>Document</w:t>
      </w:r>
      <w:r>
        <w:rPr>
          <w:spacing w:val="-3"/>
        </w:rPr>
        <w:t xml:space="preserve"> </w:t>
      </w:r>
      <w:r>
        <w:t>are</w:t>
      </w:r>
      <w:r>
        <w:rPr>
          <w:spacing w:val="-6"/>
        </w:rPr>
        <w:t xml:space="preserve"> </w:t>
      </w:r>
      <w:r>
        <w:t>our</w:t>
      </w:r>
      <w:r>
        <w:rPr>
          <w:spacing w:val="-4"/>
        </w:rPr>
        <w:t xml:space="preserve"> </w:t>
      </w:r>
      <w:r>
        <w:t>confidential</w:t>
      </w:r>
      <w:r>
        <w:rPr>
          <w:spacing w:val="-6"/>
        </w:rPr>
        <w:t xml:space="preserve"> </w:t>
      </w:r>
      <w:r>
        <w:t>property.</w:t>
      </w:r>
      <w:r>
        <w:rPr>
          <w:spacing w:val="-6"/>
        </w:rPr>
        <w:t xml:space="preserve"> </w:t>
      </w:r>
      <w:r>
        <w:t>Feel</w:t>
      </w:r>
      <w:r>
        <w:rPr>
          <w:spacing w:val="-6"/>
        </w:rPr>
        <w:t xml:space="preserve"> </w:t>
      </w:r>
      <w:r>
        <w:t>free</w:t>
      </w:r>
      <w:r>
        <w:rPr>
          <w:spacing w:val="-3"/>
        </w:rPr>
        <w:t xml:space="preserve"> </w:t>
      </w:r>
      <w:r>
        <w:t>to</w:t>
      </w:r>
      <w:r>
        <w:rPr>
          <w:spacing w:val="-6"/>
        </w:rPr>
        <w:t xml:space="preserve"> </w:t>
      </w:r>
      <w:r>
        <w:t>forward</w:t>
      </w:r>
      <w:r>
        <w:rPr>
          <w:spacing w:val="-3"/>
        </w:rPr>
        <w:t xml:space="preserve"> </w:t>
      </w:r>
      <w:r>
        <w:t>a</w:t>
      </w:r>
      <w:r>
        <w:rPr>
          <w:spacing w:val="-6"/>
        </w:rPr>
        <w:t xml:space="preserve"> </w:t>
      </w:r>
      <w:r>
        <w:t>copy</w:t>
      </w:r>
      <w:r>
        <w:rPr>
          <w:spacing w:val="-4"/>
        </w:rPr>
        <w:t xml:space="preserve"> </w:t>
      </w:r>
      <w:r>
        <w:t>to</w:t>
      </w:r>
      <w:r>
        <w:rPr>
          <w:spacing w:val="-6"/>
        </w:rPr>
        <w:t xml:space="preserve"> </w:t>
      </w:r>
      <w:r>
        <w:t xml:space="preserve">your legal counsel and financial advisors, however the enclosed documents should </w:t>
      </w:r>
      <w:r>
        <w:rPr>
          <w:b/>
          <w:bCs/>
          <w:u w:val="thick"/>
        </w:rPr>
        <w:t>not</w:t>
      </w:r>
      <w:r>
        <w:rPr>
          <w:b/>
          <w:bCs/>
        </w:rPr>
        <w:t xml:space="preserve"> </w:t>
      </w:r>
      <w:r>
        <w:t>be forwarded or otherwise</w:t>
      </w:r>
      <w:r>
        <w:rPr>
          <w:spacing w:val="-14"/>
        </w:rPr>
        <w:t xml:space="preserve"> </w:t>
      </w:r>
      <w:r>
        <w:t>shared</w:t>
      </w:r>
      <w:r>
        <w:rPr>
          <w:spacing w:val="-14"/>
        </w:rPr>
        <w:t xml:space="preserve"> </w:t>
      </w:r>
      <w:r>
        <w:t>with</w:t>
      </w:r>
      <w:r>
        <w:rPr>
          <w:spacing w:val="-14"/>
        </w:rPr>
        <w:t xml:space="preserve"> </w:t>
      </w:r>
      <w:r>
        <w:t>any</w:t>
      </w:r>
      <w:r>
        <w:rPr>
          <w:spacing w:val="-14"/>
        </w:rPr>
        <w:t xml:space="preserve"> </w:t>
      </w:r>
      <w:r>
        <w:t>third</w:t>
      </w:r>
      <w:r>
        <w:rPr>
          <w:spacing w:val="-14"/>
        </w:rPr>
        <w:t xml:space="preserve"> </w:t>
      </w:r>
      <w:r>
        <w:t>parties</w:t>
      </w:r>
      <w:r>
        <w:rPr>
          <w:spacing w:val="-14"/>
        </w:rPr>
        <w:t xml:space="preserve"> </w:t>
      </w:r>
      <w:r>
        <w:t>other</w:t>
      </w:r>
      <w:r>
        <w:rPr>
          <w:spacing w:val="-14"/>
        </w:rPr>
        <w:t xml:space="preserve"> </w:t>
      </w:r>
      <w:r>
        <w:t>than</w:t>
      </w:r>
      <w:r>
        <w:rPr>
          <w:spacing w:val="-14"/>
        </w:rPr>
        <w:t xml:space="preserve"> </w:t>
      </w:r>
      <w:r>
        <w:t>your</w:t>
      </w:r>
      <w:r>
        <w:rPr>
          <w:spacing w:val="-13"/>
        </w:rPr>
        <w:t xml:space="preserve"> </w:t>
      </w:r>
      <w:r>
        <w:t>own</w:t>
      </w:r>
      <w:r>
        <w:rPr>
          <w:spacing w:val="-13"/>
        </w:rPr>
        <w:t xml:space="preserve"> </w:t>
      </w:r>
      <w:r>
        <w:t>advisors.</w:t>
      </w:r>
      <w:r>
        <w:rPr>
          <w:spacing w:val="-13"/>
        </w:rPr>
        <w:t xml:space="preserve"> </w:t>
      </w:r>
      <w:r>
        <w:t>Should</w:t>
      </w:r>
      <w:r>
        <w:rPr>
          <w:spacing w:val="-14"/>
        </w:rPr>
        <w:t xml:space="preserve"> </w:t>
      </w:r>
      <w:r>
        <w:t>you</w:t>
      </w:r>
      <w:r>
        <w:rPr>
          <w:spacing w:val="-14"/>
        </w:rPr>
        <w:t xml:space="preserve"> </w:t>
      </w:r>
      <w:r>
        <w:t>decide</w:t>
      </w:r>
      <w:r>
        <w:rPr>
          <w:spacing w:val="-13"/>
        </w:rPr>
        <w:t xml:space="preserve"> </w:t>
      </w:r>
      <w:r>
        <w:t>against</w:t>
      </w:r>
      <w:r>
        <w:rPr>
          <w:spacing w:val="-14"/>
        </w:rPr>
        <w:t xml:space="preserve"> </w:t>
      </w:r>
      <w:r>
        <w:t>purchasing a</w:t>
      </w:r>
      <w:r>
        <w:rPr>
          <w:spacing w:val="-1"/>
        </w:rPr>
        <w:t xml:space="preserve"> </w:t>
      </w:r>
      <w:del w:id="8" w:author="Matthew Levine" w:date="2025-06-04T18:28:00Z">
        <w:r w:rsidDel="00B975D8">
          <w:delText>Safe</w:delText>
        </w:r>
        <w:r w:rsidDel="00B975D8">
          <w:rPr>
            <w:spacing w:val="-1"/>
          </w:rPr>
          <w:delText xml:space="preserve"> </w:delText>
        </w:r>
        <w:r w:rsidDel="00B975D8">
          <w:delText>Sweat</w:delText>
        </w:r>
      </w:del>
      <w:ins w:id="9" w:author="Matthew Levine" w:date="2025-06-04T18:28:00Z">
        <w:r w:rsidR="00B975D8">
          <w:t>[Trade Name]</w:t>
        </w:r>
      </w:ins>
      <w:r>
        <w:rPr>
          <w:spacing w:val="-1"/>
        </w:rPr>
        <w:t xml:space="preserve"> </w:t>
      </w:r>
      <w:r>
        <w:t>franchise,</w:t>
      </w:r>
      <w:r>
        <w:rPr>
          <w:spacing w:val="-1"/>
        </w:rPr>
        <w:t xml:space="preserve"> </w:t>
      </w:r>
      <w:r>
        <w:t>you</w:t>
      </w:r>
      <w:r>
        <w:rPr>
          <w:spacing w:val="-1"/>
        </w:rPr>
        <w:t xml:space="preserve"> </w:t>
      </w:r>
      <w:r>
        <w:t>are</w:t>
      </w:r>
      <w:r>
        <w:rPr>
          <w:spacing w:val="-1"/>
        </w:rPr>
        <w:t xml:space="preserve"> </w:t>
      </w:r>
      <w:r>
        <w:t>required to</w:t>
      </w:r>
      <w:r>
        <w:rPr>
          <w:spacing w:val="-1"/>
        </w:rPr>
        <w:t xml:space="preserve"> </w:t>
      </w:r>
      <w:r>
        <w:t>return</w:t>
      </w:r>
      <w:r>
        <w:rPr>
          <w:spacing w:val="-1"/>
        </w:rPr>
        <w:t xml:space="preserve"> </w:t>
      </w:r>
      <w:r>
        <w:t>this Disclosure</w:t>
      </w:r>
      <w:r>
        <w:rPr>
          <w:spacing w:val="-1"/>
        </w:rPr>
        <w:t xml:space="preserve"> </w:t>
      </w:r>
      <w:r>
        <w:t>Document</w:t>
      </w:r>
      <w:r>
        <w:rPr>
          <w:spacing w:val="-1"/>
        </w:rPr>
        <w:t xml:space="preserve"> </w:t>
      </w:r>
      <w:r>
        <w:t>(and all</w:t>
      </w:r>
      <w:r>
        <w:rPr>
          <w:spacing w:val="-2"/>
        </w:rPr>
        <w:t xml:space="preserve"> </w:t>
      </w:r>
      <w:r>
        <w:t>copies thereof) to</w:t>
      </w:r>
      <w:r>
        <w:rPr>
          <w:spacing w:val="-1"/>
        </w:rPr>
        <w:t xml:space="preserve"> </w:t>
      </w:r>
      <w:r>
        <w:t xml:space="preserve">us </w:t>
      </w:r>
      <w:r>
        <w:rPr>
          <w:spacing w:val="-2"/>
        </w:rPr>
        <w:t>immediately.</w:t>
      </w:r>
    </w:p>
    <w:p w14:paraId="394CAE4C" w14:textId="77777777" w:rsidR="00C811EF" w:rsidRDefault="00C811EF">
      <w:pPr>
        <w:pStyle w:val="BodyText"/>
        <w:kinsoku w:val="0"/>
        <w:overflowPunct w:val="0"/>
      </w:pPr>
    </w:p>
    <w:p w14:paraId="4DC75B65" w14:textId="77777777" w:rsidR="00C811EF" w:rsidRDefault="00C811EF">
      <w:pPr>
        <w:pStyle w:val="BodyText"/>
        <w:kinsoku w:val="0"/>
        <w:overflowPunct w:val="0"/>
        <w:spacing w:before="10"/>
      </w:pPr>
    </w:p>
    <w:p w14:paraId="740A1DF6" w14:textId="77777777" w:rsidR="00C811EF" w:rsidRDefault="00C811EF">
      <w:pPr>
        <w:pStyle w:val="BodyText"/>
        <w:kinsoku w:val="0"/>
        <w:overflowPunct w:val="0"/>
        <w:ind w:left="1"/>
        <w:jc w:val="center"/>
        <w:rPr>
          <w:spacing w:val="-2"/>
          <w:sz w:val="18"/>
          <w:szCs w:val="18"/>
        </w:rPr>
      </w:pPr>
      <w:r>
        <w:rPr>
          <w:sz w:val="18"/>
          <w:szCs w:val="18"/>
        </w:rPr>
        <w:t>The</w:t>
      </w:r>
      <w:r>
        <w:rPr>
          <w:spacing w:val="-3"/>
          <w:sz w:val="18"/>
          <w:szCs w:val="18"/>
        </w:rPr>
        <w:t xml:space="preserve"> </w:t>
      </w:r>
      <w:r>
        <w:rPr>
          <w:sz w:val="18"/>
          <w:szCs w:val="18"/>
        </w:rPr>
        <w:t>rest</w:t>
      </w:r>
      <w:r>
        <w:rPr>
          <w:spacing w:val="-2"/>
          <w:sz w:val="18"/>
          <w:szCs w:val="18"/>
        </w:rPr>
        <w:t xml:space="preserve"> </w:t>
      </w:r>
      <w:r>
        <w:rPr>
          <w:sz w:val="18"/>
          <w:szCs w:val="18"/>
        </w:rPr>
        <w:t>of</w:t>
      </w:r>
      <w:r>
        <w:rPr>
          <w:spacing w:val="-4"/>
          <w:sz w:val="18"/>
          <w:szCs w:val="18"/>
        </w:rPr>
        <w:t xml:space="preserve"> </w:t>
      </w:r>
      <w:r>
        <w:rPr>
          <w:sz w:val="18"/>
          <w:szCs w:val="18"/>
        </w:rPr>
        <w:t>this</w:t>
      </w:r>
      <w:r>
        <w:rPr>
          <w:spacing w:val="-1"/>
          <w:sz w:val="18"/>
          <w:szCs w:val="18"/>
        </w:rPr>
        <w:t xml:space="preserve"> </w:t>
      </w:r>
      <w:r>
        <w:rPr>
          <w:sz w:val="18"/>
          <w:szCs w:val="18"/>
        </w:rPr>
        <w:t>page</w:t>
      </w:r>
      <w:r>
        <w:rPr>
          <w:spacing w:val="-2"/>
          <w:sz w:val="18"/>
          <w:szCs w:val="18"/>
        </w:rPr>
        <w:t xml:space="preserve"> </w:t>
      </w:r>
      <w:r>
        <w:rPr>
          <w:sz w:val="18"/>
          <w:szCs w:val="18"/>
        </w:rPr>
        <w:t>was</w:t>
      </w:r>
      <w:r>
        <w:rPr>
          <w:spacing w:val="-3"/>
          <w:sz w:val="18"/>
          <w:szCs w:val="18"/>
        </w:rPr>
        <w:t xml:space="preserve"> </w:t>
      </w:r>
      <w:r>
        <w:rPr>
          <w:sz w:val="18"/>
          <w:szCs w:val="18"/>
        </w:rPr>
        <w:t>left</w:t>
      </w:r>
      <w:r>
        <w:rPr>
          <w:spacing w:val="-4"/>
          <w:sz w:val="18"/>
          <w:szCs w:val="18"/>
        </w:rPr>
        <w:t xml:space="preserve"> </w:t>
      </w:r>
      <w:r>
        <w:rPr>
          <w:sz w:val="18"/>
          <w:szCs w:val="18"/>
        </w:rPr>
        <w:t>intentionally</w:t>
      </w:r>
      <w:r>
        <w:rPr>
          <w:spacing w:val="-1"/>
          <w:sz w:val="18"/>
          <w:szCs w:val="18"/>
        </w:rPr>
        <w:t xml:space="preserve"> </w:t>
      </w:r>
      <w:r>
        <w:rPr>
          <w:spacing w:val="-2"/>
          <w:sz w:val="18"/>
          <w:szCs w:val="18"/>
        </w:rPr>
        <w:t>blank.</w:t>
      </w:r>
    </w:p>
    <w:p w14:paraId="432C5244" w14:textId="77777777" w:rsidR="00C811EF" w:rsidRDefault="00C811EF">
      <w:pPr>
        <w:pStyle w:val="BodyText"/>
        <w:kinsoku w:val="0"/>
        <w:overflowPunct w:val="0"/>
        <w:ind w:left="1"/>
        <w:jc w:val="center"/>
        <w:rPr>
          <w:spacing w:val="-2"/>
          <w:sz w:val="18"/>
          <w:szCs w:val="18"/>
        </w:rPr>
        <w:sectPr w:rsidR="00C811EF">
          <w:pgSz w:w="12240" w:h="15840"/>
          <w:pgMar w:top="400" w:right="720" w:bottom="1440" w:left="720" w:header="200" w:footer="1257" w:gutter="0"/>
          <w:cols w:space="720"/>
          <w:noEndnote/>
        </w:sectPr>
      </w:pPr>
    </w:p>
    <w:p w14:paraId="165CC3C3" w14:textId="77777777" w:rsidR="00C811EF" w:rsidRDefault="00C811EF">
      <w:pPr>
        <w:pStyle w:val="BodyText"/>
        <w:kinsoku w:val="0"/>
        <w:overflowPunct w:val="0"/>
      </w:pPr>
    </w:p>
    <w:p w14:paraId="7FCEC722" w14:textId="77777777" w:rsidR="00C811EF" w:rsidRDefault="00C811EF">
      <w:pPr>
        <w:pStyle w:val="BodyText"/>
        <w:kinsoku w:val="0"/>
        <w:overflowPunct w:val="0"/>
      </w:pPr>
    </w:p>
    <w:p w14:paraId="3ABA6581" w14:textId="77777777" w:rsidR="00C811EF" w:rsidRDefault="00C811EF">
      <w:pPr>
        <w:pStyle w:val="BodyText"/>
        <w:kinsoku w:val="0"/>
        <w:overflowPunct w:val="0"/>
      </w:pPr>
    </w:p>
    <w:p w14:paraId="1BD4CCF9" w14:textId="77777777" w:rsidR="00C811EF" w:rsidRDefault="00C811EF">
      <w:pPr>
        <w:pStyle w:val="BodyText"/>
        <w:kinsoku w:val="0"/>
        <w:overflowPunct w:val="0"/>
        <w:spacing w:before="119"/>
      </w:pPr>
    </w:p>
    <w:p w14:paraId="4DC82E65" w14:textId="77777777" w:rsidR="00C811EF" w:rsidRDefault="00C811EF">
      <w:pPr>
        <w:pStyle w:val="Heading7"/>
        <w:kinsoku w:val="0"/>
        <w:overflowPunct w:val="0"/>
        <w:rPr>
          <w:spacing w:val="-2"/>
        </w:rPr>
      </w:pPr>
      <w:r>
        <w:t>TABLE</w:t>
      </w:r>
      <w:r>
        <w:rPr>
          <w:spacing w:val="-6"/>
        </w:rPr>
        <w:t xml:space="preserve"> </w:t>
      </w:r>
      <w:r>
        <w:t>OF</w:t>
      </w:r>
      <w:r>
        <w:rPr>
          <w:spacing w:val="-4"/>
        </w:rPr>
        <w:t xml:space="preserve"> </w:t>
      </w:r>
      <w:r>
        <w:rPr>
          <w:spacing w:val="-2"/>
        </w:rPr>
        <w:t>CONTENTS</w:t>
      </w:r>
    </w:p>
    <w:p w14:paraId="13A8AC8A" w14:textId="77777777" w:rsidR="00C811EF" w:rsidRDefault="00C811EF">
      <w:pPr>
        <w:pStyle w:val="BodyText"/>
        <w:kinsoku w:val="0"/>
        <w:overflowPunct w:val="0"/>
        <w:rPr>
          <w:b/>
          <w:bCs/>
        </w:rPr>
      </w:pPr>
    </w:p>
    <w:p w14:paraId="48EFE76D" w14:textId="77777777" w:rsidR="00C811EF" w:rsidRDefault="00C811EF">
      <w:pPr>
        <w:pStyle w:val="BodyText"/>
        <w:kinsoku w:val="0"/>
        <w:overflowPunct w:val="0"/>
        <w:rPr>
          <w:b/>
          <w:bCs/>
        </w:rPr>
      </w:pPr>
    </w:p>
    <w:p w14:paraId="368E0A67" w14:textId="77777777" w:rsidR="00C811EF" w:rsidRDefault="00C811EF">
      <w:pPr>
        <w:pStyle w:val="BodyText"/>
        <w:kinsoku w:val="0"/>
        <w:overflowPunct w:val="0"/>
        <w:rPr>
          <w:b/>
          <w:bCs/>
        </w:rPr>
      </w:pPr>
    </w:p>
    <w:p w14:paraId="0231E80A" w14:textId="77777777" w:rsidR="00C811EF" w:rsidRDefault="00C811EF">
      <w:pPr>
        <w:pStyle w:val="BodyText"/>
        <w:kinsoku w:val="0"/>
        <w:overflowPunct w:val="0"/>
        <w:spacing w:before="131"/>
        <w:rPr>
          <w:b/>
          <w:bCs/>
        </w:rPr>
      </w:pPr>
    </w:p>
    <w:p w14:paraId="4F9F7A35" w14:textId="77777777" w:rsidR="00C811EF" w:rsidRDefault="00C811EF">
      <w:pPr>
        <w:pStyle w:val="BodyText"/>
        <w:tabs>
          <w:tab w:val="right" w:leader="dot" w:pos="10073"/>
        </w:tabs>
        <w:kinsoku w:val="0"/>
        <w:overflowPunct w:val="0"/>
        <w:ind w:left="720"/>
        <w:rPr>
          <w:spacing w:val="-5"/>
          <w:sz w:val="16"/>
          <w:szCs w:val="16"/>
        </w:rPr>
      </w:pPr>
      <w:r>
        <w:rPr>
          <w:spacing w:val="-2"/>
          <w:sz w:val="16"/>
          <w:szCs w:val="16"/>
        </w:rPr>
        <w:t>ITEM</w:t>
      </w:r>
      <w:r>
        <w:rPr>
          <w:spacing w:val="-4"/>
          <w:sz w:val="16"/>
          <w:szCs w:val="16"/>
        </w:rPr>
        <w:t xml:space="preserve"> </w:t>
      </w:r>
      <w:r>
        <w:rPr>
          <w:spacing w:val="-2"/>
          <w:sz w:val="16"/>
          <w:szCs w:val="16"/>
        </w:rPr>
        <w:t>1</w:t>
      </w:r>
      <w:r>
        <w:rPr>
          <w:spacing w:val="-6"/>
          <w:sz w:val="16"/>
          <w:szCs w:val="16"/>
        </w:rPr>
        <w:t xml:space="preserve"> </w:t>
      </w:r>
      <w:r>
        <w:rPr>
          <w:spacing w:val="-2"/>
          <w:sz w:val="16"/>
          <w:szCs w:val="16"/>
        </w:rPr>
        <w:t>-</w:t>
      </w:r>
      <w:r>
        <w:rPr>
          <w:spacing w:val="-8"/>
          <w:sz w:val="16"/>
          <w:szCs w:val="16"/>
        </w:rPr>
        <w:t xml:space="preserve"> </w:t>
      </w:r>
      <w:r>
        <w:rPr>
          <w:spacing w:val="-2"/>
          <w:sz w:val="16"/>
          <w:szCs w:val="16"/>
        </w:rPr>
        <w:t>BUSINESS</w:t>
      </w:r>
      <w:r>
        <w:rPr>
          <w:spacing w:val="-7"/>
          <w:sz w:val="16"/>
          <w:szCs w:val="16"/>
        </w:rPr>
        <w:t xml:space="preserve"> </w:t>
      </w:r>
      <w:r>
        <w:rPr>
          <w:spacing w:val="-2"/>
          <w:sz w:val="16"/>
          <w:szCs w:val="16"/>
        </w:rPr>
        <w:t>BACKGROUND</w:t>
      </w:r>
      <w:r>
        <w:rPr>
          <w:spacing w:val="-6"/>
          <w:sz w:val="16"/>
          <w:szCs w:val="16"/>
        </w:rPr>
        <w:t xml:space="preserve"> </w:t>
      </w:r>
      <w:r>
        <w:rPr>
          <w:spacing w:val="-2"/>
          <w:sz w:val="16"/>
          <w:szCs w:val="16"/>
        </w:rPr>
        <w:t>OF</w:t>
      </w:r>
      <w:r>
        <w:rPr>
          <w:spacing w:val="-4"/>
          <w:sz w:val="16"/>
          <w:szCs w:val="16"/>
        </w:rPr>
        <w:t xml:space="preserve"> </w:t>
      </w:r>
      <w:r>
        <w:rPr>
          <w:spacing w:val="-2"/>
          <w:sz w:val="16"/>
          <w:szCs w:val="16"/>
        </w:rPr>
        <w:t>FRANCHISOR</w:t>
      </w:r>
      <w:r>
        <w:rPr>
          <w:sz w:val="16"/>
          <w:szCs w:val="16"/>
        </w:rPr>
        <w:tab/>
      </w:r>
      <w:r>
        <w:rPr>
          <w:spacing w:val="-5"/>
          <w:sz w:val="16"/>
          <w:szCs w:val="16"/>
        </w:rPr>
        <w:t>11</w:t>
      </w:r>
    </w:p>
    <w:p w14:paraId="34203466"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6"/>
          <w:sz w:val="16"/>
          <w:szCs w:val="16"/>
        </w:rPr>
        <w:t xml:space="preserve"> </w:t>
      </w:r>
      <w:r>
        <w:rPr>
          <w:spacing w:val="-2"/>
          <w:sz w:val="16"/>
          <w:szCs w:val="16"/>
        </w:rPr>
        <w:t>2</w:t>
      </w:r>
      <w:r>
        <w:rPr>
          <w:spacing w:val="-7"/>
          <w:sz w:val="16"/>
          <w:szCs w:val="16"/>
        </w:rPr>
        <w:t xml:space="preserve"> </w:t>
      </w:r>
      <w:r>
        <w:rPr>
          <w:spacing w:val="-2"/>
          <w:sz w:val="16"/>
          <w:szCs w:val="16"/>
        </w:rPr>
        <w:t>-</w:t>
      </w:r>
      <w:r>
        <w:rPr>
          <w:spacing w:val="-9"/>
          <w:sz w:val="16"/>
          <w:szCs w:val="16"/>
        </w:rPr>
        <w:t xml:space="preserve"> </w:t>
      </w:r>
      <w:r>
        <w:rPr>
          <w:spacing w:val="-2"/>
          <w:sz w:val="16"/>
          <w:szCs w:val="16"/>
        </w:rPr>
        <w:t>BUSINESS</w:t>
      </w:r>
      <w:r>
        <w:rPr>
          <w:spacing w:val="-8"/>
          <w:sz w:val="16"/>
          <w:szCs w:val="16"/>
        </w:rPr>
        <w:t xml:space="preserve"> </w:t>
      </w:r>
      <w:r>
        <w:rPr>
          <w:spacing w:val="-2"/>
          <w:sz w:val="16"/>
          <w:szCs w:val="16"/>
        </w:rPr>
        <w:t>BACKGROUND</w:t>
      </w:r>
      <w:r>
        <w:rPr>
          <w:spacing w:val="-7"/>
          <w:sz w:val="16"/>
          <w:szCs w:val="16"/>
        </w:rPr>
        <w:t xml:space="preserve"> </w:t>
      </w:r>
      <w:r>
        <w:rPr>
          <w:spacing w:val="-2"/>
          <w:sz w:val="16"/>
          <w:szCs w:val="16"/>
        </w:rPr>
        <w:t>OF</w:t>
      </w:r>
      <w:r>
        <w:rPr>
          <w:spacing w:val="-6"/>
          <w:sz w:val="16"/>
          <w:szCs w:val="16"/>
        </w:rPr>
        <w:t xml:space="preserve"> </w:t>
      </w:r>
      <w:r>
        <w:rPr>
          <w:spacing w:val="-2"/>
          <w:sz w:val="16"/>
          <w:szCs w:val="16"/>
        </w:rPr>
        <w:t>DIRECTORS,</w:t>
      </w:r>
      <w:r>
        <w:rPr>
          <w:spacing w:val="-5"/>
          <w:sz w:val="16"/>
          <w:szCs w:val="16"/>
        </w:rPr>
        <w:t xml:space="preserve"> </w:t>
      </w:r>
      <w:r>
        <w:rPr>
          <w:spacing w:val="-2"/>
          <w:sz w:val="16"/>
          <w:szCs w:val="16"/>
        </w:rPr>
        <w:t>GENERAL</w:t>
      </w:r>
      <w:r>
        <w:rPr>
          <w:spacing w:val="-7"/>
          <w:sz w:val="16"/>
          <w:szCs w:val="16"/>
        </w:rPr>
        <w:t xml:space="preserve"> </w:t>
      </w:r>
      <w:r>
        <w:rPr>
          <w:spacing w:val="-2"/>
          <w:sz w:val="16"/>
          <w:szCs w:val="16"/>
        </w:rPr>
        <w:t>PARTNERS</w:t>
      </w:r>
      <w:r>
        <w:rPr>
          <w:spacing w:val="-5"/>
          <w:sz w:val="16"/>
          <w:szCs w:val="16"/>
        </w:rPr>
        <w:t xml:space="preserve"> </w:t>
      </w:r>
      <w:r>
        <w:rPr>
          <w:spacing w:val="-2"/>
          <w:sz w:val="16"/>
          <w:szCs w:val="16"/>
        </w:rPr>
        <w:t>AND</w:t>
      </w:r>
      <w:r>
        <w:rPr>
          <w:spacing w:val="-7"/>
          <w:sz w:val="16"/>
          <w:szCs w:val="16"/>
        </w:rPr>
        <w:t xml:space="preserve"> </w:t>
      </w:r>
      <w:r>
        <w:rPr>
          <w:spacing w:val="-2"/>
          <w:sz w:val="16"/>
          <w:szCs w:val="16"/>
        </w:rPr>
        <w:t>OFFICERS</w:t>
      </w:r>
      <w:r>
        <w:rPr>
          <w:spacing w:val="-8"/>
          <w:sz w:val="16"/>
          <w:szCs w:val="16"/>
        </w:rPr>
        <w:t xml:space="preserve"> </w:t>
      </w:r>
      <w:r>
        <w:rPr>
          <w:spacing w:val="-2"/>
          <w:sz w:val="16"/>
          <w:szCs w:val="16"/>
        </w:rPr>
        <w:t>OF</w:t>
      </w:r>
      <w:r>
        <w:rPr>
          <w:spacing w:val="-6"/>
          <w:sz w:val="16"/>
          <w:szCs w:val="16"/>
        </w:rPr>
        <w:t xml:space="preserve"> </w:t>
      </w:r>
      <w:r>
        <w:rPr>
          <w:spacing w:val="-2"/>
          <w:sz w:val="16"/>
          <w:szCs w:val="16"/>
        </w:rPr>
        <w:t>FRANCHISOR</w:t>
      </w:r>
      <w:r>
        <w:rPr>
          <w:sz w:val="16"/>
          <w:szCs w:val="16"/>
        </w:rPr>
        <w:tab/>
      </w:r>
      <w:r>
        <w:rPr>
          <w:spacing w:val="-5"/>
          <w:sz w:val="16"/>
          <w:szCs w:val="16"/>
        </w:rPr>
        <w:t>12</w:t>
      </w:r>
    </w:p>
    <w:p w14:paraId="5287022C" w14:textId="77777777" w:rsidR="00C811EF" w:rsidRDefault="00C811EF">
      <w:pPr>
        <w:pStyle w:val="BodyText"/>
        <w:tabs>
          <w:tab w:val="right" w:leader="dot" w:pos="10073"/>
        </w:tabs>
        <w:kinsoku w:val="0"/>
        <w:overflowPunct w:val="0"/>
        <w:spacing w:before="118"/>
        <w:ind w:left="720"/>
        <w:rPr>
          <w:spacing w:val="-5"/>
          <w:sz w:val="16"/>
          <w:szCs w:val="16"/>
        </w:rPr>
      </w:pPr>
      <w:r>
        <w:rPr>
          <w:spacing w:val="-2"/>
          <w:sz w:val="16"/>
          <w:szCs w:val="16"/>
        </w:rPr>
        <w:t>ITEM</w:t>
      </w:r>
      <w:r>
        <w:rPr>
          <w:spacing w:val="-6"/>
          <w:sz w:val="16"/>
          <w:szCs w:val="16"/>
        </w:rPr>
        <w:t xml:space="preserve"> </w:t>
      </w:r>
      <w:r>
        <w:rPr>
          <w:spacing w:val="-2"/>
          <w:sz w:val="16"/>
          <w:szCs w:val="16"/>
        </w:rPr>
        <w:t>3</w:t>
      </w:r>
      <w:r>
        <w:rPr>
          <w:spacing w:val="-7"/>
          <w:sz w:val="16"/>
          <w:szCs w:val="16"/>
        </w:rPr>
        <w:t xml:space="preserve"> </w:t>
      </w:r>
      <w:r>
        <w:rPr>
          <w:spacing w:val="-2"/>
          <w:sz w:val="16"/>
          <w:szCs w:val="16"/>
        </w:rPr>
        <w:t>-</w:t>
      </w:r>
      <w:r>
        <w:rPr>
          <w:spacing w:val="-8"/>
          <w:sz w:val="16"/>
          <w:szCs w:val="16"/>
        </w:rPr>
        <w:t xml:space="preserve"> </w:t>
      </w:r>
      <w:r>
        <w:rPr>
          <w:spacing w:val="-2"/>
          <w:sz w:val="16"/>
          <w:szCs w:val="16"/>
        </w:rPr>
        <w:t>PREVIOUS</w:t>
      </w:r>
      <w:r>
        <w:rPr>
          <w:spacing w:val="-5"/>
          <w:sz w:val="16"/>
          <w:szCs w:val="16"/>
        </w:rPr>
        <w:t xml:space="preserve"> </w:t>
      </w:r>
      <w:r>
        <w:rPr>
          <w:spacing w:val="-2"/>
          <w:sz w:val="16"/>
          <w:szCs w:val="16"/>
        </w:rPr>
        <w:t>CONVICTIONS</w:t>
      </w:r>
      <w:r>
        <w:rPr>
          <w:spacing w:val="-6"/>
          <w:sz w:val="16"/>
          <w:szCs w:val="16"/>
        </w:rPr>
        <w:t xml:space="preserve"> </w:t>
      </w:r>
      <w:r>
        <w:rPr>
          <w:spacing w:val="-2"/>
          <w:sz w:val="16"/>
          <w:szCs w:val="16"/>
        </w:rPr>
        <w:t>AND</w:t>
      </w:r>
      <w:r>
        <w:rPr>
          <w:spacing w:val="-6"/>
          <w:sz w:val="16"/>
          <w:szCs w:val="16"/>
        </w:rPr>
        <w:t xml:space="preserve"> </w:t>
      </w:r>
      <w:r>
        <w:rPr>
          <w:spacing w:val="-2"/>
          <w:sz w:val="16"/>
          <w:szCs w:val="16"/>
        </w:rPr>
        <w:t>PENDING</w:t>
      </w:r>
      <w:r>
        <w:rPr>
          <w:spacing w:val="-6"/>
          <w:sz w:val="16"/>
          <w:szCs w:val="16"/>
        </w:rPr>
        <w:t xml:space="preserve"> </w:t>
      </w:r>
      <w:r>
        <w:rPr>
          <w:spacing w:val="-2"/>
          <w:sz w:val="16"/>
          <w:szCs w:val="16"/>
        </w:rPr>
        <w:t>CHARGES</w:t>
      </w:r>
      <w:r>
        <w:rPr>
          <w:sz w:val="16"/>
          <w:szCs w:val="16"/>
        </w:rPr>
        <w:tab/>
      </w:r>
      <w:r>
        <w:rPr>
          <w:spacing w:val="-5"/>
          <w:sz w:val="16"/>
          <w:szCs w:val="16"/>
        </w:rPr>
        <w:t>15</w:t>
      </w:r>
    </w:p>
    <w:p w14:paraId="206B3903"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8"/>
          <w:sz w:val="16"/>
          <w:szCs w:val="16"/>
        </w:rPr>
        <w:t xml:space="preserve"> </w:t>
      </w:r>
      <w:r>
        <w:rPr>
          <w:spacing w:val="-2"/>
          <w:sz w:val="16"/>
          <w:szCs w:val="16"/>
        </w:rPr>
        <w:t>4</w:t>
      </w:r>
      <w:r>
        <w:rPr>
          <w:spacing w:val="-8"/>
          <w:sz w:val="16"/>
          <w:szCs w:val="16"/>
        </w:rPr>
        <w:t xml:space="preserve"> </w:t>
      </w:r>
      <w:r>
        <w:rPr>
          <w:spacing w:val="-2"/>
          <w:sz w:val="16"/>
          <w:szCs w:val="16"/>
        </w:rPr>
        <w:t>-</w:t>
      </w:r>
      <w:r>
        <w:rPr>
          <w:spacing w:val="-9"/>
          <w:sz w:val="16"/>
          <w:szCs w:val="16"/>
        </w:rPr>
        <w:t xml:space="preserve"> </w:t>
      </w:r>
      <w:r>
        <w:rPr>
          <w:spacing w:val="-2"/>
          <w:sz w:val="16"/>
          <w:szCs w:val="16"/>
        </w:rPr>
        <w:t>ADMINISTRATIVE</w:t>
      </w:r>
      <w:r>
        <w:rPr>
          <w:spacing w:val="-5"/>
          <w:sz w:val="16"/>
          <w:szCs w:val="16"/>
        </w:rPr>
        <w:t xml:space="preserve"> </w:t>
      </w:r>
      <w:r>
        <w:rPr>
          <w:spacing w:val="-2"/>
          <w:sz w:val="16"/>
          <w:szCs w:val="16"/>
        </w:rPr>
        <w:t>ORDERS</w:t>
      </w:r>
      <w:r>
        <w:rPr>
          <w:spacing w:val="-6"/>
          <w:sz w:val="16"/>
          <w:szCs w:val="16"/>
        </w:rPr>
        <w:t xml:space="preserve"> </w:t>
      </w:r>
      <w:r>
        <w:rPr>
          <w:spacing w:val="-2"/>
          <w:sz w:val="16"/>
          <w:szCs w:val="16"/>
        </w:rPr>
        <w:t>AND</w:t>
      </w:r>
      <w:r>
        <w:rPr>
          <w:spacing w:val="-7"/>
          <w:sz w:val="16"/>
          <w:szCs w:val="16"/>
        </w:rPr>
        <w:t xml:space="preserve"> </w:t>
      </w:r>
      <w:r>
        <w:rPr>
          <w:spacing w:val="-2"/>
          <w:sz w:val="16"/>
          <w:szCs w:val="16"/>
        </w:rPr>
        <w:t>PENALTIES</w:t>
      </w:r>
      <w:r>
        <w:rPr>
          <w:spacing w:val="-8"/>
          <w:sz w:val="16"/>
          <w:szCs w:val="16"/>
        </w:rPr>
        <w:t xml:space="preserve"> </w:t>
      </w:r>
      <w:r>
        <w:rPr>
          <w:spacing w:val="-2"/>
          <w:sz w:val="16"/>
          <w:szCs w:val="16"/>
        </w:rPr>
        <w:t>AND</w:t>
      </w:r>
      <w:r>
        <w:rPr>
          <w:spacing w:val="-8"/>
          <w:sz w:val="16"/>
          <w:szCs w:val="16"/>
        </w:rPr>
        <w:t xml:space="preserve"> </w:t>
      </w:r>
      <w:r>
        <w:rPr>
          <w:spacing w:val="-2"/>
          <w:sz w:val="16"/>
          <w:szCs w:val="16"/>
        </w:rPr>
        <w:t>PENDING</w:t>
      </w:r>
      <w:r>
        <w:rPr>
          <w:spacing w:val="-6"/>
          <w:sz w:val="16"/>
          <w:szCs w:val="16"/>
        </w:rPr>
        <w:t xml:space="preserve"> </w:t>
      </w:r>
      <w:r>
        <w:rPr>
          <w:spacing w:val="-2"/>
          <w:sz w:val="16"/>
          <w:szCs w:val="16"/>
        </w:rPr>
        <w:t>ADMINISTRATIVE</w:t>
      </w:r>
      <w:r>
        <w:rPr>
          <w:spacing w:val="-7"/>
          <w:sz w:val="16"/>
          <w:szCs w:val="16"/>
        </w:rPr>
        <w:t xml:space="preserve"> </w:t>
      </w:r>
      <w:r>
        <w:rPr>
          <w:spacing w:val="-2"/>
          <w:sz w:val="16"/>
          <w:szCs w:val="16"/>
        </w:rPr>
        <w:t>ACTIONS</w:t>
      </w:r>
      <w:r>
        <w:rPr>
          <w:sz w:val="16"/>
          <w:szCs w:val="16"/>
        </w:rPr>
        <w:tab/>
      </w:r>
      <w:r>
        <w:rPr>
          <w:spacing w:val="-5"/>
          <w:sz w:val="16"/>
          <w:szCs w:val="16"/>
        </w:rPr>
        <w:t>15</w:t>
      </w:r>
    </w:p>
    <w:p w14:paraId="4C76F890" w14:textId="77777777" w:rsidR="00C811EF" w:rsidRDefault="00C811EF">
      <w:pPr>
        <w:pStyle w:val="BodyText"/>
        <w:tabs>
          <w:tab w:val="right" w:leader="dot" w:pos="10073"/>
        </w:tabs>
        <w:kinsoku w:val="0"/>
        <w:overflowPunct w:val="0"/>
        <w:spacing w:before="121"/>
        <w:ind w:left="720"/>
        <w:rPr>
          <w:spacing w:val="-5"/>
          <w:sz w:val="16"/>
          <w:szCs w:val="16"/>
        </w:rPr>
      </w:pPr>
      <w:r>
        <w:rPr>
          <w:sz w:val="16"/>
          <w:szCs w:val="16"/>
        </w:rPr>
        <w:t>ITEM</w:t>
      </w:r>
      <w:r>
        <w:rPr>
          <w:spacing w:val="-9"/>
          <w:sz w:val="16"/>
          <w:szCs w:val="16"/>
        </w:rPr>
        <w:t xml:space="preserve"> </w:t>
      </w:r>
      <w:r>
        <w:rPr>
          <w:sz w:val="16"/>
          <w:szCs w:val="16"/>
        </w:rPr>
        <w:t>5</w:t>
      </w:r>
      <w:r>
        <w:rPr>
          <w:spacing w:val="-10"/>
          <w:sz w:val="16"/>
          <w:szCs w:val="16"/>
        </w:rPr>
        <w:t xml:space="preserve"> </w:t>
      </w:r>
      <w:r>
        <w:rPr>
          <w:sz w:val="16"/>
          <w:szCs w:val="16"/>
        </w:rPr>
        <w:t>-</w:t>
      </w:r>
      <w:r>
        <w:rPr>
          <w:spacing w:val="-10"/>
          <w:sz w:val="16"/>
          <w:szCs w:val="16"/>
        </w:rPr>
        <w:t xml:space="preserve"> </w:t>
      </w:r>
      <w:r>
        <w:rPr>
          <w:sz w:val="16"/>
          <w:szCs w:val="16"/>
        </w:rPr>
        <w:t>CIVIL</w:t>
      </w:r>
      <w:r>
        <w:rPr>
          <w:spacing w:val="-9"/>
          <w:sz w:val="16"/>
          <w:szCs w:val="16"/>
        </w:rPr>
        <w:t xml:space="preserve"> </w:t>
      </w:r>
      <w:r>
        <w:rPr>
          <w:spacing w:val="-2"/>
          <w:sz w:val="16"/>
          <w:szCs w:val="16"/>
        </w:rPr>
        <w:t>ACTIONS</w:t>
      </w:r>
      <w:r>
        <w:rPr>
          <w:sz w:val="16"/>
          <w:szCs w:val="16"/>
        </w:rPr>
        <w:tab/>
      </w:r>
      <w:r>
        <w:rPr>
          <w:spacing w:val="-5"/>
          <w:sz w:val="16"/>
          <w:szCs w:val="16"/>
        </w:rPr>
        <w:t>15</w:t>
      </w:r>
    </w:p>
    <w:p w14:paraId="0B2A894D" w14:textId="77777777" w:rsidR="00C811EF" w:rsidRDefault="00C811EF">
      <w:pPr>
        <w:pStyle w:val="BodyText"/>
        <w:tabs>
          <w:tab w:val="right" w:leader="dot" w:pos="10073"/>
        </w:tabs>
        <w:kinsoku w:val="0"/>
        <w:overflowPunct w:val="0"/>
        <w:spacing w:before="119"/>
        <w:ind w:left="720"/>
        <w:rPr>
          <w:spacing w:val="-5"/>
          <w:sz w:val="16"/>
          <w:szCs w:val="16"/>
        </w:rPr>
      </w:pPr>
      <w:r>
        <w:rPr>
          <w:spacing w:val="-2"/>
          <w:sz w:val="16"/>
          <w:szCs w:val="16"/>
        </w:rPr>
        <w:t>ITEM</w:t>
      </w:r>
      <w:r>
        <w:rPr>
          <w:spacing w:val="-5"/>
          <w:sz w:val="16"/>
          <w:szCs w:val="16"/>
        </w:rPr>
        <w:t xml:space="preserve"> </w:t>
      </w:r>
      <w:r>
        <w:rPr>
          <w:spacing w:val="-2"/>
          <w:sz w:val="16"/>
          <w:szCs w:val="16"/>
        </w:rPr>
        <w:t>6</w:t>
      </w:r>
      <w:r>
        <w:rPr>
          <w:spacing w:val="-6"/>
          <w:sz w:val="16"/>
          <w:szCs w:val="16"/>
        </w:rPr>
        <w:t xml:space="preserve"> </w:t>
      </w:r>
      <w:r>
        <w:rPr>
          <w:spacing w:val="-2"/>
          <w:sz w:val="16"/>
          <w:szCs w:val="16"/>
        </w:rPr>
        <w:t>-</w:t>
      </w:r>
      <w:r>
        <w:rPr>
          <w:spacing w:val="-8"/>
          <w:sz w:val="16"/>
          <w:szCs w:val="16"/>
        </w:rPr>
        <w:t xml:space="preserve"> </w:t>
      </w:r>
      <w:r>
        <w:rPr>
          <w:spacing w:val="-2"/>
          <w:sz w:val="16"/>
          <w:szCs w:val="16"/>
        </w:rPr>
        <w:t>BANKRUPTCY</w:t>
      </w:r>
      <w:r>
        <w:rPr>
          <w:spacing w:val="-4"/>
          <w:sz w:val="16"/>
          <w:szCs w:val="16"/>
        </w:rPr>
        <w:t xml:space="preserve"> </w:t>
      </w:r>
      <w:r>
        <w:rPr>
          <w:spacing w:val="-2"/>
          <w:sz w:val="16"/>
          <w:szCs w:val="16"/>
        </w:rPr>
        <w:t>OR</w:t>
      </w:r>
      <w:r>
        <w:rPr>
          <w:spacing w:val="-8"/>
          <w:sz w:val="16"/>
          <w:szCs w:val="16"/>
        </w:rPr>
        <w:t xml:space="preserve"> </w:t>
      </w:r>
      <w:r>
        <w:rPr>
          <w:spacing w:val="-2"/>
          <w:sz w:val="16"/>
          <w:szCs w:val="16"/>
        </w:rPr>
        <w:t>INSOLVENCY</w:t>
      </w:r>
      <w:r>
        <w:rPr>
          <w:spacing w:val="-4"/>
          <w:sz w:val="16"/>
          <w:szCs w:val="16"/>
        </w:rPr>
        <w:t xml:space="preserve"> </w:t>
      </w:r>
      <w:r>
        <w:rPr>
          <w:spacing w:val="-2"/>
          <w:sz w:val="16"/>
          <w:szCs w:val="16"/>
        </w:rPr>
        <w:t>PROCEEDINGS</w:t>
      </w:r>
      <w:r>
        <w:rPr>
          <w:sz w:val="16"/>
          <w:szCs w:val="16"/>
        </w:rPr>
        <w:tab/>
      </w:r>
      <w:r>
        <w:rPr>
          <w:spacing w:val="-5"/>
          <w:sz w:val="16"/>
          <w:szCs w:val="16"/>
        </w:rPr>
        <w:t>15</w:t>
      </w:r>
    </w:p>
    <w:p w14:paraId="79E21268" w14:textId="77777777" w:rsidR="00C811EF" w:rsidRDefault="00C811EF">
      <w:pPr>
        <w:pStyle w:val="BodyText"/>
        <w:tabs>
          <w:tab w:val="right" w:leader="dot" w:pos="10073"/>
        </w:tabs>
        <w:kinsoku w:val="0"/>
        <w:overflowPunct w:val="0"/>
        <w:spacing w:before="120"/>
        <w:ind w:left="720"/>
        <w:rPr>
          <w:spacing w:val="-5"/>
          <w:sz w:val="16"/>
          <w:szCs w:val="16"/>
        </w:rPr>
      </w:pPr>
      <w:r>
        <w:rPr>
          <w:spacing w:val="-2"/>
          <w:sz w:val="16"/>
          <w:szCs w:val="16"/>
        </w:rPr>
        <w:t>ITEM</w:t>
      </w:r>
      <w:r>
        <w:rPr>
          <w:spacing w:val="-3"/>
          <w:sz w:val="16"/>
          <w:szCs w:val="16"/>
        </w:rPr>
        <w:t xml:space="preserve"> </w:t>
      </w:r>
      <w:r>
        <w:rPr>
          <w:spacing w:val="-2"/>
          <w:sz w:val="16"/>
          <w:szCs w:val="16"/>
        </w:rPr>
        <w:t>7</w:t>
      </w:r>
      <w:r>
        <w:rPr>
          <w:spacing w:val="-5"/>
          <w:sz w:val="16"/>
          <w:szCs w:val="16"/>
        </w:rPr>
        <w:t xml:space="preserve"> </w:t>
      </w:r>
      <w:r>
        <w:rPr>
          <w:spacing w:val="-2"/>
          <w:sz w:val="16"/>
          <w:szCs w:val="16"/>
        </w:rPr>
        <w:t>-</w:t>
      </w:r>
      <w:r>
        <w:rPr>
          <w:spacing w:val="-7"/>
          <w:sz w:val="16"/>
          <w:szCs w:val="16"/>
        </w:rPr>
        <w:t xml:space="preserve"> </w:t>
      </w:r>
      <w:r>
        <w:rPr>
          <w:spacing w:val="-2"/>
          <w:sz w:val="16"/>
          <w:szCs w:val="16"/>
        </w:rPr>
        <w:t>FINANCIAL</w:t>
      </w:r>
      <w:r>
        <w:rPr>
          <w:spacing w:val="-5"/>
          <w:sz w:val="16"/>
          <w:szCs w:val="16"/>
        </w:rPr>
        <w:t xml:space="preserve"> </w:t>
      </w:r>
      <w:r>
        <w:rPr>
          <w:spacing w:val="-2"/>
          <w:sz w:val="16"/>
          <w:szCs w:val="16"/>
        </w:rPr>
        <w:t>STATEMENTS</w:t>
      </w:r>
      <w:r>
        <w:rPr>
          <w:sz w:val="16"/>
          <w:szCs w:val="16"/>
        </w:rPr>
        <w:tab/>
      </w:r>
      <w:r>
        <w:rPr>
          <w:spacing w:val="-5"/>
          <w:sz w:val="16"/>
          <w:szCs w:val="16"/>
        </w:rPr>
        <w:t>16</w:t>
      </w:r>
    </w:p>
    <w:p w14:paraId="70E90BE6"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6"/>
          <w:sz w:val="16"/>
          <w:szCs w:val="16"/>
        </w:rPr>
        <w:t xml:space="preserve"> </w:t>
      </w:r>
      <w:r>
        <w:rPr>
          <w:spacing w:val="-2"/>
          <w:sz w:val="16"/>
          <w:szCs w:val="16"/>
        </w:rPr>
        <w:t>8</w:t>
      </w:r>
      <w:r>
        <w:rPr>
          <w:spacing w:val="-6"/>
          <w:sz w:val="16"/>
          <w:szCs w:val="16"/>
        </w:rPr>
        <w:t xml:space="preserve"> </w:t>
      </w:r>
      <w:r>
        <w:rPr>
          <w:spacing w:val="-2"/>
          <w:sz w:val="16"/>
          <w:szCs w:val="16"/>
        </w:rPr>
        <w:t>-</w:t>
      </w:r>
      <w:r>
        <w:rPr>
          <w:spacing w:val="-7"/>
          <w:sz w:val="16"/>
          <w:szCs w:val="16"/>
        </w:rPr>
        <w:t xml:space="preserve"> </w:t>
      </w:r>
      <w:r>
        <w:rPr>
          <w:spacing w:val="-2"/>
          <w:sz w:val="16"/>
          <w:szCs w:val="16"/>
        </w:rPr>
        <w:t>INITIAL</w:t>
      </w:r>
      <w:r>
        <w:rPr>
          <w:spacing w:val="-8"/>
          <w:sz w:val="16"/>
          <w:szCs w:val="16"/>
        </w:rPr>
        <w:t xml:space="preserve"> </w:t>
      </w:r>
      <w:r>
        <w:rPr>
          <w:spacing w:val="-2"/>
          <w:sz w:val="16"/>
          <w:szCs w:val="16"/>
        </w:rPr>
        <w:t>FRANCHISE</w:t>
      </w:r>
      <w:r>
        <w:rPr>
          <w:spacing w:val="-3"/>
          <w:sz w:val="16"/>
          <w:szCs w:val="16"/>
        </w:rPr>
        <w:t xml:space="preserve"> </w:t>
      </w:r>
      <w:r>
        <w:rPr>
          <w:spacing w:val="-5"/>
          <w:sz w:val="16"/>
          <w:szCs w:val="16"/>
        </w:rPr>
        <w:t>FEE</w:t>
      </w:r>
      <w:r>
        <w:rPr>
          <w:sz w:val="16"/>
          <w:szCs w:val="16"/>
        </w:rPr>
        <w:tab/>
      </w:r>
      <w:r>
        <w:rPr>
          <w:spacing w:val="-5"/>
          <w:sz w:val="16"/>
          <w:szCs w:val="16"/>
        </w:rPr>
        <w:t>16</w:t>
      </w:r>
    </w:p>
    <w:p w14:paraId="377A7AF4" w14:textId="77777777" w:rsidR="00C811EF" w:rsidRDefault="00C811EF">
      <w:pPr>
        <w:pStyle w:val="BodyText"/>
        <w:tabs>
          <w:tab w:val="right" w:leader="dot" w:pos="10073"/>
        </w:tabs>
        <w:kinsoku w:val="0"/>
        <w:overflowPunct w:val="0"/>
        <w:spacing w:before="119"/>
        <w:ind w:left="720"/>
        <w:rPr>
          <w:spacing w:val="-5"/>
          <w:sz w:val="16"/>
          <w:szCs w:val="16"/>
        </w:rPr>
      </w:pPr>
      <w:r>
        <w:rPr>
          <w:sz w:val="16"/>
          <w:szCs w:val="16"/>
        </w:rPr>
        <w:t>ITEM</w:t>
      </w:r>
      <w:r>
        <w:rPr>
          <w:spacing w:val="-12"/>
          <w:sz w:val="16"/>
          <w:szCs w:val="16"/>
        </w:rPr>
        <w:t xml:space="preserve"> </w:t>
      </w:r>
      <w:r>
        <w:rPr>
          <w:sz w:val="16"/>
          <w:szCs w:val="16"/>
        </w:rPr>
        <w:t>9</w:t>
      </w:r>
      <w:r>
        <w:rPr>
          <w:spacing w:val="-11"/>
          <w:sz w:val="16"/>
          <w:szCs w:val="16"/>
        </w:rPr>
        <w:t xml:space="preserve"> </w:t>
      </w:r>
      <w:r>
        <w:rPr>
          <w:sz w:val="16"/>
          <w:szCs w:val="16"/>
        </w:rPr>
        <w:t>-</w:t>
      </w:r>
      <w:r>
        <w:rPr>
          <w:spacing w:val="-11"/>
          <w:sz w:val="16"/>
          <w:szCs w:val="16"/>
        </w:rPr>
        <w:t xml:space="preserve"> </w:t>
      </w:r>
      <w:r>
        <w:rPr>
          <w:sz w:val="16"/>
          <w:szCs w:val="16"/>
        </w:rPr>
        <w:t>OTHER</w:t>
      </w:r>
      <w:r>
        <w:rPr>
          <w:spacing w:val="-11"/>
          <w:sz w:val="16"/>
          <w:szCs w:val="16"/>
        </w:rPr>
        <w:t xml:space="preserve"> </w:t>
      </w:r>
      <w:r>
        <w:rPr>
          <w:sz w:val="16"/>
          <w:szCs w:val="16"/>
        </w:rPr>
        <w:t>FEES</w:t>
      </w:r>
      <w:r>
        <w:rPr>
          <w:spacing w:val="-10"/>
          <w:sz w:val="16"/>
          <w:szCs w:val="16"/>
        </w:rPr>
        <w:t xml:space="preserve"> </w:t>
      </w:r>
      <w:r>
        <w:rPr>
          <w:sz w:val="16"/>
          <w:szCs w:val="16"/>
        </w:rPr>
        <w:t>PAYABLE</w:t>
      </w:r>
      <w:r>
        <w:rPr>
          <w:spacing w:val="-11"/>
          <w:sz w:val="16"/>
          <w:szCs w:val="16"/>
        </w:rPr>
        <w:t xml:space="preserve"> </w:t>
      </w:r>
      <w:r>
        <w:rPr>
          <w:sz w:val="16"/>
          <w:szCs w:val="16"/>
        </w:rPr>
        <w:t>TO</w:t>
      </w:r>
      <w:r>
        <w:rPr>
          <w:spacing w:val="-11"/>
          <w:sz w:val="16"/>
          <w:szCs w:val="16"/>
        </w:rPr>
        <w:t xml:space="preserve"> </w:t>
      </w:r>
      <w:r>
        <w:rPr>
          <w:sz w:val="16"/>
          <w:szCs w:val="16"/>
        </w:rPr>
        <w:t>US</w:t>
      </w:r>
      <w:r>
        <w:rPr>
          <w:spacing w:val="-10"/>
          <w:sz w:val="16"/>
          <w:szCs w:val="16"/>
        </w:rPr>
        <w:t xml:space="preserve"> </w:t>
      </w:r>
      <w:r>
        <w:rPr>
          <w:sz w:val="16"/>
          <w:szCs w:val="16"/>
        </w:rPr>
        <w:t>OR</w:t>
      </w:r>
      <w:r>
        <w:rPr>
          <w:spacing w:val="-11"/>
          <w:sz w:val="16"/>
          <w:szCs w:val="16"/>
        </w:rPr>
        <w:t xml:space="preserve"> </w:t>
      </w:r>
      <w:r>
        <w:rPr>
          <w:sz w:val="16"/>
          <w:szCs w:val="16"/>
        </w:rPr>
        <w:t>TO</w:t>
      </w:r>
      <w:r>
        <w:rPr>
          <w:spacing w:val="-10"/>
          <w:sz w:val="16"/>
          <w:szCs w:val="16"/>
        </w:rPr>
        <w:t xml:space="preserve"> </w:t>
      </w:r>
      <w:r>
        <w:rPr>
          <w:sz w:val="16"/>
          <w:szCs w:val="16"/>
        </w:rPr>
        <w:t>THIRD</w:t>
      </w:r>
      <w:r>
        <w:rPr>
          <w:spacing w:val="-11"/>
          <w:sz w:val="16"/>
          <w:szCs w:val="16"/>
        </w:rPr>
        <w:t xml:space="preserve"> </w:t>
      </w:r>
      <w:r>
        <w:rPr>
          <w:spacing w:val="-2"/>
          <w:sz w:val="16"/>
          <w:szCs w:val="16"/>
        </w:rPr>
        <w:t>PARTIES</w:t>
      </w:r>
      <w:r>
        <w:rPr>
          <w:sz w:val="16"/>
          <w:szCs w:val="16"/>
        </w:rPr>
        <w:tab/>
      </w:r>
      <w:r>
        <w:rPr>
          <w:spacing w:val="-5"/>
          <w:sz w:val="16"/>
          <w:szCs w:val="16"/>
        </w:rPr>
        <w:t>16</w:t>
      </w:r>
    </w:p>
    <w:p w14:paraId="70CBBAFA"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4"/>
          <w:sz w:val="16"/>
          <w:szCs w:val="16"/>
        </w:rPr>
        <w:t xml:space="preserve"> </w:t>
      </w:r>
      <w:r>
        <w:rPr>
          <w:spacing w:val="-2"/>
          <w:sz w:val="16"/>
          <w:szCs w:val="16"/>
        </w:rPr>
        <w:t>10</w:t>
      </w:r>
      <w:r>
        <w:rPr>
          <w:spacing w:val="-5"/>
          <w:sz w:val="16"/>
          <w:szCs w:val="16"/>
        </w:rPr>
        <w:t xml:space="preserve"> </w:t>
      </w:r>
      <w:r>
        <w:rPr>
          <w:spacing w:val="-2"/>
          <w:sz w:val="16"/>
          <w:szCs w:val="16"/>
        </w:rPr>
        <w:t>-</w:t>
      </w:r>
      <w:r>
        <w:rPr>
          <w:spacing w:val="-7"/>
          <w:sz w:val="16"/>
          <w:szCs w:val="16"/>
        </w:rPr>
        <w:t xml:space="preserve"> </w:t>
      </w:r>
      <w:r>
        <w:rPr>
          <w:spacing w:val="-2"/>
          <w:sz w:val="16"/>
          <w:szCs w:val="16"/>
        </w:rPr>
        <w:t>ESTIMATED</w:t>
      </w:r>
      <w:r>
        <w:rPr>
          <w:spacing w:val="-7"/>
          <w:sz w:val="16"/>
          <w:szCs w:val="16"/>
        </w:rPr>
        <w:t xml:space="preserve"> </w:t>
      </w:r>
      <w:r>
        <w:rPr>
          <w:spacing w:val="-2"/>
          <w:sz w:val="16"/>
          <w:szCs w:val="16"/>
        </w:rPr>
        <w:t>INITIAL</w:t>
      </w:r>
      <w:r>
        <w:rPr>
          <w:spacing w:val="-5"/>
          <w:sz w:val="16"/>
          <w:szCs w:val="16"/>
        </w:rPr>
        <w:t xml:space="preserve"> </w:t>
      </w:r>
      <w:r>
        <w:rPr>
          <w:spacing w:val="-2"/>
          <w:sz w:val="16"/>
          <w:szCs w:val="16"/>
        </w:rPr>
        <w:t>INVESTMENT</w:t>
      </w:r>
      <w:r>
        <w:rPr>
          <w:sz w:val="16"/>
          <w:szCs w:val="16"/>
        </w:rPr>
        <w:tab/>
      </w:r>
      <w:r>
        <w:rPr>
          <w:spacing w:val="-5"/>
          <w:sz w:val="16"/>
          <w:szCs w:val="16"/>
        </w:rPr>
        <w:t>18</w:t>
      </w:r>
    </w:p>
    <w:p w14:paraId="52D10EF1" w14:textId="77777777" w:rsidR="00C811EF" w:rsidRDefault="00C811EF">
      <w:pPr>
        <w:pStyle w:val="BodyText"/>
        <w:tabs>
          <w:tab w:val="right" w:leader="dot" w:pos="10073"/>
        </w:tabs>
        <w:kinsoku w:val="0"/>
        <w:overflowPunct w:val="0"/>
        <w:spacing w:before="120"/>
        <w:ind w:left="720"/>
        <w:rPr>
          <w:spacing w:val="-5"/>
          <w:sz w:val="16"/>
          <w:szCs w:val="16"/>
        </w:rPr>
      </w:pPr>
      <w:r>
        <w:rPr>
          <w:spacing w:val="-2"/>
          <w:sz w:val="16"/>
          <w:szCs w:val="16"/>
        </w:rPr>
        <w:t>ITEM</w:t>
      </w:r>
      <w:r>
        <w:rPr>
          <w:spacing w:val="-5"/>
          <w:sz w:val="16"/>
          <w:szCs w:val="16"/>
        </w:rPr>
        <w:t xml:space="preserve"> </w:t>
      </w:r>
      <w:r>
        <w:rPr>
          <w:spacing w:val="-2"/>
          <w:sz w:val="16"/>
          <w:szCs w:val="16"/>
        </w:rPr>
        <w:t>11</w:t>
      </w:r>
      <w:r>
        <w:rPr>
          <w:spacing w:val="-6"/>
          <w:sz w:val="16"/>
          <w:szCs w:val="16"/>
        </w:rPr>
        <w:t xml:space="preserve"> </w:t>
      </w:r>
      <w:r>
        <w:rPr>
          <w:spacing w:val="-2"/>
          <w:sz w:val="16"/>
          <w:szCs w:val="16"/>
        </w:rPr>
        <w:t>–</w:t>
      </w:r>
      <w:r>
        <w:rPr>
          <w:spacing w:val="-8"/>
          <w:sz w:val="16"/>
          <w:szCs w:val="16"/>
        </w:rPr>
        <w:t xml:space="preserve"> </w:t>
      </w:r>
      <w:r>
        <w:rPr>
          <w:spacing w:val="-2"/>
          <w:sz w:val="16"/>
          <w:szCs w:val="16"/>
        </w:rPr>
        <w:t>ESTIMATE</w:t>
      </w:r>
      <w:r>
        <w:rPr>
          <w:spacing w:val="-4"/>
          <w:sz w:val="16"/>
          <w:szCs w:val="16"/>
        </w:rPr>
        <w:t xml:space="preserve"> </w:t>
      </w:r>
      <w:r>
        <w:rPr>
          <w:spacing w:val="-2"/>
          <w:sz w:val="16"/>
          <w:szCs w:val="16"/>
        </w:rPr>
        <w:t>OF</w:t>
      </w:r>
      <w:r>
        <w:rPr>
          <w:spacing w:val="-5"/>
          <w:sz w:val="16"/>
          <w:szCs w:val="16"/>
        </w:rPr>
        <w:t xml:space="preserve"> </w:t>
      </w:r>
      <w:r>
        <w:rPr>
          <w:spacing w:val="-2"/>
          <w:sz w:val="16"/>
          <w:szCs w:val="16"/>
        </w:rPr>
        <w:t>OPERATING</w:t>
      </w:r>
      <w:r>
        <w:rPr>
          <w:spacing w:val="-5"/>
          <w:sz w:val="16"/>
          <w:szCs w:val="16"/>
        </w:rPr>
        <w:t xml:space="preserve"> </w:t>
      </w:r>
      <w:r>
        <w:rPr>
          <w:spacing w:val="-4"/>
          <w:sz w:val="16"/>
          <w:szCs w:val="16"/>
        </w:rPr>
        <w:t>COSTS</w:t>
      </w:r>
      <w:r>
        <w:rPr>
          <w:sz w:val="16"/>
          <w:szCs w:val="16"/>
        </w:rPr>
        <w:tab/>
      </w:r>
      <w:r>
        <w:rPr>
          <w:spacing w:val="-5"/>
          <w:sz w:val="16"/>
          <w:szCs w:val="16"/>
        </w:rPr>
        <w:t>26</w:t>
      </w:r>
    </w:p>
    <w:p w14:paraId="393712C9" w14:textId="77777777" w:rsidR="00C811EF" w:rsidRDefault="00C811EF">
      <w:pPr>
        <w:pStyle w:val="BodyText"/>
        <w:tabs>
          <w:tab w:val="right" w:leader="dot" w:pos="10073"/>
        </w:tabs>
        <w:kinsoku w:val="0"/>
        <w:overflowPunct w:val="0"/>
        <w:spacing w:before="119"/>
        <w:ind w:left="720"/>
        <w:rPr>
          <w:spacing w:val="-5"/>
          <w:sz w:val="16"/>
          <w:szCs w:val="16"/>
        </w:rPr>
      </w:pPr>
      <w:r>
        <w:rPr>
          <w:spacing w:val="-2"/>
          <w:sz w:val="16"/>
          <w:szCs w:val="16"/>
        </w:rPr>
        <w:t>ITEM</w:t>
      </w:r>
      <w:r>
        <w:rPr>
          <w:spacing w:val="-5"/>
          <w:sz w:val="16"/>
          <w:szCs w:val="16"/>
        </w:rPr>
        <w:t xml:space="preserve"> </w:t>
      </w:r>
      <w:r>
        <w:rPr>
          <w:spacing w:val="-2"/>
          <w:sz w:val="16"/>
          <w:szCs w:val="16"/>
        </w:rPr>
        <w:t>12</w:t>
      </w:r>
      <w:r>
        <w:rPr>
          <w:spacing w:val="-6"/>
          <w:sz w:val="16"/>
          <w:szCs w:val="16"/>
        </w:rPr>
        <w:t xml:space="preserve"> </w:t>
      </w:r>
      <w:r>
        <w:rPr>
          <w:spacing w:val="-2"/>
          <w:sz w:val="16"/>
          <w:szCs w:val="16"/>
        </w:rPr>
        <w:t>–</w:t>
      </w:r>
      <w:r>
        <w:rPr>
          <w:spacing w:val="-6"/>
          <w:sz w:val="16"/>
          <w:szCs w:val="16"/>
        </w:rPr>
        <w:t xml:space="preserve"> </w:t>
      </w:r>
      <w:r>
        <w:rPr>
          <w:spacing w:val="-2"/>
          <w:sz w:val="16"/>
          <w:szCs w:val="16"/>
        </w:rPr>
        <w:t>HISTORICAL</w:t>
      </w:r>
      <w:r>
        <w:rPr>
          <w:spacing w:val="-5"/>
          <w:sz w:val="16"/>
          <w:szCs w:val="16"/>
        </w:rPr>
        <w:t xml:space="preserve"> </w:t>
      </w:r>
      <w:r>
        <w:rPr>
          <w:spacing w:val="-2"/>
          <w:sz w:val="16"/>
          <w:szCs w:val="16"/>
        </w:rPr>
        <w:t>CLAIMS</w:t>
      </w:r>
      <w:r>
        <w:rPr>
          <w:sz w:val="16"/>
          <w:szCs w:val="16"/>
        </w:rPr>
        <w:tab/>
      </w:r>
      <w:r>
        <w:rPr>
          <w:spacing w:val="-5"/>
          <w:sz w:val="16"/>
          <w:szCs w:val="16"/>
        </w:rPr>
        <w:t>27</w:t>
      </w:r>
    </w:p>
    <w:p w14:paraId="10D87DB1"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5"/>
          <w:sz w:val="16"/>
          <w:szCs w:val="16"/>
        </w:rPr>
        <w:t xml:space="preserve"> </w:t>
      </w:r>
      <w:r>
        <w:rPr>
          <w:spacing w:val="-2"/>
          <w:sz w:val="16"/>
          <w:szCs w:val="16"/>
        </w:rPr>
        <w:t>13</w:t>
      </w:r>
      <w:r>
        <w:rPr>
          <w:spacing w:val="-6"/>
          <w:sz w:val="16"/>
          <w:szCs w:val="16"/>
        </w:rPr>
        <w:t xml:space="preserve"> </w:t>
      </w:r>
      <w:r>
        <w:rPr>
          <w:spacing w:val="-2"/>
          <w:sz w:val="16"/>
          <w:szCs w:val="16"/>
        </w:rPr>
        <w:t>-</w:t>
      </w:r>
      <w:r>
        <w:rPr>
          <w:spacing w:val="-6"/>
          <w:sz w:val="16"/>
          <w:szCs w:val="16"/>
        </w:rPr>
        <w:t xml:space="preserve"> </w:t>
      </w:r>
      <w:r>
        <w:rPr>
          <w:spacing w:val="-2"/>
          <w:sz w:val="16"/>
          <w:szCs w:val="16"/>
        </w:rPr>
        <w:t>GUARANTEES</w:t>
      </w:r>
      <w:r>
        <w:rPr>
          <w:spacing w:val="-7"/>
          <w:sz w:val="16"/>
          <w:szCs w:val="16"/>
        </w:rPr>
        <w:t xml:space="preserve"> </w:t>
      </w:r>
      <w:r>
        <w:rPr>
          <w:spacing w:val="-2"/>
          <w:sz w:val="16"/>
          <w:szCs w:val="16"/>
        </w:rPr>
        <w:t>&amp;</w:t>
      </w:r>
      <w:r>
        <w:rPr>
          <w:spacing w:val="-4"/>
          <w:sz w:val="16"/>
          <w:szCs w:val="16"/>
        </w:rPr>
        <w:t xml:space="preserve"> </w:t>
      </w:r>
      <w:r>
        <w:rPr>
          <w:spacing w:val="-2"/>
          <w:sz w:val="16"/>
          <w:szCs w:val="16"/>
        </w:rPr>
        <w:t>SECURITY</w:t>
      </w:r>
      <w:r>
        <w:rPr>
          <w:spacing w:val="-4"/>
          <w:sz w:val="16"/>
          <w:szCs w:val="16"/>
        </w:rPr>
        <w:t xml:space="preserve"> </w:t>
      </w:r>
      <w:r>
        <w:rPr>
          <w:spacing w:val="-2"/>
          <w:sz w:val="16"/>
          <w:szCs w:val="16"/>
        </w:rPr>
        <w:t>INTERESTS</w:t>
      </w:r>
      <w:r>
        <w:rPr>
          <w:sz w:val="16"/>
          <w:szCs w:val="16"/>
        </w:rPr>
        <w:tab/>
      </w:r>
      <w:r>
        <w:rPr>
          <w:spacing w:val="-5"/>
          <w:sz w:val="16"/>
          <w:szCs w:val="16"/>
        </w:rPr>
        <w:t>27</w:t>
      </w:r>
    </w:p>
    <w:p w14:paraId="5C5AAC84" w14:textId="77777777" w:rsidR="00C811EF" w:rsidRDefault="00C811EF">
      <w:pPr>
        <w:pStyle w:val="BodyText"/>
        <w:tabs>
          <w:tab w:val="right" w:leader="dot" w:pos="10073"/>
        </w:tabs>
        <w:kinsoku w:val="0"/>
        <w:overflowPunct w:val="0"/>
        <w:spacing w:before="120"/>
        <w:ind w:left="720"/>
        <w:rPr>
          <w:spacing w:val="-5"/>
          <w:sz w:val="16"/>
          <w:szCs w:val="16"/>
        </w:rPr>
      </w:pPr>
      <w:r>
        <w:rPr>
          <w:sz w:val="16"/>
          <w:szCs w:val="16"/>
        </w:rPr>
        <w:t>ITEM</w:t>
      </w:r>
      <w:r>
        <w:rPr>
          <w:spacing w:val="-7"/>
          <w:sz w:val="16"/>
          <w:szCs w:val="16"/>
        </w:rPr>
        <w:t xml:space="preserve"> </w:t>
      </w:r>
      <w:r>
        <w:rPr>
          <w:sz w:val="16"/>
          <w:szCs w:val="16"/>
        </w:rPr>
        <w:t>14</w:t>
      </w:r>
      <w:r>
        <w:rPr>
          <w:spacing w:val="-8"/>
          <w:sz w:val="16"/>
          <w:szCs w:val="16"/>
        </w:rPr>
        <w:t xml:space="preserve"> </w:t>
      </w:r>
      <w:r>
        <w:rPr>
          <w:sz w:val="16"/>
          <w:szCs w:val="16"/>
        </w:rPr>
        <w:t>-</w:t>
      </w:r>
      <w:r>
        <w:rPr>
          <w:spacing w:val="-8"/>
          <w:sz w:val="16"/>
          <w:szCs w:val="16"/>
        </w:rPr>
        <w:t xml:space="preserve"> </w:t>
      </w:r>
      <w:r>
        <w:rPr>
          <w:spacing w:val="-2"/>
          <w:sz w:val="16"/>
          <w:szCs w:val="16"/>
        </w:rPr>
        <w:t>FINANCING</w:t>
      </w:r>
      <w:r>
        <w:rPr>
          <w:sz w:val="16"/>
          <w:szCs w:val="16"/>
        </w:rPr>
        <w:tab/>
      </w:r>
      <w:r>
        <w:rPr>
          <w:spacing w:val="-5"/>
          <w:sz w:val="16"/>
          <w:szCs w:val="16"/>
        </w:rPr>
        <w:t>28</w:t>
      </w:r>
    </w:p>
    <w:p w14:paraId="1D992D28" w14:textId="77777777" w:rsidR="00C811EF" w:rsidRDefault="00C811EF">
      <w:pPr>
        <w:pStyle w:val="BodyText"/>
        <w:tabs>
          <w:tab w:val="right" w:leader="dot" w:pos="10073"/>
        </w:tabs>
        <w:kinsoku w:val="0"/>
        <w:overflowPunct w:val="0"/>
        <w:spacing w:before="119"/>
        <w:ind w:left="720"/>
        <w:rPr>
          <w:spacing w:val="-5"/>
          <w:sz w:val="16"/>
          <w:szCs w:val="16"/>
        </w:rPr>
      </w:pPr>
      <w:r>
        <w:rPr>
          <w:spacing w:val="-2"/>
          <w:sz w:val="16"/>
          <w:szCs w:val="16"/>
        </w:rPr>
        <w:t>ITEM</w:t>
      </w:r>
      <w:r>
        <w:rPr>
          <w:spacing w:val="-6"/>
          <w:sz w:val="16"/>
          <w:szCs w:val="16"/>
        </w:rPr>
        <w:t xml:space="preserve"> </w:t>
      </w:r>
      <w:r>
        <w:rPr>
          <w:spacing w:val="-2"/>
          <w:sz w:val="16"/>
          <w:szCs w:val="16"/>
        </w:rPr>
        <w:t>15</w:t>
      </w:r>
      <w:r>
        <w:rPr>
          <w:spacing w:val="-7"/>
          <w:sz w:val="16"/>
          <w:szCs w:val="16"/>
        </w:rPr>
        <w:t xml:space="preserve"> </w:t>
      </w:r>
      <w:r>
        <w:rPr>
          <w:spacing w:val="-2"/>
          <w:sz w:val="16"/>
          <w:szCs w:val="16"/>
        </w:rPr>
        <w:t>–</w:t>
      </w:r>
      <w:r>
        <w:rPr>
          <w:spacing w:val="-7"/>
          <w:sz w:val="16"/>
          <w:szCs w:val="16"/>
        </w:rPr>
        <w:t xml:space="preserve"> </w:t>
      </w:r>
      <w:r>
        <w:rPr>
          <w:spacing w:val="-2"/>
          <w:sz w:val="16"/>
          <w:szCs w:val="16"/>
        </w:rPr>
        <w:t>FRANCHISOR</w:t>
      </w:r>
      <w:r>
        <w:rPr>
          <w:spacing w:val="-7"/>
          <w:sz w:val="16"/>
          <w:szCs w:val="16"/>
        </w:rPr>
        <w:t xml:space="preserve"> </w:t>
      </w:r>
      <w:r>
        <w:rPr>
          <w:spacing w:val="-2"/>
          <w:sz w:val="16"/>
          <w:szCs w:val="16"/>
        </w:rPr>
        <w:t>OBLIGATIONS</w:t>
      </w:r>
      <w:r>
        <w:rPr>
          <w:spacing w:val="-5"/>
          <w:sz w:val="16"/>
          <w:szCs w:val="16"/>
        </w:rPr>
        <w:t xml:space="preserve"> </w:t>
      </w:r>
      <w:r>
        <w:rPr>
          <w:spacing w:val="-2"/>
          <w:sz w:val="16"/>
          <w:szCs w:val="16"/>
        </w:rPr>
        <w:t>AND</w:t>
      </w:r>
      <w:r>
        <w:rPr>
          <w:spacing w:val="-7"/>
          <w:sz w:val="16"/>
          <w:szCs w:val="16"/>
        </w:rPr>
        <w:t xml:space="preserve"> </w:t>
      </w:r>
      <w:r>
        <w:rPr>
          <w:spacing w:val="-2"/>
          <w:sz w:val="16"/>
          <w:szCs w:val="16"/>
        </w:rPr>
        <w:t>SITE</w:t>
      </w:r>
      <w:r>
        <w:rPr>
          <w:spacing w:val="-8"/>
          <w:sz w:val="16"/>
          <w:szCs w:val="16"/>
        </w:rPr>
        <w:t xml:space="preserve"> </w:t>
      </w:r>
      <w:r>
        <w:rPr>
          <w:spacing w:val="-2"/>
          <w:sz w:val="16"/>
          <w:szCs w:val="16"/>
        </w:rPr>
        <w:t>SELECTION</w:t>
      </w:r>
      <w:r>
        <w:rPr>
          <w:sz w:val="16"/>
          <w:szCs w:val="16"/>
        </w:rPr>
        <w:tab/>
      </w:r>
      <w:r>
        <w:rPr>
          <w:spacing w:val="-5"/>
          <w:sz w:val="16"/>
          <w:szCs w:val="16"/>
        </w:rPr>
        <w:t>28</w:t>
      </w:r>
    </w:p>
    <w:p w14:paraId="18660BE9" w14:textId="77777777" w:rsidR="00C811EF" w:rsidRDefault="00C811EF">
      <w:pPr>
        <w:pStyle w:val="BodyText"/>
        <w:tabs>
          <w:tab w:val="right" w:leader="dot" w:pos="10073"/>
        </w:tabs>
        <w:kinsoku w:val="0"/>
        <w:overflowPunct w:val="0"/>
        <w:spacing w:before="120"/>
        <w:ind w:left="720"/>
        <w:rPr>
          <w:spacing w:val="-5"/>
          <w:sz w:val="16"/>
          <w:szCs w:val="16"/>
        </w:rPr>
      </w:pPr>
      <w:r>
        <w:rPr>
          <w:sz w:val="16"/>
          <w:szCs w:val="16"/>
        </w:rPr>
        <w:t>ITEM</w:t>
      </w:r>
      <w:r>
        <w:rPr>
          <w:spacing w:val="-7"/>
          <w:sz w:val="16"/>
          <w:szCs w:val="16"/>
        </w:rPr>
        <w:t xml:space="preserve"> </w:t>
      </w:r>
      <w:r>
        <w:rPr>
          <w:sz w:val="16"/>
          <w:szCs w:val="16"/>
        </w:rPr>
        <w:t>16</w:t>
      </w:r>
      <w:r>
        <w:rPr>
          <w:spacing w:val="-8"/>
          <w:sz w:val="16"/>
          <w:szCs w:val="16"/>
        </w:rPr>
        <w:t xml:space="preserve"> </w:t>
      </w:r>
      <w:r>
        <w:rPr>
          <w:sz w:val="16"/>
          <w:szCs w:val="16"/>
        </w:rPr>
        <w:t>-</w:t>
      </w:r>
      <w:r>
        <w:rPr>
          <w:spacing w:val="-8"/>
          <w:sz w:val="16"/>
          <w:szCs w:val="16"/>
        </w:rPr>
        <w:t xml:space="preserve"> </w:t>
      </w:r>
      <w:r>
        <w:rPr>
          <w:spacing w:val="-2"/>
          <w:sz w:val="16"/>
          <w:szCs w:val="16"/>
        </w:rPr>
        <w:t>TRAINING</w:t>
      </w:r>
      <w:r>
        <w:rPr>
          <w:sz w:val="16"/>
          <w:szCs w:val="16"/>
        </w:rPr>
        <w:tab/>
      </w:r>
      <w:r>
        <w:rPr>
          <w:spacing w:val="-5"/>
          <w:sz w:val="16"/>
          <w:szCs w:val="16"/>
        </w:rPr>
        <w:t>29</w:t>
      </w:r>
    </w:p>
    <w:p w14:paraId="1DE39BD9"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6"/>
          <w:sz w:val="16"/>
          <w:szCs w:val="16"/>
        </w:rPr>
        <w:t xml:space="preserve"> </w:t>
      </w:r>
      <w:r>
        <w:rPr>
          <w:spacing w:val="-2"/>
          <w:sz w:val="16"/>
          <w:szCs w:val="16"/>
        </w:rPr>
        <w:t>17</w:t>
      </w:r>
      <w:r>
        <w:rPr>
          <w:spacing w:val="-6"/>
          <w:sz w:val="16"/>
          <w:szCs w:val="16"/>
        </w:rPr>
        <w:t xml:space="preserve"> </w:t>
      </w:r>
      <w:r>
        <w:rPr>
          <w:spacing w:val="-2"/>
          <w:sz w:val="16"/>
          <w:szCs w:val="16"/>
        </w:rPr>
        <w:t>-</w:t>
      </w:r>
      <w:r>
        <w:rPr>
          <w:spacing w:val="-6"/>
          <w:sz w:val="16"/>
          <w:szCs w:val="16"/>
        </w:rPr>
        <w:t xml:space="preserve"> </w:t>
      </w:r>
      <w:r>
        <w:rPr>
          <w:spacing w:val="-2"/>
          <w:sz w:val="16"/>
          <w:szCs w:val="16"/>
        </w:rPr>
        <w:t>MARKETING</w:t>
      </w:r>
      <w:r>
        <w:rPr>
          <w:spacing w:val="-5"/>
          <w:sz w:val="16"/>
          <w:szCs w:val="16"/>
        </w:rPr>
        <w:t xml:space="preserve"> </w:t>
      </w:r>
      <w:r>
        <w:rPr>
          <w:spacing w:val="-2"/>
          <w:sz w:val="16"/>
          <w:szCs w:val="16"/>
        </w:rPr>
        <w:t>AND</w:t>
      </w:r>
      <w:r>
        <w:rPr>
          <w:spacing w:val="-5"/>
          <w:sz w:val="16"/>
          <w:szCs w:val="16"/>
        </w:rPr>
        <w:t xml:space="preserve"> </w:t>
      </w:r>
      <w:r>
        <w:rPr>
          <w:spacing w:val="-2"/>
          <w:sz w:val="16"/>
          <w:szCs w:val="16"/>
        </w:rPr>
        <w:t>ADVERTISING</w:t>
      </w:r>
      <w:r>
        <w:rPr>
          <w:sz w:val="16"/>
          <w:szCs w:val="16"/>
        </w:rPr>
        <w:tab/>
      </w:r>
      <w:r>
        <w:rPr>
          <w:spacing w:val="-5"/>
          <w:sz w:val="16"/>
          <w:szCs w:val="16"/>
        </w:rPr>
        <w:t>29</w:t>
      </w:r>
    </w:p>
    <w:p w14:paraId="3FDEA222" w14:textId="77777777" w:rsidR="00C811EF" w:rsidRDefault="00C811EF">
      <w:pPr>
        <w:pStyle w:val="BodyText"/>
        <w:tabs>
          <w:tab w:val="right" w:leader="dot" w:pos="10073"/>
        </w:tabs>
        <w:kinsoku w:val="0"/>
        <w:overflowPunct w:val="0"/>
        <w:spacing w:before="119"/>
        <w:ind w:left="720"/>
        <w:rPr>
          <w:spacing w:val="-5"/>
          <w:sz w:val="16"/>
          <w:szCs w:val="16"/>
        </w:rPr>
      </w:pPr>
      <w:r>
        <w:rPr>
          <w:spacing w:val="-2"/>
          <w:sz w:val="16"/>
          <w:szCs w:val="16"/>
        </w:rPr>
        <w:t>ITEM</w:t>
      </w:r>
      <w:r>
        <w:rPr>
          <w:spacing w:val="-6"/>
          <w:sz w:val="16"/>
          <w:szCs w:val="16"/>
        </w:rPr>
        <w:t xml:space="preserve"> </w:t>
      </w:r>
      <w:r>
        <w:rPr>
          <w:spacing w:val="-2"/>
          <w:sz w:val="16"/>
          <w:szCs w:val="16"/>
        </w:rPr>
        <w:t>18</w:t>
      </w:r>
      <w:r>
        <w:rPr>
          <w:spacing w:val="-7"/>
          <w:sz w:val="16"/>
          <w:szCs w:val="16"/>
        </w:rPr>
        <w:t xml:space="preserve"> </w:t>
      </w:r>
      <w:r>
        <w:rPr>
          <w:spacing w:val="-2"/>
          <w:sz w:val="16"/>
          <w:szCs w:val="16"/>
        </w:rPr>
        <w:t>-</w:t>
      </w:r>
      <w:r>
        <w:rPr>
          <w:spacing w:val="-7"/>
          <w:sz w:val="16"/>
          <w:szCs w:val="16"/>
        </w:rPr>
        <w:t xml:space="preserve"> </w:t>
      </w:r>
      <w:r>
        <w:rPr>
          <w:spacing w:val="-2"/>
          <w:sz w:val="16"/>
          <w:szCs w:val="16"/>
        </w:rPr>
        <w:t>RESTRICTIONS</w:t>
      </w:r>
      <w:r>
        <w:rPr>
          <w:spacing w:val="-5"/>
          <w:sz w:val="16"/>
          <w:szCs w:val="16"/>
        </w:rPr>
        <w:t xml:space="preserve"> </w:t>
      </w:r>
      <w:r>
        <w:rPr>
          <w:spacing w:val="-2"/>
          <w:sz w:val="16"/>
          <w:szCs w:val="16"/>
        </w:rPr>
        <w:t>ON</w:t>
      </w:r>
      <w:r>
        <w:rPr>
          <w:spacing w:val="-7"/>
          <w:sz w:val="16"/>
          <w:szCs w:val="16"/>
        </w:rPr>
        <w:t xml:space="preserve"> </w:t>
      </w:r>
      <w:r>
        <w:rPr>
          <w:spacing w:val="-2"/>
          <w:sz w:val="16"/>
          <w:szCs w:val="16"/>
        </w:rPr>
        <w:t>WHAT</w:t>
      </w:r>
      <w:r>
        <w:rPr>
          <w:spacing w:val="-6"/>
          <w:sz w:val="16"/>
          <w:szCs w:val="16"/>
        </w:rPr>
        <w:t xml:space="preserve"> </w:t>
      </w:r>
      <w:r>
        <w:rPr>
          <w:spacing w:val="-2"/>
          <w:sz w:val="16"/>
          <w:szCs w:val="16"/>
        </w:rPr>
        <w:t>THE</w:t>
      </w:r>
      <w:r>
        <w:rPr>
          <w:spacing w:val="-5"/>
          <w:sz w:val="16"/>
          <w:szCs w:val="16"/>
        </w:rPr>
        <w:t xml:space="preserve"> </w:t>
      </w:r>
      <w:r>
        <w:rPr>
          <w:spacing w:val="-2"/>
          <w:sz w:val="16"/>
          <w:szCs w:val="16"/>
        </w:rPr>
        <w:t>FRANCHISEE</w:t>
      </w:r>
      <w:r>
        <w:rPr>
          <w:spacing w:val="-5"/>
          <w:sz w:val="16"/>
          <w:szCs w:val="16"/>
        </w:rPr>
        <w:t xml:space="preserve"> </w:t>
      </w:r>
      <w:r>
        <w:rPr>
          <w:spacing w:val="-2"/>
          <w:sz w:val="16"/>
          <w:szCs w:val="16"/>
        </w:rPr>
        <w:t>MAY</w:t>
      </w:r>
      <w:r>
        <w:rPr>
          <w:spacing w:val="-8"/>
          <w:sz w:val="16"/>
          <w:szCs w:val="16"/>
        </w:rPr>
        <w:t xml:space="preserve"> </w:t>
      </w:r>
      <w:r>
        <w:rPr>
          <w:spacing w:val="-4"/>
          <w:sz w:val="16"/>
          <w:szCs w:val="16"/>
        </w:rPr>
        <w:t>SELL</w:t>
      </w:r>
      <w:r>
        <w:rPr>
          <w:sz w:val="16"/>
          <w:szCs w:val="16"/>
        </w:rPr>
        <w:tab/>
      </w:r>
      <w:r>
        <w:rPr>
          <w:spacing w:val="-5"/>
          <w:sz w:val="16"/>
          <w:szCs w:val="16"/>
        </w:rPr>
        <w:t>33</w:t>
      </w:r>
    </w:p>
    <w:p w14:paraId="5AFEC512"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5"/>
          <w:sz w:val="16"/>
          <w:szCs w:val="16"/>
        </w:rPr>
        <w:t xml:space="preserve"> </w:t>
      </w:r>
      <w:r>
        <w:rPr>
          <w:spacing w:val="-2"/>
          <w:sz w:val="16"/>
          <w:szCs w:val="16"/>
        </w:rPr>
        <w:t>19</w:t>
      </w:r>
      <w:r>
        <w:rPr>
          <w:spacing w:val="-7"/>
          <w:sz w:val="16"/>
          <w:szCs w:val="16"/>
        </w:rPr>
        <w:t xml:space="preserve"> </w:t>
      </w:r>
      <w:r>
        <w:rPr>
          <w:spacing w:val="-2"/>
          <w:sz w:val="16"/>
          <w:szCs w:val="16"/>
        </w:rPr>
        <w:t>-</w:t>
      </w:r>
      <w:r>
        <w:rPr>
          <w:spacing w:val="-7"/>
          <w:sz w:val="16"/>
          <w:szCs w:val="16"/>
        </w:rPr>
        <w:t xml:space="preserve"> </w:t>
      </w:r>
      <w:r>
        <w:rPr>
          <w:spacing w:val="-2"/>
          <w:sz w:val="16"/>
          <w:szCs w:val="16"/>
        </w:rPr>
        <w:t>RESTRICTIONS</w:t>
      </w:r>
      <w:r>
        <w:rPr>
          <w:spacing w:val="-5"/>
          <w:sz w:val="16"/>
          <w:szCs w:val="16"/>
        </w:rPr>
        <w:t xml:space="preserve"> </w:t>
      </w:r>
      <w:r>
        <w:rPr>
          <w:spacing w:val="-2"/>
          <w:sz w:val="16"/>
          <w:szCs w:val="16"/>
        </w:rPr>
        <w:t>ON</w:t>
      </w:r>
      <w:r>
        <w:rPr>
          <w:spacing w:val="-7"/>
          <w:sz w:val="16"/>
          <w:szCs w:val="16"/>
        </w:rPr>
        <w:t xml:space="preserve"> </w:t>
      </w:r>
      <w:r>
        <w:rPr>
          <w:spacing w:val="-2"/>
          <w:sz w:val="16"/>
          <w:szCs w:val="16"/>
        </w:rPr>
        <w:t>SOURCES</w:t>
      </w:r>
      <w:r>
        <w:rPr>
          <w:spacing w:val="-5"/>
          <w:sz w:val="16"/>
          <w:szCs w:val="16"/>
        </w:rPr>
        <w:t xml:space="preserve"> </w:t>
      </w:r>
      <w:r>
        <w:rPr>
          <w:spacing w:val="-2"/>
          <w:sz w:val="16"/>
          <w:szCs w:val="16"/>
        </w:rPr>
        <w:t>OF</w:t>
      </w:r>
      <w:r>
        <w:rPr>
          <w:spacing w:val="-6"/>
          <w:sz w:val="16"/>
          <w:szCs w:val="16"/>
        </w:rPr>
        <w:t xml:space="preserve"> </w:t>
      </w:r>
      <w:r>
        <w:rPr>
          <w:spacing w:val="-2"/>
          <w:sz w:val="16"/>
          <w:szCs w:val="16"/>
        </w:rPr>
        <w:t>PRODUCTS</w:t>
      </w:r>
      <w:r>
        <w:rPr>
          <w:spacing w:val="-5"/>
          <w:sz w:val="16"/>
          <w:szCs w:val="16"/>
        </w:rPr>
        <w:t xml:space="preserve"> </w:t>
      </w:r>
      <w:r>
        <w:rPr>
          <w:spacing w:val="-2"/>
          <w:sz w:val="16"/>
          <w:szCs w:val="16"/>
        </w:rPr>
        <w:t>AND</w:t>
      </w:r>
      <w:r>
        <w:rPr>
          <w:spacing w:val="-6"/>
          <w:sz w:val="16"/>
          <w:szCs w:val="16"/>
        </w:rPr>
        <w:t xml:space="preserve"> </w:t>
      </w:r>
      <w:r>
        <w:rPr>
          <w:spacing w:val="-2"/>
          <w:sz w:val="16"/>
          <w:szCs w:val="16"/>
        </w:rPr>
        <w:t>SERVICES</w:t>
      </w:r>
      <w:r>
        <w:rPr>
          <w:sz w:val="16"/>
          <w:szCs w:val="16"/>
        </w:rPr>
        <w:tab/>
      </w:r>
      <w:r>
        <w:rPr>
          <w:spacing w:val="-5"/>
          <w:sz w:val="16"/>
          <w:szCs w:val="16"/>
        </w:rPr>
        <w:t>34</w:t>
      </w:r>
    </w:p>
    <w:p w14:paraId="7ADB31C1" w14:textId="77777777" w:rsidR="00C811EF" w:rsidRDefault="00C811EF">
      <w:pPr>
        <w:pStyle w:val="BodyText"/>
        <w:tabs>
          <w:tab w:val="right" w:leader="dot" w:pos="10073"/>
        </w:tabs>
        <w:kinsoku w:val="0"/>
        <w:overflowPunct w:val="0"/>
        <w:spacing w:before="120"/>
        <w:ind w:left="720"/>
        <w:rPr>
          <w:spacing w:val="-5"/>
          <w:sz w:val="16"/>
          <w:szCs w:val="16"/>
        </w:rPr>
      </w:pPr>
      <w:r>
        <w:rPr>
          <w:spacing w:val="-2"/>
          <w:sz w:val="16"/>
          <w:szCs w:val="16"/>
        </w:rPr>
        <w:t>ITEM</w:t>
      </w:r>
      <w:r>
        <w:rPr>
          <w:spacing w:val="-4"/>
          <w:sz w:val="16"/>
          <w:szCs w:val="16"/>
        </w:rPr>
        <w:t xml:space="preserve"> </w:t>
      </w:r>
      <w:r>
        <w:rPr>
          <w:spacing w:val="-2"/>
          <w:sz w:val="16"/>
          <w:szCs w:val="16"/>
        </w:rPr>
        <w:t>20</w:t>
      </w:r>
      <w:r>
        <w:rPr>
          <w:spacing w:val="-5"/>
          <w:sz w:val="16"/>
          <w:szCs w:val="16"/>
        </w:rPr>
        <w:t xml:space="preserve"> </w:t>
      </w:r>
      <w:r>
        <w:rPr>
          <w:spacing w:val="-2"/>
          <w:sz w:val="16"/>
          <w:szCs w:val="16"/>
        </w:rPr>
        <w:t>-</w:t>
      </w:r>
      <w:r>
        <w:rPr>
          <w:spacing w:val="-8"/>
          <w:sz w:val="16"/>
          <w:szCs w:val="16"/>
        </w:rPr>
        <w:t xml:space="preserve"> </w:t>
      </w:r>
      <w:r>
        <w:rPr>
          <w:spacing w:val="-2"/>
          <w:sz w:val="16"/>
          <w:szCs w:val="16"/>
        </w:rPr>
        <w:t>VOLUME</w:t>
      </w:r>
      <w:r>
        <w:rPr>
          <w:spacing w:val="-3"/>
          <w:sz w:val="16"/>
          <w:szCs w:val="16"/>
        </w:rPr>
        <w:t xml:space="preserve"> </w:t>
      </w:r>
      <w:r>
        <w:rPr>
          <w:spacing w:val="-2"/>
          <w:sz w:val="16"/>
          <w:szCs w:val="16"/>
        </w:rPr>
        <w:t>REBATE</w:t>
      </w:r>
      <w:r>
        <w:rPr>
          <w:spacing w:val="-6"/>
          <w:sz w:val="16"/>
          <w:szCs w:val="16"/>
        </w:rPr>
        <w:t xml:space="preserve"> </w:t>
      </w:r>
      <w:r>
        <w:rPr>
          <w:spacing w:val="-2"/>
          <w:sz w:val="16"/>
          <w:szCs w:val="16"/>
        </w:rPr>
        <w:t>POLICY</w:t>
      </w:r>
      <w:r>
        <w:rPr>
          <w:sz w:val="16"/>
          <w:szCs w:val="16"/>
        </w:rPr>
        <w:tab/>
      </w:r>
      <w:r>
        <w:rPr>
          <w:spacing w:val="-5"/>
          <w:sz w:val="16"/>
          <w:szCs w:val="16"/>
        </w:rPr>
        <w:t>35</w:t>
      </w:r>
    </w:p>
    <w:p w14:paraId="4610C0BC" w14:textId="77777777" w:rsidR="00C811EF" w:rsidRDefault="00C811EF">
      <w:pPr>
        <w:pStyle w:val="BodyText"/>
        <w:tabs>
          <w:tab w:val="right" w:leader="dot" w:pos="10073"/>
        </w:tabs>
        <w:kinsoku w:val="0"/>
        <w:overflowPunct w:val="0"/>
        <w:spacing w:before="119"/>
        <w:ind w:left="720"/>
        <w:rPr>
          <w:spacing w:val="-5"/>
          <w:sz w:val="16"/>
          <w:szCs w:val="16"/>
        </w:rPr>
      </w:pPr>
      <w:r>
        <w:rPr>
          <w:sz w:val="16"/>
          <w:szCs w:val="16"/>
        </w:rPr>
        <w:t>ITEM</w:t>
      </w:r>
      <w:r>
        <w:rPr>
          <w:spacing w:val="-7"/>
          <w:sz w:val="16"/>
          <w:szCs w:val="16"/>
        </w:rPr>
        <w:t xml:space="preserve"> </w:t>
      </w:r>
      <w:r>
        <w:rPr>
          <w:sz w:val="16"/>
          <w:szCs w:val="16"/>
        </w:rPr>
        <w:t>21</w:t>
      </w:r>
      <w:r>
        <w:rPr>
          <w:spacing w:val="-8"/>
          <w:sz w:val="16"/>
          <w:szCs w:val="16"/>
        </w:rPr>
        <w:t xml:space="preserve"> </w:t>
      </w:r>
      <w:r>
        <w:rPr>
          <w:sz w:val="16"/>
          <w:szCs w:val="16"/>
        </w:rPr>
        <w:t>–</w:t>
      </w:r>
      <w:r>
        <w:rPr>
          <w:spacing w:val="-8"/>
          <w:sz w:val="16"/>
          <w:szCs w:val="16"/>
        </w:rPr>
        <w:t xml:space="preserve"> </w:t>
      </w:r>
      <w:r>
        <w:rPr>
          <w:spacing w:val="-2"/>
          <w:sz w:val="16"/>
          <w:szCs w:val="16"/>
        </w:rPr>
        <w:t>TRADEMARKS</w:t>
      </w:r>
      <w:r>
        <w:rPr>
          <w:sz w:val="16"/>
          <w:szCs w:val="16"/>
        </w:rPr>
        <w:tab/>
      </w:r>
      <w:r>
        <w:rPr>
          <w:spacing w:val="-5"/>
          <w:sz w:val="16"/>
          <w:szCs w:val="16"/>
        </w:rPr>
        <w:t>35</w:t>
      </w:r>
    </w:p>
    <w:p w14:paraId="0BBEBD73"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6"/>
          <w:sz w:val="16"/>
          <w:szCs w:val="16"/>
        </w:rPr>
        <w:t xml:space="preserve"> </w:t>
      </w:r>
      <w:r>
        <w:rPr>
          <w:spacing w:val="-2"/>
          <w:sz w:val="16"/>
          <w:szCs w:val="16"/>
        </w:rPr>
        <w:t>22</w:t>
      </w:r>
      <w:r>
        <w:rPr>
          <w:spacing w:val="-7"/>
          <w:sz w:val="16"/>
          <w:szCs w:val="16"/>
        </w:rPr>
        <w:t xml:space="preserve"> </w:t>
      </w:r>
      <w:r>
        <w:rPr>
          <w:spacing w:val="-2"/>
          <w:sz w:val="16"/>
          <w:szCs w:val="16"/>
        </w:rPr>
        <w:t>-</w:t>
      </w:r>
      <w:r>
        <w:rPr>
          <w:spacing w:val="-9"/>
          <w:sz w:val="16"/>
          <w:szCs w:val="16"/>
        </w:rPr>
        <w:t xml:space="preserve"> </w:t>
      </w:r>
      <w:r>
        <w:rPr>
          <w:spacing w:val="-2"/>
          <w:sz w:val="16"/>
          <w:szCs w:val="16"/>
        </w:rPr>
        <w:t>PATENTS,</w:t>
      </w:r>
      <w:r>
        <w:rPr>
          <w:spacing w:val="-6"/>
          <w:sz w:val="16"/>
          <w:szCs w:val="16"/>
        </w:rPr>
        <w:t xml:space="preserve"> </w:t>
      </w:r>
      <w:r>
        <w:rPr>
          <w:spacing w:val="-2"/>
          <w:sz w:val="16"/>
          <w:szCs w:val="16"/>
        </w:rPr>
        <w:t>COPYRIGHTS</w:t>
      </w:r>
      <w:r>
        <w:rPr>
          <w:spacing w:val="-5"/>
          <w:sz w:val="16"/>
          <w:szCs w:val="16"/>
        </w:rPr>
        <w:t xml:space="preserve"> </w:t>
      </w:r>
      <w:r>
        <w:rPr>
          <w:spacing w:val="-2"/>
          <w:sz w:val="16"/>
          <w:szCs w:val="16"/>
        </w:rPr>
        <w:t>AND</w:t>
      </w:r>
      <w:r>
        <w:rPr>
          <w:spacing w:val="-7"/>
          <w:sz w:val="16"/>
          <w:szCs w:val="16"/>
        </w:rPr>
        <w:t xml:space="preserve"> </w:t>
      </w:r>
      <w:r>
        <w:rPr>
          <w:spacing w:val="-2"/>
          <w:sz w:val="16"/>
          <w:szCs w:val="16"/>
        </w:rPr>
        <w:t>PROPRIETARY</w:t>
      </w:r>
      <w:r>
        <w:rPr>
          <w:spacing w:val="-8"/>
          <w:sz w:val="16"/>
          <w:szCs w:val="16"/>
        </w:rPr>
        <w:t xml:space="preserve"> </w:t>
      </w:r>
      <w:r>
        <w:rPr>
          <w:spacing w:val="-2"/>
          <w:sz w:val="16"/>
          <w:szCs w:val="16"/>
        </w:rPr>
        <w:t>INFORMATION</w:t>
      </w:r>
      <w:r>
        <w:rPr>
          <w:sz w:val="16"/>
          <w:szCs w:val="16"/>
        </w:rPr>
        <w:tab/>
      </w:r>
      <w:r>
        <w:rPr>
          <w:spacing w:val="-5"/>
          <w:sz w:val="16"/>
          <w:szCs w:val="16"/>
        </w:rPr>
        <w:t>35</w:t>
      </w:r>
    </w:p>
    <w:p w14:paraId="2F768D64" w14:textId="77777777" w:rsidR="00C811EF" w:rsidRDefault="00C811EF">
      <w:pPr>
        <w:pStyle w:val="BodyText"/>
        <w:tabs>
          <w:tab w:val="right" w:leader="dot" w:pos="10073"/>
        </w:tabs>
        <w:kinsoku w:val="0"/>
        <w:overflowPunct w:val="0"/>
        <w:spacing w:before="118"/>
        <w:ind w:left="720"/>
        <w:rPr>
          <w:spacing w:val="-5"/>
          <w:sz w:val="16"/>
          <w:szCs w:val="16"/>
        </w:rPr>
      </w:pPr>
      <w:r>
        <w:rPr>
          <w:spacing w:val="-2"/>
          <w:sz w:val="16"/>
          <w:szCs w:val="16"/>
        </w:rPr>
        <w:t>ITEM</w:t>
      </w:r>
      <w:r>
        <w:rPr>
          <w:spacing w:val="-4"/>
          <w:sz w:val="16"/>
          <w:szCs w:val="16"/>
        </w:rPr>
        <w:t xml:space="preserve"> </w:t>
      </w:r>
      <w:r>
        <w:rPr>
          <w:spacing w:val="-2"/>
          <w:sz w:val="16"/>
          <w:szCs w:val="16"/>
        </w:rPr>
        <w:t>23</w:t>
      </w:r>
      <w:r>
        <w:rPr>
          <w:spacing w:val="-5"/>
          <w:sz w:val="16"/>
          <w:szCs w:val="16"/>
        </w:rPr>
        <w:t xml:space="preserve"> </w:t>
      </w:r>
      <w:r>
        <w:rPr>
          <w:spacing w:val="-2"/>
          <w:sz w:val="16"/>
          <w:szCs w:val="16"/>
        </w:rPr>
        <w:t>-</w:t>
      </w:r>
      <w:r>
        <w:rPr>
          <w:spacing w:val="-6"/>
          <w:sz w:val="16"/>
          <w:szCs w:val="16"/>
        </w:rPr>
        <w:t xml:space="preserve"> </w:t>
      </w:r>
      <w:r>
        <w:rPr>
          <w:spacing w:val="-2"/>
          <w:sz w:val="16"/>
          <w:szCs w:val="16"/>
        </w:rPr>
        <w:t>REGULATORY</w:t>
      </w:r>
      <w:r>
        <w:rPr>
          <w:spacing w:val="-3"/>
          <w:sz w:val="16"/>
          <w:szCs w:val="16"/>
        </w:rPr>
        <w:t xml:space="preserve"> </w:t>
      </w:r>
      <w:r>
        <w:rPr>
          <w:spacing w:val="-2"/>
          <w:sz w:val="16"/>
          <w:szCs w:val="16"/>
        </w:rPr>
        <w:t>COMPLIANCE</w:t>
      </w:r>
      <w:r>
        <w:rPr>
          <w:sz w:val="16"/>
          <w:szCs w:val="16"/>
        </w:rPr>
        <w:tab/>
      </w:r>
      <w:r>
        <w:rPr>
          <w:spacing w:val="-5"/>
          <w:sz w:val="16"/>
          <w:szCs w:val="16"/>
        </w:rPr>
        <w:t>36</w:t>
      </w:r>
    </w:p>
    <w:p w14:paraId="721AFA09" w14:textId="77777777" w:rsidR="00C811EF" w:rsidRDefault="00C811EF">
      <w:pPr>
        <w:pStyle w:val="BodyText"/>
        <w:tabs>
          <w:tab w:val="right" w:leader="dot" w:pos="10073"/>
        </w:tabs>
        <w:kinsoku w:val="0"/>
        <w:overflowPunct w:val="0"/>
        <w:spacing w:before="121"/>
        <w:ind w:left="720"/>
        <w:rPr>
          <w:spacing w:val="-5"/>
          <w:sz w:val="16"/>
          <w:szCs w:val="16"/>
        </w:rPr>
      </w:pPr>
      <w:r>
        <w:rPr>
          <w:sz w:val="16"/>
          <w:szCs w:val="16"/>
        </w:rPr>
        <w:t>ITEM</w:t>
      </w:r>
      <w:r>
        <w:rPr>
          <w:spacing w:val="-7"/>
          <w:sz w:val="16"/>
          <w:szCs w:val="16"/>
        </w:rPr>
        <w:t xml:space="preserve"> </w:t>
      </w:r>
      <w:r>
        <w:rPr>
          <w:sz w:val="16"/>
          <w:szCs w:val="16"/>
        </w:rPr>
        <w:t>24</w:t>
      </w:r>
      <w:r>
        <w:rPr>
          <w:spacing w:val="-8"/>
          <w:sz w:val="16"/>
          <w:szCs w:val="16"/>
        </w:rPr>
        <w:t xml:space="preserve"> </w:t>
      </w:r>
      <w:r>
        <w:rPr>
          <w:sz w:val="16"/>
          <w:szCs w:val="16"/>
        </w:rPr>
        <w:t>-</w:t>
      </w:r>
      <w:r>
        <w:rPr>
          <w:spacing w:val="-8"/>
          <w:sz w:val="16"/>
          <w:szCs w:val="16"/>
        </w:rPr>
        <w:t xml:space="preserve"> </w:t>
      </w:r>
      <w:r>
        <w:rPr>
          <w:spacing w:val="-2"/>
          <w:sz w:val="16"/>
          <w:szCs w:val="16"/>
        </w:rPr>
        <w:t>INSURANCE</w:t>
      </w:r>
      <w:r>
        <w:rPr>
          <w:sz w:val="16"/>
          <w:szCs w:val="16"/>
        </w:rPr>
        <w:tab/>
      </w:r>
      <w:r>
        <w:rPr>
          <w:spacing w:val="-5"/>
          <w:sz w:val="16"/>
          <w:szCs w:val="16"/>
        </w:rPr>
        <w:t>40</w:t>
      </w:r>
    </w:p>
    <w:p w14:paraId="0FF71AC4" w14:textId="32C65FCA"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5"/>
          <w:sz w:val="16"/>
          <w:szCs w:val="16"/>
        </w:rPr>
        <w:t xml:space="preserve"> </w:t>
      </w:r>
      <w:r>
        <w:rPr>
          <w:spacing w:val="-2"/>
          <w:sz w:val="16"/>
          <w:szCs w:val="16"/>
        </w:rPr>
        <w:t>25</w:t>
      </w:r>
      <w:r>
        <w:rPr>
          <w:spacing w:val="-6"/>
          <w:sz w:val="16"/>
          <w:szCs w:val="16"/>
        </w:rPr>
        <w:t xml:space="preserve"> </w:t>
      </w:r>
      <w:r>
        <w:rPr>
          <w:spacing w:val="-2"/>
          <w:sz w:val="16"/>
          <w:szCs w:val="16"/>
        </w:rPr>
        <w:t>-</w:t>
      </w:r>
      <w:r>
        <w:rPr>
          <w:spacing w:val="-6"/>
          <w:sz w:val="16"/>
          <w:szCs w:val="16"/>
        </w:rPr>
        <w:t xml:space="preserve"> </w:t>
      </w:r>
      <w:r>
        <w:rPr>
          <w:spacing w:val="-2"/>
          <w:sz w:val="16"/>
          <w:szCs w:val="16"/>
        </w:rPr>
        <w:t>OBLIGATION</w:t>
      </w:r>
      <w:r>
        <w:rPr>
          <w:spacing w:val="-6"/>
          <w:sz w:val="16"/>
          <w:szCs w:val="16"/>
        </w:rPr>
        <w:t xml:space="preserve"> </w:t>
      </w:r>
      <w:r>
        <w:rPr>
          <w:spacing w:val="-2"/>
          <w:sz w:val="16"/>
          <w:szCs w:val="16"/>
        </w:rPr>
        <w:t>TO</w:t>
      </w:r>
      <w:r>
        <w:rPr>
          <w:spacing w:val="-8"/>
          <w:sz w:val="16"/>
          <w:szCs w:val="16"/>
        </w:rPr>
        <w:t xml:space="preserve"> </w:t>
      </w:r>
      <w:r>
        <w:rPr>
          <w:spacing w:val="-2"/>
          <w:sz w:val="16"/>
          <w:szCs w:val="16"/>
        </w:rPr>
        <w:t>PARTICIPATE</w:t>
      </w:r>
      <w:r>
        <w:rPr>
          <w:spacing w:val="-6"/>
          <w:sz w:val="16"/>
          <w:szCs w:val="16"/>
        </w:rPr>
        <w:t xml:space="preserve"> </w:t>
      </w:r>
      <w:r>
        <w:rPr>
          <w:spacing w:val="-2"/>
          <w:sz w:val="16"/>
          <w:szCs w:val="16"/>
        </w:rPr>
        <w:t>IN</w:t>
      </w:r>
      <w:r>
        <w:rPr>
          <w:spacing w:val="-6"/>
          <w:sz w:val="16"/>
          <w:szCs w:val="16"/>
        </w:rPr>
        <w:t xml:space="preserve"> </w:t>
      </w:r>
      <w:r>
        <w:rPr>
          <w:spacing w:val="-2"/>
          <w:sz w:val="16"/>
          <w:szCs w:val="16"/>
        </w:rPr>
        <w:t>THE</w:t>
      </w:r>
      <w:r>
        <w:rPr>
          <w:spacing w:val="-7"/>
          <w:sz w:val="16"/>
          <w:szCs w:val="16"/>
        </w:rPr>
        <w:t xml:space="preserve"> </w:t>
      </w:r>
      <w:r>
        <w:rPr>
          <w:spacing w:val="-2"/>
          <w:sz w:val="16"/>
          <w:szCs w:val="16"/>
        </w:rPr>
        <w:t>ACTUAL</w:t>
      </w:r>
      <w:r>
        <w:rPr>
          <w:spacing w:val="-6"/>
          <w:sz w:val="16"/>
          <w:szCs w:val="16"/>
        </w:rPr>
        <w:t xml:space="preserve"> </w:t>
      </w:r>
      <w:r>
        <w:rPr>
          <w:spacing w:val="-2"/>
          <w:sz w:val="16"/>
          <w:szCs w:val="16"/>
        </w:rPr>
        <w:t>OPERATION</w:t>
      </w:r>
      <w:r>
        <w:rPr>
          <w:spacing w:val="-6"/>
          <w:sz w:val="16"/>
          <w:szCs w:val="16"/>
        </w:rPr>
        <w:t xml:space="preserve"> </w:t>
      </w:r>
      <w:r>
        <w:rPr>
          <w:spacing w:val="-2"/>
          <w:sz w:val="16"/>
          <w:szCs w:val="16"/>
        </w:rPr>
        <w:t>OF</w:t>
      </w:r>
      <w:r>
        <w:rPr>
          <w:spacing w:val="-6"/>
          <w:sz w:val="16"/>
          <w:szCs w:val="16"/>
        </w:rPr>
        <w:t xml:space="preserve"> </w:t>
      </w:r>
      <w:r>
        <w:rPr>
          <w:spacing w:val="-2"/>
          <w:sz w:val="16"/>
          <w:szCs w:val="16"/>
        </w:rPr>
        <w:t>THE</w:t>
      </w:r>
      <w:r>
        <w:rPr>
          <w:spacing w:val="-6"/>
          <w:sz w:val="16"/>
          <w:szCs w:val="16"/>
        </w:rPr>
        <w:t xml:space="preserve"> </w:t>
      </w:r>
      <w:del w:id="10" w:author="Matthew Levine" w:date="2025-06-06T13:44:00Z" w16du:dateUtc="2025-06-06T17:44:00Z">
        <w:r w:rsidDel="00206E92">
          <w:rPr>
            <w:spacing w:val="-2"/>
            <w:sz w:val="16"/>
            <w:szCs w:val="16"/>
          </w:rPr>
          <w:delText>STUDIO</w:delText>
        </w:r>
      </w:del>
      <w:ins w:id="11" w:author="Matthew Levine" w:date="2025-06-06T13:44:00Z" w16du:dateUtc="2025-06-06T17:44:00Z">
        <w:r w:rsidR="00206E92">
          <w:rPr>
            <w:spacing w:val="-2"/>
            <w:sz w:val="16"/>
            <w:szCs w:val="16"/>
          </w:rPr>
          <w:t>[PREMISE CAFÉ]</w:t>
        </w:r>
      </w:ins>
      <w:r>
        <w:rPr>
          <w:sz w:val="16"/>
          <w:szCs w:val="16"/>
        </w:rPr>
        <w:tab/>
      </w:r>
      <w:r>
        <w:rPr>
          <w:spacing w:val="-5"/>
          <w:sz w:val="16"/>
          <w:szCs w:val="16"/>
        </w:rPr>
        <w:t>42</w:t>
      </w:r>
    </w:p>
    <w:p w14:paraId="15CA8F79" w14:textId="77777777" w:rsidR="00C811EF" w:rsidRDefault="00C811EF">
      <w:pPr>
        <w:pStyle w:val="BodyText"/>
        <w:tabs>
          <w:tab w:val="right" w:leader="dot" w:pos="10073"/>
        </w:tabs>
        <w:kinsoku w:val="0"/>
        <w:overflowPunct w:val="0"/>
        <w:spacing w:before="118"/>
        <w:ind w:left="720"/>
        <w:rPr>
          <w:spacing w:val="-5"/>
          <w:sz w:val="16"/>
          <w:szCs w:val="16"/>
        </w:rPr>
      </w:pPr>
      <w:r>
        <w:rPr>
          <w:sz w:val="16"/>
          <w:szCs w:val="16"/>
        </w:rPr>
        <w:t>ITEM</w:t>
      </w:r>
      <w:r>
        <w:rPr>
          <w:spacing w:val="-7"/>
          <w:sz w:val="16"/>
          <w:szCs w:val="16"/>
        </w:rPr>
        <w:t xml:space="preserve"> </w:t>
      </w:r>
      <w:r>
        <w:rPr>
          <w:sz w:val="16"/>
          <w:szCs w:val="16"/>
        </w:rPr>
        <w:t>26</w:t>
      </w:r>
      <w:r>
        <w:rPr>
          <w:spacing w:val="-8"/>
          <w:sz w:val="16"/>
          <w:szCs w:val="16"/>
        </w:rPr>
        <w:t xml:space="preserve"> </w:t>
      </w:r>
      <w:r>
        <w:rPr>
          <w:sz w:val="16"/>
          <w:szCs w:val="16"/>
        </w:rPr>
        <w:t>-</w:t>
      </w:r>
      <w:r>
        <w:rPr>
          <w:spacing w:val="-8"/>
          <w:sz w:val="16"/>
          <w:szCs w:val="16"/>
        </w:rPr>
        <w:t xml:space="preserve"> </w:t>
      </w:r>
      <w:r>
        <w:rPr>
          <w:spacing w:val="-2"/>
          <w:sz w:val="16"/>
          <w:szCs w:val="16"/>
        </w:rPr>
        <w:t>TERRITORY</w:t>
      </w:r>
      <w:r>
        <w:rPr>
          <w:sz w:val="16"/>
          <w:szCs w:val="16"/>
        </w:rPr>
        <w:tab/>
      </w:r>
      <w:r>
        <w:rPr>
          <w:spacing w:val="-5"/>
          <w:sz w:val="16"/>
          <w:szCs w:val="16"/>
        </w:rPr>
        <w:t>42</w:t>
      </w:r>
    </w:p>
    <w:p w14:paraId="16EEC643"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6"/>
          <w:sz w:val="16"/>
          <w:szCs w:val="16"/>
        </w:rPr>
        <w:t xml:space="preserve"> </w:t>
      </w:r>
      <w:r>
        <w:rPr>
          <w:spacing w:val="-2"/>
          <w:sz w:val="16"/>
          <w:szCs w:val="16"/>
        </w:rPr>
        <w:t>27</w:t>
      </w:r>
      <w:r>
        <w:rPr>
          <w:spacing w:val="-6"/>
          <w:sz w:val="16"/>
          <w:szCs w:val="16"/>
        </w:rPr>
        <w:t xml:space="preserve"> </w:t>
      </w:r>
      <w:r>
        <w:rPr>
          <w:spacing w:val="-2"/>
          <w:sz w:val="16"/>
          <w:szCs w:val="16"/>
        </w:rPr>
        <w:t>–</w:t>
      </w:r>
      <w:r>
        <w:rPr>
          <w:spacing w:val="-6"/>
          <w:sz w:val="16"/>
          <w:szCs w:val="16"/>
        </w:rPr>
        <w:t xml:space="preserve"> </w:t>
      </w:r>
      <w:r>
        <w:rPr>
          <w:spacing w:val="-2"/>
          <w:sz w:val="16"/>
          <w:szCs w:val="16"/>
        </w:rPr>
        <w:t>DISTANCE</w:t>
      </w:r>
      <w:r>
        <w:rPr>
          <w:spacing w:val="-6"/>
          <w:sz w:val="16"/>
          <w:szCs w:val="16"/>
        </w:rPr>
        <w:t xml:space="preserve"> </w:t>
      </w:r>
      <w:r>
        <w:rPr>
          <w:spacing w:val="-4"/>
          <w:sz w:val="16"/>
          <w:szCs w:val="16"/>
        </w:rPr>
        <w:t>SALES</w:t>
      </w:r>
      <w:r>
        <w:rPr>
          <w:sz w:val="16"/>
          <w:szCs w:val="16"/>
        </w:rPr>
        <w:tab/>
      </w:r>
      <w:r>
        <w:rPr>
          <w:spacing w:val="-5"/>
          <w:sz w:val="16"/>
          <w:szCs w:val="16"/>
        </w:rPr>
        <w:t>44</w:t>
      </w:r>
    </w:p>
    <w:p w14:paraId="6138BFBF"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5"/>
          <w:sz w:val="16"/>
          <w:szCs w:val="16"/>
        </w:rPr>
        <w:t xml:space="preserve"> </w:t>
      </w:r>
      <w:r>
        <w:rPr>
          <w:spacing w:val="-2"/>
          <w:sz w:val="16"/>
          <w:szCs w:val="16"/>
        </w:rPr>
        <w:t>28</w:t>
      </w:r>
      <w:r>
        <w:rPr>
          <w:spacing w:val="-6"/>
          <w:sz w:val="16"/>
          <w:szCs w:val="16"/>
        </w:rPr>
        <w:t xml:space="preserve"> </w:t>
      </w:r>
      <w:r>
        <w:rPr>
          <w:spacing w:val="-2"/>
          <w:sz w:val="16"/>
          <w:szCs w:val="16"/>
        </w:rPr>
        <w:t>-</w:t>
      </w:r>
      <w:r>
        <w:rPr>
          <w:spacing w:val="-6"/>
          <w:sz w:val="16"/>
          <w:szCs w:val="16"/>
        </w:rPr>
        <w:t xml:space="preserve"> </w:t>
      </w:r>
      <w:r>
        <w:rPr>
          <w:spacing w:val="-2"/>
          <w:sz w:val="16"/>
          <w:szCs w:val="16"/>
        </w:rPr>
        <w:t>FRANCHISEE’S</w:t>
      </w:r>
      <w:r>
        <w:rPr>
          <w:spacing w:val="-4"/>
          <w:sz w:val="16"/>
          <w:szCs w:val="16"/>
        </w:rPr>
        <w:t xml:space="preserve"> </w:t>
      </w:r>
      <w:r>
        <w:rPr>
          <w:spacing w:val="-2"/>
          <w:sz w:val="16"/>
          <w:szCs w:val="16"/>
        </w:rPr>
        <w:t>OBLIGATIONS</w:t>
      </w:r>
      <w:r>
        <w:rPr>
          <w:sz w:val="16"/>
          <w:szCs w:val="16"/>
        </w:rPr>
        <w:tab/>
      </w:r>
      <w:r>
        <w:rPr>
          <w:spacing w:val="-5"/>
          <w:sz w:val="16"/>
          <w:szCs w:val="16"/>
        </w:rPr>
        <w:t>44</w:t>
      </w:r>
    </w:p>
    <w:p w14:paraId="5920E032" w14:textId="77777777" w:rsidR="00C811EF" w:rsidRDefault="00C811EF">
      <w:pPr>
        <w:pStyle w:val="BodyText"/>
        <w:tabs>
          <w:tab w:val="right" w:leader="dot" w:pos="10073"/>
        </w:tabs>
        <w:kinsoku w:val="0"/>
        <w:overflowPunct w:val="0"/>
        <w:spacing w:before="118"/>
        <w:ind w:left="720"/>
        <w:rPr>
          <w:spacing w:val="-5"/>
          <w:sz w:val="16"/>
          <w:szCs w:val="16"/>
        </w:rPr>
      </w:pPr>
      <w:r>
        <w:rPr>
          <w:spacing w:val="-2"/>
          <w:sz w:val="16"/>
          <w:szCs w:val="16"/>
        </w:rPr>
        <w:t>ITEM</w:t>
      </w:r>
      <w:r>
        <w:rPr>
          <w:spacing w:val="-6"/>
          <w:sz w:val="16"/>
          <w:szCs w:val="16"/>
        </w:rPr>
        <w:t xml:space="preserve"> </w:t>
      </w:r>
      <w:r>
        <w:rPr>
          <w:spacing w:val="-2"/>
          <w:sz w:val="16"/>
          <w:szCs w:val="16"/>
        </w:rPr>
        <w:t>29</w:t>
      </w:r>
      <w:r>
        <w:rPr>
          <w:spacing w:val="-7"/>
          <w:sz w:val="16"/>
          <w:szCs w:val="16"/>
        </w:rPr>
        <w:t xml:space="preserve"> </w:t>
      </w:r>
      <w:r>
        <w:rPr>
          <w:spacing w:val="-2"/>
          <w:sz w:val="16"/>
          <w:szCs w:val="16"/>
        </w:rPr>
        <w:t>-</w:t>
      </w:r>
      <w:r>
        <w:rPr>
          <w:spacing w:val="-7"/>
          <w:sz w:val="16"/>
          <w:szCs w:val="16"/>
        </w:rPr>
        <w:t xml:space="preserve"> </w:t>
      </w:r>
      <w:r>
        <w:rPr>
          <w:spacing w:val="-2"/>
          <w:sz w:val="16"/>
          <w:szCs w:val="16"/>
        </w:rPr>
        <w:t>FRANCHISE</w:t>
      </w:r>
      <w:r>
        <w:rPr>
          <w:spacing w:val="-9"/>
          <w:sz w:val="16"/>
          <w:szCs w:val="16"/>
        </w:rPr>
        <w:t xml:space="preserve"> </w:t>
      </w:r>
      <w:r>
        <w:rPr>
          <w:spacing w:val="-2"/>
          <w:sz w:val="16"/>
          <w:szCs w:val="16"/>
        </w:rPr>
        <w:t>CLOSURES,</w:t>
      </w:r>
      <w:r>
        <w:rPr>
          <w:spacing w:val="-5"/>
          <w:sz w:val="16"/>
          <w:szCs w:val="16"/>
        </w:rPr>
        <w:t xml:space="preserve"> </w:t>
      </w:r>
      <w:r>
        <w:rPr>
          <w:spacing w:val="-2"/>
          <w:sz w:val="16"/>
          <w:szCs w:val="16"/>
        </w:rPr>
        <w:t>TERMINATIONS</w:t>
      </w:r>
      <w:r>
        <w:rPr>
          <w:spacing w:val="-8"/>
          <w:sz w:val="16"/>
          <w:szCs w:val="16"/>
        </w:rPr>
        <w:t xml:space="preserve"> </w:t>
      </w:r>
      <w:r>
        <w:rPr>
          <w:spacing w:val="-2"/>
          <w:sz w:val="16"/>
          <w:szCs w:val="16"/>
        </w:rPr>
        <w:t>OR</w:t>
      </w:r>
      <w:r>
        <w:rPr>
          <w:spacing w:val="-7"/>
          <w:sz w:val="16"/>
          <w:szCs w:val="16"/>
        </w:rPr>
        <w:t xml:space="preserve"> </w:t>
      </w:r>
      <w:r>
        <w:rPr>
          <w:spacing w:val="-2"/>
          <w:sz w:val="16"/>
          <w:szCs w:val="16"/>
        </w:rPr>
        <w:t>TRANSFERS</w:t>
      </w:r>
      <w:r>
        <w:rPr>
          <w:sz w:val="16"/>
          <w:szCs w:val="16"/>
        </w:rPr>
        <w:tab/>
      </w:r>
      <w:r>
        <w:rPr>
          <w:spacing w:val="-5"/>
          <w:sz w:val="16"/>
          <w:szCs w:val="16"/>
        </w:rPr>
        <w:t>46</w:t>
      </w:r>
    </w:p>
    <w:p w14:paraId="5D45C7E3"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9"/>
          <w:sz w:val="16"/>
          <w:szCs w:val="16"/>
        </w:rPr>
        <w:t xml:space="preserve"> </w:t>
      </w:r>
      <w:r>
        <w:rPr>
          <w:spacing w:val="-2"/>
          <w:sz w:val="16"/>
          <w:szCs w:val="16"/>
        </w:rPr>
        <w:t>30</w:t>
      </w:r>
      <w:r>
        <w:rPr>
          <w:spacing w:val="-7"/>
          <w:sz w:val="16"/>
          <w:szCs w:val="16"/>
        </w:rPr>
        <w:t xml:space="preserve"> </w:t>
      </w:r>
      <w:r>
        <w:rPr>
          <w:spacing w:val="-2"/>
          <w:sz w:val="16"/>
          <w:szCs w:val="16"/>
        </w:rPr>
        <w:t>-</w:t>
      </w:r>
      <w:r>
        <w:rPr>
          <w:spacing w:val="-9"/>
          <w:sz w:val="16"/>
          <w:szCs w:val="16"/>
        </w:rPr>
        <w:t xml:space="preserve"> </w:t>
      </w:r>
      <w:r>
        <w:rPr>
          <w:spacing w:val="-2"/>
          <w:sz w:val="16"/>
          <w:szCs w:val="16"/>
        </w:rPr>
        <w:t>EXISTING</w:t>
      </w:r>
      <w:r>
        <w:rPr>
          <w:spacing w:val="-6"/>
          <w:sz w:val="16"/>
          <w:szCs w:val="16"/>
        </w:rPr>
        <w:t xml:space="preserve"> </w:t>
      </w:r>
      <w:r>
        <w:rPr>
          <w:spacing w:val="-2"/>
          <w:sz w:val="16"/>
          <w:szCs w:val="16"/>
        </w:rPr>
        <w:t>FRANCHISEE,</w:t>
      </w:r>
      <w:r>
        <w:rPr>
          <w:spacing w:val="-5"/>
          <w:sz w:val="16"/>
          <w:szCs w:val="16"/>
        </w:rPr>
        <w:t xml:space="preserve"> </w:t>
      </w:r>
      <w:r>
        <w:rPr>
          <w:spacing w:val="-2"/>
          <w:sz w:val="16"/>
          <w:szCs w:val="16"/>
        </w:rPr>
        <w:t>CORPORATE</w:t>
      </w:r>
      <w:r>
        <w:rPr>
          <w:spacing w:val="-8"/>
          <w:sz w:val="16"/>
          <w:szCs w:val="16"/>
        </w:rPr>
        <w:t xml:space="preserve"> </w:t>
      </w:r>
      <w:r>
        <w:rPr>
          <w:spacing w:val="-2"/>
          <w:sz w:val="16"/>
          <w:szCs w:val="16"/>
        </w:rPr>
        <w:t>AND</w:t>
      </w:r>
      <w:r>
        <w:rPr>
          <w:spacing w:val="-7"/>
          <w:sz w:val="16"/>
          <w:szCs w:val="16"/>
        </w:rPr>
        <w:t xml:space="preserve"> </w:t>
      </w:r>
      <w:r>
        <w:rPr>
          <w:spacing w:val="-2"/>
          <w:sz w:val="16"/>
          <w:szCs w:val="16"/>
        </w:rPr>
        <w:t>AFFILIATE</w:t>
      </w:r>
      <w:r>
        <w:rPr>
          <w:spacing w:val="-9"/>
          <w:sz w:val="16"/>
          <w:szCs w:val="16"/>
        </w:rPr>
        <w:t xml:space="preserve"> </w:t>
      </w:r>
      <w:r>
        <w:rPr>
          <w:spacing w:val="-2"/>
          <w:sz w:val="16"/>
          <w:szCs w:val="16"/>
        </w:rPr>
        <w:t>LOCATIONS</w:t>
      </w:r>
      <w:r>
        <w:rPr>
          <w:sz w:val="16"/>
          <w:szCs w:val="16"/>
        </w:rPr>
        <w:tab/>
      </w:r>
      <w:r>
        <w:rPr>
          <w:spacing w:val="-5"/>
          <w:sz w:val="16"/>
          <w:szCs w:val="16"/>
        </w:rPr>
        <w:t>47</w:t>
      </w:r>
    </w:p>
    <w:p w14:paraId="5912349E"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10"/>
          <w:sz w:val="16"/>
          <w:szCs w:val="16"/>
        </w:rPr>
        <w:t xml:space="preserve"> </w:t>
      </w:r>
      <w:r>
        <w:rPr>
          <w:spacing w:val="-2"/>
          <w:sz w:val="16"/>
          <w:szCs w:val="16"/>
        </w:rPr>
        <w:t>31</w:t>
      </w:r>
      <w:r>
        <w:rPr>
          <w:spacing w:val="-8"/>
          <w:sz w:val="16"/>
          <w:szCs w:val="16"/>
        </w:rPr>
        <w:t xml:space="preserve"> </w:t>
      </w:r>
      <w:r>
        <w:rPr>
          <w:spacing w:val="-2"/>
          <w:sz w:val="16"/>
          <w:szCs w:val="16"/>
        </w:rPr>
        <w:t>-</w:t>
      </w:r>
      <w:r>
        <w:rPr>
          <w:spacing w:val="-9"/>
          <w:sz w:val="16"/>
          <w:szCs w:val="16"/>
        </w:rPr>
        <w:t xml:space="preserve"> </w:t>
      </w:r>
      <w:r>
        <w:rPr>
          <w:spacing w:val="-2"/>
          <w:sz w:val="16"/>
          <w:szCs w:val="16"/>
        </w:rPr>
        <w:t>PROVISIONS</w:t>
      </w:r>
      <w:r>
        <w:rPr>
          <w:spacing w:val="-6"/>
          <w:sz w:val="16"/>
          <w:szCs w:val="16"/>
        </w:rPr>
        <w:t xml:space="preserve"> </w:t>
      </w:r>
      <w:r>
        <w:rPr>
          <w:spacing w:val="-2"/>
          <w:sz w:val="16"/>
          <w:szCs w:val="16"/>
        </w:rPr>
        <w:t>REGARDING</w:t>
      </w:r>
      <w:r>
        <w:rPr>
          <w:spacing w:val="-7"/>
          <w:sz w:val="16"/>
          <w:szCs w:val="16"/>
        </w:rPr>
        <w:t xml:space="preserve"> </w:t>
      </w:r>
      <w:r>
        <w:rPr>
          <w:spacing w:val="-2"/>
          <w:sz w:val="16"/>
          <w:szCs w:val="16"/>
        </w:rPr>
        <w:t>TERMINATION,</w:t>
      </w:r>
      <w:r>
        <w:rPr>
          <w:spacing w:val="-6"/>
          <w:sz w:val="16"/>
          <w:szCs w:val="16"/>
        </w:rPr>
        <w:t xml:space="preserve"> </w:t>
      </w:r>
      <w:r>
        <w:rPr>
          <w:spacing w:val="-2"/>
          <w:sz w:val="16"/>
          <w:szCs w:val="16"/>
        </w:rPr>
        <w:t>RENEWAL</w:t>
      </w:r>
      <w:r>
        <w:rPr>
          <w:spacing w:val="-9"/>
          <w:sz w:val="16"/>
          <w:szCs w:val="16"/>
        </w:rPr>
        <w:t xml:space="preserve"> </w:t>
      </w:r>
      <w:r>
        <w:rPr>
          <w:spacing w:val="-2"/>
          <w:sz w:val="16"/>
          <w:szCs w:val="16"/>
        </w:rPr>
        <w:t>AND</w:t>
      </w:r>
      <w:r>
        <w:rPr>
          <w:spacing w:val="-7"/>
          <w:sz w:val="16"/>
          <w:szCs w:val="16"/>
        </w:rPr>
        <w:t xml:space="preserve"> </w:t>
      </w:r>
      <w:r>
        <w:rPr>
          <w:spacing w:val="-2"/>
          <w:sz w:val="16"/>
          <w:szCs w:val="16"/>
        </w:rPr>
        <w:t>TRANSFER</w:t>
      </w:r>
      <w:r>
        <w:rPr>
          <w:sz w:val="16"/>
          <w:szCs w:val="16"/>
        </w:rPr>
        <w:tab/>
      </w:r>
      <w:r>
        <w:rPr>
          <w:spacing w:val="-5"/>
          <w:sz w:val="16"/>
          <w:szCs w:val="16"/>
        </w:rPr>
        <w:t>47</w:t>
      </w:r>
    </w:p>
    <w:p w14:paraId="2A79737B" w14:textId="77777777" w:rsidR="00C811EF" w:rsidRDefault="00C811EF">
      <w:pPr>
        <w:pStyle w:val="BodyText"/>
        <w:tabs>
          <w:tab w:val="right" w:leader="dot" w:pos="10073"/>
        </w:tabs>
        <w:kinsoku w:val="0"/>
        <w:overflowPunct w:val="0"/>
        <w:spacing w:before="118"/>
        <w:ind w:left="720"/>
        <w:rPr>
          <w:spacing w:val="-5"/>
          <w:sz w:val="16"/>
          <w:szCs w:val="16"/>
        </w:rPr>
      </w:pPr>
      <w:r>
        <w:rPr>
          <w:sz w:val="16"/>
          <w:szCs w:val="16"/>
        </w:rPr>
        <w:t>ITEM</w:t>
      </w:r>
      <w:r>
        <w:rPr>
          <w:spacing w:val="-12"/>
          <w:sz w:val="16"/>
          <w:szCs w:val="16"/>
        </w:rPr>
        <w:t xml:space="preserve"> </w:t>
      </w:r>
      <w:r>
        <w:rPr>
          <w:sz w:val="16"/>
          <w:szCs w:val="16"/>
        </w:rPr>
        <w:t>32</w:t>
      </w:r>
      <w:r>
        <w:rPr>
          <w:spacing w:val="-11"/>
          <w:sz w:val="16"/>
          <w:szCs w:val="16"/>
        </w:rPr>
        <w:t xml:space="preserve"> </w:t>
      </w:r>
      <w:r>
        <w:rPr>
          <w:sz w:val="16"/>
          <w:szCs w:val="16"/>
        </w:rPr>
        <w:t>-</w:t>
      </w:r>
      <w:r>
        <w:rPr>
          <w:spacing w:val="-11"/>
          <w:sz w:val="16"/>
          <w:szCs w:val="16"/>
        </w:rPr>
        <w:t xml:space="preserve"> </w:t>
      </w:r>
      <w:r>
        <w:rPr>
          <w:sz w:val="16"/>
          <w:szCs w:val="16"/>
        </w:rPr>
        <w:t>DISPUTE</w:t>
      </w:r>
      <w:r>
        <w:rPr>
          <w:spacing w:val="-10"/>
          <w:sz w:val="16"/>
          <w:szCs w:val="16"/>
        </w:rPr>
        <w:t xml:space="preserve"> </w:t>
      </w:r>
      <w:r>
        <w:rPr>
          <w:spacing w:val="-2"/>
          <w:sz w:val="16"/>
          <w:szCs w:val="16"/>
        </w:rPr>
        <w:t>RESOLUTION</w:t>
      </w:r>
      <w:r>
        <w:rPr>
          <w:sz w:val="16"/>
          <w:szCs w:val="16"/>
        </w:rPr>
        <w:tab/>
      </w:r>
      <w:r>
        <w:rPr>
          <w:spacing w:val="-5"/>
          <w:sz w:val="16"/>
          <w:szCs w:val="16"/>
        </w:rPr>
        <w:t>59</w:t>
      </w:r>
    </w:p>
    <w:p w14:paraId="1050069C"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7"/>
          <w:sz w:val="16"/>
          <w:szCs w:val="16"/>
        </w:rPr>
        <w:t xml:space="preserve"> </w:t>
      </w:r>
      <w:r>
        <w:rPr>
          <w:spacing w:val="-2"/>
          <w:sz w:val="16"/>
          <w:szCs w:val="16"/>
        </w:rPr>
        <w:t>33</w:t>
      </w:r>
      <w:r>
        <w:rPr>
          <w:spacing w:val="-7"/>
          <w:sz w:val="16"/>
          <w:szCs w:val="16"/>
        </w:rPr>
        <w:t xml:space="preserve"> </w:t>
      </w:r>
      <w:r>
        <w:rPr>
          <w:spacing w:val="-2"/>
          <w:sz w:val="16"/>
          <w:szCs w:val="16"/>
        </w:rPr>
        <w:t>-</w:t>
      </w:r>
      <w:r>
        <w:rPr>
          <w:spacing w:val="-6"/>
          <w:sz w:val="16"/>
          <w:szCs w:val="16"/>
        </w:rPr>
        <w:t xml:space="preserve"> </w:t>
      </w:r>
      <w:r>
        <w:rPr>
          <w:spacing w:val="-2"/>
          <w:sz w:val="16"/>
          <w:szCs w:val="16"/>
        </w:rPr>
        <w:t>NOTICE</w:t>
      </w:r>
      <w:r>
        <w:rPr>
          <w:spacing w:val="-7"/>
          <w:sz w:val="16"/>
          <w:szCs w:val="16"/>
        </w:rPr>
        <w:t xml:space="preserve"> </w:t>
      </w:r>
      <w:r>
        <w:rPr>
          <w:spacing w:val="-2"/>
          <w:sz w:val="16"/>
          <w:szCs w:val="16"/>
        </w:rPr>
        <w:t>OF</w:t>
      </w:r>
      <w:r>
        <w:rPr>
          <w:spacing w:val="-6"/>
          <w:sz w:val="16"/>
          <w:szCs w:val="16"/>
        </w:rPr>
        <w:t xml:space="preserve"> </w:t>
      </w:r>
      <w:r>
        <w:rPr>
          <w:spacing w:val="-2"/>
          <w:sz w:val="16"/>
          <w:szCs w:val="16"/>
        </w:rPr>
        <w:t>RESCISSION</w:t>
      </w:r>
      <w:r>
        <w:rPr>
          <w:spacing w:val="-6"/>
          <w:sz w:val="16"/>
          <w:szCs w:val="16"/>
        </w:rPr>
        <w:t xml:space="preserve"> </w:t>
      </w:r>
      <w:r>
        <w:rPr>
          <w:spacing w:val="-2"/>
          <w:sz w:val="16"/>
          <w:szCs w:val="16"/>
        </w:rPr>
        <w:t>AND</w:t>
      </w:r>
      <w:r>
        <w:rPr>
          <w:spacing w:val="-7"/>
          <w:sz w:val="16"/>
          <w:szCs w:val="16"/>
        </w:rPr>
        <w:t xml:space="preserve"> </w:t>
      </w:r>
      <w:r>
        <w:rPr>
          <w:spacing w:val="-2"/>
          <w:sz w:val="16"/>
          <w:szCs w:val="16"/>
        </w:rPr>
        <w:t>EFFECT</w:t>
      </w:r>
      <w:r>
        <w:rPr>
          <w:spacing w:val="-5"/>
          <w:sz w:val="16"/>
          <w:szCs w:val="16"/>
        </w:rPr>
        <w:t xml:space="preserve"> </w:t>
      </w:r>
      <w:r>
        <w:rPr>
          <w:spacing w:val="-2"/>
          <w:sz w:val="16"/>
          <w:szCs w:val="16"/>
        </w:rPr>
        <w:t>OF</w:t>
      </w:r>
      <w:r>
        <w:rPr>
          <w:spacing w:val="-6"/>
          <w:sz w:val="16"/>
          <w:szCs w:val="16"/>
        </w:rPr>
        <w:t xml:space="preserve"> </w:t>
      </w:r>
      <w:r>
        <w:rPr>
          <w:spacing w:val="-2"/>
          <w:sz w:val="16"/>
          <w:szCs w:val="16"/>
        </w:rPr>
        <w:t>CANCELLATION</w:t>
      </w:r>
      <w:r>
        <w:rPr>
          <w:spacing w:val="-6"/>
          <w:sz w:val="16"/>
          <w:szCs w:val="16"/>
        </w:rPr>
        <w:t xml:space="preserve"> </w:t>
      </w:r>
      <w:r>
        <w:rPr>
          <w:spacing w:val="-2"/>
          <w:sz w:val="16"/>
          <w:szCs w:val="16"/>
        </w:rPr>
        <w:t>(ALBERTA)</w:t>
      </w:r>
      <w:r>
        <w:rPr>
          <w:sz w:val="16"/>
          <w:szCs w:val="16"/>
        </w:rPr>
        <w:tab/>
      </w:r>
      <w:r>
        <w:rPr>
          <w:spacing w:val="-5"/>
          <w:sz w:val="16"/>
          <w:szCs w:val="16"/>
        </w:rPr>
        <w:t>60</w:t>
      </w:r>
    </w:p>
    <w:p w14:paraId="691A48BD" w14:textId="77777777" w:rsidR="00C811EF" w:rsidRDefault="00C811EF">
      <w:pPr>
        <w:pStyle w:val="BodyText"/>
        <w:tabs>
          <w:tab w:val="right" w:leader="dot" w:pos="10073"/>
        </w:tabs>
        <w:kinsoku w:val="0"/>
        <w:overflowPunct w:val="0"/>
        <w:spacing w:before="121"/>
        <w:ind w:left="720"/>
        <w:rPr>
          <w:spacing w:val="-5"/>
          <w:sz w:val="16"/>
          <w:szCs w:val="16"/>
        </w:rPr>
      </w:pPr>
      <w:r>
        <w:rPr>
          <w:spacing w:val="-2"/>
          <w:sz w:val="16"/>
          <w:szCs w:val="16"/>
        </w:rPr>
        <w:t>ITEM</w:t>
      </w:r>
      <w:r>
        <w:rPr>
          <w:spacing w:val="-4"/>
          <w:sz w:val="16"/>
          <w:szCs w:val="16"/>
        </w:rPr>
        <w:t xml:space="preserve"> </w:t>
      </w:r>
      <w:r>
        <w:rPr>
          <w:spacing w:val="-2"/>
          <w:sz w:val="16"/>
          <w:szCs w:val="16"/>
        </w:rPr>
        <w:t>34</w:t>
      </w:r>
      <w:r>
        <w:rPr>
          <w:spacing w:val="-5"/>
          <w:sz w:val="16"/>
          <w:szCs w:val="16"/>
        </w:rPr>
        <w:t xml:space="preserve"> </w:t>
      </w:r>
      <w:r>
        <w:rPr>
          <w:spacing w:val="-2"/>
          <w:sz w:val="16"/>
          <w:szCs w:val="16"/>
        </w:rPr>
        <w:t>-</w:t>
      </w:r>
      <w:r>
        <w:rPr>
          <w:spacing w:val="-5"/>
          <w:sz w:val="16"/>
          <w:szCs w:val="16"/>
        </w:rPr>
        <w:t xml:space="preserve"> </w:t>
      </w:r>
      <w:r>
        <w:rPr>
          <w:spacing w:val="-2"/>
          <w:sz w:val="16"/>
          <w:szCs w:val="16"/>
        </w:rPr>
        <w:t>RIGHT</w:t>
      </w:r>
      <w:r>
        <w:rPr>
          <w:spacing w:val="-5"/>
          <w:sz w:val="16"/>
          <w:szCs w:val="16"/>
        </w:rPr>
        <w:t xml:space="preserve"> </w:t>
      </w:r>
      <w:r>
        <w:rPr>
          <w:spacing w:val="-2"/>
          <w:sz w:val="16"/>
          <w:szCs w:val="16"/>
        </w:rPr>
        <w:t>OF</w:t>
      </w:r>
      <w:r>
        <w:rPr>
          <w:spacing w:val="-6"/>
          <w:sz w:val="16"/>
          <w:szCs w:val="16"/>
        </w:rPr>
        <w:t xml:space="preserve"> </w:t>
      </w:r>
      <w:r>
        <w:rPr>
          <w:spacing w:val="-2"/>
          <w:sz w:val="16"/>
          <w:szCs w:val="16"/>
        </w:rPr>
        <w:t>ACTION</w:t>
      </w:r>
      <w:r>
        <w:rPr>
          <w:spacing w:val="-5"/>
          <w:sz w:val="16"/>
          <w:szCs w:val="16"/>
        </w:rPr>
        <w:t xml:space="preserve"> </w:t>
      </w:r>
      <w:r>
        <w:rPr>
          <w:spacing w:val="-2"/>
          <w:sz w:val="16"/>
          <w:szCs w:val="16"/>
        </w:rPr>
        <w:t>FOR</w:t>
      </w:r>
      <w:r>
        <w:rPr>
          <w:spacing w:val="-5"/>
          <w:sz w:val="16"/>
          <w:szCs w:val="16"/>
        </w:rPr>
        <w:t xml:space="preserve"> </w:t>
      </w:r>
      <w:r>
        <w:rPr>
          <w:spacing w:val="-2"/>
          <w:sz w:val="16"/>
          <w:szCs w:val="16"/>
        </w:rPr>
        <w:t>DAMAGES</w:t>
      </w:r>
      <w:r>
        <w:rPr>
          <w:spacing w:val="-6"/>
          <w:sz w:val="16"/>
          <w:szCs w:val="16"/>
        </w:rPr>
        <w:t xml:space="preserve"> </w:t>
      </w:r>
      <w:r>
        <w:rPr>
          <w:spacing w:val="-2"/>
          <w:sz w:val="16"/>
          <w:szCs w:val="16"/>
        </w:rPr>
        <w:t>(ALBERTA)</w:t>
      </w:r>
      <w:r>
        <w:rPr>
          <w:sz w:val="16"/>
          <w:szCs w:val="16"/>
        </w:rPr>
        <w:tab/>
      </w:r>
      <w:r>
        <w:rPr>
          <w:spacing w:val="-5"/>
          <w:sz w:val="16"/>
          <w:szCs w:val="16"/>
        </w:rPr>
        <w:t>60</w:t>
      </w:r>
    </w:p>
    <w:p w14:paraId="30657219" w14:textId="77777777" w:rsidR="00C811EF" w:rsidRDefault="00C811EF">
      <w:pPr>
        <w:pStyle w:val="BodyText"/>
        <w:tabs>
          <w:tab w:val="right" w:leader="dot" w:pos="10073"/>
        </w:tabs>
        <w:kinsoku w:val="0"/>
        <w:overflowPunct w:val="0"/>
        <w:spacing w:before="118"/>
        <w:ind w:left="720"/>
        <w:rPr>
          <w:spacing w:val="-5"/>
          <w:sz w:val="16"/>
          <w:szCs w:val="16"/>
        </w:rPr>
      </w:pPr>
      <w:r>
        <w:rPr>
          <w:spacing w:val="-2"/>
          <w:sz w:val="16"/>
          <w:szCs w:val="16"/>
        </w:rPr>
        <w:t>ITEM</w:t>
      </w:r>
      <w:r>
        <w:rPr>
          <w:spacing w:val="-4"/>
          <w:sz w:val="16"/>
          <w:szCs w:val="16"/>
        </w:rPr>
        <w:t xml:space="preserve"> </w:t>
      </w:r>
      <w:r>
        <w:rPr>
          <w:spacing w:val="-2"/>
          <w:sz w:val="16"/>
          <w:szCs w:val="16"/>
        </w:rPr>
        <w:t>35</w:t>
      </w:r>
      <w:r>
        <w:rPr>
          <w:spacing w:val="-6"/>
          <w:sz w:val="16"/>
          <w:szCs w:val="16"/>
        </w:rPr>
        <w:t xml:space="preserve"> </w:t>
      </w:r>
      <w:r>
        <w:rPr>
          <w:spacing w:val="-2"/>
          <w:sz w:val="16"/>
          <w:szCs w:val="16"/>
        </w:rPr>
        <w:t>-</w:t>
      </w:r>
      <w:r>
        <w:rPr>
          <w:spacing w:val="-5"/>
          <w:sz w:val="16"/>
          <w:szCs w:val="16"/>
        </w:rPr>
        <w:t xml:space="preserve"> </w:t>
      </w:r>
      <w:r>
        <w:rPr>
          <w:spacing w:val="-2"/>
          <w:sz w:val="16"/>
          <w:szCs w:val="16"/>
        </w:rPr>
        <w:t>UNILATERAL</w:t>
      </w:r>
      <w:r>
        <w:rPr>
          <w:spacing w:val="-7"/>
          <w:sz w:val="16"/>
          <w:szCs w:val="16"/>
        </w:rPr>
        <w:t xml:space="preserve"> </w:t>
      </w:r>
      <w:r>
        <w:rPr>
          <w:spacing w:val="-2"/>
          <w:sz w:val="16"/>
          <w:szCs w:val="16"/>
        </w:rPr>
        <w:t>AMENDMENTS</w:t>
      </w:r>
      <w:r>
        <w:rPr>
          <w:sz w:val="16"/>
          <w:szCs w:val="16"/>
        </w:rPr>
        <w:tab/>
      </w:r>
      <w:r>
        <w:rPr>
          <w:spacing w:val="-5"/>
          <w:sz w:val="16"/>
          <w:szCs w:val="16"/>
        </w:rPr>
        <w:t>60</w:t>
      </w:r>
    </w:p>
    <w:p w14:paraId="3ED6F117" w14:textId="77777777" w:rsidR="00C811EF" w:rsidRDefault="00C811EF">
      <w:pPr>
        <w:pStyle w:val="BodyText"/>
        <w:tabs>
          <w:tab w:val="right" w:leader="dot" w:pos="10073"/>
        </w:tabs>
        <w:kinsoku w:val="0"/>
        <w:overflowPunct w:val="0"/>
        <w:spacing w:before="121"/>
        <w:ind w:left="720"/>
        <w:rPr>
          <w:spacing w:val="-5"/>
          <w:sz w:val="16"/>
          <w:szCs w:val="16"/>
        </w:rPr>
      </w:pPr>
      <w:r>
        <w:rPr>
          <w:sz w:val="16"/>
          <w:szCs w:val="16"/>
        </w:rPr>
        <w:t>ITEM</w:t>
      </w:r>
      <w:r>
        <w:rPr>
          <w:spacing w:val="-10"/>
          <w:sz w:val="16"/>
          <w:szCs w:val="16"/>
        </w:rPr>
        <w:t xml:space="preserve"> </w:t>
      </w:r>
      <w:r>
        <w:rPr>
          <w:sz w:val="16"/>
          <w:szCs w:val="16"/>
        </w:rPr>
        <w:t>36</w:t>
      </w:r>
      <w:r>
        <w:rPr>
          <w:spacing w:val="-11"/>
          <w:sz w:val="16"/>
          <w:szCs w:val="16"/>
        </w:rPr>
        <w:t xml:space="preserve"> </w:t>
      </w:r>
      <w:r>
        <w:rPr>
          <w:sz w:val="16"/>
          <w:szCs w:val="16"/>
        </w:rPr>
        <w:t>-</w:t>
      </w:r>
      <w:r>
        <w:rPr>
          <w:spacing w:val="-10"/>
          <w:sz w:val="16"/>
          <w:szCs w:val="16"/>
        </w:rPr>
        <w:t xml:space="preserve"> </w:t>
      </w:r>
      <w:r>
        <w:rPr>
          <w:sz w:val="16"/>
          <w:szCs w:val="16"/>
        </w:rPr>
        <w:t>OTHER</w:t>
      </w:r>
      <w:r>
        <w:rPr>
          <w:spacing w:val="-11"/>
          <w:sz w:val="16"/>
          <w:szCs w:val="16"/>
        </w:rPr>
        <w:t xml:space="preserve"> </w:t>
      </w:r>
      <w:r>
        <w:rPr>
          <w:spacing w:val="-2"/>
          <w:sz w:val="16"/>
          <w:szCs w:val="16"/>
        </w:rPr>
        <w:t>INFORMATION</w:t>
      </w:r>
      <w:r>
        <w:rPr>
          <w:sz w:val="16"/>
          <w:szCs w:val="16"/>
        </w:rPr>
        <w:tab/>
      </w:r>
      <w:r>
        <w:rPr>
          <w:spacing w:val="-5"/>
          <w:sz w:val="16"/>
          <w:szCs w:val="16"/>
        </w:rPr>
        <w:t>61</w:t>
      </w:r>
    </w:p>
    <w:p w14:paraId="56EBC82F" w14:textId="77777777" w:rsidR="00C811EF" w:rsidRDefault="00C811EF">
      <w:pPr>
        <w:pStyle w:val="BodyText"/>
        <w:tabs>
          <w:tab w:val="right" w:leader="dot" w:pos="10073"/>
        </w:tabs>
        <w:kinsoku w:val="0"/>
        <w:overflowPunct w:val="0"/>
        <w:spacing w:before="121"/>
        <w:ind w:left="720"/>
        <w:rPr>
          <w:spacing w:val="-5"/>
          <w:sz w:val="16"/>
          <w:szCs w:val="16"/>
        </w:rPr>
        <w:sectPr w:rsidR="00C811EF">
          <w:pgSz w:w="12240" w:h="15840"/>
          <w:pgMar w:top="400" w:right="720" w:bottom="1440" w:left="720" w:header="200" w:footer="1257" w:gutter="0"/>
          <w:cols w:space="720"/>
          <w:noEndnote/>
        </w:sectPr>
      </w:pPr>
    </w:p>
    <w:p w14:paraId="2E6BA232" w14:textId="77777777" w:rsidR="00C811EF" w:rsidRDefault="00C811EF">
      <w:pPr>
        <w:pStyle w:val="BodyText"/>
        <w:kinsoku w:val="0"/>
        <w:overflowPunct w:val="0"/>
      </w:pPr>
    </w:p>
    <w:p w14:paraId="723A19F3" w14:textId="77777777" w:rsidR="00C811EF" w:rsidRDefault="00C811EF">
      <w:pPr>
        <w:pStyle w:val="BodyText"/>
        <w:kinsoku w:val="0"/>
        <w:overflowPunct w:val="0"/>
      </w:pPr>
    </w:p>
    <w:p w14:paraId="3A026B8D" w14:textId="77777777" w:rsidR="00C811EF" w:rsidRDefault="00C811EF">
      <w:pPr>
        <w:pStyle w:val="BodyText"/>
        <w:kinsoku w:val="0"/>
        <w:overflowPunct w:val="0"/>
      </w:pPr>
    </w:p>
    <w:p w14:paraId="09E4C5D6" w14:textId="77777777" w:rsidR="00C811EF" w:rsidRDefault="00C811EF">
      <w:pPr>
        <w:pStyle w:val="BodyText"/>
        <w:kinsoku w:val="0"/>
        <w:overflowPunct w:val="0"/>
      </w:pPr>
    </w:p>
    <w:p w14:paraId="28864C67" w14:textId="77777777" w:rsidR="00C811EF" w:rsidRDefault="00C811EF">
      <w:pPr>
        <w:pStyle w:val="BodyText"/>
        <w:kinsoku w:val="0"/>
        <w:overflowPunct w:val="0"/>
      </w:pPr>
    </w:p>
    <w:p w14:paraId="432DE4F5" w14:textId="77777777" w:rsidR="00C811EF" w:rsidRDefault="00C811EF">
      <w:pPr>
        <w:pStyle w:val="BodyText"/>
        <w:kinsoku w:val="0"/>
        <w:overflowPunct w:val="0"/>
      </w:pPr>
    </w:p>
    <w:p w14:paraId="52B5672A" w14:textId="77777777" w:rsidR="00C811EF" w:rsidRDefault="00C811EF">
      <w:pPr>
        <w:pStyle w:val="BodyText"/>
        <w:kinsoku w:val="0"/>
        <w:overflowPunct w:val="0"/>
      </w:pPr>
    </w:p>
    <w:p w14:paraId="1443A022" w14:textId="77777777" w:rsidR="00C811EF" w:rsidRDefault="00C811EF">
      <w:pPr>
        <w:pStyle w:val="BodyText"/>
        <w:kinsoku w:val="0"/>
        <w:overflowPunct w:val="0"/>
        <w:spacing w:before="8"/>
      </w:pPr>
    </w:p>
    <w:p w14:paraId="01630515" w14:textId="77777777" w:rsidR="00C811EF" w:rsidRDefault="00C811EF">
      <w:pPr>
        <w:pStyle w:val="BodyText"/>
        <w:kinsoku w:val="0"/>
        <w:overflowPunct w:val="0"/>
        <w:ind w:right="1"/>
        <w:jc w:val="center"/>
        <w:rPr>
          <w:b/>
          <w:bCs/>
          <w:spacing w:val="-2"/>
        </w:rPr>
      </w:pPr>
      <w:r>
        <w:rPr>
          <w:b/>
          <w:bCs/>
          <w:spacing w:val="-2"/>
          <w:u w:val="thick"/>
        </w:rPr>
        <w:t>EXHIBITS</w:t>
      </w:r>
    </w:p>
    <w:p w14:paraId="4EC6AA1B" w14:textId="77777777" w:rsidR="00C811EF" w:rsidRDefault="00C811EF">
      <w:pPr>
        <w:pStyle w:val="BodyText"/>
        <w:kinsoku w:val="0"/>
        <w:overflowPunct w:val="0"/>
        <w:rPr>
          <w:b/>
          <w:bCs/>
        </w:rPr>
      </w:pPr>
    </w:p>
    <w:p w14:paraId="36789F7C" w14:textId="77777777" w:rsidR="00C811EF" w:rsidRDefault="00C811EF">
      <w:pPr>
        <w:pStyle w:val="BodyText"/>
        <w:kinsoku w:val="0"/>
        <w:overflowPunct w:val="0"/>
        <w:spacing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465"/>
        <w:gridCol w:w="6886"/>
      </w:tblGrid>
      <w:tr w:rsidR="00C811EF" w14:paraId="21974C57" w14:textId="77777777">
        <w:trPr>
          <w:trHeight w:val="636"/>
        </w:trPr>
        <w:tc>
          <w:tcPr>
            <w:tcW w:w="2465" w:type="dxa"/>
            <w:tcBorders>
              <w:top w:val="single" w:sz="4" w:space="0" w:color="000000"/>
              <w:left w:val="single" w:sz="4" w:space="0" w:color="000000"/>
              <w:bottom w:val="single" w:sz="6" w:space="0" w:color="000000"/>
              <w:right w:val="single" w:sz="4" w:space="0" w:color="000000"/>
            </w:tcBorders>
            <w:shd w:val="clear" w:color="auto" w:fill="F1F1F1"/>
          </w:tcPr>
          <w:p w14:paraId="4C8B1689" w14:textId="77777777" w:rsidR="00C811EF" w:rsidRDefault="00C811EF">
            <w:pPr>
              <w:pStyle w:val="TableParagraph"/>
              <w:kinsoku w:val="0"/>
              <w:overflowPunct w:val="0"/>
              <w:spacing w:before="16"/>
              <w:rPr>
                <w:b/>
                <w:bCs/>
                <w:sz w:val="16"/>
                <w:szCs w:val="16"/>
              </w:rPr>
            </w:pPr>
          </w:p>
          <w:p w14:paraId="0EEC7258" w14:textId="77777777" w:rsidR="00C811EF" w:rsidRDefault="00C811EF">
            <w:pPr>
              <w:pStyle w:val="TableParagraph"/>
              <w:kinsoku w:val="0"/>
              <w:overflowPunct w:val="0"/>
              <w:ind w:left="6"/>
              <w:jc w:val="center"/>
              <w:rPr>
                <w:b/>
                <w:bCs/>
                <w:spacing w:val="-2"/>
                <w:sz w:val="16"/>
                <w:szCs w:val="16"/>
              </w:rPr>
            </w:pPr>
            <w:r>
              <w:rPr>
                <w:b/>
                <w:bCs/>
                <w:spacing w:val="-2"/>
                <w:sz w:val="16"/>
                <w:szCs w:val="16"/>
              </w:rPr>
              <w:t>EXHIBIT</w:t>
            </w:r>
          </w:p>
        </w:tc>
        <w:tc>
          <w:tcPr>
            <w:tcW w:w="6886" w:type="dxa"/>
            <w:tcBorders>
              <w:top w:val="single" w:sz="4" w:space="0" w:color="000000"/>
              <w:left w:val="single" w:sz="4" w:space="0" w:color="000000"/>
              <w:bottom w:val="single" w:sz="6" w:space="0" w:color="000000"/>
              <w:right w:val="single" w:sz="4" w:space="0" w:color="000000"/>
            </w:tcBorders>
            <w:shd w:val="clear" w:color="auto" w:fill="F1F1F1"/>
          </w:tcPr>
          <w:p w14:paraId="1FEB5504" w14:textId="77777777" w:rsidR="00C811EF" w:rsidRDefault="00C811EF">
            <w:pPr>
              <w:pStyle w:val="TableParagraph"/>
              <w:kinsoku w:val="0"/>
              <w:overflowPunct w:val="0"/>
              <w:spacing w:before="16"/>
              <w:rPr>
                <w:b/>
                <w:bCs/>
                <w:sz w:val="16"/>
                <w:szCs w:val="16"/>
              </w:rPr>
            </w:pPr>
          </w:p>
          <w:p w14:paraId="22293307" w14:textId="77777777" w:rsidR="00C811EF" w:rsidRDefault="00C811EF">
            <w:pPr>
              <w:pStyle w:val="TableParagraph"/>
              <w:kinsoku w:val="0"/>
              <w:overflowPunct w:val="0"/>
              <w:ind w:left="8"/>
              <w:jc w:val="center"/>
              <w:rPr>
                <w:b/>
                <w:bCs/>
                <w:spacing w:val="-2"/>
                <w:sz w:val="16"/>
                <w:szCs w:val="16"/>
              </w:rPr>
            </w:pPr>
            <w:r>
              <w:rPr>
                <w:b/>
                <w:bCs/>
                <w:spacing w:val="-2"/>
                <w:sz w:val="16"/>
                <w:szCs w:val="16"/>
              </w:rPr>
              <w:t>TITLE</w:t>
            </w:r>
          </w:p>
        </w:tc>
      </w:tr>
      <w:tr w:rsidR="00C811EF" w14:paraId="2D52EEFE"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4458734E" w14:textId="77777777" w:rsidR="00C811EF" w:rsidRDefault="00C811EF">
            <w:pPr>
              <w:pStyle w:val="TableParagraph"/>
              <w:kinsoku w:val="0"/>
              <w:overflowPunct w:val="0"/>
              <w:spacing w:before="14"/>
              <w:rPr>
                <w:b/>
                <w:bCs/>
                <w:sz w:val="16"/>
                <w:szCs w:val="16"/>
              </w:rPr>
            </w:pPr>
          </w:p>
          <w:p w14:paraId="104C5F0A" w14:textId="77777777" w:rsidR="00C811EF" w:rsidRDefault="00C811EF">
            <w:pPr>
              <w:pStyle w:val="TableParagraph"/>
              <w:kinsoku w:val="0"/>
              <w:overflowPunct w:val="0"/>
              <w:spacing w:before="1"/>
              <w:ind w:left="79"/>
              <w:rPr>
                <w:spacing w:val="-10"/>
                <w:sz w:val="16"/>
                <w:szCs w:val="16"/>
              </w:rPr>
            </w:pPr>
            <w:r>
              <w:rPr>
                <w:spacing w:val="-10"/>
                <w:sz w:val="16"/>
                <w:szCs w:val="16"/>
              </w:rPr>
              <w:t>A</w:t>
            </w:r>
          </w:p>
        </w:tc>
        <w:tc>
          <w:tcPr>
            <w:tcW w:w="6886" w:type="dxa"/>
            <w:tcBorders>
              <w:top w:val="single" w:sz="6" w:space="0" w:color="000000"/>
              <w:left w:val="single" w:sz="4" w:space="0" w:color="000000"/>
              <w:bottom w:val="single" w:sz="6" w:space="0" w:color="000000"/>
              <w:right w:val="single" w:sz="4" w:space="0" w:color="000000"/>
            </w:tcBorders>
          </w:tcPr>
          <w:p w14:paraId="5CE6C518" w14:textId="77777777" w:rsidR="00C811EF" w:rsidRDefault="00C811EF">
            <w:pPr>
              <w:pStyle w:val="TableParagraph"/>
              <w:kinsoku w:val="0"/>
              <w:overflowPunct w:val="0"/>
              <w:spacing w:before="14"/>
              <w:rPr>
                <w:b/>
                <w:bCs/>
                <w:sz w:val="16"/>
                <w:szCs w:val="16"/>
              </w:rPr>
            </w:pPr>
          </w:p>
          <w:p w14:paraId="1C2407FB" w14:textId="77777777" w:rsidR="00C811EF" w:rsidRDefault="00C811EF">
            <w:pPr>
              <w:pStyle w:val="TableParagraph"/>
              <w:kinsoku w:val="0"/>
              <w:overflowPunct w:val="0"/>
              <w:spacing w:before="1"/>
              <w:ind w:left="78"/>
              <w:rPr>
                <w:spacing w:val="-4"/>
                <w:sz w:val="16"/>
                <w:szCs w:val="16"/>
              </w:rPr>
            </w:pPr>
            <w:r>
              <w:rPr>
                <w:spacing w:val="-4"/>
                <w:sz w:val="16"/>
                <w:szCs w:val="16"/>
              </w:rPr>
              <w:t>CONVICTIONS,</w:t>
            </w:r>
            <w:r>
              <w:rPr>
                <w:spacing w:val="9"/>
                <w:sz w:val="16"/>
                <w:szCs w:val="16"/>
              </w:rPr>
              <w:t xml:space="preserve"> </w:t>
            </w:r>
            <w:r>
              <w:rPr>
                <w:spacing w:val="-4"/>
                <w:sz w:val="16"/>
                <w:szCs w:val="16"/>
              </w:rPr>
              <w:t>CHARGES,</w:t>
            </w:r>
            <w:r>
              <w:rPr>
                <w:spacing w:val="5"/>
                <w:sz w:val="16"/>
                <w:szCs w:val="16"/>
              </w:rPr>
              <w:t xml:space="preserve"> </w:t>
            </w:r>
            <w:r>
              <w:rPr>
                <w:spacing w:val="-4"/>
                <w:sz w:val="16"/>
                <w:szCs w:val="16"/>
              </w:rPr>
              <w:t>ADMINISTRATIVE</w:t>
            </w:r>
            <w:r>
              <w:rPr>
                <w:spacing w:val="9"/>
                <w:sz w:val="16"/>
                <w:szCs w:val="16"/>
              </w:rPr>
              <w:t xml:space="preserve"> </w:t>
            </w:r>
            <w:r>
              <w:rPr>
                <w:spacing w:val="-4"/>
                <w:sz w:val="16"/>
                <w:szCs w:val="16"/>
              </w:rPr>
              <w:t>ORDERS,</w:t>
            </w:r>
            <w:r>
              <w:rPr>
                <w:spacing w:val="9"/>
                <w:sz w:val="16"/>
                <w:szCs w:val="16"/>
              </w:rPr>
              <w:t xml:space="preserve"> </w:t>
            </w:r>
            <w:r>
              <w:rPr>
                <w:spacing w:val="-4"/>
                <w:sz w:val="16"/>
                <w:szCs w:val="16"/>
              </w:rPr>
              <w:t>LITIGATION</w:t>
            </w:r>
            <w:r>
              <w:rPr>
                <w:spacing w:val="6"/>
                <w:sz w:val="16"/>
                <w:szCs w:val="16"/>
              </w:rPr>
              <w:t xml:space="preserve"> </w:t>
            </w:r>
            <w:r>
              <w:rPr>
                <w:spacing w:val="-4"/>
                <w:sz w:val="16"/>
                <w:szCs w:val="16"/>
              </w:rPr>
              <w:t>&amp;</w:t>
            </w:r>
            <w:r>
              <w:rPr>
                <w:spacing w:val="10"/>
                <w:sz w:val="16"/>
                <w:szCs w:val="16"/>
              </w:rPr>
              <w:t xml:space="preserve"> </w:t>
            </w:r>
            <w:r>
              <w:rPr>
                <w:spacing w:val="-4"/>
                <w:sz w:val="16"/>
                <w:szCs w:val="16"/>
              </w:rPr>
              <w:t>BANKRUPTCY</w:t>
            </w:r>
          </w:p>
        </w:tc>
      </w:tr>
      <w:tr w:rsidR="00C811EF" w14:paraId="59549A10" w14:textId="77777777">
        <w:trPr>
          <w:trHeight w:val="460"/>
        </w:trPr>
        <w:tc>
          <w:tcPr>
            <w:tcW w:w="2465" w:type="dxa"/>
            <w:tcBorders>
              <w:top w:val="single" w:sz="6" w:space="0" w:color="000000"/>
              <w:left w:val="single" w:sz="4" w:space="0" w:color="000000"/>
              <w:bottom w:val="single" w:sz="6" w:space="0" w:color="000000"/>
              <w:right w:val="single" w:sz="4" w:space="0" w:color="000000"/>
            </w:tcBorders>
          </w:tcPr>
          <w:p w14:paraId="61A752B3" w14:textId="77777777" w:rsidR="00C811EF" w:rsidRDefault="00C811EF">
            <w:pPr>
              <w:pStyle w:val="TableParagraph"/>
              <w:kinsoku w:val="0"/>
              <w:overflowPunct w:val="0"/>
              <w:spacing w:before="14"/>
              <w:rPr>
                <w:b/>
                <w:bCs/>
                <w:sz w:val="16"/>
                <w:szCs w:val="16"/>
              </w:rPr>
            </w:pPr>
          </w:p>
          <w:p w14:paraId="6B1C815B" w14:textId="77777777" w:rsidR="00C811EF" w:rsidRDefault="00C811EF">
            <w:pPr>
              <w:pStyle w:val="TableParagraph"/>
              <w:kinsoku w:val="0"/>
              <w:overflowPunct w:val="0"/>
              <w:spacing w:before="1"/>
              <w:ind w:left="79"/>
              <w:rPr>
                <w:spacing w:val="-10"/>
                <w:sz w:val="16"/>
                <w:szCs w:val="16"/>
              </w:rPr>
            </w:pPr>
            <w:r>
              <w:rPr>
                <w:spacing w:val="-10"/>
                <w:sz w:val="16"/>
                <w:szCs w:val="16"/>
              </w:rPr>
              <w:t>B</w:t>
            </w:r>
          </w:p>
        </w:tc>
        <w:tc>
          <w:tcPr>
            <w:tcW w:w="6886" w:type="dxa"/>
            <w:tcBorders>
              <w:top w:val="single" w:sz="6" w:space="0" w:color="000000"/>
              <w:left w:val="single" w:sz="4" w:space="0" w:color="000000"/>
              <w:bottom w:val="single" w:sz="6" w:space="0" w:color="000000"/>
              <w:right w:val="single" w:sz="4" w:space="0" w:color="000000"/>
            </w:tcBorders>
          </w:tcPr>
          <w:p w14:paraId="3F9B6237" w14:textId="77777777" w:rsidR="00C811EF" w:rsidRDefault="00C811EF">
            <w:pPr>
              <w:pStyle w:val="TableParagraph"/>
              <w:kinsoku w:val="0"/>
              <w:overflowPunct w:val="0"/>
              <w:spacing w:before="14"/>
              <w:rPr>
                <w:b/>
                <w:bCs/>
                <w:sz w:val="16"/>
                <w:szCs w:val="16"/>
              </w:rPr>
            </w:pPr>
          </w:p>
          <w:p w14:paraId="4713B005" w14:textId="77777777" w:rsidR="00C811EF" w:rsidRDefault="00C811EF">
            <w:pPr>
              <w:pStyle w:val="TableParagraph"/>
              <w:kinsoku w:val="0"/>
              <w:overflowPunct w:val="0"/>
              <w:spacing w:before="1"/>
              <w:ind w:left="78"/>
              <w:rPr>
                <w:spacing w:val="-2"/>
                <w:sz w:val="16"/>
                <w:szCs w:val="16"/>
              </w:rPr>
            </w:pPr>
            <w:r>
              <w:rPr>
                <w:spacing w:val="-2"/>
                <w:sz w:val="16"/>
                <w:szCs w:val="16"/>
              </w:rPr>
              <w:t>FINANCIAL</w:t>
            </w:r>
            <w:r>
              <w:rPr>
                <w:spacing w:val="-8"/>
                <w:sz w:val="16"/>
                <w:szCs w:val="16"/>
              </w:rPr>
              <w:t xml:space="preserve"> </w:t>
            </w:r>
            <w:r>
              <w:rPr>
                <w:spacing w:val="-2"/>
                <w:sz w:val="16"/>
                <w:szCs w:val="16"/>
              </w:rPr>
              <w:t>STATEMENTS</w:t>
            </w:r>
          </w:p>
        </w:tc>
      </w:tr>
      <w:tr w:rsidR="00C811EF" w14:paraId="4D62020C"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1DA74762" w14:textId="77777777" w:rsidR="00C811EF" w:rsidRDefault="00C811EF">
            <w:pPr>
              <w:pStyle w:val="TableParagraph"/>
              <w:kinsoku w:val="0"/>
              <w:overflowPunct w:val="0"/>
              <w:spacing w:before="14"/>
              <w:rPr>
                <w:b/>
                <w:bCs/>
                <w:sz w:val="16"/>
                <w:szCs w:val="16"/>
              </w:rPr>
            </w:pPr>
          </w:p>
          <w:p w14:paraId="356A3FD6" w14:textId="77777777" w:rsidR="00C811EF" w:rsidRDefault="00C811EF">
            <w:pPr>
              <w:pStyle w:val="TableParagraph"/>
              <w:kinsoku w:val="0"/>
              <w:overflowPunct w:val="0"/>
              <w:spacing w:before="1"/>
              <w:ind w:left="79"/>
              <w:rPr>
                <w:spacing w:val="-10"/>
                <w:sz w:val="16"/>
                <w:szCs w:val="16"/>
              </w:rPr>
            </w:pPr>
            <w:r>
              <w:rPr>
                <w:spacing w:val="-10"/>
                <w:sz w:val="16"/>
                <w:szCs w:val="16"/>
              </w:rPr>
              <w:t>C</w:t>
            </w:r>
          </w:p>
        </w:tc>
        <w:tc>
          <w:tcPr>
            <w:tcW w:w="6886" w:type="dxa"/>
            <w:tcBorders>
              <w:top w:val="single" w:sz="6" w:space="0" w:color="000000"/>
              <w:left w:val="single" w:sz="4" w:space="0" w:color="000000"/>
              <w:bottom w:val="single" w:sz="6" w:space="0" w:color="000000"/>
              <w:right w:val="single" w:sz="4" w:space="0" w:color="000000"/>
            </w:tcBorders>
          </w:tcPr>
          <w:p w14:paraId="481FC849" w14:textId="77777777" w:rsidR="00C811EF" w:rsidRDefault="00C811EF">
            <w:pPr>
              <w:pStyle w:val="TableParagraph"/>
              <w:kinsoku w:val="0"/>
              <w:overflowPunct w:val="0"/>
              <w:spacing w:before="14"/>
              <w:rPr>
                <w:b/>
                <w:bCs/>
                <w:sz w:val="16"/>
                <w:szCs w:val="16"/>
              </w:rPr>
            </w:pPr>
          </w:p>
          <w:p w14:paraId="065386AB" w14:textId="77777777" w:rsidR="00C811EF" w:rsidRDefault="00C811EF">
            <w:pPr>
              <w:pStyle w:val="TableParagraph"/>
              <w:kinsoku w:val="0"/>
              <w:overflowPunct w:val="0"/>
              <w:spacing w:before="1"/>
              <w:ind w:left="78"/>
              <w:rPr>
                <w:spacing w:val="-2"/>
                <w:sz w:val="16"/>
                <w:szCs w:val="16"/>
              </w:rPr>
            </w:pPr>
            <w:r>
              <w:rPr>
                <w:spacing w:val="-2"/>
                <w:sz w:val="16"/>
                <w:szCs w:val="16"/>
              </w:rPr>
              <w:t>FRANCHISE</w:t>
            </w:r>
            <w:r>
              <w:rPr>
                <w:spacing w:val="-8"/>
                <w:sz w:val="16"/>
                <w:szCs w:val="16"/>
              </w:rPr>
              <w:t xml:space="preserve"> </w:t>
            </w:r>
            <w:r>
              <w:rPr>
                <w:spacing w:val="-2"/>
                <w:sz w:val="16"/>
                <w:szCs w:val="16"/>
              </w:rPr>
              <w:t>AGREEMENT</w:t>
            </w:r>
            <w:r>
              <w:rPr>
                <w:spacing w:val="-7"/>
                <w:sz w:val="16"/>
                <w:szCs w:val="16"/>
              </w:rPr>
              <w:t xml:space="preserve"> </w:t>
            </w:r>
            <w:r>
              <w:rPr>
                <w:spacing w:val="-2"/>
                <w:sz w:val="16"/>
                <w:szCs w:val="16"/>
              </w:rPr>
              <w:t>AND</w:t>
            </w:r>
            <w:r>
              <w:rPr>
                <w:spacing w:val="-9"/>
                <w:sz w:val="16"/>
                <w:szCs w:val="16"/>
              </w:rPr>
              <w:t xml:space="preserve"> </w:t>
            </w:r>
            <w:r>
              <w:rPr>
                <w:spacing w:val="-2"/>
                <w:sz w:val="16"/>
                <w:szCs w:val="16"/>
              </w:rPr>
              <w:t>SCHEDULES</w:t>
            </w:r>
          </w:p>
        </w:tc>
      </w:tr>
      <w:tr w:rsidR="00C811EF" w14:paraId="1BA75D2A" w14:textId="77777777">
        <w:trPr>
          <w:trHeight w:val="460"/>
        </w:trPr>
        <w:tc>
          <w:tcPr>
            <w:tcW w:w="2465" w:type="dxa"/>
            <w:tcBorders>
              <w:top w:val="single" w:sz="6" w:space="0" w:color="000000"/>
              <w:left w:val="single" w:sz="4" w:space="0" w:color="000000"/>
              <w:bottom w:val="single" w:sz="6" w:space="0" w:color="000000"/>
              <w:right w:val="single" w:sz="4" w:space="0" w:color="000000"/>
            </w:tcBorders>
          </w:tcPr>
          <w:p w14:paraId="43F55B7A" w14:textId="77777777" w:rsidR="00C811EF" w:rsidRDefault="00C811EF">
            <w:pPr>
              <w:pStyle w:val="TableParagraph"/>
              <w:kinsoku w:val="0"/>
              <w:overflowPunct w:val="0"/>
              <w:spacing w:before="14"/>
              <w:rPr>
                <w:b/>
                <w:bCs/>
                <w:sz w:val="16"/>
                <w:szCs w:val="16"/>
              </w:rPr>
            </w:pPr>
          </w:p>
          <w:p w14:paraId="36C33E59" w14:textId="77777777" w:rsidR="00C811EF" w:rsidRDefault="00C811EF">
            <w:pPr>
              <w:pStyle w:val="TableParagraph"/>
              <w:kinsoku w:val="0"/>
              <w:overflowPunct w:val="0"/>
              <w:ind w:left="79"/>
              <w:rPr>
                <w:spacing w:val="-10"/>
                <w:sz w:val="16"/>
                <w:szCs w:val="16"/>
              </w:rPr>
            </w:pPr>
            <w:r>
              <w:rPr>
                <w:spacing w:val="-10"/>
                <w:sz w:val="16"/>
                <w:szCs w:val="16"/>
              </w:rPr>
              <w:t>D</w:t>
            </w:r>
          </w:p>
        </w:tc>
        <w:tc>
          <w:tcPr>
            <w:tcW w:w="6886" w:type="dxa"/>
            <w:tcBorders>
              <w:top w:val="single" w:sz="6" w:space="0" w:color="000000"/>
              <w:left w:val="single" w:sz="4" w:space="0" w:color="000000"/>
              <w:bottom w:val="single" w:sz="6" w:space="0" w:color="000000"/>
              <w:right w:val="single" w:sz="4" w:space="0" w:color="000000"/>
            </w:tcBorders>
          </w:tcPr>
          <w:p w14:paraId="7B3BACCD" w14:textId="77777777" w:rsidR="00C811EF" w:rsidRDefault="00C811EF">
            <w:pPr>
              <w:pStyle w:val="TableParagraph"/>
              <w:kinsoku w:val="0"/>
              <w:overflowPunct w:val="0"/>
              <w:spacing w:before="14"/>
              <w:rPr>
                <w:b/>
                <w:bCs/>
                <w:sz w:val="16"/>
                <w:szCs w:val="16"/>
              </w:rPr>
            </w:pPr>
          </w:p>
          <w:p w14:paraId="3B6137D3" w14:textId="77777777" w:rsidR="00C811EF" w:rsidRDefault="00C811EF">
            <w:pPr>
              <w:pStyle w:val="TableParagraph"/>
              <w:kinsoku w:val="0"/>
              <w:overflowPunct w:val="0"/>
              <w:ind w:left="78"/>
              <w:rPr>
                <w:spacing w:val="-2"/>
                <w:sz w:val="16"/>
                <w:szCs w:val="16"/>
              </w:rPr>
            </w:pPr>
            <w:r>
              <w:rPr>
                <w:spacing w:val="-2"/>
                <w:sz w:val="16"/>
                <w:szCs w:val="16"/>
              </w:rPr>
              <w:t>TRADEMARKS</w:t>
            </w:r>
          </w:p>
        </w:tc>
      </w:tr>
      <w:tr w:rsidR="00C811EF" w14:paraId="1515D05F"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7EADE0FB" w14:textId="77777777" w:rsidR="00C811EF" w:rsidRDefault="00C811EF">
            <w:pPr>
              <w:pStyle w:val="TableParagraph"/>
              <w:kinsoku w:val="0"/>
              <w:overflowPunct w:val="0"/>
              <w:spacing w:before="14"/>
              <w:rPr>
                <w:b/>
                <w:bCs/>
                <w:sz w:val="16"/>
                <w:szCs w:val="16"/>
              </w:rPr>
            </w:pPr>
          </w:p>
          <w:p w14:paraId="6F9CFD62" w14:textId="77777777" w:rsidR="00C811EF" w:rsidRDefault="00C811EF">
            <w:pPr>
              <w:pStyle w:val="TableParagraph"/>
              <w:kinsoku w:val="0"/>
              <w:overflowPunct w:val="0"/>
              <w:spacing w:before="1"/>
              <w:ind w:left="79"/>
              <w:rPr>
                <w:spacing w:val="-10"/>
                <w:sz w:val="16"/>
                <w:szCs w:val="16"/>
              </w:rPr>
            </w:pPr>
            <w:r>
              <w:rPr>
                <w:spacing w:val="-10"/>
                <w:sz w:val="16"/>
                <w:szCs w:val="16"/>
              </w:rPr>
              <w:t>E</w:t>
            </w:r>
          </w:p>
        </w:tc>
        <w:tc>
          <w:tcPr>
            <w:tcW w:w="6886" w:type="dxa"/>
            <w:tcBorders>
              <w:top w:val="single" w:sz="6" w:space="0" w:color="000000"/>
              <w:left w:val="single" w:sz="4" w:space="0" w:color="000000"/>
              <w:bottom w:val="single" w:sz="6" w:space="0" w:color="000000"/>
              <w:right w:val="single" w:sz="4" w:space="0" w:color="000000"/>
            </w:tcBorders>
          </w:tcPr>
          <w:p w14:paraId="74B190B5" w14:textId="77777777" w:rsidR="00C811EF" w:rsidRDefault="00C811EF">
            <w:pPr>
              <w:pStyle w:val="TableParagraph"/>
              <w:kinsoku w:val="0"/>
              <w:overflowPunct w:val="0"/>
              <w:spacing w:before="14"/>
              <w:rPr>
                <w:b/>
                <w:bCs/>
                <w:sz w:val="16"/>
                <w:szCs w:val="16"/>
              </w:rPr>
            </w:pPr>
          </w:p>
          <w:p w14:paraId="5B09768C" w14:textId="77777777" w:rsidR="00C811EF" w:rsidRDefault="00C811EF">
            <w:pPr>
              <w:pStyle w:val="TableParagraph"/>
              <w:kinsoku w:val="0"/>
              <w:overflowPunct w:val="0"/>
              <w:spacing w:before="1"/>
              <w:ind w:left="78"/>
              <w:rPr>
                <w:spacing w:val="-2"/>
                <w:sz w:val="16"/>
                <w:szCs w:val="16"/>
              </w:rPr>
            </w:pPr>
            <w:r>
              <w:rPr>
                <w:spacing w:val="-2"/>
                <w:sz w:val="16"/>
                <w:szCs w:val="16"/>
              </w:rPr>
              <w:t>TABLE</w:t>
            </w:r>
            <w:r>
              <w:rPr>
                <w:spacing w:val="-4"/>
                <w:sz w:val="16"/>
                <w:szCs w:val="16"/>
              </w:rPr>
              <w:t xml:space="preserve"> </w:t>
            </w:r>
            <w:r>
              <w:rPr>
                <w:spacing w:val="-2"/>
                <w:sz w:val="16"/>
                <w:szCs w:val="16"/>
              </w:rPr>
              <w:t>OF</w:t>
            </w:r>
            <w:r>
              <w:rPr>
                <w:spacing w:val="-7"/>
                <w:sz w:val="16"/>
                <w:szCs w:val="16"/>
              </w:rPr>
              <w:t xml:space="preserve"> </w:t>
            </w:r>
            <w:r>
              <w:rPr>
                <w:spacing w:val="-2"/>
                <w:sz w:val="16"/>
                <w:szCs w:val="16"/>
              </w:rPr>
              <w:t>CONTENTS</w:t>
            </w:r>
            <w:r>
              <w:rPr>
                <w:spacing w:val="-4"/>
                <w:sz w:val="16"/>
                <w:szCs w:val="16"/>
              </w:rPr>
              <w:t xml:space="preserve"> </w:t>
            </w:r>
            <w:r>
              <w:rPr>
                <w:spacing w:val="-2"/>
                <w:sz w:val="16"/>
                <w:szCs w:val="16"/>
              </w:rPr>
              <w:t>OF</w:t>
            </w:r>
            <w:r>
              <w:rPr>
                <w:spacing w:val="-6"/>
                <w:sz w:val="16"/>
                <w:szCs w:val="16"/>
              </w:rPr>
              <w:t xml:space="preserve"> </w:t>
            </w:r>
            <w:r>
              <w:rPr>
                <w:spacing w:val="-2"/>
                <w:sz w:val="16"/>
                <w:szCs w:val="16"/>
              </w:rPr>
              <w:t>MANUAL</w:t>
            </w:r>
          </w:p>
        </w:tc>
      </w:tr>
      <w:tr w:rsidR="00C811EF" w14:paraId="3A3F23E2" w14:textId="77777777">
        <w:trPr>
          <w:trHeight w:val="460"/>
        </w:trPr>
        <w:tc>
          <w:tcPr>
            <w:tcW w:w="2465" w:type="dxa"/>
            <w:tcBorders>
              <w:top w:val="single" w:sz="6" w:space="0" w:color="000000"/>
              <w:left w:val="single" w:sz="4" w:space="0" w:color="000000"/>
              <w:bottom w:val="single" w:sz="6" w:space="0" w:color="000000"/>
              <w:right w:val="single" w:sz="4" w:space="0" w:color="000000"/>
            </w:tcBorders>
          </w:tcPr>
          <w:p w14:paraId="00E79B7E" w14:textId="77777777" w:rsidR="00C811EF" w:rsidRDefault="00C811EF">
            <w:pPr>
              <w:pStyle w:val="TableParagraph"/>
              <w:kinsoku w:val="0"/>
              <w:overflowPunct w:val="0"/>
              <w:spacing w:before="14"/>
              <w:rPr>
                <w:b/>
                <w:bCs/>
                <w:sz w:val="16"/>
                <w:szCs w:val="16"/>
              </w:rPr>
            </w:pPr>
          </w:p>
          <w:p w14:paraId="5044CF1E" w14:textId="77777777" w:rsidR="00C811EF" w:rsidRDefault="00C811EF">
            <w:pPr>
              <w:pStyle w:val="TableParagraph"/>
              <w:kinsoku w:val="0"/>
              <w:overflowPunct w:val="0"/>
              <w:spacing w:before="1"/>
              <w:ind w:left="79"/>
              <w:rPr>
                <w:spacing w:val="-10"/>
                <w:sz w:val="16"/>
                <w:szCs w:val="16"/>
              </w:rPr>
            </w:pPr>
            <w:r>
              <w:rPr>
                <w:spacing w:val="-10"/>
                <w:sz w:val="16"/>
                <w:szCs w:val="16"/>
              </w:rPr>
              <w:t>F</w:t>
            </w:r>
          </w:p>
        </w:tc>
        <w:tc>
          <w:tcPr>
            <w:tcW w:w="6886" w:type="dxa"/>
            <w:tcBorders>
              <w:top w:val="single" w:sz="6" w:space="0" w:color="000000"/>
              <w:left w:val="single" w:sz="4" w:space="0" w:color="000000"/>
              <w:bottom w:val="single" w:sz="6" w:space="0" w:color="000000"/>
              <w:right w:val="single" w:sz="4" w:space="0" w:color="000000"/>
            </w:tcBorders>
          </w:tcPr>
          <w:p w14:paraId="7ACAA164" w14:textId="77777777" w:rsidR="00C811EF" w:rsidRDefault="00C811EF">
            <w:pPr>
              <w:pStyle w:val="TableParagraph"/>
              <w:kinsoku w:val="0"/>
              <w:overflowPunct w:val="0"/>
              <w:spacing w:before="14"/>
              <w:rPr>
                <w:b/>
                <w:bCs/>
                <w:sz w:val="16"/>
                <w:szCs w:val="16"/>
              </w:rPr>
            </w:pPr>
          </w:p>
          <w:p w14:paraId="4A9E696C" w14:textId="77777777" w:rsidR="00C811EF" w:rsidRDefault="00C811EF">
            <w:pPr>
              <w:pStyle w:val="TableParagraph"/>
              <w:kinsoku w:val="0"/>
              <w:overflowPunct w:val="0"/>
              <w:spacing w:before="1"/>
              <w:ind w:left="78"/>
              <w:rPr>
                <w:spacing w:val="-2"/>
                <w:sz w:val="16"/>
                <w:szCs w:val="16"/>
              </w:rPr>
            </w:pPr>
            <w:r>
              <w:rPr>
                <w:spacing w:val="-2"/>
                <w:sz w:val="16"/>
                <w:szCs w:val="16"/>
              </w:rPr>
              <w:t>LIST</w:t>
            </w:r>
            <w:r>
              <w:rPr>
                <w:spacing w:val="-8"/>
                <w:sz w:val="16"/>
                <w:szCs w:val="16"/>
              </w:rPr>
              <w:t xml:space="preserve"> </w:t>
            </w:r>
            <w:r>
              <w:rPr>
                <w:spacing w:val="-2"/>
                <w:sz w:val="16"/>
                <w:szCs w:val="16"/>
              </w:rPr>
              <w:t>OF</w:t>
            </w:r>
            <w:r>
              <w:rPr>
                <w:spacing w:val="-7"/>
                <w:sz w:val="16"/>
                <w:szCs w:val="16"/>
              </w:rPr>
              <w:t xml:space="preserve"> </w:t>
            </w:r>
            <w:r>
              <w:rPr>
                <w:spacing w:val="-2"/>
                <w:sz w:val="16"/>
                <w:szCs w:val="16"/>
              </w:rPr>
              <w:t>CURRENT</w:t>
            </w:r>
            <w:r>
              <w:rPr>
                <w:spacing w:val="-7"/>
                <w:sz w:val="16"/>
                <w:szCs w:val="16"/>
              </w:rPr>
              <w:t xml:space="preserve"> </w:t>
            </w:r>
            <w:r>
              <w:rPr>
                <w:spacing w:val="-2"/>
                <w:sz w:val="16"/>
                <w:szCs w:val="16"/>
              </w:rPr>
              <w:t>FRANCHISEES,</w:t>
            </w:r>
            <w:r>
              <w:rPr>
                <w:spacing w:val="-6"/>
                <w:sz w:val="16"/>
                <w:szCs w:val="16"/>
              </w:rPr>
              <w:t xml:space="preserve"> </w:t>
            </w:r>
            <w:r>
              <w:rPr>
                <w:spacing w:val="-2"/>
                <w:sz w:val="16"/>
                <w:szCs w:val="16"/>
              </w:rPr>
              <w:t>ADDRESSES</w:t>
            </w:r>
            <w:r>
              <w:rPr>
                <w:spacing w:val="-9"/>
                <w:sz w:val="16"/>
                <w:szCs w:val="16"/>
              </w:rPr>
              <w:t xml:space="preserve"> </w:t>
            </w:r>
            <w:r>
              <w:rPr>
                <w:spacing w:val="-2"/>
                <w:sz w:val="16"/>
                <w:szCs w:val="16"/>
              </w:rPr>
              <w:t>&amp;</w:t>
            </w:r>
            <w:r>
              <w:rPr>
                <w:spacing w:val="-9"/>
                <w:sz w:val="16"/>
                <w:szCs w:val="16"/>
              </w:rPr>
              <w:t xml:space="preserve"> </w:t>
            </w:r>
            <w:r>
              <w:rPr>
                <w:spacing w:val="-2"/>
                <w:sz w:val="16"/>
                <w:szCs w:val="16"/>
              </w:rPr>
              <w:t>PHONE</w:t>
            </w:r>
            <w:r>
              <w:rPr>
                <w:spacing w:val="-6"/>
                <w:sz w:val="16"/>
                <w:szCs w:val="16"/>
              </w:rPr>
              <w:t xml:space="preserve"> </w:t>
            </w:r>
            <w:r>
              <w:rPr>
                <w:spacing w:val="-2"/>
                <w:sz w:val="16"/>
                <w:szCs w:val="16"/>
              </w:rPr>
              <w:t>NUMBERS</w:t>
            </w:r>
          </w:p>
        </w:tc>
      </w:tr>
      <w:tr w:rsidR="00C811EF" w14:paraId="5D460564"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2350722A" w14:textId="77777777" w:rsidR="00C811EF" w:rsidRDefault="00C811EF">
            <w:pPr>
              <w:pStyle w:val="TableParagraph"/>
              <w:kinsoku w:val="0"/>
              <w:overflowPunct w:val="0"/>
              <w:spacing w:before="14"/>
              <w:rPr>
                <w:b/>
                <w:bCs/>
                <w:sz w:val="16"/>
                <w:szCs w:val="16"/>
              </w:rPr>
            </w:pPr>
          </w:p>
          <w:p w14:paraId="60387FA9" w14:textId="77777777" w:rsidR="00C811EF" w:rsidRDefault="00C811EF">
            <w:pPr>
              <w:pStyle w:val="TableParagraph"/>
              <w:kinsoku w:val="0"/>
              <w:overflowPunct w:val="0"/>
              <w:ind w:left="79"/>
              <w:rPr>
                <w:spacing w:val="-10"/>
                <w:sz w:val="16"/>
                <w:szCs w:val="16"/>
              </w:rPr>
            </w:pPr>
            <w:r>
              <w:rPr>
                <w:spacing w:val="-10"/>
                <w:sz w:val="16"/>
                <w:szCs w:val="16"/>
              </w:rPr>
              <w:t>G</w:t>
            </w:r>
          </w:p>
        </w:tc>
        <w:tc>
          <w:tcPr>
            <w:tcW w:w="6886" w:type="dxa"/>
            <w:tcBorders>
              <w:top w:val="single" w:sz="6" w:space="0" w:color="000000"/>
              <w:left w:val="single" w:sz="4" w:space="0" w:color="000000"/>
              <w:bottom w:val="single" w:sz="6" w:space="0" w:color="000000"/>
              <w:right w:val="single" w:sz="4" w:space="0" w:color="000000"/>
            </w:tcBorders>
          </w:tcPr>
          <w:p w14:paraId="72865E64" w14:textId="77777777" w:rsidR="00C811EF" w:rsidRDefault="00C811EF">
            <w:pPr>
              <w:pStyle w:val="TableParagraph"/>
              <w:kinsoku w:val="0"/>
              <w:overflowPunct w:val="0"/>
              <w:spacing w:before="14"/>
              <w:rPr>
                <w:b/>
                <w:bCs/>
                <w:sz w:val="16"/>
                <w:szCs w:val="16"/>
              </w:rPr>
            </w:pPr>
          </w:p>
          <w:p w14:paraId="27E02707" w14:textId="77777777" w:rsidR="00C811EF" w:rsidRDefault="00C811EF">
            <w:pPr>
              <w:pStyle w:val="TableParagraph"/>
              <w:kinsoku w:val="0"/>
              <w:overflowPunct w:val="0"/>
              <w:ind w:left="78"/>
              <w:rPr>
                <w:spacing w:val="-2"/>
                <w:sz w:val="16"/>
                <w:szCs w:val="16"/>
              </w:rPr>
            </w:pPr>
            <w:r>
              <w:rPr>
                <w:spacing w:val="-2"/>
                <w:sz w:val="16"/>
                <w:szCs w:val="16"/>
              </w:rPr>
              <w:t>LIST</w:t>
            </w:r>
            <w:r>
              <w:rPr>
                <w:spacing w:val="-7"/>
                <w:sz w:val="16"/>
                <w:szCs w:val="16"/>
              </w:rPr>
              <w:t xml:space="preserve"> </w:t>
            </w:r>
            <w:r>
              <w:rPr>
                <w:spacing w:val="-2"/>
                <w:sz w:val="16"/>
                <w:szCs w:val="16"/>
              </w:rPr>
              <w:t>OF</w:t>
            </w:r>
            <w:r>
              <w:rPr>
                <w:spacing w:val="-7"/>
                <w:sz w:val="16"/>
                <w:szCs w:val="16"/>
              </w:rPr>
              <w:t xml:space="preserve"> </w:t>
            </w:r>
            <w:r>
              <w:rPr>
                <w:spacing w:val="-2"/>
                <w:sz w:val="16"/>
                <w:szCs w:val="16"/>
              </w:rPr>
              <w:t>TERMINATED,</w:t>
            </w:r>
            <w:r>
              <w:rPr>
                <w:spacing w:val="-5"/>
                <w:sz w:val="16"/>
                <w:szCs w:val="16"/>
              </w:rPr>
              <w:t xml:space="preserve"> </w:t>
            </w:r>
            <w:r>
              <w:rPr>
                <w:spacing w:val="-2"/>
                <w:sz w:val="16"/>
                <w:szCs w:val="16"/>
              </w:rPr>
              <w:t>CANCELLED,</w:t>
            </w:r>
            <w:r>
              <w:rPr>
                <w:spacing w:val="-6"/>
                <w:sz w:val="16"/>
                <w:szCs w:val="16"/>
              </w:rPr>
              <w:t xml:space="preserve"> </w:t>
            </w:r>
            <w:r>
              <w:rPr>
                <w:spacing w:val="-2"/>
                <w:sz w:val="16"/>
                <w:szCs w:val="16"/>
              </w:rPr>
              <w:t>NOT</w:t>
            </w:r>
            <w:r>
              <w:rPr>
                <w:spacing w:val="-7"/>
                <w:sz w:val="16"/>
                <w:szCs w:val="16"/>
              </w:rPr>
              <w:t xml:space="preserve"> </w:t>
            </w:r>
            <w:r>
              <w:rPr>
                <w:spacing w:val="-2"/>
                <w:sz w:val="16"/>
                <w:szCs w:val="16"/>
              </w:rPr>
              <w:t>RENEWED</w:t>
            </w:r>
            <w:r>
              <w:rPr>
                <w:spacing w:val="-7"/>
                <w:sz w:val="16"/>
                <w:szCs w:val="16"/>
              </w:rPr>
              <w:t xml:space="preserve"> </w:t>
            </w:r>
            <w:r>
              <w:rPr>
                <w:spacing w:val="-2"/>
                <w:sz w:val="16"/>
                <w:szCs w:val="16"/>
              </w:rPr>
              <w:t>ETC.</w:t>
            </w:r>
            <w:r>
              <w:rPr>
                <w:spacing w:val="-8"/>
                <w:sz w:val="16"/>
                <w:szCs w:val="16"/>
              </w:rPr>
              <w:t xml:space="preserve"> </w:t>
            </w:r>
            <w:r>
              <w:rPr>
                <w:spacing w:val="-2"/>
                <w:sz w:val="16"/>
                <w:szCs w:val="16"/>
              </w:rPr>
              <w:t>FRANCHISEES</w:t>
            </w:r>
          </w:p>
        </w:tc>
      </w:tr>
      <w:tr w:rsidR="00C811EF" w14:paraId="1EB033B4" w14:textId="77777777">
        <w:trPr>
          <w:trHeight w:val="460"/>
        </w:trPr>
        <w:tc>
          <w:tcPr>
            <w:tcW w:w="2465" w:type="dxa"/>
            <w:tcBorders>
              <w:top w:val="single" w:sz="6" w:space="0" w:color="000000"/>
              <w:left w:val="single" w:sz="4" w:space="0" w:color="000000"/>
              <w:bottom w:val="single" w:sz="6" w:space="0" w:color="000000"/>
              <w:right w:val="single" w:sz="4" w:space="0" w:color="000000"/>
            </w:tcBorders>
          </w:tcPr>
          <w:p w14:paraId="6249C2F7" w14:textId="77777777" w:rsidR="00C811EF" w:rsidRDefault="00C811EF">
            <w:pPr>
              <w:pStyle w:val="TableParagraph"/>
              <w:kinsoku w:val="0"/>
              <w:overflowPunct w:val="0"/>
              <w:spacing w:before="14"/>
              <w:rPr>
                <w:b/>
                <w:bCs/>
                <w:sz w:val="16"/>
                <w:szCs w:val="16"/>
              </w:rPr>
            </w:pPr>
          </w:p>
          <w:p w14:paraId="42C95E50" w14:textId="77777777" w:rsidR="00C811EF" w:rsidRDefault="00C811EF">
            <w:pPr>
              <w:pStyle w:val="TableParagraph"/>
              <w:kinsoku w:val="0"/>
              <w:overflowPunct w:val="0"/>
              <w:spacing w:before="1"/>
              <w:ind w:left="79"/>
              <w:rPr>
                <w:spacing w:val="-10"/>
                <w:sz w:val="16"/>
                <w:szCs w:val="16"/>
              </w:rPr>
            </w:pPr>
            <w:r>
              <w:rPr>
                <w:spacing w:val="-10"/>
                <w:sz w:val="16"/>
                <w:szCs w:val="16"/>
              </w:rPr>
              <w:t>H</w:t>
            </w:r>
          </w:p>
        </w:tc>
        <w:tc>
          <w:tcPr>
            <w:tcW w:w="6886" w:type="dxa"/>
            <w:tcBorders>
              <w:top w:val="single" w:sz="6" w:space="0" w:color="000000"/>
              <w:left w:val="single" w:sz="4" w:space="0" w:color="000000"/>
              <w:bottom w:val="single" w:sz="6" w:space="0" w:color="000000"/>
              <w:right w:val="single" w:sz="4" w:space="0" w:color="000000"/>
            </w:tcBorders>
          </w:tcPr>
          <w:p w14:paraId="42340212" w14:textId="77777777" w:rsidR="00C811EF" w:rsidRDefault="00C811EF">
            <w:pPr>
              <w:pStyle w:val="TableParagraph"/>
              <w:kinsoku w:val="0"/>
              <w:overflowPunct w:val="0"/>
              <w:spacing w:before="14"/>
              <w:rPr>
                <w:b/>
                <w:bCs/>
                <w:sz w:val="16"/>
                <w:szCs w:val="16"/>
              </w:rPr>
            </w:pPr>
          </w:p>
          <w:p w14:paraId="604052AA" w14:textId="77777777" w:rsidR="00C811EF" w:rsidRDefault="00C811EF">
            <w:pPr>
              <w:pStyle w:val="TableParagraph"/>
              <w:kinsoku w:val="0"/>
              <w:overflowPunct w:val="0"/>
              <w:spacing w:before="1"/>
              <w:ind w:left="78"/>
              <w:rPr>
                <w:spacing w:val="-2"/>
                <w:sz w:val="16"/>
                <w:szCs w:val="16"/>
              </w:rPr>
            </w:pPr>
            <w:r>
              <w:rPr>
                <w:spacing w:val="-2"/>
                <w:sz w:val="16"/>
                <w:szCs w:val="16"/>
              </w:rPr>
              <w:t>LOCATION</w:t>
            </w:r>
            <w:r>
              <w:rPr>
                <w:spacing w:val="-8"/>
                <w:sz w:val="16"/>
                <w:szCs w:val="16"/>
              </w:rPr>
              <w:t xml:space="preserve"> </w:t>
            </w:r>
            <w:r>
              <w:rPr>
                <w:spacing w:val="-2"/>
                <w:sz w:val="16"/>
                <w:szCs w:val="16"/>
              </w:rPr>
              <w:t>SPECIFIC</w:t>
            </w:r>
            <w:r>
              <w:rPr>
                <w:spacing w:val="-8"/>
                <w:sz w:val="16"/>
                <w:szCs w:val="16"/>
              </w:rPr>
              <w:t xml:space="preserve"> </w:t>
            </w:r>
            <w:r>
              <w:rPr>
                <w:spacing w:val="-2"/>
                <w:sz w:val="16"/>
                <w:szCs w:val="16"/>
              </w:rPr>
              <w:t>INFORMATION</w:t>
            </w:r>
          </w:p>
        </w:tc>
      </w:tr>
      <w:tr w:rsidR="00C811EF" w14:paraId="00F8D10E"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68BC421A" w14:textId="77777777" w:rsidR="00C811EF" w:rsidRDefault="00C811EF">
            <w:pPr>
              <w:pStyle w:val="TableParagraph"/>
              <w:kinsoku w:val="0"/>
              <w:overflowPunct w:val="0"/>
              <w:spacing w:before="14"/>
              <w:rPr>
                <w:b/>
                <w:bCs/>
                <w:sz w:val="16"/>
                <w:szCs w:val="16"/>
              </w:rPr>
            </w:pPr>
          </w:p>
          <w:p w14:paraId="1940C4C0" w14:textId="77777777" w:rsidR="00C811EF" w:rsidRDefault="00C811EF">
            <w:pPr>
              <w:pStyle w:val="TableParagraph"/>
              <w:kinsoku w:val="0"/>
              <w:overflowPunct w:val="0"/>
              <w:spacing w:before="1"/>
              <w:ind w:left="79"/>
              <w:rPr>
                <w:spacing w:val="-10"/>
                <w:sz w:val="16"/>
                <w:szCs w:val="16"/>
              </w:rPr>
            </w:pPr>
            <w:r>
              <w:rPr>
                <w:spacing w:val="-10"/>
                <w:sz w:val="16"/>
                <w:szCs w:val="16"/>
              </w:rPr>
              <w:t>I</w:t>
            </w:r>
          </w:p>
        </w:tc>
        <w:tc>
          <w:tcPr>
            <w:tcW w:w="6886" w:type="dxa"/>
            <w:tcBorders>
              <w:top w:val="single" w:sz="6" w:space="0" w:color="000000"/>
              <w:left w:val="single" w:sz="4" w:space="0" w:color="000000"/>
              <w:bottom w:val="single" w:sz="6" w:space="0" w:color="000000"/>
              <w:right w:val="single" w:sz="4" w:space="0" w:color="000000"/>
            </w:tcBorders>
          </w:tcPr>
          <w:p w14:paraId="64C8C367" w14:textId="77777777" w:rsidR="00C811EF" w:rsidRDefault="00C811EF">
            <w:pPr>
              <w:pStyle w:val="TableParagraph"/>
              <w:kinsoku w:val="0"/>
              <w:overflowPunct w:val="0"/>
              <w:spacing w:before="14"/>
              <w:rPr>
                <w:b/>
                <w:bCs/>
                <w:sz w:val="16"/>
                <w:szCs w:val="16"/>
              </w:rPr>
            </w:pPr>
          </w:p>
          <w:p w14:paraId="04FD3577" w14:textId="77777777" w:rsidR="00C811EF" w:rsidRDefault="00C811EF">
            <w:pPr>
              <w:pStyle w:val="TableParagraph"/>
              <w:kinsoku w:val="0"/>
              <w:overflowPunct w:val="0"/>
              <w:spacing w:before="1"/>
              <w:ind w:left="78"/>
              <w:rPr>
                <w:spacing w:val="-4"/>
                <w:sz w:val="16"/>
                <w:szCs w:val="16"/>
              </w:rPr>
            </w:pPr>
            <w:r>
              <w:rPr>
                <w:spacing w:val="-4"/>
                <w:sz w:val="16"/>
                <w:szCs w:val="16"/>
              </w:rPr>
              <w:t>FRANCHISEE</w:t>
            </w:r>
            <w:r>
              <w:rPr>
                <w:spacing w:val="10"/>
                <w:sz w:val="16"/>
                <w:szCs w:val="16"/>
              </w:rPr>
              <w:t xml:space="preserve"> </w:t>
            </w:r>
            <w:r>
              <w:rPr>
                <w:spacing w:val="-4"/>
                <w:sz w:val="16"/>
                <w:szCs w:val="16"/>
              </w:rPr>
              <w:t>DISCLOSURE</w:t>
            </w:r>
            <w:r>
              <w:rPr>
                <w:spacing w:val="11"/>
                <w:sz w:val="16"/>
                <w:szCs w:val="16"/>
              </w:rPr>
              <w:t xml:space="preserve"> </w:t>
            </w:r>
            <w:r>
              <w:rPr>
                <w:spacing w:val="-4"/>
                <w:sz w:val="16"/>
                <w:szCs w:val="16"/>
              </w:rPr>
              <w:t>QUESTIONNAIRE</w:t>
            </w:r>
          </w:p>
        </w:tc>
      </w:tr>
      <w:tr w:rsidR="00C811EF" w14:paraId="251083AD" w14:textId="77777777">
        <w:trPr>
          <w:trHeight w:val="460"/>
        </w:trPr>
        <w:tc>
          <w:tcPr>
            <w:tcW w:w="2465" w:type="dxa"/>
            <w:tcBorders>
              <w:top w:val="single" w:sz="6" w:space="0" w:color="000000"/>
              <w:left w:val="single" w:sz="4" w:space="0" w:color="000000"/>
              <w:bottom w:val="single" w:sz="6" w:space="0" w:color="000000"/>
              <w:right w:val="single" w:sz="4" w:space="0" w:color="000000"/>
            </w:tcBorders>
          </w:tcPr>
          <w:p w14:paraId="6478A9C0" w14:textId="77777777" w:rsidR="00C811EF" w:rsidRDefault="00C811EF">
            <w:pPr>
              <w:pStyle w:val="TableParagraph"/>
              <w:kinsoku w:val="0"/>
              <w:overflowPunct w:val="0"/>
              <w:spacing w:before="14"/>
              <w:rPr>
                <w:b/>
                <w:bCs/>
                <w:sz w:val="16"/>
                <w:szCs w:val="16"/>
              </w:rPr>
            </w:pPr>
          </w:p>
          <w:p w14:paraId="04151647" w14:textId="77777777" w:rsidR="00C811EF" w:rsidRDefault="00C811EF">
            <w:pPr>
              <w:pStyle w:val="TableParagraph"/>
              <w:kinsoku w:val="0"/>
              <w:overflowPunct w:val="0"/>
              <w:spacing w:before="1"/>
              <w:ind w:left="79"/>
              <w:rPr>
                <w:spacing w:val="-10"/>
                <w:sz w:val="16"/>
                <w:szCs w:val="16"/>
              </w:rPr>
            </w:pPr>
            <w:r>
              <w:rPr>
                <w:spacing w:val="-10"/>
                <w:sz w:val="16"/>
                <w:szCs w:val="16"/>
              </w:rPr>
              <w:t>J</w:t>
            </w:r>
          </w:p>
        </w:tc>
        <w:tc>
          <w:tcPr>
            <w:tcW w:w="6886" w:type="dxa"/>
            <w:tcBorders>
              <w:top w:val="single" w:sz="6" w:space="0" w:color="000000"/>
              <w:left w:val="single" w:sz="4" w:space="0" w:color="000000"/>
              <w:bottom w:val="single" w:sz="6" w:space="0" w:color="000000"/>
              <w:right w:val="single" w:sz="4" w:space="0" w:color="000000"/>
            </w:tcBorders>
          </w:tcPr>
          <w:p w14:paraId="38045379" w14:textId="77777777" w:rsidR="00C811EF" w:rsidRDefault="00C811EF">
            <w:pPr>
              <w:pStyle w:val="TableParagraph"/>
              <w:kinsoku w:val="0"/>
              <w:overflowPunct w:val="0"/>
              <w:spacing w:before="14"/>
              <w:rPr>
                <w:b/>
                <w:bCs/>
                <w:sz w:val="16"/>
                <w:szCs w:val="16"/>
              </w:rPr>
            </w:pPr>
          </w:p>
          <w:p w14:paraId="19030CD8" w14:textId="77777777" w:rsidR="00C811EF" w:rsidRDefault="00C811EF">
            <w:pPr>
              <w:pStyle w:val="TableParagraph"/>
              <w:kinsoku w:val="0"/>
              <w:overflowPunct w:val="0"/>
              <w:spacing w:before="1"/>
              <w:ind w:left="78"/>
              <w:rPr>
                <w:spacing w:val="-2"/>
                <w:sz w:val="16"/>
                <w:szCs w:val="16"/>
              </w:rPr>
            </w:pPr>
            <w:r>
              <w:rPr>
                <w:spacing w:val="-2"/>
                <w:sz w:val="16"/>
                <w:szCs w:val="16"/>
              </w:rPr>
              <w:t>RECEIPT</w:t>
            </w:r>
          </w:p>
        </w:tc>
      </w:tr>
      <w:tr w:rsidR="00C811EF" w14:paraId="686E6846" w14:textId="77777777">
        <w:trPr>
          <w:trHeight w:val="457"/>
        </w:trPr>
        <w:tc>
          <w:tcPr>
            <w:tcW w:w="2465" w:type="dxa"/>
            <w:tcBorders>
              <w:top w:val="single" w:sz="6" w:space="0" w:color="000000"/>
              <w:left w:val="single" w:sz="4" w:space="0" w:color="000000"/>
              <w:bottom w:val="single" w:sz="6" w:space="0" w:color="000000"/>
              <w:right w:val="single" w:sz="4" w:space="0" w:color="000000"/>
            </w:tcBorders>
          </w:tcPr>
          <w:p w14:paraId="05984916" w14:textId="77777777" w:rsidR="00C811EF" w:rsidRDefault="00C811EF">
            <w:pPr>
              <w:pStyle w:val="TableParagraph"/>
              <w:kinsoku w:val="0"/>
              <w:overflowPunct w:val="0"/>
              <w:rPr>
                <w:rFonts w:ascii="Times New Roman" w:hAnsi="Times New Roman" w:cs="Times New Roman"/>
                <w:sz w:val="16"/>
                <w:szCs w:val="16"/>
              </w:rPr>
            </w:pPr>
          </w:p>
        </w:tc>
        <w:tc>
          <w:tcPr>
            <w:tcW w:w="6886" w:type="dxa"/>
            <w:tcBorders>
              <w:top w:val="single" w:sz="6" w:space="0" w:color="000000"/>
              <w:left w:val="single" w:sz="4" w:space="0" w:color="000000"/>
              <w:bottom w:val="single" w:sz="6" w:space="0" w:color="000000"/>
              <w:right w:val="single" w:sz="4" w:space="0" w:color="000000"/>
            </w:tcBorders>
          </w:tcPr>
          <w:p w14:paraId="3E387E2D" w14:textId="77777777" w:rsidR="00C811EF" w:rsidRDefault="00C811EF">
            <w:pPr>
              <w:pStyle w:val="TableParagraph"/>
              <w:kinsoku w:val="0"/>
              <w:overflowPunct w:val="0"/>
              <w:spacing w:before="14"/>
              <w:rPr>
                <w:b/>
                <w:bCs/>
                <w:sz w:val="16"/>
                <w:szCs w:val="16"/>
              </w:rPr>
            </w:pPr>
          </w:p>
          <w:p w14:paraId="184D4C22" w14:textId="77777777" w:rsidR="00C811EF" w:rsidRDefault="00C811EF">
            <w:pPr>
              <w:pStyle w:val="TableParagraph"/>
              <w:kinsoku w:val="0"/>
              <w:overflowPunct w:val="0"/>
              <w:spacing w:before="1"/>
              <w:ind w:left="78"/>
              <w:rPr>
                <w:b/>
                <w:bCs/>
                <w:color w:val="0000FF"/>
                <w:spacing w:val="-2"/>
                <w:sz w:val="16"/>
                <w:szCs w:val="16"/>
              </w:rPr>
            </w:pPr>
            <w:r>
              <w:rPr>
                <w:b/>
                <w:bCs/>
                <w:color w:val="0000FF"/>
                <w:spacing w:val="-2"/>
                <w:sz w:val="16"/>
                <w:szCs w:val="16"/>
                <w:u w:val="single"/>
              </w:rPr>
              <w:t>CERTIFICATE</w:t>
            </w:r>
            <w:r>
              <w:rPr>
                <w:b/>
                <w:bCs/>
                <w:color w:val="0000FF"/>
                <w:spacing w:val="-9"/>
                <w:sz w:val="16"/>
                <w:szCs w:val="16"/>
                <w:u w:val="single"/>
              </w:rPr>
              <w:t xml:space="preserve"> </w:t>
            </w:r>
            <w:r>
              <w:rPr>
                <w:b/>
                <w:bCs/>
                <w:color w:val="0000FF"/>
                <w:spacing w:val="-2"/>
                <w:sz w:val="16"/>
                <w:szCs w:val="16"/>
                <w:u w:val="single"/>
              </w:rPr>
              <w:t>OF</w:t>
            </w:r>
            <w:r>
              <w:rPr>
                <w:b/>
                <w:bCs/>
                <w:color w:val="0000FF"/>
                <w:spacing w:val="-7"/>
                <w:sz w:val="16"/>
                <w:szCs w:val="16"/>
                <w:u w:val="single"/>
              </w:rPr>
              <w:t xml:space="preserve"> </w:t>
            </w:r>
            <w:r>
              <w:rPr>
                <w:b/>
                <w:bCs/>
                <w:color w:val="0000FF"/>
                <w:spacing w:val="-2"/>
                <w:sz w:val="16"/>
                <w:szCs w:val="16"/>
                <w:u w:val="single"/>
              </w:rPr>
              <w:t>DISCLOSURE</w:t>
            </w:r>
            <w:r>
              <w:rPr>
                <w:b/>
                <w:bCs/>
                <w:color w:val="0000FF"/>
                <w:spacing w:val="-9"/>
                <w:sz w:val="16"/>
                <w:szCs w:val="16"/>
                <w:u w:val="single"/>
              </w:rPr>
              <w:t xml:space="preserve"> </w:t>
            </w:r>
            <w:r>
              <w:rPr>
                <w:b/>
                <w:bCs/>
                <w:color w:val="0000FF"/>
                <w:spacing w:val="-2"/>
                <w:sz w:val="16"/>
                <w:szCs w:val="16"/>
                <w:u w:val="single"/>
              </w:rPr>
              <w:t>OF</w:t>
            </w:r>
            <w:r>
              <w:rPr>
                <w:b/>
                <w:bCs/>
                <w:color w:val="0000FF"/>
                <w:spacing w:val="-6"/>
                <w:sz w:val="16"/>
                <w:szCs w:val="16"/>
                <w:u w:val="single"/>
              </w:rPr>
              <w:t xml:space="preserve"> </w:t>
            </w:r>
            <w:r>
              <w:rPr>
                <w:b/>
                <w:bCs/>
                <w:color w:val="0000FF"/>
                <w:spacing w:val="-2"/>
                <w:sz w:val="16"/>
                <w:szCs w:val="16"/>
                <w:u w:val="single"/>
              </w:rPr>
              <w:t>FRANCHISOR</w:t>
            </w:r>
          </w:p>
        </w:tc>
      </w:tr>
    </w:tbl>
    <w:p w14:paraId="6EA340E9" w14:textId="77777777" w:rsidR="00C811EF" w:rsidRDefault="00C811EF">
      <w:pPr>
        <w:pStyle w:val="BodyText"/>
        <w:kinsoku w:val="0"/>
        <w:overflowPunct w:val="0"/>
        <w:rPr>
          <w:b/>
          <w:bCs/>
        </w:rPr>
      </w:pPr>
    </w:p>
    <w:p w14:paraId="07FE11AD" w14:textId="77777777" w:rsidR="00C811EF" w:rsidRDefault="00C811EF">
      <w:pPr>
        <w:pStyle w:val="BodyText"/>
        <w:kinsoku w:val="0"/>
        <w:overflowPunct w:val="0"/>
        <w:spacing w:before="81"/>
        <w:rPr>
          <w:b/>
          <w:bCs/>
        </w:rPr>
      </w:pPr>
    </w:p>
    <w:p w14:paraId="38F8C408" w14:textId="77777777" w:rsidR="00C811EF" w:rsidRDefault="00C811EF">
      <w:pPr>
        <w:pStyle w:val="BodyText"/>
        <w:kinsoku w:val="0"/>
        <w:overflowPunct w:val="0"/>
        <w:ind w:right="1"/>
        <w:jc w:val="center"/>
        <w:rPr>
          <w:spacing w:val="-2"/>
        </w:rPr>
      </w:pPr>
      <w:r>
        <w:t>The</w:t>
      </w:r>
      <w:r>
        <w:rPr>
          <w:spacing w:val="-7"/>
        </w:rPr>
        <w:t xml:space="preserve"> </w:t>
      </w:r>
      <w:r>
        <w:t>rest</w:t>
      </w:r>
      <w:r>
        <w:rPr>
          <w:spacing w:val="-6"/>
        </w:rPr>
        <w:t xml:space="preserve"> </w:t>
      </w:r>
      <w:r>
        <w:t>of</w:t>
      </w:r>
      <w:r>
        <w:rPr>
          <w:spacing w:val="-5"/>
        </w:rPr>
        <w:t xml:space="preserve"> </w:t>
      </w:r>
      <w:r>
        <w:t>this</w:t>
      </w:r>
      <w:r>
        <w:rPr>
          <w:spacing w:val="-5"/>
        </w:rPr>
        <w:t xml:space="preserve"> </w:t>
      </w:r>
      <w:r>
        <w:t>page</w:t>
      </w:r>
      <w:r>
        <w:rPr>
          <w:spacing w:val="-7"/>
        </w:rPr>
        <w:t xml:space="preserve"> </w:t>
      </w:r>
      <w:r>
        <w:t>was</w:t>
      </w:r>
      <w:r>
        <w:rPr>
          <w:spacing w:val="-2"/>
        </w:rPr>
        <w:t xml:space="preserve"> </w:t>
      </w:r>
      <w:r>
        <w:t>left</w:t>
      </w:r>
      <w:r>
        <w:rPr>
          <w:spacing w:val="-7"/>
        </w:rPr>
        <w:t xml:space="preserve"> </w:t>
      </w:r>
      <w:r>
        <w:t>intentionally</w:t>
      </w:r>
      <w:r>
        <w:rPr>
          <w:spacing w:val="-5"/>
        </w:rPr>
        <w:t xml:space="preserve"> </w:t>
      </w:r>
      <w:r>
        <w:rPr>
          <w:spacing w:val="-2"/>
        </w:rPr>
        <w:t>blank.</w:t>
      </w:r>
    </w:p>
    <w:p w14:paraId="3A854ADC" w14:textId="77777777" w:rsidR="00C811EF" w:rsidRDefault="00C811EF">
      <w:pPr>
        <w:pStyle w:val="BodyText"/>
        <w:kinsoku w:val="0"/>
        <w:overflowPunct w:val="0"/>
        <w:ind w:right="1"/>
        <w:jc w:val="center"/>
        <w:rPr>
          <w:spacing w:val="-2"/>
        </w:rPr>
        <w:sectPr w:rsidR="00C811EF">
          <w:pgSz w:w="12240" w:h="15840"/>
          <w:pgMar w:top="400" w:right="720" w:bottom="1440" w:left="720" w:header="200" w:footer="1257" w:gutter="0"/>
          <w:cols w:space="720"/>
          <w:noEndnote/>
        </w:sectPr>
      </w:pPr>
    </w:p>
    <w:p w14:paraId="2695BF9A" w14:textId="77777777" w:rsidR="00C811EF" w:rsidRDefault="00C811EF">
      <w:pPr>
        <w:pStyle w:val="BodyText"/>
        <w:kinsoku w:val="0"/>
        <w:overflowPunct w:val="0"/>
      </w:pPr>
    </w:p>
    <w:p w14:paraId="59E43D14" w14:textId="77777777" w:rsidR="00C811EF" w:rsidRDefault="00C811EF">
      <w:pPr>
        <w:pStyle w:val="BodyText"/>
        <w:kinsoku w:val="0"/>
        <w:overflowPunct w:val="0"/>
      </w:pPr>
    </w:p>
    <w:p w14:paraId="240802B5" w14:textId="77777777" w:rsidR="00C811EF" w:rsidRDefault="00C811EF">
      <w:pPr>
        <w:pStyle w:val="BodyText"/>
        <w:kinsoku w:val="0"/>
        <w:overflowPunct w:val="0"/>
      </w:pPr>
    </w:p>
    <w:p w14:paraId="625C9672" w14:textId="77777777" w:rsidR="00C811EF" w:rsidRDefault="00C811EF">
      <w:pPr>
        <w:pStyle w:val="BodyText"/>
        <w:kinsoku w:val="0"/>
        <w:overflowPunct w:val="0"/>
        <w:spacing w:before="119"/>
      </w:pPr>
    </w:p>
    <w:p w14:paraId="15047234" w14:textId="77777777" w:rsidR="00C811EF" w:rsidRDefault="00C811EF">
      <w:pPr>
        <w:pStyle w:val="Heading7"/>
        <w:kinsoku w:val="0"/>
        <w:overflowPunct w:val="0"/>
        <w:ind w:right="1"/>
        <w:rPr>
          <w:spacing w:val="-2"/>
        </w:rPr>
      </w:pPr>
      <w:bookmarkStart w:id="12" w:name="Definitions_&amp;_INTERPRETATION"/>
      <w:bookmarkEnd w:id="12"/>
      <w:r>
        <w:t>DEFINITIONS</w:t>
      </w:r>
      <w:r>
        <w:rPr>
          <w:spacing w:val="-10"/>
        </w:rPr>
        <w:t xml:space="preserve"> </w:t>
      </w:r>
      <w:r>
        <w:t>&amp;</w:t>
      </w:r>
      <w:r>
        <w:rPr>
          <w:spacing w:val="-8"/>
        </w:rPr>
        <w:t xml:space="preserve"> </w:t>
      </w:r>
      <w:r>
        <w:rPr>
          <w:spacing w:val="-2"/>
        </w:rPr>
        <w:t>INTERPRETATION</w:t>
      </w:r>
    </w:p>
    <w:p w14:paraId="669DDFBF" w14:textId="77777777" w:rsidR="00C811EF" w:rsidRDefault="00C811EF">
      <w:pPr>
        <w:pStyle w:val="ListParagraph"/>
        <w:numPr>
          <w:ilvl w:val="0"/>
          <w:numId w:val="105"/>
        </w:numPr>
        <w:tabs>
          <w:tab w:val="left" w:pos="1439"/>
        </w:tabs>
        <w:kinsoku w:val="0"/>
        <w:overflowPunct w:val="0"/>
        <w:spacing w:before="229"/>
        <w:ind w:left="1439" w:hanging="719"/>
        <w:jc w:val="left"/>
        <w:rPr>
          <w:b/>
          <w:bCs/>
          <w:spacing w:val="-2"/>
          <w:sz w:val="20"/>
          <w:szCs w:val="20"/>
        </w:rPr>
      </w:pPr>
      <w:bookmarkStart w:id="13" w:name="1._To_simplify_the_language_in_this_Disc"/>
      <w:bookmarkEnd w:id="13"/>
      <w:r>
        <w:rPr>
          <w:b/>
          <w:bCs/>
          <w:sz w:val="20"/>
          <w:szCs w:val="20"/>
        </w:rPr>
        <w:t>To</w:t>
      </w:r>
      <w:r>
        <w:rPr>
          <w:b/>
          <w:bCs/>
          <w:spacing w:val="-6"/>
          <w:sz w:val="20"/>
          <w:szCs w:val="20"/>
        </w:rPr>
        <w:t xml:space="preserve"> </w:t>
      </w:r>
      <w:r>
        <w:rPr>
          <w:b/>
          <w:bCs/>
          <w:sz w:val="20"/>
          <w:szCs w:val="20"/>
        </w:rPr>
        <w:t>simplify</w:t>
      </w:r>
      <w:r>
        <w:rPr>
          <w:b/>
          <w:bCs/>
          <w:spacing w:val="-7"/>
          <w:sz w:val="20"/>
          <w:szCs w:val="20"/>
        </w:rPr>
        <w:t xml:space="preserve"> </w:t>
      </w:r>
      <w:r>
        <w:rPr>
          <w:b/>
          <w:bCs/>
          <w:sz w:val="20"/>
          <w:szCs w:val="20"/>
        </w:rPr>
        <w:t>the</w:t>
      </w:r>
      <w:r>
        <w:rPr>
          <w:b/>
          <w:bCs/>
          <w:spacing w:val="-7"/>
          <w:sz w:val="20"/>
          <w:szCs w:val="20"/>
        </w:rPr>
        <w:t xml:space="preserve"> </w:t>
      </w:r>
      <w:r>
        <w:rPr>
          <w:b/>
          <w:bCs/>
          <w:sz w:val="20"/>
          <w:szCs w:val="20"/>
        </w:rPr>
        <w:t>language</w:t>
      </w:r>
      <w:r>
        <w:rPr>
          <w:b/>
          <w:bCs/>
          <w:spacing w:val="-7"/>
          <w:sz w:val="20"/>
          <w:szCs w:val="20"/>
        </w:rPr>
        <w:t xml:space="preserve"> </w:t>
      </w:r>
      <w:r>
        <w:rPr>
          <w:b/>
          <w:bCs/>
          <w:sz w:val="20"/>
          <w:szCs w:val="20"/>
        </w:rPr>
        <w:t>in</w:t>
      </w:r>
      <w:r>
        <w:rPr>
          <w:b/>
          <w:bCs/>
          <w:spacing w:val="-6"/>
          <w:sz w:val="20"/>
          <w:szCs w:val="20"/>
        </w:rPr>
        <w:t xml:space="preserve"> </w:t>
      </w:r>
      <w:r>
        <w:rPr>
          <w:b/>
          <w:bCs/>
          <w:sz w:val="20"/>
          <w:szCs w:val="20"/>
        </w:rPr>
        <w:t>this</w:t>
      </w:r>
      <w:r>
        <w:rPr>
          <w:b/>
          <w:bCs/>
          <w:spacing w:val="-7"/>
          <w:sz w:val="20"/>
          <w:szCs w:val="20"/>
        </w:rPr>
        <w:t xml:space="preserve"> </w:t>
      </w:r>
      <w:r>
        <w:rPr>
          <w:b/>
          <w:bCs/>
          <w:sz w:val="20"/>
          <w:szCs w:val="20"/>
        </w:rPr>
        <w:t>Disclosure</w:t>
      </w:r>
      <w:r>
        <w:rPr>
          <w:b/>
          <w:bCs/>
          <w:spacing w:val="-7"/>
          <w:sz w:val="20"/>
          <w:szCs w:val="20"/>
        </w:rPr>
        <w:t xml:space="preserve"> </w:t>
      </w:r>
      <w:r>
        <w:rPr>
          <w:b/>
          <w:bCs/>
          <w:spacing w:val="-2"/>
          <w:sz w:val="20"/>
          <w:szCs w:val="20"/>
        </w:rPr>
        <w:t>Document:</w:t>
      </w:r>
    </w:p>
    <w:p w14:paraId="519D9EB1" w14:textId="77777777" w:rsidR="00C811EF" w:rsidRDefault="00C811EF">
      <w:pPr>
        <w:pStyle w:val="BodyText"/>
        <w:kinsoku w:val="0"/>
        <w:overflowPunct w:val="0"/>
        <w:spacing w:before="15"/>
        <w:rPr>
          <w:b/>
          <w:bCs/>
        </w:rPr>
      </w:pPr>
    </w:p>
    <w:p w14:paraId="26DDD341" w14:textId="669AF893" w:rsidR="00C811EF" w:rsidRDefault="00C811EF" w:rsidP="00CB5590">
      <w:pPr>
        <w:pStyle w:val="ListParagraph"/>
        <w:numPr>
          <w:ilvl w:val="1"/>
          <w:numId w:val="113"/>
        </w:numPr>
        <w:tabs>
          <w:tab w:val="left" w:pos="2159"/>
        </w:tabs>
        <w:kinsoku w:val="0"/>
        <w:overflowPunct w:val="0"/>
        <w:rPr>
          <w:b/>
          <w:bCs/>
          <w:spacing w:val="-4"/>
          <w:sz w:val="20"/>
          <w:szCs w:val="20"/>
        </w:rPr>
      </w:pPr>
      <w:bookmarkStart w:id="14" w:name="Each_of_ìthe_Franchisorî,_ìusî,_ìourî,_o"/>
      <w:bookmarkStart w:id="15" w:name="Each_of_ìthe_Franchiseeî,_ìyouî_and_ìyou"/>
      <w:bookmarkEnd w:id="14"/>
      <w:bookmarkEnd w:id="15"/>
      <w:r>
        <w:rPr>
          <w:b/>
          <w:bCs/>
          <w:sz w:val="20"/>
          <w:szCs w:val="20"/>
        </w:rPr>
        <w:t>Each</w:t>
      </w:r>
      <w:r>
        <w:rPr>
          <w:b/>
          <w:bCs/>
          <w:spacing w:val="-6"/>
          <w:sz w:val="20"/>
          <w:szCs w:val="20"/>
        </w:rPr>
        <w:t xml:space="preserve"> </w:t>
      </w:r>
      <w:r>
        <w:rPr>
          <w:b/>
          <w:bCs/>
          <w:sz w:val="20"/>
          <w:szCs w:val="20"/>
        </w:rPr>
        <w:t>of</w:t>
      </w:r>
      <w:r>
        <w:rPr>
          <w:b/>
          <w:bCs/>
          <w:spacing w:val="-6"/>
          <w:sz w:val="20"/>
          <w:szCs w:val="20"/>
        </w:rPr>
        <w:t xml:space="preserve"> </w:t>
      </w:r>
      <w:r>
        <w:rPr>
          <w:b/>
          <w:bCs/>
          <w:sz w:val="20"/>
          <w:szCs w:val="20"/>
        </w:rPr>
        <w:t>“the</w:t>
      </w:r>
      <w:r>
        <w:rPr>
          <w:b/>
          <w:bCs/>
          <w:spacing w:val="-7"/>
          <w:sz w:val="20"/>
          <w:szCs w:val="20"/>
        </w:rPr>
        <w:t xml:space="preserve"> </w:t>
      </w:r>
      <w:r>
        <w:rPr>
          <w:b/>
          <w:bCs/>
          <w:sz w:val="20"/>
          <w:szCs w:val="20"/>
        </w:rPr>
        <w:t>Franchisor”,</w:t>
      </w:r>
      <w:r>
        <w:rPr>
          <w:b/>
          <w:bCs/>
          <w:spacing w:val="-5"/>
          <w:sz w:val="20"/>
          <w:szCs w:val="20"/>
        </w:rPr>
        <w:t xml:space="preserve"> </w:t>
      </w:r>
      <w:r>
        <w:rPr>
          <w:b/>
          <w:bCs/>
          <w:sz w:val="20"/>
          <w:szCs w:val="20"/>
        </w:rPr>
        <w:t>“us”,</w:t>
      </w:r>
      <w:r>
        <w:rPr>
          <w:b/>
          <w:bCs/>
          <w:spacing w:val="-7"/>
          <w:sz w:val="20"/>
          <w:szCs w:val="20"/>
        </w:rPr>
        <w:t xml:space="preserve"> </w:t>
      </w:r>
      <w:r>
        <w:rPr>
          <w:b/>
          <w:bCs/>
          <w:sz w:val="20"/>
          <w:szCs w:val="20"/>
        </w:rPr>
        <w:t>“our”,</w:t>
      </w:r>
      <w:r>
        <w:rPr>
          <w:b/>
          <w:bCs/>
          <w:spacing w:val="-7"/>
          <w:sz w:val="20"/>
          <w:szCs w:val="20"/>
        </w:rPr>
        <w:t xml:space="preserve"> </w:t>
      </w:r>
      <w:r>
        <w:rPr>
          <w:b/>
          <w:bCs/>
          <w:sz w:val="20"/>
          <w:szCs w:val="20"/>
        </w:rPr>
        <w:t>or</w:t>
      </w:r>
      <w:r>
        <w:rPr>
          <w:b/>
          <w:bCs/>
          <w:spacing w:val="-8"/>
          <w:sz w:val="20"/>
          <w:szCs w:val="20"/>
        </w:rPr>
        <w:t xml:space="preserve"> </w:t>
      </w:r>
      <w:r>
        <w:rPr>
          <w:b/>
          <w:bCs/>
          <w:sz w:val="20"/>
          <w:szCs w:val="20"/>
        </w:rPr>
        <w:t>“we”</w:t>
      </w:r>
      <w:r>
        <w:rPr>
          <w:b/>
          <w:bCs/>
          <w:spacing w:val="-6"/>
          <w:sz w:val="20"/>
          <w:szCs w:val="20"/>
        </w:rPr>
        <w:t xml:space="preserve"> </w:t>
      </w:r>
      <w:r>
        <w:rPr>
          <w:b/>
          <w:bCs/>
          <w:sz w:val="20"/>
          <w:szCs w:val="20"/>
        </w:rPr>
        <w:t>means</w:t>
      </w:r>
      <w:r>
        <w:rPr>
          <w:b/>
          <w:bCs/>
          <w:spacing w:val="-7"/>
          <w:sz w:val="20"/>
          <w:szCs w:val="20"/>
        </w:rPr>
        <w:t xml:space="preserve"> </w:t>
      </w:r>
      <w:r w:rsidR="007A731B">
        <w:rPr>
          <w:b/>
          <w:bCs/>
          <w:sz w:val="20"/>
          <w:szCs w:val="20"/>
        </w:rPr>
        <w:t>[Franchisor Legal Name]</w:t>
      </w:r>
    </w:p>
    <w:p w14:paraId="26FE2E1F" w14:textId="77777777" w:rsidR="00C811EF" w:rsidRDefault="00C811EF" w:rsidP="00CB5590">
      <w:pPr>
        <w:pStyle w:val="ListParagraph"/>
        <w:numPr>
          <w:ilvl w:val="1"/>
          <w:numId w:val="113"/>
        </w:numPr>
        <w:tabs>
          <w:tab w:val="left" w:pos="2160"/>
        </w:tabs>
        <w:kinsoku w:val="0"/>
        <w:overflowPunct w:val="0"/>
        <w:spacing w:before="16" w:line="237" w:lineRule="auto"/>
        <w:ind w:right="718"/>
        <w:rPr>
          <w:b/>
          <w:bCs/>
          <w:spacing w:val="-2"/>
          <w:sz w:val="20"/>
          <w:szCs w:val="20"/>
        </w:rPr>
      </w:pPr>
      <w:r>
        <w:rPr>
          <w:b/>
          <w:bCs/>
          <w:sz w:val="20"/>
          <w:szCs w:val="20"/>
        </w:rPr>
        <w:t xml:space="preserve">Each of “the Franchisee”, “you” and “your” means the person, corporation, partnership or other entity who or which is a prospective franchisee, i.e., the </w:t>
      </w:r>
      <w:r>
        <w:rPr>
          <w:b/>
          <w:bCs/>
          <w:spacing w:val="-2"/>
          <w:sz w:val="20"/>
          <w:szCs w:val="20"/>
        </w:rPr>
        <w:t>Franchisee.</w:t>
      </w:r>
    </w:p>
    <w:p w14:paraId="003C1602" w14:textId="77777777" w:rsidR="00C811EF" w:rsidRDefault="00C811EF" w:rsidP="00CB5590">
      <w:pPr>
        <w:pStyle w:val="ListParagraph"/>
        <w:numPr>
          <w:ilvl w:val="1"/>
          <w:numId w:val="113"/>
        </w:numPr>
        <w:tabs>
          <w:tab w:val="left" w:pos="2160"/>
        </w:tabs>
        <w:kinsoku w:val="0"/>
        <w:overflowPunct w:val="0"/>
        <w:spacing w:before="19" w:line="237" w:lineRule="auto"/>
        <w:ind w:right="722"/>
        <w:rPr>
          <w:b/>
          <w:bCs/>
          <w:sz w:val="20"/>
          <w:szCs w:val="20"/>
        </w:rPr>
      </w:pPr>
      <w:bookmarkStart w:id="16" w:name="If_a_corporation,_partnership_or_other_e"/>
      <w:bookmarkEnd w:id="16"/>
      <w:r>
        <w:rPr>
          <w:b/>
          <w:bCs/>
          <w:sz w:val="20"/>
          <w:szCs w:val="20"/>
        </w:rPr>
        <w:t>If a corporation, partnership or other entity is the franchisee, “Franchisee”,</w:t>
      </w:r>
      <w:r>
        <w:rPr>
          <w:b/>
          <w:bCs/>
          <w:spacing w:val="40"/>
          <w:sz w:val="20"/>
          <w:szCs w:val="20"/>
        </w:rPr>
        <w:t xml:space="preserve"> </w:t>
      </w:r>
      <w:r>
        <w:rPr>
          <w:b/>
          <w:bCs/>
          <w:sz w:val="20"/>
          <w:szCs w:val="20"/>
        </w:rPr>
        <w:t>“you” and “</w:t>
      </w:r>
      <w:proofErr w:type="gramStart"/>
      <w:r>
        <w:rPr>
          <w:b/>
          <w:bCs/>
          <w:sz w:val="20"/>
          <w:szCs w:val="20"/>
        </w:rPr>
        <w:t>your</w:t>
      </w:r>
      <w:proofErr w:type="gramEnd"/>
      <w:r>
        <w:rPr>
          <w:b/>
          <w:bCs/>
          <w:sz w:val="20"/>
          <w:szCs w:val="20"/>
        </w:rPr>
        <w:t>” includes the franchisee’s shareholders, partners or other owners.</w:t>
      </w:r>
    </w:p>
    <w:p w14:paraId="1C250DCA" w14:textId="77777777" w:rsidR="00C811EF" w:rsidRDefault="00C811EF">
      <w:pPr>
        <w:pStyle w:val="BodyText"/>
        <w:kinsoku w:val="0"/>
        <w:overflowPunct w:val="0"/>
        <w:spacing w:before="1"/>
        <w:rPr>
          <w:b/>
          <w:bCs/>
        </w:rPr>
      </w:pPr>
    </w:p>
    <w:p w14:paraId="548EC7AA" w14:textId="77777777" w:rsidR="00C811EF" w:rsidRDefault="00C811EF">
      <w:pPr>
        <w:pStyle w:val="ListParagraph"/>
        <w:numPr>
          <w:ilvl w:val="0"/>
          <w:numId w:val="105"/>
        </w:numPr>
        <w:tabs>
          <w:tab w:val="left" w:pos="1440"/>
        </w:tabs>
        <w:kinsoku w:val="0"/>
        <w:overflowPunct w:val="0"/>
        <w:ind w:right="717"/>
        <w:rPr>
          <w:b/>
          <w:bCs/>
          <w:sz w:val="20"/>
          <w:szCs w:val="20"/>
        </w:rPr>
      </w:pPr>
      <w:bookmarkStart w:id="17" w:name="2._Unless_otherwise_defined,_all_capital"/>
      <w:bookmarkEnd w:id="17"/>
      <w:r>
        <w:rPr>
          <w:b/>
          <w:bCs/>
          <w:sz w:val="20"/>
          <w:szCs w:val="20"/>
        </w:rPr>
        <w:t>Unless</w:t>
      </w:r>
      <w:r>
        <w:rPr>
          <w:b/>
          <w:bCs/>
          <w:spacing w:val="-8"/>
          <w:sz w:val="20"/>
          <w:szCs w:val="20"/>
        </w:rPr>
        <w:t xml:space="preserve"> </w:t>
      </w:r>
      <w:r>
        <w:rPr>
          <w:b/>
          <w:bCs/>
          <w:sz w:val="20"/>
          <w:szCs w:val="20"/>
        </w:rPr>
        <w:t>otherwise</w:t>
      </w:r>
      <w:r>
        <w:rPr>
          <w:b/>
          <w:bCs/>
          <w:spacing w:val="-10"/>
          <w:sz w:val="20"/>
          <w:szCs w:val="20"/>
        </w:rPr>
        <w:t xml:space="preserve"> </w:t>
      </w:r>
      <w:r>
        <w:rPr>
          <w:b/>
          <w:bCs/>
          <w:sz w:val="20"/>
          <w:szCs w:val="20"/>
        </w:rPr>
        <w:t>defined,</w:t>
      </w:r>
      <w:r>
        <w:rPr>
          <w:b/>
          <w:bCs/>
          <w:spacing w:val="-10"/>
          <w:sz w:val="20"/>
          <w:szCs w:val="20"/>
        </w:rPr>
        <w:t xml:space="preserve"> </w:t>
      </w:r>
      <w:r>
        <w:rPr>
          <w:b/>
          <w:bCs/>
          <w:sz w:val="20"/>
          <w:szCs w:val="20"/>
        </w:rPr>
        <w:t>all</w:t>
      </w:r>
      <w:r>
        <w:rPr>
          <w:b/>
          <w:bCs/>
          <w:spacing w:val="-7"/>
          <w:sz w:val="20"/>
          <w:szCs w:val="20"/>
        </w:rPr>
        <w:t xml:space="preserve"> </w:t>
      </w:r>
      <w:r>
        <w:rPr>
          <w:b/>
          <w:bCs/>
          <w:sz w:val="20"/>
          <w:szCs w:val="20"/>
        </w:rPr>
        <w:t>capitalized</w:t>
      </w:r>
      <w:r>
        <w:rPr>
          <w:b/>
          <w:bCs/>
          <w:spacing w:val="-7"/>
          <w:sz w:val="20"/>
          <w:szCs w:val="20"/>
        </w:rPr>
        <w:t xml:space="preserve"> </w:t>
      </w:r>
      <w:r>
        <w:rPr>
          <w:b/>
          <w:bCs/>
          <w:sz w:val="20"/>
          <w:szCs w:val="20"/>
        </w:rPr>
        <w:t>terms</w:t>
      </w:r>
      <w:r>
        <w:rPr>
          <w:b/>
          <w:bCs/>
          <w:spacing w:val="-10"/>
          <w:sz w:val="20"/>
          <w:szCs w:val="20"/>
        </w:rPr>
        <w:t xml:space="preserve"> </w:t>
      </w:r>
      <w:r>
        <w:rPr>
          <w:b/>
          <w:bCs/>
          <w:sz w:val="20"/>
          <w:szCs w:val="20"/>
        </w:rPr>
        <w:t>contained</w:t>
      </w:r>
      <w:r>
        <w:rPr>
          <w:b/>
          <w:bCs/>
          <w:spacing w:val="-9"/>
          <w:sz w:val="20"/>
          <w:szCs w:val="20"/>
        </w:rPr>
        <w:t xml:space="preserve"> </w:t>
      </w:r>
      <w:r>
        <w:rPr>
          <w:b/>
          <w:bCs/>
          <w:sz w:val="20"/>
          <w:szCs w:val="20"/>
        </w:rPr>
        <w:t>in</w:t>
      </w:r>
      <w:r>
        <w:rPr>
          <w:b/>
          <w:bCs/>
          <w:spacing w:val="-9"/>
          <w:sz w:val="20"/>
          <w:szCs w:val="20"/>
        </w:rPr>
        <w:t xml:space="preserve"> </w:t>
      </w:r>
      <w:r>
        <w:rPr>
          <w:b/>
          <w:bCs/>
          <w:sz w:val="20"/>
          <w:szCs w:val="20"/>
        </w:rPr>
        <w:t>this</w:t>
      </w:r>
      <w:r>
        <w:rPr>
          <w:b/>
          <w:bCs/>
          <w:spacing w:val="-10"/>
          <w:sz w:val="20"/>
          <w:szCs w:val="20"/>
        </w:rPr>
        <w:t xml:space="preserve"> </w:t>
      </w:r>
      <w:r>
        <w:rPr>
          <w:b/>
          <w:bCs/>
          <w:sz w:val="20"/>
          <w:szCs w:val="20"/>
        </w:rPr>
        <w:t>Disclosure</w:t>
      </w:r>
      <w:r>
        <w:rPr>
          <w:b/>
          <w:bCs/>
          <w:spacing w:val="-5"/>
          <w:sz w:val="20"/>
          <w:szCs w:val="20"/>
        </w:rPr>
        <w:t xml:space="preserve"> </w:t>
      </w:r>
      <w:r>
        <w:rPr>
          <w:b/>
          <w:bCs/>
          <w:sz w:val="20"/>
          <w:szCs w:val="20"/>
        </w:rPr>
        <w:t>Document</w:t>
      </w:r>
      <w:r>
        <w:rPr>
          <w:b/>
          <w:bCs/>
          <w:spacing w:val="-9"/>
          <w:sz w:val="20"/>
          <w:szCs w:val="20"/>
        </w:rPr>
        <w:t xml:space="preserve"> </w:t>
      </w:r>
      <w:r>
        <w:rPr>
          <w:b/>
          <w:bCs/>
          <w:sz w:val="20"/>
          <w:szCs w:val="20"/>
        </w:rPr>
        <w:t xml:space="preserve">have the meaning ascribed to that term in the Franchise Agreement attached to this Disclosure Document as Exhibit C (the “Franchise Agreement”). Where we have extracted certain statutory language from the applicable franchise disclosure legislation/regulations for insertion into this Disclosure Document, reference to “Franchise Agreement” shall also refer to all other agreements </w:t>
      </w:r>
      <w:proofErr w:type="gramStart"/>
      <w:r>
        <w:rPr>
          <w:b/>
          <w:bCs/>
          <w:sz w:val="20"/>
          <w:szCs w:val="20"/>
        </w:rPr>
        <w:t>entered into</w:t>
      </w:r>
      <w:proofErr w:type="gramEnd"/>
      <w:r>
        <w:rPr>
          <w:b/>
          <w:bCs/>
          <w:sz w:val="20"/>
          <w:szCs w:val="20"/>
        </w:rPr>
        <w:t xml:space="preserve"> by you as and to the extent applicable.</w:t>
      </w:r>
    </w:p>
    <w:p w14:paraId="048E9F5A" w14:textId="77777777" w:rsidR="00C811EF" w:rsidRDefault="00C811EF">
      <w:pPr>
        <w:pStyle w:val="BodyText"/>
        <w:kinsoku w:val="0"/>
        <w:overflowPunct w:val="0"/>
        <w:rPr>
          <w:b/>
          <w:bCs/>
        </w:rPr>
      </w:pPr>
    </w:p>
    <w:p w14:paraId="6E83E3F5" w14:textId="77777777" w:rsidR="00C811EF" w:rsidRDefault="00C811EF">
      <w:pPr>
        <w:pStyle w:val="ListParagraph"/>
        <w:numPr>
          <w:ilvl w:val="0"/>
          <w:numId w:val="105"/>
        </w:numPr>
        <w:tabs>
          <w:tab w:val="left" w:pos="1439"/>
        </w:tabs>
        <w:kinsoku w:val="0"/>
        <w:overflowPunct w:val="0"/>
        <w:ind w:left="1439" w:hanging="719"/>
        <w:jc w:val="left"/>
        <w:rPr>
          <w:b/>
          <w:bCs/>
          <w:spacing w:val="-2"/>
          <w:sz w:val="20"/>
          <w:szCs w:val="20"/>
        </w:rPr>
      </w:pPr>
      <w:bookmarkStart w:id="18" w:name="3._&quot;Our_Associate&quot;_means_a_person,"/>
      <w:bookmarkEnd w:id="18"/>
      <w:r>
        <w:rPr>
          <w:b/>
          <w:bCs/>
          <w:sz w:val="20"/>
          <w:szCs w:val="20"/>
        </w:rPr>
        <w:t>"Our</w:t>
      </w:r>
      <w:r>
        <w:rPr>
          <w:b/>
          <w:bCs/>
          <w:spacing w:val="-8"/>
          <w:sz w:val="20"/>
          <w:szCs w:val="20"/>
        </w:rPr>
        <w:t xml:space="preserve"> </w:t>
      </w:r>
      <w:r>
        <w:rPr>
          <w:b/>
          <w:bCs/>
          <w:sz w:val="20"/>
          <w:szCs w:val="20"/>
        </w:rPr>
        <w:t>Associate"</w:t>
      </w:r>
      <w:r>
        <w:rPr>
          <w:b/>
          <w:bCs/>
          <w:spacing w:val="-8"/>
          <w:sz w:val="20"/>
          <w:szCs w:val="20"/>
        </w:rPr>
        <w:t xml:space="preserve"> </w:t>
      </w:r>
      <w:r>
        <w:rPr>
          <w:b/>
          <w:bCs/>
          <w:sz w:val="20"/>
          <w:szCs w:val="20"/>
        </w:rPr>
        <w:t>means</w:t>
      </w:r>
      <w:r>
        <w:rPr>
          <w:b/>
          <w:bCs/>
          <w:spacing w:val="-6"/>
          <w:sz w:val="20"/>
          <w:szCs w:val="20"/>
        </w:rPr>
        <w:t xml:space="preserve"> </w:t>
      </w:r>
      <w:r>
        <w:rPr>
          <w:b/>
          <w:bCs/>
          <w:sz w:val="20"/>
          <w:szCs w:val="20"/>
        </w:rPr>
        <w:t>a</w:t>
      </w:r>
      <w:r>
        <w:rPr>
          <w:b/>
          <w:bCs/>
          <w:spacing w:val="-5"/>
          <w:sz w:val="20"/>
          <w:szCs w:val="20"/>
        </w:rPr>
        <w:t xml:space="preserve"> </w:t>
      </w:r>
      <w:r>
        <w:rPr>
          <w:b/>
          <w:bCs/>
          <w:spacing w:val="-2"/>
          <w:sz w:val="20"/>
          <w:szCs w:val="20"/>
        </w:rPr>
        <w:t>person,</w:t>
      </w:r>
    </w:p>
    <w:p w14:paraId="54CD2AE9" w14:textId="77777777" w:rsidR="00C811EF" w:rsidRDefault="00C811EF">
      <w:pPr>
        <w:pStyle w:val="ListParagraph"/>
        <w:numPr>
          <w:ilvl w:val="0"/>
          <w:numId w:val="104"/>
        </w:numPr>
        <w:tabs>
          <w:tab w:val="left" w:pos="2159"/>
        </w:tabs>
        <w:kinsoku w:val="0"/>
        <w:overflowPunct w:val="0"/>
        <w:spacing w:before="229"/>
        <w:ind w:left="2159" w:hanging="719"/>
        <w:jc w:val="left"/>
        <w:rPr>
          <w:b/>
          <w:bCs/>
          <w:spacing w:val="-2"/>
          <w:sz w:val="20"/>
          <w:szCs w:val="20"/>
        </w:rPr>
      </w:pPr>
      <w:bookmarkStart w:id="19" w:name="(a)__who,_directly_or_indirectly,"/>
      <w:bookmarkEnd w:id="19"/>
      <w:r>
        <w:rPr>
          <w:b/>
          <w:bCs/>
          <w:sz w:val="20"/>
          <w:szCs w:val="20"/>
        </w:rPr>
        <w:t>who,</w:t>
      </w:r>
      <w:r>
        <w:rPr>
          <w:b/>
          <w:bCs/>
          <w:spacing w:val="-7"/>
          <w:sz w:val="20"/>
          <w:szCs w:val="20"/>
        </w:rPr>
        <w:t xml:space="preserve"> </w:t>
      </w:r>
      <w:r>
        <w:rPr>
          <w:b/>
          <w:bCs/>
          <w:sz w:val="20"/>
          <w:szCs w:val="20"/>
        </w:rPr>
        <w:t>directly</w:t>
      </w:r>
      <w:r>
        <w:rPr>
          <w:b/>
          <w:bCs/>
          <w:spacing w:val="-5"/>
          <w:sz w:val="20"/>
          <w:szCs w:val="20"/>
        </w:rPr>
        <w:t xml:space="preserve"> </w:t>
      </w:r>
      <w:r>
        <w:rPr>
          <w:b/>
          <w:bCs/>
          <w:sz w:val="20"/>
          <w:szCs w:val="20"/>
        </w:rPr>
        <w:t>or</w:t>
      </w:r>
      <w:r>
        <w:rPr>
          <w:b/>
          <w:bCs/>
          <w:spacing w:val="-8"/>
          <w:sz w:val="20"/>
          <w:szCs w:val="20"/>
        </w:rPr>
        <w:t xml:space="preserve"> </w:t>
      </w:r>
      <w:r>
        <w:rPr>
          <w:b/>
          <w:bCs/>
          <w:spacing w:val="-2"/>
          <w:sz w:val="20"/>
          <w:szCs w:val="20"/>
        </w:rPr>
        <w:t>indirectly,</w:t>
      </w:r>
    </w:p>
    <w:p w14:paraId="5DF3FEB1" w14:textId="77777777" w:rsidR="00C811EF" w:rsidRDefault="00C811EF">
      <w:pPr>
        <w:pStyle w:val="ListParagraph"/>
        <w:numPr>
          <w:ilvl w:val="1"/>
          <w:numId w:val="104"/>
        </w:numPr>
        <w:tabs>
          <w:tab w:val="left" w:pos="2879"/>
        </w:tabs>
        <w:kinsoku w:val="0"/>
        <w:overflowPunct w:val="0"/>
        <w:ind w:left="2879" w:hanging="719"/>
        <w:jc w:val="left"/>
        <w:rPr>
          <w:b/>
          <w:bCs/>
          <w:spacing w:val="-5"/>
          <w:sz w:val="20"/>
          <w:szCs w:val="20"/>
        </w:rPr>
      </w:pPr>
      <w:bookmarkStart w:id="20" w:name="(i)_controls_or_is_controlled_by_the_fra"/>
      <w:bookmarkEnd w:id="20"/>
      <w:r>
        <w:rPr>
          <w:b/>
          <w:bCs/>
          <w:sz w:val="20"/>
          <w:szCs w:val="20"/>
        </w:rPr>
        <w:t>controls</w:t>
      </w:r>
      <w:r>
        <w:rPr>
          <w:b/>
          <w:bCs/>
          <w:spacing w:val="-8"/>
          <w:sz w:val="20"/>
          <w:szCs w:val="20"/>
        </w:rPr>
        <w:t xml:space="preserve"> </w:t>
      </w:r>
      <w:r>
        <w:rPr>
          <w:b/>
          <w:bCs/>
          <w:sz w:val="20"/>
          <w:szCs w:val="20"/>
        </w:rPr>
        <w:t>or</w:t>
      </w:r>
      <w:r>
        <w:rPr>
          <w:b/>
          <w:bCs/>
          <w:spacing w:val="-5"/>
          <w:sz w:val="20"/>
          <w:szCs w:val="20"/>
        </w:rPr>
        <w:t xml:space="preserve"> </w:t>
      </w:r>
      <w:r>
        <w:rPr>
          <w:b/>
          <w:bCs/>
          <w:sz w:val="20"/>
          <w:szCs w:val="20"/>
        </w:rPr>
        <w:t>is</w:t>
      </w:r>
      <w:r>
        <w:rPr>
          <w:b/>
          <w:bCs/>
          <w:spacing w:val="-7"/>
          <w:sz w:val="20"/>
          <w:szCs w:val="20"/>
        </w:rPr>
        <w:t xml:space="preserve"> </w:t>
      </w:r>
      <w:r>
        <w:rPr>
          <w:b/>
          <w:bCs/>
          <w:sz w:val="20"/>
          <w:szCs w:val="20"/>
        </w:rPr>
        <w:t>controlled</w:t>
      </w:r>
      <w:r>
        <w:rPr>
          <w:b/>
          <w:bCs/>
          <w:spacing w:val="-5"/>
          <w:sz w:val="20"/>
          <w:szCs w:val="20"/>
        </w:rPr>
        <w:t xml:space="preserve"> </w:t>
      </w:r>
      <w:r>
        <w:rPr>
          <w:b/>
          <w:bCs/>
          <w:sz w:val="20"/>
          <w:szCs w:val="20"/>
        </w:rPr>
        <w:t>by</w:t>
      </w:r>
      <w:r>
        <w:rPr>
          <w:b/>
          <w:bCs/>
          <w:spacing w:val="-7"/>
          <w:sz w:val="20"/>
          <w:szCs w:val="20"/>
        </w:rPr>
        <w:t xml:space="preserve"> </w:t>
      </w:r>
      <w:r>
        <w:rPr>
          <w:b/>
          <w:bCs/>
          <w:sz w:val="20"/>
          <w:szCs w:val="20"/>
        </w:rPr>
        <w:t>the</w:t>
      </w:r>
      <w:r>
        <w:rPr>
          <w:b/>
          <w:bCs/>
          <w:spacing w:val="-7"/>
          <w:sz w:val="20"/>
          <w:szCs w:val="20"/>
        </w:rPr>
        <w:t xml:space="preserve"> </w:t>
      </w:r>
      <w:r>
        <w:rPr>
          <w:b/>
          <w:bCs/>
          <w:sz w:val="20"/>
          <w:szCs w:val="20"/>
        </w:rPr>
        <w:t>franchisor,</w:t>
      </w:r>
      <w:r>
        <w:rPr>
          <w:b/>
          <w:bCs/>
          <w:spacing w:val="-7"/>
          <w:sz w:val="20"/>
          <w:szCs w:val="20"/>
        </w:rPr>
        <w:t xml:space="preserve"> </w:t>
      </w:r>
      <w:r>
        <w:rPr>
          <w:b/>
          <w:bCs/>
          <w:spacing w:val="-5"/>
          <w:sz w:val="20"/>
          <w:szCs w:val="20"/>
        </w:rPr>
        <w:t>or</w:t>
      </w:r>
    </w:p>
    <w:p w14:paraId="747EA22A" w14:textId="77777777" w:rsidR="00C811EF" w:rsidRDefault="00C811EF">
      <w:pPr>
        <w:pStyle w:val="ListParagraph"/>
        <w:numPr>
          <w:ilvl w:val="1"/>
          <w:numId w:val="104"/>
        </w:numPr>
        <w:tabs>
          <w:tab w:val="left" w:pos="2880"/>
        </w:tabs>
        <w:kinsoku w:val="0"/>
        <w:overflowPunct w:val="0"/>
        <w:spacing w:before="1"/>
        <w:ind w:right="721"/>
        <w:jc w:val="left"/>
        <w:rPr>
          <w:b/>
          <w:bCs/>
          <w:sz w:val="20"/>
          <w:szCs w:val="20"/>
        </w:rPr>
      </w:pPr>
      <w:bookmarkStart w:id="21" w:name="(ii)_is_controlled_by_another_person_who"/>
      <w:bookmarkEnd w:id="21"/>
      <w:r>
        <w:rPr>
          <w:b/>
          <w:bCs/>
          <w:sz w:val="20"/>
          <w:szCs w:val="20"/>
        </w:rPr>
        <w:t>is</w:t>
      </w:r>
      <w:r>
        <w:rPr>
          <w:b/>
          <w:bCs/>
          <w:spacing w:val="-3"/>
          <w:sz w:val="20"/>
          <w:szCs w:val="20"/>
        </w:rPr>
        <w:t xml:space="preserve"> </w:t>
      </w:r>
      <w:r>
        <w:rPr>
          <w:b/>
          <w:bCs/>
          <w:sz w:val="20"/>
          <w:szCs w:val="20"/>
        </w:rPr>
        <w:t>controlled</w:t>
      </w:r>
      <w:r>
        <w:rPr>
          <w:b/>
          <w:bCs/>
          <w:spacing w:val="-3"/>
          <w:sz w:val="20"/>
          <w:szCs w:val="20"/>
        </w:rPr>
        <w:t xml:space="preserve"> </w:t>
      </w:r>
      <w:r>
        <w:rPr>
          <w:b/>
          <w:bCs/>
          <w:sz w:val="20"/>
          <w:szCs w:val="20"/>
        </w:rPr>
        <w:t>by</w:t>
      </w:r>
      <w:r>
        <w:rPr>
          <w:b/>
          <w:bCs/>
          <w:spacing w:val="-1"/>
          <w:sz w:val="20"/>
          <w:szCs w:val="20"/>
        </w:rPr>
        <w:t xml:space="preserve"> </w:t>
      </w:r>
      <w:r>
        <w:rPr>
          <w:b/>
          <w:bCs/>
          <w:sz w:val="20"/>
          <w:szCs w:val="20"/>
        </w:rPr>
        <w:t>another</w:t>
      </w:r>
      <w:r>
        <w:rPr>
          <w:b/>
          <w:bCs/>
          <w:spacing w:val="-3"/>
          <w:sz w:val="20"/>
          <w:szCs w:val="20"/>
        </w:rPr>
        <w:t xml:space="preserve"> </w:t>
      </w:r>
      <w:r>
        <w:rPr>
          <w:b/>
          <w:bCs/>
          <w:sz w:val="20"/>
          <w:szCs w:val="20"/>
        </w:rPr>
        <w:t>person</w:t>
      </w:r>
      <w:r>
        <w:rPr>
          <w:b/>
          <w:bCs/>
          <w:spacing w:val="-3"/>
          <w:sz w:val="20"/>
          <w:szCs w:val="20"/>
        </w:rPr>
        <w:t xml:space="preserve"> </w:t>
      </w:r>
      <w:r>
        <w:rPr>
          <w:b/>
          <w:bCs/>
          <w:sz w:val="20"/>
          <w:szCs w:val="20"/>
        </w:rPr>
        <w:t>who</w:t>
      </w:r>
      <w:r>
        <w:rPr>
          <w:b/>
          <w:bCs/>
          <w:spacing w:val="-3"/>
          <w:sz w:val="20"/>
          <w:szCs w:val="20"/>
        </w:rPr>
        <w:t xml:space="preserve"> </w:t>
      </w:r>
      <w:r>
        <w:rPr>
          <w:b/>
          <w:bCs/>
          <w:sz w:val="20"/>
          <w:szCs w:val="20"/>
        </w:rPr>
        <w:t>also controls,</w:t>
      </w:r>
      <w:r>
        <w:rPr>
          <w:b/>
          <w:bCs/>
          <w:spacing w:val="-1"/>
          <w:sz w:val="20"/>
          <w:szCs w:val="20"/>
        </w:rPr>
        <w:t xml:space="preserve"> </w:t>
      </w:r>
      <w:r>
        <w:rPr>
          <w:b/>
          <w:bCs/>
          <w:sz w:val="20"/>
          <w:szCs w:val="20"/>
        </w:rPr>
        <w:t>directly</w:t>
      </w:r>
      <w:r>
        <w:rPr>
          <w:b/>
          <w:bCs/>
          <w:spacing w:val="-3"/>
          <w:sz w:val="20"/>
          <w:szCs w:val="20"/>
        </w:rPr>
        <w:t xml:space="preserve"> </w:t>
      </w:r>
      <w:r>
        <w:rPr>
          <w:b/>
          <w:bCs/>
          <w:sz w:val="20"/>
          <w:szCs w:val="20"/>
        </w:rPr>
        <w:t>or</w:t>
      </w:r>
      <w:r>
        <w:rPr>
          <w:b/>
          <w:bCs/>
          <w:spacing w:val="-3"/>
          <w:sz w:val="20"/>
          <w:szCs w:val="20"/>
        </w:rPr>
        <w:t xml:space="preserve"> </w:t>
      </w:r>
      <w:r>
        <w:rPr>
          <w:b/>
          <w:bCs/>
          <w:sz w:val="20"/>
          <w:szCs w:val="20"/>
        </w:rPr>
        <w:t>indirectly,</w:t>
      </w:r>
      <w:r>
        <w:rPr>
          <w:b/>
          <w:bCs/>
          <w:spacing w:val="-3"/>
          <w:sz w:val="20"/>
          <w:szCs w:val="20"/>
        </w:rPr>
        <w:t xml:space="preserve"> </w:t>
      </w:r>
      <w:r>
        <w:rPr>
          <w:b/>
          <w:bCs/>
          <w:sz w:val="20"/>
          <w:szCs w:val="20"/>
        </w:rPr>
        <w:t>the franchisor, and</w:t>
      </w:r>
    </w:p>
    <w:p w14:paraId="39202B9B" w14:textId="77777777" w:rsidR="00C811EF" w:rsidRDefault="00C811EF">
      <w:pPr>
        <w:pStyle w:val="ListParagraph"/>
        <w:numPr>
          <w:ilvl w:val="0"/>
          <w:numId w:val="104"/>
        </w:numPr>
        <w:tabs>
          <w:tab w:val="left" w:pos="2157"/>
        </w:tabs>
        <w:kinsoku w:val="0"/>
        <w:overflowPunct w:val="0"/>
        <w:spacing w:before="229"/>
        <w:ind w:left="2157" w:hanging="717"/>
        <w:rPr>
          <w:b/>
          <w:bCs/>
          <w:spacing w:val="-4"/>
          <w:sz w:val="20"/>
          <w:szCs w:val="20"/>
        </w:rPr>
      </w:pPr>
      <w:bookmarkStart w:id="22" w:name="(b)__who,"/>
      <w:bookmarkEnd w:id="22"/>
      <w:r>
        <w:rPr>
          <w:b/>
          <w:bCs/>
          <w:spacing w:val="-4"/>
          <w:sz w:val="20"/>
          <w:szCs w:val="20"/>
        </w:rPr>
        <w:t>who,</w:t>
      </w:r>
    </w:p>
    <w:p w14:paraId="2235A703" w14:textId="77777777" w:rsidR="00C811EF" w:rsidRDefault="00C811EF">
      <w:pPr>
        <w:pStyle w:val="ListParagraph"/>
        <w:numPr>
          <w:ilvl w:val="1"/>
          <w:numId w:val="104"/>
        </w:numPr>
        <w:tabs>
          <w:tab w:val="left" w:pos="2878"/>
        </w:tabs>
        <w:kinsoku w:val="0"/>
        <w:overflowPunct w:val="0"/>
        <w:ind w:left="2878" w:hanging="718"/>
        <w:rPr>
          <w:b/>
          <w:bCs/>
          <w:spacing w:val="-2"/>
          <w:sz w:val="20"/>
          <w:szCs w:val="20"/>
        </w:rPr>
      </w:pPr>
      <w:bookmarkStart w:id="23" w:name="(i)_is_directly_involved_in_the_grant_of"/>
      <w:bookmarkEnd w:id="23"/>
      <w:r>
        <w:rPr>
          <w:b/>
          <w:bCs/>
          <w:sz w:val="20"/>
          <w:szCs w:val="20"/>
        </w:rPr>
        <w:t>is</w:t>
      </w:r>
      <w:r>
        <w:rPr>
          <w:b/>
          <w:bCs/>
          <w:spacing w:val="-7"/>
          <w:sz w:val="20"/>
          <w:szCs w:val="20"/>
        </w:rPr>
        <w:t xml:space="preserve"> </w:t>
      </w:r>
      <w:r>
        <w:rPr>
          <w:b/>
          <w:bCs/>
          <w:sz w:val="20"/>
          <w:szCs w:val="20"/>
        </w:rPr>
        <w:t>directly</w:t>
      </w:r>
      <w:r>
        <w:rPr>
          <w:b/>
          <w:bCs/>
          <w:spacing w:val="-5"/>
          <w:sz w:val="20"/>
          <w:szCs w:val="20"/>
        </w:rPr>
        <w:t xml:space="preserve"> </w:t>
      </w:r>
      <w:r>
        <w:rPr>
          <w:b/>
          <w:bCs/>
          <w:sz w:val="20"/>
          <w:szCs w:val="20"/>
        </w:rPr>
        <w:t>involved</w:t>
      </w:r>
      <w:r>
        <w:rPr>
          <w:b/>
          <w:bCs/>
          <w:spacing w:val="-3"/>
          <w:sz w:val="20"/>
          <w:szCs w:val="20"/>
        </w:rPr>
        <w:t xml:space="preserve"> </w:t>
      </w:r>
      <w:r>
        <w:rPr>
          <w:b/>
          <w:bCs/>
          <w:sz w:val="20"/>
          <w:szCs w:val="20"/>
        </w:rPr>
        <w:t>in</w:t>
      </w:r>
      <w:r>
        <w:rPr>
          <w:b/>
          <w:bCs/>
          <w:spacing w:val="-4"/>
          <w:sz w:val="20"/>
          <w:szCs w:val="20"/>
        </w:rPr>
        <w:t xml:space="preserve"> </w:t>
      </w:r>
      <w:r>
        <w:rPr>
          <w:b/>
          <w:bCs/>
          <w:sz w:val="20"/>
          <w:szCs w:val="20"/>
        </w:rPr>
        <w:t>the</w:t>
      </w:r>
      <w:r>
        <w:rPr>
          <w:b/>
          <w:bCs/>
          <w:spacing w:val="-4"/>
          <w:sz w:val="20"/>
          <w:szCs w:val="20"/>
        </w:rPr>
        <w:t xml:space="preserve"> </w:t>
      </w:r>
      <w:r>
        <w:rPr>
          <w:b/>
          <w:bCs/>
          <w:sz w:val="20"/>
          <w:szCs w:val="20"/>
        </w:rPr>
        <w:t>grant</w:t>
      </w:r>
      <w:r>
        <w:rPr>
          <w:b/>
          <w:bCs/>
          <w:spacing w:val="-4"/>
          <w:sz w:val="20"/>
          <w:szCs w:val="20"/>
        </w:rPr>
        <w:t xml:space="preserve"> </w:t>
      </w:r>
      <w:r>
        <w:rPr>
          <w:b/>
          <w:bCs/>
          <w:sz w:val="20"/>
          <w:szCs w:val="20"/>
        </w:rPr>
        <w:t>of</w:t>
      </w:r>
      <w:r>
        <w:rPr>
          <w:b/>
          <w:bCs/>
          <w:spacing w:val="-5"/>
          <w:sz w:val="20"/>
          <w:szCs w:val="20"/>
        </w:rPr>
        <w:t xml:space="preserve"> </w:t>
      </w:r>
      <w:r>
        <w:rPr>
          <w:b/>
          <w:bCs/>
          <w:sz w:val="20"/>
          <w:szCs w:val="20"/>
        </w:rPr>
        <w:t>the</w:t>
      </w:r>
      <w:r>
        <w:rPr>
          <w:b/>
          <w:bCs/>
          <w:spacing w:val="-5"/>
          <w:sz w:val="20"/>
          <w:szCs w:val="20"/>
        </w:rPr>
        <w:t xml:space="preserve"> </w:t>
      </w:r>
      <w:r>
        <w:rPr>
          <w:b/>
          <w:bCs/>
          <w:spacing w:val="-2"/>
          <w:sz w:val="20"/>
          <w:szCs w:val="20"/>
        </w:rPr>
        <w:t>franchise,</w:t>
      </w:r>
    </w:p>
    <w:p w14:paraId="7F54DF6C" w14:textId="77777777" w:rsidR="00C811EF" w:rsidRDefault="00C811EF">
      <w:pPr>
        <w:pStyle w:val="ListParagraph"/>
        <w:numPr>
          <w:ilvl w:val="2"/>
          <w:numId w:val="104"/>
        </w:numPr>
        <w:tabs>
          <w:tab w:val="left" w:pos="3961"/>
        </w:tabs>
        <w:kinsoku w:val="0"/>
        <w:overflowPunct w:val="0"/>
        <w:ind w:right="717" w:firstLine="0"/>
        <w:rPr>
          <w:b/>
          <w:bCs/>
          <w:sz w:val="20"/>
          <w:szCs w:val="20"/>
        </w:rPr>
      </w:pPr>
      <w:bookmarkStart w:id="24" w:name="1.__by_being_involved_in_reviewing_or_ap"/>
      <w:bookmarkEnd w:id="24"/>
      <w:r>
        <w:rPr>
          <w:b/>
          <w:bCs/>
          <w:sz w:val="20"/>
          <w:szCs w:val="20"/>
        </w:rPr>
        <w:t>by being involved in reviewing or approving the grant of the franchise, or</w:t>
      </w:r>
    </w:p>
    <w:p w14:paraId="760C416B" w14:textId="77777777" w:rsidR="00C811EF" w:rsidRDefault="00C811EF">
      <w:pPr>
        <w:pStyle w:val="ListParagraph"/>
        <w:numPr>
          <w:ilvl w:val="2"/>
          <w:numId w:val="104"/>
        </w:numPr>
        <w:tabs>
          <w:tab w:val="left" w:pos="3851"/>
        </w:tabs>
        <w:kinsoku w:val="0"/>
        <w:overflowPunct w:val="0"/>
        <w:spacing w:before="1"/>
        <w:ind w:right="719" w:firstLine="0"/>
        <w:rPr>
          <w:b/>
          <w:bCs/>
          <w:sz w:val="20"/>
          <w:szCs w:val="20"/>
        </w:rPr>
      </w:pPr>
      <w:bookmarkStart w:id="25" w:name="2.__by_making_representations_to_the_pro"/>
      <w:bookmarkEnd w:id="25"/>
      <w:r>
        <w:rPr>
          <w:b/>
          <w:bCs/>
          <w:sz w:val="20"/>
          <w:szCs w:val="20"/>
        </w:rPr>
        <w:t>by</w:t>
      </w:r>
      <w:r>
        <w:rPr>
          <w:b/>
          <w:bCs/>
          <w:spacing w:val="-14"/>
          <w:sz w:val="20"/>
          <w:szCs w:val="20"/>
        </w:rPr>
        <w:t xml:space="preserve"> </w:t>
      </w:r>
      <w:r>
        <w:rPr>
          <w:b/>
          <w:bCs/>
          <w:sz w:val="20"/>
          <w:szCs w:val="20"/>
        </w:rPr>
        <w:t>making</w:t>
      </w:r>
      <w:r>
        <w:rPr>
          <w:b/>
          <w:bCs/>
          <w:spacing w:val="-14"/>
          <w:sz w:val="20"/>
          <w:szCs w:val="20"/>
        </w:rPr>
        <w:t xml:space="preserve"> </w:t>
      </w:r>
      <w:r>
        <w:rPr>
          <w:b/>
          <w:bCs/>
          <w:sz w:val="20"/>
          <w:szCs w:val="20"/>
        </w:rPr>
        <w:t>representations</w:t>
      </w:r>
      <w:r>
        <w:rPr>
          <w:b/>
          <w:bCs/>
          <w:spacing w:val="-14"/>
          <w:sz w:val="20"/>
          <w:szCs w:val="20"/>
        </w:rPr>
        <w:t xml:space="preserve"> </w:t>
      </w:r>
      <w:r>
        <w:rPr>
          <w:b/>
          <w:bCs/>
          <w:sz w:val="20"/>
          <w:szCs w:val="20"/>
        </w:rPr>
        <w:t>to</w:t>
      </w:r>
      <w:r>
        <w:rPr>
          <w:b/>
          <w:bCs/>
          <w:spacing w:val="-14"/>
          <w:sz w:val="20"/>
          <w:szCs w:val="20"/>
        </w:rPr>
        <w:t xml:space="preserve"> </w:t>
      </w:r>
      <w:r>
        <w:rPr>
          <w:b/>
          <w:bCs/>
          <w:sz w:val="20"/>
          <w:szCs w:val="20"/>
        </w:rPr>
        <w:t>the</w:t>
      </w:r>
      <w:r>
        <w:rPr>
          <w:b/>
          <w:bCs/>
          <w:spacing w:val="-14"/>
          <w:sz w:val="20"/>
          <w:szCs w:val="20"/>
        </w:rPr>
        <w:t xml:space="preserve"> </w:t>
      </w:r>
      <w:r>
        <w:rPr>
          <w:b/>
          <w:bCs/>
          <w:sz w:val="20"/>
          <w:szCs w:val="20"/>
        </w:rPr>
        <w:t>prospective</w:t>
      </w:r>
      <w:r>
        <w:rPr>
          <w:b/>
          <w:bCs/>
          <w:spacing w:val="-14"/>
          <w:sz w:val="20"/>
          <w:szCs w:val="20"/>
        </w:rPr>
        <w:t xml:space="preserve"> </w:t>
      </w:r>
      <w:r>
        <w:rPr>
          <w:b/>
          <w:bCs/>
          <w:sz w:val="20"/>
          <w:szCs w:val="20"/>
        </w:rPr>
        <w:t>franchisee</w:t>
      </w:r>
      <w:r>
        <w:rPr>
          <w:b/>
          <w:bCs/>
          <w:spacing w:val="-14"/>
          <w:sz w:val="20"/>
          <w:szCs w:val="20"/>
        </w:rPr>
        <w:t xml:space="preserve"> </w:t>
      </w:r>
      <w:r>
        <w:rPr>
          <w:b/>
          <w:bCs/>
          <w:sz w:val="20"/>
          <w:szCs w:val="20"/>
        </w:rPr>
        <w:t>on</w:t>
      </w:r>
      <w:r>
        <w:rPr>
          <w:b/>
          <w:bCs/>
          <w:spacing w:val="-14"/>
          <w:sz w:val="20"/>
          <w:szCs w:val="20"/>
        </w:rPr>
        <w:t xml:space="preserve"> </w:t>
      </w:r>
      <w:r>
        <w:rPr>
          <w:b/>
          <w:bCs/>
          <w:sz w:val="20"/>
          <w:szCs w:val="20"/>
        </w:rPr>
        <w:t>behalf of</w:t>
      </w:r>
      <w:r>
        <w:rPr>
          <w:b/>
          <w:bCs/>
          <w:spacing w:val="-14"/>
          <w:sz w:val="20"/>
          <w:szCs w:val="20"/>
        </w:rPr>
        <w:t xml:space="preserve"> </w:t>
      </w:r>
      <w:r>
        <w:rPr>
          <w:b/>
          <w:bCs/>
          <w:sz w:val="20"/>
          <w:szCs w:val="20"/>
        </w:rPr>
        <w:t>the</w:t>
      </w:r>
      <w:r>
        <w:rPr>
          <w:b/>
          <w:bCs/>
          <w:spacing w:val="-14"/>
          <w:sz w:val="20"/>
          <w:szCs w:val="20"/>
        </w:rPr>
        <w:t xml:space="preserve"> </w:t>
      </w:r>
      <w:r>
        <w:rPr>
          <w:b/>
          <w:bCs/>
          <w:sz w:val="20"/>
          <w:szCs w:val="20"/>
        </w:rPr>
        <w:t>franchisor</w:t>
      </w:r>
      <w:r>
        <w:rPr>
          <w:b/>
          <w:bCs/>
          <w:spacing w:val="-12"/>
          <w:sz w:val="20"/>
          <w:szCs w:val="20"/>
        </w:rPr>
        <w:t xml:space="preserve"> </w:t>
      </w:r>
      <w:r>
        <w:rPr>
          <w:b/>
          <w:bCs/>
          <w:sz w:val="20"/>
          <w:szCs w:val="20"/>
        </w:rPr>
        <w:t>for</w:t>
      </w:r>
      <w:r>
        <w:rPr>
          <w:b/>
          <w:bCs/>
          <w:spacing w:val="-14"/>
          <w:sz w:val="20"/>
          <w:szCs w:val="20"/>
        </w:rPr>
        <w:t xml:space="preserve"> </w:t>
      </w:r>
      <w:r>
        <w:rPr>
          <w:b/>
          <w:bCs/>
          <w:sz w:val="20"/>
          <w:szCs w:val="20"/>
        </w:rPr>
        <w:t>the</w:t>
      </w:r>
      <w:r>
        <w:rPr>
          <w:b/>
          <w:bCs/>
          <w:spacing w:val="-12"/>
          <w:sz w:val="20"/>
          <w:szCs w:val="20"/>
        </w:rPr>
        <w:t xml:space="preserve"> </w:t>
      </w:r>
      <w:r>
        <w:rPr>
          <w:b/>
          <w:bCs/>
          <w:sz w:val="20"/>
          <w:szCs w:val="20"/>
        </w:rPr>
        <w:t>purpose</w:t>
      </w:r>
      <w:r>
        <w:rPr>
          <w:b/>
          <w:bCs/>
          <w:spacing w:val="-14"/>
          <w:sz w:val="20"/>
          <w:szCs w:val="20"/>
        </w:rPr>
        <w:t xml:space="preserve"> </w:t>
      </w:r>
      <w:r>
        <w:rPr>
          <w:b/>
          <w:bCs/>
          <w:sz w:val="20"/>
          <w:szCs w:val="20"/>
        </w:rPr>
        <w:t>of</w:t>
      </w:r>
      <w:r>
        <w:rPr>
          <w:b/>
          <w:bCs/>
          <w:spacing w:val="-11"/>
          <w:sz w:val="20"/>
          <w:szCs w:val="20"/>
        </w:rPr>
        <w:t xml:space="preserve"> </w:t>
      </w:r>
      <w:r>
        <w:rPr>
          <w:b/>
          <w:bCs/>
          <w:sz w:val="20"/>
          <w:szCs w:val="20"/>
        </w:rPr>
        <w:t>granting</w:t>
      </w:r>
      <w:r>
        <w:rPr>
          <w:b/>
          <w:bCs/>
          <w:spacing w:val="-14"/>
          <w:sz w:val="20"/>
          <w:szCs w:val="20"/>
        </w:rPr>
        <w:t xml:space="preserve"> </w:t>
      </w:r>
      <w:r>
        <w:rPr>
          <w:b/>
          <w:bCs/>
          <w:sz w:val="20"/>
          <w:szCs w:val="20"/>
        </w:rPr>
        <w:t>the</w:t>
      </w:r>
      <w:r>
        <w:rPr>
          <w:b/>
          <w:bCs/>
          <w:spacing w:val="-13"/>
          <w:sz w:val="20"/>
          <w:szCs w:val="20"/>
        </w:rPr>
        <w:t xml:space="preserve"> </w:t>
      </w:r>
      <w:r>
        <w:rPr>
          <w:b/>
          <w:bCs/>
          <w:sz w:val="20"/>
          <w:szCs w:val="20"/>
        </w:rPr>
        <w:t>franchise,</w:t>
      </w:r>
      <w:r>
        <w:rPr>
          <w:b/>
          <w:bCs/>
          <w:spacing w:val="-12"/>
          <w:sz w:val="20"/>
          <w:szCs w:val="20"/>
        </w:rPr>
        <w:t xml:space="preserve"> </w:t>
      </w:r>
      <w:r>
        <w:rPr>
          <w:b/>
          <w:bCs/>
          <w:sz w:val="20"/>
          <w:szCs w:val="20"/>
        </w:rPr>
        <w:t>marketing the franchise or otherwise offering to grant the franchise, or</w:t>
      </w:r>
    </w:p>
    <w:p w14:paraId="4F36AA92" w14:textId="77777777" w:rsidR="00C811EF" w:rsidRDefault="00C811EF">
      <w:pPr>
        <w:pStyle w:val="ListParagraph"/>
        <w:numPr>
          <w:ilvl w:val="1"/>
          <w:numId w:val="104"/>
        </w:numPr>
        <w:tabs>
          <w:tab w:val="left" w:pos="2880"/>
        </w:tabs>
        <w:kinsoku w:val="0"/>
        <w:overflowPunct w:val="0"/>
        <w:ind w:right="716"/>
        <w:rPr>
          <w:b/>
          <w:bCs/>
          <w:spacing w:val="-2"/>
          <w:sz w:val="20"/>
          <w:szCs w:val="20"/>
        </w:rPr>
      </w:pPr>
      <w:bookmarkStart w:id="26" w:name="(ii)_exercises_significant_operational_c"/>
      <w:bookmarkEnd w:id="26"/>
      <w:r>
        <w:rPr>
          <w:b/>
          <w:bCs/>
          <w:sz w:val="20"/>
          <w:szCs w:val="20"/>
        </w:rPr>
        <w:t xml:space="preserve">exercises significant operational control over the franchisee and to whom the franchisee has a continuing financial obligation in respect of the </w:t>
      </w:r>
      <w:r>
        <w:rPr>
          <w:b/>
          <w:bCs/>
          <w:spacing w:val="-2"/>
          <w:sz w:val="20"/>
          <w:szCs w:val="20"/>
        </w:rPr>
        <w:t>franchise.</w:t>
      </w:r>
    </w:p>
    <w:p w14:paraId="7F3A70E3" w14:textId="77777777" w:rsidR="00C811EF" w:rsidRDefault="00C811EF">
      <w:pPr>
        <w:pStyle w:val="ListParagraph"/>
        <w:numPr>
          <w:ilvl w:val="0"/>
          <w:numId w:val="105"/>
        </w:numPr>
        <w:tabs>
          <w:tab w:val="left" w:pos="1440"/>
        </w:tabs>
        <w:kinsoku w:val="0"/>
        <w:overflowPunct w:val="0"/>
        <w:spacing w:before="228"/>
        <w:ind w:right="717"/>
        <w:rPr>
          <w:b/>
          <w:bCs/>
          <w:sz w:val="20"/>
          <w:szCs w:val="20"/>
        </w:rPr>
      </w:pPr>
      <w:r>
        <w:rPr>
          <w:b/>
          <w:bCs/>
          <w:sz w:val="20"/>
          <w:szCs w:val="20"/>
        </w:rPr>
        <w:t>All monetary amounts in this Disclosure Document are shown in Canadian Dollars, unless otherwise stated, and such amounts do not include Goods and Services Tax (GST), Harmonized</w:t>
      </w:r>
      <w:r>
        <w:rPr>
          <w:b/>
          <w:bCs/>
          <w:spacing w:val="-6"/>
          <w:sz w:val="20"/>
          <w:szCs w:val="20"/>
        </w:rPr>
        <w:t xml:space="preserve"> </w:t>
      </w:r>
      <w:r>
        <w:rPr>
          <w:b/>
          <w:bCs/>
          <w:sz w:val="20"/>
          <w:szCs w:val="20"/>
        </w:rPr>
        <w:t>Sales</w:t>
      </w:r>
      <w:r>
        <w:rPr>
          <w:b/>
          <w:bCs/>
          <w:spacing w:val="-7"/>
          <w:sz w:val="20"/>
          <w:szCs w:val="20"/>
        </w:rPr>
        <w:t xml:space="preserve"> </w:t>
      </w:r>
      <w:r>
        <w:rPr>
          <w:b/>
          <w:bCs/>
          <w:sz w:val="20"/>
          <w:szCs w:val="20"/>
        </w:rPr>
        <w:t>Tax</w:t>
      </w:r>
      <w:r>
        <w:rPr>
          <w:b/>
          <w:bCs/>
          <w:spacing w:val="-7"/>
          <w:sz w:val="20"/>
          <w:szCs w:val="20"/>
        </w:rPr>
        <w:t xml:space="preserve"> </w:t>
      </w:r>
      <w:r>
        <w:rPr>
          <w:b/>
          <w:bCs/>
          <w:sz w:val="20"/>
          <w:szCs w:val="20"/>
        </w:rPr>
        <w:t>(HST)</w:t>
      </w:r>
      <w:r>
        <w:rPr>
          <w:b/>
          <w:bCs/>
          <w:spacing w:val="-8"/>
          <w:sz w:val="20"/>
          <w:szCs w:val="20"/>
        </w:rPr>
        <w:t xml:space="preserve"> </w:t>
      </w:r>
      <w:r>
        <w:rPr>
          <w:b/>
          <w:bCs/>
          <w:sz w:val="20"/>
          <w:szCs w:val="20"/>
        </w:rPr>
        <w:t>or</w:t>
      </w:r>
      <w:r>
        <w:rPr>
          <w:b/>
          <w:bCs/>
          <w:spacing w:val="-7"/>
          <w:sz w:val="20"/>
          <w:szCs w:val="20"/>
        </w:rPr>
        <w:t xml:space="preserve"> </w:t>
      </w:r>
      <w:r>
        <w:rPr>
          <w:b/>
          <w:bCs/>
          <w:sz w:val="20"/>
          <w:szCs w:val="20"/>
        </w:rPr>
        <w:t>Provincial</w:t>
      </w:r>
      <w:r>
        <w:rPr>
          <w:b/>
          <w:bCs/>
          <w:spacing w:val="-7"/>
          <w:sz w:val="20"/>
          <w:szCs w:val="20"/>
        </w:rPr>
        <w:t xml:space="preserve"> </w:t>
      </w:r>
      <w:r>
        <w:rPr>
          <w:b/>
          <w:bCs/>
          <w:sz w:val="20"/>
          <w:szCs w:val="20"/>
        </w:rPr>
        <w:t>Sales</w:t>
      </w:r>
      <w:r>
        <w:rPr>
          <w:b/>
          <w:bCs/>
          <w:spacing w:val="-9"/>
          <w:sz w:val="20"/>
          <w:szCs w:val="20"/>
        </w:rPr>
        <w:t xml:space="preserve"> </w:t>
      </w:r>
      <w:r>
        <w:rPr>
          <w:b/>
          <w:bCs/>
          <w:sz w:val="20"/>
          <w:szCs w:val="20"/>
        </w:rPr>
        <w:t>Tax</w:t>
      </w:r>
      <w:r>
        <w:rPr>
          <w:b/>
          <w:bCs/>
          <w:spacing w:val="-9"/>
          <w:sz w:val="20"/>
          <w:szCs w:val="20"/>
        </w:rPr>
        <w:t xml:space="preserve"> </w:t>
      </w:r>
      <w:r>
        <w:rPr>
          <w:b/>
          <w:bCs/>
          <w:sz w:val="20"/>
          <w:szCs w:val="20"/>
        </w:rPr>
        <w:t>(PST)</w:t>
      </w:r>
      <w:r>
        <w:rPr>
          <w:b/>
          <w:bCs/>
          <w:spacing w:val="-8"/>
          <w:sz w:val="20"/>
          <w:szCs w:val="20"/>
        </w:rPr>
        <w:t xml:space="preserve"> </w:t>
      </w:r>
      <w:r>
        <w:rPr>
          <w:b/>
          <w:bCs/>
          <w:sz w:val="20"/>
          <w:szCs w:val="20"/>
        </w:rPr>
        <w:t>which</w:t>
      </w:r>
      <w:r>
        <w:rPr>
          <w:b/>
          <w:bCs/>
          <w:spacing w:val="-5"/>
          <w:sz w:val="20"/>
          <w:szCs w:val="20"/>
        </w:rPr>
        <w:t xml:space="preserve"> </w:t>
      </w:r>
      <w:r>
        <w:rPr>
          <w:b/>
          <w:bCs/>
          <w:sz w:val="20"/>
          <w:szCs w:val="20"/>
        </w:rPr>
        <w:t>you</w:t>
      </w:r>
      <w:r>
        <w:rPr>
          <w:b/>
          <w:bCs/>
          <w:spacing w:val="-8"/>
          <w:sz w:val="20"/>
          <w:szCs w:val="20"/>
        </w:rPr>
        <w:t xml:space="preserve"> </w:t>
      </w:r>
      <w:r>
        <w:rPr>
          <w:b/>
          <w:bCs/>
          <w:sz w:val="20"/>
          <w:szCs w:val="20"/>
        </w:rPr>
        <w:t>are</w:t>
      </w:r>
      <w:r>
        <w:rPr>
          <w:b/>
          <w:bCs/>
          <w:spacing w:val="-7"/>
          <w:sz w:val="20"/>
          <w:szCs w:val="20"/>
        </w:rPr>
        <w:t xml:space="preserve"> </w:t>
      </w:r>
      <w:r>
        <w:rPr>
          <w:b/>
          <w:bCs/>
          <w:sz w:val="20"/>
          <w:szCs w:val="20"/>
        </w:rPr>
        <w:t>required</w:t>
      </w:r>
      <w:r>
        <w:rPr>
          <w:b/>
          <w:bCs/>
          <w:spacing w:val="-8"/>
          <w:sz w:val="20"/>
          <w:szCs w:val="20"/>
        </w:rPr>
        <w:t xml:space="preserve"> </w:t>
      </w:r>
      <w:r>
        <w:rPr>
          <w:b/>
          <w:bCs/>
          <w:sz w:val="20"/>
          <w:szCs w:val="20"/>
        </w:rPr>
        <w:t>to</w:t>
      </w:r>
      <w:r>
        <w:rPr>
          <w:b/>
          <w:bCs/>
          <w:spacing w:val="-8"/>
          <w:sz w:val="20"/>
          <w:szCs w:val="20"/>
        </w:rPr>
        <w:t xml:space="preserve"> </w:t>
      </w:r>
      <w:r>
        <w:rPr>
          <w:b/>
          <w:bCs/>
          <w:sz w:val="20"/>
          <w:szCs w:val="20"/>
        </w:rPr>
        <w:t>pay</w:t>
      </w:r>
      <w:r>
        <w:rPr>
          <w:b/>
          <w:bCs/>
          <w:spacing w:val="-7"/>
          <w:sz w:val="20"/>
          <w:szCs w:val="20"/>
        </w:rPr>
        <w:t xml:space="preserve"> </w:t>
      </w:r>
      <w:r>
        <w:rPr>
          <w:b/>
          <w:bCs/>
          <w:sz w:val="20"/>
          <w:szCs w:val="20"/>
        </w:rPr>
        <w:t>as well.</w:t>
      </w:r>
      <w:r>
        <w:rPr>
          <w:b/>
          <w:bCs/>
          <w:spacing w:val="40"/>
          <w:sz w:val="20"/>
          <w:szCs w:val="20"/>
        </w:rPr>
        <w:t xml:space="preserve"> </w:t>
      </w:r>
      <w:r>
        <w:rPr>
          <w:b/>
          <w:bCs/>
          <w:sz w:val="20"/>
          <w:szCs w:val="20"/>
        </w:rPr>
        <w:t>You may be entitled to an input tax credit for any GST, HST or other harmonized tax paid by you.</w:t>
      </w:r>
    </w:p>
    <w:p w14:paraId="0009AA1B" w14:textId="77777777" w:rsidR="00C811EF" w:rsidRDefault="00C811EF">
      <w:pPr>
        <w:pStyle w:val="BodyText"/>
        <w:kinsoku w:val="0"/>
        <w:overflowPunct w:val="0"/>
        <w:rPr>
          <w:b/>
          <w:bCs/>
        </w:rPr>
      </w:pPr>
    </w:p>
    <w:p w14:paraId="0DCF882E" w14:textId="77777777" w:rsidR="00C811EF" w:rsidRDefault="00C811EF">
      <w:pPr>
        <w:pStyle w:val="BodyText"/>
        <w:kinsoku w:val="0"/>
        <w:overflowPunct w:val="0"/>
        <w:rPr>
          <w:b/>
          <w:bCs/>
        </w:rPr>
      </w:pPr>
    </w:p>
    <w:p w14:paraId="6DA8134B" w14:textId="77777777" w:rsidR="00C811EF" w:rsidRDefault="00C811EF">
      <w:pPr>
        <w:pStyle w:val="BodyText"/>
        <w:kinsoku w:val="0"/>
        <w:overflowPunct w:val="0"/>
        <w:spacing w:before="56"/>
        <w:rPr>
          <w:b/>
          <w:bCs/>
        </w:rPr>
      </w:pPr>
    </w:p>
    <w:p w14:paraId="63F90FC9" w14:textId="77777777" w:rsidR="00C811EF" w:rsidRDefault="00C811EF">
      <w:pPr>
        <w:pStyle w:val="BodyText"/>
        <w:kinsoku w:val="0"/>
        <w:overflowPunct w:val="0"/>
        <w:ind w:right="1"/>
        <w:jc w:val="center"/>
        <w:rPr>
          <w:spacing w:val="-2"/>
        </w:rPr>
      </w:pPr>
      <w:bookmarkStart w:id="27" w:name="The_rest_of_this_page_was_left_intention"/>
      <w:bookmarkEnd w:id="27"/>
      <w:r>
        <w:t>The</w:t>
      </w:r>
      <w:r>
        <w:rPr>
          <w:spacing w:val="-7"/>
        </w:rPr>
        <w:t xml:space="preserve"> </w:t>
      </w:r>
      <w:r>
        <w:t>rest</w:t>
      </w:r>
      <w:r>
        <w:rPr>
          <w:spacing w:val="-6"/>
        </w:rPr>
        <w:t xml:space="preserve"> </w:t>
      </w:r>
      <w:r>
        <w:t>of</w:t>
      </w:r>
      <w:r>
        <w:rPr>
          <w:spacing w:val="-5"/>
        </w:rPr>
        <w:t xml:space="preserve"> </w:t>
      </w:r>
      <w:r>
        <w:t>this</w:t>
      </w:r>
      <w:r>
        <w:rPr>
          <w:spacing w:val="-5"/>
        </w:rPr>
        <w:t xml:space="preserve"> </w:t>
      </w:r>
      <w:r>
        <w:t>page</w:t>
      </w:r>
      <w:r>
        <w:rPr>
          <w:spacing w:val="-7"/>
        </w:rPr>
        <w:t xml:space="preserve"> </w:t>
      </w:r>
      <w:r>
        <w:t>was</w:t>
      </w:r>
      <w:r>
        <w:rPr>
          <w:spacing w:val="-2"/>
        </w:rPr>
        <w:t xml:space="preserve"> </w:t>
      </w:r>
      <w:r>
        <w:t>left</w:t>
      </w:r>
      <w:r>
        <w:rPr>
          <w:spacing w:val="-7"/>
        </w:rPr>
        <w:t xml:space="preserve"> </w:t>
      </w:r>
      <w:r>
        <w:t>intentionally</w:t>
      </w:r>
      <w:r>
        <w:rPr>
          <w:spacing w:val="-5"/>
        </w:rPr>
        <w:t xml:space="preserve"> </w:t>
      </w:r>
      <w:r>
        <w:rPr>
          <w:spacing w:val="-2"/>
        </w:rPr>
        <w:t>blank.</w:t>
      </w:r>
    </w:p>
    <w:p w14:paraId="64DF7D3D" w14:textId="77777777" w:rsidR="00C811EF" w:rsidRDefault="00C811EF">
      <w:pPr>
        <w:pStyle w:val="BodyText"/>
        <w:kinsoku w:val="0"/>
        <w:overflowPunct w:val="0"/>
        <w:ind w:right="1"/>
        <w:jc w:val="center"/>
        <w:rPr>
          <w:spacing w:val="-2"/>
        </w:rPr>
        <w:sectPr w:rsidR="00C811EF">
          <w:pgSz w:w="12240" w:h="15840"/>
          <w:pgMar w:top="400" w:right="720" w:bottom="1440" w:left="720" w:header="200" w:footer="1257" w:gutter="0"/>
          <w:cols w:space="720"/>
          <w:noEndnote/>
        </w:sectPr>
      </w:pPr>
    </w:p>
    <w:p w14:paraId="6CD48A96" w14:textId="77777777" w:rsidR="00C811EF" w:rsidRDefault="00C811EF">
      <w:pPr>
        <w:pStyle w:val="BodyText"/>
        <w:kinsoku w:val="0"/>
        <w:overflowPunct w:val="0"/>
      </w:pPr>
    </w:p>
    <w:p w14:paraId="30D59F3E" w14:textId="77777777" w:rsidR="00C811EF" w:rsidRDefault="00C811EF">
      <w:pPr>
        <w:pStyle w:val="BodyText"/>
        <w:kinsoku w:val="0"/>
        <w:overflowPunct w:val="0"/>
      </w:pPr>
    </w:p>
    <w:p w14:paraId="0E4AE604" w14:textId="77777777" w:rsidR="00C811EF" w:rsidRDefault="00C811EF">
      <w:pPr>
        <w:pStyle w:val="BodyText"/>
        <w:kinsoku w:val="0"/>
        <w:overflowPunct w:val="0"/>
      </w:pPr>
    </w:p>
    <w:p w14:paraId="6A66EEC8" w14:textId="77777777" w:rsidR="00C811EF" w:rsidRDefault="00C811EF">
      <w:pPr>
        <w:pStyle w:val="BodyText"/>
        <w:kinsoku w:val="0"/>
        <w:overflowPunct w:val="0"/>
        <w:spacing w:before="119"/>
      </w:pPr>
    </w:p>
    <w:p w14:paraId="09E36BDD" w14:textId="77777777" w:rsidR="00C811EF" w:rsidRDefault="00C811EF">
      <w:pPr>
        <w:pStyle w:val="Heading7"/>
        <w:kinsoku w:val="0"/>
        <w:overflowPunct w:val="0"/>
        <w:ind w:left="1736" w:right="1735"/>
        <w:rPr>
          <w:spacing w:val="-2"/>
        </w:rPr>
      </w:pPr>
      <w:bookmarkStart w:id="28" w:name="ITEM_1_-_BUSINESS_BACKGROUND_OF_FRANCHIS"/>
      <w:bookmarkEnd w:id="28"/>
      <w:r>
        <w:t>ITEM</w:t>
      </w:r>
      <w:r>
        <w:rPr>
          <w:spacing w:val="-5"/>
        </w:rPr>
        <w:t xml:space="preserve"> </w:t>
      </w:r>
      <w:r>
        <w:t>1</w:t>
      </w:r>
      <w:r>
        <w:rPr>
          <w:spacing w:val="-6"/>
        </w:rPr>
        <w:t xml:space="preserve"> </w:t>
      </w:r>
      <w:r>
        <w:t>-</w:t>
      </w:r>
      <w:r>
        <w:rPr>
          <w:spacing w:val="-6"/>
        </w:rPr>
        <w:t xml:space="preserve"> </w:t>
      </w:r>
      <w:r>
        <w:t>BUSINESS</w:t>
      </w:r>
      <w:r>
        <w:rPr>
          <w:spacing w:val="-7"/>
        </w:rPr>
        <w:t xml:space="preserve"> </w:t>
      </w:r>
      <w:r>
        <w:t>BACKGROUND</w:t>
      </w:r>
      <w:r>
        <w:rPr>
          <w:spacing w:val="-5"/>
        </w:rPr>
        <w:t xml:space="preserve"> </w:t>
      </w:r>
      <w:r>
        <w:t>OF</w:t>
      </w:r>
      <w:r>
        <w:rPr>
          <w:spacing w:val="-6"/>
        </w:rPr>
        <w:t xml:space="preserve"> </w:t>
      </w:r>
      <w:r>
        <w:rPr>
          <w:spacing w:val="-2"/>
        </w:rPr>
        <w:t>FRANCHISOR</w:t>
      </w:r>
    </w:p>
    <w:p w14:paraId="74ADC4C4" w14:textId="1C023CB7" w:rsidR="00C811EF" w:rsidRDefault="00C811EF">
      <w:pPr>
        <w:pStyle w:val="Heading8"/>
        <w:kinsoku w:val="0"/>
        <w:overflowPunct w:val="0"/>
        <w:spacing w:before="229"/>
        <w:ind w:right="715"/>
      </w:pPr>
      <w:r>
        <w:t>The</w:t>
      </w:r>
      <w:r>
        <w:rPr>
          <w:spacing w:val="-8"/>
        </w:rPr>
        <w:t xml:space="preserve"> </w:t>
      </w:r>
      <w:del w:id="29" w:author="Matthew Levine" w:date="2025-06-06T13:44:00Z" w16du:dateUtc="2025-06-06T17:44:00Z">
        <w:r w:rsidDel="00206E92">
          <w:delText>Studio</w:delText>
        </w:r>
      </w:del>
      <w:ins w:id="30" w:author="Matthew Levine" w:date="2025-06-06T13:44:00Z" w16du:dateUtc="2025-06-06T17:44:00Z">
        <w:r w:rsidR="00206E92">
          <w:t>[Premise Café]</w:t>
        </w:r>
      </w:ins>
      <w:r>
        <w:rPr>
          <w:spacing w:val="-7"/>
        </w:rPr>
        <w:t xml:space="preserve"> </w:t>
      </w:r>
      <w:r>
        <w:t>(defined</w:t>
      </w:r>
      <w:r>
        <w:rPr>
          <w:spacing w:val="-7"/>
        </w:rPr>
        <w:t xml:space="preserve"> </w:t>
      </w:r>
      <w:r>
        <w:t>in</w:t>
      </w:r>
      <w:r>
        <w:rPr>
          <w:spacing w:val="-5"/>
        </w:rPr>
        <w:t xml:space="preserve"> </w:t>
      </w:r>
      <w:r>
        <w:t>Section</w:t>
      </w:r>
      <w:r>
        <w:rPr>
          <w:spacing w:val="-7"/>
        </w:rPr>
        <w:t xml:space="preserve"> </w:t>
      </w:r>
      <w:r>
        <w:t>1.1(p)</w:t>
      </w:r>
      <w:r>
        <w:rPr>
          <w:spacing w:val="-7"/>
        </w:rPr>
        <w:t xml:space="preserve"> </w:t>
      </w:r>
      <w:r>
        <w:t>of</w:t>
      </w:r>
      <w:r>
        <w:rPr>
          <w:spacing w:val="-7"/>
        </w:rPr>
        <w:t xml:space="preserve"> </w:t>
      </w:r>
      <w:r>
        <w:t>the</w:t>
      </w:r>
      <w:r>
        <w:rPr>
          <w:spacing w:val="-8"/>
        </w:rPr>
        <w:t xml:space="preserve"> </w:t>
      </w:r>
      <w:r>
        <w:t>Franchise</w:t>
      </w:r>
      <w:r>
        <w:rPr>
          <w:spacing w:val="-8"/>
        </w:rPr>
        <w:t xml:space="preserve"> </w:t>
      </w:r>
      <w:r>
        <w:t>Agreement),</w:t>
      </w:r>
      <w:r>
        <w:rPr>
          <w:spacing w:val="-8"/>
        </w:rPr>
        <w:t xml:space="preserve"> </w:t>
      </w:r>
      <w:r>
        <w:t>the</w:t>
      </w:r>
      <w:r>
        <w:rPr>
          <w:spacing w:val="-8"/>
        </w:rPr>
        <w:t xml:space="preserve"> </w:t>
      </w:r>
      <w:r>
        <w:t>Franchisor</w:t>
      </w:r>
      <w:r>
        <w:rPr>
          <w:spacing w:val="-8"/>
        </w:rPr>
        <w:t xml:space="preserve"> </w:t>
      </w:r>
      <w:r>
        <w:t>and</w:t>
      </w:r>
      <w:r>
        <w:rPr>
          <w:spacing w:val="-7"/>
        </w:rPr>
        <w:t xml:space="preserve"> </w:t>
      </w:r>
      <w:r>
        <w:t>our</w:t>
      </w:r>
      <w:r>
        <w:rPr>
          <w:spacing w:val="-8"/>
        </w:rPr>
        <w:t xml:space="preserve"> </w:t>
      </w:r>
      <w:r>
        <w:t>Affiliates and Associates</w:t>
      </w:r>
    </w:p>
    <w:p w14:paraId="496277FB" w14:textId="77777777" w:rsidR="00C811EF" w:rsidRDefault="00C811EF">
      <w:pPr>
        <w:pStyle w:val="BodyText"/>
        <w:kinsoku w:val="0"/>
        <w:overflowPunct w:val="0"/>
        <w:spacing w:before="1"/>
        <w:rPr>
          <w:b/>
          <w:bCs/>
        </w:rPr>
      </w:pPr>
    </w:p>
    <w:p w14:paraId="61A1BDDC" w14:textId="77777777" w:rsidR="00C811EF" w:rsidRDefault="00C811EF">
      <w:pPr>
        <w:pStyle w:val="BodyText"/>
        <w:kinsoku w:val="0"/>
        <w:overflowPunct w:val="0"/>
        <w:ind w:left="720"/>
        <w:rPr>
          <w:b/>
          <w:bCs/>
        </w:rPr>
      </w:pPr>
      <w:r>
        <w:rPr>
          <w:b/>
          <w:bCs/>
          <w:u w:val="thick"/>
        </w:rPr>
        <w:t>Business</w:t>
      </w:r>
      <w:r>
        <w:rPr>
          <w:b/>
          <w:bCs/>
          <w:spacing w:val="-8"/>
          <w:u w:val="thick"/>
        </w:rPr>
        <w:t xml:space="preserve"> </w:t>
      </w:r>
      <w:r>
        <w:rPr>
          <w:b/>
          <w:bCs/>
          <w:u w:val="thick"/>
        </w:rPr>
        <w:t>Background</w:t>
      </w:r>
      <w:r>
        <w:rPr>
          <w:b/>
          <w:bCs/>
          <w:spacing w:val="-7"/>
          <w:u w:val="thick"/>
        </w:rPr>
        <w:t xml:space="preserve"> </w:t>
      </w:r>
      <w:r>
        <w:rPr>
          <w:b/>
          <w:bCs/>
          <w:u w:val="thick"/>
        </w:rPr>
        <w:t>of</w:t>
      </w:r>
      <w:r>
        <w:rPr>
          <w:b/>
          <w:bCs/>
          <w:spacing w:val="-4"/>
          <w:u w:val="thick"/>
        </w:rPr>
        <w:t xml:space="preserve"> </w:t>
      </w:r>
      <w:r>
        <w:rPr>
          <w:b/>
          <w:bCs/>
          <w:u w:val="thick"/>
        </w:rPr>
        <w:t>the</w:t>
      </w:r>
      <w:r>
        <w:rPr>
          <w:b/>
          <w:bCs/>
          <w:spacing w:val="-8"/>
          <w:u w:val="thick"/>
        </w:rPr>
        <w:t xml:space="preserve"> </w:t>
      </w:r>
      <w:r>
        <w:rPr>
          <w:b/>
          <w:bCs/>
          <w:spacing w:val="-2"/>
          <w:u w:val="thick"/>
        </w:rPr>
        <w:t>Franchisor</w:t>
      </w:r>
    </w:p>
    <w:p w14:paraId="14FD8D6C" w14:textId="77777777" w:rsidR="00C811EF" w:rsidRDefault="00C811EF">
      <w:pPr>
        <w:pStyle w:val="BodyText"/>
        <w:kinsoku w:val="0"/>
        <w:overflowPunct w:val="0"/>
        <w:spacing w:before="1"/>
        <w:rPr>
          <w:b/>
          <w:bCs/>
        </w:rPr>
      </w:pPr>
    </w:p>
    <w:p w14:paraId="5E271C4F" w14:textId="77777777" w:rsidR="00C811EF" w:rsidRDefault="00C811EF">
      <w:pPr>
        <w:pStyle w:val="Heading8"/>
        <w:numPr>
          <w:ilvl w:val="0"/>
          <w:numId w:val="103"/>
        </w:numPr>
        <w:tabs>
          <w:tab w:val="left" w:pos="1799"/>
        </w:tabs>
        <w:kinsoku w:val="0"/>
        <w:overflowPunct w:val="0"/>
        <w:ind w:left="1799" w:hanging="719"/>
        <w:rPr>
          <w:spacing w:val="-2"/>
        </w:rPr>
      </w:pPr>
      <w:r>
        <w:t>The</w:t>
      </w:r>
      <w:r>
        <w:rPr>
          <w:spacing w:val="-6"/>
        </w:rPr>
        <w:t xml:space="preserve"> </w:t>
      </w:r>
      <w:r>
        <w:t>Name</w:t>
      </w:r>
      <w:r>
        <w:rPr>
          <w:spacing w:val="-3"/>
        </w:rPr>
        <w:t xml:space="preserve"> </w:t>
      </w:r>
      <w:r>
        <w:t>and</w:t>
      </w:r>
      <w:r>
        <w:rPr>
          <w:spacing w:val="-5"/>
        </w:rPr>
        <w:t xml:space="preserve"> </w:t>
      </w:r>
      <w:r>
        <w:t>Address</w:t>
      </w:r>
      <w:r>
        <w:rPr>
          <w:spacing w:val="-5"/>
        </w:rPr>
        <w:t xml:space="preserve"> </w:t>
      </w:r>
      <w:r>
        <w:t>of</w:t>
      </w:r>
      <w:r>
        <w:rPr>
          <w:spacing w:val="-5"/>
        </w:rPr>
        <w:t xml:space="preserve"> </w:t>
      </w:r>
      <w:r>
        <w:t>the</w:t>
      </w:r>
      <w:r>
        <w:rPr>
          <w:spacing w:val="-5"/>
        </w:rPr>
        <w:t xml:space="preserve"> </w:t>
      </w:r>
      <w:r>
        <w:rPr>
          <w:spacing w:val="-2"/>
        </w:rPr>
        <w:t>Franchisor:</w:t>
      </w:r>
    </w:p>
    <w:p w14:paraId="1D75E5C2" w14:textId="77777777" w:rsidR="00C811EF" w:rsidRDefault="00C811EF">
      <w:pPr>
        <w:pStyle w:val="BodyText"/>
        <w:kinsoku w:val="0"/>
        <w:overflowPunct w:val="0"/>
        <w:spacing w:before="8"/>
        <w:rPr>
          <w:b/>
          <w:bCs/>
        </w:rPr>
      </w:pPr>
    </w:p>
    <w:p w14:paraId="4EFBFBE6" w14:textId="5B07CAF6" w:rsidR="00C811EF" w:rsidRDefault="00C811EF">
      <w:pPr>
        <w:pStyle w:val="BodyText"/>
        <w:kinsoku w:val="0"/>
        <w:overflowPunct w:val="0"/>
        <w:ind w:left="1800" w:right="715"/>
      </w:pPr>
      <w:r>
        <w:t>We</w:t>
      </w:r>
      <w:r>
        <w:rPr>
          <w:spacing w:val="-2"/>
        </w:rPr>
        <w:t xml:space="preserve"> </w:t>
      </w:r>
      <w:r>
        <w:t>are</w:t>
      </w:r>
      <w:r>
        <w:rPr>
          <w:spacing w:val="-3"/>
        </w:rPr>
        <w:t xml:space="preserve"> </w:t>
      </w:r>
      <w:r w:rsidR="007A731B">
        <w:rPr>
          <w:b/>
          <w:bCs/>
        </w:rPr>
        <w:t>[FRANCHISOR LEGAL NAME]</w:t>
      </w:r>
      <w:r>
        <w:rPr>
          <w:b/>
          <w:bCs/>
          <w:spacing w:val="-3"/>
        </w:rPr>
        <w:t xml:space="preserve"> </w:t>
      </w:r>
      <w:r>
        <w:t>Our</w:t>
      </w:r>
      <w:r>
        <w:rPr>
          <w:spacing w:val="-1"/>
        </w:rPr>
        <w:t xml:space="preserve"> </w:t>
      </w:r>
      <w:r>
        <w:t>principal</w:t>
      </w:r>
      <w:r>
        <w:rPr>
          <w:spacing w:val="-3"/>
        </w:rPr>
        <w:t xml:space="preserve"> </w:t>
      </w:r>
      <w:r>
        <w:t>business</w:t>
      </w:r>
      <w:r>
        <w:rPr>
          <w:spacing w:val="-3"/>
        </w:rPr>
        <w:t xml:space="preserve"> </w:t>
      </w:r>
      <w:r>
        <w:t>address</w:t>
      </w:r>
      <w:r>
        <w:rPr>
          <w:spacing w:val="-4"/>
        </w:rPr>
        <w:t xml:space="preserve"> </w:t>
      </w:r>
      <w:r>
        <w:t>is</w:t>
      </w:r>
      <w:r>
        <w:rPr>
          <w:spacing w:val="-4"/>
        </w:rPr>
        <w:t xml:space="preserve"> </w:t>
      </w:r>
      <w:r w:rsidR="00D933B0">
        <w:t>[FRANCHISOR ADDRESS]</w:t>
      </w:r>
      <w:r>
        <w:t>.</w:t>
      </w:r>
    </w:p>
    <w:p w14:paraId="33FB77C7" w14:textId="77777777" w:rsidR="00C811EF" w:rsidRDefault="00C811EF">
      <w:pPr>
        <w:pStyle w:val="BodyText"/>
        <w:kinsoku w:val="0"/>
        <w:overflowPunct w:val="0"/>
        <w:spacing w:before="11"/>
      </w:pPr>
    </w:p>
    <w:p w14:paraId="512EE33C" w14:textId="77777777" w:rsidR="00C811EF" w:rsidRDefault="00C811EF">
      <w:pPr>
        <w:pStyle w:val="Heading8"/>
        <w:numPr>
          <w:ilvl w:val="0"/>
          <w:numId w:val="103"/>
        </w:numPr>
        <w:tabs>
          <w:tab w:val="left" w:pos="1799"/>
        </w:tabs>
        <w:kinsoku w:val="0"/>
        <w:overflowPunct w:val="0"/>
        <w:ind w:left="1799" w:hanging="719"/>
        <w:rPr>
          <w:spacing w:val="-2"/>
        </w:rPr>
      </w:pPr>
      <w:r>
        <w:t>The</w:t>
      </w:r>
      <w:r>
        <w:rPr>
          <w:spacing w:val="-7"/>
        </w:rPr>
        <w:t xml:space="preserve"> </w:t>
      </w:r>
      <w:r>
        <w:t>Name</w:t>
      </w:r>
      <w:r>
        <w:rPr>
          <w:spacing w:val="-7"/>
        </w:rPr>
        <w:t xml:space="preserve"> </w:t>
      </w:r>
      <w:r>
        <w:t>under</w:t>
      </w:r>
      <w:r>
        <w:rPr>
          <w:spacing w:val="-7"/>
        </w:rPr>
        <w:t xml:space="preserve"> </w:t>
      </w:r>
      <w:r>
        <w:t>which</w:t>
      </w:r>
      <w:r>
        <w:rPr>
          <w:spacing w:val="-7"/>
        </w:rPr>
        <w:t xml:space="preserve"> </w:t>
      </w:r>
      <w:r>
        <w:t>the</w:t>
      </w:r>
      <w:r>
        <w:rPr>
          <w:spacing w:val="-7"/>
        </w:rPr>
        <w:t xml:space="preserve"> </w:t>
      </w:r>
      <w:r>
        <w:t>Franchisor</w:t>
      </w:r>
      <w:r>
        <w:rPr>
          <w:spacing w:val="-5"/>
        </w:rPr>
        <w:t xml:space="preserve"> </w:t>
      </w:r>
      <w:r>
        <w:t>Engages</w:t>
      </w:r>
      <w:r>
        <w:rPr>
          <w:spacing w:val="-7"/>
        </w:rPr>
        <w:t xml:space="preserve"> </w:t>
      </w:r>
      <w:r>
        <w:t>in</w:t>
      </w:r>
      <w:r>
        <w:rPr>
          <w:spacing w:val="-4"/>
        </w:rPr>
        <w:t xml:space="preserve"> </w:t>
      </w:r>
      <w:r>
        <w:rPr>
          <w:spacing w:val="-2"/>
        </w:rPr>
        <w:t>Business:</w:t>
      </w:r>
    </w:p>
    <w:p w14:paraId="0ED05BC0" w14:textId="77777777" w:rsidR="00C811EF" w:rsidRDefault="00C811EF">
      <w:pPr>
        <w:pStyle w:val="BodyText"/>
        <w:kinsoku w:val="0"/>
        <w:overflowPunct w:val="0"/>
        <w:spacing w:before="10"/>
        <w:rPr>
          <w:b/>
          <w:bCs/>
        </w:rPr>
      </w:pPr>
    </w:p>
    <w:p w14:paraId="6A5C9E41" w14:textId="2020A70D" w:rsidR="00C811EF" w:rsidRDefault="00C811EF">
      <w:pPr>
        <w:pStyle w:val="BodyText"/>
        <w:kinsoku w:val="0"/>
        <w:overflowPunct w:val="0"/>
        <w:ind w:left="1800" w:right="715"/>
      </w:pPr>
      <w:r>
        <w:t>We</w:t>
      </w:r>
      <w:r>
        <w:rPr>
          <w:spacing w:val="40"/>
        </w:rPr>
        <w:t xml:space="preserve"> </w:t>
      </w:r>
      <w:r>
        <w:t>do</w:t>
      </w:r>
      <w:r>
        <w:rPr>
          <w:spacing w:val="40"/>
        </w:rPr>
        <w:t xml:space="preserve"> </w:t>
      </w:r>
      <w:r>
        <w:t>business</w:t>
      </w:r>
      <w:r>
        <w:rPr>
          <w:spacing w:val="40"/>
        </w:rPr>
        <w:t xml:space="preserve"> </w:t>
      </w:r>
      <w:r>
        <w:t>under</w:t>
      </w:r>
      <w:r>
        <w:rPr>
          <w:spacing w:val="40"/>
        </w:rPr>
        <w:t xml:space="preserve"> </w:t>
      </w:r>
      <w:r>
        <w:t>the</w:t>
      </w:r>
      <w:r>
        <w:rPr>
          <w:spacing w:val="40"/>
        </w:rPr>
        <w:t xml:space="preserve"> </w:t>
      </w:r>
      <w:r>
        <w:t>trademark</w:t>
      </w:r>
      <w:r>
        <w:rPr>
          <w:spacing w:val="40"/>
        </w:rPr>
        <w:t xml:space="preserve"> </w:t>
      </w:r>
      <w:r>
        <w:t>“</w:t>
      </w:r>
      <w:r w:rsidR="00D933B0">
        <w:t xml:space="preserve">[FRANCHISOR </w:t>
      </w:r>
      <w:proofErr w:type="gramStart"/>
      <w:r w:rsidR="00D933B0">
        <w:t>TRADE MARK</w:t>
      </w:r>
      <w:proofErr w:type="gramEnd"/>
      <w:r>
        <w:t>”,</w:t>
      </w:r>
      <w:r>
        <w:rPr>
          <w:spacing w:val="40"/>
        </w:rPr>
        <w:t xml:space="preserve"> </w:t>
      </w:r>
      <w:r>
        <w:t>and</w:t>
      </w:r>
      <w:r>
        <w:rPr>
          <w:spacing w:val="40"/>
        </w:rPr>
        <w:t xml:space="preserve"> </w:t>
      </w:r>
      <w:r>
        <w:t>such</w:t>
      </w:r>
      <w:r>
        <w:rPr>
          <w:spacing w:val="40"/>
        </w:rPr>
        <w:t xml:space="preserve"> </w:t>
      </w:r>
      <w:r>
        <w:t>other</w:t>
      </w:r>
      <w:r>
        <w:rPr>
          <w:spacing w:val="40"/>
        </w:rPr>
        <w:t xml:space="preserve"> </w:t>
      </w:r>
      <w:r>
        <w:t>trade</w:t>
      </w:r>
      <w:r>
        <w:rPr>
          <w:spacing w:val="40"/>
        </w:rPr>
        <w:t xml:space="preserve"> </w:t>
      </w:r>
      <w:r>
        <w:t>names</w:t>
      </w:r>
      <w:r>
        <w:rPr>
          <w:spacing w:val="40"/>
        </w:rPr>
        <w:t xml:space="preserve"> </w:t>
      </w:r>
      <w:r>
        <w:t>and</w:t>
      </w:r>
      <w:r>
        <w:rPr>
          <w:spacing w:val="40"/>
        </w:rPr>
        <w:t xml:space="preserve"> </w:t>
      </w:r>
      <w:r>
        <w:t>trademarks as we may designate from time to time (the “Marks”).</w:t>
      </w:r>
    </w:p>
    <w:p w14:paraId="7E3004B8" w14:textId="77777777" w:rsidR="00C811EF" w:rsidRDefault="00C811EF">
      <w:pPr>
        <w:pStyle w:val="BodyText"/>
        <w:kinsoku w:val="0"/>
        <w:overflowPunct w:val="0"/>
        <w:spacing w:before="11"/>
      </w:pPr>
    </w:p>
    <w:p w14:paraId="1331F045" w14:textId="77777777" w:rsidR="00C811EF" w:rsidRDefault="00C811EF">
      <w:pPr>
        <w:pStyle w:val="Heading8"/>
        <w:numPr>
          <w:ilvl w:val="0"/>
          <w:numId w:val="103"/>
        </w:numPr>
        <w:tabs>
          <w:tab w:val="left" w:pos="1799"/>
          <w:tab w:val="left" w:pos="2160"/>
        </w:tabs>
        <w:kinsoku w:val="0"/>
        <w:overflowPunct w:val="0"/>
        <w:spacing w:line="491" w:lineRule="auto"/>
        <w:ind w:left="2160" w:right="5377" w:hanging="1080"/>
      </w:pPr>
      <w:r>
        <w:t>The</w:t>
      </w:r>
      <w:r>
        <w:rPr>
          <w:spacing w:val="-10"/>
        </w:rPr>
        <w:t xml:space="preserve"> </w:t>
      </w:r>
      <w:r>
        <w:t>Franchisor’s</w:t>
      </w:r>
      <w:r>
        <w:rPr>
          <w:spacing w:val="-10"/>
        </w:rPr>
        <w:t xml:space="preserve"> </w:t>
      </w:r>
      <w:r>
        <w:t>Address</w:t>
      </w:r>
      <w:r>
        <w:rPr>
          <w:spacing w:val="-10"/>
        </w:rPr>
        <w:t xml:space="preserve"> </w:t>
      </w:r>
      <w:r>
        <w:t>for</w:t>
      </w:r>
      <w:r>
        <w:rPr>
          <w:spacing w:val="-11"/>
        </w:rPr>
        <w:t xml:space="preserve"> </w:t>
      </w:r>
      <w:r>
        <w:t>Service: In Ontario:</w:t>
      </w:r>
    </w:p>
    <w:p w14:paraId="75275710" w14:textId="76F21573" w:rsidR="00D933B0" w:rsidRPr="00CB5590" w:rsidRDefault="00D933B0" w:rsidP="00CB5590">
      <w:pPr>
        <w:pStyle w:val="BodyText"/>
        <w:kinsoku w:val="0"/>
        <w:overflowPunct w:val="0"/>
        <w:ind w:left="2160" w:right="6125"/>
        <w:rPr>
          <w:spacing w:val="-11"/>
        </w:rPr>
      </w:pPr>
      <w:r w:rsidRPr="00D933B0">
        <w:t>[FRANCHISOR ONTARIO</w:t>
      </w:r>
      <w:r>
        <w:t xml:space="preserve"> </w:t>
      </w:r>
      <w:r w:rsidRPr="00D933B0">
        <w:t>AGENT]</w:t>
      </w:r>
    </w:p>
    <w:p w14:paraId="7DDB506B" w14:textId="0A9CBBD5" w:rsidR="006B5B59" w:rsidRDefault="00C811EF" w:rsidP="00CB5590">
      <w:pPr>
        <w:pStyle w:val="BodyText"/>
        <w:kinsoku w:val="0"/>
        <w:overflowPunct w:val="0"/>
        <w:ind w:left="1440" w:right="6125" w:firstLine="720"/>
        <w:rPr>
          <w:spacing w:val="-11"/>
        </w:rPr>
      </w:pPr>
      <w:r>
        <w:t>Suite</w:t>
      </w:r>
      <w:r>
        <w:rPr>
          <w:spacing w:val="-11"/>
        </w:rPr>
        <w:t xml:space="preserve"> </w:t>
      </w:r>
      <w:r w:rsidR="006B5B59">
        <w:t>700</w:t>
      </w:r>
      <w:r>
        <w:t>,</w:t>
      </w:r>
      <w:r>
        <w:rPr>
          <w:spacing w:val="-11"/>
        </w:rPr>
        <w:t xml:space="preserve"> </w:t>
      </w:r>
    </w:p>
    <w:p w14:paraId="61A91267" w14:textId="77777777" w:rsidR="006B5B59" w:rsidRDefault="006B5B59">
      <w:pPr>
        <w:pStyle w:val="BodyText"/>
        <w:kinsoku w:val="0"/>
        <w:overflowPunct w:val="0"/>
        <w:ind w:left="2160" w:right="6125"/>
      </w:pPr>
      <w:r>
        <w:t>1235</w:t>
      </w:r>
      <w:r w:rsidR="00C811EF">
        <w:rPr>
          <w:spacing w:val="-10"/>
        </w:rPr>
        <w:t xml:space="preserve"> </w:t>
      </w:r>
      <w:r w:rsidR="00C811EF">
        <w:t>Bay</w:t>
      </w:r>
      <w:r w:rsidR="00C811EF">
        <w:rPr>
          <w:spacing w:val="-10"/>
        </w:rPr>
        <w:t xml:space="preserve"> </w:t>
      </w:r>
      <w:r w:rsidR="00C811EF">
        <w:t>Street Toronto,</w:t>
      </w:r>
      <w:r w:rsidR="00C811EF">
        <w:rPr>
          <w:spacing w:val="-6"/>
        </w:rPr>
        <w:t xml:space="preserve"> </w:t>
      </w:r>
      <w:r w:rsidR="00C811EF">
        <w:t>Ontario</w:t>
      </w:r>
      <w:r w:rsidR="00C811EF">
        <w:rPr>
          <w:spacing w:val="-7"/>
        </w:rPr>
        <w:t xml:space="preserve"> </w:t>
      </w:r>
      <w:r w:rsidR="00C811EF">
        <w:t>M5</w:t>
      </w:r>
      <w:r>
        <w:t>R 3K4</w:t>
      </w:r>
    </w:p>
    <w:p w14:paraId="2E33EB3C" w14:textId="77777777" w:rsidR="00C811EF" w:rsidRDefault="006B5B59">
      <w:pPr>
        <w:pStyle w:val="BodyText"/>
        <w:kinsoku w:val="0"/>
        <w:overflowPunct w:val="0"/>
        <w:ind w:left="2160" w:right="6125"/>
        <w:rPr>
          <w:color w:val="0000FF"/>
          <w:spacing w:val="-2"/>
        </w:rPr>
      </w:pPr>
      <w:r>
        <w:rPr>
          <w:color w:val="0000FF"/>
          <w:spacing w:val="-2"/>
          <w:u w:val="single"/>
        </w:rPr>
        <w:t>Levinelegal.ca</w:t>
      </w:r>
    </w:p>
    <w:p w14:paraId="18D43344" w14:textId="77777777" w:rsidR="00C811EF" w:rsidRDefault="00C811EF">
      <w:pPr>
        <w:pStyle w:val="Heading8"/>
        <w:kinsoku w:val="0"/>
        <w:overflowPunct w:val="0"/>
        <w:spacing w:before="225"/>
        <w:ind w:left="2160"/>
        <w:rPr>
          <w:spacing w:val="-2"/>
        </w:rPr>
      </w:pPr>
      <w:r>
        <w:t>In</w:t>
      </w:r>
      <w:r>
        <w:rPr>
          <w:spacing w:val="-8"/>
        </w:rPr>
        <w:t xml:space="preserve"> </w:t>
      </w:r>
      <w:r>
        <w:t>Alberta,</w:t>
      </w:r>
      <w:r>
        <w:rPr>
          <w:spacing w:val="-8"/>
        </w:rPr>
        <w:t xml:space="preserve"> </w:t>
      </w:r>
      <w:r>
        <w:t>New</w:t>
      </w:r>
      <w:r>
        <w:rPr>
          <w:spacing w:val="-7"/>
        </w:rPr>
        <w:t xml:space="preserve"> </w:t>
      </w:r>
      <w:r>
        <w:t>Brunswick,</w:t>
      </w:r>
      <w:r>
        <w:rPr>
          <w:spacing w:val="-7"/>
        </w:rPr>
        <w:t xml:space="preserve"> </w:t>
      </w:r>
      <w:r>
        <w:t>Manitoba,</w:t>
      </w:r>
      <w:r>
        <w:rPr>
          <w:spacing w:val="-8"/>
        </w:rPr>
        <w:t xml:space="preserve"> </w:t>
      </w:r>
      <w:r>
        <w:t>Prince</w:t>
      </w:r>
      <w:r>
        <w:rPr>
          <w:spacing w:val="-6"/>
        </w:rPr>
        <w:t xml:space="preserve"> </w:t>
      </w:r>
      <w:r>
        <w:t>Edward</w:t>
      </w:r>
      <w:r>
        <w:rPr>
          <w:spacing w:val="-7"/>
        </w:rPr>
        <w:t xml:space="preserve"> </w:t>
      </w:r>
      <w:r>
        <w:t>Island</w:t>
      </w:r>
      <w:r>
        <w:rPr>
          <w:spacing w:val="-6"/>
        </w:rPr>
        <w:t xml:space="preserve"> </w:t>
      </w:r>
      <w:r>
        <w:t>and</w:t>
      </w:r>
      <w:r>
        <w:rPr>
          <w:spacing w:val="-7"/>
        </w:rPr>
        <w:t xml:space="preserve"> </w:t>
      </w:r>
      <w:r>
        <w:t>British</w:t>
      </w:r>
      <w:r>
        <w:rPr>
          <w:spacing w:val="-7"/>
        </w:rPr>
        <w:t xml:space="preserve"> </w:t>
      </w:r>
      <w:r>
        <w:rPr>
          <w:spacing w:val="-2"/>
        </w:rPr>
        <w:t>Columbia:</w:t>
      </w:r>
    </w:p>
    <w:p w14:paraId="1FBF82B5" w14:textId="77777777" w:rsidR="00C811EF" w:rsidRDefault="00C811EF">
      <w:pPr>
        <w:pStyle w:val="BodyText"/>
        <w:kinsoku w:val="0"/>
        <w:overflowPunct w:val="0"/>
        <w:spacing w:before="1"/>
        <w:rPr>
          <w:b/>
          <w:bCs/>
        </w:rPr>
      </w:pPr>
    </w:p>
    <w:p w14:paraId="11062CC7" w14:textId="77777777" w:rsidR="00C811EF" w:rsidRDefault="00C811EF">
      <w:pPr>
        <w:pStyle w:val="BodyText"/>
        <w:kinsoku w:val="0"/>
        <w:overflowPunct w:val="0"/>
        <w:ind w:left="2160"/>
        <w:rPr>
          <w:spacing w:val="-2"/>
        </w:rPr>
      </w:pPr>
      <w:r>
        <w:t>We</w:t>
      </w:r>
      <w:r>
        <w:rPr>
          <w:spacing w:val="-4"/>
        </w:rPr>
        <w:t xml:space="preserve"> </w:t>
      </w:r>
      <w:r>
        <w:t>have</w:t>
      </w:r>
      <w:r>
        <w:rPr>
          <w:spacing w:val="-6"/>
        </w:rPr>
        <w:t xml:space="preserve"> </w:t>
      </w:r>
      <w:r>
        <w:t>not</w:t>
      </w:r>
      <w:r>
        <w:rPr>
          <w:spacing w:val="-6"/>
        </w:rPr>
        <w:t xml:space="preserve"> </w:t>
      </w:r>
      <w:r>
        <w:t>appointed</w:t>
      </w:r>
      <w:r>
        <w:rPr>
          <w:spacing w:val="-4"/>
        </w:rPr>
        <w:t xml:space="preserve"> </w:t>
      </w:r>
      <w:r>
        <w:t>an</w:t>
      </w:r>
      <w:r>
        <w:rPr>
          <w:spacing w:val="-4"/>
        </w:rPr>
        <w:t xml:space="preserve"> </w:t>
      </w:r>
      <w:r>
        <w:t>agent</w:t>
      </w:r>
      <w:r>
        <w:rPr>
          <w:spacing w:val="-6"/>
        </w:rPr>
        <w:t xml:space="preserve"> </w:t>
      </w:r>
      <w:r>
        <w:t>for</w:t>
      </w:r>
      <w:r>
        <w:rPr>
          <w:spacing w:val="-5"/>
        </w:rPr>
        <w:t xml:space="preserve"> </w:t>
      </w:r>
      <w:r>
        <w:t>service</w:t>
      </w:r>
      <w:r>
        <w:rPr>
          <w:spacing w:val="-4"/>
        </w:rPr>
        <w:t xml:space="preserve"> </w:t>
      </w:r>
      <w:r>
        <w:t>in</w:t>
      </w:r>
      <w:r>
        <w:rPr>
          <w:spacing w:val="-6"/>
        </w:rPr>
        <w:t xml:space="preserve"> </w:t>
      </w:r>
      <w:r>
        <w:t>these</w:t>
      </w:r>
      <w:r>
        <w:rPr>
          <w:spacing w:val="-4"/>
        </w:rPr>
        <w:t xml:space="preserve"> </w:t>
      </w:r>
      <w:r>
        <w:rPr>
          <w:spacing w:val="-2"/>
        </w:rPr>
        <w:t>provinces.</w:t>
      </w:r>
    </w:p>
    <w:p w14:paraId="34F08BA9" w14:textId="77777777" w:rsidR="00C811EF" w:rsidRDefault="00C811EF">
      <w:pPr>
        <w:pStyle w:val="BodyText"/>
        <w:kinsoku w:val="0"/>
        <w:overflowPunct w:val="0"/>
        <w:spacing w:before="1"/>
      </w:pPr>
    </w:p>
    <w:p w14:paraId="0B2AA32C" w14:textId="77777777" w:rsidR="00C811EF" w:rsidRDefault="00C811EF">
      <w:pPr>
        <w:pStyle w:val="Heading8"/>
        <w:numPr>
          <w:ilvl w:val="0"/>
          <w:numId w:val="103"/>
        </w:numPr>
        <w:tabs>
          <w:tab w:val="left" w:pos="1799"/>
        </w:tabs>
        <w:kinsoku w:val="0"/>
        <w:overflowPunct w:val="0"/>
        <w:ind w:left="1799" w:hanging="719"/>
        <w:rPr>
          <w:spacing w:val="-2"/>
        </w:rPr>
      </w:pPr>
      <w:r>
        <w:t>Business</w:t>
      </w:r>
      <w:r>
        <w:rPr>
          <w:spacing w:val="-7"/>
        </w:rPr>
        <w:t xml:space="preserve"> </w:t>
      </w:r>
      <w:r>
        <w:t>Form</w:t>
      </w:r>
      <w:r>
        <w:rPr>
          <w:spacing w:val="-6"/>
        </w:rPr>
        <w:t xml:space="preserve"> </w:t>
      </w:r>
      <w:r>
        <w:t>of</w:t>
      </w:r>
      <w:r>
        <w:rPr>
          <w:spacing w:val="-5"/>
        </w:rPr>
        <w:t xml:space="preserve"> </w:t>
      </w:r>
      <w:r>
        <w:rPr>
          <w:spacing w:val="-2"/>
        </w:rPr>
        <w:t>Franchisor:</w:t>
      </w:r>
    </w:p>
    <w:p w14:paraId="7DC27B1D" w14:textId="77777777" w:rsidR="00C811EF" w:rsidRDefault="00C811EF">
      <w:pPr>
        <w:pStyle w:val="BodyText"/>
        <w:kinsoku w:val="0"/>
        <w:overflowPunct w:val="0"/>
        <w:spacing w:before="8"/>
        <w:rPr>
          <w:b/>
          <w:bCs/>
        </w:rPr>
      </w:pPr>
    </w:p>
    <w:p w14:paraId="28FA0737" w14:textId="7B1388FF" w:rsidR="00C811EF" w:rsidRDefault="00C811EF">
      <w:pPr>
        <w:pStyle w:val="BodyText"/>
        <w:kinsoku w:val="0"/>
        <w:overflowPunct w:val="0"/>
        <w:ind w:left="1800"/>
        <w:rPr>
          <w:spacing w:val="-4"/>
        </w:rPr>
      </w:pPr>
      <w:r>
        <w:t>We</w:t>
      </w:r>
      <w:r>
        <w:rPr>
          <w:spacing w:val="-4"/>
        </w:rPr>
        <w:t xml:space="preserve"> </w:t>
      </w:r>
      <w:r>
        <w:t>are</w:t>
      </w:r>
      <w:r>
        <w:rPr>
          <w:spacing w:val="-5"/>
        </w:rPr>
        <w:t xml:space="preserve"> </w:t>
      </w:r>
      <w:r>
        <w:t>a</w:t>
      </w:r>
      <w:r>
        <w:rPr>
          <w:spacing w:val="-6"/>
        </w:rPr>
        <w:t xml:space="preserve"> </w:t>
      </w:r>
      <w:r w:rsidR="00301AB5">
        <w:rPr>
          <w:spacing w:val="-6"/>
        </w:rPr>
        <w:t>[</w:t>
      </w:r>
      <w:del w:id="31" w:author="Matthew Levine" w:date="2025-06-06T13:20:00Z" w16du:dateUtc="2025-06-06T17:20:00Z">
        <w:r w:rsidDel="00791325">
          <w:delText>federal</w:delText>
        </w:r>
        <w:r w:rsidDel="00791325">
          <w:rPr>
            <w:spacing w:val="-6"/>
          </w:rPr>
          <w:delText xml:space="preserve"> </w:delText>
        </w:r>
      </w:del>
      <w:ins w:id="32" w:author="Matthew Levine" w:date="2025-06-06T13:20:00Z" w16du:dateUtc="2025-06-06T17:20:00Z">
        <w:r w:rsidR="00791325">
          <w:t xml:space="preserve">English corporation established under the corporate law of </w:t>
        </w:r>
        <w:r w:rsidR="00944AE5">
          <w:t>England</w:t>
        </w:r>
      </w:ins>
      <w:del w:id="33" w:author="Matthew Levine" w:date="2025-06-06T13:20:00Z" w16du:dateUtc="2025-06-06T17:20:00Z">
        <w:r w:rsidDel="00944AE5">
          <w:delText>corporation</w:delText>
        </w:r>
      </w:del>
      <w:r w:rsidR="00301AB5">
        <w:t>]</w:t>
      </w:r>
      <w:r>
        <w:rPr>
          <w:spacing w:val="-6"/>
        </w:rPr>
        <w:t xml:space="preserve"> </w:t>
      </w:r>
      <w:r>
        <w:t>formed</w:t>
      </w:r>
      <w:r>
        <w:rPr>
          <w:spacing w:val="-5"/>
        </w:rPr>
        <w:t xml:space="preserve"> </w:t>
      </w:r>
      <w:r w:rsidRPr="00944AE5">
        <w:rPr>
          <w:highlight w:val="yellow"/>
          <w:rPrChange w:id="34" w:author="Matthew Levine" w:date="2025-06-06T13:20:00Z" w16du:dateUtc="2025-06-06T17:20:00Z">
            <w:rPr/>
          </w:rPrChange>
        </w:rPr>
        <w:t>on</w:t>
      </w:r>
      <w:r w:rsidRPr="00944AE5">
        <w:rPr>
          <w:spacing w:val="-5"/>
          <w:highlight w:val="yellow"/>
          <w:rPrChange w:id="35" w:author="Matthew Levine" w:date="2025-06-06T13:20:00Z" w16du:dateUtc="2025-06-06T17:20:00Z">
            <w:rPr>
              <w:spacing w:val="-5"/>
            </w:rPr>
          </w:rPrChange>
        </w:rPr>
        <w:t xml:space="preserve"> </w:t>
      </w:r>
      <w:r w:rsidR="00301AB5" w:rsidRPr="00944AE5">
        <w:rPr>
          <w:spacing w:val="-5"/>
          <w:highlight w:val="yellow"/>
          <w:rPrChange w:id="36" w:author="Matthew Levine" w:date="2025-06-06T13:20:00Z" w16du:dateUtc="2025-06-06T17:20:00Z">
            <w:rPr>
              <w:spacing w:val="-5"/>
            </w:rPr>
          </w:rPrChange>
        </w:rPr>
        <w:t>[</w:t>
      </w:r>
      <w:r w:rsidRPr="00944AE5">
        <w:rPr>
          <w:highlight w:val="yellow"/>
          <w:rPrChange w:id="37" w:author="Matthew Levine" w:date="2025-06-06T13:20:00Z" w16du:dateUtc="2025-06-06T17:20:00Z">
            <w:rPr/>
          </w:rPrChange>
        </w:rPr>
        <w:t>October</w:t>
      </w:r>
      <w:r w:rsidRPr="00944AE5">
        <w:rPr>
          <w:spacing w:val="-4"/>
          <w:highlight w:val="yellow"/>
          <w:rPrChange w:id="38" w:author="Matthew Levine" w:date="2025-06-06T13:20:00Z" w16du:dateUtc="2025-06-06T17:20:00Z">
            <w:rPr>
              <w:spacing w:val="-4"/>
            </w:rPr>
          </w:rPrChange>
        </w:rPr>
        <w:t xml:space="preserve"> </w:t>
      </w:r>
      <w:r w:rsidRPr="00944AE5">
        <w:rPr>
          <w:highlight w:val="yellow"/>
          <w:rPrChange w:id="39" w:author="Matthew Levine" w:date="2025-06-06T13:20:00Z" w16du:dateUtc="2025-06-06T17:20:00Z">
            <w:rPr/>
          </w:rPrChange>
        </w:rPr>
        <w:t>3,</w:t>
      </w:r>
      <w:r w:rsidRPr="00944AE5">
        <w:rPr>
          <w:spacing w:val="-4"/>
          <w:highlight w:val="yellow"/>
          <w:rPrChange w:id="40" w:author="Matthew Levine" w:date="2025-06-06T13:20:00Z" w16du:dateUtc="2025-06-06T17:20:00Z">
            <w:rPr>
              <w:spacing w:val="-4"/>
            </w:rPr>
          </w:rPrChange>
        </w:rPr>
        <w:t xml:space="preserve"> 2024</w:t>
      </w:r>
      <w:r w:rsidR="00301AB5" w:rsidRPr="00944AE5">
        <w:rPr>
          <w:spacing w:val="-4"/>
          <w:highlight w:val="yellow"/>
          <w:rPrChange w:id="41" w:author="Matthew Levine" w:date="2025-06-06T13:20:00Z" w16du:dateUtc="2025-06-06T17:20:00Z">
            <w:rPr>
              <w:spacing w:val="-4"/>
            </w:rPr>
          </w:rPrChange>
        </w:rPr>
        <w:t>]</w:t>
      </w:r>
      <w:r>
        <w:rPr>
          <w:spacing w:val="-4"/>
        </w:rPr>
        <w:t>.</w:t>
      </w:r>
    </w:p>
    <w:p w14:paraId="1AF3903D" w14:textId="77777777" w:rsidR="00C811EF" w:rsidRDefault="00C811EF">
      <w:pPr>
        <w:pStyle w:val="BodyText"/>
        <w:kinsoku w:val="0"/>
        <w:overflowPunct w:val="0"/>
        <w:spacing w:before="1"/>
      </w:pPr>
    </w:p>
    <w:p w14:paraId="0CF1440A" w14:textId="77777777" w:rsidR="00C811EF" w:rsidRDefault="00C811EF">
      <w:pPr>
        <w:pStyle w:val="Heading8"/>
        <w:numPr>
          <w:ilvl w:val="0"/>
          <w:numId w:val="103"/>
        </w:numPr>
        <w:tabs>
          <w:tab w:val="left" w:pos="1799"/>
        </w:tabs>
        <w:kinsoku w:val="0"/>
        <w:overflowPunct w:val="0"/>
        <w:ind w:left="1799" w:hanging="719"/>
        <w:rPr>
          <w:spacing w:val="-2"/>
        </w:rPr>
      </w:pPr>
      <w:r>
        <w:t>The</w:t>
      </w:r>
      <w:r>
        <w:rPr>
          <w:spacing w:val="-8"/>
        </w:rPr>
        <w:t xml:space="preserve"> </w:t>
      </w:r>
      <w:r>
        <w:t>Name</w:t>
      </w:r>
      <w:r>
        <w:rPr>
          <w:spacing w:val="-5"/>
        </w:rPr>
        <w:t xml:space="preserve"> </w:t>
      </w:r>
      <w:r>
        <w:t>and</w:t>
      </w:r>
      <w:r>
        <w:rPr>
          <w:spacing w:val="-7"/>
        </w:rPr>
        <w:t xml:space="preserve"> </w:t>
      </w:r>
      <w:r>
        <w:t>Address</w:t>
      </w:r>
      <w:r>
        <w:rPr>
          <w:spacing w:val="-7"/>
        </w:rPr>
        <w:t xml:space="preserve"> </w:t>
      </w:r>
      <w:r>
        <w:t>of</w:t>
      </w:r>
      <w:r>
        <w:rPr>
          <w:spacing w:val="-6"/>
        </w:rPr>
        <w:t xml:space="preserve"> </w:t>
      </w:r>
      <w:r>
        <w:t>the</w:t>
      </w:r>
      <w:r>
        <w:rPr>
          <w:spacing w:val="-7"/>
        </w:rPr>
        <w:t xml:space="preserve"> </w:t>
      </w:r>
      <w:r>
        <w:t>Franchisor’s</w:t>
      </w:r>
      <w:r>
        <w:rPr>
          <w:spacing w:val="-6"/>
        </w:rPr>
        <w:t xml:space="preserve"> </w:t>
      </w:r>
      <w:r>
        <w:t>Parent,</w:t>
      </w:r>
      <w:r>
        <w:rPr>
          <w:spacing w:val="-5"/>
        </w:rPr>
        <w:t xml:space="preserve"> </w:t>
      </w:r>
      <w:r>
        <w:t>Subsidiary</w:t>
      </w:r>
      <w:r>
        <w:rPr>
          <w:spacing w:val="-8"/>
        </w:rPr>
        <w:t xml:space="preserve"> </w:t>
      </w:r>
      <w:r>
        <w:t>or</w:t>
      </w:r>
      <w:r>
        <w:rPr>
          <w:spacing w:val="-7"/>
        </w:rPr>
        <w:t xml:space="preserve"> </w:t>
      </w:r>
      <w:r>
        <w:rPr>
          <w:spacing w:val="-2"/>
        </w:rPr>
        <w:t>Affiliates:</w:t>
      </w:r>
    </w:p>
    <w:p w14:paraId="1ECBD8E0" w14:textId="77777777" w:rsidR="00C811EF" w:rsidRDefault="00C811EF">
      <w:pPr>
        <w:pStyle w:val="BodyText"/>
        <w:kinsoku w:val="0"/>
        <w:overflowPunct w:val="0"/>
        <w:rPr>
          <w:b/>
          <w:bCs/>
        </w:rPr>
      </w:pPr>
    </w:p>
    <w:p w14:paraId="0D4BC76B" w14:textId="77777777" w:rsidR="00C811EF" w:rsidRDefault="00C811EF">
      <w:pPr>
        <w:pStyle w:val="BodyText"/>
        <w:kinsoku w:val="0"/>
        <w:overflowPunct w:val="0"/>
        <w:spacing w:before="1"/>
        <w:ind w:left="1800"/>
        <w:rPr>
          <w:spacing w:val="-2"/>
        </w:rPr>
      </w:pPr>
      <w:r>
        <w:t>We</w:t>
      </w:r>
      <w:r>
        <w:rPr>
          <w:spacing w:val="-4"/>
        </w:rPr>
        <w:t xml:space="preserve"> </w:t>
      </w:r>
      <w:r>
        <w:t>have</w:t>
      </w:r>
      <w:r>
        <w:rPr>
          <w:spacing w:val="-5"/>
        </w:rPr>
        <w:t xml:space="preserve"> </w:t>
      </w:r>
      <w:r>
        <w:t>no</w:t>
      </w:r>
      <w:r>
        <w:rPr>
          <w:spacing w:val="-5"/>
        </w:rPr>
        <w:t xml:space="preserve"> </w:t>
      </w:r>
      <w:r>
        <w:t>parent</w:t>
      </w:r>
      <w:r>
        <w:rPr>
          <w:spacing w:val="-6"/>
        </w:rPr>
        <w:t xml:space="preserve"> </w:t>
      </w:r>
      <w:r>
        <w:rPr>
          <w:spacing w:val="-2"/>
        </w:rPr>
        <w:t>company.</w:t>
      </w:r>
    </w:p>
    <w:p w14:paraId="2F2E16A2" w14:textId="77777777" w:rsidR="00C811EF" w:rsidRDefault="00C811EF">
      <w:pPr>
        <w:pStyle w:val="BodyText"/>
        <w:kinsoku w:val="0"/>
        <w:overflowPunct w:val="0"/>
        <w:spacing w:before="3"/>
      </w:pPr>
    </w:p>
    <w:p w14:paraId="162718A0" w14:textId="77777777" w:rsidR="00C811EF" w:rsidRDefault="00C811EF">
      <w:pPr>
        <w:pStyle w:val="BodyText"/>
        <w:kinsoku w:val="0"/>
        <w:overflowPunct w:val="0"/>
        <w:spacing w:line="477" w:lineRule="auto"/>
        <w:ind w:left="1800" w:right="5661"/>
      </w:pPr>
      <w:r>
        <w:t>We</w:t>
      </w:r>
      <w:r>
        <w:rPr>
          <w:spacing w:val="-10"/>
        </w:rPr>
        <w:t xml:space="preserve"> </w:t>
      </w:r>
      <w:r>
        <w:t>have</w:t>
      </w:r>
      <w:r>
        <w:rPr>
          <w:spacing w:val="-11"/>
        </w:rPr>
        <w:t xml:space="preserve"> </w:t>
      </w:r>
      <w:r>
        <w:t>no</w:t>
      </w:r>
      <w:r>
        <w:rPr>
          <w:spacing w:val="-12"/>
        </w:rPr>
        <w:t xml:space="preserve"> </w:t>
      </w:r>
      <w:r>
        <w:t>subsidiary</w:t>
      </w:r>
      <w:r>
        <w:rPr>
          <w:spacing w:val="-10"/>
        </w:rPr>
        <w:t xml:space="preserve"> </w:t>
      </w:r>
      <w:r>
        <w:t>companies. We have no Associates.</w:t>
      </w:r>
    </w:p>
    <w:p w14:paraId="74E86872" w14:textId="77777777" w:rsidR="00C811EF" w:rsidRDefault="00C811EF">
      <w:pPr>
        <w:pStyle w:val="BodyText"/>
        <w:kinsoku w:val="0"/>
        <w:overflowPunct w:val="0"/>
        <w:spacing w:before="4"/>
        <w:ind w:left="1800" w:right="715"/>
      </w:pPr>
      <w:r>
        <w:t>We have the following affiliates,</w:t>
      </w:r>
      <w:r>
        <w:rPr>
          <w:spacing w:val="-2"/>
        </w:rPr>
        <w:t xml:space="preserve"> </w:t>
      </w:r>
      <w:r>
        <w:t>as such</w:t>
      </w:r>
      <w:r>
        <w:rPr>
          <w:spacing w:val="-2"/>
        </w:rPr>
        <w:t xml:space="preserve"> </w:t>
      </w:r>
      <w:r>
        <w:t>term is defined</w:t>
      </w:r>
      <w:r>
        <w:rPr>
          <w:spacing w:val="-2"/>
        </w:rPr>
        <w:t xml:space="preserve"> </w:t>
      </w:r>
      <w:r>
        <w:t>in</w:t>
      </w:r>
      <w:r>
        <w:rPr>
          <w:spacing w:val="-2"/>
        </w:rPr>
        <w:t xml:space="preserve"> </w:t>
      </w:r>
      <w:r>
        <w:t>the</w:t>
      </w:r>
      <w:r>
        <w:rPr>
          <w:spacing w:val="-2"/>
        </w:rPr>
        <w:t xml:space="preserve"> </w:t>
      </w:r>
      <w:r>
        <w:t xml:space="preserve">Ontario </w:t>
      </w:r>
      <w:r>
        <w:rPr>
          <w:i/>
          <w:iCs/>
        </w:rPr>
        <w:t xml:space="preserve">Business Corporations Act </w:t>
      </w:r>
      <w:r>
        <w:t>(“Affiliates”):</w:t>
      </w:r>
    </w:p>
    <w:p w14:paraId="12FBD1B5" w14:textId="72898098" w:rsidR="00C811EF" w:rsidRDefault="00686D26">
      <w:pPr>
        <w:pStyle w:val="BodyText"/>
        <w:kinsoku w:val="0"/>
        <w:overflowPunct w:val="0"/>
        <w:spacing w:before="229"/>
        <w:ind w:left="1800"/>
      </w:pPr>
      <w:r w:rsidRPr="00944AE5">
        <w:rPr>
          <w:b/>
          <w:bCs/>
          <w:highlight w:val="yellow"/>
          <w:rPrChange w:id="42" w:author="Matthew Levine" w:date="2025-06-06T13:21:00Z" w16du:dateUtc="2025-06-06T17:21:00Z">
            <w:rPr>
              <w:b/>
              <w:bCs/>
            </w:rPr>
          </w:rPrChange>
        </w:rPr>
        <w:t>[AFFILIATE NAME]</w:t>
      </w:r>
      <w:r w:rsidR="00C811EF" w:rsidRPr="00944AE5">
        <w:rPr>
          <w:highlight w:val="yellow"/>
          <w:rPrChange w:id="43" w:author="Matthew Levine" w:date="2025-06-06T13:21:00Z" w16du:dateUtc="2025-06-06T17:21:00Z">
            <w:rPr/>
          </w:rPrChange>
        </w:rPr>
        <w:t xml:space="preserve">: operates our corporate owed location in </w:t>
      </w:r>
      <w:r w:rsidR="00301AB5" w:rsidRPr="00944AE5">
        <w:rPr>
          <w:highlight w:val="yellow"/>
          <w:rPrChange w:id="44" w:author="Matthew Levine" w:date="2025-06-06T13:21:00Z" w16du:dateUtc="2025-06-06T17:21:00Z">
            <w:rPr/>
          </w:rPrChange>
        </w:rPr>
        <w:t>[</w:t>
      </w:r>
      <w:r w:rsidR="000E4C09" w:rsidRPr="00944AE5">
        <w:rPr>
          <w:highlight w:val="yellow"/>
          <w:rPrChange w:id="45" w:author="Matthew Levine" w:date="2025-06-06T13:21:00Z" w16du:dateUtc="2025-06-06T17:21:00Z">
            <w:rPr/>
          </w:rPrChange>
        </w:rPr>
        <w:t>[CITY NAME</w:t>
      </w:r>
      <w:proofErr w:type="gramStart"/>
      <w:r w:rsidR="000E4C09" w:rsidRPr="00944AE5">
        <w:rPr>
          <w:highlight w:val="yellow"/>
          <w:rPrChange w:id="46" w:author="Matthew Levine" w:date="2025-06-06T13:21:00Z" w16du:dateUtc="2025-06-06T17:21:00Z">
            <w:rPr/>
          </w:rPrChange>
        </w:rPr>
        <w:t>]</w:t>
      </w:r>
      <w:r w:rsidR="00C811EF" w:rsidRPr="00944AE5">
        <w:rPr>
          <w:highlight w:val="yellow"/>
          <w:rPrChange w:id="47" w:author="Matthew Levine" w:date="2025-06-06T13:21:00Z" w16du:dateUtc="2025-06-06T17:21:00Z">
            <w:rPr/>
          </w:rPrChange>
        </w:rPr>
        <w:t>,</w:t>
      </w:r>
      <w:r w:rsidR="000E4C09" w:rsidRPr="00944AE5">
        <w:rPr>
          <w:highlight w:val="yellow"/>
          <w:rPrChange w:id="48" w:author="Matthew Levine" w:date="2025-06-06T13:21:00Z" w16du:dateUtc="2025-06-06T17:21:00Z">
            <w:rPr/>
          </w:rPrChange>
        </w:rPr>
        <w:t>[</w:t>
      </w:r>
      <w:proofErr w:type="gramEnd"/>
      <w:r w:rsidR="000E4C09" w:rsidRPr="00944AE5">
        <w:rPr>
          <w:highlight w:val="yellow"/>
          <w:rPrChange w:id="49" w:author="Matthew Levine" w:date="2025-06-06T13:21:00Z" w16du:dateUtc="2025-06-06T17:21:00Z">
            <w:rPr/>
          </w:rPrChange>
        </w:rPr>
        <w:t>PROVINCE NAME]</w:t>
      </w:r>
      <w:r w:rsidR="00301AB5" w:rsidRPr="00944AE5">
        <w:rPr>
          <w:highlight w:val="yellow"/>
          <w:rPrChange w:id="50" w:author="Matthew Levine" w:date="2025-06-06T13:21:00Z" w16du:dateUtc="2025-06-06T17:21:00Z">
            <w:rPr/>
          </w:rPrChange>
        </w:rPr>
        <w:t>]</w:t>
      </w:r>
      <w:del w:id="51" w:author="Matthew Levine" w:date="2025-06-06T13:21:00Z" w16du:dateUtc="2025-06-06T17:21:00Z">
        <w:r w:rsidR="00C811EF" w:rsidRPr="00944AE5" w:rsidDel="00944AE5">
          <w:rPr>
            <w:highlight w:val="yellow"/>
            <w:rPrChange w:id="52" w:author="Matthew Levine" w:date="2025-06-06T13:21:00Z" w16du:dateUtc="2025-06-06T17:21:00Z">
              <w:rPr/>
            </w:rPrChange>
          </w:rPr>
          <w:delText>, and owns our registered trademarks</w:delText>
        </w:r>
      </w:del>
      <w:r w:rsidR="00C811EF" w:rsidRPr="00944AE5">
        <w:rPr>
          <w:highlight w:val="yellow"/>
          <w:rPrChange w:id="53" w:author="Matthew Levine" w:date="2025-06-06T13:21:00Z" w16du:dateUtc="2025-06-06T17:21:00Z">
            <w:rPr/>
          </w:rPrChange>
        </w:rPr>
        <w:t>.</w:t>
      </w:r>
    </w:p>
    <w:p w14:paraId="61A8BCA2" w14:textId="77777777" w:rsidR="00C811EF" w:rsidRDefault="00C811EF">
      <w:pPr>
        <w:pStyle w:val="BodyText"/>
        <w:kinsoku w:val="0"/>
        <w:overflowPunct w:val="0"/>
        <w:spacing w:before="1"/>
      </w:pPr>
    </w:p>
    <w:p w14:paraId="21596F51" w14:textId="77777777" w:rsidR="00C811EF" w:rsidRDefault="00C811EF">
      <w:pPr>
        <w:pStyle w:val="Heading8"/>
        <w:numPr>
          <w:ilvl w:val="0"/>
          <w:numId w:val="103"/>
        </w:numPr>
        <w:tabs>
          <w:tab w:val="left" w:pos="1799"/>
        </w:tabs>
        <w:kinsoku w:val="0"/>
        <w:overflowPunct w:val="0"/>
        <w:ind w:left="1799" w:hanging="719"/>
        <w:rPr>
          <w:spacing w:val="-2"/>
        </w:rPr>
      </w:pPr>
      <w:r>
        <w:t>The</w:t>
      </w:r>
      <w:r>
        <w:rPr>
          <w:spacing w:val="-10"/>
        </w:rPr>
        <w:t xml:space="preserve"> </w:t>
      </w:r>
      <w:r>
        <w:t>Business</w:t>
      </w:r>
      <w:r>
        <w:rPr>
          <w:spacing w:val="-5"/>
        </w:rPr>
        <w:t xml:space="preserve"> </w:t>
      </w:r>
      <w:r>
        <w:t>Experience</w:t>
      </w:r>
      <w:r>
        <w:rPr>
          <w:spacing w:val="-5"/>
        </w:rPr>
        <w:t xml:space="preserve"> </w:t>
      </w:r>
      <w:r>
        <w:t>of</w:t>
      </w:r>
      <w:r>
        <w:rPr>
          <w:spacing w:val="-6"/>
        </w:rPr>
        <w:t xml:space="preserve"> </w:t>
      </w:r>
      <w:r>
        <w:t>the</w:t>
      </w:r>
      <w:r>
        <w:rPr>
          <w:spacing w:val="-7"/>
        </w:rPr>
        <w:t xml:space="preserve"> </w:t>
      </w:r>
      <w:r>
        <w:rPr>
          <w:spacing w:val="-2"/>
        </w:rPr>
        <w:t>Franchisor:</w:t>
      </w:r>
    </w:p>
    <w:p w14:paraId="7F102F71" w14:textId="77777777" w:rsidR="00C811EF" w:rsidRDefault="00C811EF">
      <w:pPr>
        <w:pStyle w:val="BodyText"/>
        <w:kinsoku w:val="0"/>
        <w:overflowPunct w:val="0"/>
        <w:spacing w:before="10"/>
        <w:rPr>
          <w:b/>
          <w:bCs/>
        </w:rPr>
      </w:pPr>
    </w:p>
    <w:p w14:paraId="0DE03A8E" w14:textId="2E3A7D70" w:rsidR="000D5503" w:rsidRDefault="00D306B4" w:rsidP="000D5503">
      <w:pPr>
        <w:pStyle w:val="BodyText"/>
        <w:kinsoku w:val="0"/>
        <w:overflowPunct w:val="0"/>
        <w:ind w:left="1799" w:right="715" w:firstLine="1"/>
        <w:rPr>
          <w:ins w:id="54" w:author="Matthew Levine" w:date="2025-06-06T13:22:00Z" w16du:dateUtc="2025-06-06T17:22:00Z"/>
        </w:rPr>
        <w:pPrChange w:id="55" w:author="Matthew Levine" w:date="2025-06-06T13:22:00Z" w16du:dateUtc="2025-06-06T17:22:00Z">
          <w:pPr>
            <w:pStyle w:val="BodyText"/>
            <w:kinsoku w:val="0"/>
            <w:overflowPunct w:val="0"/>
            <w:ind w:right="715"/>
          </w:pPr>
        </w:pPrChange>
      </w:pPr>
      <w:r>
        <w:t>[PRINCIPAL1]</w:t>
      </w:r>
      <w:r w:rsidR="00C811EF">
        <w:t xml:space="preserve"> and </w:t>
      </w:r>
      <w:r w:rsidR="00A70910">
        <w:t>[PRINCIPAL2]</w:t>
      </w:r>
      <w:ins w:id="56" w:author="Matthew Levine" w:date="2025-06-06T13:21:00Z" w16du:dateUtc="2025-06-06T17:21:00Z">
        <w:r w:rsidR="00944AE5">
          <w:t xml:space="preserve"> </w:t>
        </w:r>
      </w:ins>
      <w:r w:rsidR="00C811EF">
        <w:t xml:space="preserve">created a </w:t>
      </w:r>
      <w:del w:id="57" w:author="Matthew Levine" w:date="2025-06-06T13:21:00Z" w16du:dateUtc="2025-06-06T17:21:00Z">
        <w:r w:rsidR="00C811EF" w:rsidDel="00944AE5">
          <w:delText xml:space="preserve">gym </w:delText>
        </w:r>
      </w:del>
      <w:ins w:id="58" w:author="Matthew Levine" w:date="2025-06-06T13:21:00Z" w16du:dateUtc="2025-06-06T17:21:00Z">
        <w:r w:rsidR="00944AE5">
          <w:t>cafe</w:t>
        </w:r>
        <w:r w:rsidR="00944AE5">
          <w:t xml:space="preserve"> </w:t>
        </w:r>
      </w:ins>
      <w:r w:rsidR="00C811EF">
        <w:t>called “</w:t>
      </w:r>
      <w:r>
        <w:t>[TRADE NAME]</w:t>
      </w:r>
      <w:r w:rsidR="00C811EF">
        <w:t xml:space="preserve">” through their Affiliate, </w:t>
      </w:r>
      <w:r w:rsidR="00686D26">
        <w:t>[AFFILIATE NAME]</w:t>
      </w:r>
      <w:r w:rsidR="00C811EF">
        <w:rPr>
          <w:spacing w:val="-4"/>
        </w:rPr>
        <w:t xml:space="preserve"> </w:t>
      </w:r>
      <w:r w:rsidR="00C811EF">
        <w:t>in</w:t>
      </w:r>
      <w:r w:rsidR="00C811EF">
        <w:rPr>
          <w:spacing w:val="-4"/>
        </w:rPr>
        <w:t xml:space="preserve"> </w:t>
      </w:r>
      <w:r w:rsidR="00C811EF">
        <w:t>early</w:t>
      </w:r>
      <w:r w:rsidR="00C811EF">
        <w:rPr>
          <w:spacing w:val="-5"/>
        </w:rPr>
        <w:t xml:space="preserve"> </w:t>
      </w:r>
      <w:del w:id="59" w:author="Matthew Levine" w:date="2025-06-06T13:21:00Z" w16du:dateUtc="2025-06-06T17:21:00Z">
        <w:r w:rsidR="00C811EF" w:rsidDel="000D5503">
          <w:delText>2021</w:delText>
        </w:r>
        <w:r w:rsidR="00C811EF" w:rsidDel="000D5503">
          <w:rPr>
            <w:spacing w:val="-7"/>
          </w:rPr>
          <w:delText xml:space="preserve"> </w:delText>
        </w:r>
      </w:del>
      <w:proofErr w:type="gramStart"/>
      <w:ins w:id="60" w:author="Matthew Levine" w:date="2025-06-06T13:21:00Z" w16du:dateUtc="2025-06-06T17:21:00Z">
        <w:r w:rsidR="000D5503">
          <w:t>[ ]</w:t>
        </w:r>
        <w:proofErr w:type="gramEnd"/>
        <w:r w:rsidR="000D5503">
          <w:t xml:space="preserve"> </w:t>
        </w:r>
        <w:r w:rsidR="000D5503">
          <w:rPr>
            <w:spacing w:val="-7"/>
          </w:rPr>
          <w:t xml:space="preserve"> </w:t>
        </w:r>
      </w:ins>
      <w:r w:rsidR="00C811EF">
        <w:t>in</w:t>
      </w:r>
      <w:r w:rsidR="00C811EF">
        <w:rPr>
          <w:spacing w:val="-7"/>
        </w:rPr>
        <w:t xml:space="preserve"> </w:t>
      </w:r>
      <w:r w:rsidR="000E4C09">
        <w:t>[CITY NAME]</w:t>
      </w:r>
      <w:r w:rsidR="00C811EF">
        <w:t>,</w:t>
      </w:r>
      <w:del w:id="61" w:author="Matthew Levine" w:date="2025-06-06T13:21:00Z" w16du:dateUtc="2025-06-06T17:21:00Z">
        <w:r w:rsidR="000E4C09" w:rsidDel="000D5503">
          <w:rPr>
            <w:spacing w:val="-7"/>
          </w:rPr>
          <w:delText>[PROVINCE NAME]</w:delText>
        </w:r>
        <w:r w:rsidR="00C811EF" w:rsidDel="000D5503">
          <w:delText>,</w:delText>
        </w:r>
      </w:del>
      <w:r w:rsidR="00C811EF">
        <w:rPr>
          <w:spacing w:val="-7"/>
        </w:rPr>
        <w:t xml:space="preserve"> </w:t>
      </w:r>
      <w:del w:id="62" w:author="Matthew Levine" w:date="2025-06-06T13:21:00Z" w16du:dateUtc="2025-06-06T17:21:00Z">
        <w:r w:rsidR="00C811EF" w:rsidDel="000D5503">
          <w:delText>Canada</w:delText>
        </w:r>
        <w:r w:rsidR="00C811EF" w:rsidDel="000D5503">
          <w:rPr>
            <w:spacing w:val="-7"/>
          </w:rPr>
          <w:delText xml:space="preserve"> </w:delText>
        </w:r>
      </w:del>
      <w:ins w:id="63" w:author="Matthew Levine" w:date="2025-06-06T13:21:00Z" w16du:dateUtc="2025-06-06T17:21:00Z">
        <w:r w:rsidR="000D5503">
          <w:t>England</w:t>
        </w:r>
        <w:r w:rsidR="000D5503">
          <w:rPr>
            <w:spacing w:val="-7"/>
          </w:rPr>
          <w:t xml:space="preserve"> </w:t>
        </w:r>
      </w:ins>
      <w:r w:rsidR="00C811EF">
        <w:t>and</w:t>
      </w:r>
      <w:r w:rsidR="00C811EF">
        <w:rPr>
          <w:spacing w:val="-7"/>
        </w:rPr>
        <w:t xml:space="preserve"> </w:t>
      </w:r>
      <w:r w:rsidR="00C811EF">
        <w:t>have</w:t>
      </w:r>
      <w:r w:rsidR="00C811EF">
        <w:rPr>
          <w:spacing w:val="-7"/>
        </w:rPr>
        <w:t xml:space="preserve"> </w:t>
      </w:r>
      <w:r w:rsidR="00C811EF">
        <w:t>operated</w:t>
      </w:r>
      <w:r w:rsidR="00C811EF">
        <w:rPr>
          <w:spacing w:val="-7"/>
        </w:rPr>
        <w:t xml:space="preserve"> </w:t>
      </w:r>
      <w:r w:rsidR="00C811EF">
        <w:t>the</w:t>
      </w:r>
      <w:r w:rsidR="00C811EF">
        <w:rPr>
          <w:spacing w:val="-7"/>
        </w:rPr>
        <w:t xml:space="preserve"> </w:t>
      </w:r>
      <w:r w:rsidR="00C811EF">
        <w:t xml:space="preserve">corporate location successfully for </w:t>
      </w:r>
      <w:ins w:id="64" w:author="Matthew Levine" w:date="2025-06-06T13:22:00Z" w16du:dateUtc="2025-06-06T17:22:00Z">
        <w:r w:rsidR="000D5503">
          <w:t>[</w:t>
        </w:r>
      </w:ins>
      <w:r w:rsidR="00C811EF">
        <w:t>three years</w:t>
      </w:r>
      <w:ins w:id="65" w:author="Matthew Levine" w:date="2025-06-06T13:22:00Z" w16du:dateUtc="2025-06-06T17:22:00Z">
        <w:r w:rsidR="000D5503">
          <w:t>]</w:t>
        </w:r>
      </w:ins>
      <w:r w:rsidR="00C811EF">
        <w:t xml:space="preserve">. Before </w:t>
      </w:r>
      <w:r w:rsidR="00A70910">
        <w:t>[PRINCIPAL1 FN]</w:t>
      </w:r>
      <w:r w:rsidR="00C811EF">
        <w:t xml:space="preserve"> and </w:t>
      </w:r>
      <w:r w:rsidR="00A70910">
        <w:t xml:space="preserve">[PRINCIPAL2 </w:t>
      </w:r>
      <w:proofErr w:type="gramStart"/>
      <w:r w:rsidR="00A70910">
        <w:t>FN]</w:t>
      </w:r>
      <w:r w:rsidR="00C811EF">
        <w:t>established</w:t>
      </w:r>
      <w:proofErr w:type="gramEnd"/>
      <w:r w:rsidR="00C811EF">
        <w:t xml:space="preserve"> </w:t>
      </w:r>
      <w:r w:rsidR="000E4C09">
        <w:t>[SYSTEM NAME]</w:t>
      </w:r>
      <w:r w:rsidR="00C811EF">
        <w:t>, they</w:t>
      </w:r>
      <w:ins w:id="66" w:author="Matthew Levine" w:date="2025-06-06T13:22:00Z" w16du:dateUtc="2025-06-06T17:22:00Z">
        <w:r w:rsidR="000D5503">
          <w:t xml:space="preserve"> </w:t>
        </w:r>
        <w:r w:rsidR="000D5503">
          <w:t xml:space="preserve">each had extensive experience working with </w:t>
        </w:r>
        <w:r w:rsidR="000D5503">
          <w:t>[releva</w:t>
        </w:r>
        <w:r w:rsidR="0078238A">
          <w:t xml:space="preserve">nt </w:t>
        </w:r>
        <w:r w:rsidR="0078238A">
          <w:lastRenderedPageBreak/>
          <w:t>experience of Principal]</w:t>
        </w:r>
        <w:r w:rsidR="000D5503">
          <w:t>.</w:t>
        </w:r>
      </w:ins>
    </w:p>
    <w:p w14:paraId="2AF90B05" w14:textId="6E331E25" w:rsidR="00C811EF" w:rsidDel="000D5503" w:rsidRDefault="00C811EF">
      <w:pPr>
        <w:pStyle w:val="BodyText"/>
        <w:kinsoku w:val="0"/>
        <w:overflowPunct w:val="0"/>
        <w:spacing w:before="1"/>
        <w:ind w:left="1800" w:right="717"/>
        <w:jc w:val="both"/>
        <w:rPr>
          <w:del w:id="67" w:author="Matthew Levine" w:date="2025-06-06T13:22:00Z" w16du:dateUtc="2025-06-06T17:22:00Z"/>
        </w:rPr>
      </w:pPr>
    </w:p>
    <w:p w14:paraId="2F289A28" w14:textId="77777777" w:rsidR="00C811EF" w:rsidRDefault="00C811EF" w:rsidP="000D5503">
      <w:pPr>
        <w:pStyle w:val="BodyText"/>
        <w:kinsoku w:val="0"/>
        <w:overflowPunct w:val="0"/>
        <w:spacing w:before="1"/>
        <w:ind w:left="1800" w:right="717"/>
        <w:jc w:val="both"/>
        <w:sectPr w:rsidR="00C811EF">
          <w:pgSz w:w="12240" w:h="15840"/>
          <w:pgMar w:top="400" w:right="720" w:bottom="1440" w:left="720" w:header="200" w:footer="1257" w:gutter="0"/>
          <w:cols w:space="720"/>
          <w:noEndnote/>
        </w:sectPr>
      </w:pPr>
    </w:p>
    <w:p w14:paraId="43AEB41E" w14:textId="77777777" w:rsidR="00C811EF" w:rsidDel="000D5503" w:rsidRDefault="00C811EF">
      <w:pPr>
        <w:pStyle w:val="BodyText"/>
        <w:kinsoku w:val="0"/>
        <w:overflowPunct w:val="0"/>
        <w:rPr>
          <w:del w:id="68" w:author="Matthew Levine" w:date="2025-06-06T13:22:00Z" w16du:dateUtc="2025-06-06T17:22:00Z"/>
        </w:rPr>
      </w:pPr>
    </w:p>
    <w:p w14:paraId="2040B698" w14:textId="77777777" w:rsidR="00C811EF" w:rsidDel="000D5503" w:rsidRDefault="00C811EF">
      <w:pPr>
        <w:pStyle w:val="BodyText"/>
        <w:kinsoku w:val="0"/>
        <w:overflowPunct w:val="0"/>
        <w:rPr>
          <w:del w:id="69" w:author="Matthew Levine" w:date="2025-06-06T13:22:00Z" w16du:dateUtc="2025-06-06T17:22:00Z"/>
        </w:rPr>
      </w:pPr>
    </w:p>
    <w:p w14:paraId="6DA9BAEF" w14:textId="77777777" w:rsidR="00C811EF" w:rsidDel="000D5503" w:rsidRDefault="00C811EF">
      <w:pPr>
        <w:pStyle w:val="BodyText"/>
        <w:kinsoku w:val="0"/>
        <w:overflowPunct w:val="0"/>
        <w:rPr>
          <w:del w:id="70" w:author="Matthew Levine" w:date="2025-06-06T13:22:00Z" w16du:dateUtc="2025-06-06T17:22:00Z"/>
        </w:rPr>
      </w:pPr>
    </w:p>
    <w:p w14:paraId="23755B3C" w14:textId="77777777" w:rsidR="00C811EF" w:rsidDel="000D5503" w:rsidRDefault="00C811EF">
      <w:pPr>
        <w:pStyle w:val="BodyText"/>
        <w:kinsoku w:val="0"/>
        <w:overflowPunct w:val="0"/>
        <w:spacing w:before="119"/>
        <w:rPr>
          <w:del w:id="71" w:author="Matthew Levine" w:date="2025-06-06T13:22:00Z" w16du:dateUtc="2025-06-06T17:22:00Z"/>
        </w:rPr>
      </w:pPr>
    </w:p>
    <w:p w14:paraId="6839E2BD" w14:textId="06DADF66" w:rsidR="00C811EF" w:rsidDel="0078238A" w:rsidRDefault="00C811EF" w:rsidP="000D5503">
      <w:pPr>
        <w:pStyle w:val="BodyText"/>
        <w:kinsoku w:val="0"/>
        <w:overflowPunct w:val="0"/>
        <w:ind w:right="715"/>
        <w:rPr>
          <w:del w:id="72" w:author="Matthew Levine" w:date="2025-06-06T13:22:00Z" w16du:dateUtc="2025-06-06T17:22:00Z"/>
        </w:rPr>
        <w:pPrChange w:id="73" w:author="Matthew Levine" w:date="2025-06-06T13:22:00Z" w16du:dateUtc="2025-06-06T17:22:00Z">
          <w:pPr>
            <w:pStyle w:val="BodyText"/>
            <w:kinsoku w:val="0"/>
            <w:overflowPunct w:val="0"/>
            <w:ind w:left="1800" w:right="715"/>
          </w:pPr>
        </w:pPrChange>
      </w:pPr>
      <w:del w:id="74" w:author="Matthew Levine" w:date="2025-06-06T13:22:00Z" w16du:dateUtc="2025-06-06T17:22:00Z">
        <w:r w:rsidDel="0078238A">
          <w:delText>each had extensive experience working with other traditional and boutique gyms and fitness studios, both corporate and franchise.</w:delText>
        </w:r>
      </w:del>
    </w:p>
    <w:p w14:paraId="0FBC539D" w14:textId="77777777" w:rsidR="00C811EF" w:rsidRDefault="00C811EF">
      <w:pPr>
        <w:pStyle w:val="BodyText"/>
        <w:kinsoku w:val="0"/>
        <w:overflowPunct w:val="0"/>
        <w:spacing w:before="9"/>
      </w:pPr>
    </w:p>
    <w:p w14:paraId="46E0778A" w14:textId="77777777" w:rsidR="00C811EF" w:rsidRDefault="00C811EF">
      <w:pPr>
        <w:pStyle w:val="Heading8"/>
        <w:numPr>
          <w:ilvl w:val="0"/>
          <w:numId w:val="103"/>
        </w:numPr>
        <w:tabs>
          <w:tab w:val="left" w:pos="1800"/>
        </w:tabs>
        <w:kinsoku w:val="0"/>
        <w:overflowPunct w:val="0"/>
        <w:ind w:right="719"/>
      </w:pPr>
      <w:r>
        <w:t>The</w:t>
      </w:r>
      <w:r>
        <w:rPr>
          <w:spacing w:val="-14"/>
        </w:rPr>
        <w:t xml:space="preserve"> </w:t>
      </w:r>
      <w:r>
        <w:t>Length</w:t>
      </w:r>
      <w:r>
        <w:rPr>
          <w:spacing w:val="-13"/>
        </w:rPr>
        <w:t xml:space="preserve"> </w:t>
      </w:r>
      <w:r>
        <w:t>of</w:t>
      </w:r>
      <w:r>
        <w:rPr>
          <w:spacing w:val="-13"/>
        </w:rPr>
        <w:t xml:space="preserve"> </w:t>
      </w:r>
      <w:r>
        <w:t>Time</w:t>
      </w:r>
      <w:r>
        <w:rPr>
          <w:spacing w:val="-14"/>
        </w:rPr>
        <w:t xml:space="preserve"> </w:t>
      </w:r>
      <w:r>
        <w:t>the</w:t>
      </w:r>
      <w:r>
        <w:rPr>
          <w:spacing w:val="-14"/>
        </w:rPr>
        <w:t xml:space="preserve"> </w:t>
      </w:r>
      <w:r>
        <w:t>Franchisor</w:t>
      </w:r>
      <w:r>
        <w:rPr>
          <w:spacing w:val="-12"/>
        </w:rPr>
        <w:t xml:space="preserve"> </w:t>
      </w:r>
      <w:r>
        <w:t>has</w:t>
      </w:r>
      <w:r>
        <w:rPr>
          <w:spacing w:val="-11"/>
        </w:rPr>
        <w:t xml:space="preserve"> </w:t>
      </w:r>
      <w:r>
        <w:t>Engaged</w:t>
      </w:r>
      <w:r>
        <w:rPr>
          <w:spacing w:val="-10"/>
        </w:rPr>
        <w:t xml:space="preserve"> </w:t>
      </w:r>
      <w:r>
        <w:t>in</w:t>
      </w:r>
      <w:r>
        <w:rPr>
          <w:spacing w:val="-13"/>
        </w:rPr>
        <w:t xml:space="preserve"> </w:t>
      </w:r>
      <w:r>
        <w:t>the</w:t>
      </w:r>
      <w:r>
        <w:rPr>
          <w:spacing w:val="-14"/>
        </w:rPr>
        <w:t xml:space="preserve"> </w:t>
      </w:r>
      <w:r>
        <w:t>Line</w:t>
      </w:r>
      <w:r>
        <w:rPr>
          <w:spacing w:val="-14"/>
        </w:rPr>
        <w:t xml:space="preserve"> </w:t>
      </w:r>
      <w:r>
        <w:t>of</w:t>
      </w:r>
      <w:r>
        <w:rPr>
          <w:spacing w:val="-13"/>
        </w:rPr>
        <w:t xml:space="preserve"> </w:t>
      </w:r>
      <w:r>
        <w:t>Business</w:t>
      </w:r>
      <w:r>
        <w:rPr>
          <w:spacing w:val="-12"/>
        </w:rPr>
        <w:t xml:space="preserve"> </w:t>
      </w:r>
      <w:r>
        <w:t>Associated</w:t>
      </w:r>
      <w:r>
        <w:rPr>
          <w:spacing w:val="-13"/>
        </w:rPr>
        <w:t xml:space="preserve"> </w:t>
      </w:r>
      <w:r>
        <w:t>with the Franchise:</w:t>
      </w:r>
    </w:p>
    <w:p w14:paraId="2C56CA3E" w14:textId="77777777" w:rsidR="00C811EF" w:rsidRDefault="00C811EF">
      <w:pPr>
        <w:pStyle w:val="BodyText"/>
        <w:kinsoku w:val="0"/>
        <w:overflowPunct w:val="0"/>
        <w:spacing w:before="11"/>
        <w:rPr>
          <w:b/>
          <w:bCs/>
        </w:rPr>
      </w:pPr>
    </w:p>
    <w:p w14:paraId="18996F96" w14:textId="5B6AE022" w:rsidR="00C811EF" w:rsidRDefault="00C811EF">
      <w:pPr>
        <w:pStyle w:val="BodyText"/>
        <w:kinsoku w:val="0"/>
        <w:overflowPunct w:val="0"/>
        <w:ind w:left="1800" w:right="715"/>
      </w:pPr>
      <w:r>
        <w:t>We</w:t>
      </w:r>
      <w:r>
        <w:rPr>
          <w:spacing w:val="-4"/>
        </w:rPr>
        <w:t xml:space="preserve"> </w:t>
      </w:r>
      <w:r>
        <w:t>have</w:t>
      </w:r>
      <w:r>
        <w:rPr>
          <w:spacing w:val="-4"/>
        </w:rPr>
        <w:t xml:space="preserve"> </w:t>
      </w:r>
      <w:r>
        <w:t>engaged</w:t>
      </w:r>
      <w:r>
        <w:rPr>
          <w:spacing w:val="-4"/>
        </w:rPr>
        <w:t xml:space="preserve"> </w:t>
      </w:r>
      <w:r>
        <w:t>in</w:t>
      </w:r>
      <w:r>
        <w:rPr>
          <w:spacing w:val="-4"/>
        </w:rPr>
        <w:t xml:space="preserve"> </w:t>
      </w:r>
      <w:r>
        <w:t>the</w:t>
      </w:r>
      <w:r>
        <w:rPr>
          <w:spacing w:val="-7"/>
        </w:rPr>
        <w:t xml:space="preserve"> </w:t>
      </w:r>
      <w:r>
        <w:t>line</w:t>
      </w:r>
      <w:r>
        <w:rPr>
          <w:spacing w:val="-7"/>
        </w:rPr>
        <w:t xml:space="preserve"> </w:t>
      </w:r>
      <w:r>
        <w:t>of</w:t>
      </w:r>
      <w:r>
        <w:rPr>
          <w:spacing w:val="-4"/>
        </w:rPr>
        <w:t xml:space="preserve"> </w:t>
      </w:r>
      <w:r>
        <w:t>business</w:t>
      </w:r>
      <w:r>
        <w:rPr>
          <w:spacing w:val="-5"/>
        </w:rPr>
        <w:t xml:space="preserve"> </w:t>
      </w:r>
      <w:r>
        <w:t>associated</w:t>
      </w:r>
      <w:r>
        <w:rPr>
          <w:spacing w:val="-4"/>
        </w:rPr>
        <w:t xml:space="preserve"> </w:t>
      </w:r>
      <w:r>
        <w:t>with</w:t>
      </w:r>
      <w:r>
        <w:rPr>
          <w:spacing w:val="-7"/>
        </w:rPr>
        <w:t xml:space="preserve"> </w:t>
      </w:r>
      <w:r>
        <w:t>the</w:t>
      </w:r>
      <w:r>
        <w:rPr>
          <w:spacing w:val="-7"/>
        </w:rPr>
        <w:t xml:space="preserve"> </w:t>
      </w:r>
      <w:r>
        <w:t>franchise</w:t>
      </w:r>
      <w:r>
        <w:rPr>
          <w:spacing w:val="-4"/>
        </w:rPr>
        <w:t xml:space="preserve"> </w:t>
      </w:r>
      <w:r>
        <w:t>since</w:t>
      </w:r>
      <w:r>
        <w:rPr>
          <w:spacing w:val="-4"/>
        </w:rPr>
        <w:t xml:space="preserve"> </w:t>
      </w:r>
      <w:r>
        <w:t>our</w:t>
      </w:r>
      <w:r>
        <w:rPr>
          <w:spacing w:val="-3"/>
        </w:rPr>
        <w:t xml:space="preserve"> </w:t>
      </w:r>
      <w:r>
        <w:t xml:space="preserve">incorporation on </w:t>
      </w:r>
      <w:ins w:id="75" w:author="Matthew Levine" w:date="2025-06-06T13:23:00Z" w16du:dateUtc="2025-06-06T17:23:00Z">
        <w:r w:rsidR="0078238A" w:rsidRPr="0078238A">
          <w:rPr>
            <w:highlight w:val="yellow"/>
            <w:rPrChange w:id="76" w:author="Matthew Levine" w:date="2025-06-06T13:23:00Z" w16du:dateUtc="2025-06-06T17:23:00Z">
              <w:rPr/>
            </w:rPrChange>
          </w:rPr>
          <w:t>[</w:t>
        </w:r>
      </w:ins>
      <w:r w:rsidRPr="0078238A">
        <w:rPr>
          <w:highlight w:val="yellow"/>
          <w:rPrChange w:id="77" w:author="Matthew Levine" w:date="2025-06-06T13:23:00Z" w16du:dateUtc="2025-06-06T17:23:00Z">
            <w:rPr/>
          </w:rPrChange>
        </w:rPr>
        <w:t>October 2024</w:t>
      </w:r>
      <w:ins w:id="78" w:author="Matthew Levine" w:date="2025-06-06T13:23:00Z" w16du:dateUtc="2025-06-06T17:23:00Z">
        <w:r w:rsidR="0078238A" w:rsidRPr="0078238A">
          <w:rPr>
            <w:highlight w:val="yellow"/>
            <w:rPrChange w:id="79" w:author="Matthew Levine" w:date="2025-06-06T13:23:00Z" w16du:dateUtc="2025-06-06T17:23:00Z">
              <w:rPr/>
            </w:rPrChange>
          </w:rPr>
          <w:t>]</w:t>
        </w:r>
      </w:ins>
      <w:r>
        <w:t>.</w:t>
      </w:r>
    </w:p>
    <w:p w14:paraId="515A96C5" w14:textId="77777777" w:rsidR="00C811EF" w:rsidRDefault="00C811EF">
      <w:pPr>
        <w:pStyle w:val="BodyText"/>
        <w:kinsoku w:val="0"/>
        <w:overflowPunct w:val="0"/>
        <w:spacing w:before="10"/>
      </w:pPr>
    </w:p>
    <w:p w14:paraId="1B56F622" w14:textId="77777777" w:rsidR="00C811EF" w:rsidRDefault="00C811EF">
      <w:pPr>
        <w:pStyle w:val="Heading8"/>
        <w:numPr>
          <w:ilvl w:val="0"/>
          <w:numId w:val="103"/>
        </w:numPr>
        <w:tabs>
          <w:tab w:val="left" w:pos="1800"/>
        </w:tabs>
        <w:kinsoku w:val="0"/>
        <w:overflowPunct w:val="0"/>
        <w:spacing w:before="1"/>
        <w:ind w:right="720"/>
      </w:pPr>
      <w:r>
        <w:t>The</w:t>
      </w:r>
      <w:r>
        <w:rPr>
          <w:spacing w:val="31"/>
        </w:rPr>
        <w:t xml:space="preserve"> </w:t>
      </w:r>
      <w:r>
        <w:t>Length</w:t>
      </w:r>
      <w:r>
        <w:rPr>
          <w:spacing w:val="32"/>
        </w:rPr>
        <w:t xml:space="preserve"> </w:t>
      </w:r>
      <w:r>
        <w:t>of</w:t>
      </w:r>
      <w:r>
        <w:rPr>
          <w:spacing w:val="33"/>
        </w:rPr>
        <w:t xml:space="preserve"> </w:t>
      </w:r>
      <w:r>
        <w:t>Time</w:t>
      </w:r>
      <w:r>
        <w:rPr>
          <w:spacing w:val="31"/>
        </w:rPr>
        <w:t xml:space="preserve"> </w:t>
      </w:r>
      <w:r>
        <w:t>the</w:t>
      </w:r>
      <w:r>
        <w:rPr>
          <w:spacing w:val="34"/>
        </w:rPr>
        <w:t xml:space="preserve"> </w:t>
      </w:r>
      <w:r>
        <w:t>Franchisor</w:t>
      </w:r>
      <w:r>
        <w:rPr>
          <w:spacing w:val="31"/>
        </w:rPr>
        <w:t xml:space="preserve"> </w:t>
      </w:r>
      <w:r>
        <w:t>has</w:t>
      </w:r>
      <w:r>
        <w:rPr>
          <w:spacing w:val="33"/>
        </w:rPr>
        <w:t xml:space="preserve"> </w:t>
      </w:r>
      <w:r>
        <w:t>Offered</w:t>
      </w:r>
      <w:r>
        <w:rPr>
          <w:spacing w:val="35"/>
        </w:rPr>
        <w:t xml:space="preserve"> </w:t>
      </w:r>
      <w:r>
        <w:t>Franchises</w:t>
      </w:r>
      <w:r>
        <w:rPr>
          <w:spacing w:val="31"/>
        </w:rPr>
        <w:t xml:space="preserve"> </w:t>
      </w:r>
      <w:r>
        <w:t>in</w:t>
      </w:r>
      <w:r>
        <w:rPr>
          <w:spacing w:val="32"/>
        </w:rPr>
        <w:t xml:space="preserve"> </w:t>
      </w:r>
      <w:r>
        <w:t>the</w:t>
      </w:r>
      <w:r>
        <w:rPr>
          <w:spacing w:val="33"/>
        </w:rPr>
        <w:t xml:space="preserve"> </w:t>
      </w:r>
      <w:r>
        <w:t>Line</w:t>
      </w:r>
      <w:r>
        <w:rPr>
          <w:spacing w:val="31"/>
        </w:rPr>
        <w:t xml:space="preserve"> </w:t>
      </w:r>
      <w:r>
        <w:t>of</w:t>
      </w:r>
      <w:r>
        <w:rPr>
          <w:spacing w:val="33"/>
        </w:rPr>
        <w:t xml:space="preserve"> </w:t>
      </w:r>
      <w:r>
        <w:t>Business Associated with the Franchise:</w:t>
      </w:r>
    </w:p>
    <w:p w14:paraId="722D45C6" w14:textId="573319EA" w:rsidR="00C811EF" w:rsidRDefault="00C811EF">
      <w:pPr>
        <w:pStyle w:val="BodyText"/>
        <w:kinsoku w:val="0"/>
        <w:overflowPunct w:val="0"/>
        <w:spacing w:before="229"/>
        <w:ind w:left="1800"/>
      </w:pPr>
      <w:r>
        <w:t>We</w:t>
      </w:r>
      <w:r>
        <w:rPr>
          <w:spacing w:val="26"/>
        </w:rPr>
        <w:t xml:space="preserve"> </w:t>
      </w:r>
      <w:r>
        <w:t>have</w:t>
      </w:r>
      <w:r>
        <w:rPr>
          <w:spacing w:val="23"/>
        </w:rPr>
        <w:t xml:space="preserve"> </w:t>
      </w:r>
      <w:r>
        <w:t>offered</w:t>
      </w:r>
      <w:r>
        <w:rPr>
          <w:spacing w:val="23"/>
        </w:rPr>
        <w:t xml:space="preserve"> </w:t>
      </w:r>
      <w:r>
        <w:t>franchises</w:t>
      </w:r>
      <w:r>
        <w:rPr>
          <w:spacing w:val="25"/>
        </w:rPr>
        <w:t xml:space="preserve"> </w:t>
      </w:r>
      <w:r>
        <w:t>in</w:t>
      </w:r>
      <w:r>
        <w:rPr>
          <w:spacing w:val="23"/>
        </w:rPr>
        <w:t xml:space="preserve"> </w:t>
      </w:r>
      <w:r>
        <w:t>the</w:t>
      </w:r>
      <w:r>
        <w:rPr>
          <w:spacing w:val="26"/>
        </w:rPr>
        <w:t xml:space="preserve"> </w:t>
      </w:r>
      <w:r>
        <w:t>line</w:t>
      </w:r>
      <w:r>
        <w:rPr>
          <w:spacing w:val="26"/>
        </w:rPr>
        <w:t xml:space="preserve"> </w:t>
      </w:r>
      <w:r>
        <w:t>of</w:t>
      </w:r>
      <w:r>
        <w:rPr>
          <w:spacing w:val="23"/>
        </w:rPr>
        <w:t xml:space="preserve"> </w:t>
      </w:r>
      <w:r>
        <w:t>business</w:t>
      </w:r>
      <w:r>
        <w:rPr>
          <w:spacing w:val="25"/>
        </w:rPr>
        <w:t xml:space="preserve"> </w:t>
      </w:r>
      <w:r>
        <w:t>associated</w:t>
      </w:r>
      <w:r>
        <w:rPr>
          <w:spacing w:val="23"/>
        </w:rPr>
        <w:t xml:space="preserve"> </w:t>
      </w:r>
      <w:r>
        <w:t>with</w:t>
      </w:r>
      <w:r>
        <w:rPr>
          <w:spacing w:val="23"/>
        </w:rPr>
        <w:t xml:space="preserve"> </w:t>
      </w:r>
      <w:r>
        <w:t>the</w:t>
      </w:r>
      <w:r>
        <w:rPr>
          <w:spacing w:val="23"/>
        </w:rPr>
        <w:t xml:space="preserve"> </w:t>
      </w:r>
      <w:r>
        <w:t>franchise</w:t>
      </w:r>
      <w:r>
        <w:rPr>
          <w:spacing w:val="23"/>
        </w:rPr>
        <w:t xml:space="preserve"> </w:t>
      </w:r>
      <w:r>
        <w:t>since</w:t>
      </w:r>
      <w:r>
        <w:rPr>
          <w:spacing w:val="23"/>
        </w:rPr>
        <w:t xml:space="preserve"> </w:t>
      </w:r>
      <w:r>
        <w:t xml:space="preserve">our incorporation on </w:t>
      </w:r>
      <w:ins w:id="80" w:author="Matthew Levine" w:date="2025-06-06T13:23:00Z" w16du:dateUtc="2025-06-06T17:23:00Z">
        <w:r w:rsidR="0078238A">
          <w:t>[</w:t>
        </w:r>
      </w:ins>
      <w:r>
        <w:t>October 3, 2024</w:t>
      </w:r>
      <w:ins w:id="81" w:author="Matthew Levine" w:date="2025-06-06T13:23:00Z" w16du:dateUtc="2025-06-06T17:23:00Z">
        <w:r w:rsidR="0078238A">
          <w:t>]</w:t>
        </w:r>
      </w:ins>
      <w:r>
        <w:t>.</w:t>
      </w:r>
    </w:p>
    <w:p w14:paraId="4DDAAB73" w14:textId="77777777" w:rsidR="00C811EF" w:rsidRDefault="00C811EF">
      <w:pPr>
        <w:pStyle w:val="BodyText"/>
        <w:kinsoku w:val="0"/>
        <w:overflowPunct w:val="0"/>
      </w:pPr>
    </w:p>
    <w:p w14:paraId="58F0319E" w14:textId="77777777" w:rsidR="00C811EF" w:rsidRDefault="00C811EF">
      <w:pPr>
        <w:pStyle w:val="Heading8"/>
        <w:numPr>
          <w:ilvl w:val="0"/>
          <w:numId w:val="103"/>
        </w:numPr>
        <w:tabs>
          <w:tab w:val="left" w:pos="1799"/>
        </w:tabs>
        <w:kinsoku w:val="0"/>
        <w:overflowPunct w:val="0"/>
        <w:spacing w:before="1"/>
        <w:ind w:left="1799" w:hanging="719"/>
        <w:rPr>
          <w:spacing w:val="-2"/>
        </w:rPr>
      </w:pPr>
      <w:r>
        <w:t>Details</w:t>
      </w:r>
      <w:r>
        <w:rPr>
          <w:spacing w:val="-7"/>
        </w:rPr>
        <w:t xml:space="preserve"> </w:t>
      </w:r>
      <w:r>
        <w:t>of</w:t>
      </w:r>
      <w:r>
        <w:rPr>
          <w:spacing w:val="-6"/>
        </w:rPr>
        <w:t xml:space="preserve"> </w:t>
      </w:r>
      <w:r>
        <w:t>Franchises</w:t>
      </w:r>
      <w:r>
        <w:rPr>
          <w:spacing w:val="-8"/>
        </w:rPr>
        <w:t xml:space="preserve"> </w:t>
      </w:r>
      <w:r>
        <w:t>Offered</w:t>
      </w:r>
      <w:r>
        <w:rPr>
          <w:spacing w:val="-6"/>
        </w:rPr>
        <w:t xml:space="preserve"> </w:t>
      </w:r>
      <w:r>
        <w:t>by</w:t>
      </w:r>
      <w:r>
        <w:rPr>
          <w:spacing w:val="-5"/>
        </w:rPr>
        <w:t xml:space="preserve"> </w:t>
      </w:r>
      <w:r>
        <w:t>the</w:t>
      </w:r>
      <w:r>
        <w:rPr>
          <w:spacing w:val="-6"/>
        </w:rPr>
        <w:t xml:space="preserve"> </w:t>
      </w:r>
      <w:r>
        <w:t>Franchisor</w:t>
      </w:r>
      <w:r>
        <w:rPr>
          <w:spacing w:val="-5"/>
        </w:rPr>
        <w:t xml:space="preserve"> </w:t>
      </w:r>
      <w:r>
        <w:t>in</w:t>
      </w:r>
      <w:r>
        <w:rPr>
          <w:spacing w:val="-4"/>
        </w:rPr>
        <w:t xml:space="preserve"> </w:t>
      </w:r>
      <w:r>
        <w:t>Other</w:t>
      </w:r>
      <w:r>
        <w:rPr>
          <w:spacing w:val="-8"/>
        </w:rPr>
        <w:t xml:space="preserve"> </w:t>
      </w:r>
      <w:r>
        <w:t>Lines</w:t>
      </w:r>
      <w:r>
        <w:rPr>
          <w:spacing w:val="-7"/>
        </w:rPr>
        <w:t xml:space="preserve"> </w:t>
      </w:r>
      <w:r>
        <w:t>of</w:t>
      </w:r>
      <w:r>
        <w:rPr>
          <w:spacing w:val="-6"/>
        </w:rPr>
        <w:t xml:space="preserve"> </w:t>
      </w:r>
      <w:r>
        <w:rPr>
          <w:spacing w:val="-2"/>
        </w:rPr>
        <w:t>Business:</w:t>
      </w:r>
    </w:p>
    <w:p w14:paraId="11AC683F" w14:textId="77777777" w:rsidR="00C811EF" w:rsidRDefault="00C811EF">
      <w:pPr>
        <w:pStyle w:val="BodyText"/>
        <w:kinsoku w:val="0"/>
        <w:overflowPunct w:val="0"/>
        <w:spacing w:before="228"/>
        <w:ind w:left="1800" w:right="715"/>
      </w:pPr>
      <w:bookmarkStart w:id="82" w:name="As_of_the_date_of_this_Disclosure_Docume"/>
      <w:bookmarkEnd w:id="82"/>
      <w:r>
        <w:t>As</w:t>
      </w:r>
      <w:r>
        <w:rPr>
          <w:spacing w:val="16"/>
        </w:rPr>
        <w:t xml:space="preserve"> </w:t>
      </w:r>
      <w:r>
        <w:t>of the date of this</w:t>
      </w:r>
      <w:r>
        <w:rPr>
          <w:spacing w:val="17"/>
        </w:rPr>
        <w:t xml:space="preserve"> </w:t>
      </w:r>
      <w:r>
        <w:t>Disclosure Document, we</w:t>
      </w:r>
      <w:r>
        <w:rPr>
          <w:spacing w:val="17"/>
        </w:rPr>
        <w:t xml:space="preserve"> </w:t>
      </w:r>
      <w:r>
        <w:t>do not offer</w:t>
      </w:r>
      <w:r>
        <w:rPr>
          <w:spacing w:val="16"/>
        </w:rPr>
        <w:t xml:space="preserve"> </w:t>
      </w:r>
      <w:r>
        <w:t>a franchise</w:t>
      </w:r>
      <w:r>
        <w:rPr>
          <w:spacing w:val="17"/>
        </w:rPr>
        <w:t xml:space="preserve"> </w:t>
      </w:r>
      <w:r>
        <w:t>in any</w:t>
      </w:r>
      <w:r>
        <w:rPr>
          <w:spacing w:val="17"/>
        </w:rPr>
        <w:t xml:space="preserve"> </w:t>
      </w:r>
      <w:r>
        <w:t>other</w:t>
      </w:r>
      <w:r>
        <w:rPr>
          <w:spacing w:val="19"/>
        </w:rPr>
        <w:t xml:space="preserve"> </w:t>
      </w:r>
      <w:r>
        <w:t>line of business, other than the franchises offered in this Disclosure Document.</w:t>
      </w:r>
    </w:p>
    <w:p w14:paraId="1E27F74E" w14:textId="77777777" w:rsidR="00C811EF" w:rsidRDefault="00C811EF">
      <w:pPr>
        <w:pStyle w:val="BodyText"/>
        <w:kinsoku w:val="0"/>
        <w:overflowPunct w:val="0"/>
        <w:spacing w:before="47"/>
      </w:pPr>
    </w:p>
    <w:p w14:paraId="5F298FA9" w14:textId="77777777" w:rsidR="00477A24" w:rsidRDefault="00477A24">
      <w:pPr>
        <w:pStyle w:val="Heading8"/>
        <w:numPr>
          <w:ilvl w:val="0"/>
          <w:numId w:val="103"/>
        </w:numPr>
        <w:tabs>
          <w:tab w:val="left" w:pos="1799"/>
        </w:tabs>
        <w:kinsoku w:val="0"/>
        <w:overflowPunct w:val="0"/>
        <w:ind w:left="1799" w:hanging="719"/>
        <w:rPr>
          <w:ins w:id="83" w:author="Matthew Levine" w:date="2025-06-06T13:26:00Z" w16du:dateUtc="2025-06-06T17:26:00Z"/>
          <w:spacing w:val="-2"/>
        </w:rPr>
      </w:pPr>
      <w:ins w:id="84" w:author="Matthew Levine" w:date="2025-06-06T13:23:00Z" w16du:dateUtc="2025-06-06T17:23:00Z">
        <w:r>
          <w:rPr>
            <w:spacing w:val="-2"/>
          </w:rPr>
          <w:t>Kiosk</w:t>
        </w:r>
      </w:ins>
    </w:p>
    <w:p w14:paraId="6709DFA4" w14:textId="77777777" w:rsidR="00167C66" w:rsidRDefault="00167C66" w:rsidP="00167C66">
      <w:pPr>
        <w:rPr>
          <w:ins w:id="85" w:author="Matthew Levine" w:date="2025-06-06T13:26:00Z" w16du:dateUtc="2025-06-06T17:26:00Z"/>
        </w:rPr>
      </w:pPr>
    </w:p>
    <w:p w14:paraId="30BDA641" w14:textId="754B30BA" w:rsidR="00477A24" w:rsidRDefault="00167C66" w:rsidP="00167C66">
      <w:pPr>
        <w:ind w:left="1799" w:firstLine="1"/>
        <w:rPr>
          <w:ins w:id="86" w:author="Matthew Levine" w:date="2025-06-06T13:24:00Z" w16du:dateUtc="2025-06-06T17:24:00Z"/>
        </w:rPr>
        <w:pPrChange w:id="87" w:author="Matthew Levine" w:date="2025-06-06T13:26:00Z" w16du:dateUtc="2025-06-06T17:26:00Z">
          <w:pPr/>
        </w:pPrChange>
      </w:pPr>
      <w:ins w:id="88" w:author="Matthew Levine" w:date="2025-06-06T13:26:00Z" w16du:dateUtc="2025-06-06T17:26:00Z">
        <w:r>
          <w:t xml:space="preserve">We offer to those persons who meet our qualifications the right to own and operate a licensed business (the “Premise Café”), which is a branded quick-service concept specializing in the production and sale of artisanal baked churros, paired with specialty dipping sauces and beverages, using the [TRADE </w:t>
        </w:r>
        <w:proofErr w:type="gramStart"/>
        <w:r>
          <w:t>MARK]™</w:t>
        </w:r>
        <w:proofErr w:type="gramEnd"/>
        <w:r>
          <w:t xml:space="preserve"> system (the ‘System’).</w:t>
        </w:r>
      </w:ins>
    </w:p>
    <w:p w14:paraId="71AF523C" w14:textId="77777777" w:rsidR="00477A24" w:rsidRPr="00477A24" w:rsidRDefault="00477A24" w:rsidP="00477A24">
      <w:pPr>
        <w:rPr>
          <w:ins w:id="89" w:author="Matthew Levine" w:date="2025-06-06T13:23:00Z" w16du:dateUtc="2025-06-06T17:23:00Z"/>
          <w:rPrChange w:id="90" w:author="Matthew Levine" w:date="2025-06-06T13:24:00Z" w16du:dateUtc="2025-06-06T17:24:00Z">
            <w:rPr>
              <w:ins w:id="91" w:author="Matthew Levine" w:date="2025-06-06T13:23:00Z" w16du:dateUtc="2025-06-06T17:23:00Z"/>
              <w:spacing w:val="-2"/>
            </w:rPr>
          </w:rPrChange>
        </w:rPr>
        <w:pPrChange w:id="92" w:author="Matthew Levine" w:date="2025-06-06T13:24:00Z" w16du:dateUtc="2025-06-06T17:24:00Z">
          <w:pPr>
            <w:pStyle w:val="Heading8"/>
            <w:numPr>
              <w:numId w:val="103"/>
            </w:numPr>
            <w:tabs>
              <w:tab w:val="left" w:pos="1799"/>
            </w:tabs>
            <w:kinsoku w:val="0"/>
            <w:overflowPunct w:val="0"/>
            <w:ind w:left="1799" w:hanging="719"/>
          </w:pPr>
        </w:pPrChange>
      </w:pPr>
    </w:p>
    <w:p w14:paraId="353FA174" w14:textId="401AC15E" w:rsidR="00477A24" w:rsidRDefault="00477A24">
      <w:pPr>
        <w:pStyle w:val="Heading8"/>
        <w:numPr>
          <w:ilvl w:val="0"/>
          <w:numId w:val="103"/>
        </w:numPr>
        <w:tabs>
          <w:tab w:val="left" w:pos="1799"/>
        </w:tabs>
        <w:kinsoku w:val="0"/>
        <w:overflowPunct w:val="0"/>
        <w:ind w:left="1799" w:hanging="719"/>
        <w:rPr>
          <w:ins w:id="93" w:author="Matthew Levine" w:date="2025-06-06T13:23:00Z" w16du:dateUtc="2025-06-06T17:23:00Z"/>
          <w:spacing w:val="-2"/>
        </w:rPr>
      </w:pPr>
      <w:ins w:id="94" w:author="Matthew Levine" w:date="2025-06-06T13:23:00Z" w16du:dateUtc="2025-06-06T17:23:00Z">
        <w:r>
          <w:rPr>
            <w:spacing w:val="-2"/>
          </w:rPr>
          <w:t>Premise</w:t>
        </w:r>
      </w:ins>
      <w:ins w:id="95" w:author="Matthew Levine" w:date="2025-06-06T13:26:00Z" w16du:dateUtc="2025-06-06T17:26:00Z">
        <w:r w:rsidR="00167C66">
          <w:rPr>
            <w:spacing w:val="-2"/>
          </w:rPr>
          <w:t xml:space="preserve"> </w:t>
        </w:r>
        <w:r w:rsidR="00167C66">
          <w:t>Café</w:t>
        </w:r>
      </w:ins>
    </w:p>
    <w:p w14:paraId="7E472A92" w14:textId="063372C7" w:rsidR="00C811EF" w:rsidRDefault="00C811EF" w:rsidP="00167C66">
      <w:pPr>
        <w:pStyle w:val="Heading8"/>
        <w:tabs>
          <w:tab w:val="left" w:pos="1799"/>
        </w:tabs>
        <w:kinsoku w:val="0"/>
        <w:overflowPunct w:val="0"/>
        <w:ind w:left="1799"/>
        <w:rPr>
          <w:ins w:id="96" w:author="Matthew Levine" w:date="2025-06-06T13:26:00Z" w16du:dateUtc="2025-06-06T17:26:00Z"/>
          <w:spacing w:val="-2"/>
        </w:rPr>
      </w:pPr>
      <w:del w:id="97" w:author="Matthew Levine" w:date="2025-06-06T13:24:00Z" w16du:dateUtc="2025-06-06T17:24:00Z">
        <w:r w:rsidDel="00477A24">
          <w:rPr>
            <w:spacing w:val="-2"/>
          </w:rPr>
          <w:delText>Studio:</w:delText>
        </w:r>
      </w:del>
    </w:p>
    <w:p w14:paraId="7130A65B" w14:textId="6040D456" w:rsidR="00167C66" w:rsidRPr="00167C66" w:rsidRDefault="00167C66" w:rsidP="00167C66">
      <w:pPr>
        <w:ind w:left="1799" w:firstLine="1"/>
        <w:rPr>
          <w:ins w:id="98" w:author="Matthew Levine" w:date="2025-06-06T13:25:00Z" w16du:dateUtc="2025-06-06T17:25:00Z"/>
          <w:rPrChange w:id="99" w:author="Matthew Levine" w:date="2025-06-06T13:26:00Z" w16du:dateUtc="2025-06-06T17:26:00Z">
            <w:rPr>
              <w:ins w:id="100" w:author="Matthew Levine" w:date="2025-06-06T13:25:00Z" w16du:dateUtc="2025-06-06T17:25:00Z"/>
              <w:spacing w:val="-2"/>
            </w:rPr>
          </w:rPrChange>
        </w:rPr>
        <w:pPrChange w:id="101" w:author="Matthew Levine" w:date="2025-06-06T13:26:00Z" w16du:dateUtc="2025-06-06T17:26:00Z">
          <w:pPr>
            <w:pStyle w:val="Heading8"/>
            <w:numPr>
              <w:numId w:val="103"/>
            </w:numPr>
            <w:tabs>
              <w:tab w:val="left" w:pos="1799"/>
            </w:tabs>
            <w:kinsoku w:val="0"/>
            <w:overflowPunct w:val="0"/>
            <w:ind w:left="1799" w:hanging="719"/>
          </w:pPr>
        </w:pPrChange>
      </w:pPr>
      <w:ins w:id="102" w:author="Matthew Levine" w:date="2025-06-06T13:26:00Z" w16du:dateUtc="2025-06-06T17:26:00Z">
        <w:r>
          <w:t xml:space="preserve">We offer to those persons who meet our qualifications the right to own and operate a licensed business (the </w:t>
        </w:r>
        <w:r>
          <w:t xml:space="preserve">“Premise </w:t>
        </w:r>
        <w:r>
          <w:t>Café</w:t>
        </w:r>
        <w:r>
          <w:t>”</w:t>
        </w:r>
        <w:r>
          <w:t xml:space="preserve">), which is a branded quick-service concept specializing in the production and sale of artisanal baked churros, paired with specialty dipping sauces and beverages, using the [TRADE </w:t>
        </w:r>
        <w:proofErr w:type="gramStart"/>
        <w:r>
          <w:t>MARK]™</w:t>
        </w:r>
        <w:proofErr w:type="gramEnd"/>
        <w:r>
          <w:t xml:space="preserve"> system (the ‘System’).</w:t>
        </w:r>
      </w:ins>
    </w:p>
    <w:p w14:paraId="054F4767" w14:textId="77777777" w:rsidR="00167C66" w:rsidRDefault="00167C66" w:rsidP="00167C66">
      <w:pPr>
        <w:rPr>
          <w:ins w:id="103" w:author="Matthew Levine" w:date="2025-06-06T13:25:00Z" w16du:dateUtc="2025-06-06T17:25:00Z"/>
        </w:rPr>
      </w:pPr>
    </w:p>
    <w:p w14:paraId="48ED11FC" w14:textId="2FF8AE98" w:rsidR="00167C66" w:rsidRPr="00167C66" w:rsidDel="00190C79" w:rsidRDefault="00167C66" w:rsidP="00167C66">
      <w:pPr>
        <w:rPr>
          <w:del w:id="104" w:author="Matthew Levine" w:date="2025-06-06T13:27:00Z" w16du:dateUtc="2025-06-06T17:27:00Z"/>
          <w:rPrChange w:id="105" w:author="Matthew Levine" w:date="2025-06-06T13:25:00Z" w16du:dateUtc="2025-06-06T17:25:00Z">
            <w:rPr>
              <w:del w:id="106" w:author="Matthew Levine" w:date="2025-06-06T13:27:00Z" w16du:dateUtc="2025-06-06T17:27:00Z"/>
              <w:spacing w:val="-2"/>
            </w:rPr>
          </w:rPrChange>
        </w:rPr>
        <w:pPrChange w:id="107" w:author="Matthew Levine" w:date="2025-06-06T13:25:00Z" w16du:dateUtc="2025-06-06T17:25:00Z">
          <w:pPr>
            <w:pStyle w:val="Heading8"/>
            <w:numPr>
              <w:numId w:val="103"/>
            </w:numPr>
            <w:tabs>
              <w:tab w:val="left" w:pos="1799"/>
            </w:tabs>
            <w:kinsoku w:val="0"/>
            <w:overflowPunct w:val="0"/>
            <w:ind w:left="1799" w:hanging="719"/>
          </w:pPr>
        </w:pPrChange>
      </w:pPr>
    </w:p>
    <w:p w14:paraId="0B392EEF" w14:textId="724ED1A9" w:rsidR="00C811EF" w:rsidDel="00190C79" w:rsidRDefault="00C811EF">
      <w:pPr>
        <w:pStyle w:val="BodyText"/>
        <w:kinsoku w:val="0"/>
        <w:overflowPunct w:val="0"/>
        <w:spacing w:before="1"/>
        <w:rPr>
          <w:del w:id="108" w:author="Matthew Levine" w:date="2025-06-06T13:27:00Z" w16du:dateUtc="2025-06-06T17:27:00Z"/>
          <w:b/>
          <w:bCs/>
        </w:rPr>
      </w:pPr>
    </w:p>
    <w:p w14:paraId="2BCA3F19" w14:textId="2F3CC3C4" w:rsidR="00C811EF" w:rsidRPr="00190C79" w:rsidDel="00190C79" w:rsidRDefault="00D00284">
      <w:pPr>
        <w:pStyle w:val="BodyText"/>
        <w:kinsoku w:val="0"/>
        <w:overflowPunct w:val="0"/>
        <w:ind w:left="1800" w:right="713"/>
        <w:jc w:val="both"/>
        <w:rPr>
          <w:del w:id="109" w:author="Matthew Levine" w:date="2025-06-06T13:27:00Z" w16du:dateUtc="2025-06-06T17:27:00Z"/>
          <w:highlight w:val="yellow"/>
          <w:rPrChange w:id="110" w:author="Matthew Levine" w:date="2025-06-06T13:27:00Z" w16du:dateUtc="2025-06-06T17:27:00Z">
            <w:rPr>
              <w:del w:id="111" w:author="Matthew Levine" w:date="2025-06-06T13:27:00Z" w16du:dateUtc="2025-06-06T17:27:00Z"/>
            </w:rPr>
          </w:rPrChange>
        </w:rPr>
      </w:pPr>
      <w:del w:id="112" w:author="Matthew Levine" w:date="2025-06-06T13:27:00Z" w16du:dateUtc="2025-06-06T17:27:00Z">
        <w:r w:rsidRPr="00190C79" w:rsidDel="00190C79">
          <w:rPr>
            <w:noProof/>
            <w:highlight w:val="yellow"/>
            <w:rPrChange w:id="113" w:author="Matthew Levine" w:date="2025-06-06T13:27:00Z" w16du:dateUtc="2025-06-06T17:27:00Z">
              <w:rPr>
                <w:noProof/>
              </w:rPr>
            </w:rPrChange>
          </w:rPr>
          <mc:AlternateContent>
            <mc:Choice Requires="wps">
              <w:drawing>
                <wp:anchor distT="0" distB="0" distL="114300" distR="114300" simplePos="0" relativeHeight="251618816" behindDoc="1" locked="0" layoutInCell="0" allowOverlap="1" wp14:anchorId="34ABAE70" wp14:editId="394FD3A8">
                  <wp:simplePos x="0" y="0"/>
                  <wp:positionH relativeFrom="page">
                    <wp:posOffset>6056630</wp:posOffset>
                  </wp:positionH>
                  <wp:positionV relativeFrom="paragraph">
                    <wp:posOffset>113030</wp:posOffset>
                  </wp:positionV>
                  <wp:extent cx="266700" cy="241300"/>
                  <wp:effectExtent l="0" t="0" r="0" b="0"/>
                  <wp:wrapNone/>
                  <wp:docPr id="188151531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A21B3" w14:textId="7F9B60CE" w:rsidR="004A6BB4" w:rsidRDefault="004A6BB4">
                              <w:pPr>
                                <w:widowControl/>
                                <w:autoSpaceDE/>
                                <w:autoSpaceDN/>
                                <w:adjustRightInd/>
                                <w:spacing w:line="380" w:lineRule="atLeast"/>
                                <w:rPr>
                                  <w:rFonts w:ascii="Times New Roman" w:hAnsi="Times New Roman" w:cs="Times New Roman"/>
                                  <w:sz w:val="24"/>
                                  <w:szCs w:val="24"/>
                                </w:rPr>
                              </w:pPr>
                            </w:p>
                            <w:p w14:paraId="4F6B78CA"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BAE70" id="Rectangle 8" o:spid="_x0000_s1027" style="position:absolute;left:0;text-align:left;margin-left:476.9pt;margin-top:8.9pt;width:21pt;height:19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" o:allowincell="f" filled="f" stroked="f">
                  <v:path arrowok="t"/>
                  <v:textbox inset="0,0,0,0">
                    <w:txbxContent>
                      <w:p w14:paraId="137A21B3" w14:textId="7F9B60CE" w:rsidR="004A6BB4" w:rsidRDefault="004A6BB4">
                        <w:pPr>
                          <w:widowControl/>
                          <w:autoSpaceDE/>
                          <w:autoSpaceDN/>
                          <w:adjustRightInd/>
                          <w:spacing w:line="380" w:lineRule="atLeast"/>
                          <w:rPr>
                            <w:rFonts w:ascii="Times New Roman" w:hAnsi="Times New Roman" w:cs="Times New Roman"/>
                            <w:sz w:val="24"/>
                            <w:szCs w:val="24"/>
                          </w:rPr>
                        </w:pPr>
                      </w:p>
                      <w:p w14:paraId="4F6B78CA" w14:textId="77777777" w:rsidR="004A6BB4" w:rsidRDefault="004A6BB4">
                        <w:pPr>
                          <w:rPr>
                            <w:rFonts w:ascii="Times New Roman" w:hAnsi="Times New Roman" w:cs="Times New Roman"/>
                            <w:sz w:val="24"/>
                            <w:szCs w:val="24"/>
                          </w:rPr>
                        </w:pPr>
                      </w:p>
                    </w:txbxContent>
                  </v:textbox>
                  <w10:wrap anchorx="page"/>
                </v:rect>
              </w:pict>
            </mc:Fallback>
          </mc:AlternateContent>
        </w:r>
        <w:r w:rsidRPr="00190C79" w:rsidDel="00190C79">
          <w:rPr>
            <w:noProof/>
            <w:highlight w:val="yellow"/>
            <w:rPrChange w:id="114" w:author="Matthew Levine" w:date="2025-06-06T13:27:00Z" w16du:dateUtc="2025-06-06T17:27:00Z">
              <w:rPr>
                <w:noProof/>
              </w:rPr>
            </w:rPrChange>
          </w:rPr>
          <mc:AlternateContent>
            <mc:Choice Requires="wps">
              <w:drawing>
                <wp:anchor distT="0" distB="0" distL="114300" distR="114300" simplePos="0" relativeHeight="251619840" behindDoc="1" locked="0" layoutInCell="0" allowOverlap="1" wp14:anchorId="4677AD1F" wp14:editId="783956F9">
                  <wp:simplePos x="0" y="0"/>
                  <wp:positionH relativeFrom="page">
                    <wp:posOffset>2717165</wp:posOffset>
                  </wp:positionH>
                  <wp:positionV relativeFrom="paragraph">
                    <wp:posOffset>405765</wp:posOffset>
                  </wp:positionV>
                  <wp:extent cx="266700" cy="241300"/>
                  <wp:effectExtent l="0" t="0" r="0" b="0"/>
                  <wp:wrapNone/>
                  <wp:docPr id="185227976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EE3CC" w14:textId="77777777" w:rsidR="004A6BB4" w:rsidRDefault="00D00284">
                              <w:pPr>
                                <w:widowControl/>
                                <w:autoSpaceDE/>
                                <w:autoSpaceDN/>
                                <w:adjustRightInd/>
                                <w:spacing w:line="38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275AE401" wp14:editId="64E9BB66">
                                    <wp:extent cx="234950" cy="250825"/>
                                    <wp:effectExtent l="0" t="0" r="0" b="0"/>
                                    <wp:docPr id="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950" cy="250825"/>
                                            </a:xfrm>
                                            <a:prstGeom prst="rect">
                                              <a:avLst/>
                                            </a:prstGeom>
                                            <a:noFill/>
                                            <a:ln>
                                              <a:noFill/>
                                            </a:ln>
                                          </pic:spPr>
                                        </pic:pic>
                                      </a:graphicData>
                                    </a:graphic>
                                  </wp:inline>
                                </w:drawing>
                              </w:r>
                            </w:p>
                            <w:p w14:paraId="79B5C81F"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7AD1F" id="Rectangle 9" o:spid="_x0000_s1028" style="position:absolute;left:0;text-align:left;margin-left:213.95pt;margin-top:31.95pt;width:21pt;height:19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" o:allowincell="f" filled="f" stroked="f">
                  <v:path arrowok="t"/>
                  <v:textbox inset="0,0,0,0">
                    <w:txbxContent>
                      <w:p w14:paraId="1A3EE3CC" w14:textId="77777777" w:rsidR="004A6BB4" w:rsidRDefault="00D00284">
                        <w:pPr>
                          <w:widowControl/>
                          <w:autoSpaceDE/>
                          <w:autoSpaceDN/>
                          <w:adjustRightInd/>
                          <w:spacing w:line="38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275AE401" wp14:editId="64E9BB66">
                              <wp:extent cx="234950" cy="250825"/>
                              <wp:effectExtent l="0" t="0" r="0" b="0"/>
                              <wp:docPr id="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950" cy="250825"/>
                                      </a:xfrm>
                                      <a:prstGeom prst="rect">
                                        <a:avLst/>
                                      </a:prstGeom>
                                      <a:noFill/>
                                      <a:ln>
                                        <a:noFill/>
                                      </a:ln>
                                    </pic:spPr>
                                  </pic:pic>
                                </a:graphicData>
                              </a:graphic>
                            </wp:inline>
                          </w:drawing>
                        </w:r>
                      </w:p>
                      <w:p w14:paraId="79B5C81F" w14:textId="77777777" w:rsidR="004A6BB4" w:rsidRDefault="004A6BB4">
                        <w:pPr>
                          <w:rPr>
                            <w:rFonts w:ascii="Times New Roman" w:hAnsi="Times New Roman" w:cs="Times New Roman"/>
                            <w:sz w:val="24"/>
                            <w:szCs w:val="24"/>
                          </w:rPr>
                        </w:pPr>
                      </w:p>
                    </w:txbxContent>
                  </v:textbox>
                  <w10:wrap anchorx="page"/>
                </v:rect>
              </w:pict>
            </mc:Fallback>
          </mc:AlternateContent>
        </w:r>
        <w:r w:rsidR="00C811EF" w:rsidRPr="00190C79" w:rsidDel="00190C79">
          <w:rPr>
            <w:highlight w:val="yellow"/>
            <w:rPrChange w:id="115" w:author="Matthew Levine" w:date="2025-06-06T13:27:00Z" w16du:dateUtc="2025-06-06T17:27:00Z">
              <w:rPr/>
            </w:rPrChange>
          </w:rPr>
          <w:delText>We</w:delText>
        </w:r>
        <w:r w:rsidR="00C811EF" w:rsidRPr="00190C79" w:rsidDel="00190C79">
          <w:rPr>
            <w:spacing w:val="-1"/>
            <w:highlight w:val="yellow"/>
            <w:rPrChange w:id="116" w:author="Matthew Levine" w:date="2025-06-06T13:27:00Z" w16du:dateUtc="2025-06-06T17:27:00Z">
              <w:rPr>
                <w:spacing w:val="-1"/>
              </w:rPr>
            </w:rPrChange>
          </w:rPr>
          <w:delText xml:space="preserve"> </w:delText>
        </w:r>
        <w:r w:rsidR="00C811EF" w:rsidRPr="00190C79" w:rsidDel="00190C79">
          <w:rPr>
            <w:highlight w:val="yellow"/>
            <w:rPrChange w:id="117" w:author="Matthew Levine" w:date="2025-06-06T13:27:00Z" w16du:dateUtc="2025-06-06T17:27:00Z">
              <w:rPr/>
            </w:rPrChange>
          </w:rPr>
          <w:delText>offer</w:delText>
        </w:r>
        <w:r w:rsidR="00C811EF" w:rsidRPr="00190C79" w:rsidDel="00190C79">
          <w:rPr>
            <w:spacing w:val="-2"/>
            <w:highlight w:val="yellow"/>
            <w:rPrChange w:id="118" w:author="Matthew Levine" w:date="2025-06-06T13:27:00Z" w16du:dateUtc="2025-06-06T17:27:00Z">
              <w:rPr>
                <w:spacing w:val="-2"/>
              </w:rPr>
            </w:rPrChange>
          </w:rPr>
          <w:delText xml:space="preserve"> </w:delText>
        </w:r>
        <w:r w:rsidR="00C811EF" w:rsidRPr="00190C79" w:rsidDel="00190C79">
          <w:rPr>
            <w:highlight w:val="yellow"/>
            <w:rPrChange w:id="119" w:author="Matthew Levine" w:date="2025-06-06T13:27:00Z" w16du:dateUtc="2025-06-06T17:27:00Z">
              <w:rPr/>
            </w:rPrChange>
          </w:rPr>
          <w:delText>to</w:delText>
        </w:r>
        <w:r w:rsidR="00C811EF" w:rsidRPr="00190C79" w:rsidDel="00190C79">
          <w:rPr>
            <w:spacing w:val="-3"/>
            <w:highlight w:val="yellow"/>
            <w:rPrChange w:id="120" w:author="Matthew Levine" w:date="2025-06-06T13:27:00Z" w16du:dateUtc="2025-06-06T17:27:00Z">
              <w:rPr>
                <w:spacing w:val="-3"/>
              </w:rPr>
            </w:rPrChange>
          </w:rPr>
          <w:delText xml:space="preserve"> </w:delText>
        </w:r>
        <w:r w:rsidR="00C811EF" w:rsidRPr="00190C79" w:rsidDel="00190C79">
          <w:rPr>
            <w:highlight w:val="yellow"/>
            <w:rPrChange w:id="121" w:author="Matthew Levine" w:date="2025-06-06T13:27:00Z" w16du:dateUtc="2025-06-06T17:27:00Z">
              <w:rPr/>
            </w:rPrChange>
          </w:rPr>
          <w:delText>those</w:delText>
        </w:r>
        <w:r w:rsidR="00C811EF" w:rsidRPr="00190C79" w:rsidDel="00190C79">
          <w:rPr>
            <w:spacing w:val="-1"/>
            <w:highlight w:val="yellow"/>
            <w:rPrChange w:id="122" w:author="Matthew Levine" w:date="2025-06-06T13:27:00Z" w16du:dateUtc="2025-06-06T17:27:00Z">
              <w:rPr>
                <w:spacing w:val="-1"/>
              </w:rPr>
            </w:rPrChange>
          </w:rPr>
          <w:delText xml:space="preserve"> </w:delText>
        </w:r>
        <w:r w:rsidR="00C811EF" w:rsidRPr="00190C79" w:rsidDel="00190C79">
          <w:rPr>
            <w:highlight w:val="yellow"/>
            <w:rPrChange w:id="123" w:author="Matthew Levine" w:date="2025-06-06T13:27:00Z" w16du:dateUtc="2025-06-06T17:27:00Z">
              <w:rPr/>
            </w:rPrChange>
          </w:rPr>
          <w:delText>persons</w:delText>
        </w:r>
        <w:r w:rsidR="00C811EF" w:rsidRPr="00190C79" w:rsidDel="00190C79">
          <w:rPr>
            <w:spacing w:val="-2"/>
            <w:highlight w:val="yellow"/>
            <w:rPrChange w:id="124" w:author="Matthew Levine" w:date="2025-06-06T13:27:00Z" w16du:dateUtc="2025-06-06T17:27:00Z">
              <w:rPr>
                <w:spacing w:val="-2"/>
              </w:rPr>
            </w:rPrChange>
          </w:rPr>
          <w:delText xml:space="preserve"> </w:delText>
        </w:r>
        <w:r w:rsidR="00C811EF" w:rsidRPr="00190C79" w:rsidDel="00190C79">
          <w:rPr>
            <w:highlight w:val="yellow"/>
            <w:rPrChange w:id="125" w:author="Matthew Levine" w:date="2025-06-06T13:27:00Z" w16du:dateUtc="2025-06-06T17:27:00Z">
              <w:rPr/>
            </w:rPrChange>
          </w:rPr>
          <w:delText>who</w:delText>
        </w:r>
        <w:r w:rsidR="00C811EF" w:rsidRPr="00190C79" w:rsidDel="00190C79">
          <w:rPr>
            <w:spacing w:val="-1"/>
            <w:highlight w:val="yellow"/>
            <w:rPrChange w:id="126" w:author="Matthew Levine" w:date="2025-06-06T13:27:00Z" w16du:dateUtc="2025-06-06T17:27:00Z">
              <w:rPr>
                <w:spacing w:val="-1"/>
              </w:rPr>
            </w:rPrChange>
          </w:rPr>
          <w:delText xml:space="preserve"> </w:delText>
        </w:r>
        <w:r w:rsidR="00C811EF" w:rsidRPr="00190C79" w:rsidDel="00190C79">
          <w:rPr>
            <w:highlight w:val="yellow"/>
            <w:rPrChange w:id="127" w:author="Matthew Levine" w:date="2025-06-06T13:27:00Z" w16du:dateUtc="2025-06-06T17:27:00Z">
              <w:rPr/>
            </w:rPrChange>
          </w:rPr>
          <w:delText>meet</w:delText>
        </w:r>
        <w:r w:rsidR="00C811EF" w:rsidRPr="00190C79" w:rsidDel="00190C79">
          <w:rPr>
            <w:spacing w:val="-3"/>
            <w:highlight w:val="yellow"/>
            <w:rPrChange w:id="128" w:author="Matthew Levine" w:date="2025-06-06T13:27:00Z" w16du:dateUtc="2025-06-06T17:27:00Z">
              <w:rPr>
                <w:spacing w:val="-3"/>
              </w:rPr>
            </w:rPrChange>
          </w:rPr>
          <w:delText xml:space="preserve"> </w:delText>
        </w:r>
        <w:r w:rsidR="00C811EF" w:rsidRPr="00190C79" w:rsidDel="00190C79">
          <w:rPr>
            <w:highlight w:val="yellow"/>
            <w:rPrChange w:id="129" w:author="Matthew Levine" w:date="2025-06-06T13:27:00Z" w16du:dateUtc="2025-06-06T17:27:00Z">
              <w:rPr/>
            </w:rPrChange>
          </w:rPr>
          <w:delText>our</w:delText>
        </w:r>
        <w:r w:rsidR="00C811EF" w:rsidRPr="00190C79" w:rsidDel="00190C79">
          <w:rPr>
            <w:spacing w:val="-1"/>
            <w:highlight w:val="yellow"/>
            <w:rPrChange w:id="130" w:author="Matthew Levine" w:date="2025-06-06T13:27:00Z" w16du:dateUtc="2025-06-06T17:27:00Z">
              <w:rPr>
                <w:spacing w:val="-1"/>
              </w:rPr>
            </w:rPrChange>
          </w:rPr>
          <w:delText xml:space="preserve"> </w:delText>
        </w:r>
        <w:r w:rsidR="00C811EF" w:rsidRPr="00190C79" w:rsidDel="00190C79">
          <w:rPr>
            <w:highlight w:val="yellow"/>
            <w:rPrChange w:id="131" w:author="Matthew Levine" w:date="2025-06-06T13:27:00Z" w16du:dateUtc="2025-06-06T17:27:00Z">
              <w:rPr/>
            </w:rPrChange>
          </w:rPr>
          <w:delText>qualifications</w:delText>
        </w:r>
        <w:r w:rsidR="00C811EF" w:rsidRPr="00190C79" w:rsidDel="00190C79">
          <w:rPr>
            <w:spacing w:val="-2"/>
            <w:highlight w:val="yellow"/>
            <w:rPrChange w:id="132" w:author="Matthew Levine" w:date="2025-06-06T13:27:00Z" w16du:dateUtc="2025-06-06T17:27:00Z">
              <w:rPr>
                <w:spacing w:val="-2"/>
              </w:rPr>
            </w:rPrChange>
          </w:rPr>
          <w:delText xml:space="preserve"> </w:delText>
        </w:r>
        <w:r w:rsidR="00C811EF" w:rsidRPr="00190C79" w:rsidDel="00190C79">
          <w:rPr>
            <w:highlight w:val="yellow"/>
            <w:rPrChange w:id="133" w:author="Matthew Levine" w:date="2025-06-06T13:27:00Z" w16du:dateUtc="2025-06-06T17:27:00Z">
              <w:rPr/>
            </w:rPrChange>
          </w:rPr>
          <w:delText>the</w:delText>
        </w:r>
        <w:r w:rsidR="00C811EF" w:rsidRPr="00190C79" w:rsidDel="00190C79">
          <w:rPr>
            <w:spacing w:val="-3"/>
            <w:highlight w:val="yellow"/>
            <w:rPrChange w:id="134" w:author="Matthew Levine" w:date="2025-06-06T13:27:00Z" w16du:dateUtc="2025-06-06T17:27:00Z">
              <w:rPr>
                <w:spacing w:val="-3"/>
              </w:rPr>
            </w:rPrChange>
          </w:rPr>
          <w:delText xml:space="preserve"> </w:delText>
        </w:r>
        <w:r w:rsidR="00C811EF" w:rsidRPr="00190C79" w:rsidDel="00190C79">
          <w:rPr>
            <w:highlight w:val="yellow"/>
            <w:rPrChange w:id="135" w:author="Matthew Levine" w:date="2025-06-06T13:27:00Z" w16du:dateUtc="2025-06-06T17:27:00Z">
              <w:rPr/>
            </w:rPrChange>
          </w:rPr>
          <w:delText>right</w:delText>
        </w:r>
        <w:r w:rsidR="00C811EF" w:rsidRPr="00190C79" w:rsidDel="00190C79">
          <w:rPr>
            <w:spacing w:val="-1"/>
            <w:highlight w:val="yellow"/>
            <w:rPrChange w:id="136" w:author="Matthew Levine" w:date="2025-06-06T13:27:00Z" w16du:dateUtc="2025-06-06T17:27:00Z">
              <w:rPr>
                <w:spacing w:val="-1"/>
              </w:rPr>
            </w:rPrChange>
          </w:rPr>
          <w:delText xml:space="preserve"> </w:delText>
        </w:r>
        <w:r w:rsidR="00C811EF" w:rsidRPr="00190C79" w:rsidDel="00190C79">
          <w:rPr>
            <w:highlight w:val="yellow"/>
            <w:rPrChange w:id="137" w:author="Matthew Levine" w:date="2025-06-06T13:27:00Z" w16du:dateUtc="2025-06-06T17:27:00Z">
              <w:rPr/>
            </w:rPrChange>
          </w:rPr>
          <w:delText>to</w:delText>
        </w:r>
        <w:r w:rsidR="00C811EF" w:rsidRPr="00190C79" w:rsidDel="00190C79">
          <w:rPr>
            <w:spacing w:val="-1"/>
            <w:highlight w:val="yellow"/>
            <w:rPrChange w:id="138" w:author="Matthew Levine" w:date="2025-06-06T13:27:00Z" w16du:dateUtc="2025-06-06T17:27:00Z">
              <w:rPr>
                <w:spacing w:val="-1"/>
              </w:rPr>
            </w:rPrChange>
          </w:rPr>
          <w:delText xml:space="preserve"> </w:delText>
        </w:r>
        <w:r w:rsidR="00C811EF" w:rsidRPr="00190C79" w:rsidDel="00190C79">
          <w:rPr>
            <w:highlight w:val="yellow"/>
            <w:rPrChange w:id="139" w:author="Matthew Levine" w:date="2025-06-06T13:27:00Z" w16du:dateUtc="2025-06-06T17:27:00Z">
              <w:rPr/>
            </w:rPrChange>
          </w:rPr>
          <w:delText>own</w:delText>
        </w:r>
        <w:r w:rsidR="00C811EF" w:rsidRPr="00190C79" w:rsidDel="00190C79">
          <w:rPr>
            <w:spacing w:val="-1"/>
            <w:highlight w:val="yellow"/>
            <w:rPrChange w:id="140" w:author="Matthew Levine" w:date="2025-06-06T13:27:00Z" w16du:dateUtc="2025-06-06T17:27:00Z">
              <w:rPr>
                <w:spacing w:val="-1"/>
              </w:rPr>
            </w:rPrChange>
          </w:rPr>
          <w:delText xml:space="preserve"> </w:delText>
        </w:r>
        <w:r w:rsidR="00C811EF" w:rsidRPr="00190C79" w:rsidDel="00190C79">
          <w:rPr>
            <w:highlight w:val="yellow"/>
            <w:rPrChange w:id="141" w:author="Matthew Levine" w:date="2025-06-06T13:27:00Z" w16du:dateUtc="2025-06-06T17:27:00Z">
              <w:rPr/>
            </w:rPrChange>
          </w:rPr>
          <w:delText>and</w:delText>
        </w:r>
        <w:r w:rsidR="00C811EF" w:rsidRPr="00190C79" w:rsidDel="00190C79">
          <w:rPr>
            <w:spacing w:val="-3"/>
            <w:highlight w:val="yellow"/>
            <w:rPrChange w:id="142" w:author="Matthew Levine" w:date="2025-06-06T13:27:00Z" w16du:dateUtc="2025-06-06T17:27:00Z">
              <w:rPr>
                <w:spacing w:val="-3"/>
              </w:rPr>
            </w:rPrChange>
          </w:rPr>
          <w:delText xml:space="preserve"> </w:delText>
        </w:r>
        <w:r w:rsidR="00C811EF" w:rsidRPr="00190C79" w:rsidDel="00190C79">
          <w:rPr>
            <w:highlight w:val="yellow"/>
            <w:rPrChange w:id="143" w:author="Matthew Levine" w:date="2025-06-06T13:27:00Z" w16du:dateUtc="2025-06-06T17:27:00Z">
              <w:rPr/>
            </w:rPrChange>
          </w:rPr>
          <w:delText>operate</w:delText>
        </w:r>
        <w:r w:rsidR="00C811EF" w:rsidRPr="00190C79" w:rsidDel="00190C79">
          <w:rPr>
            <w:spacing w:val="-1"/>
            <w:highlight w:val="yellow"/>
            <w:rPrChange w:id="144" w:author="Matthew Levine" w:date="2025-06-06T13:27:00Z" w16du:dateUtc="2025-06-06T17:27:00Z">
              <w:rPr>
                <w:spacing w:val="-1"/>
              </w:rPr>
            </w:rPrChange>
          </w:rPr>
          <w:delText xml:space="preserve"> </w:delText>
        </w:r>
        <w:r w:rsidR="00C811EF" w:rsidRPr="00190C79" w:rsidDel="00190C79">
          <w:rPr>
            <w:highlight w:val="yellow"/>
            <w:rPrChange w:id="145" w:author="Matthew Levine" w:date="2025-06-06T13:27:00Z" w16du:dateUtc="2025-06-06T17:27:00Z">
              <w:rPr/>
            </w:rPrChange>
          </w:rPr>
          <w:delText>a</w:delText>
        </w:r>
        <w:r w:rsidR="00C811EF" w:rsidRPr="00190C79" w:rsidDel="00190C79">
          <w:rPr>
            <w:spacing w:val="-1"/>
            <w:highlight w:val="yellow"/>
            <w:rPrChange w:id="146" w:author="Matthew Levine" w:date="2025-06-06T13:27:00Z" w16du:dateUtc="2025-06-06T17:27:00Z">
              <w:rPr>
                <w:spacing w:val="-1"/>
              </w:rPr>
            </w:rPrChange>
          </w:rPr>
          <w:delText xml:space="preserve"> </w:delText>
        </w:r>
        <w:r w:rsidR="00C811EF" w:rsidRPr="00190C79" w:rsidDel="00190C79">
          <w:rPr>
            <w:highlight w:val="yellow"/>
            <w:rPrChange w:id="147" w:author="Matthew Levine" w:date="2025-06-06T13:27:00Z" w16du:dateUtc="2025-06-06T17:27:00Z">
              <w:rPr/>
            </w:rPrChange>
          </w:rPr>
          <w:delText xml:space="preserve">licensed business (the “Studio”), providing private luxury workout rooms called </w:delText>
        </w:r>
      </w:del>
      <w:del w:id="148" w:author="Matthew Levine" w:date="2025-06-04T18:26:00Z">
        <w:r w:rsidR="00C811EF" w:rsidRPr="00190C79" w:rsidDel="008C0853">
          <w:rPr>
            <w:highlight w:val="yellow"/>
            <w:rPrChange w:id="149" w:author="Matthew Levine" w:date="2025-06-06T13:27:00Z" w16du:dateUtc="2025-06-06T17:27:00Z">
              <w:rPr/>
            </w:rPrChange>
          </w:rPr>
          <w:delText>FITsuites</w:delText>
        </w:r>
      </w:del>
      <w:del w:id="150" w:author="Matthew Levine" w:date="2025-06-06T13:27:00Z" w16du:dateUtc="2025-06-06T17:27:00Z">
        <w:r w:rsidR="000B1E22" w:rsidRPr="00190C79" w:rsidDel="00190C79">
          <w:rPr>
            <w:highlight w:val="yellow"/>
            <w:vertAlign w:val="superscript"/>
            <w:rPrChange w:id="151" w:author="Matthew Levine" w:date="2025-06-06T13:27:00Z" w16du:dateUtc="2025-06-06T17:27:00Z">
              <w:rPr>
                <w:vertAlign w:val="superscript"/>
              </w:rPr>
            </w:rPrChange>
          </w:rPr>
          <w:delText>TM</w:delText>
        </w:r>
        <w:r w:rsidR="00C811EF" w:rsidRPr="00190C79" w:rsidDel="00190C79">
          <w:rPr>
            <w:spacing w:val="80"/>
            <w:w w:val="150"/>
            <w:highlight w:val="yellow"/>
            <w:rPrChange w:id="152" w:author="Matthew Levine" w:date="2025-06-06T13:27:00Z" w16du:dateUtc="2025-06-06T17:27:00Z">
              <w:rPr>
                <w:spacing w:val="80"/>
                <w:w w:val="150"/>
              </w:rPr>
            </w:rPrChange>
          </w:rPr>
          <w:delText xml:space="preserve"> </w:delText>
        </w:r>
        <w:r w:rsidR="00C811EF" w:rsidRPr="00190C79" w:rsidDel="00190C79">
          <w:rPr>
            <w:highlight w:val="yellow"/>
            <w:rPrChange w:id="153" w:author="Matthew Levine" w:date="2025-06-06T13:27:00Z" w16du:dateUtc="2025-06-06T17:27:00Z">
              <w:rPr/>
            </w:rPrChange>
          </w:rPr>
          <w:delText xml:space="preserve">which are fully equipped with high quality exercise equipment, recovery technology and air purification using the </w:delText>
        </w:r>
        <w:r w:rsidR="00381D54" w:rsidRPr="00190C79" w:rsidDel="00190C79">
          <w:rPr>
            <w:highlight w:val="yellow"/>
            <w:rPrChange w:id="154" w:author="Matthew Levine" w:date="2025-06-06T13:27:00Z" w16du:dateUtc="2025-06-06T17:27:00Z">
              <w:rPr/>
            </w:rPrChange>
          </w:rPr>
          <w:delText>[TRADE MARK]</w:delText>
        </w:r>
        <w:r w:rsidR="00294D56" w:rsidRPr="00190C79" w:rsidDel="00190C79">
          <w:rPr>
            <w:highlight w:val="yellow"/>
            <w:vertAlign w:val="superscript"/>
            <w:rPrChange w:id="155" w:author="Matthew Levine" w:date="2025-06-06T13:27:00Z" w16du:dateUtc="2025-06-06T17:27:00Z">
              <w:rPr>
                <w:vertAlign w:val="superscript"/>
              </w:rPr>
            </w:rPrChange>
          </w:rPr>
          <w:delText>TM</w:delText>
        </w:r>
        <w:r w:rsidR="00294D56" w:rsidRPr="00190C79" w:rsidDel="00190C79">
          <w:rPr>
            <w:highlight w:val="yellow"/>
            <w:rPrChange w:id="156" w:author="Matthew Levine" w:date="2025-06-06T13:27:00Z" w16du:dateUtc="2025-06-06T17:27:00Z">
              <w:rPr/>
            </w:rPrChange>
          </w:rPr>
          <w:delText xml:space="preserve"> system </w:delText>
        </w:r>
        <w:r w:rsidR="00C811EF" w:rsidRPr="00190C79" w:rsidDel="00190C79">
          <w:rPr>
            <w:highlight w:val="yellow"/>
            <w:rPrChange w:id="157" w:author="Matthew Levine" w:date="2025-06-06T13:27:00Z" w16du:dateUtc="2025-06-06T17:27:00Z">
              <w:rPr/>
            </w:rPrChange>
          </w:rPr>
          <w:delText>(the “System”).</w:delText>
        </w:r>
      </w:del>
    </w:p>
    <w:p w14:paraId="08E3655F" w14:textId="77777777" w:rsidR="00C811EF" w:rsidRPr="00190C79" w:rsidRDefault="00C811EF">
      <w:pPr>
        <w:pStyle w:val="Heading8"/>
        <w:numPr>
          <w:ilvl w:val="0"/>
          <w:numId w:val="103"/>
        </w:numPr>
        <w:tabs>
          <w:tab w:val="left" w:pos="1799"/>
        </w:tabs>
        <w:kinsoku w:val="0"/>
        <w:overflowPunct w:val="0"/>
        <w:spacing w:before="230"/>
        <w:ind w:left="1799" w:hanging="719"/>
        <w:rPr>
          <w:spacing w:val="-2"/>
          <w:highlight w:val="yellow"/>
          <w:rPrChange w:id="158" w:author="Matthew Levine" w:date="2025-06-06T13:27:00Z" w16du:dateUtc="2025-06-06T17:27:00Z">
            <w:rPr>
              <w:spacing w:val="-2"/>
            </w:rPr>
          </w:rPrChange>
        </w:rPr>
      </w:pPr>
      <w:r w:rsidRPr="00190C79">
        <w:rPr>
          <w:highlight w:val="yellow"/>
          <w:rPrChange w:id="159" w:author="Matthew Levine" w:date="2025-06-06T13:27:00Z" w16du:dateUtc="2025-06-06T17:27:00Z">
            <w:rPr/>
          </w:rPrChange>
        </w:rPr>
        <w:t>General</w:t>
      </w:r>
      <w:r w:rsidRPr="00190C79">
        <w:rPr>
          <w:spacing w:val="-7"/>
          <w:highlight w:val="yellow"/>
          <w:rPrChange w:id="160" w:author="Matthew Levine" w:date="2025-06-06T13:27:00Z" w16du:dateUtc="2025-06-06T17:27:00Z">
            <w:rPr>
              <w:spacing w:val="-7"/>
            </w:rPr>
          </w:rPrChange>
        </w:rPr>
        <w:t xml:space="preserve"> </w:t>
      </w:r>
      <w:r w:rsidRPr="00190C79">
        <w:rPr>
          <w:highlight w:val="yellow"/>
          <w:rPrChange w:id="161" w:author="Matthew Levine" w:date="2025-06-06T13:27:00Z" w16du:dateUtc="2025-06-06T17:27:00Z">
            <w:rPr/>
          </w:rPrChange>
        </w:rPr>
        <w:t>Description</w:t>
      </w:r>
      <w:r w:rsidRPr="00190C79">
        <w:rPr>
          <w:spacing w:val="-8"/>
          <w:highlight w:val="yellow"/>
          <w:rPrChange w:id="162" w:author="Matthew Levine" w:date="2025-06-06T13:27:00Z" w16du:dateUtc="2025-06-06T17:27:00Z">
            <w:rPr>
              <w:spacing w:val="-8"/>
            </w:rPr>
          </w:rPrChange>
        </w:rPr>
        <w:t xml:space="preserve"> </w:t>
      </w:r>
      <w:r w:rsidRPr="00190C79">
        <w:rPr>
          <w:highlight w:val="yellow"/>
          <w:rPrChange w:id="163" w:author="Matthew Levine" w:date="2025-06-06T13:27:00Z" w16du:dateUtc="2025-06-06T17:27:00Z">
            <w:rPr/>
          </w:rPrChange>
        </w:rPr>
        <w:t>of</w:t>
      </w:r>
      <w:r w:rsidRPr="00190C79">
        <w:rPr>
          <w:spacing w:val="-7"/>
          <w:highlight w:val="yellow"/>
          <w:rPrChange w:id="164" w:author="Matthew Levine" w:date="2025-06-06T13:27:00Z" w16du:dateUtc="2025-06-06T17:27:00Z">
            <w:rPr>
              <w:spacing w:val="-7"/>
            </w:rPr>
          </w:rPrChange>
        </w:rPr>
        <w:t xml:space="preserve"> </w:t>
      </w:r>
      <w:r w:rsidRPr="00190C79">
        <w:rPr>
          <w:highlight w:val="yellow"/>
          <w:rPrChange w:id="165" w:author="Matthew Levine" w:date="2025-06-06T13:27:00Z" w16du:dateUtc="2025-06-06T17:27:00Z">
            <w:rPr/>
          </w:rPrChange>
        </w:rPr>
        <w:t>Market</w:t>
      </w:r>
      <w:r w:rsidRPr="00190C79">
        <w:rPr>
          <w:spacing w:val="-5"/>
          <w:highlight w:val="yellow"/>
          <w:rPrChange w:id="166" w:author="Matthew Levine" w:date="2025-06-06T13:27:00Z" w16du:dateUtc="2025-06-06T17:27:00Z">
            <w:rPr>
              <w:spacing w:val="-5"/>
            </w:rPr>
          </w:rPrChange>
        </w:rPr>
        <w:t xml:space="preserve"> </w:t>
      </w:r>
      <w:r w:rsidRPr="00190C79">
        <w:rPr>
          <w:highlight w:val="yellow"/>
          <w:rPrChange w:id="167" w:author="Matthew Levine" w:date="2025-06-06T13:27:00Z" w16du:dateUtc="2025-06-06T17:27:00Z">
            <w:rPr/>
          </w:rPrChange>
        </w:rPr>
        <w:t>and</w:t>
      </w:r>
      <w:r w:rsidRPr="00190C79">
        <w:rPr>
          <w:spacing w:val="-8"/>
          <w:highlight w:val="yellow"/>
          <w:rPrChange w:id="168" w:author="Matthew Levine" w:date="2025-06-06T13:27:00Z" w16du:dateUtc="2025-06-06T17:27:00Z">
            <w:rPr>
              <w:spacing w:val="-8"/>
            </w:rPr>
          </w:rPrChange>
        </w:rPr>
        <w:t xml:space="preserve"> </w:t>
      </w:r>
      <w:r w:rsidRPr="00190C79">
        <w:rPr>
          <w:spacing w:val="-2"/>
          <w:highlight w:val="yellow"/>
          <w:rPrChange w:id="169" w:author="Matthew Levine" w:date="2025-06-06T13:27:00Z" w16du:dateUtc="2025-06-06T17:27:00Z">
            <w:rPr>
              <w:spacing w:val="-2"/>
            </w:rPr>
          </w:rPrChange>
        </w:rPr>
        <w:t>Competition:</w:t>
      </w:r>
    </w:p>
    <w:p w14:paraId="16B4A556" w14:textId="20E1FAD9" w:rsidR="00C811EF" w:rsidRDefault="00C811EF">
      <w:pPr>
        <w:pStyle w:val="BodyText"/>
        <w:kinsoku w:val="0"/>
        <w:overflowPunct w:val="0"/>
        <w:spacing w:before="228"/>
        <w:ind w:left="1800" w:right="714"/>
        <w:jc w:val="both"/>
      </w:pPr>
      <w:r w:rsidRPr="00190C79">
        <w:rPr>
          <w:highlight w:val="yellow"/>
          <w:rPrChange w:id="170" w:author="Matthew Levine" w:date="2025-06-06T13:27:00Z" w16du:dateUtc="2025-06-06T17:27:00Z">
            <w:rPr/>
          </w:rPrChange>
        </w:rPr>
        <w:t xml:space="preserve">You will be competing with boutique gyms and fitness </w:t>
      </w:r>
      <w:del w:id="171" w:author="Matthew Levine" w:date="2025-06-06T13:44:00Z" w16du:dateUtc="2025-06-06T17:44:00Z">
        <w:r w:rsidRPr="00190C79" w:rsidDel="00206E92">
          <w:rPr>
            <w:highlight w:val="yellow"/>
            <w:rPrChange w:id="172" w:author="Matthew Levine" w:date="2025-06-06T13:27:00Z" w16du:dateUtc="2025-06-06T17:27:00Z">
              <w:rPr/>
            </w:rPrChange>
          </w:rPr>
          <w:delText>studio</w:delText>
        </w:r>
      </w:del>
      <w:ins w:id="173" w:author="Matthew Levine" w:date="2025-06-06T13:44:00Z" w16du:dateUtc="2025-06-06T17:44:00Z">
        <w:r w:rsidR="00206E92">
          <w:rPr>
            <w:highlight w:val="yellow"/>
          </w:rPr>
          <w:t xml:space="preserve">[Premise </w:t>
        </w:r>
        <w:proofErr w:type="gramStart"/>
        <w:r w:rsidR="00206E92">
          <w:rPr>
            <w:highlight w:val="yellow"/>
          </w:rPr>
          <w:t>Café]</w:t>
        </w:r>
      </w:ins>
      <w:r w:rsidRPr="00190C79">
        <w:rPr>
          <w:highlight w:val="yellow"/>
          <w:rPrChange w:id="174" w:author="Matthew Levine" w:date="2025-06-06T13:27:00Z" w16du:dateUtc="2025-06-06T17:27:00Z">
            <w:rPr/>
          </w:rPrChange>
        </w:rPr>
        <w:t>s.</w:t>
      </w:r>
      <w:proofErr w:type="gramEnd"/>
      <w:r w:rsidRPr="00190C79">
        <w:rPr>
          <w:spacing w:val="40"/>
          <w:highlight w:val="yellow"/>
          <w:rPrChange w:id="175" w:author="Matthew Levine" w:date="2025-06-06T13:27:00Z" w16du:dateUtc="2025-06-06T17:27:00Z">
            <w:rPr>
              <w:spacing w:val="40"/>
            </w:rPr>
          </w:rPrChange>
        </w:rPr>
        <w:t xml:space="preserve"> </w:t>
      </w:r>
      <w:r w:rsidRPr="00190C79">
        <w:rPr>
          <w:highlight w:val="yellow"/>
          <w:rPrChange w:id="176" w:author="Matthew Levine" w:date="2025-06-06T13:27:00Z" w16du:dateUtc="2025-06-06T17:27:00Z">
            <w:rPr/>
          </w:rPrChange>
        </w:rPr>
        <w:t xml:space="preserve">In addition to competition, the </w:t>
      </w:r>
      <w:del w:id="177" w:author="Matthew Levine" w:date="2025-06-06T13:44:00Z" w16du:dateUtc="2025-06-06T17:44:00Z">
        <w:r w:rsidRPr="00190C79" w:rsidDel="00206E92">
          <w:rPr>
            <w:highlight w:val="yellow"/>
            <w:rPrChange w:id="178" w:author="Matthew Levine" w:date="2025-06-06T13:27:00Z" w16du:dateUtc="2025-06-06T17:27:00Z">
              <w:rPr/>
            </w:rPrChange>
          </w:rPr>
          <w:delText>Studio</w:delText>
        </w:r>
      </w:del>
      <w:ins w:id="179" w:author="Matthew Levine" w:date="2025-06-06T13:44:00Z" w16du:dateUtc="2025-06-06T17:44:00Z">
        <w:r w:rsidR="00206E92">
          <w:rPr>
            <w:highlight w:val="yellow"/>
          </w:rPr>
          <w:t>[Premise Café]</w:t>
        </w:r>
      </w:ins>
      <w:r w:rsidRPr="00190C79">
        <w:rPr>
          <w:spacing w:val="-14"/>
          <w:highlight w:val="yellow"/>
          <w:rPrChange w:id="180" w:author="Matthew Levine" w:date="2025-06-06T13:27:00Z" w16du:dateUtc="2025-06-06T17:27:00Z">
            <w:rPr>
              <w:spacing w:val="-14"/>
            </w:rPr>
          </w:rPrChange>
        </w:rPr>
        <w:t xml:space="preserve"> </w:t>
      </w:r>
      <w:r w:rsidRPr="00190C79">
        <w:rPr>
          <w:highlight w:val="yellow"/>
          <w:rPrChange w:id="181" w:author="Matthew Levine" w:date="2025-06-06T13:27:00Z" w16du:dateUtc="2025-06-06T17:27:00Z">
            <w:rPr/>
          </w:rPrChange>
        </w:rPr>
        <w:t>will</w:t>
      </w:r>
      <w:r w:rsidRPr="00190C79">
        <w:rPr>
          <w:spacing w:val="-14"/>
          <w:highlight w:val="yellow"/>
          <w:rPrChange w:id="182" w:author="Matthew Levine" w:date="2025-06-06T13:27:00Z" w16du:dateUtc="2025-06-06T17:27:00Z">
            <w:rPr>
              <w:spacing w:val="-14"/>
            </w:rPr>
          </w:rPrChange>
        </w:rPr>
        <w:t xml:space="preserve"> </w:t>
      </w:r>
      <w:r w:rsidRPr="00190C79">
        <w:rPr>
          <w:highlight w:val="yellow"/>
          <w:rPrChange w:id="183" w:author="Matthew Levine" w:date="2025-06-06T13:27:00Z" w16du:dateUtc="2025-06-06T17:27:00Z">
            <w:rPr/>
          </w:rPrChange>
        </w:rPr>
        <w:t>be</w:t>
      </w:r>
      <w:r w:rsidRPr="00190C79">
        <w:rPr>
          <w:spacing w:val="-14"/>
          <w:highlight w:val="yellow"/>
          <w:rPrChange w:id="184" w:author="Matthew Levine" w:date="2025-06-06T13:27:00Z" w16du:dateUtc="2025-06-06T17:27:00Z">
            <w:rPr>
              <w:spacing w:val="-14"/>
            </w:rPr>
          </w:rPrChange>
        </w:rPr>
        <w:t xml:space="preserve"> </w:t>
      </w:r>
      <w:r w:rsidRPr="00190C79">
        <w:rPr>
          <w:highlight w:val="yellow"/>
          <w:rPrChange w:id="185" w:author="Matthew Levine" w:date="2025-06-06T13:27:00Z" w16du:dateUtc="2025-06-06T17:27:00Z">
            <w:rPr/>
          </w:rPrChange>
        </w:rPr>
        <w:t>affected</w:t>
      </w:r>
      <w:r w:rsidRPr="00190C79">
        <w:rPr>
          <w:spacing w:val="-14"/>
          <w:highlight w:val="yellow"/>
          <w:rPrChange w:id="186" w:author="Matthew Levine" w:date="2025-06-06T13:27:00Z" w16du:dateUtc="2025-06-06T17:27:00Z">
            <w:rPr>
              <w:spacing w:val="-14"/>
            </w:rPr>
          </w:rPrChange>
        </w:rPr>
        <w:t xml:space="preserve"> </w:t>
      </w:r>
      <w:r w:rsidRPr="00190C79">
        <w:rPr>
          <w:highlight w:val="yellow"/>
          <w:rPrChange w:id="187" w:author="Matthew Levine" w:date="2025-06-06T13:27:00Z" w16du:dateUtc="2025-06-06T17:27:00Z">
            <w:rPr/>
          </w:rPrChange>
        </w:rPr>
        <w:t>by</w:t>
      </w:r>
      <w:r w:rsidRPr="00190C79">
        <w:rPr>
          <w:spacing w:val="-14"/>
          <w:highlight w:val="yellow"/>
          <w:rPrChange w:id="188" w:author="Matthew Levine" w:date="2025-06-06T13:27:00Z" w16du:dateUtc="2025-06-06T17:27:00Z">
            <w:rPr>
              <w:spacing w:val="-14"/>
            </w:rPr>
          </w:rPrChange>
        </w:rPr>
        <w:t xml:space="preserve"> </w:t>
      </w:r>
      <w:r w:rsidRPr="00190C79">
        <w:rPr>
          <w:highlight w:val="yellow"/>
          <w:rPrChange w:id="189" w:author="Matthew Levine" w:date="2025-06-06T13:27:00Z" w16du:dateUtc="2025-06-06T17:27:00Z">
            <w:rPr/>
          </w:rPrChange>
        </w:rPr>
        <w:t>changes</w:t>
      </w:r>
      <w:r w:rsidRPr="00190C79">
        <w:rPr>
          <w:spacing w:val="-14"/>
          <w:highlight w:val="yellow"/>
          <w:rPrChange w:id="190" w:author="Matthew Levine" w:date="2025-06-06T13:27:00Z" w16du:dateUtc="2025-06-06T17:27:00Z">
            <w:rPr>
              <w:spacing w:val="-14"/>
            </w:rPr>
          </w:rPrChange>
        </w:rPr>
        <w:t xml:space="preserve"> </w:t>
      </w:r>
      <w:r w:rsidRPr="00190C79">
        <w:rPr>
          <w:highlight w:val="yellow"/>
          <w:rPrChange w:id="191" w:author="Matthew Levine" w:date="2025-06-06T13:27:00Z" w16du:dateUtc="2025-06-06T17:27:00Z">
            <w:rPr/>
          </w:rPrChange>
        </w:rPr>
        <w:t>in</w:t>
      </w:r>
      <w:r w:rsidRPr="00190C79">
        <w:rPr>
          <w:spacing w:val="-14"/>
          <w:highlight w:val="yellow"/>
          <w:rPrChange w:id="192" w:author="Matthew Levine" w:date="2025-06-06T13:27:00Z" w16du:dateUtc="2025-06-06T17:27:00Z">
            <w:rPr>
              <w:spacing w:val="-14"/>
            </w:rPr>
          </w:rPrChange>
        </w:rPr>
        <w:t xml:space="preserve"> </w:t>
      </w:r>
      <w:r w:rsidRPr="00190C79">
        <w:rPr>
          <w:highlight w:val="yellow"/>
          <w:rPrChange w:id="193" w:author="Matthew Levine" w:date="2025-06-06T13:27:00Z" w16du:dateUtc="2025-06-06T17:27:00Z">
            <w:rPr/>
          </w:rPrChange>
        </w:rPr>
        <w:t>local</w:t>
      </w:r>
      <w:r w:rsidRPr="00190C79">
        <w:rPr>
          <w:spacing w:val="-14"/>
          <w:highlight w:val="yellow"/>
          <w:rPrChange w:id="194" w:author="Matthew Levine" w:date="2025-06-06T13:27:00Z" w16du:dateUtc="2025-06-06T17:27:00Z">
            <w:rPr>
              <w:spacing w:val="-14"/>
            </w:rPr>
          </w:rPrChange>
        </w:rPr>
        <w:t xml:space="preserve"> </w:t>
      </w:r>
      <w:r w:rsidRPr="00190C79">
        <w:rPr>
          <w:highlight w:val="yellow"/>
          <w:rPrChange w:id="195" w:author="Matthew Levine" w:date="2025-06-06T13:27:00Z" w16du:dateUtc="2025-06-06T17:27:00Z">
            <w:rPr/>
          </w:rPrChange>
        </w:rPr>
        <w:t>and</w:t>
      </w:r>
      <w:r w:rsidRPr="00190C79">
        <w:rPr>
          <w:spacing w:val="-14"/>
          <w:highlight w:val="yellow"/>
          <w:rPrChange w:id="196" w:author="Matthew Levine" w:date="2025-06-06T13:27:00Z" w16du:dateUtc="2025-06-06T17:27:00Z">
            <w:rPr>
              <w:spacing w:val="-14"/>
            </w:rPr>
          </w:rPrChange>
        </w:rPr>
        <w:t xml:space="preserve"> </w:t>
      </w:r>
      <w:r w:rsidRPr="00190C79">
        <w:rPr>
          <w:highlight w:val="yellow"/>
          <w:rPrChange w:id="197" w:author="Matthew Levine" w:date="2025-06-06T13:27:00Z" w16du:dateUtc="2025-06-06T17:27:00Z">
            <w:rPr/>
          </w:rPrChange>
        </w:rPr>
        <w:t>national</w:t>
      </w:r>
      <w:r w:rsidRPr="00190C79">
        <w:rPr>
          <w:spacing w:val="-13"/>
          <w:highlight w:val="yellow"/>
          <w:rPrChange w:id="198" w:author="Matthew Levine" w:date="2025-06-06T13:27:00Z" w16du:dateUtc="2025-06-06T17:27:00Z">
            <w:rPr>
              <w:spacing w:val="-13"/>
            </w:rPr>
          </w:rPrChange>
        </w:rPr>
        <w:t xml:space="preserve"> </w:t>
      </w:r>
      <w:r w:rsidRPr="00190C79">
        <w:rPr>
          <w:highlight w:val="yellow"/>
          <w:rPrChange w:id="199" w:author="Matthew Levine" w:date="2025-06-06T13:27:00Z" w16du:dateUtc="2025-06-06T17:27:00Z">
            <w:rPr/>
          </w:rPrChange>
        </w:rPr>
        <w:t>economic</w:t>
      </w:r>
      <w:r w:rsidRPr="00190C79">
        <w:rPr>
          <w:spacing w:val="-14"/>
          <w:highlight w:val="yellow"/>
          <w:rPrChange w:id="200" w:author="Matthew Levine" w:date="2025-06-06T13:27:00Z" w16du:dateUtc="2025-06-06T17:27:00Z">
            <w:rPr>
              <w:spacing w:val="-14"/>
            </w:rPr>
          </w:rPrChange>
        </w:rPr>
        <w:t xml:space="preserve"> </w:t>
      </w:r>
      <w:r w:rsidRPr="00190C79">
        <w:rPr>
          <w:highlight w:val="yellow"/>
          <w:rPrChange w:id="201" w:author="Matthew Levine" w:date="2025-06-06T13:27:00Z" w16du:dateUtc="2025-06-06T17:27:00Z">
            <w:rPr/>
          </w:rPrChange>
        </w:rPr>
        <w:t>conditions</w:t>
      </w:r>
      <w:r w:rsidRPr="00190C79">
        <w:rPr>
          <w:spacing w:val="-14"/>
          <w:highlight w:val="yellow"/>
          <w:rPrChange w:id="202" w:author="Matthew Levine" w:date="2025-06-06T13:27:00Z" w16du:dateUtc="2025-06-06T17:27:00Z">
            <w:rPr>
              <w:spacing w:val="-14"/>
            </w:rPr>
          </w:rPrChange>
        </w:rPr>
        <w:t xml:space="preserve"> </w:t>
      </w:r>
      <w:r w:rsidRPr="00190C79">
        <w:rPr>
          <w:highlight w:val="yellow"/>
          <w:rPrChange w:id="203" w:author="Matthew Levine" w:date="2025-06-06T13:27:00Z" w16du:dateUtc="2025-06-06T17:27:00Z">
            <w:rPr/>
          </w:rPrChange>
        </w:rPr>
        <w:t>and</w:t>
      </w:r>
      <w:r w:rsidRPr="00190C79">
        <w:rPr>
          <w:spacing w:val="-14"/>
          <w:highlight w:val="yellow"/>
          <w:rPrChange w:id="204" w:author="Matthew Levine" w:date="2025-06-06T13:27:00Z" w16du:dateUtc="2025-06-06T17:27:00Z">
            <w:rPr>
              <w:spacing w:val="-14"/>
            </w:rPr>
          </w:rPrChange>
        </w:rPr>
        <w:t xml:space="preserve"> </w:t>
      </w:r>
      <w:r w:rsidRPr="00190C79">
        <w:rPr>
          <w:highlight w:val="yellow"/>
          <w:rPrChange w:id="205" w:author="Matthew Levine" w:date="2025-06-06T13:27:00Z" w16du:dateUtc="2025-06-06T17:27:00Z">
            <w:rPr/>
          </w:rPrChange>
        </w:rPr>
        <w:t>concerns.</w:t>
      </w:r>
      <w:r w:rsidRPr="00190C79">
        <w:rPr>
          <w:spacing w:val="-1"/>
          <w:highlight w:val="yellow"/>
          <w:rPrChange w:id="206" w:author="Matthew Levine" w:date="2025-06-06T13:27:00Z" w16du:dateUtc="2025-06-06T17:27:00Z">
            <w:rPr>
              <w:spacing w:val="-1"/>
            </w:rPr>
          </w:rPrChange>
        </w:rPr>
        <w:t xml:space="preserve"> </w:t>
      </w:r>
      <w:r w:rsidRPr="00190C79">
        <w:rPr>
          <w:highlight w:val="yellow"/>
          <w:rPrChange w:id="207" w:author="Matthew Levine" w:date="2025-06-06T13:27:00Z" w16du:dateUtc="2025-06-06T17:27:00Z">
            <w:rPr/>
          </w:rPrChange>
        </w:rPr>
        <w:t>The process</w:t>
      </w:r>
      <w:r w:rsidRPr="00190C79">
        <w:rPr>
          <w:spacing w:val="-8"/>
          <w:highlight w:val="yellow"/>
          <w:rPrChange w:id="208" w:author="Matthew Levine" w:date="2025-06-06T13:27:00Z" w16du:dateUtc="2025-06-06T17:27:00Z">
            <w:rPr>
              <w:spacing w:val="-8"/>
            </w:rPr>
          </w:rPrChange>
        </w:rPr>
        <w:t xml:space="preserve"> </w:t>
      </w:r>
      <w:r w:rsidRPr="00190C79">
        <w:rPr>
          <w:highlight w:val="yellow"/>
          <w:rPrChange w:id="209" w:author="Matthew Levine" w:date="2025-06-06T13:27:00Z" w16du:dateUtc="2025-06-06T17:27:00Z">
            <w:rPr/>
          </w:rPrChange>
        </w:rPr>
        <w:t>of</w:t>
      </w:r>
      <w:r w:rsidRPr="00190C79">
        <w:rPr>
          <w:spacing w:val="-9"/>
          <w:highlight w:val="yellow"/>
          <w:rPrChange w:id="210" w:author="Matthew Levine" w:date="2025-06-06T13:27:00Z" w16du:dateUtc="2025-06-06T17:27:00Z">
            <w:rPr>
              <w:spacing w:val="-9"/>
            </w:rPr>
          </w:rPrChange>
        </w:rPr>
        <w:t xml:space="preserve"> </w:t>
      </w:r>
      <w:r w:rsidRPr="00190C79">
        <w:rPr>
          <w:highlight w:val="yellow"/>
          <w:rPrChange w:id="211" w:author="Matthew Levine" w:date="2025-06-06T13:27:00Z" w16du:dateUtc="2025-06-06T17:27:00Z">
            <w:rPr/>
          </w:rPrChange>
        </w:rPr>
        <w:t>applying</w:t>
      </w:r>
      <w:r w:rsidRPr="00190C79">
        <w:rPr>
          <w:spacing w:val="-11"/>
          <w:highlight w:val="yellow"/>
          <w:rPrChange w:id="212" w:author="Matthew Levine" w:date="2025-06-06T13:27:00Z" w16du:dateUtc="2025-06-06T17:27:00Z">
            <w:rPr>
              <w:spacing w:val="-11"/>
            </w:rPr>
          </w:rPrChange>
        </w:rPr>
        <w:t xml:space="preserve"> </w:t>
      </w:r>
      <w:r w:rsidRPr="00190C79">
        <w:rPr>
          <w:highlight w:val="yellow"/>
          <w:rPrChange w:id="213" w:author="Matthew Levine" w:date="2025-06-06T13:27:00Z" w16du:dateUtc="2025-06-06T17:27:00Z">
            <w:rPr/>
          </w:rPrChange>
        </w:rPr>
        <w:t>for</w:t>
      </w:r>
      <w:r w:rsidRPr="00190C79">
        <w:rPr>
          <w:spacing w:val="-8"/>
          <w:highlight w:val="yellow"/>
          <w:rPrChange w:id="214" w:author="Matthew Levine" w:date="2025-06-06T13:27:00Z" w16du:dateUtc="2025-06-06T17:27:00Z">
            <w:rPr>
              <w:spacing w:val="-8"/>
            </w:rPr>
          </w:rPrChange>
        </w:rPr>
        <w:t xml:space="preserve"> </w:t>
      </w:r>
      <w:r w:rsidRPr="00190C79">
        <w:rPr>
          <w:highlight w:val="yellow"/>
          <w:rPrChange w:id="215" w:author="Matthew Levine" w:date="2025-06-06T13:27:00Z" w16du:dateUtc="2025-06-06T17:27:00Z">
            <w:rPr/>
          </w:rPrChange>
        </w:rPr>
        <w:t>a</w:t>
      </w:r>
      <w:r w:rsidRPr="00190C79">
        <w:rPr>
          <w:spacing w:val="-9"/>
          <w:highlight w:val="yellow"/>
          <w:rPrChange w:id="216" w:author="Matthew Levine" w:date="2025-06-06T13:27:00Z" w16du:dateUtc="2025-06-06T17:27:00Z">
            <w:rPr>
              <w:spacing w:val="-9"/>
            </w:rPr>
          </w:rPrChange>
        </w:rPr>
        <w:t xml:space="preserve"> </w:t>
      </w:r>
      <w:r w:rsidRPr="00190C79">
        <w:rPr>
          <w:highlight w:val="yellow"/>
          <w:rPrChange w:id="217" w:author="Matthew Levine" w:date="2025-06-06T13:27:00Z" w16du:dateUtc="2025-06-06T17:27:00Z">
            <w:rPr/>
          </w:rPrChange>
        </w:rPr>
        <w:t>franchise,</w:t>
      </w:r>
      <w:r w:rsidRPr="00190C79">
        <w:rPr>
          <w:spacing w:val="-9"/>
          <w:highlight w:val="yellow"/>
          <w:rPrChange w:id="218" w:author="Matthew Levine" w:date="2025-06-06T13:27:00Z" w16du:dateUtc="2025-06-06T17:27:00Z">
            <w:rPr>
              <w:spacing w:val="-9"/>
            </w:rPr>
          </w:rPrChange>
        </w:rPr>
        <w:t xml:space="preserve"> </w:t>
      </w:r>
      <w:r w:rsidRPr="00190C79">
        <w:rPr>
          <w:highlight w:val="yellow"/>
          <w:rPrChange w:id="219" w:author="Matthew Levine" w:date="2025-06-06T13:27:00Z" w16du:dateUtc="2025-06-06T17:27:00Z">
            <w:rPr/>
          </w:rPrChange>
        </w:rPr>
        <w:t>obtaining</w:t>
      </w:r>
      <w:r w:rsidRPr="00190C79">
        <w:rPr>
          <w:spacing w:val="-9"/>
          <w:highlight w:val="yellow"/>
          <w:rPrChange w:id="220" w:author="Matthew Levine" w:date="2025-06-06T13:27:00Z" w16du:dateUtc="2025-06-06T17:27:00Z">
            <w:rPr>
              <w:spacing w:val="-9"/>
            </w:rPr>
          </w:rPrChange>
        </w:rPr>
        <w:t xml:space="preserve"> </w:t>
      </w:r>
      <w:r w:rsidRPr="00190C79">
        <w:rPr>
          <w:highlight w:val="yellow"/>
          <w:rPrChange w:id="221" w:author="Matthew Levine" w:date="2025-06-06T13:27:00Z" w16du:dateUtc="2025-06-06T17:27:00Z">
            <w:rPr/>
          </w:rPrChange>
        </w:rPr>
        <w:t>necessary</w:t>
      </w:r>
      <w:r w:rsidRPr="00190C79">
        <w:rPr>
          <w:spacing w:val="-10"/>
          <w:highlight w:val="yellow"/>
          <w:rPrChange w:id="222" w:author="Matthew Levine" w:date="2025-06-06T13:27:00Z" w16du:dateUtc="2025-06-06T17:27:00Z">
            <w:rPr>
              <w:spacing w:val="-10"/>
            </w:rPr>
          </w:rPrChange>
        </w:rPr>
        <w:t xml:space="preserve"> </w:t>
      </w:r>
      <w:r w:rsidRPr="00190C79">
        <w:rPr>
          <w:highlight w:val="yellow"/>
          <w:rPrChange w:id="223" w:author="Matthew Levine" w:date="2025-06-06T13:27:00Z" w16du:dateUtc="2025-06-06T17:27:00Z">
            <w:rPr/>
          </w:rPrChange>
        </w:rPr>
        <w:t>approvals</w:t>
      </w:r>
      <w:r w:rsidRPr="00190C79">
        <w:rPr>
          <w:spacing w:val="-8"/>
          <w:highlight w:val="yellow"/>
          <w:rPrChange w:id="224" w:author="Matthew Levine" w:date="2025-06-06T13:27:00Z" w16du:dateUtc="2025-06-06T17:27:00Z">
            <w:rPr>
              <w:spacing w:val="-8"/>
            </w:rPr>
          </w:rPrChange>
        </w:rPr>
        <w:t xml:space="preserve"> </w:t>
      </w:r>
      <w:r w:rsidRPr="00190C79">
        <w:rPr>
          <w:highlight w:val="yellow"/>
          <w:rPrChange w:id="225" w:author="Matthew Levine" w:date="2025-06-06T13:27:00Z" w16du:dateUtc="2025-06-06T17:27:00Z">
            <w:rPr/>
          </w:rPrChange>
        </w:rPr>
        <w:t>(including</w:t>
      </w:r>
      <w:r w:rsidRPr="00190C79">
        <w:rPr>
          <w:spacing w:val="-9"/>
          <w:highlight w:val="yellow"/>
          <w:rPrChange w:id="226" w:author="Matthew Levine" w:date="2025-06-06T13:27:00Z" w16du:dateUtc="2025-06-06T17:27:00Z">
            <w:rPr>
              <w:spacing w:val="-9"/>
            </w:rPr>
          </w:rPrChange>
        </w:rPr>
        <w:t xml:space="preserve"> </w:t>
      </w:r>
      <w:r w:rsidRPr="00190C79">
        <w:rPr>
          <w:highlight w:val="yellow"/>
          <w:rPrChange w:id="227" w:author="Matthew Levine" w:date="2025-06-06T13:27:00Z" w16du:dateUtc="2025-06-06T17:27:00Z">
            <w:rPr/>
          </w:rPrChange>
        </w:rPr>
        <w:t>the</w:t>
      </w:r>
      <w:r w:rsidRPr="00190C79">
        <w:rPr>
          <w:spacing w:val="-11"/>
          <w:highlight w:val="yellow"/>
          <w:rPrChange w:id="228" w:author="Matthew Levine" w:date="2025-06-06T13:27:00Z" w16du:dateUtc="2025-06-06T17:27:00Z">
            <w:rPr>
              <w:spacing w:val="-11"/>
            </w:rPr>
          </w:rPrChange>
        </w:rPr>
        <w:t xml:space="preserve"> </w:t>
      </w:r>
      <w:r w:rsidRPr="00190C79">
        <w:rPr>
          <w:highlight w:val="yellow"/>
          <w:rPrChange w:id="229" w:author="Matthew Levine" w:date="2025-06-06T13:27:00Z" w16du:dateUtc="2025-06-06T17:27:00Z">
            <w:rPr/>
          </w:rPrChange>
        </w:rPr>
        <w:t>completion</w:t>
      </w:r>
      <w:r w:rsidRPr="00190C79">
        <w:rPr>
          <w:spacing w:val="-9"/>
          <w:highlight w:val="yellow"/>
          <w:rPrChange w:id="230" w:author="Matthew Levine" w:date="2025-06-06T13:27:00Z" w16du:dateUtc="2025-06-06T17:27:00Z">
            <w:rPr>
              <w:spacing w:val="-9"/>
            </w:rPr>
          </w:rPrChange>
        </w:rPr>
        <w:t xml:space="preserve"> </w:t>
      </w:r>
      <w:r w:rsidRPr="00190C79">
        <w:rPr>
          <w:highlight w:val="yellow"/>
          <w:rPrChange w:id="231" w:author="Matthew Levine" w:date="2025-06-06T13:27:00Z" w16du:dateUtc="2025-06-06T17:27:00Z">
            <w:rPr/>
          </w:rPrChange>
        </w:rPr>
        <w:t>of training),</w:t>
      </w:r>
      <w:r w:rsidRPr="00190C79">
        <w:rPr>
          <w:spacing w:val="-8"/>
          <w:highlight w:val="yellow"/>
          <w:rPrChange w:id="232" w:author="Matthew Levine" w:date="2025-06-06T13:27:00Z" w16du:dateUtc="2025-06-06T17:27:00Z">
            <w:rPr>
              <w:spacing w:val="-8"/>
            </w:rPr>
          </w:rPrChange>
        </w:rPr>
        <w:t xml:space="preserve"> </w:t>
      </w:r>
      <w:r w:rsidRPr="00190C79">
        <w:rPr>
          <w:highlight w:val="yellow"/>
          <w:rPrChange w:id="233" w:author="Matthew Levine" w:date="2025-06-06T13:27:00Z" w16du:dateUtc="2025-06-06T17:27:00Z">
            <w:rPr/>
          </w:rPrChange>
        </w:rPr>
        <w:t>and</w:t>
      </w:r>
      <w:r w:rsidRPr="00190C79">
        <w:rPr>
          <w:spacing w:val="-8"/>
          <w:highlight w:val="yellow"/>
          <w:rPrChange w:id="234" w:author="Matthew Levine" w:date="2025-06-06T13:27:00Z" w16du:dateUtc="2025-06-06T17:27:00Z">
            <w:rPr>
              <w:spacing w:val="-8"/>
            </w:rPr>
          </w:rPrChange>
        </w:rPr>
        <w:t xml:space="preserve"> </w:t>
      </w:r>
      <w:r w:rsidRPr="00190C79">
        <w:rPr>
          <w:highlight w:val="yellow"/>
          <w:rPrChange w:id="235" w:author="Matthew Levine" w:date="2025-06-06T13:27:00Z" w16du:dateUtc="2025-06-06T17:27:00Z">
            <w:rPr/>
          </w:rPrChange>
        </w:rPr>
        <w:t>developing</w:t>
      </w:r>
      <w:r w:rsidRPr="00190C79">
        <w:rPr>
          <w:spacing w:val="-8"/>
          <w:highlight w:val="yellow"/>
          <w:rPrChange w:id="236" w:author="Matthew Levine" w:date="2025-06-06T13:27:00Z" w16du:dateUtc="2025-06-06T17:27:00Z">
            <w:rPr>
              <w:spacing w:val="-8"/>
            </w:rPr>
          </w:rPrChange>
        </w:rPr>
        <w:t xml:space="preserve"> </w:t>
      </w:r>
      <w:r w:rsidRPr="00190C79">
        <w:rPr>
          <w:highlight w:val="yellow"/>
          <w:rPrChange w:id="237" w:author="Matthew Levine" w:date="2025-06-06T13:27:00Z" w16du:dateUtc="2025-06-06T17:27:00Z">
            <w:rPr/>
          </w:rPrChange>
        </w:rPr>
        <w:t>the</w:t>
      </w:r>
      <w:r w:rsidRPr="00190C79">
        <w:rPr>
          <w:spacing w:val="-8"/>
          <w:highlight w:val="yellow"/>
          <w:rPrChange w:id="238" w:author="Matthew Levine" w:date="2025-06-06T13:27:00Z" w16du:dateUtc="2025-06-06T17:27:00Z">
            <w:rPr>
              <w:spacing w:val="-8"/>
            </w:rPr>
          </w:rPrChange>
        </w:rPr>
        <w:t xml:space="preserve"> </w:t>
      </w:r>
      <w:del w:id="239" w:author="Matthew Levine" w:date="2025-06-06T13:44:00Z" w16du:dateUtc="2025-06-06T17:44:00Z">
        <w:r w:rsidRPr="00190C79" w:rsidDel="00206E92">
          <w:rPr>
            <w:highlight w:val="yellow"/>
            <w:rPrChange w:id="240" w:author="Matthew Levine" w:date="2025-06-06T13:27:00Z" w16du:dateUtc="2025-06-06T17:27:00Z">
              <w:rPr/>
            </w:rPrChange>
          </w:rPr>
          <w:delText>Studio</w:delText>
        </w:r>
      </w:del>
      <w:ins w:id="241" w:author="Matthew Levine" w:date="2025-06-06T13:44:00Z" w16du:dateUtc="2025-06-06T17:44:00Z">
        <w:r w:rsidR="00206E92">
          <w:rPr>
            <w:highlight w:val="yellow"/>
          </w:rPr>
          <w:t>[Premise Café]</w:t>
        </w:r>
      </w:ins>
      <w:r w:rsidRPr="00190C79">
        <w:rPr>
          <w:spacing w:val="-8"/>
          <w:highlight w:val="yellow"/>
          <w:rPrChange w:id="242" w:author="Matthew Levine" w:date="2025-06-06T13:27:00Z" w16du:dateUtc="2025-06-06T17:27:00Z">
            <w:rPr>
              <w:spacing w:val="-8"/>
            </w:rPr>
          </w:rPrChange>
        </w:rPr>
        <w:t xml:space="preserve"> </w:t>
      </w:r>
      <w:r w:rsidRPr="00190C79">
        <w:rPr>
          <w:highlight w:val="yellow"/>
          <w:rPrChange w:id="243" w:author="Matthew Levine" w:date="2025-06-06T13:27:00Z" w16du:dateUtc="2025-06-06T17:27:00Z">
            <w:rPr/>
          </w:rPrChange>
        </w:rPr>
        <w:t>takes</w:t>
      </w:r>
      <w:r w:rsidRPr="00190C79">
        <w:rPr>
          <w:spacing w:val="-7"/>
          <w:highlight w:val="yellow"/>
          <w:rPrChange w:id="244" w:author="Matthew Levine" w:date="2025-06-06T13:27:00Z" w16du:dateUtc="2025-06-06T17:27:00Z">
            <w:rPr>
              <w:spacing w:val="-7"/>
            </w:rPr>
          </w:rPrChange>
        </w:rPr>
        <w:t xml:space="preserve"> </w:t>
      </w:r>
      <w:r w:rsidRPr="00190C79">
        <w:rPr>
          <w:highlight w:val="yellow"/>
          <w:rPrChange w:id="245" w:author="Matthew Levine" w:date="2025-06-06T13:27:00Z" w16du:dateUtc="2025-06-06T17:27:00Z">
            <w:rPr/>
          </w:rPrChange>
        </w:rPr>
        <w:t>a</w:t>
      </w:r>
      <w:r w:rsidRPr="00190C79">
        <w:rPr>
          <w:spacing w:val="-8"/>
          <w:highlight w:val="yellow"/>
          <w:rPrChange w:id="246" w:author="Matthew Levine" w:date="2025-06-06T13:27:00Z" w16du:dateUtc="2025-06-06T17:27:00Z">
            <w:rPr>
              <w:spacing w:val="-8"/>
            </w:rPr>
          </w:rPrChange>
        </w:rPr>
        <w:t xml:space="preserve"> </w:t>
      </w:r>
      <w:r w:rsidRPr="00190C79">
        <w:rPr>
          <w:highlight w:val="yellow"/>
          <w:rPrChange w:id="247" w:author="Matthew Levine" w:date="2025-06-06T13:27:00Z" w16du:dateUtc="2025-06-06T17:27:00Z">
            <w:rPr/>
          </w:rPrChange>
        </w:rPr>
        <w:t>substantial</w:t>
      </w:r>
      <w:r w:rsidRPr="00190C79">
        <w:rPr>
          <w:spacing w:val="-9"/>
          <w:highlight w:val="yellow"/>
          <w:rPrChange w:id="248" w:author="Matthew Levine" w:date="2025-06-06T13:27:00Z" w16du:dateUtc="2025-06-06T17:27:00Z">
            <w:rPr>
              <w:spacing w:val="-9"/>
            </w:rPr>
          </w:rPrChange>
        </w:rPr>
        <w:t xml:space="preserve"> </w:t>
      </w:r>
      <w:proofErr w:type="gramStart"/>
      <w:r w:rsidRPr="00190C79">
        <w:rPr>
          <w:highlight w:val="yellow"/>
          <w:rPrChange w:id="249" w:author="Matthew Levine" w:date="2025-06-06T13:27:00Z" w16du:dateUtc="2025-06-06T17:27:00Z">
            <w:rPr/>
          </w:rPrChange>
        </w:rPr>
        <w:t>period</w:t>
      </w:r>
      <w:r w:rsidRPr="00190C79">
        <w:rPr>
          <w:spacing w:val="-8"/>
          <w:highlight w:val="yellow"/>
          <w:rPrChange w:id="250" w:author="Matthew Levine" w:date="2025-06-06T13:27:00Z" w16du:dateUtc="2025-06-06T17:27:00Z">
            <w:rPr>
              <w:spacing w:val="-8"/>
            </w:rPr>
          </w:rPrChange>
        </w:rPr>
        <w:t xml:space="preserve"> </w:t>
      </w:r>
      <w:r w:rsidRPr="00190C79">
        <w:rPr>
          <w:highlight w:val="yellow"/>
          <w:rPrChange w:id="251" w:author="Matthew Levine" w:date="2025-06-06T13:27:00Z" w16du:dateUtc="2025-06-06T17:27:00Z">
            <w:rPr/>
          </w:rPrChange>
        </w:rPr>
        <w:t>of</w:t>
      </w:r>
      <w:r w:rsidRPr="00190C79">
        <w:rPr>
          <w:spacing w:val="-11"/>
          <w:highlight w:val="yellow"/>
          <w:rPrChange w:id="252" w:author="Matthew Levine" w:date="2025-06-06T13:27:00Z" w16du:dateUtc="2025-06-06T17:27:00Z">
            <w:rPr>
              <w:spacing w:val="-11"/>
            </w:rPr>
          </w:rPrChange>
        </w:rPr>
        <w:t xml:space="preserve"> </w:t>
      </w:r>
      <w:r w:rsidRPr="00190C79">
        <w:rPr>
          <w:highlight w:val="yellow"/>
          <w:rPrChange w:id="253" w:author="Matthew Levine" w:date="2025-06-06T13:27:00Z" w16du:dateUtc="2025-06-06T17:27:00Z">
            <w:rPr/>
          </w:rPrChange>
        </w:rPr>
        <w:t>time</w:t>
      </w:r>
      <w:proofErr w:type="gramEnd"/>
      <w:r w:rsidRPr="00190C79">
        <w:rPr>
          <w:spacing w:val="-8"/>
          <w:highlight w:val="yellow"/>
          <w:rPrChange w:id="254" w:author="Matthew Levine" w:date="2025-06-06T13:27:00Z" w16du:dateUtc="2025-06-06T17:27:00Z">
            <w:rPr>
              <w:spacing w:val="-8"/>
            </w:rPr>
          </w:rPrChange>
        </w:rPr>
        <w:t xml:space="preserve"> </w:t>
      </w:r>
      <w:r w:rsidRPr="00190C79">
        <w:rPr>
          <w:highlight w:val="yellow"/>
          <w:rPrChange w:id="255" w:author="Matthew Levine" w:date="2025-06-06T13:27:00Z" w16du:dateUtc="2025-06-06T17:27:00Z">
            <w:rPr/>
          </w:rPrChange>
        </w:rPr>
        <w:t>and</w:t>
      </w:r>
      <w:r w:rsidRPr="00190C79">
        <w:rPr>
          <w:spacing w:val="-7"/>
          <w:highlight w:val="yellow"/>
          <w:rPrChange w:id="256" w:author="Matthew Levine" w:date="2025-06-06T13:27:00Z" w16du:dateUtc="2025-06-06T17:27:00Z">
            <w:rPr>
              <w:spacing w:val="-7"/>
            </w:rPr>
          </w:rPrChange>
        </w:rPr>
        <w:t xml:space="preserve"> </w:t>
      </w:r>
      <w:r w:rsidRPr="00190C79">
        <w:rPr>
          <w:highlight w:val="yellow"/>
          <w:rPrChange w:id="257" w:author="Matthew Levine" w:date="2025-06-06T13:27:00Z" w16du:dateUtc="2025-06-06T17:27:00Z">
            <w:rPr/>
          </w:rPrChange>
        </w:rPr>
        <w:t>involves</w:t>
      </w:r>
      <w:r w:rsidRPr="00190C79">
        <w:rPr>
          <w:spacing w:val="-7"/>
          <w:highlight w:val="yellow"/>
          <w:rPrChange w:id="258" w:author="Matthew Levine" w:date="2025-06-06T13:27:00Z" w16du:dateUtc="2025-06-06T17:27:00Z">
            <w:rPr>
              <w:spacing w:val="-7"/>
            </w:rPr>
          </w:rPrChange>
        </w:rPr>
        <w:t xml:space="preserve"> </w:t>
      </w:r>
      <w:r w:rsidRPr="00190C79">
        <w:rPr>
          <w:highlight w:val="yellow"/>
          <w:rPrChange w:id="259" w:author="Matthew Levine" w:date="2025-06-06T13:27:00Z" w16du:dateUtc="2025-06-06T17:27:00Z">
            <w:rPr/>
          </w:rPrChange>
        </w:rPr>
        <w:t>risks.</w:t>
      </w:r>
      <w:r w:rsidRPr="00190C79">
        <w:rPr>
          <w:spacing w:val="-8"/>
          <w:highlight w:val="yellow"/>
          <w:rPrChange w:id="260" w:author="Matthew Levine" w:date="2025-06-06T13:27:00Z" w16du:dateUtc="2025-06-06T17:27:00Z">
            <w:rPr>
              <w:spacing w:val="-8"/>
            </w:rPr>
          </w:rPrChange>
        </w:rPr>
        <w:t xml:space="preserve"> </w:t>
      </w:r>
      <w:r w:rsidRPr="00190C79">
        <w:rPr>
          <w:highlight w:val="yellow"/>
          <w:rPrChange w:id="261" w:author="Matthew Levine" w:date="2025-06-06T13:27:00Z" w16du:dateUtc="2025-06-06T17:27:00Z">
            <w:rPr/>
          </w:rPrChange>
        </w:rPr>
        <w:t>If</w:t>
      </w:r>
      <w:r w:rsidRPr="00190C79">
        <w:rPr>
          <w:spacing w:val="-8"/>
          <w:highlight w:val="yellow"/>
          <w:rPrChange w:id="262" w:author="Matthew Levine" w:date="2025-06-06T13:27:00Z" w16du:dateUtc="2025-06-06T17:27:00Z">
            <w:rPr>
              <w:spacing w:val="-8"/>
            </w:rPr>
          </w:rPrChange>
        </w:rPr>
        <w:t xml:space="preserve"> </w:t>
      </w:r>
      <w:r w:rsidRPr="00190C79">
        <w:rPr>
          <w:highlight w:val="yellow"/>
          <w:rPrChange w:id="263" w:author="Matthew Levine" w:date="2025-06-06T13:27:00Z" w16du:dateUtc="2025-06-06T17:27:00Z">
            <w:rPr/>
          </w:rPrChange>
        </w:rPr>
        <w:t xml:space="preserve">you choose to make changes in your employment status, financial arrangements or lifestyle in anticipation of obtaining approval from us or of opening the </w:t>
      </w:r>
      <w:del w:id="264" w:author="Matthew Levine" w:date="2025-06-06T13:44:00Z" w16du:dateUtc="2025-06-06T17:44:00Z">
        <w:r w:rsidRPr="00190C79" w:rsidDel="00206E92">
          <w:rPr>
            <w:highlight w:val="yellow"/>
            <w:rPrChange w:id="265" w:author="Matthew Levine" w:date="2025-06-06T13:27:00Z" w16du:dateUtc="2025-06-06T17:27:00Z">
              <w:rPr/>
            </w:rPrChange>
          </w:rPr>
          <w:delText>Studio</w:delText>
        </w:r>
      </w:del>
      <w:ins w:id="266" w:author="Matthew Levine" w:date="2025-06-06T13:44:00Z" w16du:dateUtc="2025-06-06T17:44:00Z">
        <w:r w:rsidR="00206E92">
          <w:rPr>
            <w:highlight w:val="yellow"/>
          </w:rPr>
          <w:t>[Premise Café]</w:t>
        </w:r>
      </w:ins>
      <w:r w:rsidRPr="00190C79">
        <w:rPr>
          <w:highlight w:val="yellow"/>
          <w:rPrChange w:id="267" w:author="Matthew Levine" w:date="2025-06-06T13:27:00Z" w16du:dateUtc="2025-06-06T17:27:00Z">
            <w:rPr/>
          </w:rPrChange>
        </w:rPr>
        <w:t xml:space="preserve"> after you have obtained preliminary approval, you do so at your own risk. Do not make such decisions without careful thought and consultation with your professional advisors.</w:t>
      </w:r>
    </w:p>
    <w:p w14:paraId="2B379415" w14:textId="77777777" w:rsidR="00C811EF" w:rsidRDefault="00C811EF">
      <w:pPr>
        <w:pStyle w:val="BodyText"/>
        <w:kinsoku w:val="0"/>
        <w:overflowPunct w:val="0"/>
        <w:spacing w:before="1"/>
      </w:pPr>
    </w:p>
    <w:p w14:paraId="0E38BA2E" w14:textId="77777777" w:rsidR="00C811EF" w:rsidRDefault="00C811EF">
      <w:pPr>
        <w:pStyle w:val="Heading7"/>
        <w:kinsoku w:val="0"/>
        <w:overflowPunct w:val="0"/>
        <w:ind w:left="3213" w:right="2351" w:hanging="790"/>
        <w:jc w:val="left"/>
      </w:pPr>
      <w:bookmarkStart w:id="268" w:name="ITEM_2_-_BUSINESS_BACKGROUND_OF_DIRECTOR"/>
      <w:bookmarkEnd w:id="268"/>
      <w:r>
        <w:t>ITEM</w:t>
      </w:r>
      <w:r>
        <w:rPr>
          <w:spacing w:val="-4"/>
        </w:rPr>
        <w:t xml:space="preserve"> </w:t>
      </w:r>
      <w:r>
        <w:t>2</w:t>
      </w:r>
      <w:r>
        <w:rPr>
          <w:spacing w:val="-6"/>
        </w:rPr>
        <w:t xml:space="preserve"> </w:t>
      </w:r>
      <w:r>
        <w:t>-</w:t>
      </w:r>
      <w:r>
        <w:rPr>
          <w:spacing w:val="-5"/>
        </w:rPr>
        <w:t xml:space="preserve"> </w:t>
      </w:r>
      <w:r>
        <w:t>BUSINESS</w:t>
      </w:r>
      <w:r>
        <w:rPr>
          <w:spacing w:val="-7"/>
        </w:rPr>
        <w:t xml:space="preserve"> </w:t>
      </w:r>
      <w:r>
        <w:t>BACKGROUND</w:t>
      </w:r>
      <w:r>
        <w:rPr>
          <w:spacing w:val="-6"/>
        </w:rPr>
        <w:t xml:space="preserve"> </w:t>
      </w:r>
      <w:r>
        <w:t>OF</w:t>
      </w:r>
      <w:r>
        <w:rPr>
          <w:spacing w:val="-5"/>
        </w:rPr>
        <w:t xml:space="preserve"> </w:t>
      </w:r>
      <w:r>
        <w:t>DIRECTORS,</w:t>
      </w:r>
      <w:r>
        <w:rPr>
          <w:spacing w:val="-6"/>
        </w:rPr>
        <w:t xml:space="preserve"> </w:t>
      </w:r>
      <w:r>
        <w:t>GENERAL PARTNERS AND OFFICERS OF FRANCHISOR:</w:t>
      </w:r>
    </w:p>
    <w:p w14:paraId="314B344E" w14:textId="77777777" w:rsidR="00C811EF" w:rsidRDefault="00C811EF">
      <w:pPr>
        <w:pStyle w:val="BodyText"/>
        <w:kinsoku w:val="0"/>
        <w:overflowPunct w:val="0"/>
        <w:spacing w:before="229"/>
        <w:ind w:left="720" w:right="720"/>
        <w:jc w:val="both"/>
      </w:pPr>
      <w:r>
        <w:t>Below is a summary of the business background and experience of our directors, general partners and officers, some of whom will have management responsibility relating to the franchise offered by this Disclosure Document.</w:t>
      </w:r>
    </w:p>
    <w:p w14:paraId="2D2253A7" w14:textId="77777777" w:rsidR="00C811EF" w:rsidRDefault="00C811EF">
      <w:pPr>
        <w:pStyle w:val="BodyText"/>
        <w:kinsoku w:val="0"/>
        <w:overflowPunct w:val="0"/>
        <w:spacing w:before="229"/>
        <w:ind w:left="720" w:right="720"/>
        <w:jc w:val="both"/>
        <w:sectPr w:rsidR="00C811EF">
          <w:pgSz w:w="12240" w:h="15840"/>
          <w:pgMar w:top="400" w:right="720" w:bottom="1440" w:left="720" w:header="200" w:footer="1257" w:gutter="0"/>
          <w:cols w:space="720"/>
          <w:noEndnote/>
        </w:sectPr>
      </w:pPr>
    </w:p>
    <w:p w14:paraId="18EFF3CE" w14:textId="77777777" w:rsidR="00C811EF" w:rsidRDefault="00C811EF">
      <w:pPr>
        <w:pStyle w:val="BodyText"/>
        <w:kinsoku w:val="0"/>
        <w:overflowPunct w:val="0"/>
      </w:pPr>
    </w:p>
    <w:p w14:paraId="4868D9E9" w14:textId="77777777" w:rsidR="00C811EF" w:rsidRDefault="00C811EF">
      <w:pPr>
        <w:pStyle w:val="BodyText"/>
        <w:kinsoku w:val="0"/>
        <w:overflowPunct w:val="0"/>
      </w:pPr>
    </w:p>
    <w:p w14:paraId="797CA2B2" w14:textId="77777777" w:rsidR="00C811EF" w:rsidRDefault="00C811EF">
      <w:pPr>
        <w:pStyle w:val="BodyText"/>
        <w:kinsoku w:val="0"/>
        <w:overflowPunct w:val="0"/>
      </w:pPr>
    </w:p>
    <w:p w14:paraId="3D7A8BD0" w14:textId="77777777" w:rsidR="00C811EF" w:rsidRDefault="00C811EF">
      <w:pPr>
        <w:pStyle w:val="BodyText"/>
        <w:kinsoku w:val="0"/>
        <w:overflowPunct w:val="0"/>
        <w:spacing w:before="118" w:after="1"/>
      </w:pPr>
    </w:p>
    <w:tbl>
      <w:tblPr>
        <w:tblW w:w="0" w:type="auto"/>
        <w:tblInd w:w="58" w:type="dxa"/>
        <w:tblLayout w:type="fixed"/>
        <w:tblCellMar>
          <w:left w:w="0" w:type="dxa"/>
          <w:right w:w="0" w:type="dxa"/>
        </w:tblCellMar>
        <w:tblLook w:val="0000" w:firstRow="0" w:lastRow="0" w:firstColumn="0" w:lastColumn="0" w:noHBand="0" w:noVBand="0"/>
      </w:tblPr>
      <w:tblGrid>
        <w:gridCol w:w="1687"/>
        <w:gridCol w:w="1531"/>
        <w:gridCol w:w="1247"/>
        <w:gridCol w:w="1250"/>
        <w:gridCol w:w="2304"/>
        <w:gridCol w:w="2673"/>
      </w:tblGrid>
      <w:tr w:rsidR="00C811EF" w14:paraId="70370857" w14:textId="77777777">
        <w:trPr>
          <w:trHeight w:val="1846"/>
        </w:trPr>
        <w:tc>
          <w:tcPr>
            <w:tcW w:w="1687" w:type="dxa"/>
            <w:tcBorders>
              <w:top w:val="single" w:sz="4" w:space="0" w:color="000000"/>
              <w:left w:val="single" w:sz="4" w:space="0" w:color="000000"/>
              <w:bottom w:val="single" w:sz="6" w:space="0" w:color="000000"/>
              <w:right w:val="single" w:sz="4" w:space="0" w:color="000000"/>
            </w:tcBorders>
            <w:shd w:val="clear" w:color="auto" w:fill="F3F3F3"/>
          </w:tcPr>
          <w:p w14:paraId="21527BDD" w14:textId="77777777" w:rsidR="00C811EF" w:rsidRDefault="00C811EF">
            <w:pPr>
              <w:pStyle w:val="TableParagraph"/>
              <w:kinsoku w:val="0"/>
              <w:overflowPunct w:val="0"/>
              <w:rPr>
                <w:sz w:val="18"/>
                <w:szCs w:val="18"/>
              </w:rPr>
            </w:pPr>
          </w:p>
          <w:p w14:paraId="746683D5" w14:textId="77777777" w:rsidR="00C811EF" w:rsidRDefault="00C811EF">
            <w:pPr>
              <w:pStyle w:val="TableParagraph"/>
              <w:kinsoku w:val="0"/>
              <w:overflowPunct w:val="0"/>
              <w:rPr>
                <w:sz w:val="18"/>
                <w:szCs w:val="18"/>
              </w:rPr>
            </w:pPr>
          </w:p>
          <w:p w14:paraId="1BDC6536" w14:textId="77777777" w:rsidR="00C811EF" w:rsidRDefault="00C811EF">
            <w:pPr>
              <w:pStyle w:val="TableParagraph"/>
              <w:kinsoku w:val="0"/>
              <w:overflowPunct w:val="0"/>
              <w:spacing w:before="199"/>
              <w:rPr>
                <w:sz w:val="18"/>
                <w:szCs w:val="18"/>
              </w:rPr>
            </w:pPr>
          </w:p>
          <w:p w14:paraId="71239292" w14:textId="77777777" w:rsidR="00C811EF" w:rsidRDefault="00C811EF">
            <w:pPr>
              <w:pStyle w:val="TableParagraph"/>
              <w:kinsoku w:val="0"/>
              <w:overflowPunct w:val="0"/>
              <w:ind w:left="8"/>
              <w:jc w:val="center"/>
              <w:rPr>
                <w:b/>
                <w:bCs/>
                <w:spacing w:val="-4"/>
                <w:sz w:val="18"/>
                <w:szCs w:val="18"/>
              </w:rPr>
            </w:pPr>
            <w:r>
              <w:rPr>
                <w:b/>
                <w:bCs/>
                <w:spacing w:val="-4"/>
                <w:sz w:val="18"/>
                <w:szCs w:val="18"/>
              </w:rPr>
              <w:t>Name</w:t>
            </w:r>
          </w:p>
        </w:tc>
        <w:tc>
          <w:tcPr>
            <w:tcW w:w="1531" w:type="dxa"/>
            <w:tcBorders>
              <w:top w:val="single" w:sz="4" w:space="0" w:color="000000"/>
              <w:left w:val="single" w:sz="4" w:space="0" w:color="000000"/>
              <w:bottom w:val="single" w:sz="6" w:space="0" w:color="000000"/>
              <w:right w:val="single" w:sz="4" w:space="0" w:color="000000"/>
            </w:tcBorders>
            <w:shd w:val="clear" w:color="auto" w:fill="F3F3F3"/>
          </w:tcPr>
          <w:p w14:paraId="7CBACF97" w14:textId="77777777" w:rsidR="00C811EF" w:rsidRDefault="00C811EF">
            <w:pPr>
              <w:pStyle w:val="TableParagraph"/>
              <w:kinsoku w:val="0"/>
              <w:overflowPunct w:val="0"/>
              <w:rPr>
                <w:sz w:val="18"/>
                <w:szCs w:val="18"/>
              </w:rPr>
            </w:pPr>
          </w:p>
          <w:p w14:paraId="25BACB11" w14:textId="77777777" w:rsidR="00C811EF" w:rsidRDefault="00C811EF">
            <w:pPr>
              <w:pStyle w:val="TableParagraph"/>
              <w:kinsoku w:val="0"/>
              <w:overflowPunct w:val="0"/>
              <w:rPr>
                <w:sz w:val="18"/>
                <w:szCs w:val="18"/>
              </w:rPr>
            </w:pPr>
          </w:p>
          <w:p w14:paraId="0A0D24B8" w14:textId="77777777" w:rsidR="00C811EF" w:rsidRDefault="00C811EF">
            <w:pPr>
              <w:pStyle w:val="TableParagraph"/>
              <w:kinsoku w:val="0"/>
              <w:overflowPunct w:val="0"/>
              <w:spacing w:before="95"/>
              <w:rPr>
                <w:sz w:val="18"/>
                <w:szCs w:val="18"/>
              </w:rPr>
            </w:pPr>
          </w:p>
          <w:p w14:paraId="35465CA5" w14:textId="77777777" w:rsidR="00C811EF" w:rsidRDefault="00C811EF">
            <w:pPr>
              <w:pStyle w:val="TableParagraph"/>
              <w:kinsoku w:val="0"/>
              <w:overflowPunct w:val="0"/>
              <w:spacing w:before="1"/>
              <w:ind w:left="410" w:right="194" w:firstLine="29"/>
              <w:rPr>
                <w:b/>
                <w:bCs/>
                <w:spacing w:val="-2"/>
                <w:sz w:val="18"/>
                <w:szCs w:val="18"/>
              </w:rPr>
            </w:pPr>
            <w:r>
              <w:rPr>
                <w:b/>
                <w:bCs/>
                <w:spacing w:val="-2"/>
                <w:sz w:val="18"/>
                <w:szCs w:val="18"/>
              </w:rPr>
              <w:t>Current Position</w:t>
            </w:r>
          </w:p>
        </w:tc>
        <w:tc>
          <w:tcPr>
            <w:tcW w:w="1247" w:type="dxa"/>
            <w:tcBorders>
              <w:top w:val="single" w:sz="4" w:space="0" w:color="000000"/>
              <w:left w:val="single" w:sz="4" w:space="0" w:color="000000"/>
              <w:bottom w:val="single" w:sz="6" w:space="0" w:color="000000"/>
              <w:right w:val="single" w:sz="4" w:space="0" w:color="000000"/>
            </w:tcBorders>
            <w:shd w:val="clear" w:color="auto" w:fill="F3F3F3"/>
          </w:tcPr>
          <w:p w14:paraId="675CE973" w14:textId="77777777" w:rsidR="00C811EF" w:rsidRDefault="00C811EF">
            <w:pPr>
              <w:pStyle w:val="TableParagraph"/>
              <w:kinsoku w:val="0"/>
              <w:overflowPunct w:val="0"/>
              <w:rPr>
                <w:sz w:val="18"/>
                <w:szCs w:val="18"/>
              </w:rPr>
            </w:pPr>
          </w:p>
          <w:p w14:paraId="7274D3DD" w14:textId="77777777" w:rsidR="00C811EF" w:rsidRDefault="00C811EF">
            <w:pPr>
              <w:pStyle w:val="TableParagraph"/>
              <w:kinsoku w:val="0"/>
              <w:overflowPunct w:val="0"/>
              <w:rPr>
                <w:sz w:val="18"/>
                <w:szCs w:val="18"/>
              </w:rPr>
            </w:pPr>
          </w:p>
          <w:p w14:paraId="06F0C57E" w14:textId="77777777" w:rsidR="00C811EF" w:rsidRDefault="00C811EF">
            <w:pPr>
              <w:pStyle w:val="TableParagraph"/>
              <w:kinsoku w:val="0"/>
              <w:overflowPunct w:val="0"/>
              <w:spacing w:before="199"/>
              <w:rPr>
                <w:sz w:val="18"/>
                <w:szCs w:val="18"/>
              </w:rPr>
            </w:pPr>
          </w:p>
          <w:p w14:paraId="5DD51E28" w14:textId="77777777" w:rsidR="00C811EF" w:rsidRDefault="00C811EF">
            <w:pPr>
              <w:pStyle w:val="TableParagraph"/>
              <w:kinsoku w:val="0"/>
              <w:overflowPunct w:val="0"/>
              <w:ind w:left="10"/>
              <w:jc w:val="center"/>
              <w:rPr>
                <w:b/>
                <w:bCs/>
                <w:spacing w:val="-2"/>
                <w:sz w:val="18"/>
                <w:szCs w:val="18"/>
              </w:rPr>
            </w:pPr>
            <w:r>
              <w:rPr>
                <w:b/>
                <w:bCs/>
                <w:spacing w:val="-2"/>
                <w:sz w:val="18"/>
                <w:szCs w:val="18"/>
              </w:rPr>
              <w:t>Officer*</w:t>
            </w:r>
          </w:p>
        </w:tc>
        <w:tc>
          <w:tcPr>
            <w:tcW w:w="1250" w:type="dxa"/>
            <w:tcBorders>
              <w:top w:val="single" w:sz="4" w:space="0" w:color="000000"/>
              <w:left w:val="single" w:sz="4" w:space="0" w:color="000000"/>
              <w:bottom w:val="single" w:sz="6" w:space="0" w:color="000000"/>
              <w:right w:val="single" w:sz="4" w:space="0" w:color="000000"/>
            </w:tcBorders>
            <w:shd w:val="clear" w:color="auto" w:fill="F3F3F3"/>
          </w:tcPr>
          <w:p w14:paraId="53F2C4E3" w14:textId="77777777" w:rsidR="00C811EF" w:rsidRDefault="00C811EF">
            <w:pPr>
              <w:pStyle w:val="TableParagraph"/>
              <w:kinsoku w:val="0"/>
              <w:overflowPunct w:val="0"/>
              <w:rPr>
                <w:sz w:val="18"/>
                <w:szCs w:val="18"/>
              </w:rPr>
            </w:pPr>
          </w:p>
          <w:p w14:paraId="237828EF" w14:textId="77777777" w:rsidR="00C811EF" w:rsidRDefault="00C811EF">
            <w:pPr>
              <w:pStyle w:val="TableParagraph"/>
              <w:kinsoku w:val="0"/>
              <w:overflowPunct w:val="0"/>
              <w:rPr>
                <w:sz w:val="18"/>
                <w:szCs w:val="18"/>
              </w:rPr>
            </w:pPr>
          </w:p>
          <w:p w14:paraId="53C724F3" w14:textId="77777777" w:rsidR="00C811EF" w:rsidRDefault="00C811EF">
            <w:pPr>
              <w:pStyle w:val="TableParagraph"/>
              <w:kinsoku w:val="0"/>
              <w:overflowPunct w:val="0"/>
              <w:spacing w:before="199"/>
              <w:rPr>
                <w:sz w:val="18"/>
                <w:szCs w:val="18"/>
              </w:rPr>
            </w:pPr>
          </w:p>
          <w:p w14:paraId="19E16D19" w14:textId="77777777" w:rsidR="00C811EF" w:rsidRDefault="00C811EF">
            <w:pPr>
              <w:pStyle w:val="TableParagraph"/>
              <w:kinsoku w:val="0"/>
              <w:overflowPunct w:val="0"/>
              <w:ind w:left="8"/>
              <w:jc w:val="center"/>
              <w:rPr>
                <w:b/>
                <w:bCs/>
                <w:spacing w:val="-2"/>
                <w:sz w:val="18"/>
                <w:szCs w:val="18"/>
              </w:rPr>
            </w:pPr>
            <w:r>
              <w:rPr>
                <w:b/>
                <w:bCs/>
                <w:spacing w:val="-2"/>
                <w:sz w:val="18"/>
                <w:szCs w:val="18"/>
              </w:rPr>
              <w:t>Director*</w:t>
            </w:r>
          </w:p>
        </w:tc>
        <w:tc>
          <w:tcPr>
            <w:tcW w:w="2304" w:type="dxa"/>
            <w:tcBorders>
              <w:top w:val="single" w:sz="4" w:space="0" w:color="000000"/>
              <w:left w:val="single" w:sz="4" w:space="0" w:color="000000"/>
              <w:bottom w:val="single" w:sz="6" w:space="0" w:color="000000"/>
              <w:right w:val="single" w:sz="4" w:space="0" w:color="000000"/>
            </w:tcBorders>
            <w:shd w:val="clear" w:color="auto" w:fill="F3F3F3"/>
          </w:tcPr>
          <w:p w14:paraId="7823245B" w14:textId="77777777" w:rsidR="00C811EF" w:rsidRDefault="00C811EF">
            <w:pPr>
              <w:pStyle w:val="TableParagraph"/>
              <w:kinsoku w:val="0"/>
              <w:overflowPunct w:val="0"/>
              <w:rPr>
                <w:sz w:val="18"/>
                <w:szCs w:val="18"/>
              </w:rPr>
            </w:pPr>
          </w:p>
          <w:p w14:paraId="7736B3D0" w14:textId="77777777" w:rsidR="00C811EF" w:rsidRDefault="00C811EF">
            <w:pPr>
              <w:pStyle w:val="TableParagraph"/>
              <w:kinsoku w:val="0"/>
              <w:overflowPunct w:val="0"/>
              <w:spacing w:before="96"/>
              <w:rPr>
                <w:sz w:val="18"/>
                <w:szCs w:val="18"/>
              </w:rPr>
            </w:pPr>
          </w:p>
          <w:p w14:paraId="089D1D0A" w14:textId="77777777" w:rsidR="00C811EF" w:rsidRDefault="00C811EF">
            <w:pPr>
              <w:pStyle w:val="TableParagraph"/>
              <w:kinsoku w:val="0"/>
              <w:overflowPunct w:val="0"/>
              <w:ind w:left="62" w:right="47"/>
              <w:jc w:val="center"/>
              <w:rPr>
                <w:b/>
                <w:bCs/>
                <w:spacing w:val="-2"/>
                <w:sz w:val="18"/>
                <w:szCs w:val="18"/>
              </w:rPr>
            </w:pPr>
            <w:r>
              <w:rPr>
                <w:b/>
                <w:bCs/>
                <w:sz w:val="18"/>
                <w:szCs w:val="18"/>
              </w:rPr>
              <w:t>Length</w:t>
            </w:r>
            <w:r>
              <w:rPr>
                <w:b/>
                <w:bCs/>
                <w:spacing w:val="-12"/>
                <w:sz w:val="18"/>
                <w:szCs w:val="18"/>
              </w:rPr>
              <w:t xml:space="preserve"> </w:t>
            </w:r>
            <w:r>
              <w:rPr>
                <w:b/>
                <w:bCs/>
                <w:sz w:val="18"/>
                <w:szCs w:val="18"/>
              </w:rPr>
              <w:t>of</w:t>
            </w:r>
            <w:r>
              <w:rPr>
                <w:b/>
                <w:bCs/>
                <w:spacing w:val="-13"/>
                <w:sz w:val="18"/>
                <w:szCs w:val="18"/>
              </w:rPr>
              <w:t xml:space="preserve"> </w:t>
            </w:r>
            <w:r>
              <w:rPr>
                <w:b/>
                <w:bCs/>
                <w:sz w:val="18"/>
                <w:szCs w:val="18"/>
              </w:rPr>
              <w:t>Time</w:t>
            </w:r>
            <w:r>
              <w:rPr>
                <w:b/>
                <w:bCs/>
                <w:spacing w:val="-11"/>
                <w:sz w:val="18"/>
                <w:szCs w:val="18"/>
              </w:rPr>
              <w:t xml:space="preserve"> </w:t>
            </w:r>
            <w:r>
              <w:rPr>
                <w:b/>
                <w:bCs/>
                <w:sz w:val="18"/>
                <w:szCs w:val="18"/>
              </w:rPr>
              <w:t xml:space="preserve">Engaged in the Line of Business Associated with the </w:t>
            </w:r>
            <w:r>
              <w:rPr>
                <w:b/>
                <w:bCs/>
                <w:spacing w:val="-2"/>
                <w:sz w:val="18"/>
                <w:szCs w:val="18"/>
              </w:rPr>
              <w:t>Franchise</w:t>
            </w:r>
          </w:p>
        </w:tc>
        <w:tc>
          <w:tcPr>
            <w:tcW w:w="2673" w:type="dxa"/>
            <w:tcBorders>
              <w:top w:val="single" w:sz="4" w:space="0" w:color="000000"/>
              <w:left w:val="single" w:sz="4" w:space="0" w:color="000000"/>
              <w:bottom w:val="single" w:sz="6" w:space="0" w:color="000000"/>
              <w:right w:val="single" w:sz="4" w:space="0" w:color="000000"/>
            </w:tcBorders>
            <w:shd w:val="clear" w:color="auto" w:fill="F3F3F3"/>
          </w:tcPr>
          <w:p w14:paraId="0E6FC075" w14:textId="77777777" w:rsidR="00C811EF" w:rsidRDefault="00C811EF">
            <w:pPr>
              <w:pStyle w:val="TableParagraph"/>
              <w:kinsoku w:val="0"/>
              <w:overflowPunct w:val="0"/>
              <w:spacing w:before="200"/>
              <w:ind w:left="22" w:right="10"/>
              <w:jc w:val="center"/>
              <w:rPr>
                <w:b/>
                <w:bCs/>
                <w:spacing w:val="-2"/>
                <w:sz w:val="18"/>
                <w:szCs w:val="18"/>
              </w:rPr>
            </w:pPr>
            <w:r>
              <w:rPr>
                <w:b/>
                <w:bCs/>
                <w:sz w:val="18"/>
                <w:szCs w:val="18"/>
              </w:rPr>
              <w:t>Description</w:t>
            </w:r>
            <w:r>
              <w:rPr>
                <w:b/>
                <w:bCs/>
                <w:spacing w:val="-13"/>
                <w:sz w:val="18"/>
                <w:szCs w:val="18"/>
              </w:rPr>
              <w:t xml:space="preserve"> </w:t>
            </w:r>
            <w:r>
              <w:rPr>
                <w:b/>
                <w:bCs/>
                <w:sz w:val="18"/>
                <w:szCs w:val="18"/>
              </w:rPr>
              <w:t>of</w:t>
            </w:r>
            <w:r>
              <w:rPr>
                <w:b/>
                <w:bCs/>
                <w:spacing w:val="-11"/>
                <w:sz w:val="18"/>
                <w:szCs w:val="18"/>
              </w:rPr>
              <w:t xml:space="preserve"> </w:t>
            </w:r>
            <w:r>
              <w:rPr>
                <w:b/>
                <w:bCs/>
                <w:sz w:val="18"/>
                <w:szCs w:val="18"/>
              </w:rPr>
              <w:t>Prior</w:t>
            </w:r>
            <w:r>
              <w:rPr>
                <w:b/>
                <w:bCs/>
                <w:spacing w:val="-12"/>
                <w:sz w:val="18"/>
                <w:szCs w:val="18"/>
              </w:rPr>
              <w:t xml:space="preserve"> </w:t>
            </w:r>
            <w:r>
              <w:rPr>
                <w:b/>
                <w:bCs/>
                <w:sz w:val="18"/>
                <w:szCs w:val="18"/>
              </w:rPr>
              <w:t xml:space="preserve">Relevant Business Experience, and Principal Occupation and Employers for the 5 years Immediately Preceding the Date of this Disclosure </w:t>
            </w:r>
            <w:r>
              <w:rPr>
                <w:b/>
                <w:bCs/>
                <w:spacing w:val="-2"/>
                <w:sz w:val="18"/>
                <w:szCs w:val="18"/>
              </w:rPr>
              <w:t>Document</w:t>
            </w:r>
          </w:p>
        </w:tc>
      </w:tr>
      <w:tr w:rsidR="00C811EF" w14:paraId="033CBEC3" w14:textId="77777777">
        <w:trPr>
          <w:trHeight w:val="10329"/>
        </w:trPr>
        <w:tc>
          <w:tcPr>
            <w:tcW w:w="1687" w:type="dxa"/>
            <w:tcBorders>
              <w:top w:val="single" w:sz="6" w:space="0" w:color="000000"/>
              <w:left w:val="single" w:sz="4" w:space="0" w:color="000000"/>
              <w:bottom w:val="single" w:sz="6" w:space="0" w:color="000000"/>
              <w:right w:val="single" w:sz="4" w:space="0" w:color="000000"/>
            </w:tcBorders>
          </w:tcPr>
          <w:p w14:paraId="0A47E885" w14:textId="77777777" w:rsidR="00C811EF" w:rsidRDefault="00C811EF">
            <w:pPr>
              <w:pStyle w:val="TableParagraph"/>
              <w:kinsoku w:val="0"/>
              <w:overflowPunct w:val="0"/>
              <w:rPr>
                <w:sz w:val="20"/>
                <w:szCs w:val="20"/>
              </w:rPr>
            </w:pPr>
          </w:p>
          <w:p w14:paraId="03AFF3FD" w14:textId="77777777" w:rsidR="00C811EF" w:rsidRDefault="00C811EF">
            <w:pPr>
              <w:pStyle w:val="TableParagraph"/>
              <w:kinsoku w:val="0"/>
              <w:overflowPunct w:val="0"/>
              <w:rPr>
                <w:sz w:val="20"/>
                <w:szCs w:val="20"/>
              </w:rPr>
            </w:pPr>
          </w:p>
          <w:p w14:paraId="102FD0D5" w14:textId="77777777" w:rsidR="00C811EF" w:rsidRDefault="00C811EF">
            <w:pPr>
              <w:pStyle w:val="TableParagraph"/>
              <w:kinsoku w:val="0"/>
              <w:overflowPunct w:val="0"/>
              <w:rPr>
                <w:sz w:val="20"/>
                <w:szCs w:val="20"/>
              </w:rPr>
            </w:pPr>
          </w:p>
          <w:p w14:paraId="156B3D65" w14:textId="77777777" w:rsidR="00C811EF" w:rsidRDefault="00C811EF">
            <w:pPr>
              <w:pStyle w:val="TableParagraph"/>
              <w:kinsoku w:val="0"/>
              <w:overflowPunct w:val="0"/>
              <w:rPr>
                <w:sz w:val="20"/>
                <w:szCs w:val="20"/>
              </w:rPr>
            </w:pPr>
          </w:p>
          <w:p w14:paraId="4E1F0024" w14:textId="77777777" w:rsidR="00C811EF" w:rsidRDefault="00C811EF">
            <w:pPr>
              <w:pStyle w:val="TableParagraph"/>
              <w:kinsoku w:val="0"/>
              <w:overflowPunct w:val="0"/>
              <w:rPr>
                <w:sz w:val="20"/>
                <w:szCs w:val="20"/>
              </w:rPr>
            </w:pPr>
          </w:p>
          <w:p w14:paraId="1655449D" w14:textId="77777777" w:rsidR="00C811EF" w:rsidRDefault="00C811EF">
            <w:pPr>
              <w:pStyle w:val="TableParagraph"/>
              <w:kinsoku w:val="0"/>
              <w:overflowPunct w:val="0"/>
              <w:rPr>
                <w:sz w:val="20"/>
                <w:szCs w:val="20"/>
              </w:rPr>
            </w:pPr>
          </w:p>
          <w:p w14:paraId="60360536" w14:textId="77777777" w:rsidR="00C811EF" w:rsidRDefault="00C811EF">
            <w:pPr>
              <w:pStyle w:val="TableParagraph"/>
              <w:kinsoku w:val="0"/>
              <w:overflowPunct w:val="0"/>
              <w:rPr>
                <w:sz w:val="20"/>
                <w:szCs w:val="20"/>
              </w:rPr>
            </w:pPr>
          </w:p>
          <w:p w14:paraId="1372E214" w14:textId="77777777" w:rsidR="00C811EF" w:rsidRDefault="00C811EF">
            <w:pPr>
              <w:pStyle w:val="TableParagraph"/>
              <w:kinsoku w:val="0"/>
              <w:overflowPunct w:val="0"/>
              <w:rPr>
                <w:sz w:val="20"/>
                <w:szCs w:val="20"/>
              </w:rPr>
            </w:pPr>
          </w:p>
          <w:p w14:paraId="3957DD9A" w14:textId="77777777" w:rsidR="00C811EF" w:rsidRDefault="00C811EF">
            <w:pPr>
              <w:pStyle w:val="TableParagraph"/>
              <w:kinsoku w:val="0"/>
              <w:overflowPunct w:val="0"/>
              <w:rPr>
                <w:sz w:val="20"/>
                <w:szCs w:val="20"/>
              </w:rPr>
            </w:pPr>
          </w:p>
          <w:p w14:paraId="7ADD2998" w14:textId="77777777" w:rsidR="00C811EF" w:rsidRDefault="00C811EF">
            <w:pPr>
              <w:pStyle w:val="TableParagraph"/>
              <w:kinsoku w:val="0"/>
              <w:overflowPunct w:val="0"/>
              <w:rPr>
                <w:sz w:val="20"/>
                <w:szCs w:val="20"/>
              </w:rPr>
            </w:pPr>
          </w:p>
          <w:p w14:paraId="1191A575" w14:textId="77777777" w:rsidR="00C811EF" w:rsidRDefault="00C811EF">
            <w:pPr>
              <w:pStyle w:val="TableParagraph"/>
              <w:kinsoku w:val="0"/>
              <w:overflowPunct w:val="0"/>
              <w:rPr>
                <w:sz w:val="20"/>
                <w:szCs w:val="20"/>
              </w:rPr>
            </w:pPr>
          </w:p>
          <w:p w14:paraId="1B852916" w14:textId="77777777" w:rsidR="00C811EF" w:rsidRDefault="00C811EF">
            <w:pPr>
              <w:pStyle w:val="TableParagraph"/>
              <w:kinsoku w:val="0"/>
              <w:overflowPunct w:val="0"/>
              <w:rPr>
                <w:sz w:val="20"/>
                <w:szCs w:val="20"/>
              </w:rPr>
            </w:pPr>
          </w:p>
          <w:p w14:paraId="5E85F194" w14:textId="77777777" w:rsidR="00C811EF" w:rsidRDefault="00C811EF">
            <w:pPr>
              <w:pStyle w:val="TableParagraph"/>
              <w:kinsoku w:val="0"/>
              <w:overflowPunct w:val="0"/>
              <w:rPr>
                <w:sz w:val="20"/>
                <w:szCs w:val="20"/>
              </w:rPr>
            </w:pPr>
          </w:p>
          <w:p w14:paraId="5391AAA2" w14:textId="77777777" w:rsidR="00C811EF" w:rsidRDefault="00C811EF">
            <w:pPr>
              <w:pStyle w:val="TableParagraph"/>
              <w:kinsoku w:val="0"/>
              <w:overflowPunct w:val="0"/>
              <w:rPr>
                <w:sz w:val="20"/>
                <w:szCs w:val="20"/>
              </w:rPr>
            </w:pPr>
          </w:p>
          <w:p w14:paraId="164BE9F6" w14:textId="77777777" w:rsidR="00C811EF" w:rsidRDefault="00C811EF">
            <w:pPr>
              <w:pStyle w:val="TableParagraph"/>
              <w:kinsoku w:val="0"/>
              <w:overflowPunct w:val="0"/>
              <w:rPr>
                <w:sz w:val="20"/>
                <w:szCs w:val="20"/>
              </w:rPr>
            </w:pPr>
          </w:p>
          <w:p w14:paraId="795B456D" w14:textId="77777777" w:rsidR="00C811EF" w:rsidRDefault="00C811EF">
            <w:pPr>
              <w:pStyle w:val="TableParagraph"/>
              <w:kinsoku w:val="0"/>
              <w:overflowPunct w:val="0"/>
              <w:rPr>
                <w:sz w:val="20"/>
                <w:szCs w:val="20"/>
              </w:rPr>
            </w:pPr>
          </w:p>
          <w:p w14:paraId="3D83563E" w14:textId="77777777" w:rsidR="00C811EF" w:rsidRDefault="00C811EF">
            <w:pPr>
              <w:pStyle w:val="TableParagraph"/>
              <w:kinsoku w:val="0"/>
              <w:overflowPunct w:val="0"/>
              <w:rPr>
                <w:sz w:val="20"/>
                <w:szCs w:val="20"/>
              </w:rPr>
            </w:pPr>
          </w:p>
          <w:p w14:paraId="729054DF" w14:textId="77777777" w:rsidR="00C811EF" w:rsidRDefault="00C811EF">
            <w:pPr>
              <w:pStyle w:val="TableParagraph"/>
              <w:kinsoku w:val="0"/>
              <w:overflowPunct w:val="0"/>
              <w:rPr>
                <w:sz w:val="20"/>
                <w:szCs w:val="20"/>
              </w:rPr>
            </w:pPr>
          </w:p>
          <w:p w14:paraId="2614F2BD" w14:textId="77777777" w:rsidR="00C811EF" w:rsidRDefault="00C811EF">
            <w:pPr>
              <w:pStyle w:val="TableParagraph"/>
              <w:kinsoku w:val="0"/>
              <w:overflowPunct w:val="0"/>
              <w:rPr>
                <w:sz w:val="20"/>
                <w:szCs w:val="20"/>
              </w:rPr>
            </w:pPr>
          </w:p>
          <w:p w14:paraId="0CB0FCBA" w14:textId="77777777" w:rsidR="00C811EF" w:rsidRDefault="00C811EF">
            <w:pPr>
              <w:pStyle w:val="TableParagraph"/>
              <w:kinsoku w:val="0"/>
              <w:overflowPunct w:val="0"/>
              <w:rPr>
                <w:sz w:val="20"/>
                <w:szCs w:val="20"/>
              </w:rPr>
            </w:pPr>
          </w:p>
          <w:p w14:paraId="7CDC2AA8" w14:textId="77777777" w:rsidR="00C811EF" w:rsidRDefault="00C811EF">
            <w:pPr>
              <w:pStyle w:val="TableParagraph"/>
              <w:kinsoku w:val="0"/>
              <w:overflowPunct w:val="0"/>
              <w:spacing w:before="220"/>
              <w:rPr>
                <w:sz w:val="20"/>
                <w:szCs w:val="20"/>
              </w:rPr>
            </w:pPr>
          </w:p>
          <w:p w14:paraId="255D6CFD" w14:textId="64F644AC" w:rsidR="00C811EF" w:rsidRDefault="00D306B4">
            <w:pPr>
              <w:pStyle w:val="TableParagraph"/>
              <w:kinsoku w:val="0"/>
              <w:overflowPunct w:val="0"/>
              <w:ind w:left="8" w:right="7"/>
              <w:jc w:val="center"/>
              <w:rPr>
                <w:spacing w:val="-2"/>
                <w:sz w:val="20"/>
                <w:szCs w:val="20"/>
              </w:rPr>
            </w:pPr>
            <w:r>
              <w:rPr>
                <w:sz w:val="20"/>
                <w:szCs w:val="20"/>
              </w:rPr>
              <w:t>[PRINCIPAL1]</w:t>
            </w:r>
          </w:p>
        </w:tc>
        <w:tc>
          <w:tcPr>
            <w:tcW w:w="1531" w:type="dxa"/>
            <w:tcBorders>
              <w:top w:val="single" w:sz="6" w:space="0" w:color="000000"/>
              <w:left w:val="single" w:sz="4" w:space="0" w:color="000000"/>
              <w:bottom w:val="single" w:sz="6" w:space="0" w:color="000000"/>
              <w:right w:val="single" w:sz="4" w:space="0" w:color="000000"/>
            </w:tcBorders>
          </w:tcPr>
          <w:p w14:paraId="0C2AE66D" w14:textId="77777777" w:rsidR="00C811EF" w:rsidRDefault="00C811EF">
            <w:pPr>
              <w:pStyle w:val="TableParagraph"/>
              <w:kinsoku w:val="0"/>
              <w:overflowPunct w:val="0"/>
              <w:rPr>
                <w:sz w:val="18"/>
                <w:szCs w:val="18"/>
              </w:rPr>
            </w:pPr>
          </w:p>
          <w:p w14:paraId="64D6A622" w14:textId="77777777" w:rsidR="00C811EF" w:rsidRDefault="00C811EF">
            <w:pPr>
              <w:pStyle w:val="TableParagraph"/>
              <w:kinsoku w:val="0"/>
              <w:overflowPunct w:val="0"/>
              <w:rPr>
                <w:sz w:val="18"/>
                <w:szCs w:val="18"/>
              </w:rPr>
            </w:pPr>
          </w:p>
          <w:p w14:paraId="19B04B95" w14:textId="77777777" w:rsidR="00C811EF" w:rsidRDefault="00C811EF">
            <w:pPr>
              <w:pStyle w:val="TableParagraph"/>
              <w:kinsoku w:val="0"/>
              <w:overflowPunct w:val="0"/>
              <w:rPr>
                <w:sz w:val="18"/>
                <w:szCs w:val="18"/>
              </w:rPr>
            </w:pPr>
          </w:p>
          <w:p w14:paraId="1B5055D1" w14:textId="77777777" w:rsidR="00C811EF" w:rsidRDefault="00C811EF">
            <w:pPr>
              <w:pStyle w:val="TableParagraph"/>
              <w:kinsoku w:val="0"/>
              <w:overflowPunct w:val="0"/>
              <w:rPr>
                <w:sz w:val="18"/>
                <w:szCs w:val="18"/>
              </w:rPr>
            </w:pPr>
          </w:p>
          <w:p w14:paraId="73F8FFB9" w14:textId="77777777" w:rsidR="00C811EF" w:rsidRDefault="00C811EF">
            <w:pPr>
              <w:pStyle w:val="TableParagraph"/>
              <w:kinsoku w:val="0"/>
              <w:overflowPunct w:val="0"/>
              <w:rPr>
                <w:sz w:val="18"/>
                <w:szCs w:val="18"/>
              </w:rPr>
            </w:pPr>
          </w:p>
          <w:p w14:paraId="32776361" w14:textId="77777777" w:rsidR="00C811EF" w:rsidRDefault="00C811EF">
            <w:pPr>
              <w:pStyle w:val="TableParagraph"/>
              <w:kinsoku w:val="0"/>
              <w:overflowPunct w:val="0"/>
              <w:rPr>
                <w:sz w:val="18"/>
                <w:szCs w:val="18"/>
              </w:rPr>
            </w:pPr>
          </w:p>
          <w:p w14:paraId="292C4DCA" w14:textId="77777777" w:rsidR="00C811EF" w:rsidRDefault="00C811EF">
            <w:pPr>
              <w:pStyle w:val="TableParagraph"/>
              <w:kinsoku w:val="0"/>
              <w:overflowPunct w:val="0"/>
              <w:rPr>
                <w:sz w:val="18"/>
                <w:szCs w:val="18"/>
              </w:rPr>
            </w:pPr>
          </w:p>
          <w:p w14:paraId="23B11826" w14:textId="77777777" w:rsidR="00C811EF" w:rsidRDefault="00C811EF">
            <w:pPr>
              <w:pStyle w:val="TableParagraph"/>
              <w:kinsoku w:val="0"/>
              <w:overflowPunct w:val="0"/>
              <w:rPr>
                <w:sz w:val="18"/>
                <w:szCs w:val="18"/>
              </w:rPr>
            </w:pPr>
          </w:p>
          <w:p w14:paraId="5BF83482" w14:textId="77777777" w:rsidR="00C811EF" w:rsidRDefault="00C811EF">
            <w:pPr>
              <w:pStyle w:val="TableParagraph"/>
              <w:kinsoku w:val="0"/>
              <w:overflowPunct w:val="0"/>
              <w:rPr>
                <w:sz w:val="18"/>
                <w:szCs w:val="18"/>
              </w:rPr>
            </w:pPr>
          </w:p>
          <w:p w14:paraId="5C033CBC" w14:textId="77777777" w:rsidR="00C811EF" w:rsidRDefault="00C811EF">
            <w:pPr>
              <w:pStyle w:val="TableParagraph"/>
              <w:kinsoku w:val="0"/>
              <w:overflowPunct w:val="0"/>
              <w:rPr>
                <w:sz w:val="18"/>
                <w:szCs w:val="18"/>
              </w:rPr>
            </w:pPr>
          </w:p>
          <w:p w14:paraId="033DEC84" w14:textId="77777777" w:rsidR="00C811EF" w:rsidRDefault="00C811EF">
            <w:pPr>
              <w:pStyle w:val="TableParagraph"/>
              <w:kinsoku w:val="0"/>
              <w:overflowPunct w:val="0"/>
              <w:rPr>
                <w:sz w:val="18"/>
                <w:szCs w:val="18"/>
              </w:rPr>
            </w:pPr>
          </w:p>
          <w:p w14:paraId="79A72CDC" w14:textId="77777777" w:rsidR="00C811EF" w:rsidRDefault="00C811EF">
            <w:pPr>
              <w:pStyle w:val="TableParagraph"/>
              <w:kinsoku w:val="0"/>
              <w:overflowPunct w:val="0"/>
              <w:rPr>
                <w:sz w:val="18"/>
                <w:szCs w:val="18"/>
              </w:rPr>
            </w:pPr>
          </w:p>
          <w:p w14:paraId="1D70FADF" w14:textId="77777777" w:rsidR="00C811EF" w:rsidRDefault="00C811EF">
            <w:pPr>
              <w:pStyle w:val="TableParagraph"/>
              <w:kinsoku w:val="0"/>
              <w:overflowPunct w:val="0"/>
              <w:rPr>
                <w:sz w:val="18"/>
                <w:szCs w:val="18"/>
              </w:rPr>
            </w:pPr>
          </w:p>
          <w:p w14:paraId="12550CAA" w14:textId="77777777" w:rsidR="00C811EF" w:rsidRDefault="00C811EF">
            <w:pPr>
              <w:pStyle w:val="TableParagraph"/>
              <w:kinsoku w:val="0"/>
              <w:overflowPunct w:val="0"/>
              <w:rPr>
                <w:sz w:val="18"/>
                <w:szCs w:val="18"/>
              </w:rPr>
            </w:pPr>
          </w:p>
          <w:p w14:paraId="63D38C74" w14:textId="77777777" w:rsidR="00C811EF" w:rsidRDefault="00C811EF">
            <w:pPr>
              <w:pStyle w:val="TableParagraph"/>
              <w:kinsoku w:val="0"/>
              <w:overflowPunct w:val="0"/>
              <w:rPr>
                <w:sz w:val="18"/>
                <w:szCs w:val="18"/>
              </w:rPr>
            </w:pPr>
          </w:p>
          <w:p w14:paraId="45C02EE8" w14:textId="77777777" w:rsidR="00C811EF" w:rsidRDefault="00C811EF">
            <w:pPr>
              <w:pStyle w:val="TableParagraph"/>
              <w:kinsoku w:val="0"/>
              <w:overflowPunct w:val="0"/>
              <w:rPr>
                <w:sz w:val="18"/>
                <w:szCs w:val="18"/>
              </w:rPr>
            </w:pPr>
          </w:p>
          <w:p w14:paraId="78D46247" w14:textId="77777777" w:rsidR="00C811EF" w:rsidRDefault="00C811EF">
            <w:pPr>
              <w:pStyle w:val="TableParagraph"/>
              <w:kinsoku w:val="0"/>
              <w:overflowPunct w:val="0"/>
              <w:rPr>
                <w:sz w:val="18"/>
                <w:szCs w:val="18"/>
              </w:rPr>
            </w:pPr>
          </w:p>
          <w:p w14:paraId="06CB427F" w14:textId="77777777" w:rsidR="00C811EF" w:rsidRDefault="00C811EF">
            <w:pPr>
              <w:pStyle w:val="TableParagraph"/>
              <w:kinsoku w:val="0"/>
              <w:overflowPunct w:val="0"/>
              <w:rPr>
                <w:sz w:val="18"/>
                <w:szCs w:val="18"/>
              </w:rPr>
            </w:pPr>
          </w:p>
          <w:p w14:paraId="3EC2A9A0" w14:textId="77777777" w:rsidR="00C811EF" w:rsidRDefault="00C811EF">
            <w:pPr>
              <w:pStyle w:val="TableParagraph"/>
              <w:kinsoku w:val="0"/>
              <w:overflowPunct w:val="0"/>
              <w:rPr>
                <w:sz w:val="18"/>
                <w:szCs w:val="18"/>
              </w:rPr>
            </w:pPr>
          </w:p>
          <w:p w14:paraId="4CF22E66" w14:textId="77777777" w:rsidR="00C811EF" w:rsidRDefault="00C811EF">
            <w:pPr>
              <w:pStyle w:val="TableParagraph"/>
              <w:kinsoku w:val="0"/>
              <w:overflowPunct w:val="0"/>
              <w:rPr>
                <w:sz w:val="18"/>
                <w:szCs w:val="18"/>
              </w:rPr>
            </w:pPr>
          </w:p>
          <w:p w14:paraId="01EADFA4" w14:textId="77777777" w:rsidR="00C811EF" w:rsidRDefault="00C811EF">
            <w:pPr>
              <w:pStyle w:val="TableParagraph"/>
              <w:kinsoku w:val="0"/>
              <w:overflowPunct w:val="0"/>
              <w:rPr>
                <w:sz w:val="18"/>
                <w:szCs w:val="18"/>
              </w:rPr>
            </w:pPr>
          </w:p>
          <w:p w14:paraId="2A924F3A" w14:textId="77777777" w:rsidR="00C811EF" w:rsidRDefault="00C811EF">
            <w:pPr>
              <w:pStyle w:val="TableParagraph"/>
              <w:kinsoku w:val="0"/>
              <w:overflowPunct w:val="0"/>
              <w:rPr>
                <w:sz w:val="18"/>
                <w:szCs w:val="18"/>
              </w:rPr>
            </w:pPr>
          </w:p>
          <w:p w14:paraId="49F623D6" w14:textId="77777777" w:rsidR="00C811EF" w:rsidRDefault="00C811EF">
            <w:pPr>
              <w:pStyle w:val="TableParagraph"/>
              <w:kinsoku w:val="0"/>
              <w:overflowPunct w:val="0"/>
              <w:spacing w:before="138"/>
              <w:rPr>
                <w:sz w:val="18"/>
                <w:szCs w:val="18"/>
              </w:rPr>
            </w:pPr>
          </w:p>
          <w:p w14:paraId="02C9A954" w14:textId="77777777" w:rsidR="00C811EF" w:rsidRDefault="00C811EF">
            <w:pPr>
              <w:pStyle w:val="TableParagraph"/>
              <w:kinsoku w:val="0"/>
              <w:overflowPunct w:val="0"/>
              <w:spacing w:line="379" w:lineRule="auto"/>
              <w:ind w:left="449" w:right="194" w:hanging="240"/>
              <w:rPr>
                <w:spacing w:val="-2"/>
                <w:sz w:val="18"/>
                <w:szCs w:val="18"/>
              </w:rPr>
            </w:pPr>
            <w:r>
              <w:rPr>
                <w:sz w:val="18"/>
                <w:szCs w:val="18"/>
              </w:rPr>
              <w:t>President</w:t>
            </w:r>
            <w:r>
              <w:rPr>
                <w:spacing w:val="-13"/>
                <w:sz w:val="18"/>
                <w:szCs w:val="18"/>
              </w:rPr>
              <w:t xml:space="preserve"> </w:t>
            </w:r>
            <w:r>
              <w:rPr>
                <w:sz w:val="18"/>
                <w:szCs w:val="18"/>
              </w:rPr>
              <w:t xml:space="preserve">and </w:t>
            </w:r>
            <w:r>
              <w:rPr>
                <w:spacing w:val="-2"/>
                <w:sz w:val="18"/>
                <w:szCs w:val="18"/>
              </w:rPr>
              <w:t>Director</w:t>
            </w:r>
          </w:p>
        </w:tc>
        <w:tc>
          <w:tcPr>
            <w:tcW w:w="1247" w:type="dxa"/>
            <w:tcBorders>
              <w:top w:val="single" w:sz="6" w:space="0" w:color="000000"/>
              <w:left w:val="single" w:sz="4" w:space="0" w:color="000000"/>
              <w:bottom w:val="single" w:sz="6" w:space="0" w:color="000000"/>
              <w:right w:val="single" w:sz="4" w:space="0" w:color="000000"/>
            </w:tcBorders>
          </w:tcPr>
          <w:p w14:paraId="0D71B42A" w14:textId="77777777" w:rsidR="00C811EF" w:rsidRDefault="00C811EF">
            <w:pPr>
              <w:pStyle w:val="TableParagraph"/>
              <w:kinsoku w:val="0"/>
              <w:overflowPunct w:val="0"/>
              <w:rPr>
                <w:sz w:val="18"/>
                <w:szCs w:val="18"/>
              </w:rPr>
            </w:pPr>
          </w:p>
          <w:p w14:paraId="5E196F06" w14:textId="77777777" w:rsidR="00C811EF" w:rsidRDefault="00C811EF">
            <w:pPr>
              <w:pStyle w:val="TableParagraph"/>
              <w:kinsoku w:val="0"/>
              <w:overflowPunct w:val="0"/>
              <w:rPr>
                <w:sz w:val="18"/>
                <w:szCs w:val="18"/>
              </w:rPr>
            </w:pPr>
          </w:p>
          <w:p w14:paraId="10C519C4" w14:textId="77777777" w:rsidR="00C811EF" w:rsidRDefault="00C811EF">
            <w:pPr>
              <w:pStyle w:val="TableParagraph"/>
              <w:kinsoku w:val="0"/>
              <w:overflowPunct w:val="0"/>
              <w:rPr>
                <w:sz w:val="18"/>
                <w:szCs w:val="18"/>
              </w:rPr>
            </w:pPr>
          </w:p>
          <w:p w14:paraId="747A2CD9" w14:textId="77777777" w:rsidR="00C811EF" w:rsidRDefault="00C811EF">
            <w:pPr>
              <w:pStyle w:val="TableParagraph"/>
              <w:kinsoku w:val="0"/>
              <w:overflowPunct w:val="0"/>
              <w:rPr>
                <w:sz w:val="18"/>
                <w:szCs w:val="18"/>
              </w:rPr>
            </w:pPr>
          </w:p>
          <w:p w14:paraId="0E1766F6" w14:textId="77777777" w:rsidR="00C811EF" w:rsidRDefault="00C811EF">
            <w:pPr>
              <w:pStyle w:val="TableParagraph"/>
              <w:kinsoku w:val="0"/>
              <w:overflowPunct w:val="0"/>
              <w:rPr>
                <w:sz w:val="18"/>
                <w:szCs w:val="18"/>
              </w:rPr>
            </w:pPr>
          </w:p>
          <w:p w14:paraId="32D5B506" w14:textId="77777777" w:rsidR="00C811EF" w:rsidRDefault="00C811EF">
            <w:pPr>
              <w:pStyle w:val="TableParagraph"/>
              <w:kinsoku w:val="0"/>
              <w:overflowPunct w:val="0"/>
              <w:rPr>
                <w:sz w:val="18"/>
                <w:szCs w:val="18"/>
              </w:rPr>
            </w:pPr>
          </w:p>
          <w:p w14:paraId="4B8E6FDC" w14:textId="77777777" w:rsidR="00C811EF" w:rsidRDefault="00C811EF">
            <w:pPr>
              <w:pStyle w:val="TableParagraph"/>
              <w:kinsoku w:val="0"/>
              <w:overflowPunct w:val="0"/>
              <w:rPr>
                <w:sz w:val="18"/>
                <w:szCs w:val="18"/>
              </w:rPr>
            </w:pPr>
          </w:p>
          <w:p w14:paraId="32662C1B" w14:textId="77777777" w:rsidR="00C811EF" w:rsidRDefault="00C811EF">
            <w:pPr>
              <w:pStyle w:val="TableParagraph"/>
              <w:kinsoku w:val="0"/>
              <w:overflowPunct w:val="0"/>
              <w:rPr>
                <w:sz w:val="18"/>
                <w:szCs w:val="18"/>
              </w:rPr>
            </w:pPr>
          </w:p>
          <w:p w14:paraId="14B6D1D7" w14:textId="77777777" w:rsidR="00C811EF" w:rsidRDefault="00C811EF">
            <w:pPr>
              <w:pStyle w:val="TableParagraph"/>
              <w:kinsoku w:val="0"/>
              <w:overflowPunct w:val="0"/>
              <w:rPr>
                <w:sz w:val="18"/>
                <w:szCs w:val="18"/>
              </w:rPr>
            </w:pPr>
          </w:p>
          <w:p w14:paraId="449CEA44" w14:textId="77777777" w:rsidR="00C811EF" w:rsidRDefault="00C811EF">
            <w:pPr>
              <w:pStyle w:val="TableParagraph"/>
              <w:kinsoku w:val="0"/>
              <w:overflowPunct w:val="0"/>
              <w:rPr>
                <w:sz w:val="18"/>
                <w:szCs w:val="18"/>
              </w:rPr>
            </w:pPr>
          </w:p>
          <w:p w14:paraId="52D3FF47" w14:textId="77777777" w:rsidR="00C811EF" w:rsidRDefault="00C811EF">
            <w:pPr>
              <w:pStyle w:val="TableParagraph"/>
              <w:kinsoku w:val="0"/>
              <w:overflowPunct w:val="0"/>
              <w:rPr>
                <w:sz w:val="18"/>
                <w:szCs w:val="18"/>
              </w:rPr>
            </w:pPr>
          </w:p>
          <w:p w14:paraId="29F5390F" w14:textId="77777777" w:rsidR="00C811EF" w:rsidRDefault="00C811EF">
            <w:pPr>
              <w:pStyle w:val="TableParagraph"/>
              <w:kinsoku w:val="0"/>
              <w:overflowPunct w:val="0"/>
              <w:rPr>
                <w:sz w:val="18"/>
                <w:szCs w:val="18"/>
              </w:rPr>
            </w:pPr>
          </w:p>
          <w:p w14:paraId="3F9ACE5D" w14:textId="77777777" w:rsidR="00C811EF" w:rsidRDefault="00C811EF">
            <w:pPr>
              <w:pStyle w:val="TableParagraph"/>
              <w:kinsoku w:val="0"/>
              <w:overflowPunct w:val="0"/>
              <w:rPr>
                <w:sz w:val="18"/>
                <w:szCs w:val="18"/>
              </w:rPr>
            </w:pPr>
          </w:p>
          <w:p w14:paraId="30EB9E6D" w14:textId="77777777" w:rsidR="00C811EF" w:rsidRDefault="00C811EF">
            <w:pPr>
              <w:pStyle w:val="TableParagraph"/>
              <w:kinsoku w:val="0"/>
              <w:overflowPunct w:val="0"/>
              <w:rPr>
                <w:sz w:val="18"/>
                <w:szCs w:val="18"/>
              </w:rPr>
            </w:pPr>
          </w:p>
          <w:p w14:paraId="5A2990DD" w14:textId="77777777" w:rsidR="00C811EF" w:rsidRDefault="00C811EF">
            <w:pPr>
              <w:pStyle w:val="TableParagraph"/>
              <w:kinsoku w:val="0"/>
              <w:overflowPunct w:val="0"/>
              <w:rPr>
                <w:sz w:val="18"/>
                <w:szCs w:val="18"/>
              </w:rPr>
            </w:pPr>
          </w:p>
          <w:p w14:paraId="07A76341" w14:textId="77777777" w:rsidR="00C811EF" w:rsidRDefault="00C811EF">
            <w:pPr>
              <w:pStyle w:val="TableParagraph"/>
              <w:kinsoku w:val="0"/>
              <w:overflowPunct w:val="0"/>
              <w:rPr>
                <w:sz w:val="18"/>
                <w:szCs w:val="18"/>
              </w:rPr>
            </w:pPr>
          </w:p>
          <w:p w14:paraId="3B97567B" w14:textId="77777777" w:rsidR="00C811EF" w:rsidRDefault="00C811EF">
            <w:pPr>
              <w:pStyle w:val="TableParagraph"/>
              <w:kinsoku w:val="0"/>
              <w:overflowPunct w:val="0"/>
              <w:rPr>
                <w:sz w:val="18"/>
                <w:szCs w:val="18"/>
              </w:rPr>
            </w:pPr>
          </w:p>
          <w:p w14:paraId="37DD8A6B" w14:textId="77777777" w:rsidR="00C811EF" w:rsidRDefault="00C811EF">
            <w:pPr>
              <w:pStyle w:val="TableParagraph"/>
              <w:kinsoku w:val="0"/>
              <w:overflowPunct w:val="0"/>
              <w:rPr>
                <w:sz w:val="18"/>
                <w:szCs w:val="18"/>
              </w:rPr>
            </w:pPr>
          </w:p>
          <w:p w14:paraId="49140DA0" w14:textId="77777777" w:rsidR="00C811EF" w:rsidRDefault="00C811EF">
            <w:pPr>
              <w:pStyle w:val="TableParagraph"/>
              <w:kinsoku w:val="0"/>
              <w:overflowPunct w:val="0"/>
              <w:rPr>
                <w:sz w:val="18"/>
                <w:szCs w:val="18"/>
              </w:rPr>
            </w:pPr>
          </w:p>
          <w:p w14:paraId="215B9C67" w14:textId="77777777" w:rsidR="00C811EF" w:rsidRDefault="00C811EF">
            <w:pPr>
              <w:pStyle w:val="TableParagraph"/>
              <w:kinsoku w:val="0"/>
              <w:overflowPunct w:val="0"/>
              <w:rPr>
                <w:sz w:val="18"/>
                <w:szCs w:val="18"/>
              </w:rPr>
            </w:pPr>
          </w:p>
          <w:p w14:paraId="528BD6C3" w14:textId="77777777" w:rsidR="00C811EF" w:rsidRDefault="00C811EF">
            <w:pPr>
              <w:pStyle w:val="TableParagraph"/>
              <w:kinsoku w:val="0"/>
              <w:overflowPunct w:val="0"/>
              <w:rPr>
                <w:sz w:val="18"/>
                <w:szCs w:val="18"/>
              </w:rPr>
            </w:pPr>
          </w:p>
          <w:p w14:paraId="59BACB48" w14:textId="77777777" w:rsidR="00C811EF" w:rsidRDefault="00C811EF">
            <w:pPr>
              <w:pStyle w:val="TableParagraph"/>
              <w:kinsoku w:val="0"/>
              <w:overflowPunct w:val="0"/>
              <w:rPr>
                <w:sz w:val="18"/>
                <w:szCs w:val="18"/>
              </w:rPr>
            </w:pPr>
          </w:p>
          <w:p w14:paraId="6E157E31" w14:textId="77777777" w:rsidR="00C811EF" w:rsidRDefault="00C811EF">
            <w:pPr>
              <w:pStyle w:val="TableParagraph"/>
              <w:kinsoku w:val="0"/>
              <w:overflowPunct w:val="0"/>
              <w:rPr>
                <w:sz w:val="18"/>
                <w:szCs w:val="18"/>
              </w:rPr>
            </w:pPr>
          </w:p>
          <w:p w14:paraId="4997135D" w14:textId="77777777" w:rsidR="00C811EF" w:rsidRDefault="00C811EF">
            <w:pPr>
              <w:pStyle w:val="TableParagraph"/>
              <w:kinsoku w:val="0"/>
              <w:overflowPunct w:val="0"/>
              <w:spacing w:before="102"/>
              <w:rPr>
                <w:sz w:val="18"/>
                <w:szCs w:val="18"/>
              </w:rPr>
            </w:pPr>
          </w:p>
          <w:p w14:paraId="43CEB079" w14:textId="77777777" w:rsidR="00C811EF" w:rsidRDefault="00C811EF">
            <w:pPr>
              <w:pStyle w:val="TableParagraph"/>
              <w:kinsoku w:val="0"/>
              <w:overflowPunct w:val="0"/>
              <w:ind w:left="10" w:right="1"/>
              <w:jc w:val="center"/>
              <w:rPr>
                <w:rFonts w:ascii="Times New Roman" w:hAnsi="Times New Roman" w:cs="Times New Roman"/>
                <w:spacing w:val="-10"/>
                <w:sz w:val="18"/>
                <w:szCs w:val="18"/>
              </w:rPr>
            </w:pPr>
            <w:r>
              <w:rPr>
                <w:rFonts w:ascii="Times New Roman" w:hAnsi="Times New Roman" w:cs="Times New Roman"/>
                <w:spacing w:val="-10"/>
                <w:sz w:val="18"/>
                <w:szCs w:val="18"/>
              </w:rPr>
              <w:t>√</w:t>
            </w:r>
          </w:p>
        </w:tc>
        <w:tc>
          <w:tcPr>
            <w:tcW w:w="1250" w:type="dxa"/>
            <w:tcBorders>
              <w:top w:val="single" w:sz="6" w:space="0" w:color="000000"/>
              <w:left w:val="single" w:sz="4" w:space="0" w:color="000000"/>
              <w:bottom w:val="single" w:sz="6" w:space="0" w:color="000000"/>
              <w:right w:val="single" w:sz="4" w:space="0" w:color="000000"/>
            </w:tcBorders>
          </w:tcPr>
          <w:p w14:paraId="6B54FC0E" w14:textId="77777777" w:rsidR="00C811EF" w:rsidRDefault="00C811EF">
            <w:pPr>
              <w:pStyle w:val="TableParagraph"/>
              <w:kinsoku w:val="0"/>
              <w:overflowPunct w:val="0"/>
              <w:rPr>
                <w:sz w:val="18"/>
                <w:szCs w:val="18"/>
              </w:rPr>
            </w:pPr>
          </w:p>
          <w:p w14:paraId="365686B8" w14:textId="77777777" w:rsidR="00C811EF" w:rsidRDefault="00C811EF">
            <w:pPr>
              <w:pStyle w:val="TableParagraph"/>
              <w:kinsoku w:val="0"/>
              <w:overflowPunct w:val="0"/>
              <w:rPr>
                <w:sz w:val="18"/>
                <w:szCs w:val="18"/>
              </w:rPr>
            </w:pPr>
          </w:p>
          <w:p w14:paraId="307B0E65" w14:textId="77777777" w:rsidR="00C811EF" w:rsidRDefault="00C811EF">
            <w:pPr>
              <w:pStyle w:val="TableParagraph"/>
              <w:kinsoku w:val="0"/>
              <w:overflowPunct w:val="0"/>
              <w:rPr>
                <w:sz w:val="18"/>
                <w:szCs w:val="18"/>
              </w:rPr>
            </w:pPr>
          </w:p>
          <w:p w14:paraId="7BE41274" w14:textId="77777777" w:rsidR="00C811EF" w:rsidRDefault="00C811EF">
            <w:pPr>
              <w:pStyle w:val="TableParagraph"/>
              <w:kinsoku w:val="0"/>
              <w:overflowPunct w:val="0"/>
              <w:rPr>
                <w:sz w:val="18"/>
                <w:szCs w:val="18"/>
              </w:rPr>
            </w:pPr>
          </w:p>
          <w:p w14:paraId="77A4DD34" w14:textId="77777777" w:rsidR="00C811EF" w:rsidRDefault="00C811EF">
            <w:pPr>
              <w:pStyle w:val="TableParagraph"/>
              <w:kinsoku w:val="0"/>
              <w:overflowPunct w:val="0"/>
              <w:rPr>
                <w:sz w:val="18"/>
                <w:szCs w:val="18"/>
              </w:rPr>
            </w:pPr>
          </w:p>
          <w:p w14:paraId="0AC717D8" w14:textId="77777777" w:rsidR="00C811EF" w:rsidRDefault="00C811EF">
            <w:pPr>
              <w:pStyle w:val="TableParagraph"/>
              <w:kinsoku w:val="0"/>
              <w:overflowPunct w:val="0"/>
              <w:rPr>
                <w:sz w:val="18"/>
                <w:szCs w:val="18"/>
              </w:rPr>
            </w:pPr>
          </w:p>
          <w:p w14:paraId="12EA6801" w14:textId="77777777" w:rsidR="00C811EF" w:rsidRDefault="00C811EF">
            <w:pPr>
              <w:pStyle w:val="TableParagraph"/>
              <w:kinsoku w:val="0"/>
              <w:overflowPunct w:val="0"/>
              <w:rPr>
                <w:sz w:val="18"/>
                <w:szCs w:val="18"/>
              </w:rPr>
            </w:pPr>
          </w:p>
          <w:p w14:paraId="45A49A1F" w14:textId="77777777" w:rsidR="00C811EF" w:rsidRDefault="00C811EF">
            <w:pPr>
              <w:pStyle w:val="TableParagraph"/>
              <w:kinsoku w:val="0"/>
              <w:overflowPunct w:val="0"/>
              <w:rPr>
                <w:sz w:val="18"/>
                <w:szCs w:val="18"/>
              </w:rPr>
            </w:pPr>
          </w:p>
          <w:p w14:paraId="56B97419" w14:textId="77777777" w:rsidR="00C811EF" w:rsidRDefault="00C811EF">
            <w:pPr>
              <w:pStyle w:val="TableParagraph"/>
              <w:kinsoku w:val="0"/>
              <w:overflowPunct w:val="0"/>
              <w:rPr>
                <w:sz w:val="18"/>
                <w:szCs w:val="18"/>
              </w:rPr>
            </w:pPr>
          </w:p>
          <w:p w14:paraId="23A7BEF2" w14:textId="77777777" w:rsidR="00C811EF" w:rsidRDefault="00C811EF">
            <w:pPr>
              <w:pStyle w:val="TableParagraph"/>
              <w:kinsoku w:val="0"/>
              <w:overflowPunct w:val="0"/>
              <w:rPr>
                <w:sz w:val="18"/>
                <w:szCs w:val="18"/>
              </w:rPr>
            </w:pPr>
          </w:p>
          <w:p w14:paraId="755517E9" w14:textId="77777777" w:rsidR="00C811EF" w:rsidRDefault="00C811EF">
            <w:pPr>
              <w:pStyle w:val="TableParagraph"/>
              <w:kinsoku w:val="0"/>
              <w:overflowPunct w:val="0"/>
              <w:rPr>
                <w:sz w:val="18"/>
                <w:szCs w:val="18"/>
              </w:rPr>
            </w:pPr>
          </w:p>
          <w:p w14:paraId="5C834938" w14:textId="77777777" w:rsidR="00C811EF" w:rsidRDefault="00C811EF">
            <w:pPr>
              <w:pStyle w:val="TableParagraph"/>
              <w:kinsoku w:val="0"/>
              <w:overflowPunct w:val="0"/>
              <w:rPr>
                <w:sz w:val="18"/>
                <w:szCs w:val="18"/>
              </w:rPr>
            </w:pPr>
          </w:p>
          <w:p w14:paraId="339CC1AF" w14:textId="77777777" w:rsidR="00C811EF" w:rsidRDefault="00C811EF">
            <w:pPr>
              <w:pStyle w:val="TableParagraph"/>
              <w:kinsoku w:val="0"/>
              <w:overflowPunct w:val="0"/>
              <w:rPr>
                <w:sz w:val="18"/>
                <w:szCs w:val="18"/>
              </w:rPr>
            </w:pPr>
          </w:p>
          <w:p w14:paraId="1FBF3656" w14:textId="77777777" w:rsidR="00C811EF" w:rsidRDefault="00C811EF">
            <w:pPr>
              <w:pStyle w:val="TableParagraph"/>
              <w:kinsoku w:val="0"/>
              <w:overflowPunct w:val="0"/>
              <w:rPr>
                <w:sz w:val="18"/>
                <w:szCs w:val="18"/>
              </w:rPr>
            </w:pPr>
          </w:p>
          <w:p w14:paraId="059439F8" w14:textId="77777777" w:rsidR="00C811EF" w:rsidRDefault="00C811EF">
            <w:pPr>
              <w:pStyle w:val="TableParagraph"/>
              <w:kinsoku w:val="0"/>
              <w:overflowPunct w:val="0"/>
              <w:rPr>
                <w:sz w:val="18"/>
                <w:szCs w:val="18"/>
              </w:rPr>
            </w:pPr>
          </w:p>
          <w:p w14:paraId="22807F77" w14:textId="77777777" w:rsidR="00C811EF" w:rsidRDefault="00C811EF">
            <w:pPr>
              <w:pStyle w:val="TableParagraph"/>
              <w:kinsoku w:val="0"/>
              <w:overflowPunct w:val="0"/>
              <w:rPr>
                <w:sz w:val="18"/>
                <w:szCs w:val="18"/>
              </w:rPr>
            </w:pPr>
          </w:p>
          <w:p w14:paraId="36A6BDB1" w14:textId="77777777" w:rsidR="00C811EF" w:rsidRDefault="00C811EF">
            <w:pPr>
              <w:pStyle w:val="TableParagraph"/>
              <w:kinsoku w:val="0"/>
              <w:overflowPunct w:val="0"/>
              <w:rPr>
                <w:sz w:val="18"/>
                <w:szCs w:val="18"/>
              </w:rPr>
            </w:pPr>
          </w:p>
          <w:p w14:paraId="35C7F163" w14:textId="77777777" w:rsidR="00C811EF" w:rsidRDefault="00C811EF">
            <w:pPr>
              <w:pStyle w:val="TableParagraph"/>
              <w:kinsoku w:val="0"/>
              <w:overflowPunct w:val="0"/>
              <w:rPr>
                <w:sz w:val="18"/>
                <w:szCs w:val="18"/>
              </w:rPr>
            </w:pPr>
          </w:p>
          <w:p w14:paraId="528444BF" w14:textId="77777777" w:rsidR="00C811EF" w:rsidRDefault="00C811EF">
            <w:pPr>
              <w:pStyle w:val="TableParagraph"/>
              <w:kinsoku w:val="0"/>
              <w:overflowPunct w:val="0"/>
              <w:rPr>
                <w:sz w:val="18"/>
                <w:szCs w:val="18"/>
              </w:rPr>
            </w:pPr>
          </w:p>
          <w:p w14:paraId="374E2ECD" w14:textId="77777777" w:rsidR="00C811EF" w:rsidRDefault="00C811EF">
            <w:pPr>
              <w:pStyle w:val="TableParagraph"/>
              <w:kinsoku w:val="0"/>
              <w:overflowPunct w:val="0"/>
              <w:rPr>
                <w:sz w:val="18"/>
                <w:szCs w:val="18"/>
              </w:rPr>
            </w:pPr>
          </w:p>
          <w:p w14:paraId="4D663907" w14:textId="77777777" w:rsidR="00C811EF" w:rsidRDefault="00C811EF">
            <w:pPr>
              <w:pStyle w:val="TableParagraph"/>
              <w:kinsoku w:val="0"/>
              <w:overflowPunct w:val="0"/>
              <w:rPr>
                <w:sz w:val="18"/>
                <w:szCs w:val="18"/>
              </w:rPr>
            </w:pPr>
          </w:p>
          <w:p w14:paraId="65A6911D" w14:textId="77777777" w:rsidR="00C811EF" w:rsidRDefault="00C811EF">
            <w:pPr>
              <w:pStyle w:val="TableParagraph"/>
              <w:kinsoku w:val="0"/>
              <w:overflowPunct w:val="0"/>
              <w:rPr>
                <w:sz w:val="18"/>
                <w:szCs w:val="18"/>
              </w:rPr>
            </w:pPr>
          </w:p>
          <w:p w14:paraId="421A01FE" w14:textId="77777777" w:rsidR="00C811EF" w:rsidRDefault="00C811EF">
            <w:pPr>
              <w:pStyle w:val="TableParagraph"/>
              <w:kinsoku w:val="0"/>
              <w:overflowPunct w:val="0"/>
              <w:rPr>
                <w:sz w:val="18"/>
                <w:szCs w:val="18"/>
              </w:rPr>
            </w:pPr>
          </w:p>
          <w:p w14:paraId="7ACB3BCC" w14:textId="77777777" w:rsidR="00C811EF" w:rsidRDefault="00C811EF">
            <w:pPr>
              <w:pStyle w:val="TableParagraph"/>
              <w:kinsoku w:val="0"/>
              <w:overflowPunct w:val="0"/>
              <w:spacing w:before="102"/>
              <w:rPr>
                <w:sz w:val="18"/>
                <w:szCs w:val="18"/>
              </w:rPr>
            </w:pPr>
          </w:p>
          <w:p w14:paraId="61C1E8BC" w14:textId="77777777" w:rsidR="00C811EF" w:rsidRDefault="00C811EF">
            <w:pPr>
              <w:pStyle w:val="TableParagraph"/>
              <w:kinsoku w:val="0"/>
              <w:overflowPunct w:val="0"/>
              <w:ind w:left="8"/>
              <w:jc w:val="center"/>
              <w:rPr>
                <w:rFonts w:ascii="Times New Roman" w:hAnsi="Times New Roman" w:cs="Times New Roman"/>
                <w:spacing w:val="-10"/>
                <w:sz w:val="18"/>
                <w:szCs w:val="18"/>
              </w:rPr>
            </w:pPr>
            <w:r>
              <w:rPr>
                <w:rFonts w:ascii="Times New Roman" w:hAnsi="Times New Roman" w:cs="Times New Roman"/>
                <w:spacing w:val="-10"/>
                <w:sz w:val="18"/>
                <w:szCs w:val="18"/>
              </w:rPr>
              <w:t>√</w:t>
            </w:r>
          </w:p>
        </w:tc>
        <w:tc>
          <w:tcPr>
            <w:tcW w:w="2304" w:type="dxa"/>
            <w:tcBorders>
              <w:top w:val="single" w:sz="6" w:space="0" w:color="000000"/>
              <w:left w:val="single" w:sz="4" w:space="0" w:color="000000"/>
              <w:bottom w:val="single" w:sz="6" w:space="0" w:color="000000"/>
              <w:right w:val="single" w:sz="4" w:space="0" w:color="000000"/>
            </w:tcBorders>
          </w:tcPr>
          <w:p w14:paraId="670A563A" w14:textId="77777777" w:rsidR="00C811EF" w:rsidRDefault="00C811EF">
            <w:pPr>
              <w:pStyle w:val="TableParagraph"/>
              <w:kinsoku w:val="0"/>
              <w:overflowPunct w:val="0"/>
              <w:rPr>
                <w:sz w:val="18"/>
                <w:szCs w:val="18"/>
              </w:rPr>
            </w:pPr>
          </w:p>
          <w:p w14:paraId="129AD86C" w14:textId="77777777" w:rsidR="00C811EF" w:rsidRDefault="00C811EF">
            <w:pPr>
              <w:pStyle w:val="TableParagraph"/>
              <w:kinsoku w:val="0"/>
              <w:overflowPunct w:val="0"/>
              <w:rPr>
                <w:sz w:val="18"/>
                <w:szCs w:val="18"/>
              </w:rPr>
            </w:pPr>
          </w:p>
          <w:p w14:paraId="596D698B" w14:textId="77777777" w:rsidR="00C811EF" w:rsidRDefault="00C811EF">
            <w:pPr>
              <w:pStyle w:val="TableParagraph"/>
              <w:kinsoku w:val="0"/>
              <w:overflowPunct w:val="0"/>
              <w:rPr>
                <w:sz w:val="18"/>
                <w:szCs w:val="18"/>
              </w:rPr>
            </w:pPr>
          </w:p>
          <w:p w14:paraId="5576F02E" w14:textId="77777777" w:rsidR="00C811EF" w:rsidRDefault="00C811EF">
            <w:pPr>
              <w:pStyle w:val="TableParagraph"/>
              <w:kinsoku w:val="0"/>
              <w:overflowPunct w:val="0"/>
              <w:rPr>
                <w:sz w:val="18"/>
                <w:szCs w:val="18"/>
              </w:rPr>
            </w:pPr>
          </w:p>
          <w:p w14:paraId="4EE90A1F" w14:textId="77777777" w:rsidR="00C811EF" w:rsidRDefault="00C811EF">
            <w:pPr>
              <w:pStyle w:val="TableParagraph"/>
              <w:kinsoku w:val="0"/>
              <w:overflowPunct w:val="0"/>
              <w:rPr>
                <w:sz w:val="18"/>
                <w:szCs w:val="18"/>
              </w:rPr>
            </w:pPr>
          </w:p>
          <w:p w14:paraId="5D36394D" w14:textId="77777777" w:rsidR="00C811EF" w:rsidRDefault="00C811EF">
            <w:pPr>
              <w:pStyle w:val="TableParagraph"/>
              <w:kinsoku w:val="0"/>
              <w:overflowPunct w:val="0"/>
              <w:rPr>
                <w:sz w:val="18"/>
                <w:szCs w:val="18"/>
              </w:rPr>
            </w:pPr>
          </w:p>
          <w:p w14:paraId="04412A59" w14:textId="77777777" w:rsidR="00C811EF" w:rsidRDefault="00C811EF">
            <w:pPr>
              <w:pStyle w:val="TableParagraph"/>
              <w:kinsoku w:val="0"/>
              <w:overflowPunct w:val="0"/>
              <w:rPr>
                <w:sz w:val="18"/>
                <w:szCs w:val="18"/>
              </w:rPr>
            </w:pPr>
          </w:p>
          <w:p w14:paraId="530256F9" w14:textId="77777777" w:rsidR="00C811EF" w:rsidRDefault="00C811EF">
            <w:pPr>
              <w:pStyle w:val="TableParagraph"/>
              <w:kinsoku w:val="0"/>
              <w:overflowPunct w:val="0"/>
              <w:rPr>
                <w:sz w:val="18"/>
                <w:szCs w:val="18"/>
              </w:rPr>
            </w:pPr>
          </w:p>
          <w:p w14:paraId="1BCF629B" w14:textId="77777777" w:rsidR="00C811EF" w:rsidRDefault="00C811EF">
            <w:pPr>
              <w:pStyle w:val="TableParagraph"/>
              <w:kinsoku w:val="0"/>
              <w:overflowPunct w:val="0"/>
              <w:rPr>
                <w:sz w:val="18"/>
                <w:szCs w:val="18"/>
              </w:rPr>
            </w:pPr>
          </w:p>
          <w:p w14:paraId="7E06871B" w14:textId="77777777" w:rsidR="00C811EF" w:rsidRDefault="00C811EF">
            <w:pPr>
              <w:pStyle w:val="TableParagraph"/>
              <w:kinsoku w:val="0"/>
              <w:overflowPunct w:val="0"/>
              <w:rPr>
                <w:sz w:val="18"/>
                <w:szCs w:val="18"/>
              </w:rPr>
            </w:pPr>
          </w:p>
          <w:p w14:paraId="5B7A1CDB" w14:textId="77777777" w:rsidR="00C811EF" w:rsidRDefault="00C811EF">
            <w:pPr>
              <w:pStyle w:val="TableParagraph"/>
              <w:kinsoku w:val="0"/>
              <w:overflowPunct w:val="0"/>
              <w:rPr>
                <w:sz w:val="18"/>
                <w:szCs w:val="18"/>
              </w:rPr>
            </w:pPr>
          </w:p>
          <w:p w14:paraId="76B1D5BF" w14:textId="77777777" w:rsidR="00C811EF" w:rsidRDefault="00C811EF">
            <w:pPr>
              <w:pStyle w:val="TableParagraph"/>
              <w:kinsoku w:val="0"/>
              <w:overflowPunct w:val="0"/>
              <w:rPr>
                <w:sz w:val="18"/>
                <w:szCs w:val="18"/>
              </w:rPr>
            </w:pPr>
          </w:p>
          <w:p w14:paraId="1F61F893" w14:textId="77777777" w:rsidR="00C811EF" w:rsidRDefault="00C811EF">
            <w:pPr>
              <w:pStyle w:val="TableParagraph"/>
              <w:kinsoku w:val="0"/>
              <w:overflowPunct w:val="0"/>
              <w:rPr>
                <w:sz w:val="18"/>
                <w:szCs w:val="18"/>
              </w:rPr>
            </w:pPr>
          </w:p>
          <w:p w14:paraId="0C89E05E" w14:textId="77777777" w:rsidR="00C811EF" w:rsidRDefault="00C811EF">
            <w:pPr>
              <w:pStyle w:val="TableParagraph"/>
              <w:kinsoku w:val="0"/>
              <w:overflowPunct w:val="0"/>
              <w:rPr>
                <w:sz w:val="18"/>
                <w:szCs w:val="18"/>
              </w:rPr>
            </w:pPr>
          </w:p>
          <w:p w14:paraId="20713C22" w14:textId="77777777" w:rsidR="00C811EF" w:rsidRDefault="00C811EF">
            <w:pPr>
              <w:pStyle w:val="TableParagraph"/>
              <w:kinsoku w:val="0"/>
              <w:overflowPunct w:val="0"/>
              <w:rPr>
                <w:sz w:val="18"/>
                <w:szCs w:val="18"/>
              </w:rPr>
            </w:pPr>
          </w:p>
          <w:p w14:paraId="331CB0DB" w14:textId="77777777" w:rsidR="00C811EF" w:rsidRDefault="00C811EF">
            <w:pPr>
              <w:pStyle w:val="TableParagraph"/>
              <w:kinsoku w:val="0"/>
              <w:overflowPunct w:val="0"/>
              <w:rPr>
                <w:sz w:val="18"/>
                <w:szCs w:val="18"/>
              </w:rPr>
            </w:pPr>
          </w:p>
          <w:p w14:paraId="6EB9867D" w14:textId="77777777" w:rsidR="00C811EF" w:rsidRDefault="00C811EF">
            <w:pPr>
              <w:pStyle w:val="TableParagraph"/>
              <w:kinsoku w:val="0"/>
              <w:overflowPunct w:val="0"/>
              <w:rPr>
                <w:sz w:val="18"/>
                <w:szCs w:val="18"/>
              </w:rPr>
            </w:pPr>
          </w:p>
          <w:p w14:paraId="5E696DCF" w14:textId="77777777" w:rsidR="00C811EF" w:rsidRDefault="00C811EF">
            <w:pPr>
              <w:pStyle w:val="TableParagraph"/>
              <w:kinsoku w:val="0"/>
              <w:overflowPunct w:val="0"/>
              <w:rPr>
                <w:sz w:val="18"/>
                <w:szCs w:val="18"/>
              </w:rPr>
            </w:pPr>
          </w:p>
          <w:p w14:paraId="0DA6768B" w14:textId="77777777" w:rsidR="00C811EF" w:rsidRDefault="00C811EF">
            <w:pPr>
              <w:pStyle w:val="TableParagraph"/>
              <w:kinsoku w:val="0"/>
              <w:overflowPunct w:val="0"/>
              <w:rPr>
                <w:sz w:val="18"/>
                <w:szCs w:val="18"/>
              </w:rPr>
            </w:pPr>
          </w:p>
          <w:p w14:paraId="461E6BE4" w14:textId="77777777" w:rsidR="00C811EF" w:rsidRDefault="00C811EF">
            <w:pPr>
              <w:pStyle w:val="TableParagraph"/>
              <w:kinsoku w:val="0"/>
              <w:overflowPunct w:val="0"/>
              <w:rPr>
                <w:sz w:val="18"/>
                <w:szCs w:val="18"/>
              </w:rPr>
            </w:pPr>
          </w:p>
          <w:p w14:paraId="181DE8EA" w14:textId="77777777" w:rsidR="00C811EF" w:rsidRDefault="00C811EF">
            <w:pPr>
              <w:pStyle w:val="TableParagraph"/>
              <w:kinsoku w:val="0"/>
              <w:overflowPunct w:val="0"/>
              <w:rPr>
                <w:sz w:val="18"/>
                <w:szCs w:val="18"/>
              </w:rPr>
            </w:pPr>
          </w:p>
          <w:p w14:paraId="4E7D1FBD" w14:textId="77777777" w:rsidR="00C811EF" w:rsidRDefault="00C811EF">
            <w:pPr>
              <w:pStyle w:val="TableParagraph"/>
              <w:kinsoku w:val="0"/>
              <w:overflowPunct w:val="0"/>
              <w:rPr>
                <w:sz w:val="18"/>
                <w:szCs w:val="18"/>
              </w:rPr>
            </w:pPr>
          </w:p>
          <w:p w14:paraId="3137817C" w14:textId="77777777" w:rsidR="00C811EF" w:rsidRDefault="00C811EF">
            <w:pPr>
              <w:pStyle w:val="TableParagraph"/>
              <w:kinsoku w:val="0"/>
              <w:overflowPunct w:val="0"/>
              <w:rPr>
                <w:sz w:val="18"/>
                <w:szCs w:val="18"/>
              </w:rPr>
            </w:pPr>
          </w:p>
          <w:p w14:paraId="396F3422" w14:textId="77777777" w:rsidR="00C811EF" w:rsidRDefault="00C811EF">
            <w:pPr>
              <w:pStyle w:val="TableParagraph"/>
              <w:kinsoku w:val="0"/>
              <w:overflowPunct w:val="0"/>
              <w:spacing w:before="94"/>
              <w:rPr>
                <w:sz w:val="18"/>
                <w:szCs w:val="18"/>
              </w:rPr>
            </w:pPr>
          </w:p>
          <w:p w14:paraId="7A2FDE21" w14:textId="77777777" w:rsidR="00C811EF" w:rsidRDefault="00C811EF">
            <w:pPr>
              <w:pStyle w:val="TableParagraph"/>
              <w:kinsoku w:val="0"/>
              <w:overflowPunct w:val="0"/>
              <w:ind w:left="62" w:right="48"/>
              <w:jc w:val="center"/>
              <w:rPr>
                <w:spacing w:val="-2"/>
                <w:sz w:val="18"/>
                <w:szCs w:val="18"/>
              </w:rPr>
            </w:pPr>
            <w:r>
              <w:rPr>
                <w:sz w:val="18"/>
                <w:szCs w:val="18"/>
              </w:rPr>
              <w:t>25</w:t>
            </w:r>
            <w:r>
              <w:rPr>
                <w:spacing w:val="1"/>
                <w:sz w:val="18"/>
                <w:szCs w:val="18"/>
              </w:rPr>
              <w:t xml:space="preserve"> </w:t>
            </w:r>
            <w:r>
              <w:rPr>
                <w:spacing w:val="-2"/>
                <w:sz w:val="18"/>
                <w:szCs w:val="18"/>
              </w:rPr>
              <w:t>years</w:t>
            </w:r>
          </w:p>
        </w:tc>
        <w:tc>
          <w:tcPr>
            <w:tcW w:w="2673" w:type="dxa"/>
            <w:tcBorders>
              <w:top w:val="single" w:sz="6" w:space="0" w:color="000000"/>
              <w:left w:val="single" w:sz="4" w:space="0" w:color="000000"/>
              <w:bottom w:val="single" w:sz="6" w:space="0" w:color="000000"/>
              <w:right w:val="single" w:sz="4" w:space="0" w:color="000000"/>
            </w:tcBorders>
          </w:tcPr>
          <w:p w14:paraId="196999C4" w14:textId="69D91666" w:rsidR="00C811EF" w:rsidRDefault="00D306B4">
            <w:pPr>
              <w:pStyle w:val="TableParagraph"/>
              <w:kinsoku w:val="0"/>
              <w:overflowPunct w:val="0"/>
              <w:spacing w:before="197"/>
              <w:ind w:left="81" w:right="64"/>
              <w:jc w:val="both"/>
              <w:rPr>
                <w:sz w:val="18"/>
                <w:szCs w:val="18"/>
              </w:rPr>
            </w:pPr>
            <w:r>
              <w:rPr>
                <w:sz w:val="18"/>
                <w:szCs w:val="18"/>
              </w:rPr>
              <w:t>[PRINCIPAL1]</w:t>
            </w:r>
            <w:r w:rsidR="00C811EF">
              <w:rPr>
                <w:sz w:val="18"/>
                <w:szCs w:val="18"/>
              </w:rPr>
              <w:t xml:space="preserve"> is a leading figure in the fitness industry with over 25 years of experience across North America. Starting his career as a personal trainer, </w:t>
            </w:r>
            <w:r w:rsidR="00A70910">
              <w:rPr>
                <w:sz w:val="18"/>
                <w:szCs w:val="18"/>
              </w:rPr>
              <w:t>[PRINCIPAL1 FN]</w:t>
            </w:r>
            <w:r w:rsidR="00C811EF">
              <w:rPr>
                <w:spacing w:val="-7"/>
                <w:sz w:val="18"/>
                <w:szCs w:val="18"/>
              </w:rPr>
              <w:t xml:space="preserve"> </w:t>
            </w:r>
            <w:r w:rsidR="00C811EF">
              <w:rPr>
                <w:sz w:val="18"/>
                <w:szCs w:val="18"/>
              </w:rPr>
              <w:t>rapidly</w:t>
            </w:r>
            <w:r w:rsidR="00C811EF">
              <w:rPr>
                <w:spacing w:val="-9"/>
                <w:sz w:val="18"/>
                <w:szCs w:val="18"/>
              </w:rPr>
              <w:t xml:space="preserve"> </w:t>
            </w:r>
            <w:r w:rsidR="00C811EF">
              <w:rPr>
                <w:sz w:val="18"/>
                <w:szCs w:val="18"/>
              </w:rPr>
              <w:t>ascended</w:t>
            </w:r>
            <w:r w:rsidR="00C811EF">
              <w:rPr>
                <w:spacing w:val="-9"/>
                <w:sz w:val="18"/>
                <w:szCs w:val="18"/>
              </w:rPr>
              <w:t xml:space="preserve"> </w:t>
            </w:r>
            <w:r w:rsidR="00C811EF">
              <w:rPr>
                <w:sz w:val="18"/>
                <w:szCs w:val="18"/>
              </w:rPr>
              <w:t>through various management roles, culminating in a President position. His extensive background includes working with both big box gyms and boutique studios, as well as corporate</w:t>
            </w:r>
            <w:r w:rsidR="00C811EF">
              <w:rPr>
                <w:spacing w:val="-4"/>
                <w:sz w:val="18"/>
                <w:szCs w:val="18"/>
              </w:rPr>
              <w:t xml:space="preserve"> </w:t>
            </w:r>
            <w:r w:rsidR="00C811EF">
              <w:rPr>
                <w:sz w:val="18"/>
                <w:szCs w:val="18"/>
              </w:rPr>
              <w:t>and</w:t>
            </w:r>
            <w:r w:rsidR="00C811EF">
              <w:rPr>
                <w:spacing w:val="-6"/>
                <w:sz w:val="18"/>
                <w:szCs w:val="18"/>
              </w:rPr>
              <w:t xml:space="preserve"> </w:t>
            </w:r>
            <w:r w:rsidR="00C811EF">
              <w:rPr>
                <w:sz w:val="18"/>
                <w:szCs w:val="18"/>
              </w:rPr>
              <w:t>master</w:t>
            </w:r>
            <w:r w:rsidR="00C811EF">
              <w:rPr>
                <w:spacing w:val="-5"/>
                <w:sz w:val="18"/>
                <w:szCs w:val="18"/>
              </w:rPr>
              <w:t xml:space="preserve"> </w:t>
            </w:r>
            <w:r w:rsidR="00C811EF">
              <w:rPr>
                <w:sz w:val="18"/>
                <w:szCs w:val="18"/>
              </w:rPr>
              <w:t>franchise businesses</w:t>
            </w:r>
            <w:r w:rsidR="00C811EF">
              <w:rPr>
                <w:spacing w:val="-11"/>
                <w:sz w:val="18"/>
                <w:szCs w:val="18"/>
              </w:rPr>
              <w:t xml:space="preserve"> </w:t>
            </w:r>
            <w:r w:rsidR="00C811EF">
              <w:rPr>
                <w:sz w:val="18"/>
                <w:szCs w:val="18"/>
              </w:rPr>
              <w:t>in</w:t>
            </w:r>
            <w:r w:rsidR="00C811EF">
              <w:rPr>
                <w:spacing w:val="-12"/>
                <w:sz w:val="18"/>
                <w:szCs w:val="18"/>
              </w:rPr>
              <w:t xml:space="preserve"> </w:t>
            </w:r>
            <w:r w:rsidR="00C811EF">
              <w:rPr>
                <w:sz w:val="18"/>
                <w:szCs w:val="18"/>
              </w:rPr>
              <w:t>the</w:t>
            </w:r>
            <w:r w:rsidR="00C811EF">
              <w:rPr>
                <w:spacing w:val="-12"/>
                <w:sz w:val="18"/>
                <w:szCs w:val="18"/>
              </w:rPr>
              <w:t xml:space="preserve"> </w:t>
            </w:r>
            <w:r w:rsidR="00C811EF">
              <w:rPr>
                <w:sz w:val="18"/>
                <w:szCs w:val="18"/>
              </w:rPr>
              <w:t>United</w:t>
            </w:r>
            <w:r w:rsidR="00C811EF">
              <w:rPr>
                <w:spacing w:val="-12"/>
                <w:sz w:val="18"/>
                <w:szCs w:val="18"/>
              </w:rPr>
              <w:t xml:space="preserve"> </w:t>
            </w:r>
            <w:r w:rsidR="00C811EF">
              <w:rPr>
                <w:sz w:val="18"/>
                <w:szCs w:val="18"/>
              </w:rPr>
              <w:t xml:space="preserve">States and Canada. Recognizing an untapped market in the fitness industry, </w:t>
            </w:r>
            <w:r w:rsidR="00A70910">
              <w:rPr>
                <w:sz w:val="18"/>
                <w:szCs w:val="18"/>
              </w:rPr>
              <w:t>[PRINCIPAL1 FN]</w:t>
            </w:r>
            <w:r w:rsidR="00C811EF">
              <w:rPr>
                <w:sz w:val="18"/>
                <w:szCs w:val="18"/>
              </w:rPr>
              <w:t xml:space="preserve"> founded </w:t>
            </w:r>
            <w:r w:rsidR="00381D54">
              <w:rPr>
                <w:sz w:val="18"/>
                <w:szCs w:val="18"/>
              </w:rPr>
              <w:t>[TRADE NAME]</w:t>
            </w:r>
            <w:r w:rsidR="00C811EF">
              <w:rPr>
                <w:sz w:val="18"/>
                <w:szCs w:val="18"/>
              </w:rPr>
              <w:t xml:space="preserve">, a groundbreaking venture that offers a unique workout experience. </w:t>
            </w:r>
            <w:r w:rsidR="00A70910">
              <w:rPr>
                <w:sz w:val="18"/>
                <w:szCs w:val="18"/>
              </w:rPr>
              <w:t>[PRINCIPAL1 FN]</w:t>
            </w:r>
            <w:r w:rsidR="00C811EF">
              <w:rPr>
                <w:sz w:val="18"/>
                <w:szCs w:val="18"/>
              </w:rPr>
              <w:t>'s deep passion for inspiring both members</w:t>
            </w:r>
            <w:r w:rsidR="00C811EF">
              <w:rPr>
                <w:spacing w:val="-15"/>
                <w:sz w:val="18"/>
                <w:szCs w:val="18"/>
              </w:rPr>
              <w:t xml:space="preserve"> </w:t>
            </w:r>
            <w:r w:rsidR="00C811EF">
              <w:rPr>
                <w:sz w:val="18"/>
                <w:szCs w:val="18"/>
              </w:rPr>
              <w:t>and</w:t>
            </w:r>
            <w:r w:rsidR="00C811EF">
              <w:rPr>
                <w:spacing w:val="-12"/>
                <w:sz w:val="18"/>
                <w:szCs w:val="18"/>
              </w:rPr>
              <w:t xml:space="preserve"> </w:t>
            </w:r>
            <w:r w:rsidR="00C811EF">
              <w:rPr>
                <w:sz w:val="18"/>
                <w:szCs w:val="18"/>
              </w:rPr>
              <w:t>team</w:t>
            </w:r>
            <w:r w:rsidR="00C811EF">
              <w:rPr>
                <w:spacing w:val="-13"/>
                <w:sz w:val="18"/>
                <w:szCs w:val="18"/>
              </w:rPr>
              <w:t xml:space="preserve"> </w:t>
            </w:r>
            <w:r w:rsidR="00C811EF">
              <w:rPr>
                <w:sz w:val="18"/>
                <w:szCs w:val="18"/>
              </w:rPr>
              <w:t>members</w:t>
            </w:r>
            <w:r w:rsidR="00C811EF">
              <w:rPr>
                <w:spacing w:val="-12"/>
                <w:sz w:val="18"/>
                <w:szCs w:val="18"/>
              </w:rPr>
              <w:t xml:space="preserve"> </w:t>
            </w:r>
            <w:r w:rsidR="00C811EF">
              <w:rPr>
                <w:sz w:val="18"/>
                <w:szCs w:val="18"/>
              </w:rPr>
              <w:t xml:space="preserve">to reach their full potential drives his hands-on approach. You'll often find him in the studio, ensuring that </w:t>
            </w:r>
            <w:r w:rsidR="00381D54">
              <w:rPr>
                <w:sz w:val="18"/>
                <w:szCs w:val="18"/>
              </w:rPr>
              <w:t>[TRADE NAME]</w:t>
            </w:r>
            <w:r w:rsidR="00C811EF">
              <w:rPr>
                <w:sz w:val="18"/>
                <w:szCs w:val="18"/>
              </w:rPr>
              <w:t xml:space="preserve"> delivers the highest quality workout experience without cutting corners. </w:t>
            </w:r>
            <w:r w:rsidR="00A70910">
              <w:rPr>
                <w:sz w:val="18"/>
                <w:szCs w:val="18"/>
              </w:rPr>
              <w:t>[PRINCIPAL1 FN]</w:t>
            </w:r>
            <w:r w:rsidR="00C811EF">
              <w:rPr>
                <w:sz w:val="18"/>
                <w:szCs w:val="18"/>
              </w:rPr>
              <w:t xml:space="preserve">'s vision extends beyond fitness; he is dedicated to fostering a family- like environment where team members thrive and are empowered to serve members every day. His comprehensive industry knowledge, coupled with his commitment to excellence, makes </w:t>
            </w:r>
            <w:r w:rsidR="00A70910">
              <w:rPr>
                <w:sz w:val="18"/>
                <w:szCs w:val="18"/>
              </w:rPr>
              <w:t>[PRINCIPAL1 FN]</w:t>
            </w:r>
            <w:r w:rsidR="00C811EF">
              <w:rPr>
                <w:sz w:val="18"/>
                <w:szCs w:val="18"/>
              </w:rPr>
              <w:t xml:space="preserve"> an exceptional leader. For investors,</w:t>
            </w:r>
            <w:r w:rsidR="00C811EF">
              <w:rPr>
                <w:spacing w:val="-2"/>
                <w:sz w:val="18"/>
                <w:szCs w:val="18"/>
              </w:rPr>
              <w:t xml:space="preserve"> </w:t>
            </w:r>
            <w:r w:rsidR="00C811EF">
              <w:rPr>
                <w:sz w:val="18"/>
                <w:szCs w:val="18"/>
              </w:rPr>
              <w:t>partnering with</w:t>
            </w:r>
            <w:r w:rsidR="00C811EF">
              <w:rPr>
                <w:spacing w:val="-2"/>
                <w:sz w:val="18"/>
                <w:szCs w:val="18"/>
              </w:rPr>
              <w:t xml:space="preserve"> </w:t>
            </w:r>
            <w:r w:rsidR="00A70910">
              <w:rPr>
                <w:sz w:val="18"/>
                <w:szCs w:val="18"/>
              </w:rPr>
              <w:t>[PRINCIPAL1 FN]</w:t>
            </w:r>
            <w:r w:rsidR="00C811EF">
              <w:rPr>
                <w:sz w:val="18"/>
                <w:szCs w:val="18"/>
              </w:rPr>
              <w:t xml:space="preserve"> </w:t>
            </w:r>
            <w:r w:rsidR="00C811EF">
              <w:rPr>
                <w:spacing w:val="-2"/>
                <w:sz w:val="18"/>
                <w:szCs w:val="18"/>
              </w:rPr>
              <w:t>means</w:t>
            </w:r>
            <w:r w:rsidR="00C811EF">
              <w:rPr>
                <w:spacing w:val="-8"/>
                <w:sz w:val="18"/>
                <w:szCs w:val="18"/>
              </w:rPr>
              <w:t xml:space="preserve"> </w:t>
            </w:r>
            <w:r w:rsidR="00C811EF">
              <w:rPr>
                <w:spacing w:val="-2"/>
                <w:sz w:val="18"/>
                <w:szCs w:val="18"/>
              </w:rPr>
              <w:t>joining</w:t>
            </w:r>
            <w:r w:rsidR="00C811EF">
              <w:rPr>
                <w:spacing w:val="-8"/>
                <w:sz w:val="18"/>
                <w:szCs w:val="18"/>
              </w:rPr>
              <w:t xml:space="preserve"> </w:t>
            </w:r>
            <w:r w:rsidR="00C811EF">
              <w:rPr>
                <w:spacing w:val="-2"/>
                <w:sz w:val="18"/>
                <w:szCs w:val="18"/>
              </w:rPr>
              <w:t>forces</w:t>
            </w:r>
            <w:r w:rsidR="00C811EF">
              <w:rPr>
                <w:spacing w:val="-8"/>
                <w:sz w:val="18"/>
                <w:szCs w:val="18"/>
              </w:rPr>
              <w:t xml:space="preserve"> </w:t>
            </w:r>
            <w:r w:rsidR="00C811EF">
              <w:rPr>
                <w:spacing w:val="-2"/>
                <w:sz w:val="18"/>
                <w:szCs w:val="18"/>
              </w:rPr>
              <w:t>with</w:t>
            </w:r>
            <w:r w:rsidR="00C811EF">
              <w:rPr>
                <w:spacing w:val="-8"/>
                <w:sz w:val="18"/>
                <w:szCs w:val="18"/>
              </w:rPr>
              <w:t xml:space="preserve"> </w:t>
            </w:r>
            <w:r w:rsidR="00C811EF">
              <w:rPr>
                <w:spacing w:val="-2"/>
                <w:sz w:val="18"/>
                <w:szCs w:val="18"/>
              </w:rPr>
              <w:t>one</w:t>
            </w:r>
            <w:r w:rsidR="00C811EF">
              <w:rPr>
                <w:spacing w:val="-11"/>
                <w:sz w:val="18"/>
                <w:szCs w:val="18"/>
              </w:rPr>
              <w:t xml:space="preserve"> </w:t>
            </w:r>
            <w:r w:rsidR="00C811EF">
              <w:rPr>
                <w:spacing w:val="-2"/>
                <w:sz w:val="18"/>
                <w:szCs w:val="18"/>
              </w:rPr>
              <w:t xml:space="preserve">of </w:t>
            </w:r>
            <w:r w:rsidR="00C811EF">
              <w:rPr>
                <w:sz w:val="18"/>
                <w:szCs w:val="18"/>
              </w:rPr>
              <w:t xml:space="preserve">the best in the industry, targeting an untapped market brimming with potential. </w:t>
            </w:r>
            <w:r w:rsidR="00381D54">
              <w:rPr>
                <w:sz w:val="18"/>
                <w:szCs w:val="18"/>
              </w:rPr>
              <w:t>[TRADE NAME]</w:t>
            </w:r>
            <w:r w:rsidR="00C811EF">
              <w:rPr>
                <w:sz w:val="18"/>
                <w:szCs w:val="18"/>
              </w:rPr>
              <w:t xml:space="preserve"> represents a compelling investment opportunity poised for</w:t>
            </w:r>
            <w:r w:rsidR="00C811EF">
              <w:rPr>
                <w:spacing w:val="-8"/>
                <w:sz w:val="18"/>
                <w:szCs w:val="18"/>
              </w:rPr>
              <w:t xml:space="preserve"> </w:t>
            </w:r>
            <w:r w:rsidR="00C811EF">
              <w:rPr>
                <w:sz w:val="18"/>
                <w:szCs w:val="18"/>
              </w:rPr>
              <w:t>transformative</w:t>
            </w:r>
            <w:r w:rsidR="00C811EF">
              <w:rPr>
                <w:spacing w:val="-8"/>
                <w:sz w:val="18"/>
                <w:szCs w:val="18"/>
              </w:rPr>
              <w:t xml:space="preserve"> </w:t>
            </w:r>
            <w:r w:rsidR="00C811EF">
              <w:rPr>
                <w:sz w:val="18"/>
                <w:szCs w:val="18"/>
              </w:rPr>
              <w:t>growth</w:t>
            </w:r>
            <w:r w:rsidR="00C811EF">
              <w:rPr>
                <w:spacing w:val="-9"/>
                <w:sz w:val="18"/>
                <w:szCs w:val="18"/>
              </w:rPr>
              <w:t xml:space="preserve"> </w:t>
            </w:r>
            <w:r w:rsidR="00C811EF">
              <w:rPr>
                <w:sz w:val="18"/>
                <w:szCs w:val="18"/>
              </w:rPr>
              <w:t xml:space="preserve">under </w:t>
            </w:r>
            <w:r w:rsidR="00A70910">
              <w:rPr>
                <w:sz w:val="18"/>
                <w:szCs w:val="18"/>
              </w:rPr>
              <w:t>[PRINCIPAL1 FN]</w:t>
            </w:r>
            <w:r w:rsidR="00C811EF">
              <w:rPr>
                <w:sz w:val="18"/>
                <w:szCs w:val="18"/>
              </w:rPr>
              <w:t xml:space="preserve">'s expert </w:t>
            </w:r>
            <w:r w:rsidR="00C811EF">
              <w:rPr>
                <w:sz w:val="18"/>
                <w:szCs w:val="18"/>
              </w:rPr>
              <w:lastRenderedPageBreak/>
              <w:t>leadership.</w:t>
            </w:r>
          </w:p>
        </w:tc>
      </w:tr>
    </w:tbl>
    <w:p w14:paraId="4C6EE80D" w14:textId="77777777" w:rsidR="00C811EF" w:rsidRDefault="00C811EF">
      <w:pPr>
        <w:rPr>
          <w:sz w:val="20"/>
          <w:szCs w:val="20"/>
        </w:rPr>
        <w:sectPr w:rsidR="00C811EF">
          <w:pgSz w:w="12240" w:h="15840"/>
          <w:pgMar w:top="400" w:right="720" w:bottom="1440" w:left="720" w:header="200" w:footer="1257" w:gutter="0"/>
          <w:cols w:space="720"/>
          <w:noEndnote/>
        </w:sectPr>
      </w:pPr>
    </w:p>
    <w:p w14:paraId="55C910D1" w14:textId="77777777" w:rsidR="00C811EF" w:rsidRDefault="00C811EF">
      <w:pPr>
        <w:pStyle w:val="BodyText"/>
        <w:kinsoku w:val="0"/>
        <w:overflowPunct w:val="0"/>
      </w:pPr>
    </w:p>
    <w:p w14:paraId="1D970775" w14:textId="77777777" w:rsidR="00C811EF" w:rsidRDefault="00C811EF">
      <w:pPr>
        <w:pStyle w:val="BodyText"/>
        <w:kinsoku w:val="0"/>
        <w:overflowPunct w:val="0"/>
      </w:pPr>
    </w:p>
    <w:p w14:paraId="4605CBB3" w14:textId="77777777" w:rsidR="00C811EF" w:rsidRDefault="00C811EF">
      <w:pPr>
        <w:pStyle w:val="BodyText"/>
        <w:kinsoku w:val="0"/>
        <w:overflowPunct w:val="0"/>
      </w:pPr>
    </w:p>
    <w:p w14:paraId="676474B5" w14:textId="77777777" w:rsidR="00C811EF" w:rsidRDefault="00C811EF">
      <w:pPr>
        <w:pStyle w:val="BodyText"/>
        <w:kinsoku w:val="0"/>
        <w:overflowPunct w:val="0"/>
        <w:spacing w:before="118" w:after="1"/>
      </w:pPr>
    </w:p>
    <w:tbl>
      <w:tblPr>
        <w:tblW w:w="0" w:type="auto"/>
        <w:tblInd w:w="58" w:type="dxa"/>
        <w:tblLayout w:type="fixed"/>
        <w:tblCellMar>
          <w:left w:w="0" w:type="dxa"/>
          <w:right w:w="0" w:type="dxa"/>
        </w:tblCellMar>
        <w:tblLook w:val="0000" w:firstRow="0" w:lastRow="0" w:firstColumn="0" w:lastColumn="0" w:noHBand="0" w:noVBand="0"/>
      </w:tblPr>
      <w:tblGrid>
        <w:gridCol w:w="1687"/>
        <w:gridCol w:w="1531"/>
        <w:gridCol w:w="1247"/>
        <w:gridCol w:w="1250"/>
        <w:gridCol w:w="2304"/>
        <w:gridCol w:w="2673"/>
      </w:tblGrid>
      <w:tr w:rsidR="00C811EF" w14:paraId="6D0342BB" w14:textId="77777777">
        <w:trPr>
          <w:trHeight w:val="1846"/>
        </w:trPr>
        <w:tc>
          <w:tcPr>
            <w:tcW w:w="1687" w:type="dxa"/>
            <w:tcBorders>
              <w:top w:val="single" w:sz="4" w:space="0" w:color="000000"/>
              <w:left w:val="single" w:sz="4" w:space="0" w:color="000000"/>
              <w:bottom w:val="single" w:sz="6" w:space="0" w:color="000000"/>
              <w:right w:val="single" w:sz="4" w:space="0" w:color="000000"/>
            </w:tcBorders>
            <w:shd w:val="clear" w:color="auto" w:fill="F3F3F3"/>
          </w:tcPr>
          <w:p w14:paraId="13DE2610" w14:textId="77777777" w:rsidR="00C811EF" w:rsidRDefault="00C811EF">
            <w:pPr>
              <w:pStyle w:val="TableParagraph"/>
              <w:kinsoku w:val="0"/>
              <w:overflowPunct w:val="0"/>
              <w:rPr>
                <w:sz w:val="18"/>
                <w:szCs w:val="18"/>
              </w:rPr>
            </w:pPr>
          </w:p>
          <w:p w14:paraId="4C66F347" w14:textId="77777777" w:rsidR="00C811EF" w:rsidRDefault="00C811EF">
            <w:pPr>
              <w:pStyle w:val="TableParagraph"/>
              <w:kinsoku w:val="0"/>
              <w:overflowPunct w:val="0"/>
              <w:rPr>
                <w:sz w:val="18"/>
                <w:szCs w:val="18"/>
              </w:rPr>
            </w:pPr>
          </w:p>
          <w:p w14:paraId="248FBEDD" w14:textId="77777777" w:rsidR="00C811EF" w:rsidRDefault="00C811EF">
            <w:pPr>
              <w:pStyle w:val="TableParagraph"/>
              <w:kinsoku w:val="0"/>
              <w:overflowPunct w:val="0"/>
              <w:spacing w:before="199"/>
              <w:rPr>
                <w:sz w:val="18"/>
                <w:szCs w:val="18"/>
              </w:rPr>
            </w:pPr>
          </w:p>
          <w:p w14:paraId="3999F67B" w14:textId="77777777" w:rsidR="00C811EF" w:rsidRDefault="00C811EF">
            <w:pPr>
              <w:pStyle w:val="TableParagraph"/>
              <w:kinsoku w:val="0"/>
              <w:overflowPunct w:val="0"/>
              <w:ind w:left="8"/>
              <w:jc w:val="center"/>
              <w:rPr>
                <w:b/>
                <w:bCs/>
                <w:spacing w:val="-4"/>
                <w:sz w:val="18"/>
                <w:szCs w:val="18"/>
              </w:rPr>
            </w:pPr>
            <w:r>
              <w:rPr>
                <w:b/>
                <w:bCs/>
                <w:spacing w:val="-4"/>
                <w:sz w:val="18"/>
                <w:szCs w:val="18"/>
              </w:rPr>
              <w:t>Name</w:t>
            </w:r>
          </w:p>
        </w:tc>
        <w:tc>
          <w:tcPr>
            <w:tcW w:w="1531" w:type="dxa"/>
            <w:tcBorders>
              <w:top w:val="single" w:sz="4" w:space="0" w:color="000000"/>
              <w:left w:val="single" w:sz="4" w:space="0" w:color="000000"/>
              <w:bottom w:val="single" w:sz="6" w:space="0" w:color="000000"/>
              <w:right w:val="single" w:sz="4" w:space="0" w:color="000000"/>
            </w:tcBorders>
            <w:shd w:val="clear" w:color="auto" w:fill="F3F3F3"/>
          </w:tcPr>
          <w:p w14:paraId="6291B07C" w14:textId="77777777" w:rsidR="00C811EF" w:rsidRDefault="00C811EF">
            <w:pPr>
              <w:pStyle w:val="TableParagraph"/>
              <w:kinsoku w:val="0"/>
              <w:overflowPunct w:val="0"/>
              <w:rPr>
                <w:sz w:val="18"/>
                <w:szCs w:val="18"/>
              </w:rPr>
            </w:pPr>
          </w:p>
          <w:p w14:paraId="0A2C8328" w14:textId="77777777" w:rsidR="00C811EF" w:rsidRDefault="00C811EF">
            <w:pPr>
              <w:pStyle w:val="TableParagraph"/>
              <w:kinsoku w:val="0"/>
              <w:overflowPunct w:val="0"/>
              <w:rPr>
                <w:sz w:val="18"/>
                <w:szCs w:val="18"/>
              </w:rPr>
            </w:pPr>
          </w:p>
          <w:p w14:paraId="68B03D8A" w14:textId="77777777" w:rsidR="00C811EF" w:rsidRDefault="00C811EF">
            <w:pPr>
              <w:pStyle w:val="TableParagraph"/>
              <w:kinsoku w:val="0"/>
              <w:overflowPunct w:val="0"/>
              <w:spacing w:before="95"/>
              <w:rPr>
                <w:sz w:val="18"/>
                <w:szCs w:val="18"/>
              </w:rPr>
            </w:pPr>
          </w:p>
          <w:p w14:paraId="4C35D72F" w14:textId="77777777" w:rsidR="00C811EF" w:rsidRDefault="00C811EF">
            <w:pPr>
              <w:pStyle w:val="TableParagraph"/>
              <w:kinsoku w:val="0"/>
              <w:overflowPunct w:val="0"/>
              <w:spacing w:before="1"/>
              <w:ind w:left="410" w:right="194" w:firstLine="29"/>
              <w:rPr>
                <w:b/>
                <w:bCs/>
                <w:spacing w:val="-2"/>
                <w:sz w:val="18"/>
                <w:szCs w:val="18"/>
              </w:rPr>
            </w:pPr>
            <w:r>
              <w:rPr>
                <w:b/>
                <w:bCs/>
                <w:spacing w:val="-2"/>
                <w:sz w:val="18"/>
                <w:szCs w:val="18"/>
              </w:rPr>
              <w:t>Current Position</w:t>
            </w:r>
          </w:p>
        </w:tc>
        <w:tc>
          <w:tcPr>
            <w:tcW w:w="1247" w:type="dxa"/>
            <w:tcBorders>
              <w:top w:val="single" w:sz="4" w:space="0" w:color="000000"/>
              <w:left w:val="single" w:sz="4" w:space="0" w:color="000000"/>
              <w:bottom w:val="single" w:sz="6" w:space="0" w:color="000000"/>
              <w:right w:val="single" w:sz="4" w:space="0" w:color="000000"/>
            </w:tcBorders>
            <w:shd w:val="clear" w:color="auto" w:fill="F3F3F3"/>
          </w:tcPr>
          <w:p w14:paraId="488D102C" w14:textId="77777777" w:rsidR="00C811EF" w:rsidRDefault="00C811EF">
            <w:pPr>
              <w:pStyle w:val="TableParagraph"/>
              <w:kinsoku w:val="0"/>
              <w:overflowPunct w:val="0"/>
              <w:rPr>
                <w:sz w:val="18"/>
                <w:szCs w:val="18"/>
              </w:rPr>
            </w:pPr>
          </w:p>
          <w:p w14:paraId="66B2499D" w14:textId="77777777" w:rsidR="00C811EF" w:rsidRDefault="00C811EF">
            <w:pPr>
              <w:pStyle w:val="TableParagraph"/>
              <w:kinsoku w:val="0"/>
              <w:overflowPunct w:val="0"/>
              <w:rPr>
                <w:sz w:val="18"/>
                <w:szCs w:val="18"/>
              </w:rPr>
            </w:pPr>
          </w:p>
          <w:p w14:paraId="60BEFFDF" w14:textId="77777777" w:rsidR="00C811EF" w:rsidRDefault="00C811EF">
            <w:pPr>
              <w:pStyle w:val="TableParagraph"/>
              <w:kinsoku w:val="0"/>
              <w:overflowPunct w:val="0"/>
              <w:spacing w:before="199"/>
              <w:rPr>
                <w:sz w:val="18"/>
                <w:szCs w:val="18"/>
              </w:rPr>
            </w:pPr>
          </w:p>
          <w:p w14:paraId="1A6B072C" w14:textId="77777777" w:rsidR="00C811EF" w:rsidRDefault="00C811EF">
            <w:pPr>
              <w:pStyle w:val="TableParagraph"/>
              <w:kinsoku w:val="0"/>
              <w:overflowPunct w:val="0"/>
              <w:ind w:left="10"/>
              <w:jc w:val="center"/>
              <w:rPr>
                <w:b/>
                <w:bCs/>
                <w:spacing w:val="-2"/>
                <w:sz w:val="18"/>
                <w:szCs w:val="18"/>
              </w:rPr>
            </w:pPr>
            <w:r>
              <w:rPr>
                <w:b/>
                <w:bCs/>
                <w:spacing w:val="-2"/>
                <w:sz w:val="18"/>
                <w:szCs w:val="18"/>
              </w:rPr>
              <w:t>Officer*</w:t>
            </w:r>
          </w:p>
        </w:tc>
        <w:tc>
          <w:tcPr>
            <w:tcW w:w="1250" w:type="dxa"/>
            <w:tcBorders>
              <w:top w:val="single" w:sz="4" w:space="0" w:color="000000"/>
              <w:left w:val="single" w:sz="4" w:space="0" w:color="000000"/>
              <w:bottom w:val="single" w:sz="6" w:space="0" w:color="000000"/>
              <w:right w:val="single" w:sz="4" w:space="0" w:color="000000"/>
            </w:tcBorders>
            <w:shd w:val="clear" w:color="auto" w:fill="F3F3F3"/>
          </w:tcPr>
          <w:p w14:paraId="16FEF1D0" w14:textId="77777777" w:rsidR="00C811EF" w:rsidRDefault="00C811EF">
            <w:pPr>
              <w:pStyle w:val="TableParagraph"/>
              <w:kinsoku w:val="0"/>
              <w:overflowPunct w:val="0"/>
              <w:rPr>
                <w:sz w:val="18"/>
                <w:szCs w:val="18"/>
              </w:rPr>
            </w:pPr>
          </w:p>
          <w:p w14:paraId="4D8F6F56" w14:textId="77777777" w:rsidR="00C811EF" w:rsidRDefault="00C811EF">
            <w:pPr>
              <w:pStyle w:val="TableParagraph"/>
              <w:kinsoku w:val="0"/>
              <w:overflowPunct w:val="0"/>
              <w:rPr>
                <w:sz w:val="18"/>
                <w:szCs w:val="18"/>
              </w:rPr>
            </w:pPr>
          </w:p>
          <w:p w14:paraId="12AF079E" w14:textId="77777777" w:rsidR="00C811EF" w:rsidRDefault="00C811EF">
            <w:pPr>
              <w:pStyle w:val="TableParagraph"/>
              <w:kinsoku w:val="0"/>
              <w:overflowPunct w:val="0"/>
              <w:spacing w:before="199"/>
              <w:rPr>
                <w:sz w:val="18"/>
                <w:szCs w:val="18"/>
              </w:rPr>
            </w:pPr>
          </w:p>
          <w:p w14:paraId="5FC3F5EA" w14:textId="77777777" w:rsidR="00C811EF" w:rsidRDefault="00C811EF">
            <w:pPr>
              <w:pStyle w:val="TableParagraph"/>
              <w:kinsoku w:val="0"/>
              <w:overflowPunct w:val="0"/>
              <w:ind w:left="8"/>
              <w:jc w:val="center"/>
              <w:rPr>
                <w:b/>
                <w:bCs/>
                <w:spacing w:val="-2"/>
                <w:sz w:val="18"/>
                <w:szCs w:val="18"/>
              </w:rPr>
            </w:pPr>
            <w:r>
              <w:rPr>
                <w:b/>
                <w:bCs/>
                <w:spacing w:val="-2"/>
                <w:sz w:val="18"/>
                <w:szCs w:val="18"/>
              </w:rPr>
              <w:t>Director*</w:t>
            </w:r>
          </w:p>
        </w:tc>
        <w:tc>
          <w:tcPr>
            <w:tcW w:w="2304" w:type="dxa"/>
            <w:tcBorders>
              <w:top w:val="single" w:sz="4" w:space="0" w:color="000000"/>
              <w:left w:val="single" w:sz="4" w:space="0" w:color="000000"/>
              <w:bottom w:val="single" w:sz="6" w:space="0" w:color="000000"/>
              <w:right w:val="single" w:sz="4" w:space="0" w:color="000000"/>
            </w:tcBorders>
            <w:shd w:val="clear" w:color="auto" w:fill="F3F3F3"/>
          </w:tcPr>
          <w:p w14:paraId="7BBDF0B7" w14:textId="77777777" w:rsidR="00C811EF" w:rsidRDefault="00C811EF">
            <w:pPr>
              <w:pStyle w:val="TableParagraph"/>
              <w:kinsoku w:val="0"/>
              <w:overflowPunct w:val="0"/>
              <w:rPr>
                <w:sz w:val="18"/>
                <w:szCs w:val="18"/>
              </w:rPr>
            </w:pPr>
          </w:p>
          <w:p w14:paraId="40C88D19" w14:textId="77777777" w:rsidR="00C811EF" w:rsidRDefault="00C811EF">
            <w:pPr>
              <w:pStyle w:val="TableParagraph"/>
              <w:kinsoku w:val="0"/>
              <w:overflowPunct w:val="0"/>
              <w:spacing w:before="96"/>
              <w:rPr>
                <w:sz w:val="18"/>
                <w:szCs w:val="18"/>
              </w:rPr>
            </w:pPr>
          </w:p>
          <w:p w14:paraId="68D9D238" w14:textId="77777777" w:rsidR="00C811EF" w:rsidRDefault="00C811EF">
            <w:pPr>
              <w:pStyle w:val="TableParagraph"/>
              <w:kinsoku w:val="0"/>
              <w:overflowPunct w:val="0"/>
              <w:ind w:left="62" w:right="47"/>
              <w:jc w:val="center"/>
              <w:rPr>
                <w:b/>
                <w:bCs/>
                <w:spacing w:val="-2"/>
                <w:sz w:val="18"/>
                <w:szCs w:val="18"/>
              </w:rPr>
            </w:pPr>
            <w:r>
              <w:rPr>
                <w:b/>
                <w:bCs/>
                <w:sz w:val="18"/>
                <w:szCs w:val="18"/>
              </w:rPr>
              <w:t>Length</w:t>
            </w:r>
            <w:r>
              <w:rPr>
                <w:b/>
                <w:bCs/>
                <w:spacing w:val="-12"/>
                <w:sz w:val="18"/>
                <w:szCs w:val="18"/>
              </w:rPr>
              <w:t xml:space="preserve"> </w:t>
            </w:r>
            <w:r>
              <w:rPr>
                <w:b/>
                <w:bCs/>
                <w:sz w:val="18"/>
                <w:szCs w:val="18"/>
              </w:rPr>
              <w:t>of</w:t>
            </w:r>
            <w:r>
              <w:rPr>
                <w:b/>
                <w:bCs/>
                <w:spacing w:val="-13"/>
                <w:sz w:val="18"/>
                <w:szCs w:val="18"/>
              </w:rPr>
              <w:t xml:space="preserve"> </w:t>
            </w:r>
            <w:r>
              <w:rPr>
                <w:b/>
                <w:bCs/>
                <w:sz w:val="18"/>
                <w:szCs w:val="18"/>
              </w:rPr>
              <w:t>Time</w:t>
            </w:r>
            <w:r>
              <w:rPr>
                <w:b/>
                <w:bCs/>
                <w:spacing w:val="-11"/>
                <w:sz w:val="18"/>
                <w:szCs w:val="18"/>
              </w:rPr>
              <w:t xml:space="preserve"> </w:t>
            </w:r>
            <w:r>
              <w:rPr>
                <w:b/>
                <w:bCs/>
                <w:sz w:val="18"/>
                <w:szCs w:val="18"/>
              </w:rPr>
              <w:t xml:space="preserve">Engaged in the Line of Business Associated with the </w:t>
            </w:r>
            <w:r>
              <w:rPr>
                <w:b/>
                <w:bCs/>
                <w:spacing w:val="-2"/>
                <w:sz w:val="18"/>
                <w:szCs w:val="18"/>
              </w:rPr>
              <w:t>Franchise</w:t>
            </w:r>
          </w:p>
        </w:tc>
        <w:tc>
          <w:tcPr>
            <w:tcW w:w="2673" w:type="dxa"/>
            <w:tcBorders>
              <w:top w:val="single" w:sz="4" w:space="0" w:color="000000"/>
              <w:left w:val="single" w:sz="4" w:space="0" w:color="000000"/>
              <w:bottom w:val="single" w:sz="6" w:space="0" w:color="000000"/>
              <w:right w:val="single" w:sz="4" w:space="0" w:color="000000"/>
            </w:tcBorders>
            <w:shd w:val="clear" w:color="auto" w:fill="F3F3F3"/>
          </w:tcPr>
          <w:p w14:paraId="07629BE5" w14:textId="77777777" w:rsidR="00C811EF" w:rsidRDefault="00C811EF">
            <w:pPr>
              <w:pStyle w:val="TableParagraph"/>
              <w:kinsoku w:val="0"/>
              <w:overflowPunct w:val="0"/>
              <w:spacing w:before="200"/>
              <w:ind w:left="22" w:right="10"/>
              <w:jc w:val="center"/>
              <w:rPr>
                <w:b/>
                <w:bCs/>
                <w:spacing w:val="-2"/>
                <w:sz w:val="18"/>
                <w:szCs w:val="18"/>
              </w:rPr>
            </w:pPr>
            <w:r>
              <w:rPr>
                <w:b/>
                <w:bCs/>
                <w:sz w:val="18"/>
                <w:szCs w:val="18"/>
              </w:rPr>
              <w:t>Description</w:t>
            </w:r>
            <w:r>
              <w:rPr>
                <w:b/>
                <w:bCs/>
                <w:spacing w:val="-13"/>
                <w:sz w:val="18"/>
                <w:szCs w:val="18"/>
              </w:rPr>
              <w:t xml:space="preserve"> </w:t>
            </w:r>
            <w:r>
              <w:rPr>
                <w:b/>
                <w:bCs/>
                <w:sz w:val="18"/>
                <w:szCs w:val="18"/>
              </w:rPr>
              <w:t>of</w:t>
            </w:r>
            <w:r>
              <w:rPr>
                <w:b/>
                <w:bCs/>
                <w:spacing w:val="-11"/>
                <w:sz w:val="18"/>
                <w:szCs w:val="18"/>
              </w:rPr>
              <w:t xml:space="preserve"> </w:t>
            </w:r>
            <w:r>
              <w:rPr>
                <w:b/>
                <w:bCs/>
                <w:sz w:val="18"/>
                <w:szCs w:val="18"/>
              </w:rPr>
              <w:t>Prior</w:t>
            </w:r>
            <w:r>
              <w:rPr>
                <w:b/>
                <w:bCs/>
                <w:spacing w:val="-12"/>
                <w:sz w:val="18"/>
                <w:szCs w:val="18"/>
              </w:rPr>
              <w:t xml:space="preserve"> </w:t>
            </w:r>
            <w:r>
              <w:rPr>
                <w:b/>
                <w:bCs/>
                <w:sz w:val="18"/>
                <w:szCs w:val="18"/>
              </w:rPr>
              <w:t xml:space="preserve">Relevant Business Experience, and Principal Occupation and Employers for the 5 years Immediately Preceding the Date of this Disclosure </w:t>
            </w:r>
            <w:r>
              <w:rPr>
                <w:b/>
                <w:bCs/>
                <w:spacing w:val="-2"/>
                <w:sz w:val="18"/>
                <w:szCs w:val="18"/>
              </w:rPr>
              <w:t>Document</w:t>
            </w:r>
          </w:p>
        </w:tc>
      </w:tr>
      <w:tr w:rsidR="00C811EF" w14:paraId="51551202" w14:textId="77777777">
        <w:trPr>
          <w:trHeight w:val="10655"/>
        </w:trPr>
        <w:tc>
          <w:tcPr>
            <w:tcW w:w="1687" w:type="dxa"/>
            <w:tcBorders>
              <w:top w:val="single" w:sz="6" w:space="0" w:color="000000"/>
              <w:left w:val="single" w:sz="4" w:space="0" w:color="000000"/>
              <w:bottom w:val="single" w:sz="6" w:space="0" w:color="000000"/>
              <w:right w:val="single" w:sz="4" w:space="0" w:color="000000"/>
            </w:tcBorders>
          </w:tcPr>
          <w:p w14:paraId="3123F606" w14:textId="77777777" w:rsidR="00C811EF" w:rsidRDefault="00C811EF">
            <w:pPr>
              <w:pStyle w:val="TableParagraph"/>
              <w:kinsoku w:val="0"/>
              <w:overflowPunct w:val="0"/>
              <w:rPr>
                <w:sz w:val="20"/>
                <w:szCs w:val="20"/>
              </w:rPr>
            </w:pPr>
          </w:p>
          <w:p w14:paraId="4BA201D8" w14:textId="77777777" w:rsidR="00C811EF" w:rsidRDefault="00C811EF">
            <w:pPr>
              <w:pStyle w:val="TableParagraph"/>
              <w:kinsoku w:val="0"/>
              <w:overflowPunct w:val="0"/>
              <w:rPr>
                <w:sz w:val="20"/>
                <w:szCs w:val="20"/>
              </w:rPr>
            </w:pPr>
          </w:p>
          <w:p w14:paraId="212DA81E" w14:textId="77777777" w:rsidR="00C811EF" w:rsidRDefault="00C811EF">
            <w:pPr>
              <w:pStyle w:val="TableParagraph"/>
              <w:kinsoku w:val="0"/>
              <w:overflowPunct w:val="0"/>
              <w:rPr>
                <w:sz w:val="20"/>
                <w:szCs w:val="20"/>
              </w:rPr>
            </w:pPr>
          </w:p>
          <w:p w14:paraId="6F9748E8" w14:textId="77777777" w:rsidR="00C811EF" w:rsidRDefault="00C811EF">
            <w:pPr>
              <w:pStyle w:val="TableParagraph"/>
              <w:kinsoku w:val="0"/>
              <w:overflowPunct w:val="0"/>
              <w:rPr>
                <w:sz w:val="20"/>
                <w:szCs w:val="20"/>
              </w:rPr>
            </w:pPr>
          </w:p>
          <w:p w14:paraId="19D4ED76" w14:textId="77777777" w:rsidR="00C811EF" w:rsidRDefault="00C811EF">
            <w:pPr>
              <w:pStyle w:val="TableParagraph"/>
              <w:kinsoku w:val="0"/>
              <w:overflowPunct w:val="0"/>
              <w:rPr>
                <w:sz w:val="20"/>
                <w:szCs w:val="20"/>
              </w:rPr>
            </w:pPr>
          </w:p>
          <w:p w14:paraId="18A6810A" w14:textId="77777777" w:rsidR="00C811EF" w:rsidRDefault="00C811EF">
            <w:pPr>
              <w:pStyle w:val="TableParagraph"/>
              <w:kinsoku w:val="0"/>
              <w:overflowPunct w:val="0"/>
              <w:rPr>
                <w:sz w:val="20"/>
                <w:szCs w:val="20"/>
              </w:rPr>
            </w:pPr>
          </w:p>
          <w:p w14:paraId="46B126D0" w14:textId="77777777" w:rsidR="00C811EF" w:rsidRDefault="00C811EF">
            <w:pPr>
              <w:pStyle w:val="TableParagraph"/>
              <w:kinsoku w:val="0"/>
              <w:overflowPunct w:val="0"/>
              <w:rPr>
                <w:sz w:val="20"/>
                <w:szCs w:val="20"/>
              </w:rPr>
            </w:pPr>
          </w:p>
          <w:p w14:paraId="152ACCA9" w14:textId="77777777" w:rsidR="00C811EF" w:rsidRDefault="00C811EF">
            <w:pPr>
              <w:pStyle w:val="TableParagraph"/>
              <w:kinsoku w:val="0"/>
              <w:overflowPunct w:val="0"/>
              <w:rPr>
                <w:sz w:val="20"/>
                <w:szCs w:val="20"/>
              </w:rPr>
            </w:pPr>
          </w:p>
          <w:p w14:paraId="25FA33BB" w14:textId="77777777" w:rsidR="00C811EF" w:rsidRDefault="00C811EF">
            <w:pPr>
              <w:pStyle w:val="TableParagraph"/>
              <w:kinsoku w:val="0"/>
              <w:overflowPunct w:val="0"/>
              <w:rPr>
                <w:sz w:val="20"/>
                <w:szCs w:val="20"/>
              </w:rPr>
            </w:pPr>
          </w:p>
          <w:p w14:paraId="0A9F5997" w14:textId="77777777" w:rsidR="00C811EF" w:rsidRDefault="00C811EF">
            <w:pPr>
              <w:pStyle w:val="TableParagraph"/>
              <w:kinsoku w:val="0"/>
              <w:overflowPunct w:val="0"/>
              <w:rPr>
                <w:sz w:val="20"/>
                <w:szCs w:val="20"/>
              </w:rPr>
            </w:pPr>
          </w:p>
          <w:p w14:paraId="1E3CA25E" w14:textId="77777777" w:rsidR="00C811EF" w:rsidRDefault="00C811EF">
            <w:pPr>
              <w:pStyle w:val="TableParagraph"/>
              <w:kinsoku w:val="0"/>
              <w:overflowPunct w:val="0"/>
              <w:rPr>
                <w:sz w:val="20"/>
                <w:szCs w:val="20"/>
              </w:rPr>
            </w:pPr>
          </w:p>
          <w:p w14:paraId="172D9F95" w14:textId="77777777" w:rsidR="00C811EF" w:rsidRDefault="00C811EF">
            <w:pPr>
              <w:pStyle w:val="TableParagraph"/>
              <w:kinsoku w:val="0"/>
              <w:overflowPunct w:val="0"/>
              <w:rPr>
                <w:sz w:val="20"/>
                <w:szCs w:val="20"/>
              </w:rPr>
            </w:pPr>
          </w:p>
          <w:p w14:paraId="4C4FC9C8" w14:textId="77777777" w:rsidR="00C811EF" w:rsidRDefault="00C811EF">
            <w:pPr>
              <w:pStyle w:val="TableParagraph"/>
              <w:kinsoku w:val="0"/>
              <w:overflowPunct w:val="0"/>
              <w:rPr>
                <w:sz w:val="20"/>
                <w:szCs w:val="20"/>
              </w:rPr>
            </w:pPr>
          </w:p>
          <w:p w14:paraId="2BFCCF68" w14:textId="77777777" w:rsidR="00C811EF" w:rsidRDefault="00C811EF">
            <w:pPr>
              <w:pStyle w:val="TableParagraph"/>
              <w:kinsoku w:val="0"/>
              <w:overflowPunct w:val="0"/>
              <w:rPr>
                <w:sz w:val="20"/>
                <w:szCs w:val="20"/>
              </w:rPr>
            </w:pPr>
          </w:p>
          <w:p w14:paraId="1CAD82C7" w14:textId="77777777" w:rsidR="00C811EF" w:rsidRDefault="00C811EF">
            <w:pPr>
              <w:pStyle w:val="TableParagraph"/>
              <w:kinsoku w:val="0"/>
              <w:overflowPunct w:val="0"/>
              <w:rPr>
                <w:sz w:val="20"/>
                <w:szCs w:val="20"/>
              </w:rPr>
            </w:pPr>
          </w:p>
          <w:p w14:paraId="477ED666" w14:textId="77777777" w:rsidR="00C811EF" w:rsidRDefault="00C811EF">
            <w:pPr>
              <w:pStyle w:val="TableParagraph"/>
              <w:kinsoku w:val="0"/>
              <w:overflowPunct w:val="0"/>
              <w:rPr>
                <w:sz w:val="20"/>
                <w:szCs w:val="20"/>
              </w:rPr>
            </w:pPr>
          </w:p>
          <w:p w14:paraId="67F3D32E" w14:textId="77777777" w:rsidR="00C811EF" w:rsidRDefault="00C811EF">
            <w:pPr>
              <w:pStyle w:val="TableParagraph"/>
              <w:kinsoku w:val="0"/>
              <w:overflowPunct w:val="0"/>
              <w:rPr>
                <w:sz w:val="20"/>
                <w:szCs w:val="20"/>
              </w:rPr>
            </w:pPr>
          </w:p>
          <w:p w14:paraId="0FF97A88" w14:textId="77777777" w:rsidR="00C811EF" w:rsidRDefault="00C811EF">
            <w:pPr>
              <w:pStyle w:val="TableParagraph"/>
              <w:kinsoku w:val="0"/>
              <w:overflowPunct w:val="0"/>
              <w:rPr>
                <w:sz w:val="20"/>
                <w:szCs w:val="20"/>
              </w:rPr>
            </w:pPr>
          </w:p>
          <w:p w14:paraId="70DE7FAE" w14:textId="77777777" w:rsidR="00C811EF" w:rsidRDefault="00C811EF">
            <w:pPr>
              <w:pStyle w:val="TableParagraph"/>
              <w:kinsoku w:val="0"/>
              <w:overflowPunct w:val="0"/>
              <w:rPr>
                <w:sz w:val="20"/>
                <w:szCs w:val="20"/>
              </w:rPr>
            </w:pPr>
          </w:p>
          <w:p w14:paraId="22D532F8" w14:textId="77777777" w:rsidR="00C811EF" w:rsidRDefault="00C811EF">
            <w:pPr>
              <w:pStyle w:val="TableParagraph"/>
              <w:kinsoku w:val="0"/>
              <w:overflowPunct w:val="0"/>
              <w:rPr>
                <w:sz w:val="20"/>
                <w:szCs w:val="20"/>
              </w:rPr>
            </w:pPr>
          </w:p>
          <w:p w14:paraId="68111834" w14:textId="77777777" w:rsidR="00C811EF" w:rsidRDefault="00C811EF">
            <w:pPr>
              <w:pStyle w:val="TableParagraph"/>
              <w:kinsoku w:val="0"/>
              <w:overflowPunct w:val="0"/>
              <w:rPr>
                <w:sz w:val="20"/>
                <w:szCs w:val="20"/>
              </w:rPr>
            </w:pPr>
          </w:p>
          <w:p w14:paraId="72DA60FF" w14:textId="77777777" w:rsidR="00C811EF" w:rsidRDefault="00C811EF">
            <w:pPr>
              <w:pStyle w:val="TableParagraph"/>
              <w:kinsoku w:val="0"/>
              <w:overflowPunct w:val="0"/>
              <w:spacing w:before="38"/>
              <w:rPr>
                <w:sz w:val="20"/>
                <w:szCs w:val="20"/>
              </w:rPr>
            </w:pPr>
          </w:p>
          <w:p w14:paraId="3EC81C3C" w14:textId="18F10294" w:rsidR="00C811EF" w:rsidRDefault="00A70910">
            <w:pPr>
              <w:pStyle w:val="TableParagraph"/>
              <w:kinsoku w:val="0"/>
              <w:overflowPunct w:val="0"/>
              <w:ind w:left="390" w:right="382" w:firstLine="129"/>
              <w:rPr>
                <w:spacing w:val="-2"/>
                <w:sz w:val="20"/>
                <w:szCs w:val="20"/>
              </w:rPr>
            </w:pPr>
            <w:r>
              <w:rPr>
                <w:spacing w:val="-2"/>
                <w:sz w:val="20"/>
                <w:szCs w:val="20"/>
              </w:rPr>
              <w:t>[PRINCIPAL2]</w:t>
            </w:r>
          </w:p>
        </w:tc>
        <w:tc>
          <w:tcPr>
            <w:tcW w:w="1531" w:type="dxa"/>
            <w:tcBorders>
              <w:top w:val="single" w:sz="6" w:space="0" w:color="000000"/>
              <w:left w:val="single" w:sz="4" w:space="0" w:color="000000"/>
              <w:bottom w:val="single" w:sz="6" w:space="0" w:color="000000"/>
              <w:right w:val="single" w:sz="4" w:space="0" w:color="000000"/>
            </w:tcBorders>
          </w:tcPr>
          <w:p w14:paraId="1DEFFE8B" w14:textId="77777777" w:rsidR="00C811EF" w:rsidRDefault="00C811EF">
            <w:pPr>
              <w:pStyle w:val="TableParagraph"/>
              <w:kinsoku w:val="0"/>
              <w:overflowPunct w:val="0"/>
              <w:rPr>
                <w:sz w:val="18"/>
                <w:szCs w:val="18"/>
              </w:rPr>
            </w:pPr>
          </w:p>
          <w:p w14:paraId="1B04DEAF" w14:textId="77777777" w:rsidR="00C811EF" w:rsidRDefault="00C811EF">
            <w:pPr>
              <w:pStyle w:val="TableParagraph"/>
              <w:kinsoku w:val="0"/>
              <w:overflowPunct w:val="0"/>
              <w:rPr>
                <w:sz w:val="18"/>
                <w:szCs w:val="18"/>
              </w:rPr>
            </w:pPr>
          </w:p>
          <w:p w14:paraId="24DF9E4B" w14:textId="77777777" w:rsidR="00C811EF" w:rsidRDefault="00C811EF">
            <w:pPr>
              <w:pStyle w:val="TableParagraph"/>
              <w:kinsoku w:val="0"/>
              <w:overflowPunct w:val="0"/>
              <w:rPr>
                <w:sz w:val="18"/>
                <w:szCs w:val="18"/>
              </w:rPr>
            </w:pPr>
          </w:p>
          <w:p w14:paraId="31C857FF" w14:textId="77777777" w:rsidR="00C811EF" w:rsidRDefault="00C811EF">
            <w:pPr>
              <w:pStyle w:val="TableParagraph"/>
              <w:kinsoku w:val="0"/>
              <w:overflowPunct w:val="0"/>
              <w:rPr>
                <w:sz w:val="18"/>
                <w:szCs w:val="18"/>
              </w:rPr>
            </w:pPr>
          </w:p>
          <w:p w14:paraId="6DE4A6AE" w14:textId="77777777" w:rsidR="00C811EF" w:rsidRDefault="00C811EF">
            <w:pPr>
              <w:pStyle w:val="TableParagraph"/>
              <w:kinsoku w:val="0"/>
              <w:overflowPunct w:val="0"/>
              <w:rPr>
                <w:sz w:val="18"/>
                <w:szCs w:val="18"/>
              </w:rPr>
            </w:pPr>
          </w:p>
          <w:p w14:paraId="77DB4144" w14:textId="77777777" w:rsidR="00C811EF" w:rsidRDefault="00C811EF">
            <w:pPr>
              <w:pStyle w:val="TableParagraph"/>
              <w:kinsoku w:val="0"/>
              <w:overflowPunct w:val="0"/>
              <w:rPr>
                <w:sz w:val="18"/>
                <w:szCs w:val="18"/>
              </w:rPr>
            </w:pPr>
          </w:p>
          <w:p w14:paraId="3163C8D0" w14:textId="77777777" w:rsidR="00C811EF" w:rsidRDefault="00C811EF">
            <w:pPr>
              <w:pStyle w:val="TableParagraph"/>
              <w:kinsoku w:val="0"/>
              <w:overflowPunct w:val="0"/>
              <w:rPr>
                <w:sz w:val="18"/>
                <w:szCs w:val="18"/>
              </w:rPr>
            </w:pPr>
          </w:p>
          <w:p w14:paraId="5C1B97D2" w14:textId="77777777" w:rsidR="00C811EF" w:rsidRDefault="00C811EF">
            <w:pPr>
              <w:pStyle w:val="TableParagraph"/>
              <w:kinsoku w:val="0"/>
              <w:overflowPunct w:val="0"/>
              <w:rPr>
                <w:sz w:val="18"/>
                <w:szCs w:val="18"/>
              </w:rPr>
            </w:pPr>
          </w:p>
          <w:p w14:paraId="299C3F56" w14:textId="77777777" w:rsidR="00C811EF" w:rsidRDefault="00C811EF">
            <w:pPr>
              <w:pStyle w:val="TableParagraph"/>
              <w:kinsoku w:val="0"/>
              <w:overflowPunct w:val="0"/>
              <w:rPr>
                <w:sz w:val="18"/>
                <w:szCs w:val="18"/>
              </w:rPr>
            </w:pPr>
          </w:p>
          <w:p w14:paraId="6A369D3B" w14:textId="77777777" w:rsidR="00C811EF" w:rsidRDefault="00C811EF">
            <w:pPr>
              <w:pStyle w:val="TableParagraph"/>
              <w:kinsoku w:val="0"/>
              <w:overflowPunct w:val="0"/>
              <w:rPr>
                <w:sz w:val="18"/>
                <w:szCs w:val="18"/>
              </w:rPr>
            </w:pPr>
          </w:p>
          <w:p w14:paraId="4C3ADC37" w14:textId="77777777" w:rsidR="00C811EF" w:rsidRDefault="00C811EF">
            <w:pPr>
              <w:pStyle w:val="TableParagraph"/>
              <w:kinsoku w:val="0"/>
              <w:overflowPunct w:val="0"/>
              <w:rPr>
                <w:sz w:val="18"/>
                <w:szCs w:val="18"/>
              </w:rPr>
            </w:pPr>
          </w:p>
          <w:p w14:paraId="091F0685" w14:textId="77777777" w:rsidR="00C811EF" w:rsidRDefault="00C811EF">
            <w:pPr>
              <w:pStyle w:val="TableParagraph"/>
              <w:kinsoku w:val="0"/>
              <w:overflowPunct w:val="0"/>
              <w:rPr>
                <w:sz w:val="18"/>
                <w:szCs w:val="18"/>
              </w:rPr>
            </w:pPr>
          </w:p>
          <w:p w14:paraId="0649DC4F" w14:textId="77777777" w:rsidR="00C811EF" w:rsidRDefault="00C811EF">
            <w:pPr>
              <w:pStyle w:val="TableParagraph"/>
              <w:kinsoku w:val="0"/>
              <w:overflowPunct w:val="0"/>
              <w:rPr>
                <w:sz w:val="18"/>
                <w:szCs w:val="18"/>
              </w:rPr>
            </w:pPr>
          </w:p>
          <w:p w14:paraId="5A957AD2" w14:textId="77777777" w:rsidR="00C811EF" w:rsidRDefault="00C811EF">
            <w:pPr>
              <w:pStyle w:val="TableParagraph"/>
              <w:kinsoku w:val="0"/>
              <w:overflowPunct w:val="0"/>
              <w:rPr>
                <w:sz w:val="18"/>
                <w:szCs w:val="18"/>
              </w:rPr>
            </w:pPr>
          </w:p>
          <w:p w14:paraId="3395A601" w14:textId="77777777" w:rsidR="00C811EF" w:rsidRDefault="00C811EF">
            <w:pPr>
              <w:pStyle w:val="TableParagraph"/>
              <w:kinsoku w:val="0"/>
              <w:overflowPunct w:val="0"/>
              <w:rPr>
                <w:sz w:val="18"/>
                <w:szCs w:val="18"/>
              </w:rPr>
            </w:pPr>
          </w:p>
          <w:p w14:paraId="0F0E346E" w14:textId="77777777" w:rsidR="00C811EF" w:rsidRDefault="00C811EF">
            <w:pPr>
              <w:pStyle w:val="TableParagraph"/>
              <w:kinsoku w:val="0"/>
              <w:overflowPunct w:val="0"/>
              <w:rPr>
                <w:sz w:val="18"/>
                <w:szCs w:val="18"/>
              </w:rPr>
            </w:pPr>
          </w:p>
          <w:p w14:paraId="2EFE1F0D" w14:textId="77777777" w:rsidR="00C811EF" w:rsidRDefault="00C811EF">
            <w:pPr>
              <w:pStyle w:val="TableParagraph"/>
              <w:kinsoku w:val="0"/>
              <w:overflowPunct w:val="0"/>
              <w:rPr>
                <w:sz w:val="18"/>
                <w:szCs w:val="18"/>
              </w:rPr>
            </w:pPr>
          </w:p>
          <w:p w14:paraId="65FA0D50" w14:textId="77777777" w:rsidR="00C811EF" w:rsidRDefault="00C811EF">
            <w:pPr>
              <w:pStyle w:val="TableParagraph"/>
              <w:kinsoku w:val="0"/>
              <w:overflowPunct w:val="0"/>
              <w:rPr>
                <w:sz w:val="18"/>
                <w:szCs w:val="18"/>
              </w:rPr>
            </w:pPr>
          </w:p>
          <w:p w14:paraId="44DD9CDD" w14:textId="77777777" w:rsidR="00C811EF" w:rsidRDefault="00C811EF">
            <w:pPr>
              <w:pStyle w:val="TableParagraph"/>
              <w:kinsoku w:val="0"/>
              <w:overflowPunct w:val="0"/>
              <w:rPr>
                <w:sz w:val="18"/>
                <w:szCs w:val="18"/>
              </w:rPr>
            </w:pPr>
          </w:p>
          <w:p w14:paraId="04D7AC38" w14:textId="77777777" w:rsidR="00C811EF" w:rsidRDefault="00C811EF">
            <w:pPr>
              <w:pStyle w:val="TableParagraph"/>
              <w:kinsoku w:val="0"/>
              <w:overflowPunct w:val="0"/>
              <w:rPr>
                <w:sz w:val="18"/>
                <w:szCs w:val="18"/>
              </w:rPr>
            </w:pPr>
          </w:p>
          <w:p w14:paraId="60F6A354" w14:textId="77777777" w:rsidR="00C811EF" w:rsidRDefault="00C811EF">
            <w:pPr>
              <w:pStyle w:val="TableParagraph"/>
              <w:kinsoku w:val="0"/>
              <w:overflowPunct w:val="0"/>
              <w:rPr>
                <w:sz w:val="18"/>
                <w:szCs w:val="18"/>
              </w:rPr>
            </w:pPr>
          </w:p>
          <w:p w14:paraId="70E4B630" w14:textId="77777777" w:rsidR="00C811EF" w:rsidRDefault="00C811EF">
            <w:pPr>
              <w:pStyle w:val="TableParagraph"/>
              <w:kinsoku w:val="0"/>
              <w:overflowPunct w:val="0"/>
              <w:rPr>
                <w:sz w:val="18"/>
                <w:szCs w:val="18"/>
              </w:rPr>
            </w:pPr>
          </w:p>
          <w:p w14:paraId="112E4621" w14:textId="77777777" w:rsidR="00C811EF" w:rsidRDefault="00C811EF">
            <w:pPr>
              <w:pStyle w:val="TableParagraph"/>
              <w:kinsoku w:val="0"/>
              <w:overflowPunct w:val="0"/>
              <w:rPr>
                <w:sz w:val="18"/>
                <w:szCs w:val="18"/>
              </w:rPr>
            </w:pPr>
          </w:p>
          <w:p w14:paraId="374508AD" w14:textId="77777777" w:rsidR="00C811EF" w:rsidRDefault="00C811EF">
            <w:pPr>
              <w:pStyle w:val="TableParagraph"/>
              <w:kinsoku w:val="0"/>
              <w:overflowPunct w:val="0"/>
              <w:spacing w:before="51"/>
              <w:rPr>
                <w:sz w:val="18"/>
                <w:szCs w:val="18"/>
              </w:rPr>
            </w:pPr>
          </w:p>
          <w:p w14:paraId="6E6AA086" w14:textId="75C90C22" w:rsidR="00C811EF" w:rsidRDefault="00A70910">
            <w:pPr>
              <w:pStyle w:val="TableParagraph"/>
              <w:kinsoku w:val="0"/>
              <w:overflowPunct w:val="0"/>
              <w:ind w:left="199" w:right="187" w:hanging="1"/>
              <w:jc w:val="center"/>
              <w:rPr>
                <w:spacing w:val="-2"/>
                <w:sz w:val="18"/>
                <w:szCs w:val="18"/>
              </w:rPr>
            </w:pPr>
            <w:r>
              <w:rPr>
                <w:sz w:val="18"/>
                <w:szCs w:val="18"/>
              </w:rPr>
              <w:t>[</w:t>
            </w:r>
            <w:r w:rsidR="00C811EF">
              <w:rPr>
                <w:sz w:val="18"/>
                <w:szCs w:val="18"/>
              </w:rPr>
              <w:t>Secretary</w:t>
            </w:r>
            <w:r w:rsidR="00C811EF">
              <w:rPr>
                <w:spacing w:val="-13"/>
                <w:sz w:val="18"/>
                <w:szCs w:val="18"/>
              </w:rPr>
              <w:t xml:space="preserve"> </w:t>
            </w:r>
            <w:r w:rsidR="00C811EF">
              <w:rPr>
                <w:sz w:val="18"/>
                <w:szCs w:val="18"/>
              </w:rPr>
              <w:t>and Treasurer</w:t>
            </w:r>
            <w:r w:rsidR="00C811EF">
              <w:rPr>
                <w:spacing w:val="-13"/>
                <w:sz w:val="18"/>
                <w:szCs w:val="18"/>
              </w:rPr>
              <w:t xml:space="preserve"> </w:t>
            </w:r>
            <w:r w:rsidR="00C811EF">
              <w:rPr>
                <w:sz w:val="18"/>
                <w:szCs w:val="18"/>
              </w:rPr>
              <w:t xml:space="preserve">and </w:t>
            </w:r>
            <w:r w:rsidR="00C811EF">
              <w:rPr>
                <w:spacing w:val="-2"/>
                <w:sz w:val="18"/>
                <w:szCs w:val="18"/>
              </w:rPr>
              <w:t>Director</w:t>
            </w:r>
            <w:r>
              <w:rPr>
                <w:spacing w:val="-2"/>
                <w:sz w:val="18"/>
                <w:szCs w:val="18"/>
              </w:rPr>
              <w:t>]</w:t>
            </w:r>
          </w:p>
        </w:tc>
        <w:tc>
          <w:tcPr>
            <w:tcW w:w="1247" w:type="dxa"/>
            <w:tcBorders>
              <w:top w:val="single" w:sz="6" w:space="0" w:color="000000"/>
              <w:left w:val="single" w:sz="4" w:space="0" w:color="000000"/>
              <w:bottom w:val="single" w:sz="6" w:space="0" w:color="000000"/>
              <w:right w:val="single" w:sz="4" w:space="0" w:color="000000"/>
            </w:tcBorders>
          </w:tcPr>
          <w:p w14:paraId="0B9D200E" w14:textId="77777777" w:rsidR="00C811EF" w:rsidRDefault="00C811EF">
            <w:pPr>
              <w:pStyle w:val="TableParagraph"/>
              <w:kinsoku w:val="0"/>
              <w:overflowPunct w:val="0"/>
              <w:rPr>
                <w:sz w:val="18"/>
                <w:szCs w:val="18"/>
              </w:rPr>
            </w:pPr>
          </w:p>
          <w:p w14:paraId="25E377CE" w14:textId="77777777" w:rsidR="00C811EF" w:rsidRDefault="00C811EF">
            <w:pPr>
              <w:pStyle w:val="TableParagraph"/>
              <w:kinsoku w:val="0"/>
              <w:overflowPunct w:val="0"/>
              <w:rPr>
                <w:sz w:val="18"/>
                <w:szCs w:val="18"/>
              </w:rPr>
            </w:pPr>
          </w:p>
          <w:p w14:paraId="2277CE96" w14:textId="77777777" w:rsidR="00C811EF" w:rsidRDefault="00C811EF">
            <w:pPr>
              <w:pStyle w:val="TableParagraph"/>
              <w:kinsoku w:val="0"/>
              <w:overflowPunct w:val="0"/>
              <w:rPr>
                <w:sz w:val="18"/>
                <w:szCs w:val="18"/>
              </w:rPr>
            </w:pPr>
          </w:p>
          <w:p w14:paraId="693D2589" w14:textId="77777777" w:rsidR="00C811EF" w:rsidRDefault="00C811EF">
            <w:pPr>
              <w:pStyle w:val="TableParagraph"/>
              <w:kinsoku w:val="0"/>
              <w:overflowPunct w:val="0"/>
              <w:rPr>
                <w:sz w:val="18"/>
                <w:szCs w:val="18"/>
              </w:rPr>
            </w:pPr>
          </w:p>
          <w:p w14:paraId="69D5D8D3" w14:textId="77777777" w:rsidR="00C811EF" w:rsidRDefault="00C811EF">
            <w:pPr>
              <w:pStyle w:val="TableParagraph"/>
              <w:kinsoku w:val="0"/>
              <w:overflowPunct w:val="0"/>
              <w:rPr>
                <w:sz w:val="18"/>
                <w:szCs w:val="18"/>
              </w:rPr>
            </w:pPr>
          </w:p>
          <w:p w14:paraId="4BEC119C" w14:textId="77777777" w:rsidR="00C811EF" w:rsidRDefault="00C811EF">
            <w:pPr>
              <w:pStyle w:val="TableParagraph"/>
              <w:kinsoku w:val="0"/>
              <w:overflowPunct w:val="0"/>
              <w:rPr>
                <w:sz w:val="18"/>
                <w:szCs w:val="18"/>
              </w:rPr>
            </w:pPr>
          </w:p>
          <w:p w14:paraId="3A6C6A49" w14:textId="77777777" w:rsidR="00C811EF" w:rsidRDefault="00C811EF">
            <w:pPr>
              <w:pStyle w:val="TableParagraph"/>
              <w:kinsoku w:val="0"/>
              <w:overflowPunct w:val="0"/>
              <w:rPr>
                <w:sz w:val="18"/>
                <w:szCs w:val="18"/>
              </w:rPr>
            </w:pPr>
          </w:p>
          <w:p w14:paraId="6C363979" w14:textId="77777777" w:rsidR="00C811EF" w:rsidRDefault="00C811EF">
            <w:pPr>
              <w:pStyle w:val="TableParagraph"/>
              <w:kinsoku w:val="0"/>
              <w:overflowPunct w:val="0"/>
              <w:rPr>
                <w:sz w:val="18"/>
                <w:szCs w:val="18"/>
              </w:rPr>
            </w:pPr>
          </w:p>
          <w:p w14:paraId="7747D7AE" w14:textId="77777777" w:rsidR="00C811EF" w:rsidRDefault="00C811EF">
            <w:pPr>
              <w:pStyle w:val="TableParagraph"/>
              <w:kinsoku w:val="0"/>
              <w:overflowPunct w:val="0"/>
              <w:rPr>
                <w:sz w:val="18"/>
                <w:szCs w:val="18"/>
              </w:rPr>
            </w:pPr>
          </w:p>
          <w:p w14:paraId="1A2A30D0" w14:textId="77777777" w:rsidR="00C811EF" w:rsidRDefault="00C811EF">
            <w:pPr>
              <w:pStyle w:val="TableParagraph"/>
              <w:kinsoku w:val="0"/>
              <w:overflowPunct w:val="0"/>
              <w:rPr>
                <w:sz w:val="18"/>
                <w:szCs w:val="18"/>
              </w:rPr>
            </w:pPr>
          </w:p>
          <w:p w14:paraId="5F9F661D" w14:textId="77777777" w:rsidR="00C811EF" w:rsidRDefault="00C811EF">
            <w:pPr>
              <w:pStyle w:val="TableParagraph"/>
              <w:kinsoku w:val="0"/>
              <w:overflowPunct w:val="0"/>
              <w:rPr>
                <w:sz w:val="18"/>
                <w:szCs w:val="18"/>
              </w:rPr>
            </w:pPr>
          </w:p>
          <w:p w14:paraId="011D5C7A" w14:textId="77777777" w:rsidR="00C811EF" w:rsidRDefault="00C811EF">
            <w:pPr>
              <w:pStyle w:val="TableParagraph"/>
              <w:kinsoku w:val="0"/>
              <w:overflowPunct w:val="0"/>
              <w:rPr>
                <w:sz w:val="18"/>
                <w:szCs w:val="18"/>
              </w:rPr>
            </w:pPr>
          </w:p>
          <w:p w14:paraId="5E71640C" w14:textId="77777777" w:rsidR="00C811EF" w:rsidRDefault="00C811EF">
            <w:pPr>
              <w:pStyle w:val="TableParagraph"/>
              <w:kinsoku w:val="0"/>
              <w:overflowPunct w:val="0"/>
              <w:rPr>
                <w:sz w:val="18"/>
                <w:szCs w:val="18"/>
              </w:rPr>
            </w:pPr>
          </w:p>
          <w:p w14:paraId="3F181540" w14:textId="77777777" w:rsidR="00C811EF" w:rsidRDefault="00C811EF">
            <w:pPr>
              <w:pStyle w:val="TableParagraph"/>
              <w:kinsoku w:val="0"/>
              <w:overflowPunct w:val="0"/>
              <w:rPr>
                <w:sz w:val="18"/>
                <w:szCs w:val="18"/>
              </w:rPr>
            </w:pPr>
          </w:p>
          <w:p w14:paraId="19F404FB" w14:textId="77777777" w:rsidR="00C811EF" w:rsidRDefault="00C811EF">
            <w:pPr>
              <w:pStyle w:val="TableParagraph"/>
              <w:kinsoku w:val="0"/>
              <w:overflowPunct w:val="0"/>
              <w:rPr>
                <w:sz w:val="18"/>
                <w:szCs w:val="18"/>
              </w:rPr>
            </w:pPr>
          </w:p>
          <w:p w14:paraId="416FC4A9" w14:textId="77777777" w:rsidR="00C811EF" w:rsidRDefault="00C811EF">
            <w:pPr>
              <w:pStyle w:val="TableParagraph"/>
              <w:kinsoku w:val="0"/>
              <w:overflowPunct w:val="0"/>
              <w:rPr>
                <w:sz w:val="18"/>
                <w:szCs w:val="18"/>
              </w:rPr>
            </w:pPr>
          </w:p>
          <w:p w14:paraId="77D85910" w14:textId="77777777" w:rsidR="00C811EF" w:rsidRDefault="00C811EF">
            <w:pPr>
              <w:pStyle w:val="TableParagraph"/>
              <w:kinsoku w:val="0"/>
              <w:overflowPunct w:val="0"/>
              <w:rPr>
                <w:sz w:val="18"/>
                <w:szCs w:val="18"/>
              </w:rPr>
            </w:pPr>
          </w:p>
          <w:p w14:paraId="41DDBA91" w14:textId="77777777" w:rsidR="00C811EF" w:rsidRDefault="00C811EF">
            <w:pPr>
              <w:pStyle w:val="TableParagraph"/>
              <w:kinsoku w:val="0"/>
              <w:overflowPunct w:val="0"/>
              <w:rPr>
                <w:sz w:val="18"/>
                <w:szCs w:val="18"/>
              </w:rPr>
            </w:pPr>
          </w:p>
          <w:p w14:paraId="724B1AF9" w14:textId="77777777" w:rsidR="00C811EF" w:rsidRDefault="00C811EF">
            <w:pPr>
              <w:pStyle w:val="TableParagraph"/>
              <w:kinsoku w:val="0"/>
              <w:overflowPunct w:val="0"/>
              <w:rPr>
                <w:sz w:val="18"/>
                <w:szCs w:val="18"/>
              </w:rPr>
            </w:pPr>
          </w:p>
          <w:p w14:paraId="4656BB8B" w14:textId="77777777" w:rsidR="00C811EF" w:rsidRDefault="00C811EF">
            <w:pPr>
              <w:pStyle w:val="TableParagraph"/>
              <w:kinsoku w:val="0"/>
              <w:overflowPunct w:val="0"/>
              <w:rPr>
                <w:sz w:val="18"/>
                <w:szCs w:val="18"/>
              </w:rPr>
            </w:pPr>
          </w:p>
          <w:p w14:paraId="08658B5B" w14:textId="77777777" w:rsidR="00C811EF" w:rsidRDefault="00C811EF">
            <w:pPr>
              <w:pStyle w:val="TableParagraph"/>
              <w:kinsoku w:val="0"/>
              <w:overflowPunct w:val="0"/>
              <w:rPr>
                <w:sz w:val="18"/>
                <w:szCs w:val="18"/>
              </w:rPr>
            </w:pPr>
          </w:p>
          <w:p w14:paraId="3A9FDCF4" w14:textId="77777777" w:rsidR="00C811EF" w:rsidRDefault="00C811EF">
            <w:pPr>
              <w:pStyle w:val="TableParagraph"/>
              <w:kinsoku w:val="0"/>
              <w:overflowPunct w:val="0"/>
              <w:rPr>
                <w:sz w:val="18"/>
                <w:szCs w:val="18"/>
              </w:rPr>
            </w:pPr>
          </w:p>
          <w:p w14:paraId="21EC4DA4" w14:textId="77777777" w:rsidR="00C811EF" w:rsidRDefault="00C811EF">
            <w:pPr>
              <w:pStyle w:val="TableParagraph"/>
              <w:kinsoku w:val="0"/>
              <w:overflowPunct w:val="0"/>
              <w:rPr>
                <w:sz w:val="18"/>
                <w:szCs w:val="18"/>
              </w:rPr>
            </w:pPr>
          </w:p>
          <w:p w14:paraId="016B4D9F" w14:textId="77777777" w:rsidR="00C811EF" w:rsidRDefault="00C811EF">
            <w:pPr>
              <w:pStyle w:val="TableParagraph"/>
              <w:kinsoku w:val="0"/>
              <w:overflowPunct w:val="0"/>
              <w:rPr>
                <w:sz w:val="18"/>
                <w:szCs w:val="18"/>
              </w:rPr>
            </w:pPr>
          </w:p>
          <w:p w14:paraId="0C8D735A" w14:textId="77777777" w:rsidR="00C811EF" w:rsidRDefault="00C811EF">
            <w:pPr>
              <w:pStyle w:val="TableParagraph"/>
              <w:kinsoku w:val="0"/>
              <w:overflowPunct w:val="0"/>
              <w:spacing w:before="58"/>
              <w:rPr>
                <w:sz w:val="18"/>
                <w:szCs w:val="18"/>
              </w:rPr>
            </w:pPr>
          </w:p>
          <w:p w14:paraId="298F0C14" w14:textId="77777777" w:rsidR="00C811EF" w:rsidRDefault="00C811EF">
            <w:pPr>
              <w:pStyle w:val="TableParagraph"/>
              <w:kinsoku w:val="0"/>
              <w:overflowPunct w:val="0"/>
              <w:ind w:left="10" w:right="1"/>
              <w:jc w:val="center"/>
              <w:rPr>
                <w:rFonts w:ascii="Times New Roman" w:hAnsi="Times New Roman" w:cs="Times New Roman"/>
                <w:spacing w:val="-10"/>
                <w:sz w:val="18"/>
                <w:szCs w:val="18"/>
              </w:rPr>
            </w:pPr>
            <w:r>
              <w:rPr>
                <w:rFonts w:ascii="Times New Roman" w:hAnsi="Times New Roman" w:cs="Times New Roman"/>
                <w:spacing w:val="-10"/>
                <w:sz w:val="18"/>
                <w:szCs w:val="18"/>
              </w:rPr>
              <w:t>√</w:t>
            </w:r>
          </w:p>
        </w:tc>
        <w:tc>
          <w:tcPr>
            <w:tcW w:w="1250" w:type="dxa"/>
            <w:tcBorders>
              <w:top w:val="single" w:sz="6" w:space="0" w:color="000000"/>
              <w:left w:val="single" w:sz="4" w:space="0" w:color="000000"/>
              <w:bottom w:val="single" w:sz="6" w:space="0" w:color="000000"/>
              <w:right w:val="single" w:sz="4" w:space="0" w:color="000000"/>
            </w:tcBorders>
          </w:tcPr>
          <w:p w14:paraId="6FCF2C13" w14:textId="77777777" w:rsidR="00C811EF" w:rsidRDefault="00C811EF">
            <w:pPr>
              <w:pStyle w:val="TableParagraph"/>
              <w:kinsoku w:val="0"/>
              <w:overflowPunct w:val="0"/>
              <w:rPr>
                <w:sz w:val="18"/>
                <w:szCs w:val="18"/>
              </w:rPr>
            </w:pPr>
          </w:p>
          <w:p w14:paraId="79DABE10" w14:textId="77777777" w:rsidR="00C811EF" w:rsidRDefault="00C811EF">
            <w:pPr>
              <w:pStyle w:val="TableParagraph"/>
              <w:kinsoku w:val="0"/>
              <w:overflowPunct w:val="0"/>
              <w:rPr>
                <w:sz w:val="18"/>
                <w:szCs w:val="18"/>
              </w:rPr>
            </w:pPr>
          </w:p>
          <w:p w14:paraId="57BA5649" w14:textId="77777777" w:rsidR="00C811EF" w:rsidRDefault="00C811EF">
            <w:pPr>
              <w:pStyle w:val="TableParagraph"/>
              <w:kinsoku w:val="0"/>
              <w:overflowPunct w:val="0"/>
              <w:rPr>
                <w:sz w:val="18"/>
                <w:szCs w:val="18"/>
              </w:rPr>
            </w:pPr>
          </w:p>
          <w:p w14:paraId="228D0CB5" w14:textId="77777777" w:rsidR="00C811EF" w:rsidRDefault="00C811EF">
            <w:pPr>
              <w:pStyle w:val="TableParagraph"/>
              <w:kinsoku w:val="0"/>
              <w:overflowPunct w:val="0"/>
              <w:rPr>
                <w:sz w:val="18"/>
                <w:szCs w:val="18"/>
              </w:rPr>
            </w:pPr>
          </w:p>
          <w:p w14:paraId="182D3B98" w14:textId="77777777" w:rsidR="00C811EF" w:rsidRDefault="00C811EF">
            <w:pPr>
              <w:pStyle w:val="TableParagraph"/>
              <w:kinsoku w:val="0"/>
              <w:overflowPunct w:val="0"/>
              <w:rPr>
                <w:sz w:val="18"/>
                <w:szCs w:val="18"/>
              </w:rPr>
            </w:pPr>
          </w:p>
          <w:p w14:paraId="1A5406C5" w14:textId="77777777" w:rsidR="00C811EF" w:rsidRDefault="00C811EF">
            <w:pPr>
              <w:pStyle w:val="TableParagraph"/>
              <w:kinsoku w:val="0"/>
              <w:overflowPunct w:val="0"/>
              <w:rPr>
                <w:sz w:val="18"/>
                <w:szCs w:val="18"/>
              </w:rPr>
            </w:pPr>
          </w:p>
          <w:p w14:paraId="24947129" w14:textId="77777777" w:rsidR="00C811EF" w:rsidRDefault="00C811EF">
            <w:pPr>
              <w:pStyle w:val="TableParagraph"/>
              <w:kinsoku w:val="0"/>
              <w:overflowPunct w:val="0"/>
              <w:rPr>
                <w:sz w:val="18"/>
                <w:szCs w:val="18"/>
              </w:rPr>
            </w:pPr>
          </w:p>
          <w:p w14:paraId="6DC5F135" w14:textId="77777777" w:rsidR="00C811EF" w:rsidRDefault="00C811EF">
            <w:pPr>
              <w:pStyle w:val="TableParagraph"/>
              <w:kinsoku w:val="0"/>
              <w:overflowPunct w:val="0"/>
              <w:rPr>
                <w:sz w:val="18"/>
                <w:szCs w:val="18"/>
              </w:rPr>
            </w:pPr>
          </w:p>
          <w:p w14:paraId="5DC36AC0" w14:textId="77777777" w:rsidR="00C811EF" w:rsidRDefault="00C811EF">
            <w:pPr>
              <w:pStyle w:val="TableParagraph"/>
              <w:kinsoku w:val="0"/>
              <w:overflowPunct w:val="0"/>
              <w:rPr>
                <w:sz w:val="18"/>
                <w:szCs w:val="18"/>
              </w:rPr>
            </w:pPr>
          </w:p>
          <w:p w14:paraId="2CE32231" w14:textId="77777777" w:rsidR="00C811EF" w:rsidRDefault="00C811EF">
            <w:pPr>
              <w:pStyle w:val="TableParagraph"/>
              <w:kinsoku w:val="0"/>
              <w:overflowPunct w:val="0"/>
              <w:rPr>
                <w:sz w:val="18"/>
                <w:szCs w:val="18"/>
              </w:rPr>
            </w:pPr>
          </w:p>
          <w:p w14:paraId="20A36E7F" w14:textId="77777777" w:rsidR="00C811EF" w:rsidRDefault="00C811EF">
            <w:pPr>
              <w:pStyle w:val="TableParagraph"/>
              <w:kinsoku w:val="0"/>
              <w:overflowPunct w:val="0"/>
              <w:rPr>
                <w:sz w:val="18"/>
                <w:szCs w:val="18"/>
              </w:rPr>
            </w:pPr>
          </w:p>
          <w:p w14:paraId="38D2B68F" w14:textId="77777777" w:rsidR="00C811EF" w:rsidRDefault="00C811EF">
            <w:pPr>
              <w:pStyle w:val="TableParagraph"/>
              <w:kinsoku w:val="0"/>
              <w:overflowPunct w:val="0"/>
              <w:rPr>
                <w:sz w:val="18"/>
                <w:szCs w:val="18"/>
              </w:rPr>
            </w:pPr>
          </w:p>
          <w:p w14:paraId="06B25D2D" w14:textId="77777777" w:rsidR="00C811EF" w:rsidRDefault="00C811EF">
            <w:pPr>
              <w:pStyle w:val="TableParagraph"/>
              <w:kinsoku w:val="0"/>
              <w:overflowPunct w:val="0"/>
              <w:rPr>
                <w:sz w:val="18"/>
                <w:szCs w:val="18"/>
              </w:rPr>
            </w:pPr>
          </w:p>
          <w:p w14:paraId="03AD36EE" w14:textId="77777777" w:rsidR="00C811EF" w:rsidRDefault="00C811EF">
            <w:pPr>
              <w:pStyle w:val="TableParagraph"/>
              <w:kinsoku w:val="0"/>
              <w:overflowPunct w:val="0"/>
              <w:rPr>
                <w:sz w:val="18"/>
                <w:szCs w:val="18"/>
              </w:rPr>
            </w:pPr>
          </w:p>
          <w:p w14:paraId="2721090D" w14:textId="77777777" w:rsidR="00C811EF" w:rsidRDefault="00C811EF">
            <w:pPr>
              <w:pStyle w:val="TableParagraph"/>
              <w:kinsoku w:val="0"/>
              <w:overflowPunct w:val="0"/>
              <w:rPr>
                <w:sz w:val="18"/>
                <w:szCs w:val="18"/>
              </w:rPr>
            </w:pPr>
          </w:p>
          <w:p w14:paraId="3965013A" w14:textId="77777777" w:rsidR="00C811EF" w:rsidRDefault="00C811EF">
            <w:pPr>
              <w:pStyle w:val="TableParagraph"/>
              <w:kinsoku w:val="0"/>
              <w:overflowPunct w:val="0"/>
              <w:rPr>
                <w:sz w:val="18"/>
                <w:szCs w:val="18"/>
              </w:rPr>
            </w:pPr>
          </w:p>
          <w:p w14:paraId="72ECEF2D" w14:textId="77777777" w:rsidR="00C811EF" w:rsidRDefault="00C811EF">
            <w:pPr>
              <w:pStyle w:val="TableParagraph"/>
              <w:kinsoku w:val="0"/>
              <w:overflowPunct w:val="0"/>
              <w:rPr>
                <w:sz w:val="18"/>
                <w:szCs w:val="18"/>
              </w:rPr>
            </w:pPr>
          </w:p>
          <w:p w14:paraId="06A07AC7" w14:textId="77777777" w:rsidR="00C811EF" w:rsidRDefault="00C811EF">
            <w:pPr>
              <w:pStyle w:val="TableParagraph"/>
              <w:kinsoku w:val="0"/>
              <w:overflowPunct w:val="0"/>
              <w:rPr>
                <w:sz w:val="18"/>
                <w:szCs w:val="18"/>
              </w:rPr>
            </w:pPr>
          </w:p>
          <w:p w14:paraId="5592C749" w14:textId="77777777" w:rsidR="00C811EF" w:rsidRDefault="00C811EF">
            <w:pPr>
              <w:pStyle w:val="TableParagraph"/>
              <w:kinsoku w:val="0"/>
              <w:overflowPunct w:val="0"/>
              <w:rPr>
                <w:sz w:val="18"/>
                <w:szCs w:val="18"/>
              </w:rPr>
            </w:pPr>
          </w:p>
          <w:p w14:paraId="7AF40EB0" w14:textId="77777777" w:rsidR="00C811EF" w:rsidRDefault="00C811EF">
            <w:pPr>
              <w:pStyle w:val="TableParagraph"/>
              <w:kinsoku w:val="0"/>
              <w:overflowPunct w:val="0"/>
              <w:rPr>
                <w:sz w:val="18"/>
                <w:szCs w:val="18"/>
              </w:rPr>
            </w:pPr>
          </w:p>
          <w:p w14:paraId="7FE4679A" w14:textId="77777777" w:rsidR="00C811EF" w:rsidRDefault="00C811EF">
            <w:pPr>
              <w:pStyle w:val="TableParagraph"/>
              <w:kinsoku w:val="0"/>
              <w:overflowPunct w:val="0"/>
              <w:rPr>
                <w:sz w:val="18"/>
                <w:szCs w:val="18"/>
              </w:rPr>
            </w:pPr>
          </w:p>
          <w:p w14:paraId="78676DE9" w14:textId="77777777" w:rsidR="00C811EF" w:rsidRDefault="00C811EF">
            <w:pPr>
              <w:pStyle w:val="TableParagraph"/>
              <w:kinsoku w:val="0"/>
              <w:overflowPunct w:val="0"/>
              <w:rPr>
                <w:sz w:val="18"/>
                <w:szCs w:val="18"/>
              </w:rPr>
            </w:pPr>
          </w:p>
          <w:p w14:paraId="32F0844C" w14:textId="77777777" w:rsidR="00C811EF" w:rsidRDefault="00C811EF">
            <w:pPr>
              <w:pStyle w:val="TableParagraph"/>
              <w:kinsoku w:val="0"/>
              <w:overflowPunct w:val="0"/>
              <w:rPr>
                <w:sz w:val="18"/>
                <w:szCs w:val="18"/>
              </w:rPr>
            </w:pPr>
          </w:p>
          <w:p w14:paraId="50102CCD" w14:textId="77777777" w:rsidR="00C811EF" w:rsidRDefault="00C811EF">
            <w:pPr>
              <w:pStyle w:val="TableParagraph"/>
              <w:kinsoku w:val="0"/>
              <w:overflowPunct w:val="0"/>
              <w:rPr>
                <w:sz w:val="18"/>
                <w:szCs w:val="18"/>
              </w:rPr>
            </w:pPr>
          </w:p>
          <w:p w14:paraId="1793A278" w14:textId="77777777" w:rsidR="00C811EF" w:rsidRDefault="00C811EF">
            <w:pPr>
              <w:pStyle w:val="TableParagraph"/>
              <w:kinsoku w:val="0"/>
              <w:overflowPunct w:val="0"/>
              <w:spacing w:before="58"/>
              <w:rPr>
                <w:sz w:val="18"/>
                <w:szCs w:val="18"/>
              </w:rPr>
            </w:pPr>
          </w:p>
          <w:p w14:paraId="15CCA1F3" w14:textId="77777777" w:rsidR="00C811EF" w:rsidRDefault="00C811EF">
            <w:pPr>
              <w:pStyle w:val="TableParagraph"/>
              <w:kinsoku w:val="0"/>
              <w:overflowPunct w:val="0"/>
              <w:ind w:left="8"/>
              <w:jc w:val="center"/>
              <w:rPr>
                <w:rFonts w:ascii="Times New Roman" w:hAnsi="Times New Roman" w:cs="Times New Roman"/>
                <w:spacing w:val="-10"/>
                <w:sz w:val="18"/>
                <w:szCs w:val="18"/>
              </w:rPr>
            </w:pPr>
            <w:r>
              <w:rPr>
                <w:rFonts w:ascii="Times New Roman" w:hAnsi="Times New Roman" w:cs="Times New Roman"/>
                <w:spacing w:val="-10"/>
                <w:sz w:val="18"/>
                <w:szCs w:val="18"/>
              </w:rPr>
              <w:t>√</w:t>
            </w:r>
          </w:p>
        </w:tc>
        <w:tc>
          <w:tcPr>
            <w:tcW w:w="2304" w:type="dxa"/>
            <w:tcBorders>
              <w:top w:val="single" w:sz="6" w:space="0" w:color="000000"/>
              <w:left w:val="single" w:sz="4" w:space="0" w:color="000000"/>
              <w:bottom w:val="single" w:sz="6" w:space="0" w:color="000000"/>
              <w:right w:val="single" w:sz="4" w:space="0" w:color="000000"/>
            </w:tcBorders>
          </w:tcPr>
          <w:p w14:paraId="666D9E46" w14:textId="77777777" w:rsidR="00C811EF" w:rsidRDefault="00C811EF">
            <w:pPr>
              <w:pStyle w:val="TableParagraph"/>
              <w:kinsoku w:val="0"/>
              <w:overflowPunct w:val="0"/>
              <w:rPr>
                <w:sz w:val="18"/>
                <w:szCs w:val="18"/>
              </w:rPr>
            </w:pPr>
          </w:p>
          <w:p w14:paraId="165DC9B6" w14:textId="77777777" w:rsidR="00C811EF" w:rsidRDefault="00C811EF">
            <w:pPr>
              <w:pStyle w:val="TableParagraph"/>
              <w:kinsoku w:val="0"/>
              <w:overflowPunct w:val="0"/>
              <w:rPr>
                <w:sz w:val="18"/>
                <w:szCs w:val="18"/>
              </w:rPr>
            </w:pPr>
          </w:p>
          <w:p w14:paraId="270FFC46" w14:textId="77777777" w:rsidR="00C811EF" w:rsidRDefault="00C811EF">
            <w:pPr>
              <w:pStyle w:val="TableParagraph"/>
              <w:kinsoku w:val="0"/>
              <w:overflowPunct w:val="0"/>
              <w:rPr>
                <w:sz w:val="18"/>
                <w:szCs w:val="18"/>
              </w:rPr>
            </w:pPr>
          </w:p>
          <w:p w14:paraId="2B4DC2E7" w14:textId="77777777" w:rsidR="00C811EF" w:rsidRDefault="00C811EF">
            <w:pPr>
              <w:pStyle w:val="TableParagraph"/>
              <w:kinsoku w:val="0"/>
              <w:overflowPunct w:val="0"/>
              <w:rPr>
                <w:sz w:val="18"/>
                <w:szCs w:val="18"/>
              </w:rPr>
            </w:pPr>
          </w:p>
          <w:p w14:paraId="613AD79B" w14:textId="77777777" w:rsidR="00C811EF" w:rsidRDefault="00C811EF">
            <w:pPr>
              <w:pStyle w:val="TableParagraph"/>
              <w:kinsoku w:val="0"/>
              <w:overflowPunct w:val="0"/>
              <w:rPr>
                <w:sz w:val="18"/>
                <w:szCs w:val="18"/>
              </w:rPr>
            </w:pPr>
          </w:p>
          <w:p w14:paraId="296E3E49" w14:textId="77777777" w:rsidR="00C811EF" w:rsidRDefault="00C811EF">
            <w:pPr>
              <w:pStyle w:val="TableParagraph"/>
              <w:kinsoku w:val="0"/>
              <w:overflowPunct w:val="0"/>
              <w:rPr>
                <w:sz w:val="18"/>
                <w:szCs w:val="18"/>
              </w:rPr>
            </w:pPr>
          </w:p>
          <w:p w14:paraId="05583C5B" w14:textId="77777777" w:rsidR="00C811EF" w:rsidRDefault="00C811EF">
            <w:pPr>
              <w:pStyle w:val="TableParagraph"/>
              <w:kinsoku w:val="0"/>
              <w:overflowPunct w:val="0"/>
              <w:rPr>
                <w:sz w:val="18"/>
                <w:szCs w:val="18"/>
              </w:rPr>
            </w:pPr>
          </w:p>
          <w:p w14:paraId="25102DA0" w14:textId="77777777" w:rsidR="00C811EF" w:rsidRDefault="00C811EF">
            <w:pPr>
              <w:pStyle w:val="TableParagraph"/>
              <w:kinsoku w:val="0"/>
              <w:overflowPunct w:val="0"/>
              <w:rPr>
                <w:sz w:val="18"/>
                <w:szCs w:val="18"/>
              </w:rPr>
            </w:pPr>
          </w:p>
          <w:p w14:paraId="78B3204C" w14:textId="77777777" w:rsidR="00C811EF" w:rsidRDefault="00C811EF">
            <w:pPr>
              <w:pStyle w:val="TableParagraph"/>
              <w:kinsoku w:val="0"/>
              <w:overflowPunct w:val="0"/>
              <w:rPr>
                <w:sz w:val="18"/>
                <w:szCs w:val="18"/>
              </w:rPr>
            </w:pPr>
          </w:p>
          <w:p w14:paraId="0AEB0743" w14:textId="77777777" w:rsidR="00C811EF" w:rsidRDefault="00C811EF">
            <w:pPr>
              <w:pStyle w:val="TableParagraph"/>
              <w:kinsoku w:val="0"/>
              <w:overflowPunct w:val="0"/>
              <w:rPr>
                <w:sz w:val="18"/>
                <w:szCs w:val="18"/>
              </w:rPr>
            </w:pPr>
          </w:p>
          <w:p w14:paraId="75824E5B" w14:textId="77777777" w:rsidR="00C811EF" w:rsidRDefault="00C811EF">
            <w:pPr>
              <w:pStyle w:val="TableParagraph"/>
              <w:kinsoku w:val="0"/>
              <w:overflowPunct w:val="0"/>
              <w:rPr>
                <w:sz w:val="18"/>
                <w:szCs w:val="18"/>
              </w:rPr>
            </w:pPr>
          </w:p>
          <w:p w14:paraId="23050208" w14:textId="77777777" w:rsidR="00C811EF" w:rsidRDefault="00C811EF">
            <w:pPr>
              <w:pStyle w:val="TableParagraph"/>
              <w:kinsoku w:val="0"/>
              <w:overflowPunct w:val="0"/>
              <w:rPr>
                <w:sz w:val="18"/>
                <w:szCs w:val="18"/>
              </w:rPr>
            </w:pPr>
          </w:p>
          <w:p w14:paraId="122BA1E2" w14:textId="77777777" w:rsidR="00C811EF" w:rsidRDefault="00C811EF">
            <w:pPr>
              <w:pStyle w:val="TableParagraph"/>
              <w:kinsoku w:val="0"/>
              <w:overflowPunct w:val="0"/>
              <w:rPr>
                <w:sz w:val="18"/>
                <w:szCs w:val="18"/>
              </w:rPr>
            </w:pPr>
          </w:p>
          <w:p w14:paraId="2EEE1EB0" w14:textId="77777777" w:rsidR="00C811EF" w:rsidRDefault="00C811EF">
            <w:pPr>
              <w:pStyle w:val="TableParagraph"/>
              <w:kinsoku w:val="0"/>
              <w:overflowPunct w:val="0"/>
              <w:rPr>
                <w:sz w:val="18"/>
                <w:szCs w:val="18"/>
              </w:rPr>
            </w:pPr>
          </w:p>
          <w:p w14:paraId="001C19A3" w14:textId="77777777" w:rsidR="00C811EF" w:rsidRDefault="00C811EF">
            <w:pPr>
              <w:pStyle w:val="TableParagraph"/>
              <w:kinsoku w:val="0"/>
              <w:overflowPunct w:val="0"/>
              <w:rPr>
                <w:sz w:val="18"/>
                <w:szCs w:val="18"/>
              </w:rPr>
            </w:pPr>
          </w:p>
          <w:p w14:paraId="51103192" w14:textId="77777777" w:rsidR="00C811EF" w:rsidRDefault="00C811EF">
            <w:pPr>
              <w:pStyle w:val="TableParagraph"/>
              <w:kinsoku w:val="0"/>
              <w:overflowPunct w:val="0"/>
              <w:rPr>
                <w:sz w:val="18"/>
                <w:szCs w:val="18"/>
              </w:rPr>
            </w:pPr>
          </w:p>
          <w:p w14:paraId="754A8016" w14:textId="77777777" w:rsidR="00C811EF" w:rsidRDefault="00C811EF">
            <w:pPr>
              <w:pStyle w:val="TableParagraph"/>
              <w:kinsoku w:val="0"/>
              <w:overflowPunct w:val="0"/>
              <w:rPr>
                <w:sz w:val="18"/>
                <w:szCs w:val="18"/>
              </w:rPr>
            </w:pPr>
          </w:p>
          <w:p w14:paraId="4620B03F" w14:textId="77777777" w:rsidR="00C811EF" w:rsidRDefault="00C811EF">
            <w:pPr>
              <w:pStyle w:val="TableParagraph"/>
              <w:kinsoku w:val="0"/>
              <w:overflowPunct w:val="0"/>
              <w:rPr>
                <w:sz w:val="18"/>
                <w:szCs w:val="18"/>
              </w:rPr>
            </w:pPr>
          </w:p>
          <w:p w14:paraId="6F163C39" w14:textId="77777777" w:rsidR="00C811EF" w:rsidRDefault="00C811EF">
            <w:pPr>
              <w:pStyle w:val="TableParagraph"/>
              <w:kinsoku w:val="0"/>
              <w:overflowPunct w:val="0"/>
              <w:rPr>
                <w:sz w:val="18"/>
                <w:szCs w:val="18"/>
              </w:rPr>
            </w:pPr>
          </w:p>
          <w:p w14:paraId="431140A8" w14:textId="77777777" w:rsidR="00C811EF" w:rsidRDefault="00C811EF">
            <w:pPr>
              <w:pStyle w:val="TableParagraph"/>
              <w:kinsoku w:val="0"/>
              <w:overflowPunct w:val="0"/>
              <w:rPr>
                <w:sz w:val="18"/>
                <w:szCs w:val="18"/>
              </w:rPr>
            </w:pPr>
          </w:p>
          <w:p w14:paraId="07EA40E1" w14:textId="77777777" w:rsidR="00C811EF" w:rsidRDefault="00C811EF">
            <w:pPr>
              <w:pStyle w:val="TableParagraph"/>
              <w:kinsoku w:val="0"/>
              <w:overflowPunct w:val="0"/>
              <w:rPr>
                <w:sz w:val="18"/>
                <w:szCs w:val="18"/>
              </w:rPr>
            </w:pPr>
          </w:p>
          <w:p w14:paraId="40C7B508" w14:textId="77777777" w:rsidR="00C811EF" w:rsidRDefault="00C811EF">
            <w:pPr>
              <w:pStyle w:val="TableParagraph"/>
              <w:kinsoku w:val="0"/>
              <w:overflowPunct w:val="0"/>
              <w:rPr>
                <w:sz w:val="18"/>
                <w:szCs w:val="18"/>
              </w:rPr>
            </w:pPr>
          </w:p>
          <w:p w14:paraId="4878BDB6" w14:textId="77777777" w:rsidR="00C811EF" w:rsidRDefault="00C811EF">
            <w:pPr>
              <w:pStyle w:val="TableParagraph"/>
              <w:kinsoku w:val="0"/>
              <w:overflowPunct w:val="0"/>
              <w:rPr>
                <w:sz w:val="18"/>
                <w:szCs w:val="18"/>
              </w:rPr>
            </w:pPr>
          </w:p>
          <w:p w14:paraId="5B12C5BC" w14:textId="77777777" w:rsidR="00C811EF" w:rsidRDefault="00C811EF">
            <w:pPr>
              <w:pStyle w:val="TableParagraph"/>
              <w:kinsoku w:val="0"/>
              <w:overflowPunct w:val="0"/>
              <w:rPr>
                <w:sz w:val="18"/>
                <w:szCs w:val="18"/>
              </w:rPr>
            </w:pPr>
          </w:p>
          <w:p w14:paraId="7A38963C" w14:textId="77777777" w:rsidR="00C811EF" w:rsidRDefault="00C811EF">
            <w:pPr>
              <w:pStyle w:val="TableParagraph"/>
              <w:kinsoku w:val="0"/>
              <w:overflowPunct w:val="0"/>
              <w:spacing w:before="50"/>
              <w:rPr>
                <w:sz w:val="18"/>
                <w:szCs w:val="18"/>
              </w:rPr>
            </w:pPr>
          </w:p>
          <w:p w14:paraId="67E86CF0" w14:textId="77777777" w:rsidR="00C811EF" w:rsidRDefault="00C811EF">
            <w:pPr>
              <w:pStyle w:val="TableParagraph"/>
              <w:kinsoku w:val="0"/>
              <w:overflowPunct w:val="0"/>
              <w:ind w:left="62" w:right="48"/>
              <w:jc w:val="center"/>
              <w:rPr>
                <w:spacing w:val="-2"/>
                <w:sz w:val="18"/>
                <w:szCs w:val="18"/>
              </w:rPr>
            </w:pPr>
            <w:r>
              <w:rPr>
                <w:sz w:val="18"/>
                <w:szCs w:val="18"/>
              </w:rPr>
              <w:t>25</w:t>
            </w:r>
            <w:r>
              <w:rPr>
                <w:spacing w:val="1"/>
                <w:sz w:val="18"/>
                <w:szCs w:val="18"/>
              </w:rPr>
              <w:t xml:space="preserve"> </w:t>
            </w:r>
            <w:r>
              <w:rPr>
                <w:spacing w:val="-2"/>
                <w:sz w:val="18"/>
                <w:szCs w:val="18"/>
              </w:rPr>
              <w:t>years</w:t>
            </w:r>
          </w:p>
        </w:tc>
        <w:tc>
          <w:tcPr>
            <w:tcW w:w="2673" w:type="dxa"/>
            <w:tcBorders>
              <w:top w:val="single" w:sz="6" w:space="0" w:color="000000"/>
              <w:left w:val="single" w:sz="4" w:space="0" w:color="000000"/>
              <w:bottom w:val="single" w:sz="6" w:space="0" w:color="000000"/>
              <w:right w:val="single" w:sz="4" w:space="0" w:color="000000"/>
            </w:tcBorders>
          </w:tcPr>
          <w:p w14:paraId="5AA817D1" w14:textId="27F8D2E2" w:rsidR="00C811EF" w:rsidRDefault="00A70910">
            <w:pPr>
              <w:pStyle w:val="TableParagraph"/>
              <w:kinsoku w:val="0"/>
              <w:overflowPunct w:val="0"/>
              <w:spacing w:before="197"/>
              <w:ind w:left="81" w:right="65"/>
              <w:jc w:val="both"/>
              <w:rPr>
                <w:sz w:val="18"/>
                <w:szCs w:val="18"/>
              </w:rPr>
            </w:pPr>
            <w:r>
              <w:rPr>
                <w:sz w:val="18"/>
                <w:szCs w:val="18"/>
              </w:rPr>
              <w:t>[PRINCIPAL2]</w:t>
            </w:r>
            <w:r w:rsidR="00E112CC">
              <w:rPr>
                <w:sz w:val="18"/>
                <w:szCs w:val="18"/>
              </w:rPr>
              <w:t xml:space="preserve"> </w:t>
            </w:r>
            <w:r w:rsidR="00C811EF">
              <w:rPr>
                <w:sz w:val="18"/>
                <w:szCs w:val="18"/>
              </w:rPr>
              <w:t>is a seasoned</w:t>
            </w:r>
            <w:r w:rsidR="00C811EF">
              <w:rPr>
                <w:spacing w:val="-6"/>
                <w:sz w:val="18"/>
                <w:szCs w:val="18"/>
              </w:rPr>
              <w:t xml:space="preserve"> </w:t>
            </w:r>
            <w:r w:rsidR="00C811EF">
              <w:rPr>
                <w:sz w:val="18"/>
                <w:szCs w:val="18"/>
              </w:rPr>
              <w:t>veteran</w:t>
            </w:r>
            <w:r w:rsidR="00C811EF">
              <w:rPr>
                <w:spacing w:val="-9"/>
                <w:sz w:val="18"/>
                <w:szCs w:val="18"/>
              </w:rPr>
              <w:t xml:space="preserve"> </w:t>
            </w:r>
            <w:r w:rsidR="00C811EF">
              <w:rPr>
                <w:sz w:val="18"/>
                <w:szCs w:val="18"/>
              </w:rPr>
              <w:t>of</w:t>
            </w:r>
            <w:r w:rsidR="00C811EF">
              <w:rPr>
                <w:spacing w:val="-6"/>
                <w:sz w:val="18"/>
                <w:szCs w:val="18"/>
              </w:rPr>
              <w:t xml:space="preserve"> </w:t>
            </w:r>
            <w:r w:rsidR="00C811EF">
              <w:rPr>
                <w:sz w:val="18"/>
                <w:szCs w:val="18"/>
              </w:rPr>
              <w:t>the</w:t>
            </w:r>
            <w:r w:rsidR="00C811EF">
              <w:rPr>
                <w:spacing w:val="-6"/>
                <w:sz w:val="18"/>
                <w:szCs w:val="18"/>
              </w:rPr>
              <w:t xml:space="preserve"> </w:t>
            </w:r>
            <w:r w:rsidR="00C811EF">
              <w:rPr>
                <w:sz w:val="18"/>
                <w:szCs w:val="18"/>
              </w:rPr>
              <w:t>fitness industry with over 25 years of experience. Her journey began at</w:t>
            </w:r>
            <w:r w:rsidR="00C811EF">
              <w:rPr>
                <w:spacing w:val="-13"/>
                <w:sz w:val="18"/>
                <w:szCs w:val="18"/>
              </w:rPr>
              <w:t xml:space="preserve"> </w:t>
            </w:r>
            <w:r w:rsidR="00C811EF">
              <w:rPr>
                <w:sz w:val="18"/>
                <w:szCs w:val="18"/>
              </w:rPr>
              <w:t>the</w:t>
            </w:r>
            <w:r w:rsidR="00C811EF">
              <w:rPr>
                <w:spacing w:val="-12"/>
                <w:sz w:val="18"/>
                <w:szCs w:val="18"/>
              </w:rPr>
              <w:t xml:space="preserve"> </w:t>
            </w:r>
            <w:r w:rsidR="00C811EF">
              <w:rPr>
                <w:sz w:val="18"/>
                <w:szCs w:val="18"/>
              </w:rPr>
              <w:t>front</w:t>
            </w:r>
            <w:r w:rsidR="00C811EF">
              <w:rPr>
                <w:spacing w:val="-13"/>
                <w:sz w:val="18"/>
                <w:szCs w:val="18"/>
              </w:rPr>
              <w:t xml:space="preserve"> </w:t>
            </w:r>
            <w:r w:rsidR="00C811EF">
              <w:rPr>
                <w:sz w:val="18"/>
                <w:szCs w:val="18"/>
              </w:rPr>
              <w:t>desk</w:t>
            </w:r>
            <w:r w:rsidR="00C811EF">
              <w:rPr>
                <w:spacing w:val="-12"/>
                <w:sz w:val="18"/>
                <w:szCs w:val="18"/>
              </w:rPr>
              <w:t xml:space="preserve"> </w:t>
            </w:r>
            <w:r w:rsidR="00C811EF">
              <w:rPr>
                <w:sz w:val="18"/>
                <w:szCs w:val="18"/>
              </w:rPr>
              <w:t>of</w:t>
            </w:r>
            <w:r w:rsidR="00C811EF">
              <w:rPr>
                <w:spacing w:val="-13"/>
                <w:sz w:val="18"/>
                <w:szCs w:val="18"/>
              </w:rPr>
              <w:t xml:space="preserve"> </w:t>
            </w:r>
            <w:r w:rsidR="00C811EF">
              <w:rPr>
                <w:sz w:val="18"/>
                <w:szCs w:val="18"/>
              </w:rPr>
              <w:t>fitness</w:t>
            </w:r>
            <w:r w:rsidR="00C811EF">
              <w:rPr>
                <w:spacing w:val="-13"/>
                <w:sz w:val="18"/>
                <w:szCs w:val="18"/>
              </w:rPr>
              <w:t xml:space="preserve"> </w:t>
            </w:r>
            <w:r w:rsidR="00C811EF">
              <w:rPr>
                <w:sz w:val="18"/>
                <w:szCs w:val="18"/>
              </w:rPr>
              <w:t xml:space="preserve">clubs, where she quickly developed a reputation for outstanding customer service and a deep commitment to her team. </w:t>
            </w:r>
            <w:r>
              <w:rPr>
                <w:sz w:val="18"/>
                <w:szCs w:val="18"/>
              </w:rPr>
              <w:t>[PRINCIPAL1 FN]</w:t>
            </w:r>
            <w:r w:rsidR="00C811EF">
              <w:rPr>
                <w:sz w:val="18"/>
                <w:szCs w:val="18"/>
              </w:rPr>
              <w:t>'s career has spanned all levels of the industry, culminating</w:t>
            </w:r>
            <w:r w:rsidR="00C811EF">
              <w:rPr>
                <w:spacing w:val="-9"/>
                <w:sz w:val="18"/>
                <w:szCs w:val="18"/>
              </w:rPr>
              <w:t xml:space="preserve"> </w:t>
            </w:r>
            <w:r w:rsidR="00C811EF">
              <w:rPr>
                <w:sz w:val="18"/>
                <w:szCs w:val="18"/>
              </w:rPr>
              <w:t>in</w:t>
            </w:r>
            <w:r w:rsidR="00C811EF">
              <w:rPr>
                <w:spacing w:val="-10"/>
                <w:sz w:val="18"/>
                <w:szCs w:val="18"/>
              </w:rPr>
              <w:t xml:space="preserve"> </w:t>
            </w:r>
            <w:r w:rsidR="00C811EF">
              <w:rPr>
                <w:sz w:val="18"/>
                <w:szCs w:val="18"/>
              </w:rPr>
              <w:t>an</w:t>
            </w:r>
            <w:r w:rsidR="00C811EF">
              <w:rPr>
                <w:spacing w:val="-10"/>
                <w:sz w:val="18"/>
                <w:szCs w:val="18"/>
              </w:rPr>
              <w:t xml:space="preserve"> </w:t>
            </w:r>
            <w:r w:rsidR="00C811EF">
              <w:rPr>
                <w:sz w:val="18"/>
                <w:szCs w:val="18"/>
              </w:rPr>
              <w:t>executive</w:t>
            </w:r>
            <w:r w:rsidR="00C811EF">
              <w:rPr>
                <w:spacing w:val="-9"/>
                <w:sz w:val="18"/>
                <w:szCs w:val="18"/>
              </w:rPr>
              <w:t xml:space="preserve"> </w:t>
            </w:r>
            <w:r w:rsidR="00C811EF">
              <w:rPr>
                <w:sz w:val="18"/>
                <w:szCs w:val="18"/>
              </w:rPr>
              <w:t>role at a major fitness organization where she oversaw the operations of over 20 locations and ensured the head office member services team were performing at their best.</w:t>
            </w:r>
          </w:p>
          <w:p w14:paraId="7DA68497" w14:textId="74D7D8A9" w:rsidR="00C811EF" w:rsidRDefault="00C811EF">
            <w:pPr>
              <w:pStyle w:val="TableParagraph"/>
              <w:kinsoku w:val="0"/>
              <w:overflowPunct w:val="0"/>
              <w:spacing w:before="119"/>
              <w:ind w:left="81" w:right="64"/>
              <w:jc w:val="both"/>
              <w:rPr>
                <w:sz w:val="18"/>
                <w:szCs w:val="18"/>
              </w:rPr>
            </w:pPr>
            <w:r>
              <w:rPr>
                <w:sz w:val="18"/>
                <w:szCs w:val="18"/>
              </w:rPr>
              <w:t xml:space="preserve">Recognizing a gap in the industry, </w:t>
            </w:r>
            <w:r w:rsidR="00A70910">
              <w:rPr>
                <w:sz w:val="18"/>
                <w:szCs w:val="18"/>
              </w:rPr>
              <w:t>[PRINCIPAL2 FN]</w:t>
            </w:r>
            <w:r w:rsidR="00E112CC">
              <w:rPr>
                <w:sz w:val="18"/>
                <w:szCs w:val="18"/>
              </w:rPr>
              <w:t xml:space="preserve"> </w:t>
            </w:r>
            <w:r>
              <w:rPr>
                <w:sz w:val="18"/>
                <w:szCs w:val="18"/>
              </w:rPr>
              <w:t xml:space="preserve">co-founded </w:t>
            </w:r>
            <w:r w:rsidR="00381D54">
              <w:rPr>
                <w:sz w:val="18"/>
                <w:szCs w:val="18"/>
              </w:rPr>
              <w:t>[TRADE NAME]</w:t>
            </w:r>
            <w:r>
              <w:rPr>
                <w:sz w:val="18"/>
                <w:szCs w:val="18"/>
              </w:rPr>
              <w:t>, the third option in fitness.</w:t>
            </w:r>
            <w:r>
              <w:rPr>
                <w:spacing w:val="-15"/>
                <w:sz w:val="18"/>
                <w:szCs w:val="18"/>
              </w:rPr>
              <w:t xml:space="preserve"> </w:t>
            </w:r>
            <w:r w:rsidR="00381D54">
              <w:rPr>
                <w:sz w:val="18"/>
                <w:szCs w:val="18"/>
              </w:rPr>
              <w:t>[TRADE NAME]</w:t>
            </w:r>
            <w:r>
              <w:rPr>
                <w:spacing w:val="-13"/>
                <w:sz w:val="18"/>
                <w:szCs w:val="18"/>
              </w:rPr>
              <w:t xml:space="preserve"> </w:t>
            </w:r>
            <w:r>
              <w:rPr>
                <w:sz w:val="18"/>
                <w:szCs w:val="18"/>
              </w:rPr>
              <w:t>is</w:t>
            </w:r>
            <w:r>
              <w:rPr>
                <w:spacing w:val="-12"/>
                <w:sz w:val="18"/>
                <w:szCs w:val="18"/>
              </w:rPr>
              <w:t xml:space="preserve"> </w:t>
            </w:r>
            <w:r>
              <w:rPr>
                <w:sz w:val="18"/>
                <w:szCs w:val="18"/>
              </w:rPr>
              <w:t>dedicated to setting new standards for excellence in both team management and member experience. Her vision is to create a fitness environment that</w:t>
            </w:r>
            <w:r>
              <w:rPr>
                <w:spacing w:val="-5"/>
                <w:sz w:val="18"/>
                <w:szCs w:val="18"/>
              </w:rPr>
              <w:t xml:space="preserve"> </w:t>
            </w:r>
            <w:r>
              <w:rPr>
                <w:sz w:val="18"/>
                <w:szCs w:val="18"/>
              </w:rPr>
              <w:t>prioritizes</w:t>
            </w:r>
            <w:r>
              <w:rPr>
                <w:spacing w:val="-5"/>
                <w:sz w:val="18"/>
                <w:szCs w:val="18"/>
              </w:rPr>
              <w:t xml:space="preserve"> </w:t>
            </w:r>
            <w:r>
              <w:rPr>
                <w:sz w:val="18"/>
                <w:szCs w:val="18"/>
              </w:rPr>
              <w:t>safety,</w:t>
            </w:r>
            <w:r>
              <w:rPr>
                <w:spacing w:val="-5"/>
                <w:sz w:val="18"/>
                <w:szCs w:val="18"/>
              </w:rPr>
              <w:t xml:space="preserve"> </w:t>
            </w:r>
            <w:r>
              <w:rPr>
                <w:sz w:val="18"/>
                <w:szCs w:val="18"/>
              </w:rPr>
              <w:t>wellness, and</w:t>
            </w:r>
            <w:r>
              <w:rPr>
                <w:spacing w:val="-15"/>
                <w:sz w:val="18"/>
                <w:szCs w:val="18"/>
              </w:rPr>
              <w:t xml:space="preserve"> </w:t>
            </w:r>
            <w:r>
              <w:rPr>
                <w:sz w:val="18"/>
                <w:szCs w:val="18"/>
              </w:rPr>
              <w:t>superior</w:t>
            </w:r>
            <w:r>
              <w:rPr>
                <w:spacing w:val="-12"/>
                <w:sz w:val="18"/>
                <w:szCs w:val="18"/>
              </w:rPr>
              <w:t xml:space="preserve"> </w:t>
            </w:r>
            <w:r>
              <w:rPr>
                <w:sz w:val="18"/>
                <w:szCs w:val="18"/>
              </w:rPr>
              <w:t>service.</w:t>
            </w:r>
            <w:r>
              <w:rPr>
                <w:spacing w:val="-13"/>
                <w:sz w:val="18"/>
                <w:szCs w:val="18"/>
              </w:rPr>
              <w:t xml:space="preserve"> </w:t>
            </w:r>
            <w:r>
              <w:rPr>
                <w:sz w:val="18"/>
                <w:szCs w:val="18"/>
              </w:rPr>
              <w:t>In</w:t>
            </w:r>
            <w:r>
              <w:rPr>
                <w:spacing w:val="-12"/>
                <w:sz w:val="18"/>
                <w:szCs w:val="18"/>
              </w:rPr>
              <w:t xml:space="preserve"> </w:t>
            </w:r>
            <w:r>
              <w:rPr>
                <w:sz w:val="18"/>
                <w:szCs w:val="18"/>
              </w:rPr>
              <w:t xml:space="preserve">addition to her extensive industry experience, </w:t>
            </w:r>
            <w:r w:rsidR="00A70910">
              <w:rPr>
                <w:sz w:val="18"/>
                <w:szCs w:val="18"/>
              </w:rPr>
              <w:t>[PRINCIPAL2 FN]</w:t>
            </w:r>
            <w:r>
              <w:rPr>
                <w:sz w:val="18"/>
                <w:szCs w:val="18"/>
              </w:rPr>
              <w:t>is a certified Integrative Energy Health Practitioner. Her global perspective is enriched by her travels to Southeast Asia and India,</w:t>
            </w:r>
            <w:r>
              <w:rPr>
                <w:spacing w:val="-4"/>
                <w:sz w:val="18"/>
                <w:szCs w:val="18"/>
              </w:rPr>
              <w:t xml:space="preserve"> </w:t>
            </w:r>
            <w:r>
              <w:rPr>
                <w:sz w:val="18"/>
                <w:szCs w:val="18"/>
              </w:rPr>
              <w:t>where</w:t>
            </w:r>
            <w:r>
              <w:rPr>
                <w:spacing w:val="-3"/>
                <w:sz w:val="18"/>
                <w:szCs w:val="18"/>
              </w:rPr>
              <w:t xml:space="preserve"> </w:t>
            </w:r>
            <w:r>
              <w:rPr>
                <w:sz w:val="18"/>
                <w:szCs w:val="18"/>
              </w:rPr>
              <w:t>she</w:t>
            </w:r>
            <w:r>
              <w:rPr>
                <w:spacing w:val="-4"/>
                <w:sz w:val="18"/>
                <w:szCs w:val="18"/>
              </w:rPr>
              <w:t xml:space="preserve"> </w:t>
            </w:r>
            <w:r>
              <w:rPr>
                <w:sz w:val="18"/>
                <w:szCs w:val="18"/>
              </w:rPr>
              <w:t>participated</w:t>
            </w:r>
            <w:r>
              <w:rPr>
                <w:spacing w:val="-4"/>
                <w:sz w:val="18"/>
                <w:szCs w:val="18"/>
              </w:rPr>
              <w:t xml:space="preserve"> </w:t>
            </w:r>
            <w:r>
              <w:rPr>
                <w:sz w:val="18"/>
                <w:szCs w:val="18"/>
              </w:rPr>
              <w:t>in a world service project, further broadening her understanding of holistic health.</w:t>
            </w:r>
          </w:p>
          <w:p w14:paraId="7839829F" w14:textId="16F3A453" w:rsidR="00C811EF" w:rsidRDefault="00A70910">
            <w:pPr>
              <w:pStyle w:val="TableParagraph"/>
              <w:tabs>
                <w:tab w:val="left" w:pos="1835"/>
              </w:tabs>
              <w:kinsoku w:val="0"/>
              <w:overflowPunct w:val="0"/>
              <w:spacing w:before="119"/>
              <w:ind w:left="81" w:right="65"/>
              <w:jc w:val="both"/>
              <w:rPr>
                <w:spacing w:val="-5"/>
                <w:sz w:val="18"/>
                <w:szCs w:val="18"/>
              </w:rPr>
            </w:pPr>
            <w:r>
              <w:rPr>
                <w:sz w:val="18"/>
                <w:szCs w:val="18"/>
              </w:rPr>
              <w:t>[PRINCIPAL1 FN]</w:t>
            </w:r>
            <w:r w:rsidR="00C811EF">
              <w:rPr>
                <w:sz w:val="18"/>
                <w:szCs w:val="18"/>
              </w:rPr>
              <w:t xml:space="preserve">’s blend of hands-on </w:t>
            </w:r>
            <w:r w:rsidR="00C811EF">
              <w:rPr>
                <w:spacing w:val="-2"/>
                <w:sz w:val="18"/>
                <w:szCs w:val="18"/>
              </w:rPr>
              <w:t>experience,</w:t>
            </w:r>
            <w:r w:rsidR="00C811EF">
              <w:rPr>
                <w:sz w:val="18"/>
                <w:szCs w:val="18"/>
              </w:rPr>
              <w:tab/>
            </w:r>
            <w:r w:rsidR="00C811EF">
              <w:rPr>
                <w:spacing w:val="-2"/>
                <w:sz w:val="18"/>
                <w:szCs w:val="18"/>
              </w:rPr>
              <w:t xml:space="preserve">executive </w:t>
            </w:r>
            <w:r w:rsidR="00C811EF">
              <w:rPr>
                <w:sz w:val="18"/>
                <w:szCs w:val="18"/>
              </w:rPr>
              <w:t>leadership, and holistic health expertise</w:t>
            </w:r>
            <w:r w:rsidR="00C811EF">
              <w:rPr>
                <w:spacing w:val="-13"/>
                <w:sz w:val="18"/>
                <w:szCs w:val="18"/>
              </w:rPr>
              <w:t xml:space="preserve"> </w:t>
            </w:r>
            <w:r w:rsidR="00C811EF">
              <w:rPr>
                <w:sz w:val="18"/>
                <w:szCs w:val="18"/>
              </w:rPr>
              <w:t>positions</w:t>
            </w:r>
            <w:r w:rsidR="00C811EF">
              <w:rPr>
                <w:spacing w:val="-12"/>
                <w:sz w:val="18"/>
                <w:szCs w:val="18"/>
              </w:rPr>
              <w:t xml:space="preserve"> </w:t>
            </w:r>
            <w:r w:rsidR="00C811EF">
              <w:rPr>
                <w:sz w:val="18"/>
                <w:szCs w:val="18"/>
              </w:rPr>
              <w:t>her</w:t>
            </w:r>
            <w:r w:rsidR="00C811EF">
              <w:rPr>
                <w:spacing w:val="-13"/>
                <w:sz w:val="18"/>
                <w:szCs w:val="18"/>
              </w:rPr>
              <w:t xml:space="preserve"> </w:t>
            </w:r>
            <w:r w:rsidR="00C811EF">
              <w:rPr>
                <w:sz w:val="18"/>
                <w:szCs w:val="18"/>
              </w:rPr>
              <w:t xml:space="preserve">uniquely to drive </w:t>
            </w:r>
            <w:r w:rsidR="00381D54">
              <w:rPr>
                <w:sz w:val="18"/>
                <w:szCs w:val="18"/>
              </w:rPr>
              <w:t>[TRADE NAME]</w:t>
            </w:r>
            <w:r w:rsidR="00C811EF">
              <w:rPr>
                <w:sz w:val="18"/>
                <w:szCs w:val="18"/>
              </w:rPr>
              <w:t xml:space="preserve">’s growth and success. For investors, partnering with </w:t>
            </w:r>
            <w:r>
              <w:rPr>
                <w:sz w:val="18"/>
                <w:szCs w:val="18"/>
              </w:rPr>
              <w:t xml:space="preserve">[PRINCIPAL2 </w:t>
            </w:r>
            <w:proofErr w:type="gramStart"/>
            <w:r>
              <w:rPr>
                <w:sz w:val="18"/>
                <w:szCs w:val="18"/>
              </w:rPr>
              <w:t>FN]</w:t>
            </w:r>
            <w:r w:rsidR="00C811EF">
              <w:rPr>
                <w:sz w:val="18"/>
                <w:szCs w:val="18"/>
              </w:rPr>
              <w:t>represents</w:t>
            </w:r>
            <w:proofErr w:type="gramEnd"/>
            <w:r w:rsidR="00C811EF">
              <w:rPr>
                <w:sz w:val="18"/>
                <w:szCs w:val="18"/>
              </w:rPr>
              <w:t xml:space="preserve"> a great opportunity due to her proven track record of</w:t>
            </w:r>
            <w:r w:rsidR="00C811EF">
              <w:rPr>
                <w:spacing w:val="52"/>
                <w:sz w:val="18"/>
                <w:szCs w:val="18"/>
              </w:rPr>
              <w:t xml:space="preserve"> </w:t>
            </w:r>
            <w:r w:rsidR="00C811EF">
              <w:rPr>
                <w:sz w:val="18"/>
                <w:szCs w:val="18"/>
              </w:rPr>
              <w:lastRenderedPageBreak/>
              <w:t>operational</w:t>
            </w:r>
            <w:r w:rsidR="00C811EF">
              <w:rPr>
                <w:spacing w:val="55"/>
                <w:sz w:val="18"/>
                <w:szCs w:val="18"/>
              </w:rPr>
              <w:t xml:space="preserve"> </w:t>
            </w:r>
            <w:r w:rsidR="00C811EF">
              <w:rPr>
                <w:sz w:val="18"/>
                <w:szCs w:val="18"/>
              </w:rPr>
              <w:t>excellence</w:t>
            </w:r>
            <w:r w:rsidR="00C811EF">
              <w:rPr>
                <w:spacing w:val="53"/>
                <w:sz w:val="18"/>
                <w:szCs w:val="18"/>
              </w:rPr>
              <w:t xml:space="preserve"> </w:t>
            </w:r>
            <w:r w:rsidR="00C811EF">
              <w:rPr>
                <w:spacing w:val="-5"/>
                <w:sz w:val="18"/>
                <w:szCs w:val="18"/>
              </w:rPr>
              <w:t>and</w:t>
            </w:r>
          </w:p>
        </w:tc>
      </w:tr>
    </w:tbl>
    <w:p w14:paraId="47A0C77E" w14:textId="77777777" w:rsidR="00C811EF" w:rsidRDefault="00C811EF">
      <w:pPr>
        <w:rPr>
          <w:sz w:val="20"/>
          <w:szCs w:val="20"/>
        </w:rPr>
        <w:sectPr w:rsidR="00C811EF">
          <w:pgSz w:w="12240" w:h="15840"/>
          <w:pgMar w:top="400" w:right="720" w:bottom="1440" w:left="720" w:header="200" w:footer="1257" w:gutter="0"/>
          <w:cols w:space="720"/>
          <w:noEndnote/>
        </w:sectPr>
      </w:pPr>
    </w:p>
    <w:p w14:paraId="7E1214C5" w14:textId="77777777" w:rsidR="00C811EF" w:rsidRDefault="00C811EF">
      <w:pPr>
        <w:pStyle w:val="BodyText"/>
        <w:kinsoku w:val="0"/>
        <w:overflowPunct w:val="0"/>
      </w:pPr>
    </w:p>
    <w:p w14:paraId="16B3CE44" w14:textId="77777777" w:rsidR="00C811EF" w:rsidRDefault="00C811EF">
      <w:pPr>
        <w:pStyle w:val="BodyText"/>
        <w:kinsoku w:val="0"/>
        <w:overflowPunct w:val="0"/>
      </w:pPr>
    </w:p>
    <w:p w14:paraId="0AFCD48F" w14:textId="77777777" w:rsidR="00C811EF" w:rsidRDefault="00C811EF">
      <w:pPr>
        <w:pStyle w:val="BodyText"/>
        <w:kinsoku w:val="0"/>
        <w:overflowPunct w:val="0"/>
      </w:pPr>
    </w:p>
    <w:p w14:paraId="20731ADD" w14:textId="77777777" w:rsidR="00C811EF" w:rsidRDefault="00C811EF">
      <w:pPr>
        <w:pStyle w:val="BodyText"/>
        <w:kinsoku w:val="0"/>
        <w:overflowPunct w:val="0"/>
        <w:spacing w:before="118" w:after="1"/>
      </w:pPr>
    </w:p>
    <w:tbl>
      <w:tblPr>
        <w:tblW w:w="0" w:type="auto"/>
        <w:tblInd w:w="58" w:type="dxa"/>
        <w:tblLayout w:type="fixed"/>
        <w:tblCellMar>
          <w:left w:w="0" w:type="dxa"/>
          <w:right w:w="0" w:type="dxa"/>
        </w:tblCellMar>
        <w:tblLook w:val="0000" w:firstRow="0" w:lastRow="0" w:firstColumn="0" w:lastColumn="0" w:noHBand="0" w:noVBand="0"/>
      </w:tblPr>
      <w:tblGrid>
        <w:gridCol w:w="1687"/>
        <w:gridCol w:w="1531"/>
        <w:gridCol w:w="1247"/>
        <w:gridCol w:w="1250"/>
        <w:gridCol w:w="2304"/>
        <w:gridCol w:w="2673"/>
      </w:tblGrid>
      <w:tr w:rsidR="00C811EF" w14:paraId="02DFEF7B" w14:textId="77777777">
        <w:trPr>
          <w:trHeight w:val="1846"/>
        </w:trPr>
        <w:tc>
          <w:tcPr>
            <w:tcW w:w="1687" w:type="dxa"/>
            <w:tcBorders>
              <w:top w:val="single" w:sz="4" w:space="0" w:color="000000"/>
              <w:left w:val="single" w:sz="4" w:space="0" w:color="000000"/>
              <w:bottom w:val="single" w:sz="6" w:space="0" w:color="000000"/>
              <w:right w:val="single" w:sz="4" w:space="0" w:color="000000"/>
            </w:tcBorders>
            <w:shd w:val="clear" w:color="auto" w:fill="F3F3F3"/>
          </w:tcPr>
          <w:p w14:paraId="7ADA4A80" w14:textId="77777777" w:rsidR="00C811EF" w:rsidRDefault="00C811EF">
            <w:pPr>
              <w:pStyle w:val="TableParagraph"/>
              <w:kinsoku w:val="0"/>
              <w:overflowPunct w:val="0"/>
              <w:rPr>
                <w:sz w:val="18"/>
                <w:szCs w:val="18"/>
              </w:rPr>
            </w:pPr>
          </w:p>
          <w:p w14:paraId="236915E0" w14:textId="77777777" w:rsidR="00C811EF" w:rsidRDefault="00C811EF">
            <w:pPr>
              <w:pStyle w:val="TableParagraph"/>
              <w:kinsoku w:val="0"/>
              <w:overflowPunct w:val="0"/>
              <w:rPr>
                <w:sz w:val="18"/>
                <w:szCs w:val="18"/>
              </w:rPr>
            </w:pPr>
          </w:p>
          <w:p w14:paraId="1178F224" w14:textId="77777777" w:rsidR="00C811EF" w:rsidRDefault="00C811EF">
            <w:pPr>
              <w:pStyle w:val="TableParagraph"/>
              <w:kinsoku w:val="0"/>
              <w:overflowPunct w:val="0"/>
              <w:spacing w:before="199"/>
              <w:rPr>
                <w:sz w:val="18"/>
                <w:szCs w:val="18"/>
              </w:rPr>
            </w:pPr>
          </w:p>
          <w:p w14:paraId="67EE18A8" w14:textId="77777777" w:rsidR="00C811EF" w:rsidRDefault="00C811EF">
            <w:pPr>
              <w:pStyle w:val="TableParagraph"/>
              <w:kinsoku w:val="0"/>
              <w:overflowPunct w:val="0"/>
              <w:ind w:left="8"/>
              <w:jc w:val="center"/>
              <w:rPr>
                <w:b/>
                <w:bCs/>
                <w:spacing w:val="-4"/>
                <w:sz w:val="18"/>
                <w:szCs w:val="18"/>
              </w:rPr>
            </w:pPr>
            <w:r>
              <w:rPr>
                <w:b/>
                <w:bCs/>
                <w:spacing w:val="-4"/>
                <w:sz w:val="18"/>
                <w:szCs w:val="18"/>
              </w:rPr>
              <w:t>Name</w:t>
            </w:r>
          </w:p>
        </w:tc>
        <w:tc>
          <w:tcPr>
            <w:tcW w:w="1531" w:type="dxa"/>
            <w:tcBorders>
              <w:top w:val="single" w:sz="4" w:space="0" w:color="000000"/>
              <w:left w:val="single" w:sz="4" w:space="0" w:color="000000"/>
              <w:bottom w:val="single" w:sz="6" w:space="0" w:color="000000"/>
              <w:right w:val="single" w:sz="4" w:space="0" w:color="000000"/>
            </w:tcBorders>
            <w:shd w:val="clear" w:color="auto" w:fill="F3F3F3"/>
          </w:tcPr>
          <w:p w14:paraId="3434CD1C" w14:textId="77777777" w:rsidR="00C811EF" w:rsidRDefault="00C811EF">
            <w:pPr>
              <w:pStyle w:val="TableParagraph"/>
              <w:kinsoku w:val="0"/>
              <w:overflowPunct w:val="0"/>
              <w:rPr>
                <w:sz w:val="18"/>
                <w:szCs w:val="18"/>
              </w:rPr>
            </w:pPr>
          </w:p>
          <w:p w14:paraId="68AD6A1C" w14:textId="77777777" w:rsidR="00C811EF" w:rsidRDefault="00C811EF">
            <w:pPr>
              <w:pStyle w:val="TableParagraph"/>
              <w:kinsoku w:val="0"/>
              <w:overflowPunct w:val="0"/>
              <w:rPr>
                <w:sz w:val="18"/>
                <w:szCs w:val="18"/>
              </w:rPr>
            </w:pPr>
          </w:p>
          <w:p w14:paraId="5FCCA430" w14:textId="77777777" w:rsidR="00C811EF" w:rsidRDefault="00C811EF">
            <w:pPr>
              <w:pStyle w:val="TableParagraph"/>
              <w:kinsoku w:val="0"/>
              <w:overflowPunct w:val="0"/>
              <w:spacing w:before="95"/>
              <w:rPr>
                <w:sz w:val="18"/>
                <w:szCs w:val="18"/>
              </w:rPr>
            </w:pPr>
          </w:p>
          <w:p w14:paraId="48C3B47B" w14:textId="77777777" w:rsidR="00C811EF" w:rsidRDefault="00C811EF">
            <w:pPr>
              <w:pStyle w:val="TableParagraph"/>
              <w:kinsoku w:val="0"/>
              <w:overflowPunct w:val="0"/>
              <w:spacing w:before="1"/>
              <w:ind w:left="410" w:right="194" w:firstLine="29"/>
              <w:rPr>
                <w:b/>
                <w:bCs/>
                <w:spacing w:val="-2"/>
                <w:sz w:val="18"/>
                <w:szCs w:val="18"/>
              </w:rPr>
            </w:pPr>
            <w:r>
              <w:rPr>
                <w:b/>
                <w:bCs/>
                <w:spacing w:val="-2"/>
                <w:sz w:val="18"/>
                <w:szCs w:val="18"/>
              </w:rPr>
              <w:t>Current Position</w:t>
            </w:r>
          </w:p>
        </w:tc>
        <w:tc>
          <w:tcPr>
            <w:tcW w:w="1247" w:type="dxa"/>
            <w:tcBorders>
              <w:top w:val="single" w:sz="4" w:space="0" w:color="000000"/>
              <w:left w:val="single" w:sz="4" w:space="0" w:color="000000"/>
              <w:bottom w:val="single" w:sz="6" w:space="0" w:color="000000"/>
              <w:right w:val="single" w:sz="4" w:space="0" w:color="000000"/>
            </w:tcBorders>
            <w:shd w:val="clear" w:color="auto" w:fill="F3F3F3"/>
          </w:tcPr>
          <w:p w14:paraId="16EFB3DE" w14:textId="77777777" w:rsidR="00C811EF" w:rsidRDefault="00C811EF">
            <w:pPr>
              <w:pStyle w:val="TableParagraph"/>
              <w:kinsoku w:val="0"/>
              <w:overflowPunct w:val="0"/>
              <w:rPr>
                <w:sz w:val="18"/>
                <w:szCs w:val="18"/>
              </w:rPr>
            </w:pPr>
          </w:p>
          <w:p w14:paraId="04D415AE" w14:textId="77777777" w:rsidR="00C811EF" w:rsidRDefault="00C811EF">
            <w:pPr>
              <w:pStyle w:val="TableParagraph"/>
              <w:kinsoku w:val="0"/>
              <w:overflowPunct w:val="0"/>
              <w:rPr>
                <w:sz w:val="18"/>
                <w:szCs w:val="18"/>
              </w:rPr>
            </w:pPr>
          </w:p>
          <w:p w14:paraId="5750795E" w14:textId="77777777" w:rsidR="00C811EF" w:rsidRDefault="00C811EF">
            <w:pPr>
              <w:pStyle w:val="TableParagraph"/>
              <w:kinsoku w:val="0"/>
              <w:overflowPunct w:val="0"/>
              <w:spacing w:before="199"/>
              <w:rPr>
                <w:sz w:val="18"/>
                <w:szCs w:val="18"/>
              </w:rPr>
            </w:pPr>
          </w:p>
          <w:p w14:paraId="454CFE17" w14:textId="77777777" w:rsidR="00C811EF" w:rsidRDefault="00C811EF">
            <w:pPr>
              <w:pStyle w:val="TableParagraph"/>
              <w:kinsoku w:val="0"/>
              <w:overflowPunct w:val="0"/>
              <w:ind w:left="298"/>
              <w:rPr>
                <w:b/>
                <w:bCs/>
                <w:spacing w:val="-2"/>
                <w:sz w:val="18"/>
                <w:szCs w:val="18"/>
              </w:rPr>
            </w:pPr>
            <w:r>
              <w:rPr>
                <w:b/>
                <w:bCs/>
                <w:spacing w:val="-2"/>
                <w:sz w:val="18"/>
                <w:szCs w:val="18"/>
              </w:rPr>
              <w:t>Officer*</w:t>
            </w:r>
          </w:p>
        </w:tc>
        <w:tc>
          <w:tcPr>
            <w:tcW w:w="1250" w:type="dxa"/>
            <w:tcBorders>
              <w:top w:val="single" w:sz="4" w:space="0" w:color="000000"/>
              <w:left w:val="single" w:sz="4" w:space="0" w:color="000000"/>
              <w:bottom w:val="single" w:sz="6" w:space="0" w:color="000000"/>
              <w:right w:val="single" w:sz="4" w:space="0" w:color="000000"/>
            </w:tcBorders>
            <w:shd w:val="clear" w:color="auto" w:fill="F3F3F3"/>
          </w:tcPr>
          <w:p w14:paraId="35BC8442" w14:textId="77777777" w:rsidR="00C811EF" w:rsidRDefault="00C811EF">
            <w:pPr>
              <w:pStyle w:val="TableParagraph"/>
              <w:kinsoku w:val="0"/>
              <w:overflowPunct w:val="0"/>
              <w:rPr>
                <w:sz w:val="18"/>
                <w:szCs w:val="18"/>
              </w:rPr>
            </w:pPr>
          </w:p>
          <w:p w14:paraId="1C2AB1E5" w14:textId="77777777" w:rsidR="00C811EF" w:rsidRDefault="00C811EF">
            <w:pPr>
              <w:pStyle w:val="TableParagraph"/>
              <w:kinsoku w:val="0"/>
              <w:overflowPunct w:val="0"/>
              <w:rPr>
                <w:sz w:val="18"/>
                <w:szCs w:val="18"/>
              </w:rPr>
            </w:pPr>
          </w:p>
          <w:p w14:paraId="2CF75078" w14:textId="77777777" w:rsidR="00C811EF" w:rsidRDefault="00C811EF">
            <w:pPr>
              <w:pStyle w:val="TableParagraph"/>
              <w:kinsoku w:val="0"/>
              <w:overflowPunct w:val="0"/>
              <w:spacing w:before="199"/>
              <w:rPr>
                <w:sz w:val="18"/>
                <w:szCs w:val="18"/>
              </w:rPr>
            </w:pPr>
          </w:p>
          <w:p w14:paraId="26D6E0DD" w14:textId="77777777" w:rsidR="00C811EF" w:rsidRDefault="00C811EF">
            <w:pPr>
              <w:pStyle w:val="TableParagraph"/>
              <w:kinsoku w:val="0"/>
              <w:overflowPunct w:val="0"/>
              <w:ind w:left="243"/>
              <w:rPr>
                <w:b/>
                <w:bCs/>
                <w:spacing w:val="-2"/>
                <w:sz w:val="18"/>
                <w:szCs w:val="18"/>
              </w:rPr>
            </w:pPr>
            <w:r>
              <w:rPr>
                <w:b/>
                <w:bCs/>
                <w:spacing w:val="-2"/>
                <w:sz w:val="18"/>
                <w:szCs w:val="18"/>
              </w:rPr>
              <w:t>Director*</w:t>
            </w:r>
          </w:p>
        </w:tc>
        <w:tc>
          <w:tcPr>
            <w:tcW w:w="2304" w:type="dxa"/>
            <w:tcBorders>
              <w:top w:val="single" w:sz="4" w:space="0" w:color="000000"/>
              <w:left w:val="single" w:sz="4" w:space="0" w:color="000000"/>
              <w:bottom w:val="single" w:sz="6" w:space="0" w:color="000000"/>
              <w:right w:val="single" w:sz="4" w:space="0" w:color="000000"/>
            </w:tcBorders>
            <w:shd w:val="clear" w:color="auto" w:fill="F3F3F3"/>
          </w:tcPr>
          <w:p w14:paraId="1C7D4CE3" w14:textId="77777777" w:rsidR="00C811EF" w:rsidRDefault="00C811EF">
            <w:pPr>
              <w:pStyle w:val="TableParagraph"/>
              <w:kinsoku w:val="0"/>
              <w:overflowPunct w:val="0"/>
              <w:rPr>
                <w:sz w:val="18"/>
                <w:szCs w:val="18"/>
              </w:rPr>
            </w:pPr>
          </w:p>
          <w:p w14:paraId="0DFB68B3" w14:textId="77777777" w:rsidR="00C811EF" w:rsidRDefault="00C811EF">
            <w:pPr>
              <w:pStyle w:val="TableParagraph"/>
              <w:kinsoku w:val="0"/>
              <w:overflowPunct w:val="0"/>
              <w:spacing w:before="96"/>
              <w:rPr>
                <w:sz w:val="18"/>
                <w:szCs w:val="18"/>
              </w:rPr>
            </w:pPr>
          </w:p>
          <w:p w14:paraId="00EC5267" w14:textId="77777777" w:rsidR="00C811EF" w:rsidRDefault="00C811EF">
            <w:pPr>
              <w:pStyle w:val="TableParagraph"/>
              <w:kinsoku w:val="0"/>
              <w:overflowPunct w:val="0"/>
              <w:ind w:left="62" w:right="47"/>
              <w:jc w:val="center"/>
              <w:rPr>
                <w:b/>
                <w:bCs/>
                <w:spacing w:val="-2"/>
                <w:sz w:val="18"/>
                <w:szCs w:val="18"/>
              </w:rPr>
            </w:pPr>
            <w:r>
              <w:rPr>
                <w:b/>
                <w:bCs/>
                <w:sz w:val="18"/>
                <w:szCs w:val="18"/>
              </w:rPr>
              <w:t>Length</w:t>
            </w:r>
            <w:r>
              <w:rPr>
                <w:b/>
                <w:bCs/>
                <w:spacing w:val="-12"/>
                <w:sz w:val="18"/>
                <w:szCs w:val="18"/>
              </w:rPr>
              <w:t xml:space="preserve"> </w:t>
            </w:r>
            <w:r>
              <w:rPr>
                <w:b/>
                <w:bCs/>
                <w:sz w:val="18"/>
                <w:szCs w:val="18"/>
              </w:rPr>
              <w:t>of</w:t>
            </w:r>
            <w:r>
              <w:rPr>
                <w:b/>
                <w:bCs/>
                <w:spacing w:val="-13"/>
                <w:sz w:val="18"/>
                <w:szCs w:val="18"/>
              </w:rPr>
              <w:t xml:space="preserve"> </w:t>
            </w:r>
            <w:r>
              <w:rPr>
                <w:b/>
                <w:bCs/>
                <w:sz w:val="18"/>
                <w:szCs w:val="18"/>
              </w:rPr>
              <w:t>Time</w:t>
            </w:r>
            <w:r>
              <w:rPr>
                <w:b/>
                <w:bCs/>
                <w:spacing w:val="-11"/>
                <w:sz w:val="18"/>
                <w:szCs w:val="18"/>
              </w:rPr>
              <w:t xml:space="preserve"> </w:t>
            </w:r>
            <w:r>
              <w:rPr>
                <w:b/>
                <w:bCs/>
                <w:sz w:val="18"/>
                <w:szCs w:val="18"/>
              </w:rPr>
              <w:t xml:space="preserve">Engaged in the Line of Business Associated with the </w:t>
            </w:r>
            <w:r>
              <w:rPr>
                <w:b/>
                <w:bCs/>
                <w:spacing w:val="-2"/>
                <w:sz w:val="18"/>
                <w:szCs w:val="18"/>
              </w:rPr>
              <w:t>Franchise</w:t>
            </w:r>
          </w:p>
        </w:tc>
        <w:tc>
          <w:tcPr>
            <w:tcW w:w="2673" w:type="dxa"/>
            <w:tcBorders>
              <w:top w:val="single" w:sz="4" w:space="0" w:color="000000"/>
              <w:left w:val="single" w:sz="4" w:space="0" w:color="000000"/>
              <w:bottom w:val="single" w:sz="6" w:space="0" w:color="000000"/>
              <w:right w:val="single" w:sz="4" w:space="0" w:color="000000"/>
            </w:tcBorders>
            <w:shd w:val="clear" w:color="auto" w:fill="F3F3F3"/>
          </w:tcPr>
          <w:p w14:paraId="0521F5D0" w14:textId="77777777" w:rsidR="00C811EF" w:rsidRDefault="00C811EF">
            <w:pPr>
              <w:pStyle w:val="TableParagraph"/>
              <w:kinsoku w:val="0"/>
              <w:overflowPunct w:val="0"/>
              <w:spacing w:before="200"/>
              <w:ind w:left="22" w:right="10"/>
              <w:jc w:val="center"/>
              <w:rPr>
                <w:b/>
                <w:bCs/>
                <w:spacing w:val="-2"/>
                <w:sz w:val="18"/>
                <w:szCs w:val="18"/>
              </w:rPr>
            </w:pPr>
            <w:r>
              <w:rPr>
                <w:b/>
                <w:bCs/>
                <w:sz w:val="18"/>
                <w:szCs w:val="18"/>
              </w:rPr>
              <w:t>Description</w:t>
            </w:r>
            <w:r>
              <w:rPr>
                <w:b/>
                <w:bCs/>
                <w:spacing w:val="-13"/>
                <w:sz w:val="18"/>
                <w:szCs w:val="18"/>
              </w:rPr>
              <w:t xml:space="preserve"> </w:t>
            </w:r>
            <w:r>
              <w:rPr>
                <w:b/>
                <w:bCs/>
                <w:sz w:val="18"/>
                <w:szCs w:val="18"/>
              </w:rPr>
              <w:t>of</w:t>
            </w:r>
            <w:r>
              <w:rPr>
                <w:b/>
                <w:bCs/>
                <w:spacing w:val="-11"/>
                <w:sz w:val="18"/>
                <w:szCs w:val="18"/>
              </w:rPr>
              <w:t xml:space="preserve"> </w:t>
            </w:r>
            <w:r>
              <w:rPr>
                <w:b/>
                <w:bCs/>
                <w:sz w:val="18"/>
                <w:szCs w:val="18"/>
              </w:rPr>
              <w:t>Prior</w:t>
            </w:r>
            <w:r>
              <w:rPr>
                <w:b/>
                <w:bCs/>
                <w:spacing w:val="-12"/>
                <w:sz w:val="18"/>
                <w:szCs w:val="18"/>
              </w:rPr>
              <w:t xml:space="preserve"> </w:t>
            </w:r>
            <w:r>
              <w:rPr>
                <w:b/>
                <w:bCs/>
                <w:sz w:val="18"/>
                <w:szCs w:val="18"/>
              </w:rPr>
              <w:t xml:space="preserve">Relevant Business Experience, and Principal Occupation and Employers for the 5 years Immediately Preceding the Date of this Disclosure </w:t>
            </w:r>
            <w:r>
              <w:rPr>
                <w:b/>
                <w:bCs/>
                <w:spacing w:val="-2"/>
                <w:sz w:val="18"/>
                <w:szCs w:val="18"/>
              </w:rPr>
              <w:t>Document</w:t>
            </w:r>
          </w:p>
        </w:tc>
      </w:tr>
      <w:tr w:rsidR="00C811EF" w14:paraId="0132AA3D" w14:textId="77777777">
        <w:trPr>
          <w:trHeight w:val="1180"/>
        </w:trPr>
        <w:tc>
          <w:tcPr>
            <w:tcW w:w="1687" w:type="dxa"/>
            <w:tcBorders>
              <w:top w:val="single" w:sz="6" w:space="0" w:color="000000"/>
              <w:left w:val="single" w:sz="4" w:space="0" w:color="000000"/>
              <w:bottom w:val="single" w:sz="6" w:space="0" w:color="000000"/>
              <w:right w:val="single" w:sz="4" w:space="0" w:color="000000"/>
            </w:tcBorders>
          </w:tcPr>
          <w:p w14:paraId="63F2E229" w14:textId="77777777" w:rsidR="00C811EF" w:rsidRDefault="00C811EF">
            <w:pPr>
              <w:pStyle w:val="TableParagraph"/>
              <w:kinsoku w:val="0"/>
              <w:overflowPunct w:val="0"/>
              <w:rPr>
                <w:rFonts w:ascii="Times New Roman" w:hAnsi="Times New Roman" w:cs="Times New Roman"/>
                <w:sz w:val="18"/>
                <w:szCs w:val="18"/>
              </w:rPr>
            </w:pPr>
          </w:p>
        </w:tc>
        <w:tc>
          <w:tcPr>
            <w:tcW w:w="1531" w:type="dxa"/>
            <w:tcBorders>
              <w:top w:val="single" w:sz="6" w:space="0" w:color="000000"/>
              <w:left w:val="single" w:sz="4" w:space="0" w:color="000000"/>
              <w:bottom w:val="single" w:sz="6" w:space="0" w:color="000000"/>
              <w:right w:val="single" w:sz="4" w:space="0" w:color="000000"/>
            </w:tcBorders>
          </w:tcPr>
          <w:p w14:paraId="77DB1A5C" w14:textId="77777777" w:rsidR="00C811EF" w:rsidRDefault="00C811EF">
            <w:pPr>
              <w:pStyle w:val="TableParagraph"/>
              <w:kinsoku w:val="0"/>
              <w:overflowPunct w:val="0"/>
              <w:rPr>
                <w:rFonts w:ascii="Times New Roman" w:hAnsi="Times New Roman" w:cs="Times New Roman"/>
                <w:sz w:val="18"/>
                <w:szCs w:val="18"/>
              </w:rPr>
            </w:pPr>
          </w:p>
        </w:tc>
        <w:tc>
          <w:tcPr>
            <w:tcW w:w="1247" w:type="dxa"/>
            <w:tcBorders>
              <w:top w:val="single" w:sz="6" w:space="0" w:color="000000"/>
              <w:left w:val="single" w:sz="4" w:space="0" w:color="000000"/>
              <w:bottom w:val="single" w:sz="6" w:space="0" w:color="000000"/>
              <w:right w:val="single" w:sz="4" w:space="0" w:color="000000"/>
            </w:tcBorders>
          </w:tcPr>
          <w:p w14:paraId="2B8F242C" w14:textId="77777777" w:rsidR="00C811EF" w:rsidRDefault="00C811EF">
            <w:pPr>
              <w:pStyle w:val="TableParagraph"/>
              <w:kinsoku w:val="0"/>
              <w:overflowPunct w:val="0"/>
              <w:rPr>
                <w:rFonts w:ascii="Times New Roman" w:hAnsi="Times New Roman" w:cs="Times New Roman"/>
                <w:sz w:val="18"/>
                <w:szCs w:val="18"/>
              </w:rPr>
            </w:pPr>
          </w:p>
        </w:tc>
        <w:tc>
          <w:tcPr>
            <w:tcW w:w="1250" w:type="dxa"/>
            <w:tcBorders>
              <w:top w:val="single" w:sz="6" w:space="0" w:color="000000"/>
              <w:left w:val="single" w:sz="4" w:space="0" w:color="000000"/>
              <w:bottom w:val="single" w:sz="6" w:space="0" w:color="000000"/>
              <w:right w:val="single" w:sz="4" w:space="0" w:color="000000"/>
            </w:tcBorders>
          </w:tcPr>
          <w:p w14:paraId="2D6B836D" w14:textId="77777777" w:rsidR="00C811EF" w:rsidRDefault="00C811EF">
            <w:pPr>
              <w:pStyle w:val="TableParagraph"/>
              <w:kinsoku w:val="0"/>
              <w:overflowPunct w:val="0"/>
              <w:rPr>
                <w:rFonts w:ascii="Times New Roman" w:hAnsi="Times New Roman" w:cs="Times New Roman"/>
                <w:sz w:val="18"/>
                <w:szCs w:val="18"/>
              </w:rPr>
            </w:pPr>
          </w:p>
        </w:tc>
        <w:tc>
          <w:tcPr>
            <w:tcW w:w="2304" w:type="dxa"/>
            <w:tcBorders>
              <w:top w:val="single" w:sz="6" w:space="0" w:color="000000"/>
              <w:left w:val="single" w:sz="4" w:space="0" w:color="000000"/>
              <w:bottom w:val="single" w:sz="6" w:space="0" w:color="000000"/>
              <w:right w:val="single" w:sz="4" w:space="0" w:color="000000"/>
            </w:tcBorders>
          </w:tcPr>
          <w:p w14:paraId="109DC577" w14:textId="77777777" w:rsidR="00C811EF" w:rsidRDefault="00C811EF">
            <w:pPr>
              <w:pStyle w:val="TableParagraph"/>
              <w:kinsoku w:val="0"/>
              <w:overflowPunct w:val="0"/>
              <w:rPr>
                <w:rFonts w:ascii="Times New Roman" w:hAnsi="Times New Roman" w:cs="Times New Roman"/>
                <w:sz w:val="18"/>
                <w:szCs w:val="18"/>
              </w:rPr>
            </w:pPr>
          </w:p>
        </w:tc>
        <w:tc>
          <w:tcPr>
            <w:tcW w:w="2673" w:type="dxa"/>
            <w:tcBorders>
              <w:top w:val="single" w:sz="6" w:space="0" w:color="000000"/>
              <w:left w:val="single" w:sz="4" w:space="0" w:color="000000"/>
              <w:bottom w:val="single" w:sz="6" w:space="0" w:color="000000"/>
              <w:right w:val="single" w:sz="4" w:space="0" w:color="000000"/>
            </w:tcBorders>
          </w:tcPr>
          <w:p w14:paraId="0FAD2A0B" w14:textId="77777777" w:rsidR="00C811EF" w:rsidRDefault="00C811EF">
            <w:pPr>
              <w:pStyle w:val="TableParagraph"/>
              <w:kinsoku w:val="0"/>
              <w:overflowPunct w:val="0"/>
              <w:spacing w:before="77"/>
              <w:ind w:left="81" w:right="65"/>
              <w:jc w:val="both"/>
              <w:rPr>
                <w:sz w:val="18"/>
                <w:szCs w:val="18"/>
              </w:rPr>
            </w:pPr>
            <w:r>
              <w:rPr>
                <w:sz w:val="18"/>
                <w:szCs w:val="18"/>
              </w:rPr>
              <w:t>innovative vision. She has an ability to recognize industry gaps and address them with effective solutions.</w:t>
            </w:r>
          </w:p>
        </w:tc>
      </w:tr>
    </w:tbl>
    <w:p w14:paraId="0FB98928" w14:textId="77777777" w:rsidR="00C811EF" w:rsidRDefault="00C811EF">
      <w:pPr>
        <w:pStyle w:val="BodyText"/>
        <w:kinsoku w:val="0"/>
        <w:overflowPunct w:val="0"/>
      </w:pPr>
    </w:p>
    <w:p w14:paraId="5BCF7057" w14:textId="77777777" w:rsidR="00C811EF" w:rsidRDefault="00C811EF">
      <w:pPr>
        <w:pStyle w:val="BodyText"/>
        <w:kinsoku w:val="0"/>
        <w:overflowPunct w:val="0"/>
        <w:ind w:left="720" w:right="720"/>
        <w:jc w:val="both"/>
        <w:rPr>
          <w:b/>
          <w:bCs/>
        </w:rPr>
      </w:pPr>
      <w:r>
        <w:rPr>
          <w:b/>
          <w:bCs/>
        </w:rPr>
        <w:t xml:space="preserve">There can be no assurance that these persons will remain affiliated with us indefinitely or for any </w:t>
      </w:r>
      <w:proofErr w:type="gramStart"/>
      <w:r>
        <w:rPr>
          <w:b/>
          <w:bCs/>
        </w:rPr>
        <w:t>period of time</w:t>
      </w:r>
      <w:proofErr w:type="gramEnd"/>
      <w:r>
        <w:rPr>
          <w:b/>
          <w:bCs/>
        </w:rPr>
        <w:t>, or that the scope of their involvement will not change.</w:t>
      </w:r>
    </w:p>
    <w:p w14:paraId="40159069" w14:textId="77777777" w:rsidR="00C811EF" w:rsidRDefault="00C811EF">
      <w:pPr>
        <w:pStyle w:val="BodyText"/>
        <w:kinsoku w:val="0"/>
        <w:overflowPunct w:val="0"/>
        <w:spacing w:before="1"/>
        <w:rPr>
          <w:b/>
          <w:bCs/>
        </w:rPr>
      </w:pPr>
    </w:p>
    <w:p w14:paraId="1651E35D" w14:textId="77777777" w:rsidR="00C811EF" w:rsidRDefault="00C811EF">
      <w:pPr>
        <w:pStyle w:val="Heading7"/>
        <w:kinsoku w:val="0"/>
        <w:overflowPunct w:val="0"/>
        <w:ind w:left="1735" w:right="1735"/>
        <w:rPr>
          <w:spacing w:val="-2"/>
        </w:rPr>
      </w:pPr>
      <w:bookmarkStart w:id="269" w:name="ITEM_3_-_PREVIOUS_CONVICTIONS_AND_PENDIN"/>
      <w:bookmarkEnd w:id="269"/>
      <w:r>
        <w:t>ITEM</w:t>
      </w:r>
      <w:r>
        <w:rPr>
          <w:spacing w:val="-5"/>
        </w:rPr>
        <w:t xml:space="preserve"> </w:t>
      </w:r>
      <w:r>
        <w:t>3</w:t>
      </w:r>
      <w:r>
        <w:rPr>
          <w:spacing w:val="-7"/>
        </w:rPr>
        <w:t xml:space="preserve"> </w:t>
      </w:r>
      <w:r>
        <w:t>-</w:t>
      </w:r>
      <w:r>
        <w:rPr>
          <w:spacing w:val="-6"/>
        </w:rPr>
        <w:t xml:space="preserve"> </w:t>
      </w:r>
      <w:r>
        <w:t>PREVIOUS</w:t>
      </w:r>
      <w:r>
        <w:rPr>
          <w:spacing w:val="-5"/>
        </w:rPr>
        <w:t xml:space="preserve"> </w:t>
      </w:r>
      <w:r>
        <w:t>CONVICTIONS</w:t>
      </w:r>
      <w:r>
        <w:rPr>
          <w:spacing w:val="-8"/>
        </w:rPr>
        <w:t xml:space="preserve"> </w:t>
      </w:r>
      <w:r>
        <w:t>AND</w:t>
      </w:r>
      <w:r>
        <w:rPr>
          <w:spacing w:val="-4"/>
        </w:rPr>
        <w:t xml:space="preserve"> </w:t>
      </w:r>
      <w:r>
        <w:t>PENDING</w:t>
      </w:r>
      <w:r>
        <w:rPr>
          <w:spacing w:val="-3"/>
        </w:rPr>
        <w:t xml:space="preserve"> </w:t>
      </w:r>
      <w:r>
        <w:rPr>
          <w:spacing w:val="-2"/>
        </w:rPr>
        <w:t>CHARGES</w:t>
      </w:r>
    </w:p>
    <w:p w14:paraId="5E8C2ABE" w14:textId="77777777" w:rsidR="00C811EF" w:rsidRDefault="00C811EF">
      <w:pPr>
        <w:pStyle w:val="BodyText"/>
        <w:kinsoku w:val="0"/>
        <w:overflowPunct w:val="0"/>
        <w:spacing w:before="228"/>
        <w:ind w:left="720" w:right="719"/>
        <w:jc w:val="both"/>
      </w:pPr>
      <w:r>
        <w:t>Except</w:t>
      </w:r>
      <w:r>
        <w:rPr>
          <w:spacing w:val="-14"/>
        </w:rPr>
        <w:t xml:space="preserve"> </w:t>
      </w:r>
      <w:r>
        <w:t>as</w:t>
      </w:r>
      <w:r>
        <w:rPr>
          <w:spacing w:val="-14"/>
        </w:rPr>
        <w:t xml:space="preserve"> </w:t>
      </w:r>
      <w:r>
        <w:t>may</w:t>
      </w:r>
      <w:r>
        <w:rPr>
          <w:spacing w:val="-14"/>
        </w:rPr>
        <w:t xml:space="preserve"> </w:t>
      </w:r>
      <w:r>
        <w:t>be</w:t>
      </w:r>
      <w:r>
        <w:rPr>
          <w:spacing w:val="-14"/>
        </w:rPr>
        <w:t xml:space="preserve"> </w:t>
      </w:r>
      <w:r>
        <w:t>set</w:t>
      </w:r>
      <w:r>
        <w:rPr>
          <w:spacing w:val="-14"/>
        </w:rPr>
        <w:t xml:space="preserve"> </w:t>
      </w:r>
      <w:r>
        <w:t>out</w:t>
      </w:r>
      <w:r>
        <w:rPr>
          <w:spacing w:val="-14"/>
        </w:rPr>
        <w:t xml:space="preserve"> </w:t>
      </w:r>
      <w:r>
        <w:t>in</w:t>
      </w:r>
      <w:r>
        <w:rPr>
          <w:spacing w:val="-14"/>
        </w:rPr>
        <w:t xml:space="preserve"> </w:t>
      </w:r>
      <w:r>
        <w:t>the</w:t>
      </w:r>
      <w:r>
        <w:rPr>
          <w:spacing w:val="-14"/>
        </w:rPr>
        <w:t xml:space="preserve"> </w:t>
      </w:r>
      <w:r>
        <w:t>attached</w:t>
      </w:r>
      <w:r>
        <w:rPr>
          <w:spacing w:val="-14"/>
        </w:rPr>
        <w:t xml:space="preserve"> </w:t>
      </w:r>
      <w:r>
        <w:rPr>
          <w:b/>
          <w:bCs/>
        </w:rPr>
        <w:t>Exhibit</w:t>
      </w:r>
      <w:r>
        <w:rPr>
          <w:b/>
          <w:bCs/>
          <w:spacing w:val="-13"/>
        </w:rPr>
        <w:t xml:space="preserve"> </w:t>
      </w:r>
      <w:r>
        <w:rPr>
          <w:b/>
          <w:bCs/>
        </w:rPr>
        <w:t>A</w:t>
      </w:r>
      <w:r>
        <w:t>,</w:t>
      </w:r>
      <w:r>
        <w:rPr>
          <w:spacing w:val="-14"/>
        </w:rPr>
        <w:t xml:space="preserve"> </w:t>
      </w:r>
      <w:r>
        <w:t>neither</w:t>
      </w:r>
      <w:r>
        <w:rPr>
          <w:spacing w:val="-14"/>
        </w:rPr>
        <w:t xml:space="preserve"> </w:t>
      </w:r>
      <w:r>
        <w:t>we,</w:t>
      </w:r>
      <w:r>
        <w:rPr>
          <w:spacing w:val="-14"/>
        </w:rPr>
        <w:t xml:space="preserve"> </w:t>
      </w:r>
      <w:r>
        <w:t>nor</w:t>
      </w:r>
      <w:r>
        <w:rPr>
          <w:spacing w:val="-14"/>
        </w:rPr>
        <w:t xml:space="preserve"> </w:t>
      </w:r>
      <w:r>
        <w:t>any</w:t>
      </w:r>
      <w:r>
        <w:rPr>
          <w:spacing w:val="-14"/>
        </w:rPr>
        <w:t xml:space="preserve"> </w:t>
      </w:r>
      <w:r>
        <w:t>of</w:t>
      </w:r>
      <w:r>
        <w:rPr>
          <w:spacing w:val="-14"/>
        </w:rPr>
        <w:t xml:space="preserve"> </w:t>
      </w:r>
      <w:r>
        <w:t>our</w:t>
      </w:r>
      <w:r>
        <w:rPr>
          <w:spacing w:val="-14"/>
        </w:rPr>
        <w:t xml:space="preserve"> </w:t>
      </w:r>
      <w:r>
        <w:t>Associates,</w:t>
      </w:r>
      <w:r>
        <w:rPr>
          <w:spacing w:val="-14"/>
        </w:rPr>
        <w:t xml:space="preserve"> </w:t>
      </w:r>
      <w:r>
        <w:t>directors,</w:t>
      </w:r>
      <w:r>
        <w:rPr>
          <w:spacing w:val="-13"/>
        </w:rPr>
        <w:t xml:space="preserve"> </w:t>
      </w:r>
      <w:r>
        <w:t>general partners</w:t>
      </w:r>
      <w:r>
        <w:rPr>
          <w:spacing w:val="-11"/>
        </w:rPr>
        <w:t xml:space="preserve"> </w:t>
      </w:r>
      <w:r>
        <w:t>or</w:t>
      </w:r>
      <w:r>
        <w:rPr>
          <w:spacing w:val="-11"/>
        </w:rPr>
        <w:t xml:space="preserve"> </w:t>
      </w:r>
      <w:r>
        <w:t>officers</w:t>
      </w:r>
      <w:r>
        <w:rPr>
          <w:spacing w:val="-11"/>
        </w:rPr>
        <w:t xml:space="preserve"> </w:t>
      </w:r>
      <w:r>
        <w:t>have</w:t>
      </w:r>
      <w:r>
        <w:rPr>
          <w:spacing w:val="-10"/>
        </w:rPr>
        <w:t xml:space="preserve"> </w:t>
      </w:r>
      <w:r>
        <w:t>ever</w:t>
      </w:r>
      <w:r>
        <w:rPr>
          <w:spacing w:val="-11"/>
        </w:rPr>
        <w:t xml:space="preserve"> </w:t>
      </w:r>
      <w:r>
        <w:t>been</w:t>
      </w:r>
      <w:r>
        <w:rPr>
          <w:spacing w:val="-12"/>
        </w:rPr>
        <w:t xml:space="preserve"> </w:t>
      </w:r>
      <w:r>
        <w:t>convicted</w:t>
      </w:r>
      <w:r>
        <w:rPr>
          <w:spacing w:val="-11"/>
        </w:rPr>
        <w:t xml:space="preserve"> </w:t>
      </w:r>
      <w:r>
        <w:t>of</w:t>
      </w:r>
      <w:r>
        <w:rPr>
          <w:spacing w:val="-11"/>
        </w:rPr>
        <w:t xml:space="preserve"> </w:t>
      </w:r>
      <w:r>
        <w:t>fraud,</w:t>
      </w:r>
      <w:r>
        <w:rPr>
          <w:spacing w:val="-10"/>
        </w:rPr>
        <w:t xml:space="preserve"> </w:t>
      </w:r>
      <w:r>
        <w:t>embezzlement,</w:t>
      </w:r>
      <w:r>
        <w:rPr>
          <w:spacing w:val="-10"/>
        </w:rPr>
        <w:t xml:space="preserve"> </w:t>
      </w:r>
      <w:r>
        <w:t>unfair</w:t>
      </w:r>
      <w:r>
        <w:rPr>
          <w:spacing w:val="-11"/>
        </w:rPr>
        <w:t xml:space="preserve"> </w:t>
      </w:r>
      <w:r>
        <w:t>or</w:t>
      </w:r>
      <w:r>
        <w:rPr>
          <w:spacing w:val="-11"/>
        </w:rPr>
        <w:t xml:space="preserve"> </w:t>
      </w:r>
      <w:r>
        <w:t>deceptive</w:t>
      </w:r>
      <w:r>
        <w:rPr>
          <w:spacing w:val="-11"/>
        </w:rPr>
        <w:t xml:space="preserve"> </w:t>
      </w:r>
      <w:r>
        <w:t>acts</w:t>
      </w:r>
      <w:r>
        <w:rPr>
          <w:spacing w:val="-11"/>
        </w:rPr>
        <w:t xml:space="preserve"> </w:t>
      </w:r>
      <w:r>
        <w:t>or</w:t>
      </w:r>
      <w:r>
        <w:rPr>
          <w:spacing w:val="-9"/>
        </w:rPr>
        <w:t xml:space="preserve"> </w:t>
      </w:r>
      <w:r>
        <w:t>practices, other comparable offences, or a violation of a law that regulates franchises or businesses during the past 10 years, nor is any such proceeding currently pending.</w:t>
      </w:r>
    </w:p>
    <w:p w14:paraId="4250B18F" w14:textId="77777777" w:rsidR="00C811EF" w:rsidRDefault="00C811EF">
      <w:pPr>
        <w:pStyle w:val="BodyText"/>
        <w:kinsoku w:val="0"/>
        <w:overflowPunct w:val="0"/>
      </w:pPr>
    </w:p>
    <w:p w14:paraId="2CB8A26D" w14:textId="77777777" w:rsidR="00C811EF" w:rsidRDefault="00C811EF">
      <w:pPr>
        <w:pStyle w:val="Heading7"/>
        <w:kinsoku w:val="0"/>
        <w:overflowPunct w:val="0"/>
        <w:ind w:left="3746" w:right="2380" w:hanging="1949"/>
        <w:jc w:val="left"/>
      </w:pPr>
      <w:bookmarkStart w:id="270" w:name="ITEM_4_-_ADMINISTRATIVE_ORDERS_AND_PENAL"/>
      <w:bookmarkEnd w:id="270"/>
      <w:r>
        <w:t>ITEM</w:t>
      </w:r>
      <w:r>
        <w:rPr>
          <w:spacing w:val="-5"/>
        </w:rPr>
        <w:t xml:space="preserve"> </w:t>
      </w:r>
      <w:r>
        <w:t>4</w:t>
      </w:r>
      <w:r>
        <w:rPr>
          <w:spacing w:val="-7"/>
        </w:rPr>
        <w:t xml:space="preserve"> </w:t>
      </w:r>
      <w:r>
        <w:t>-</w:t>
      </w:r>
      <w:r>
        <w:rPr>
          <w:spacing w:val="-6"/>
        </w:rPr>
        <w:t xml:space="preserve"> </w:t>
      </w:r>
      <w:r>
        <w:t>ADMINISTRATIVE</w:t>
      </w:r>
      <w:r>
        <w:rPr>
          <w:spacing w:val="-7"/>
        </w:rPr>
        <w:t xml:space="preserve"> </w:t>
      </w:r>
      <w:r>
        <w:t>ORDERS</w:t>
      </w:r>
      <w:r>
        <w:rPr>
          <w:spacing w:val="-6"/>
        </w:rPr>
        <w:t xml:space="preserve"> </w:t>
      </w:r>
      <w:r>
        <w:t>AND</w:t>
      </w:r>
      <w:r>
        <w:rPr>
          <w:spacing w:val="-4"/>
        </w:rPr>
        <w:t xml:space="preserve"> </w:t>
      </w:r>
      <w:r>
        <w:t>PENALTIES</w:t>
      </w:r>
      <w:r>
        <w:rPr>
          <w:spacing w:val="-5"/>
        </w:rPr>
        <w:t xml:space="preserve"> </w:t>
      </w:r>
      <w:r>
        <w:t>AND</w:t>
      </w:r>
      <w:r>
        <w:rPr>
          <w:spacing w:val="-4"/>
        </w:rPr>
        <w:t xml:space="preserve"> </w:t>
      </w:r>
      <w:r>
        <w:t>PENDING ADMINISTRATIVE ACTIONS</w:t>
      </w:r>
    </w:p>
    <w:p w14:paraId="423C0384" w14:textId="77777777" w:rsidR="00C811EF" w:rsidRDefault="00C811EF">
      <w:pPr>
        <w:pStyle w:val="BodyText"/>
        <w:kinsoku w:val="0"/>
        <w:overflowPunct w:val="0"/>
        <w:spacing w:before="1"/>
        <w:rPr>
          <w:b/>
          <w:bCs/>
        </w:rPr>
      </w:pPr>
    </w:p>
    <w:p w14:paraId="135FC994" w14:textId="77777777" w:rsidR="00C811EF" w:rsidRDefault="00C811EF">
      <w:pPr>
        <w:pStyle w:val="BodyText"/>
        <w:kinsoku w:val="0"/>
        <w:overflowPunct w:val="0"/>
        <w:ind w:left="720" w:right="718"/>
        <w:jc w:val="both"/>
      </w:pPr>
      <w:r>
        <w:t>Except</w:t>
      </w:r>
      <w:r>
        <w:rPr>
          <w:spacing w:val="-11"/>
        </w:rPr>
        <w:t xml:space="preserve"> </w:t>
      </w:r>
      <w:r>
        <w:t>as</w:t>
      </w:r>
      <w:r>
        <w:rPr>
          <w:spacing w:val="-10"/>
        </w:rPr>
        <w:t xml:space="preserve"> </w:t>
      </w:r>
      <w:r>
        <w:t>may</w:t>
      </w:r>
      <w:r>
        <w:rPr>
          <w:spacing w:val="-10"/>
        </w:rPr>
        <w:t xml:space="preserve"> </w:t>
      </w:r>
      <w:r>
        <w:t>be</w:t>
      </w:r>
      <w:r>
        <w:rPr>
          <w:spacing w:val="-11"/>
        </w:rPr>
        <w:t xml:space="preserve"> </w:t>
      </w:r>
      <w:r>
        <w:t>set</w:t>
      </w:r>
      <w:r>
        <w:rPr>
          <w:spacing w:val="-11"/>
        </w:rPr>
        <w:t xml:space="preserve"> </w:t>
      </w:r>
      <w:r>
        <w:t>out</w:t>
      </w:r>
      <w:r>
        <w:rPr>
          <w:spacing w:val="-11"/>
        </w:rPr>
        <w:t xml:space="preserve"> </w:t>
      </w:r>
      <w:r>
        <w:t>in</w:t>
      </w:r>
      <w:r>
        <w:rPr>
          <w:spacing w:val="-9"/>
        </w:rPr>
        <w:t xml:space="preserve"> </w:t>
      </w:r>
      <w:r>
        <w:t>the</w:t>
      </w:r>
      <w:r>
        <w:rPr>
          <w:spacing w:val="-12"/>
        </w:rPr>
        <w:t xml:space="preserve"> </w:t>
      </w:r>
      <w:r>
        <w:t>attached</w:t>
      </w:r>
      <w:r>
        <w:rPr>
          <w:spacing w:val="-11"/>
        </w:rPr>
        <w:t xml:space="preserve"> </w:t>
      </w:r>
      <w:r>
        <w:rPr>
          <w:b/>
          <w:bCs/>
        </w:rPr>
        <w:t>Exhibit</w:t>
      </w:r>
      <w:r>
        <w:rPr>
          <w:b/>
          <w:bCs/>
          <w:spacing w:val="-10"/>
        </w:rPr>
        <w:t xml:space="preserve"> </w:t>
      </w:r>
      <w:r>
        <w:rPr>
          <w:b/>
          <w:bCs/>
        </w:rPr>
        <w:t>A</w:t>
      </w:r>
      <w:r>
        <w:t>,</w:t>
      </w:r>
      <w:r>
        <w:rPr>
          <w:spacing w:val="-11"/>
        </w:rPr>
        <w:t xml:space="preserve"> </w:t>
      </w:r>
      <w:r>
        <w:t>neither</w:t>
      </w:r>
      <w:r>
        <w:rPr>
          <w:spacing w:val="-10"/>
        </w:rPr>
        <w:t xml:space="preserve"> </w:t>
      </w:r>
      <w:r>
        <w:t>we</w:t>
      </w:r>
      <w:r>
        <w:rPr>
          <w:spacing w:val="-11"/>
        </w:rPr>
        <w:t xml:space="preserve"> </w:t>
      </w:r>
      <w:r>
        <w:t>nor</w:t>
      </w:r>
      <w:r>
        <w:rPr>
          <w:spacing w:val="-10"/>
        </w:rPr>
        <w:t xml:space="preserve"> </w:t>
      </w:r>
      <w:r>
        <w:t>any</w:t>
      </w:r>
      <w:r>
        <w:rPr>
          <w:spacing w:val="-10"/>
        </w:rPr>
        <w:t xml:space="preserve"> </w:t>
      </w:r>
      <w:r>
        <w:t>of</w:t>
      </w:r>
      <w:r>
        <w:rPr>
          <w:spacing w:val="-9"/>
        </w:rPr>
        <w:t xml:space="preserve"> </w:t>
      </w:r>
      <w:r>
        <w:t>our</w:t>
      </w:r>
      <w:r>
        <w:rPr>
          <w:spacing w:val="-10"/>
        </w:rPr>
        <w:t xml:space="preserve"> </w:t>
      </w:r>
      <w:r>
        <w:t>Associates,</w:t>
      </w:r>
      <w:r>
        <w:rPr>
          <w:spacing w:val="-11"/>
        </w:rPr>
        <w:t xml:space="preserve"> </w:t>
      </w:r>
      <w:r>
        <w:t>general</w:t>
      </w:r>
      <w:r>
        <w:rPr>
          <w:spacing w:val="-12"/>
        </w:rPr>
        <w:t xml:space="preserve"> </w:t>
      </w:r>
      <w:r>
        <w:t>partners, directors or officers have ever been subject to any injunctive or restrictive orders, or any administrative order or penalty, imposed under a law or by any public agency of any jurisdiction regulating franchises or businesses, nor are any such proceedings currently pending.</w:t>
      </w:r>
    </w:p>
    <w:p w14:paraId="5CC4F873" w14:textId="77777777" w:rsidR="00C811EF" w:rsidRDefault="00C811EF">
      <w:pPr>
        <w:pStyle w:val="BodyText"/>
        <w:kinsoku w:val="0"/>
        <w:overflowPunct w:val="0"/>
      </w:pPr>
    </w:p>
    <w:p w14:paraId="0B7C2AC6" w14:textId="77777777" w:rsidR="00C811EF" w:rsidRDefault="00C811EF">
      <w:pPr>
        <w:pStyle w:val="Heading7"/>
        <w:kinsoku w:val="0"/>
        <w:overflowPunct w:val="0"/>
        <w:ind w:right="1"/>
        <w:rPr>
          <w:spacing w:val="-2"/>
        </w:rPr>
      </w:pPr>
      <w:bookmarkStart w:id="271" w:name="ITEM_5_-_CIVIL_ACTIONS"/>
      <w:bookmarkEnd w:id="271"/>
      <w:r>
        <w:t>ITEM</w:t>
      </w:r>
      <w:r>
        <w:rPr>
          <w:spacing w:val="-3"/>
        </w:rPr>
        <w:t xml:space="preserve"> </w:t>
      </w:r>
      <w:r>
        <w:t>5</w:t>
      </w:r>
      <w:r>
        <w:rPr>
          <w:spacing w:val="-5"/>
        </w:rPr>
        <w:t xml:space="preserve"> </w:t>
      </w:r>
      <w:r>
        <w:t>-</w:t>
      </w:r>
      <w:r>
        <w:rPr>
          <w:spacing w:val="-3"/>
        </w:rPr>
        <w:t xml:space="preserve"> </w:t>
      </w:r>
      <w:r>
        <w:t>CIVIL</w:t>
      </w:r>
      <w:r>
        <w:rPr>
          <w:spacing w:val="-4"/>
        </w:rPr>
        <w:t xml:space="preserve"> </w:t>
      </w:r>
      <w:r>
        <w:rPr>
          <w:spacing w:val="-2"/>
        </w:rPr>
        <w:t>ACTIONS</w:t>
      </w:r>
    </w:p>
    <w:p w14:paraId="35819CFC" w14:textId="77777777" w:rsidR="00C811EF" w:rsidRDefault="00C811EF">
      <w:pPr>
        <w:pStyle w:val="BodyText"/>
        <w:kinsoku w:val="0"/>
        <w:overflowPunct w:val="0"/>
        <w:spacing w:before="1"/>
        <w:rPr>
          <w:b/>
          <w:bCs/>
        </w:rPr>
      </w:pPr>
    </w:p>
    <w:p w14:paraId="48704C15" w14:textId="77777777" w:rsidR="00C811EF" w:rsidRDefault="00C811EF">
      <w:pPr>
        <w:pStyle w:val="BodyText"/>
        <w:kinsoku w:val="0"/>
        <w:overflowPunct w:val="0"/>
        <w:ind w:left="720" w:right="717"/>
        <w:jc w:val="both"/>
      </w:pPr>
      <w:r>
        <w:t>Except</w:t>
      </w:r>
      <w:r>
        <w:rPr>
          <w:spacing w:val="-11"/>
        </w:rPr>
        <w:t xml:space="preserve"> </w:t>
      </w:r>
      <w:r>
        <w:t>as</w:t>
      </w:r>
      <w:r>
        <w:rPr>
          <w:spacing w:val="-7"/>
        </w:rPr>
        <w:t xml:space="preserve"> </w:t>
      </w:r>
      <w:r>
        <w:t>may</w:t>
      </w:r>
      <w:r>
        <w:rPr>
          <w:spacing w:val="-10"/>
        </w:rPr>
        <w:t xml:space="preserve"> </w:t>
      </w:r>
      <w:r>
        <w:t>be</w:t>
      </w:r>
      <w:r>
        <w:rPr>
          <w:spacing w:val="-9"/>
        </w:rPr>
        <w:t xml:space="preserve"> </w:t>
      </w:r>
      <w:r>
        <w:t>set</w:t>
      </w:r>
      <w:r>
        <w:rPr>
          <w:spacing w:val="-11"/>
        </w:rPr>
        <w:t xml:space="preserve"> </w:t>
      </w:r>
      <w:r>
        <w:t>out</w:t>
      </w:r>
      <w:r>
        <w:rPr>
          <w:spacing w:val="-11"/>
        </w:rPr>
        <w:t xml:space="preserve"> </w:t>
      </w:r>
      <w:r>
        <w:t>in</w:t>
      </w:r>
      <w:r>
        <w:rPr>
          <w:spacing w:val="-9"/>
        </w:rPr>
        <w:t xml:space="preserve"> </w:t>
      </w:r>
      <w:r>
        <w:t>the</w:t>
      </w:r>
      <w:r>
        <w:rPr>
          <w:spacing w:val="-11"/>
        </w:rPr>
        <w:t xml:space="preserve"> </w:t>
      </w:r>
      <w:r>
        <w:t>attached</w:t>
      </w:r>
      <w:r>
        <w:rPr>
          <w:spacing w:val="-9"/>
        </w:rPr>
        <w:t xml:space="preserve"> </w:t>
      </w:r>
      <w:r>
        <w:rPr>
          <w:b/>
          <w:bCs/>
        </w:rPr>
        <w:t>Exhibit</w:t>
      </w:r>
      <w:r>
        <w:rPr>
          <w:b/>
          <w:bCs/>
          <w:spacing w:val="-10"/>
        </w:rPr>
        <w:t xml:space="preserve"> </w:t>
      </w:r>
      <w:r>
        <w:rPr>
          <w:b/>
          <w:bCs/>
        </w:rPr>
        <w:t>A</w:t>
      </w:r>
      <w:r>
        <w:t>,</w:t>
      </w:r>
      <w:r>
        <w:rPr>
          <w:spacing w:val="-9"/>
        </w:rPr>
        <w:t xml:space="preserve"> </w:t>
      </w:r>
      <w:r>
        <w:t>neither</w:t>
      </w:r>
      <w:r>
        <w:rPr>
          <w:spacing w:val="-11"/>
        </w:rPr>
        <w:t xml:space="preserve"> </w:t>
      </w:r>
      <w:r>
        <w:t>we,</w:t>
      </w:r>
      <w:r>
        <w:rPr>
          <w:spacing w:val="-9"/>
        </w:rPr>
        <w:t xml:space="preserve"> </w:t>
      </w:r>
      <w:r>
        <w:t>nor</w:t>
      </w:r>
      <w:r>
        <w:rPr>
          <w:spacing w:val="-8"/>
        </w:rPr>
        <w:t xml:space="preserve"> </w:t>
      </w:r>
      <w:r>
        <w:t>our</w:t>
      </w:r>
      <w:r>
        <w:rPr>
          <w:spacing w:val="-10"/>
        </w:rPr>
        <w:t xml:space="preserve"> </w:t>
      </w:r>
      <w:r>
        <w:t>Associates,</w:t>
      </w:r>
      <w:r>
        <w:rPr>
          <w:spacing w:val="-9"/>
        </w:rPr>
        <w:t xml:space="preserve"> </w:t>
      </w:r>
      <w:r>
        <w:t>nor</w:t>
      </w:r>
      <w:r>
        <w:rPr>
          <w:spacing w:val="-11"/>
        </w:rPr>
        <w:t xml:space="preserve"> </w:t>
      </w:r>
      <w:r>
        <w:t>any</w:t>
      </w:r>
      <w:r>
        <w:rPr>
          <w:spacing w:val="-7"/>
        </w:rPr>
        <w:t xml:space="preserve"> </w:t>
      </w:r>
      <w:r>
        <w:t>of</w:t>
      </w:r>
      <w:r>
        <w:rPr>
          <w:spacing w:val="-11"/>
        </w:rPr>
        <w:t xml:space="preserve"> </w:t>
      </w:r>
      <w:r>
        <w:t>our</w:t>
      </w:r>
      <w:r>
        <w:rPr>
          <w:spacing w:val="-10"/>
        </w:rPr>
        <w:t xml:space="preserve"> </w:t>
      </w:r>
      <w:r>
        <w:t>directors and officers have been found liable in a civil action involving franchises or other businesses, for misrepresentation, fraud, engaging in unfair or deceptive business practices or comparable actions, or violating</w:t>
      </w:r>
      <w:r>
        <w:rPr>
          <w:spacing w:val="-7"/>
        </w:rPr>
        <w:t xml:space="preserve"> </w:t>
      </w:r>
      <w:r>
        <w:t>any</w:t>
      </w:r>
      <w:r>
        <w:rPr>
          <w:spacing w:val="-5"/>
        </w:rPr>
        <w:t xml:space="preserve"> </w:t>
      </w:r>
      <w:r>
        <w:t>law</w:t>
      </w:r>
      <w:r>
        <w:rPr>
          <w:spacing w:val="-6"/>
        </w:rPr>
        <w:t xml:space="preserve"> </w:t>
      </w:r>
      <w:r>
        <w:t>that</w:t>
      </w:r>
      <w:r>
        <w:rPr>
          <w:spacing w:val="-6"/>
        </w:rPr>
        <w:t xml:space="preserve"> </w:t>
      </w:r>
      <w:r>
        <w:t>regulates</w:t>
      </w:r>
      <w:r>
        <w:rPr>
          <w:spacing w:val="-5"/>
        </w:rPr>
        <w:t xml:space="preserve"> </w:t>
      </w:r>
      <w:r>
        <w:t>franchises</w:t>
      </w:r>
      <w:r>
        <w:rPr>
          <w:spacing w:val="-5"/>
        </w:rPr>
        <w:t xml:space="preserve"> </w:t>
      </w:r>
      <w:r>
        <w:t>or</w:t>
      </w:r>
      <w:r>
        <w:rPr>
          <w:spacing w:val="-5"/>
        </w:rPr>
        <w:t xml:space="preserve"> </w:t>
      </w:r>
      <w:r>
        <w:t>businesses,</w:t>
      </w:r>
      <w:r>
        <w:rPr>
          <w:spacing w:val="-6"/>
        </w:rPr>
        <w:t xml:space="preserve"> </w:t>
      </w:r>
      <w:r>
        <w:t>including</w:t>
      </w:r>
      <w:r>
        <w:rPr>
          <w:spacing w:val="-7"/>
        </w:rPr>
        <w:t xml:space="preserve"> </w:t>
      </w:r>
      <w:r>
        <w:t>failure</w:t>
      </w:r>
      <w:r>
        <w:rPr>
          <w:spacing w:val="-7"/>
        </w:rPr>
        <w:t xml:space="preserve"> </w:t>
      </w:r>
      <w:r>
        <w:t>to</w:t>
      </w:r>
      <w:r>
        <w:rPr>
          <w:spacing w:val="-7"/>
        </w:rPr>
        <w:t xml:space="preserve"> </w:t>
      </w:r>
      <w:r>
        <w:t>provide</w:t>
      </w:r>
      <w:r>
        <w:rPr>
          <w:spacing w:val="-7"/>
        </w:rPr>
        <w:t xml:space="preserve"> </w:t>
      </w:r>
      <w:r>
        <w:t>proper</w:t>
      </w:r>
      <w:r>
        <w:rPr>
          <w:spacing w:val="-5"/>
        </w:rPr>
        <w:t xml:space="preserve"> </w:t>
      </w:r>
      <w:r>
        <w:t>disclosure</w:t>
      </w:r>
      <w:r>
        <w:rPr>
          <w:spacing w:val="-7"/>
        </w:rPr>
        <w:t xml:space="preserve"> </w:t>
      </w:r>
      <w:r>
        <w:t>to</w:t>
      </w:r>
      <w:r>
        <w:rPr>
          <w:spacing w:val="-7"/>
        </w:rPr>
        <w:t xml:space="preserve"> </w:t>
      </w:r>
      <w:r>
        <w:t>a franchisee, nor is any such civil action pending.</w:t>
      </w:r>
    </w:p>
    <w:p w14:paraId="1723A7FC" w14:textId="77777777" w:rsidR="00C811EF" w:rsidRDefault="00C811EF">
      <w:pPr>
        <w:pStyle w:val="BodyText"/>
        <w:kinsoku w:val="0"/>
        <w:overflowPunct w:val="0"/>
      </w:pPr>
    </w:p>
    <w:p w14:paraId="4DF026AB" w14:textId="77777777" w:rsidR="00C811EF" w:rsidRDefault="00C811EF">
      <w:pPr>
        <w:pStyle w:val="Heading7"/>
        <w:kinsoku w:val="0"/>
        <w:overflowPunct w:val="0"/>
        <w:ind w:left="1735" w:right="1735"/>
        <w:rPr>
          <w:spacing w:val="-2"/>
        </w:rPr>
      </w:pPr>
      <w:bookmarkStart w:id="272" w:name="ITEM_6_-_BANKRUPTCY_OR_INSOLVENCY_PROCEE"/>
      <w:bookmarkEnd w:id="272"/>
      <w:r>
        <w:t>ITEM</w:t>
      </w:r>
      <w:r>
        <w:rPr>
          <w:spacing w:val="-6"/>
        </w:rPr>
        <w:t xml:space="preserve"> </w:t>
      </w:r>
      <w:r>
        <w:t>6</w:t>
      </w:r>
      <w:r>
        <w:rPr>
          <w:spacing w:val="-6"/>
        </w:rPr>
        <w:t xml:space="preserve"> </w:t>
      </w:r>
      <w:r>
        <w:t>-</w:t>
      </w:r>
      <w:r>
        <w:rPr>
          <w:spacing w:val="-6"/>
        </w:rPr>
        <w:t xml:space="preserve"> </w:t>
      </w:r>
      <w:r>
        <w:t>BANKRUPTCY</w:t>
      </w:r>
      <w:r>
        <w:rPr>
          <w:spacing w:val="-8"/>
        </w:rPr>
        <w:t xml:space="preserve"> </w:t>
      </w:r>
      <w:r>
        <w:t>OR</w:t>
      </w:r>
      <w:r>
        <w:rPr>
          <w:spacing w:val="-7"/>
        </w:rPr>
        <w:t xml:space="preserve"> </w:t>
      </w:r>
      <w:r>
        <w:t>INSOLVENCY</w:t>
      </w:r>
      <w:r>
        <w:rPr>
          <w:spacing w:val="-5"/>
        </w:rPr>
        <w:t xml:space="preserve"> </w:t>
      </w:r>
      <w:r>
        <w:rPr>
          <w:spacing w:val="-2"/>
        </w:rPr>
        <w:t>PROCEEDINGS</w:t>
      </w:r>
    </w:p>
    <w:p w14:paraId="110849D6" w14:textId="77777777" w:rsidR="00C811EF" w:rsidRDefault="00C811EF">
      <w:pPr>
        <w:pStyle w:val="BodyText"/>
        <w:kinsoku w:val="0"/>
        <w:overflowPunct w:val="0"/>
        <w:spacing w:before="228"/>
        <w:ind w:left="720" w:right="718"/>
        <w:jc w:val="both"/>
      </w:pPr>
      <w:r>
        <w:t>Except</w:t>
      </w:r>
      <w:r>
        <w:rPr>
          <w:spacing w:val="-2"/>
        </w:rPr>
        <w:t xml:space="preserve"> </w:t>
      </w:r>
      <w:r>
        <w:t>as may</w:t>
      </w:r>
      <w:r>
        <w:rPr>
          <w:spacing w:val="-1"/>
        </w:rPr>
        <w:t xml:space="preserve"> </w:t>
      </w:r>
      <w:r>
        <w:t>be</w:t>
      </w:r>
      <w:r>
        <w:rPr>
          <w:spacing w:val="-2"/>
        </w:rPr>
        <w:t xml:space="preserve"> </w:t>
      </w:r>
      <w:r>
        <w:t>set</w:t>
      </w:r>
      <w:r>
        <w:rPr>
          <w:spacing w:val="-2"/>
        </w:rPr>
        <w:t xml:space="preserve"> </w:t>
      </w:r>
      <w:r>
        <w:t>out</w:t>
      </w:r>
      <w:r>
        <w:rPr>
          <w:spacing w:val="-2"/>
        </w:rPr>
        <w:t xml:space="preserve"> </w:t>
      </w:r>
      <w:r>
        <w:t>in</w:t>
      </w:r>
      <w:r>
        <w:rPr>
          <w:spacing w:val="-2"/>
        </w:rPr>
        <w:t xml:space="preserve"> </w:t>
      </w:r>
      <w:r>
        <w:t>the</w:t>
      </w:r>
      <w:r>
        <w:rPr>
          <w:spacing w:val="-2"/>
        </w:rPr>
        <w:t xml:space="preserve"> </w:t>
      </w:r>
      <w:r>
        <w:t>attached</w:t>
      </w:r>
      <w:r>
        <w:rPr>
          <w:spacing w:val="-2"/>
        </w:rPr>
        <w:t xml:space="preserve"> </w:t>
      </w:r>
      <w:r>
        <w:rPr>
          <w:b/>
          <w:bCs/>
        </w:rPr>
        <w:t>Exhibit A</w:t>
      </w:r>
      <w:r>
        <w:t>,</w:t>
      </w:r>
      <w:r>
        <w:rPr>
          <w:spacing w:val="-2"/>
        </w:rPr>
        <w:t xml:space="preserve"> </w:t>
      </w:r>
      <w:r>
        <w:t>no</w:t>
      </w:r>
      <w:r>
        <w:rPr>
          <w:spacing w:val="-2"/>
        </w:rPr>
        <w:t xml:space="preserve"> </w:t>
      </w:r>
      <w:r>
        <w:t>bankruptcy or insolvency proceeding,</w:t>
      </w:r>
      <w:r>
        <w:rPr>
          <w:spacing w:val="-2"/>
        </w:rPr>
        <w:t xml:space="preserve"> </w:t>
      </w:r>
      <w:r>
        <w:t>voluntary or otherwise,</w:t>
      </w:r>
      <w:r>
        <w:rPr>
          <w:spacing w:val="-11"/>
        </w:rPr>
        <w:t xml:space="preserve"> </w:t>
      </w:r>
      <w:r>
        <w:t>any</w:t>
      </w:r>
      <w:r>
        <w:rPr>
          <w:spacing w:val="-13"/>
        </w:rPr>
        <w:t xml:space="preserve"> </w:t>
      </w:r>
      <w:r>
        <w:t>part</w:t>
      </w:r>
      <w:r>
        <w:rPr>
          <w:spacing w:val="-14"/>
        </w:rPr>
        <w:t xml:space="preserve"> </w:t>
      </w:r>
      <w:r>
        <w:t>of</w:t>
      </w:r>
      <w:r>
        <w:rPr>
          <w:spacing w:val="-11"/>
        </w:rPr>
        <w:t xml:space="preserve"> </w:t>
      </w:r>
      <w:r>
        <w:t>which</w:t>
      </w:r>
      <w:r>
        <w:rPr>
          <w:spacing w:val="-11"/>
        </w:rPr>
        <w:t xml:space="preserve"> </w:t>
      </w:r>
      <w:r>
        <w:t>took</w:t>
      </w:r>
      <w:r>
        <w:rPr>
          <w:spacing w:val="-10"/>
        </w:rPr>
        <w:t xml:space="preserve"> </w:t>
      </w:r>
      <w:r>
        <w:t>place</w:t>
      </w:r>
      <w:r>
        <w:rPr>
          <w:spacing w:val="-12"/>
        </w:rPr>
        <w:t xml:space="preserve"> </w:t>
      </w:r>
      <w:r>
        <w:t>during</w:t>
      </w:r>
      <w:r>
        <w:rPr>
          <w:spacing w:val="-11"/>
        </w:rPr>
        <w:t xml:space="preserve"> </w:t>
      </w:r>
      <w:r>
        <w:t>the</w:t>
      </w:r>
      <w:r>
        <w:rPr>
          <w:spacing w:val="-14"/>
        </w:rPr>
        <w:t xml:space="preserve"> </w:t>
      </w:r>
      <w:r>
        <w:t>6</w:t>
      </w:r>
      <w:r>
        <w:rPr>
          <w:spacing w:val="-12"/>
        </w:rPr>
        <w:t xml:space="preserve"> </w:t>
      </w:r>
      <w:r>
        <w:t>years</w:t>
      </w:r>
      <w:r>
        <w:rPr>
          <w:spacing w:val="-12"/>
        </w:rPr>
        <w:t xml:space="preserve"> </w:t>
      </w:r>
      <w:r>
        <w:t>immediately</w:t>
      </w:r>
      <w:r>
        <w:rPr>
          <w:spacing w:val="-12"/>
        </w:rPr>
        <w:t xml:space="preserve"> </w:t>
      </w:r>
      <w:r>
        <w:t>preceding</w:t>
      </w:r>
      <w:r>
        <w:rPr>
          <w:spacing w:val="-14"/>
        </w:rPr>
        <w:t xml:space="preserve"> </w:t>
      </w:r>
      <w:r>
        <w:t>the</w:t>
      </w:r>
      <w:r>
        <w:rPr>
          <w:spacing w:val="-13"/>
        </w:rPr>
        <w:t xml:space="preserve"> </w:t>
      </w:r>
      <w:r>
        <w:t>date</w:t>
      </w:r>
      <w:r>
        <w:rPr>
          <w:spacing w:val="-12"/>
        </w:rPr>
        <w:t xml:space="preserve"> </w:t>
      </w:r>
      <w:r>
        <w:t>of</w:t>
      </w:r>
      <w:r>
        <w:rPr>
          <w:spacing w:val="-13"/>
        </w:rPr>
        <w:t xml:space="preserve"> </w:t>
      </w:r>
      <w:r>
        <w:t>this</w:t>
      </w:r>
      <w:r>
        <w:rPr>
          <w:spacing w:val="-12"/>
        </w:rPr>
        <w:t xml:space="preserve"> </w:t>
      </w:r>
      <w:r>
        <w:t>Disclosure Document, has been commenced against any of the following persons as debtors:</w:t>
      </w:r>
    </w:p>
    <w:p w14:paraId="060556CF" w14:textId="77777777" w:rsidR="00C811EF" w:rsidRDefault="00C811EF">
      <w:pPr>
        <w:pStyle w:val="BodyText"/>
        <w:kinsoku w:val="0"/>
        <w:overflowPunct w:val="0"/>
        <w:spacing w:before="12"/>
      </w:pPr>
    </w:p>
    <w:p w14:paraId="15E0024B" w14:textId="77777777" w:rsidR="00C811EF" w:rsidRDefault="00C811EF">
      <w:pPr>
        <w:pStyle w:val="ListParagraph"/>
        <w:numPr>
          <w:ilvl w:val="0"/>
          <w:numId w:val="102"/>
        </w:numPr>
        <w:tabs>
          <w:tab w:val="left" w:pos="1439"/>
        </w:tabs>
        <w:kinsoku w:val="0"/>
        <w:overflowPunct w:val="0"/>
        <w:ind w:left="1439" w:hanging="719"/>
        <w:jc w:val="left"/>
        <w:rPr>
          <w:spacing w:val="-2"/>
          <w:sz w:val="20"/>
          <w:szCs w:val="20"/>
        </w:rPr>
      </w:pPr>
      <w:r>
        <w:rPr>
          <w:sz w:val="20"/>
          <w:szCs w:val="20"/>
        </w:rPr>
        <w:t>the</w:t>
      </w:r>
      <w:r>
        <w:rPr>
          <w:spacing w:val="-6"/>
          <w:sz w:val="20"/>
          <w:szCs w:val="20"/>
        </w:rPr>
        <w:t xml:space="preserve"> </w:t>
      </w:r>
      <w:r>
        <w:rPr>
          <w:sz w:val="20"/>
          <w:szCs w:val="20"/>
        </w:rPr>
        <w:t>franchisor</w:t>
      </w:r>
      <w:r>
        <w:rPr>
          <w:spacing w:val="-4"/>
          <w:sz w:val="20"/>
          <w:szCs w:val="20"/>
        </w:rPr>
        <w:t xml:space="preserve"> </w:t>
      </w:r>
      <w:r>
        <w:rPr>
          <w:sz w:val="20"/>
          <w:szCs w:val="20"/>
        </w:rPr>
        <w:t>or</w:t>
      </w:r>
      <w:r>
        <w:rPr>
          <w:spacing w:val="-3"/>
          <w:sz w:val="20"/>
          <w:szCs w:val="20"/>
        </w:rPr>
        <w:t xml:space="preserve"> </w:t>
      </w:r>
      <w:r>
        <w:rPr>
          <w:sz w:val="20"/>
          <w:szCs w:val="20"/>
        </w:rPr>
        <w:t>any</w:t>
      </w:r>
      <w:r>
        <w:rPr>
          <w:spacing w:val="-4"/>
          <w:sz w:val="20"/>
          <w:szCs w:val="20"/>
        </w:rPr>
        <w:t xml:space="preserve"> </w:t>
      </w:r>
      <w:r>
        <w:rPr>
          <w:sz w:val="20"/>
          <w:szCs w:val="20"/>
        </w:rPr>
        <w:t>of</w:t>
      </w:r>
      <w:r>
        <w:rPr>
          <w:spacing w:val="-3"/>
          <w:sz w:val="20"/>
          <w:szCs w:val="20"/>
        </w:rPr>
        <w:t xml:space="preserve"> </w:t>
      </w:r>
      <w:r>
        <w:rPr>
          <w:sz w:val="20"/>
          <w:szCs w:val="20"/>
        </w:rPr>
        <w:t>its</w:t>
      </w:r>
      <w:r>
        <w:rPr>
          <w:spacing w:val="-3"/>
          <w:sz w:val="20"/>
          <w:szCs w:val="20"/>
        </w:rPr>
        <w:t xml:space="preserve"> </w:t>
      </w:r>
      <w:r>
        <w:rPr>
          <w:spacing w:val="-2"/>
          <w:sz w:val="20"/>
          <w:szCs w:val="20"/>
        </w:rPr>
        <w:t>associates,</w:t>
      </w:r>
    </w:p>
    <w:p w14:paraId="4DC4A879" w14:textId="77777777" w:rsidR="00C811EF" w:rsidRDefault="00C811EF">
      <w:pPr>
        <w:pStyle w:val="BodyText"/>
        <w:kinsoku w:val="0"/>
        <w:overflowPunct w:val="0"/>
        <w:spacing w:before="10"/>
      </w:pPr>
    </w:p>
    <w:p w14:paraId="0C8010C3" w14:textId="77777777" w:rsidR="00C811EF" w:rsidRDefault="00C811EF">
      <w:pPr>
        <w:pStyle w:val="ListParagraph"/>
        <w:numPr>
          <w:ilvl w:val="0"/>
          <w:numId w:val="102"/>
        </w:numPr>
        <w:tabs>
          <w:tab w:val="left" w:pos="1440"/>
        </w:tabs>
        <w:kinsoku w:val="0"/>
        <w:overflowPunct w:val="0"/>
        <w:ind w:right="718"/>
        <w:rPr>
          <w:spacing w:val="-2"/>
          <w:sz w:val="20"/>
          <w:szCs w:val="20"/>
        </w:rPr>
      </w:pPr>
      <w:r>
        <w:rPr>
          <w:sz w:val="20"/>
          <w:szCs w:val="20"/>
        </w:rPr>
        <w:t>a</w:t>
      </w:r>
      <w:r>
        <w:rPr>
          <w:spacing w:val="-11"/>
          <w:sz w:val="20"/>
          <w:szCs w:val="20"/>
        </w:rPr>
        <w:t xml:space="preserve"> </w:t>
      </w:r>
      <w:r>
        <w:rPr>
          <w:sz w:val="20"/>
          <w:szCs w:val="20"/>
        </w:rPr>
        <w:t>corporation</w:t>
      </w:r>
      <w:r>
        <w:rPr>
          <w:spacing w:val="-9"/>
          <w:sz w:val="20"/>
          <w:szCs w:val="20"/>
        </w:rPr>
        <w:t xml:space="preserve"> </w:t>
      </w:r>
      <w:r>
        <w:rPr>
          <w:sz w:val="20"/>
          <w:szCs w:val="20"/>
        </w:rPr>
        <w:t>any</w:t>
      </w:r>
      <w:r>
        <w:rPr>
          <w:spacing w:val="-10"/>
          <w:sz w:val="20"/>
          <w:szCs w:val="20"/>
        </w:rPr>
        <w:t xml:space="preserve"> </w:t>
      </w:r>
      <w:r>
        <w:rPr>
          <w:sz w:val="20"/>
          <w:szCs w:val="20"/>
        </w:rPr>
        <w:t>of</w:t>
      </w:r>
      <w:r>
        <w:rPr>
          <w:spacing w:val="-11"/>
          <w:sz w:val="20"/>
          <w:szCs w:val="20"/>
        </w:rPr>
        <w:t xml:space="preserve"> </w:t>
      </w:r>
      <w:r>
        <w:rPr>
          <w:sz w:val="20"/>
          <w:szCs w:val="20"/>
        </w:rPr>
        <w:t>whose</w:t>
      </w:r>
      <w:r>
        <w:rPr>
          <w:spacing w:val="-9"/>
          <w:sz w:val="20"/>
          <w:szCs w:val="20"/>
        </w:rPr>
        <w:t xml:space="preserve"> </w:t>
      </w:r>
      <w:r>
        <w:rPr>
          <w:sz w:val="20"/>
          <w:szCs w:val="20"/>
        </w:rPr>
        <w:t>directors</w:t>
      </w:r>
      <w:r>
        <w:rPr>
          <w:spacing w:val="-10"/>
          <w:sz w:val="20"/>
          <w:szCs w:val="20"/>
        </w:rPr>
        <w:t xml:space="preserve"> </w:t>
      </w:r>
      <w:r>
        <w:rPr>
          <w:sz w:val="20"/>
          <w:szCs w:val="20"/>
        </w:rPr>
        <w:t>or</w:t>
      </w:r>
      <w:r>
        <w:rPr>
          <w:spacing w:val="-10"/>
          <w:sz w:val="20"/>
          <w:szCs w:val="20"/>
        </w:rPr>
        <w:t xml:space="preserve"> </w:t>
      </w:r>
      <w:r>
        <w:rPr>
          <w:sz w:val="20"/>
          <w:szCs w:val="20"/>
        </w:rPr>
        <w:t>officers</w:t>
      </w:r>
      <w:r>
        <w:rPr>
          <w:spacing w:val="-10"/>
          <w:sz w:val="20"/>
          <w:szCs w:val="20"/>
        </w:rPr>
        <w:t xml:space="preserve"> </w:t>
      </w:r>
      <w:r>
        <w:rPr>
          <w:sz w:val="20"/>
          <w:szCs w:val="20"/>
        </w:rPr>
        <w:t>include</w:t>
      </w:r>
      <w:r>
        <w:rPr>
          <w:spacing w:val="-7"/>
          <w:sz w:val="20"/>
          <w:szCs w:val="20"/>
        </w:rPr>
        <w:t xml:space="preserve"> </w:t>
      </w:r>
      <w:r>
        <w:rPr>
          <w:sz w:val="20"/>
          <w:szCs w:val="20"/>
        </w:rPr>
        <w:t>or</w:t>
      </w:r>
      <w:r>
        <w:rPr>
          <w:spacing w:val="-10"/>
          <w:sz w:val="20"/>
          <w:szCs w:val="20"/>
        </w:rPr>
        <w:t xml:space="preserve"> </w:t>
      </w:r>
      <w:r>
        <w:rPr>
          <w:sz w:val="20"/>
          <w:szCs w:val="20"/>
        </w:rPr>
        <w:t>included</w:t>
      </w:r>
      <w:r>
        <w:rPr>
          <w:spacing w:val="-12"/>
          <w:sz w:val="20"/>
          <w:szCs w:val="20"/>
        </w:rPr>
        <w:t xml:space="preserve"> </w:t>
      </w:r>
      <w:r>
        <w:rPr>
          <w:sz w:val="20"/>
          <w:szCs w:val="20"/>
        </w:rPr>
        <w:t>(at</w:t>
      </w:r>
      <w:r>
        <w:rPr>
          <w:spacing w:val="-11"/>
          <w:sz w:val="20"/>
          <w:szCs w:val="20"/>
        </w:rPr>
        <w:t xml:space="preserve"> </w:t>
      </w:r>
      <w:r>
        <w:rPr>
          <w:sz w:val="20"/>
          <w:szCs w:val="20"/>
        </w:rPr>
        <w:t>the</w:t>
      </w:r>
      <w:r>
        <w:rPr>
          <w:spacing w:val="-12"/>
          <w:sz w:val="20"/>
          <w:szCs w:val="20"/>
        </w:rPr>
        <w:t xml:space="preserve"> </w:t>
      </w:r>
      <w:r>
        <w:rPr>
          <w:sz w:val="20"/>
          <w:szCs w:val="20"/>
        </w:rPr>
        <w:t>time</w:t>
      </w:r>
      <w:r>
        <w:rPr>
          <w:spacing w:val="-11"/>
          <w:sz w:val="20"/>
          <w:szCs w:val="20"/>
        </w:rPr>
        <w:t xml:space="preserve"> </w:t>
      </w:r>
      <w:r>
        <w:rPr>
          <w:sz w:val="20"/>
          <w:szCs w:val="20"/>
        </w:rPr>
        <w:t>when</w:t>
      </w:r>
      <w:r>
        <w:rPr>
          <w:spacing w:val="-12"/>
          <w:sz w:val="20"/>
          <w:szCs w:val="20"/>
        </w:rPr>
        <w:t xml:space="preserve"> </w:t>
      </w:r>
      <w:r>
        <w:rPr>
          <w:sz w:val="20"/>
          <w:szCs w:val="20"/>
        </w:rPr>
        <w:t>its</w:t>
      </w:r>
      <w:r>
        <w:rPr>
          <w:spacing w:val="-10"/>
          <w:sz w:val="20"/>
          <w:szCs w:val="20"/>
        </w:rPr>
        <w:t xml:space="preserve"> </w:t>
      </w:r>
      <w:r>
        <w:rPr>
          <w:sz w:val="20"/>
          <w:szCs w:val="20"/>
        </w:rPr>
        <w:t xml:space="preserve">bankruptcy or insolvency proceeding was taking place) a current director, officer or general partner of the </w:t>
      </w:r>
      <w:r>
        <w:rPr>
          <w:spacing w:val="-2"/>
          <w:sz w:val="20"/>
          <w:szCs w:val="20"/>
        </w:rPr>
        <w:t>franchisor,</w:t>
      </w:r>
    </w:p>
    <w:p w14:paraId="280FC469" w14:textId="77777777" w:rsidR="00C811EF" w:rsidRDefault="00C811EF">
      <w:pPr>
        <w:pStyle w:val="ListParagraph"/>
        <w:numPr>
          <w:ilvl w:val="0"/>
          <w:numId w:val="102"/>
        </w:numPr>
        <w:tabs>
          <w:tab w:val="left" w:pos="1440"/>
        </w:tabs>
        <w:kinsoku w:val="0"/>
        <w:overflowPunct w:val="0"/>
        <w:ind w:right="718"/>
        <w:rPr>
          <w:spacing w:val="-2"/>
          <w:sz w:val="20"/>
          <w:szCs w:val="20"/>
        </w:rPr>
        <w:sectPr w:rsidR="00C811EF">
          <w:pgSz w:w="12240" w:h="15840"/>
          <w:pgMar w:top="400" w:right="720" w:bottom="1440" w:left="720" w:header="200" w:footer="1257" w:gutter="0"/>
          <w:cols w:space="720"/>
          <w:noEndnote/>
        </w:sectPr>
      </w:pPr>
    </w:p>
    <w:p w14:paraId="7FEEB320" w14:textId="77777777" w:rsidR="00C811EF" w:rsidRDefault="00C811EF">
      <w:pPr>
        <w:pStyle w:val="BodyText"/>
        <w:kinsoku w:val="0"/>
        <w:overflowPunct w:val="0"/>
      </w:pPr>
    </w:p>
    <w:p w14:paraId="035AE1AB" w14:textId="77777777" w:rsidR="00C811EF" w:rsidRDefault="00C811EF">
      <w:pPr>
        <w:pStyle w:val="BodyText"/>
        <w:kinsoku w:val="0"/>
        <w:overflowPunct w:val="0"/>
      </w:pPr>
    </w:p>
    <w:p w14:paraId="50900728" w14:textId="77777777" w:rsidR="00C811EF" w:rsidRDefault="00C811EF">
      <w:pPr>
        <w:pStyle w:val="BodyText"/>
        <w:kinsoku w:val="0"/>
        <w:overflowPunct w:val="0"/>
      </w:pPr>
    </w:p>
    <w:p w14:paraId="406F5F8D" w14:textId="77777777" w:rsidR="00C811EF" w:rsidRDefault="00C811EF">
      <w:pPr>
        <w:pStyle w:val="BodyText"/>
        <w:kinsoku w:val="0"/>
        <w:overflowPunct w:val="0"/>
        <w:spacing w:before="119"/>
      </w:pPr>
    </w:p>
    <w:p w14:paraId="0BB16BC8" w14:textId="77777777" w:rsidR="00C811EF" w:rsidRDefault="00C811EF">
      <w:pPr>
        <w:pStyle w:val="ListParagraph"/>
        <w:numPr>
          <w:ilvl w:val="0"/>
          <w:numId w:val="102"/>
        </w:numPr>
        <w:tabs>
          <w:tab w:val="left" w:pos="1440"/>
        </w:tabs>
        <w:kinsoku w:val="0"/>
        <w:overflowPunct w:val="0"/>
        <w:ind w:right="718"/>
        <w:rPr>
          <w:sz w:val="20"/>
          <w:szCs w:val="20"/>
        </w:rPr>
      </w:pPr>
      <w:r>
        <w:rPr>
          <w:sz w:val="20"/>
          <w:szCs w:val="20"/>
        </w:rPr>
        <w:t>a partnership any of whose general partners include or included (at the time when its bankruptcy or insolvency proceeding was taking place) a current director, officer or general partner of the franchisor, or</w:t>
      </w:r>
    </w:p>
    <w:p w14:paraId="30809D0B" w14:textId="77777777" w:rsidR="00C811EF" w:rsidRDefault="00C811EF">
      <w:pPr>
        <w:pStyle w:val="BodyText"/>
        <w:kinsoku w:val="0"/>
        <w:overflowPunct w:val="0"/>
        <w:spacing w:before="9"/>
      </w:pPr>
    </w:p>
    <w:p w14:paraId="51156A1D" w14:textId="77777777" w:rsidR="00C811EF" w:rsidRDefault="00C811EF">
      <w:pPr>
        <w:pStyle w:val="ListParagraph"/>
        <w:numPr>
          <w:ilvl w:val="0"/>
          <w:numId w:val="102"/>
        </w:numPr>
        <w:tabs>
          <w:tab w:val="left" w:pos="1439"/>
        </w:tabs>
        <w:kinsoku w:val="0"/>
        <w:overflowPunct w:val="0"/>
        <w:ind w:left="1439" w:hanging="719"/>
        <w:jc w:val="left"/>
        <w:rPr>
          <w:spacing w:val="-2"/>
          <w:sz w:val="20"/>
          <w:szCs w:val="20"/>
        </w:rPr>
      </w:pPr>
      <w:r>
        <w:rPr>
          <w:sz w:val="20"/>
          <w:szCs w:val="20"/>
        </w:rPr>
        <w:t>a</w:t>
      </w:r>
      <w:r>
        <w:rPr>
          <w:spacing w:val="-7"/>
          <w:sz w:val="20"/>
          <w:szCs w:val="20"/>
        </w:rPr>
        <w:t xml:space="preserve"> </w:t>
      </w:r>
      <w:r>
        <w:rPr>
          <w:sz w:val="20"/>
          <w:szCs w:val="20"/>
        </w:rPr>
        <w:t>director,</w:t>
      </w:r>
      <w:r>
        <w:rPr>
          <w:spacing w:val="-6"/>
          <w:sz w:val="20"/>
          <w:szCs w:val="20"/>
        </w:rPr>
        <w:t xml:space="preserve"> </w:t>
      </w:r>
      <w:r>
        <w:rPr>
          <w:sz w:val="20"/>
          <w:szCs w:val="20"/>
        </w:rPr>
        <w:t>general</w:t>
      </w:r>
      <w:r>
        <w:rPr>
          <w:spacing w:val="-7"/>
          <w:sz w:val="20"/>
          <w:szCs w:val="20"/>
        </w:rPr>
        <w:t xml:space="preserve"> </w:t>
      </w:r>
      <w:r>
        <w:rPr>
          <w:sz w:val="20"/>
          <w:szCs w:val="20"/>
        </w:rPr>
        <w:t>partner</w:t>
      </w:r>
      <w:r>
        <w:rPr>
          <w:spacing w:val="-4"/>
          <w:sz w:val="20"/>
          <w:szCs w:val="20"/>
        </w:rPr>
        <w:t xml:space="preserve"> </w:t>
      </w:r>
      <w:r>
        <w:rPr>
          <w:sz w:val="20"/>
          <w:szCs w:val="20"/>
        </w:rPr>
        <w:t>or</w:t>
      </w:r>
      <w:r>
        <w:rPr>
          <w:spacing w:val="-5"/>
          <w:sz w:val="20"/>
          <w:szCs w:val="20"/>
        </w:rPr>
        <w:t xml:space="preserve"> </w:t>
      </w:r>
      <w:r>
        <w:rPr>
          <w:sz w:val="20"/>
          <w:szCs w:val="20"/>
        </w:rPr>
        <w:t>officer</w:t>
      </w:r>
      <w:r>
        <w:rPr>
          <w:spacing w:val="-3"/>
          <w:sz w:val="20"/>
          <w:szCs w:val="20"/>
        </w:rPr>
        <w:t xml:space="preserve"> </w:t>
      </w:r>
      <w:r>
        <w:rPr>
          <w:sz w:val="20"/>
          <w:szCs w:val="20"/>
        </w:rPr>
        <w:t>of</w:t>
      </w:r>
      <w:r>
        <w:rPr>
          <w:spacing w:val="-6"/>
          <w:sz w:val="20"/>
          <w:szCs w:val="20"/>
        </w:rPr>
        <w:t xml:space="preserve"> </w:t>
      </w:r>
      <w:r>
        <w:rPr>
          <w:sz w:val="20"/>
          <w:szCs w:val="20"/>
        </w:rPr>
        <w:t>the</w:t>
      </w:r>
      <w:r>
        <w:rPr>
          <w:spacing w:val="-8"/>
          <w:sz w:val="20"/>
          <w:szCs w:val="20"/>
        </w:rPr>
        <w:t xml:space="preserve"> </w:t>
      </w:r>
      <w:r>
        <w:rPr>
          <w:sz w:val="20"/>
          <w:szCs w:val="20"/>
        </w:rPr>
        <w:t>franchisor</w:t>
      </w:r>
      <w:r>
        <w:rPr>
          <w:spacing w:val="-3"/>
          <w:sz w:val="20"/>
          <w:szCs w:val="20"/>
        </w:rPr>
        <w:t xml:space="preserve"> </w:t>
      </w:r>
      <w:r>
        <w:rPr>
          <w:sz w:val="20"/>
          <w:szCs w:val="20"/>
        </w:rPr>
        <w:t>in</w:t>
      </w:r>
      <w:r>
        <w:rPr>
          <w:spacing w:val="-6"/>
          <w:sz w:val="20"/>
          <w:szCs w:val="20"/>
        </w:rPr>
        <w:t xml:space="preserve"> </w:t>
      </w:r>
      <w:r>
        <w:rPr>
          <w:sz w:val="20"/>
          <w:szCs w:val="20"/>
        </w:rPr>
        <w:t>their</w:t>
      </w:r>
      <w:r>
        <w:rPr>
          <w:spacing w:val="-6"/>
          <w:sz w:val="20"/>
          <w:szCs w:val="20"/>
        </w:rPr>
        <w:t xml:space="preserve"> </w:t>
      </w:r>
      <w:r>
        <w:rPr>
          <w:sz w:val="20"/>
          <w:szCs w:val="20"/>
        </w:rPr>
        <w:t>personal</w:t>
      </w:r>
      <w:r>
        <w:rPr>
          <w:spacing w:val="-4"/>
          <w:sz w:val="20"/>
          <w:szCs w:val="20"/>
        </w:rPr>
        <w:t xml:space="preserve"> </w:t>
      </w:r>
      <w:r>
        <w:rPr>
          <w:spacing w:val="-2"/>
          <w:sz w:val="20"/>
          <w:szCs w:val="20"/>
        </w:rPr>
        <w:t>capacity.</w:t>
      </w:r>
    </w:p>
    <w:p w14:paraId="3D94C070" w14:textId="77777777" w:rsidR="00C811EF" w:rsidRDefault="00C811EF">
      <w:pPr>
        <w:pStyle w:val="BodyText"/>
        <w:kinsoku w:val="0"/>
        <w:overflowPunct w:val="0"/>
      </w:pPr>
    </w:p>
    <w:p w14:paraId="0EA763BB" w14:textId="77777777" w:rsidR="00C811EF" w:rsidRDefault="00C811EF">
      <w:pPr>
        <w:pStyle w:val="BodyText"/>
        <w:kinsoku w:val="0"/>
        <w:overflowPunct w:val="0"/>
        <w:spacing w:before="1"/>
      </w:pPr>
    </w:p>
    <w:p w14:paraId="46A9A4A5" w14:textId="77777777" w:rsidR="00C811EF" w:rsidRDefault="00C811EF">
      <w:pPr>
        <w:pStyle w:val="Heading7"/>
        <w:kinsoku w:val="0"/>
        <w:overflowPunct w:val="0"/>
        <w:spacing w:before="1"/>
        <w:ind w:right="1"/>
        <w:rPr>
          <w:spacing w:val="-2"/>
        </w:rPr>
      </w:pPr>
      <w:bookmarkStart w:id="273" w:name="ITEM_7_-_FINANCIAL_STATEMENTS"/>
      <w:bookmarkEnd w:id="273"/>
      <w:r>
        <w:t>ITEM</w:t>
      </w:r>
      <w:r>
        <w:rPr>
          <w:spacing w:val="-4"/>
        </w:rPr>
        <w:t xml:space="preserve"> </w:t>
      </w:r>
      <w:r>
        <w:t>7</w:t>
      </w:r>
      <w:r>
        <w:rPr>
          <w:spacing w:val="-6"/>
        </w:rPr>
        <w:t xml:space="preserve"> </w:t>
      </w:r>
      <w:r>
        <w:t>-</w:t>
      </w:r>
      <w:r>
        <w:rPr>
          <w:spacing w:val="-5"/>
        </w:rPr>
        <w:t xml:space="preserve"> </w:t>
      </w:r>
      <w:r>
        <w:t>FINANCIAL</w:t>
      </w:r>
      <w:r>
        <w:rPr>
          <w:spacing w:val="-5"/>
        </w:rPr>
        <w:t xml:space="preserve"> </w:t>
      </w:r>
      <w:r>
        <w:rPr>
          <w:spacing w:val="-2"/>
        </w:rPr>
        <w:t>STATEMENTS</w:t>
      </w:r>
    </w:p>
    <w:p w14:paraId="751E321E" w14:textId="77777777" w:rsidR="00C811EF" w:rsidRDefault="00C811EF">
      <w:pPr>
        <w:pStyle w:val="BodyText"/>
        <w:kinsoku w:val="0"/>
        <w:overflowPunct w:val="0"/>
        <w:spacing w:before="46"/>
        <w:rPr>
          <w:b/>
          <w:bCs/>
        </w:rPr>
      </w:pPr>
    </w:p>
    <w:p w14:paraId="2275A37C" w14:textId="191885F0" w:rsidR="00C811EF" w:rsidRDefault="00BD15DB">
      <w:pPr>
        <w:pStyle w:val="BodyText"/>
        <w:kinsoku w:val="0"/>
        <w:overflowPunct w:val="0"/>
        <w:ind w:left="720" w:right="721"/>
        <w:jc w:val="both"/>
      </w:pPr>
      <w:bookmarkStart w:id="274" w:name="As_we_have_not_yet_completed_one_fiscal_"/>
      <w:bookmarkEnd w:id="274"/>
      <w:ins w:id="275" w:author="Matthew Levine" w:date="2025-06-05T20:14:00Z">
        <w:r w:rsidRPr="00BD15DB">
          <w:t>The attached financial statements for the fiscal year ending [date] have been prepared in accordance with generally accepted accounting principles and have been [audited/reviewed] by [CPA name], a licensed public accountant in Canada.</w:t>
        </w:r>
      </w:ins>
      <w:del w:id="276" w:author="Matthew Levine" w:date="2025-06-05T20:14:00Z">
        <w:r w:rsidR="00C811EF" w:rsidDel="00BD15DB">
          <w:delText>As</w:delText>
        </w:r>
        <w:r w:rsidR="00C811EF" w:rsidDel="00BD15DB">
          <w:rPr>
            <w:spacing w:val="-6"/>
          </w:rPr>
          <w:delText xml:space="preserve"> </w:delText>
        </w:r>
        <w:r w:rsidR="00C811EF" w:rsidDel="00BD15DB">
          <w:delText>we</w:delText>
        </w:r>
        <w:r w:rsidR="00C811EF" w:rsidDel="00BD15DB">
          <w:rPr>
            <w:spacing w:val="-8"/>
          </w:rPr>
          <w:delText xml:space="preserve"> </w:delText>
        </w:r>
        <w:r w:rsidR="00C811EF" w:rsidDel="00BD15DB">
          <w:delText>have</w:delText>
        </w:r>
        <w:r w:rsidR="00C811EF" w:rsidDel="00BD15DB">
          <w:rPr>
            <w:spacing w:val="-8"/>
          </w:rPr>
          <w:delText xml:space="preserve"> </w:delText>
        </w:r>
        <w:r w:rsidR="00C811EF" w:rsidDel="00BD15DB">
          <w:delText>not</w:delText>
        </w:r>
        <w:r w:rsidR="00C811EF" w:rsidDel="00BD15DB">
          <w:rPr>
            <w:spacing w:val="-8"/>
          </w:rPr>
          <w:delText xml:space="preserve"> </w:delText>
        </w:r>
        <w:r w:rsidR="00C811EF" w:rsidDel="00BD15DB">
          <w:delText>yet</w:delText>
        </w:r>
        <w:r w:rsidR="00C811EF" w:rsidDel="00BD15DB">
          <w:rPr>
            <w:spacing w:val="-8"/>
          </w:rPr>
          <w:delText xml:space="preserve"> </w:delText>
        </w:r>
        <w:r w:rsidR="00C811EF" w:rsidDel="00BD15DB">
          <w:delText>completed</w:delText>
        </w:r>
        <w:r w:rsidR="00C811EF" w:rsidDel="00BD15DB">
          <w:rPr>
            <w:spacing w:val="-8"/>
          </w:rPr>
          <w:delText xml:space="preserve"> </w:delText>
        </w:r>
        <w:r w:rsidR="00C811EF" w:rsidDel="00BD15DB">
          <w:delText>one</w:delText>
        </w:r>
        <w:r w:rsidR="00C811EF" w:rsidDel="00BD15DB">
          <w:rPr>
            <w:spacing w:val="-8"/>
          </w:rPr>
          <w:delText xml:space="preserve"> </w:delText>
        </w:r>
        <w:r w:rsidR="00C811EF" w:rsidDel="00BD15DB">
          <w:delText>fiscal</w:delText>
        </w:r>
        <w:r w:rsidR="00C811EF" w:rsidDel="00BD15DB">
          <w:rPr>
            <w:spacing w:val="-9"/>
          </w:rPr>
          <w:delText xml:space="preserve"> </w:delText>
        </w:r>
        <w:r w:rsidR="00C811EF" w:rsidDel="00BD15DB">
          <w:delText>year</w:delText>
        </w:r>
        <w:r w:rsidR="00C811EF" w:rsidDel="00BD15DB">
          <w:rPr>
            <w:spacing w:val="-7"/>
          </w:rPr>
          <w:delText xml:space="preserve"> </w:delText>
        </w:r>
        <w:r w:rsidR="00C811EF" w:rsidDel="00BD15DB">
          <w:delText>of</w:delText>
        </w:r>
        <w:r w:rsidR="00C811EF" w:rsidDel="00BD15DB">
          <w:rPr>
            <w:spacing w:val="-8"/>
          </w:rPr>
          <w:delText xml:space="preserve"> </w:delText>
        </w:r>
        <w:r w:rsidR="00C811EF" w:rsidDel="00BD15DB">
          <w:delText>operation,</w:delText>
        </w:r>
        <w:r w:rsidR="00C811EF" w:rsidDel="00BD15DB">
          <w:rPr>
            <w:spacing w:val="-8"/>
          </w:rPr>
          <w:delText xml:space="preserve"> </w:delText>
        </w:r>
        <w:r w:rsidR="00C811EF" w:rsidDel="00BD15DB">
          <w:delText>we</w:delText>
        </w:r>
        <w:r w:rsidR="00C811EF" w:rsidDel="00BD15DB">
          <w:rPr>
            <w:spacing w:val="-6"/>
          </w:rPr>
          <w:delText xml:space="preserve"> </w:delText>
        </w:r>
        <w:r w:rsidR="00C811EF" w:rsidDel="00BD15DB">
          <w:delText>attach</w:delText>
        </w:r>
        <w:r w:rsidR="00C811EF" w:rsidDel="00BD15DB">
          <w:rPr>
            <w:spacing w:val="-8"/>
          </w:rPr>
          <w:delText xml:space="preserve"> </w:delText>
        </w:r>
        <w:r w:rsidR="00C811EF" w:rsidDel="00BD15DB">
          <w:delText>our</w:delText>
        </w:r>
        <w:r w:rsidR="00C811EF" w:rsidDel="00BD15DB">
          <w:rPr>
            <w:spacing w:val="-5"/>
          </w:rPr>
          <w:delText xml:space="preserve"> </w:delText>
        </w:r>
        <w:r w:rsidR="00C811EF" w:rsidDel="00BD15DB">
          <w:delText>opening</w:delText>
        </w:r>
        <w:r w:rsidR="00C811EF" w:rsidDel="00BD15DB">
          <w:rPr>
            <w:spacing w:val="-8"/>
          </w:rPr>
          <w:delText xml:space="preserve"> </w:delText>
        </w:r>
        <w:r w:rsidR="00C811EF" w:rsidDel="00BD15DB">
          <w:delText>balance</w:delText>
        </w:r>
        <w:r w:rsidR="00C811EF" w:rsidDel="00BD15DB">
          <w:rPr>
            <w:spacing w:val="-8"/>
          </w:rPr>
          <w:delText xml:space="preserve"> </w:delText>
        </w:r>
        <w:r w:rsidR="00C811EF" w:rsidDel="00BD15DB">
          <w:delText>sheet</w:delText>
        </w:r>
        <w:r w:rsidR="00C811EF" w:rsidDel="00BD15DB">
          <w:rPr>
            <w:spacing w:val="-8"/>
          </w:rPr>
          <w:delText xml:space="preserve"> </w:delText>
        </w:r>
        <w:r w:rsidR="00C811EF" w:rsidDel="00BD15DB">
          <w:delText>at</w:delText>
        </w:r>
        <w:r w:rsidR="00C811EF" w:rsidDel="00BD15DB">
          <w:rPr>
            <w:spacing w:val="-6"/>
          </w:rPr>
          <w:delText xml:space="preserve"> </w:delText>
        </w:r>
        <w:r w:rsidR="00C811EF" w:rsidDel="00BD15DB">
          <w:rPr>
            <w:b/>
            <w:bCs/>
          </w:rPr>
          <w:delText xml:space="preserve">Exhibit B </w:delText>
        </w:r>
        <w:r w:rsidR="00C811EF" w:rsidDel="00BD15DB">
          <w:delText>to this Disclosure Document</w:delText>
        </w:r>
      </w:del>
      <w:r w:rsidR="00C811EF">
        <w:t>.</w:t>
      </w:r>
    </w:p>
    <w:p w14:paraId="160D85D2" w14:textId="77777777" w:rsidR="00C811EF" w:rsidRDefault="00C811EF">
      <w:pPr>
        <w:pStyle w:val="BodyText"/>
        <w:kinsoku w:val="0"/>
        <w:overflowPunct w:val="0"/>
        <w:spacing w:before="229"/>
        <w:ind w:left="720" w:right="720"/>
        <w:jc w:val="both"/>
        <w:rPr>
          <w:b/>
          <w:bCs/>
        </w:rPr>
      </w:pPr>
      <w:r>
        <w:rPr>
          <w:b/>
          <w:bCs/>
        </w:rPr>
        <w:t>We encourage you to meet with your financial advisors and accountants to review our financial disclosure, so</w:t>
      </w:r>
      <w:r>
        <w:rPr>
          <w:b/>
          <w:bCs/>
          <w:spacing w:val="-1"/>
        </w:rPr>
        <w:t xml:space="preserve"> </w:t>
      </w:r>
      <w:r>
        <w:rPr>
          <w:b/>
          <w:bCs/>
        </w:rPr>
        <w:t>that you</w:t>
      </w:r>
      <w:r>
        <w:rPr>
          <w:b/>
          <w:bCs/>
          <w:spacing w:val="-1"/>
        </w:rPr>
        <w:t xml:space="preserve"> </w:t>
      </w:r>
      <w:r>
        <w:rPr>
          <w:b/>
          <w:bCs/>
        </w:rPr>
        <w:t>may</w:t>
      </w:r>
      <w:r>
        <w:rPr>
          <w:b/>
          <w:bCs/>
          <w:spacing w:val="-2"/>
        </w:rPr>
        <w:t xml:space="preserve"> </w:t>
      </w:r>
      <w:r>
        <w:rPr>
          <w:b/>
          <w:bCs/>
        </w:rPr>
        <w:t>fully</w:t>
      </w:r>
      <w:r>
        <w:rPr>
          <w:b/>
          <w:bCs/>
          <w:spacing w:val="-2"/>
        </w:rPr>
        <w:t xml:space="preserve"> </w:t>
      </w:r>
      <w:r>
        <w:rPr>
          <w:b/>
          <w:bCs/>
        </w:rPr>
        <w:t>understand</w:t>
      </w:r>
      <w:r>
        <w:rPr>
          <w:b/>
          <w:bCs/>
          <w:spacing w:val="-1"/>
        </w:rPr>
        <w:t xml:space="preserve"> </w:t>
      </w:r>
      <w:r>
        <w:rPr>
          <w:b/>
          <w:bCs/>
        </w:rPr>
        <w:t>this disclosure</w:t>
      </w:r>
      <w:r>
        <w:rPr>
          <w:b/>
          <w:bCs/>
          <w:spacing w:val="-2"/>
        </w:rPr>
        <w:t xml:space="preserve"> </w:t>
      </w:r>
      <w:r>
        <w:rPr>
          <w:b/>
          <w:bCs/>
        </w:rPr>
        <w:t>prior</w:t>
      </w:r>
      <w:r>
        <w:rPr>
          <w:b/>
          <w:bCs/>
          <w:spacing w:val="-2"/>
        </w:rPr>
        <w:t xml:space="preserve"> </w:t>
      </w:r>
      <w:r>
        <w:rPr>
          <w:b/>
          <w:bCs/>
        </w:rPr>
        <w:t>to</w:t>
      </w:r>
      <w:r>
        <w:rPr>
          <w:b/>
          <w:bCs/>
          <w:spacing w:val="-1"/>
        </w:rPr>
        <w:t xml:space="preserve"> </w:t>
      </w:r>
      <w:r>
        <w:rPr>
          <w:b/>
          <w:bCs/>
        </w:rPr>
        <w:t xml:space="preserve">you </w:t>
      </w:r>
      <w:proofErr w:type="gramStart"/>
      <w:r>
        <w:rPr>
          <w:b/>
          <w:bCs/>
        </w:rPr>
        <w:t>entering</w:t>
      </w:r>
      <w:r>
        <w:rPr>
          <w:b/>
          <w:bCs/>
          <w:spacing w:val="-1"/>
        </w:rPr>
        <w:t xml:space="preserve"> </w:t>
      </w:r>
      <w:r>
        <w:rPr>
          <w:b/>
          <w:bCs/>
        </w:rPr>
        <w:t>into</w:t>
      </w:r>
      <w:proofErr w:type="gramEnd"/>
      <w:r>
        <w:rPr>
          <w:b/>
          <w:bCs/>
          <w:spacing w:val="-1"/>
        </w:rPr>
        <w:t xml:space="preserve"> </w:t>
      </w:r>
      <w:r>
        <w:rPr>
          <w:b/>
          <w:bCs/>
        </w:rPr>
        <w:t>any binding franchise arrangement with us.</w:t>
      </w:r>
    </w:p>
    <w:p w14:paraId="1FD37E7E" w14:textId="77777777" w:rsidR="00C811EF" w:rsidRDefault="00C811EF">
      <w:pPr>
        <w:pStyle w:val="Heading7"/>
        <w:kinsoku w:val="0"/>
        <w:overflowPunct w:val="0"/>
        <w:spacing w:before="229"/>
        <w:ind w:right="2"/>
        <w:rPr>
          <w:spacing w:val="-5"/>
        </w:rPr>
      </w:pPr>
      <w:bookmarkStart w:id="277" w:name="ITEM_8_-_INITIAL_FRANCHISE_FEE"/>
      <w:bookmarkEnd w:id="277"/>
      <w:r>
        <w:t>ITEM</w:t>
      </w:r>
      <w:r>
        <w:rPr>
          <w:spacing w:val="-5"/>
        </w:rPr>
        <w:t xml:space="preserve"> </w:t>
      </w:r>
      <w:r>
        <w:t>8</w:t>
      </w:r>
      <w:r>
        <w:rPr>
          <w:spacing w:val="-6"/>
        </w:rPr>
        <w:t xml:space="preserve"> </w:t>
      </w:r>
      <w:r>
        <w:t>-</w:t>
      </w:r>
      <w:r>
        <w:rPr>
          <w:spacing w:val="-6"/>
        </w:rPr>
        <w:t xml:space="preserve"> </w:t>
      </w:r>
      <w:r>
        <w:t>INITIAL</w:t>
      </w:r>
      <w:r>
        <w:rPr>
          <w:spacing w:val="-5"/>
        </w:rPr>
        <w:t xml:space="preserve"> </w:t>
      </w:r>
      <w:r>
        <w:t>FRANCHISE</w:t>
      </w:r>
      <w:r>
        <w:rPr>
          <w:spacing w:val="-8"/>
        </w:rPr>
        <w:t xml:space="preserve"> </w:t>
      </w:r>
      <w:r>
        <w:rPr>
          <w:spacing w:val="-5"/>
        </w:rPr>
        <w:t>FEE</w:t>
      </w:r>
    </w:p>
    <w:p w14:paraId="0FA859E7" w14:textId="77777777" w:rsidR="00C811EF" w:rsidRDefault="00C811EF">
      <w:pPr>
        <w:pStyle w:val="BodyText"/>
        <w:kinsoku w:val="0"/>
        <w:overflowPunct w:val="0"/>
        <w:spacing w:before="46"/>
        <w:rPr>
          <w:b/>
          <w:bCs/>
        </w:rPr>
      </w:pPr>
    </w:p>
    <w:p w14:paraId="488DBA40" w14:textId="2FD4DC33" w:rsidR="00C811EF" w:rsidRDefault="00C811EF">
      <w:pPr>
        <w:pStyle w:val="BodyText"/>
        <w:kinsoku w:val="0"/>
        <w:overflowPunct w:val="0"/>
        <w:ind w:left="720" w:right="720"/>
        <w:jc w:val="both"/>
      </w:pPr>
      <w:r>
        <w:t>You must pay us a non-refundable initial franchise fee of $</w:t>
      </w:r>
      <w:del w:id="278" w:author="Matthew Levine" w:date="2025-06-05T20:14:00Z">
        <w:r w:rsidDel="00BD15DB">
          <w:delText>40</w:delText>
        </w:r>
      </w:del>
      <w:ins w:id="279" w:author="Matthew Levine" w:date="2025-06-05T20:14:00Z">
        <w:r w:rsidR="00BD15DB">
          <w:t>50</w:t>
        </w:r>
      </w:ins>
      <w:r>
        <w:t>,000 (the “Franchise Fee”), which fee is due upon signing the Franchise Agreement.</w:t>
      </w:r>
    </w:p>
    <w:p w14:paraId="002F0019" w14:textId="77777777" w:rsidR="00C811EF" w:rsidRDefault="00C811EF">
      <w:pPr>
        <w:pStyle w:val="BodyText"/>
        <w:kinsoku w:val="0"/>
        <w:overflowPunct w:val="0"/>
        <w:spacing w:before="2"/>
      </w:pPr>
    </w:p>
    <w:p w14:paraId="26236034" w14:textId="77777777" w:rsidR="00C811EF" w:rsidRDefault="00C811EF">
      <w:pPr>
        <w:pStyle w:val="BodyText"/>
        <w:kinsoku w:val="0"/>
        <w:overflowPunct w:val="0"/>
        <w:ind w:left="720"/>
        <w:jc w:val="both"/>
        <w:rPr>
          <w:b/>
          <w:bCs/>
        </w:rPr>
      </w:pPr>
      <w:r>
        <w:rPr>
          <w:b/>
          <w:bCs/>
          <w:u w:val="thick"/>
        </w:rPr>
        <w:t>Note</w:t>
      </w:r>
      <w:r>
        <w:rPr>
          <w:b/>
          <w:bCs/>
          <w:spacing w:val="-7"/>
          <w:u w:val="thick"/>
        </w:rPr>
        <w:t xml:space="preserve"> </w:t>
      </w:r>
      <w:r>
        <w:rPr>
          <w:b/>
          <w:bCs/>
          <w:u w:val="thick"/>
        </w:rPr>
        <w:t>to</w:t>
      </w:r>
      <w:r>
        <w:rPr>
          <w:b/>
          <w:bCs/>
          <w:spacing w:val="-6"/>
          <w:u w:val="thick"/>
        </w:rPr>
        <w:t xml:space="preserve"> </w:t>
      </w:r>
      <w:r>
        <w:rPr>
          <w:b/>
          <w:bCs/>
          <w:u w:val="thick"/>
        </w:rPr>
        <w:t>Franchise</w:t>
      </w:r>
      <w:r>
        <w:rPr>
          <w:b/>
          <w:bCs/>
          <w:spacing w:val="-7"/>
          <w:u w:val="thick"/>
        </w:rPr>
        <w:t xml:space="preserve"> </w:t>
      </w:r>
      <w:r>
        <w:rPr>
          <w:b/>
          <w:bCs/>
          <w:spacing w:val="-2"/>
          <w:u w:val="thick"/>
        </w:rPr>
        <w:t>Transferees</w:t>
      </w:r>
    </w:p>
    <w:p w14:paraId="362E694F" w14:textId="77777777" w:rsidR="00C811EF" w:rsidRDefault="00C811EF">
      <w:pPr>
        <w:pStyle w:val="BodyText"/>
        <w:kinsoku w:val="0"/>
        <w:overflowPunct w:val="0"/>
        <w:spacing w:before="228"/>
        <w:ind w:left="720" w:right="720"/>
        <w:jc w:val="both"/>
      </w:pPr>
      <w:r>
        <w:t>In the event of a transfer, you will not need to pay us the Franchise Fee. However, the selling franchisee will</w:t>
      </w:r>
      <w:r>
        <w:rPr>
          <w:spacing w:val="-2"/>
        </w:rPr>
        <w:t xml:space="preserve"> </w:t>
      </w:r>
      <w:r>
        <w:t>be</w:t>
      </w:r>
      <w:r>
        <w:rPr>
          <w:spacing w:val="-1"/>
        </w:rPr>
        <w:t xml:space="preserve"> </w:t>
      </w:r>
      <w:r>
        <w:t>required</w:t>
      </w:r>
      <w:r>
        <w:rPr>
          <w:spacing w:val="-1"/>
        </w:rPr>
        <w:t xml:space="preserve"> </w:t>
      </w:r>
      <w:r>
        <w:t>to</w:t>
      </w:r>
      <w:r>
        <w:rPr>
          <w:spacing w:val="-3"/>
        </w:rPr>
        <w:t xml:space="preserve"> </w:t>
      </w:r>
      <w:r>
        <w:t>pay</w:t>
      </w:r>
      <w:r>
        <w:rPr>
          <w:spacing w:val="-2"/>
        </w:rPr>
        <w:t xml:space="preserve"> </w:t>
      </w:r>
      <w:r>
        <w:t>us a Transfer</w:t>
      </w:r>
      <w:r>
        <w:rPr>
          <w:spacing w:val="-2"/>
        </w:rPr>
        <w:t xml:space="preserve"> </w:t>
      </w:r>
      <w:r>
        <w:t>Fee</w:t>
      </w:r>
      <w:r>
        <w:rPr>
          <w:spacing w:val="-1"/>
        </w:rPr>
        <w:t xml:space="preserve"> </w:t>
      </w:r>
      <w:r>
        <w:t>and</w:t>
      </w:r>
      <w:r>
        <w:rPr>
          <w:spacing w:val="-1"/>
        </w:rPr>
        <w:t xml:space="preserve"> </w:t>
      </w:r>
      <w:r>
        <w:t>certain</w:t>
      </w:r>
      <w:r>
        <w:rPr>
          <w:spacing w:val="-1"/>
        </w:rPr>
        <w:t xml:space="preserve"> </w:t>
      </w:r>
      <w:r>
        <w:t>other</w:t>
      </w:r>
      <w:r>
        <w:rPr>
          <w:spacing w:val="-2"/>
        </w:rPr>
        <w:t xml:space="preserve"> </w:t>
      </w:r>
      <w:r>
        <w:t>fees</w:t>
      </w:r>
      <w:r>
        <w:rPr>
          <w:spacing w:val="-2"/>
        </w:rPr>
        <w:t xml:space="preserve"> </w:t>
      </w:r>
      <w:r>
        <w:t>related</w:t>
      </w:r>
      <w:r>
        <w:rPr>
          <w:spacing w:val="-1"/>
        </w:rPr>
        <w:t xml:space="preserve"> </w:t>
      </w:r>
      <w:r>
        <w:t>to</w:t>
      </w:r>
      <w:r>
        <w:rPr>
          <w:spacing w:val="-1"/>
        </w:rPr>
        <w:t xml:space="preserve"> </w:t>
      </w:r>
      <w:r>
        <w:t>the</w:t>
      </w:r>
      <w:r>
        <w:rPr>
          <w:spacing w:val="-3"/>
        </w:rPr>
        <w:t xml:space="preserve"> </w:t>
      </w:r>
      <w:r>
        <w:t>transfer.</w:t>
      </w:r>
      <w:r>
        <w:rPr>
          <w:spacing w:val="-1"/>
        </w:rPr>
        <w:t xml:space="preserve"> </w:t>
      </w:r>
      <w:r>
        <w:t>You</w:t>
      </w:r>
      <w:r>
        <w:rPr>
          <w:spacing w:val="-1"/>
        </w:rPr>
        <w:t xml:space="preserve"> </w:t>
      </w:r>
      <w:r>
        <w:t>and</w:t>
      </w:r>
      <w:r>
        <w:rPr>
          <w:spacing w:val="-1"/>
        </w:rPr>
        <w:t xml:space="preserve"> </w:t>
      </w:r>
      <w:r>
        <w:t>the</w:t>
      </w:r>
      <w:r>
        <w:rPr>
          <w:spacing w:val="-1"/>
        </w:rPr>
        <w:t xml:space="preserve"> </w:t>
      </w:r>
      <w:r>
        <w:t>selling franchisee may determine who will pay this Transfer Fee; however, we will only accept payment from the selling franchisee.</w:t>
      </w:r>
    </w:p>
    <w:p w14:paraId="2D8AC954" w14:textId="77777777" w:rsidR="00C811EF" w:rsidRDefault="00C811EF">
      <w:pPr>
        <w:pStyle w:val="BodyText"/>
        <w:kinsoku w:val="0"/>
        <w:overflowPunct w:val="0"/>
      </w:pPr>
    </w:p>
    <w:p w14:paraId="405A55E3" w14:textId="77777777" w:rsidR="00C811EF" w:rsidRDefault="00C811EF">
      <w:pPr>
        <w:pStyle w:val="BodyText"/>
        <w:kinsoku w:val="0"/>
        <w:overflowPunct w:val="0"/>
        <w:ind w:left="720"/>
        <w:jc w:val="both"/>
        <w:rPr>
          <w:b/>
          <w:bCs/>
        </w:rPr>
      </w:pPr>
      <w:r>
        <w:rPr>
          <w:b/>
          <w:bCs/>
          <w:u w:val="thick"/>
        </w:rPr>
        <w:t>Note</w:t>
      </w:r>
      <w:r>
        <w:rPr>
          <w:b/>
          <w:bCs/>
          <w:spacing w:val="-7"/>
          <w:u w:val="thick"/>
        </w:rPr>
        <w:t xml:space="preserve"> </w:t>
      </w:r>
      <w:r>
        <w:rPr>
          <w:b/>
          <w:bCs/>
          <w:u w:val="thick"/>
        </w:rPr>
        <w:t>to</w:t>
      </w:r>
      <w:r>
        <w:rPr>
          <w:b/>
          <w:bCs/>
          <w:spacing w:val="-5"/>
          <w:u w:val="thick"/>
        </w:rPr>
        <w:t xml:space="preserve"> </w:t>
      </w:r>
      <w:r>
        <w:rPr>
          <w:b/>
          <w:bCs/>
          <w:u w:val="thick"/>
        </w:rPr>
        <w:t>Renewal</w:t>
      </w:r>
      <w:r>
        <w:rPr>
          <w:b/>
          <w:bCs/>
          <w:spacing w:val="-6"/>
          <w:u w:val="thick"/>
        </w:rPr>
        <w:t xml:space="preserve"> </w:t>
      </w:r>
      <w:r>
        <w:rPr>
          <w:b/>
          <w:bCs/>
          <w:spacing w:val="-2"/>
          <w:u w:val="thick"/>
        </w:rPr>
        <w:t>Franchisees</w:t>
      </w:r>
    </w:p>
    <w:p w14:paraId="649DAC0C" w14:textId="77777777" w:rsidR="00C811EF" w:rsidRDefault="00C811EF">
      <w:pPr>
        <w:pStyle w:val="BodyText"/>
        <w:kinsoku w:val="0"/>
        <w:overflowPunct w:val="0"/>
        <w:spacing w:before="1"/>
        <w:rPr>
          <w:b/>
          <w:bCs/>
        </w:rPr>
      </w:pPr>
    </w:p>
    <w:p w14:paraId="0FDE263F" w14:textId="77777777" w:rsidR="00C811EF" w:rsidRDefault="00C811EF">
      <w:pPr>
        <w:pStyle w:val="BodyText"/>
        <w:kinsoku w:val="0"/>
        <w:overflowPunct w:val="0"/>
        <w:ind w:left="720" w:right="718"/>
        <w:jc w:val="both"/>
      </w:pPr>
      <w:r>
        <w:t>In the event of a renewal, you will not need to pay us the Franchise Fee. However, you will be required to pay us a Renewal Fee and certain other fees related to the renewal.</w:t>
      </w:r>
    </w:p>
    <w:p w14:paraId="586E0937" w14:textId="77777777" w:rsidR="00C811EF" w:rsidRDefault="00C811EF">
      <w:pPr>
        <w:pStyle w:val="BodyText"/>
        <w:kinsoku w:val="0"/>
        <w:overflowPunct w:val="0"/>
        <w:spacing w:before="1"/>
      </w:pPr>
    </w:p>
    <w:p w14:paraId="10646404" w14:textId="7BC7D4B7" w:rsidR="00C811EF" w:rsidRDefault="00C811EF">
      <w:pPr>
        <w:pStyle w:val="BodyText"/>
        <w:kinsoku w:val="0"/>
        <w:overflowPunct w:val="0"/>
        <w:ind w:left="720" w:right="719"/>
        <w:jc w:val="both"/>
        <w:rPr>
          <w:b/>
          <w:bCs/>
        </w:rPr>
      </w:pPr>
      <w:r>
        <w:rPr>
          <w:b/>
          <w:bCs/>
        </w:rPr>
        <w:t>The</w:t>
      </w:r>
      <w:r>
        <w:rPr>
          <w:b/>
          <w:bCs/>
          <w:spacing w:val="-4"/>
        </w:rPr>
        <w:t xml:space="preserve"> </w:t>
      </w:r>
      <w:r>
        <w:rPr>
          <w:b/>
          <w:bCs/>
        </w:rPr>
        <w:t>above-noted</w:t>
      </w:r>
      <w:r>
        <w:rPr>
          <w:b/>
          <w:bCs/>
          <w:spacing w:val="-3"/>
        </w:rPr>
        <w:t xml:space="preserve"> </w:t>
      </w:r>
      <w:r>
        <w:rPr>
          <w:b/>
          <w:bCs/>
        </w:rPr>
        <w:t>figures</w:t>
      </w:r>
      <w:r>
        <w:rPr>
          <w:b/>
          <w:bCs/>
          <w:spacing w:val="-2"/>
        </w:rPr>
        <w:t xml:space="preserve"> </w:t>
      </w:r>
      <w:r>
        <w:rPr>
          <w:b/>
          <w:bCs/>
        </w:rPr>
        <w:t>do</w:t>
      </w:r>
      <w:r>
        <w:rPr>
          <w:b/>
          <w:bCs/>
          <w:spacing w:val="-3"/>
        </w:rPr>
        <w:t xml:space="preserve"> </w:t>
      </w:r>
      <w:r>
        <w:rPr>
          <w:b/>
          <w:bCs/>
        </w:rPr>
        <w:t>not</w:t>
      </w:r>
      <w:r>
        <w:rPr>
          <w:b/>
          <w:bCs/>
          <w:spacing w:val="-3"/>
        </w:rPr>
        <w:t xml:space="preserve"> </w:t>
      </w:r>
      <w:r>
        <w:rPr>
          <w:b/>
          <w:bCs/>
        </w:rPr>
        <w:t>include</w:t>
      </w:r>
      <w:r>
        <w:rPr>
          <w:b/>
          <w:bCs/>
          <w:spacing w:val="-4"/>
        </w:rPr>
        <w:t xml:space="preserve"> </w:t>
      </w:r>
      <w:r>
        <w:rPr>
          <w:b/>
          <w:bCs/>
        </w:rPr>
        <w:t>GST,</w:t>
      </w:r>
      <w:r>
        <w:rPr>
          <w:b/>
          <w:bCs/>
          <w:spacing w:val="-4"/>
        </w:rPr>
        <w:t xml:space="preserve"> </w:t>
      </w:r>
      <w:r>
        <w:rPr>
          <w:b/>
          <w:bCs/>
        </w:rPr>
        <w:t>HST</w:t>
      </w:r>
      <w:r>
        <w:rPr>
          <w:b/>
          <w:bCs/>
          <w:spacing w:val="-1"/>
        </w:rPr>
        <w:t xml:space="preserve"> </w:t>
      </w:r>
      <w:r>
        <w:rPr>
          <w:b/>
          <w:bCs/>
        </w:rPr>
        <w:t>or</w:t>
      </w:r>
      <w:r>
        <w:rPr>
          <w:b/>
          <w:bCs/>
          <w:spacing w:val="-5"/>
        </w:rPr>
        <w:t xml:space="preserve"> </w:t>
      </w:r>
      <w:r>
        <w:rPr>
          <w:b/>
          <w:bCs/>
        </w:rPr>
        <w:t>PST.</w:t>
      </w:r>
      <w:r>
        <w:rPr>
          <w:b/>
          <w:bCs/>
          <w:spacing w:val="40"/>
        </w:rPr>
        <w:t xml:space="preserve"> </w:t>
      </w:r>
      <w:r>
        <w:rPr>
          <w:b/>
          <w:bCs/>
        </w:rPr>
        <w:t>You</w:t>
      </w:r>
      <w:r>
        <w:rPr>
          <w:b/>
          <w:bCs/>
          <w:spacing w:val="-3"/>
        </w:rPr>
        <w:t xml:space="preserve"> </w:t>
      </w:r>
      <w:r>
        <w:rPr>
          <w:b/>
          <w:bCs/>
        </w:rPr>
        <w:t>agree</w:t>
      </w:r>
      <w:r>
        <w:rPr>
          <w:b/>
          <w:bCs/>
          <w:spacing w:val="-4"/>
        </w:rPr>
        <w:t xml:space="preserve"> </w:t>
      </w:r>
      <w:r>
        <w:rPr>
          <w:b/>
          <w:bCs/>
        </w:rPr>
        <w:t>to</w:t>
      </w:r>
      <w:r>
        <w:rPr>
          <w:b/>
          <w:bCs/>
          <w:spacing w:val="-3"/>
        </w:rPr>
        <w:t xml:space="preserve"> </w:t>
      </w:r>
      <w:r>
        <w:rPr>
          <w:b/>
          <w:bCs/>
        </w:rPr>
        <w:t>promptly</w:t>
      </w:r>
      <w:r>
        <w:rPr>
          <w:b/>
          <w:bCs/>
          <w:spacing w:val="-4"/>
        </w:rPr>
        <w:t xml:space="preserve"> </w:t>
      </w:r>
      <w:r>
        <w:rPr>
          <w:b/>
          <w:bCs/>
        </w:rPr>
        <w:t>pay</w:t>
      </w:r>
      <w:r>
        <w:rPr>
          <w:b/>
          <w:bCs/>
          <w:spacing w:val="-5"/>
        </w:rPr>
        <w:t xml:space="preserve"> </w:t>
      </w:r>
      <w:r>
        <w:rPr>
          <w:b/>
          <w:bCs/>
        </w:rPr>
        <w:t>when</w:t>
      </w:r>
      <w:r>
        <w:rPr>
          <w:b/>
          <w:bCs/>
          <w:spacing w:val="-3"/>
        </w:rPr>
        <w:t xml:space="preserve"> </w:t>
      </w:r>
      <w:r>
        <w:rPr>
          <w:b/>
          <w:bCs/>
        </w:rPr>
        <w:t>due</w:t>
      </w:r>
      <w:r>
        <w:rPr>
          <w:b/>
          <w:bCs/>
          <w:spacing w:val="-4"/>
        </w:rPr>
        <w:t xml:space="preserve"> </w:t>
      </w:r>
      <w:r>
        <w:rPr>
          <w:b/>
          <w:bCs/>
        </w:rPr>
        <w:t xml:space="preserve">all such taxes levied or </w:t>
      </w:r>
      <w:proofErr w:type="gramStart"/>
      <w:r>
        <w:rPr>
          <w:b/>
          <w:bCs/>
        </w:rPr>
        <w:t>assessed</w:t>
      </w:r>
      <w:proofErr w:type="gramEnd"/>
      <w:r>
        <w:rPr>
          <w:b/>
          <w:bCs/>
        </w:rPr>
        <w:t xml:space="preserve"> and all accounts and other indebtedness of every kind incurred by you in connection with the </w:t>
      </w:r>
      <w:del w:id="280" w:author="Matthew Levine" w:date="2025-06-06T13:45:00Z" w16du:dateUtc="2025-06-06T17:45:00Z">
        <w:r w:rsidDel="00FE272E">
          <w:rPr>
            <w:b/>
            <w:bCs/>
          </w:rPr>
          <w:delText>Studio</w:delText>
        </w:r>
      </w:del>
      <w:ins w:id="281" w:author="Matthew Levine" w:date="2025-06-06T13:45:00Z" w16du:dateUtc="2025-06-06T17:45:00Z">
        <w:r w:rsidR="00FE272E">
          <w:rPr>
            <w:b/>
            <w:bCs/>
          </w:rPr>
          <w:t>[Premise Café]</w:t>
        </w:r>
      </w:ins>
      <w:r>
        <w:rPr>
          <w:b/>
          <w:bCs/>
        </w:rPr>
        <w:t>. You may be entitled to an input tax credit for any GST or HST paid by you.</w:t>
      </w:r>
    </w:p>
    <w:p w14:paraId="765DA98B" w14:textId="77777777" w:rsidR="00C811EF" w:rsidRDefault="00C811EF">
      <w:pPr>
        <w:pStyle w:val="BodyText"/>
        <w:kinsoku w:val="0"/>
        <w:overflowPunct w:val="0"/>
        <w:rPr>
          <w:b/>
          <w:bCs/>
        </w:rPr>
      </w:pPr>
    </w:p>
    <w:p w14:paraId="023E2D44" w14:textId="77777777" w:rsidR="00C811EF" w:rsidRDefault="00C811EF">
      <w:pPr>
        <w:pStyle w:val="BodyText"/>
        <w:kinsoku w:val="0"/>
        <w:overflowPunct w:val="0"/>
        <w:rPr>
          <w:b/>
          <w:bCs/>
        </w:rPr>
      </w:pPr>
    </w:p>
    <w:p w14:paraId="265B2F3E" w14:textId="77777777" w:rsidR="00C811EF" w:rsidRDefault="00C811EF">
      <w:pPr>
        <w:pStyle w:val="Heading7"/>
        <w:kinsoku w:val="0"/>
        <w:overflowPunct w:val="0"/>
        <w:ind w:left="1735" w:right="1735"/>
        <w:rPr>
          <w:spacing w:val="-2"/>
        </w:rPr>
      </w:pPr>
      <w:bookmarkStart w:id="282" w:name="ITEM_9_-_OTHER_FEES_PAYABLE_TO_US_OR_TO_"/>
      <w:bookmarkEnd w:id="282"/>
      <w:r>
        <w:t>ITEM</w:t>
      </w:r>
      <w:r>
        <w:rPr>
          <w:spacing w:val="-4"/>
        </w:rPr>
        <w:t xml:space="preserve"> </w:t>
      </w:r>
      <w:r>
        <w:t>9</w:t>
      </w:r>
      <w:r>
        <w:rPr>
          <w:spacing w:val="-5"/>
        </w:rPr>
        <w:t xml:space="preserve"> </w:t>
      </w:r>
      <w:r>
        <w:t>-</w:t>
      </w:r>
      <w:r>
        <w:rPr>
          <w:spacing w:val="-4"/>
        </w:rPr>
        <w:t xml:space="preserve"> </w:t>
      </w:r>
      <w:r>
        <w:t>OTHER</w:t>
      </w:r>
      <w:r>
        <w:rPr>
          <w:spacing w:val="-5"/>
        </w:rPr>
        <w:t xml:space="preserve"> </w:t>
      </w:r>
      <w:r>
        <w:t>FEES</w:t>
      </w:r>
      <w:r>
        <w:rPr>
          <w:spacing w:val="-3"/>
        </w:rPr>
        <w:t xml:space="preserve"> </w:t>
      </w:r>
      <w:r>
        <w:t>PAYABLE</w:t>
      </w:r>
      <w:r>
        <w:rPr>
          <w:spacing w:val="-3"/>
        </w:rPr>
        <w:t xml:space="preserve"> </w:t>
      </w:r>
      <w:r>
        <w:t>TO</w:t>
      </w:r>
      <w:r>
        <w:rPr>
          <w:spacing w:val="-5"/>
        </w:rPr>
        <w:t xml:space="preserve"> </w:t>
      </w:r>
      <w:r>
        <w:t>US</w:t>
      </w:r>
      <w:r>
        <w:rPr>
          <w:spacing w:val="-5"/>
        </w:rPr>
        <w:t xml:space="preserve"> </w:t>
      </w:r>
      <w:r>
        <w:t>OR</w:t>
      </w:r>
      <w:r>
        <w:rPr>
          <w:spacing w:val="-2"/>
        </w:rPr>
        <w:t xml:space="preserve"> </w:t>
      </w:r>
      <w:r>
        <w:t>TO</w:t>
      </w:r>
      <w:r>
        <w:rPr>
          <w:spacing w:val="-4"/>
        </w:rPr>
        <w:t xml:space="preserve"> </w:t>
      </w:r>
      <w:r>
        <w:t>THIRD</w:t>
      </w:r>
      <w:r>
        <w:rPr>
          <w:spacing w:val="-4"/>
        </w:rPr>
        <w:t xml:space="preserve"> </w:t>
      </w:r>
      <w:r>
        <w:rPr>
          <w:spacing w:val="-2"/>
        </w:rPr>
        <w:t>PARTIES</w:t>
      </w:r>
    </w:p>
    <w:p w14:paraId="13303771" w14:textId="77777777" w:rsidR="00C811EF" w:rsidRDefault="00C811EF">
      <w:pPr>
        <w:pStyle w:val="BodyText"/>
        <w:kinsoku w:val="0"/>
        <w:overflowPunct w:val="0"/>
        <w:spacing w:before="229"/>
        <w:ind w:left="720" w:right="719"/>
        <w:jc w:val="both"/>
      </w:pPr>
      <w:r>
        <w:t>Below is a brief description of other recurring or isolated fees or payments that you must pay to us or our designated suppliers or that we impose or collect for a third party under the terms of the Franchise Agreement.</w:t>
      </w:r>
      <w:r>
        <w:rPr>
          <w:spacing w:val="40"/>
        </w:rPr>
        <w:t xml:space="preserve"> </w:t>
      </w:r>
      <w:r>
        <w:t>Please refer to the applicable section of the Franchise Agreement (and other applicable agreements, if any) for further details regarding the fees described below.</w:t>
      </w:r>
    </w:p>
    <w:p w14:paraId="3BCBB355" w14:textId="77777777" w:rsidR="00C811EF" w:rsidRDefault="00C811EF">
      <w:pPr>
        <w:pStyle w:val="Heading7"/>
        <w:kinsoku w:val="0"/>
        <w:overflowPunct w:val="0"/>
        <w:spacing w:before="229"/>
        <w:ind w:left="720" w:right="716"/>
        <w:jc w:val="both"/>
      </w:pPr>
      <w:r>
        <w:rPr>
          <w:u w:val="thick"/>
        </w:rPr>
        <w:t>CAUTION</w:t>
      </w:r>
      <w:r>
        <w:t>:</w:t>
      </w:r>
      <w:r>
        <w:rPr>
          <w:spacing w:val="80"/>
        </w:rPr>
        <w:t xml:space="preserve">  </w:t>
      </w:r>
      <w:r>
        <w:t>PLEASE NOTE THAT THE FOLLOWING TABLE IS NOT AN EXHAUSTIVE LIST AND THAT YOU MAY BE REQUIRED TO MAKE ADDITIONAL PAYMENTS TO US OR OUR AFFILIATES. THE FOLLOWING TABLE IS NOT INTENDED TO REPLACE THE APPLICABLE TERMS AND CONDITIONS OF THE FRANCHISE AGREEMENT.</w:t>
      </w:r>
      <w:r>
        <w:rPr>
          <w:spacing w:val="40"/>
        </w:rPr>
        <w:t xml:space="preserve"> </w:t>
      </w:r>
      <w:r>
        <w:t>REFERENCE THEREFORE SHOULD BE MADE TO THE FRANCHISE AGREEMENT.</w:t>
      </w:r>
      <w:r>
        <w:rPr>
          <w:spacing w:val="40"/>
        </w:rPr>
        <w:t xml:space="preserve"> </w:t>
      </w:r>
      <w:r>
        <w:t>WE RECOMMEND THAT YOU THOROUGHLY REVIEW THE FOLLOWING WITH YOUR LAWYERS AND OTHER PROFESSIONAL ADVISORS. IN THE EVENT OF ANY INCONSISTENCY BETWEEN THIS ITEM 9 AND THE FRANCHISE AGREEMENT, THE TERMS AND CONDITIONS OF THE FRANCHISE AGREEMENT SHALL PREVAIL.</w:t>
      </w:r>
    </w:p>
    <w:p w14:paraId="10AB9016" w14:textId="77777777" w:rsidR="00C811EF" w:rsidRDefault="00C811EF">
      <w:pPr>
        <w:pStyle w:val="Heading7"/>
        <w:kinsoku w:val="0"/>
        <w:overflowPunct w:val="0"/>
        <w:spacing w:before="229"/>
        <w:ind w:left="720" w:right="716"/>
        <w:jc w:val="both"/>
        <w:sectPr w:rsidR="00C811EF">
          <w:pgSz w:w="12240" w:h="15840"/>
          <w:pgMar w:top="400" w:right="720" w:bottom="1440" w:left="720" w:header="200" w:footer="1257" w:gutter="0"/>
          <w:cols w:space="720"/>
          <w:noEndnote/>
        </w:sectPr>
      </w:pPr>
    </w:p>
    <w:p w14:paraId="20C3450E" w14:textId="77777777" w:rsidR="00C811EF" w:rsidRDefault="00C811EF">
      <w:pPr>
        <w:pStyle w:val="BodyText"/>
        <w:kinsoku w:val="0"/>
        <w:overflowPunct w:val="0"/>
        <w:rPr>
          <w:b/>
          <w:bCs/>
        </w:rPr>
      </w:pPr>
    </w:p>
    <w:p w14:paraId="7E3CF23D" w14:textId="77777777" w:rsidR="00C811EF" w:rsidRDefault="00C811EF">
      <w:pPr>
        <w:pStyle w:val="BodyText"/>
        <w:kinsoku w:val="0"/>
        <w:overflowPunct w:val="0"/>
        <w:rPr>
          <w:b/>
          <w:bCs/>
        </w:rPr>
      </w:pPr>
    </w:p>
    <w:p w14:paraId="03260B4B" w14:textId="77777777" w:rsidR="00C811EF" w:rsidRDefault="00C811EF">
      <w:pPr>
        <w:pStyle w:val="BodyText"/>
        <w:kinsoku w:val="0"/>
        <w:overflowPunct w:val="0"/>
        <w:rPr>
          <w:b/>
          <w:bCs/>
        </w:rPr>
      </w:pPr>
    </w:p>
    <w:p w14:paraId="658BFCE8" w14:textId="77777777" w:rsidR="00C811EF" w:rsidRDefault="00C811EF">
      <w:pPr>
        <w:pStyle w:val="BodyText"/>
        <w:kinsoku w:val="0"/>
        <w:overflowPunct w:val="0"/>
        <w:rPr>
          <w:b/>
          <w:bCs/>
        </w:rPr>
      </w:pPr>
    </w:p>
    <w:p w14:paraId="4672471F" w14:textId="77777777" w:rsidR="00C811EF" w:rsidRDefault="00C811EF">
      <w:pPr>
        <w:pStyle w:val="BodyText"/>
        <w:kinsoku w:val="0"/>
        <w:overflowPunct w:val="0"/>
        <w:spacing w:before="165"/>
        <w:rPr>
          <w:b/>
          <w:bCs/>
        </w:rPr>
      </w:pPr>
    </w:p>
    <w:tbl>
      <w:tblPr>
        <w:tblW w:w="0" w:type="auto"/>
        <w:tblInd w:w="946" w:type="dxa"/>
        <w:tblLayout w:type="fixed"/>
        <w:tblCellMar>
          <w:left w:w="0" w:type="dxa"/>
          <w:right w:w="0" w:type="dxa"/>
        </w:tblCellMar>
        <w:tblLook w:val="0000" w:firstRow="0" w:lastRow="0" w:firstColumn="0" w:lastColumn="0" w:noHBand="0" w:noVBand="0"/>
      </w:tblPr>
      <w:tblGrid>
        <w:gridCol w:w="2191"/>
        <w:gridCol w:w="2467"/>
        <w:gridCol w:w="1462"/>
        <w:gridCol w:w="3267"/>
      </w:tblGrid>
      <w:tr w:rsidR="00C811EF" w14:paraId="518722C7" w14:textId="77777777">
        <w:trPr>
          <w:trHeight w:val="603"/>
        </w:trPr>
        <w:tc>
          <w:tcPr>
            <w:tcW w:w="2191" w:type="dxa"/>
            <w:tcBorders>
              <w:top w:val="single" w:sz="4" w:space="0" w:color="000000"/>
              <w:left w:val="single" w:sz="4" w:space="0" w:color="000000"/>
              <w:bottom w:val="single" w:sz="6" w:space="0" w:color="000000"/>
              <w:right w:val="single" w:sz="4" w:space="0" w:color="000000"/>
            </w:tcBorders>
            <w:shd w:val="clear" w:color="auto" w:fill="F3F3F3"/>
          </w:tcPr>
          <w:p w14:paraId="291F3DE4" w14:textId="77777777" w:rsidR="00C811EF" w:rsidRDefault="00C811EF">
            <w:pPr>
              <w:pStyle w:val="TableParagraph"/>
              <w:kinsoku w:val="0"/>
              <w:overflowPunct w:val="0"/>
              <w:spacing w:before="194"/>
              <w:ind w:left="390"/>
              <w:rPr>
                <w:b/>
                <w:bCs/>
                <w:spacing w:val="-10"/>
                <w:position w:val="6"/>
                <w:sz w:val="12"/>
                <w:szCs w:val="12"/>
              </w:rPr>
            </w:pPr>
            <w:r>
              <w:rPr>
                <w:b/>
                <w:bCs/>
                <w:sz w:val="18"/>
                <w:szCs w:val="18"/>
              </w:rPr>
              <w:t>Name</w:t>
            </w:r>
            <w:r>
              <w:rPr>
                <w:b/>
                <w:bCs/>
                <w:spacing w:val="-1"/>
                <w:sz w:val="18"/>
                <w:szCs w:val="18"/>
              </w:rPr>
              <w:t xml:space="preserve"> </w:t>
            </w:r>
            <w:r>
              <w:rPr>
                <w:b/>
                <w:bCs/>
                <w:sz w:val="18"/>
                <w:szCs w:val="18"/>
              </w:rPr>
              <w:t>of</w:t>
            </w:r>
            <w:r>
              <w:rPr>
                <w:b/>
                <w:bCs/>
                <w:spacing w:val="-1"/>
                <w:sz w:val="18"/>
                <w:szCs w:val="18"/>
              </w:rPr>
              <w:t xml:space="preserve"> </w:t>
            </w:r>
            <w:r>
              <w:rPr>
                <w:b/>
                <w:bCs/>
                <w:sz w:val="18"/>
                <w:szCs w:val="18"/>
              </w:rPr>
              <w:t>Fee</w:t>
            </w:r>
            <w:r>
              <w:rPr>
                <w:b/>
                <w:bCs/>
                <w:position w:val="6"/>
                <w:sz w:val="12"/>
                <w:szCs w:val="12"/>
              </w:rPr>
              <w:t>1,</w:t>
            </w:r>
            <w:r>
              <w:rPr>
                <w:b/>
                <w:bCs/>
                <w:spacing w:val="-4"/>
                <w:position w:val="6"/>
                <w:sz w:val="12"/>
                <w:szCs w:val="12"/>
              </w:rPr>
              <w:t xml:space="preserve"> </w:t>
            </w:r>
            <w:r>
              <w:rPr>
                <w:b/>
                <w:bCs/>
                <w:position w:val="6"/>
                <w:sz w:val="12"/>
                <w:szCs w:val="12"/>
              </w:rPr>
              <w:t xml:space="preserve">2, </w:t>
            </w:r>
            <w:r>
              <w:rPr>
                <w:b/>
                <w:bCs/>
                <w:spacing w:val="-10"/>
                <w:position w:val="6"/>
                <w:sz w:val="12"/>
                <w:szCs w:val="12"/>
              </w:rPr>
              <w:t>3</w:t>
            </w:r>
          </w:p>
        </w:tc>
        <w:tc>
          <w:tcPr>
            <w:tcW w:w="2467" w:type="dxa"/>
            <w:tcBorders>
              <w:top w:val="single" w:sz="4" w:space="0" w:color="000000"/>
              <w:left w:val="single" w:sz="4" w:space="0" w:color="000000"/>
              <w:bottom w:val="single" w:sz="6" w:space="0" w:color="000000"/>
              <w:right w:val="single" w:sz="4" w:space="0" w:color="000000"/>
            </w:tcBorders>
            <w:shd w:val="clear" w:color="auto" w:fill="F3F3F3"/>
          </w:tcPr>
          <w:p w14:paraId="2E960E33" w14:textId="77777777" w:rsidR="00C811EF" w:rsidRDefault="00C811EF">
            <w:pPr>
              <w:pStyle w:val="TableParagraph"/>
              <w:kinsoku w:val="0"/>
              <w:overflowPunct w:val="0"/>
              <w:spacing w:before="198"/>
              <w:ind w:left="9"/>
              <w:jc w:val="center"/>
              <w:rPr>
                <w:b/>
                <w:bCs/>
                <w:spacing w:val="-2"/>
                <w:sz w:val="18"/>
                <w:szCs w:val="18"/>
              </w:rPr>
            </w:pPr>
            <w:r>
              <w:rPr>
                <w:b/>
                <w:bCs/>
                <w:spacing w:val="-2"/>
                <w:sz w:val="18"/>
                <w:szCs w:val="18"/>
              </w:rPr>
              <w:t>Amount</w:t>
            </w:r>
          </w:p>
        </w:tc>
        <w:tc>
          <w:tcPr>
            <w:tcW w:w="1462" w:type="dxa"/>
            <w:tcBorders>
              <w:top w:val="single" w:sz="4" w:space="0" w:color="000000"/>
              <w:left w:val="single" w:sz="4" w:space="0" w:color="000000"/>
              <w:bottom w:val="single" w:sz="6" w:space="0" w:color="000000"/>
              <w:right w:val="single" w:sz="4" w:space="0" w:color="000000"/>
            </w:tcBorders>
            <w:shd w:val="clear" w:color="auto" w:fill="F3F3F3"/>
          </w:tcPr>
          <w:p w14:paraId="4DAB811C" w14:textId="77777777" w:rsidR="00C811EF" w:rsidRDefault="00C811EF">
            <w:pPr>
              <w:pStyle w:val="TableParagraph"/>
              <w:kinsoku w:val="0"/>
              <w:overflowPunct w:val="0"/>
              <w:spacing w:before="198"/>
              <w:ind w:left="341"/>
              <w:rPr>
                <w:b/>
                <w:bCs/>
                <w:spacing w:val="-4"/>
                <w:sz w:val="18"/>
                <w:szCs w:val="18"/>
              </w:rPr>
            </w:pPr>
            <w:r>
              <w:rPr>
                <w:b/>
                <w:bCs/>
                <w:sz w:val="18"/>
                <w:szCs w:val="18"/>
              </w:rPr>
              <w:t>Due</w:t>
            </w:r>
            <w:r>
              <w:rPr>
                <w:b/>
                <w:bCs/>
                <w:spacing w:val="-1"/>
                <w:sz w:val="18"/>
                <w:szCs w:val="18"/>
              </w:rPr>
              <w:t xml:space="preserve"> </w:t>
            </w:r>
            <w:r>
              <w:rPr>
                <w:b/>
                <w:bCs/>
                <w:spacing w:val="-4"/>
                <w:sz w:val="18"/>
                <w:szCs w:val="18"/>
              </w:rPr>
              <w:t>Date</w:t>
            </w:r>
          </w:p>
        </w:tc>
        <w:tc>
          <w:tcPr>
            <w:tcW w:w="3267" w:type="dxa"/>
            <w:tcBorders>
              <w:top w:val="single" w:sz="4" w:space="0" w:color="000000"/>
              <w:left w:val="single" w:sz="4" w:space="0" w:color="000000"/>
              <w:bottom w:val="single" w:sz="6" w:space="0" w:color="000000"/>
              <w:right w:val="single" w:sz="4" w:space="0" w:color="000000"/>
            </w:tcBorders>
            <w:shd w:val="clear" w:color="auto" w:fill="F3F3F3"/>
          </w:tcPr>
          <w:p w14:paraId="4784ED0F" w14:textId="77777777" w:rsidR="00C811EF" w:rsidRDefault="00C811EF">
            <w:pPr>
              <w:pStyle w:val="TableParagraph"/>
              <w:kinsoku w:val="0"/>
              <w:overflowPunct w:val="0"/>
              <w:spacing w:before="198"/>
              <w:ind w:left="5"/>
              <w:jc w:val="center"/>
              <w:rPr>
                <w:b/>
                <w:bCs/>
                <w:spacing w:val="-2"/>
                <w:sz w:val="18"/>
                <w:szCs w:val="18"/>
              </w:rPr>
            </w:pPr>
            <w:r>
              <w:rPr>
                <w:b/>
                <w:bCs/>
                <w:spacing w:val="-2"/>
                <w:sz w:val="18"/>
                <w:szCs w:val="18"/>
              </w:rPr>
              <w:t>Remarks</w:t>
            </w:r>
          </w:p>
        </w:tc>
      </w:tr>
      <w:tr w:rsidR="00C811EF" w14:paraId="0E12A1C1"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484E0D53" w14:textId="77777777" w:rsidR="00C811EF" w:rsidRDefault="00C811EF">
            <w:pPr>
              <w:pStyle w:val="TableParagraph"/>
              <w:kinsoku w:val="0"/>
              <w:overflowPunct w:val="0"/>
              <w:spacing w:before="199"/>
              <w:ind w:left="79"/>
              <w:rPr>
                <w:spacing w:val="-5"/>
                <w:sz w:val="18"/>
                <w:szCs w:val="18"/>
              </w:rPr>
            </w:pPr>
            <w:r>
              <w:rPr>
                <w:sz w:val="18"/>
                <w:szCs w:val="18"/>
              </w:rPr>
              <w:t>Royalty</w:t>
            </w:r>
            <w:r>
              <w:rPr>
                <w:spacing w:val="-2"/>
                <w:sz w:val="18"/>
                <w:szCs w:val="18"/>
              </w:rPr>
              <w:t xml:space="preserve"> </w:t>
            </w:r>
            <w:r>
              <w:rPr>
                <w:spacing w:val="-5"/>
                <w:sz w:val="18"/>
                <w:szCs w:val="18"/>
              </w:rPr>
              <w:t>Fee</w:t>
            </w:r>
          </w:p>
        </w:tc>
        <w:tc>
          <w:tcPr>
            <w:tcW w:w="2467" w:type="dxa"/>
            <w:tcBorders>
              <w:top w:val="single" w:sz="6" w:space="0" w:color="000000"/>
              <w:left w:val="single" w:sz="4" w:space="0" w:color="000000"/>
              <w:bottom w:val="single" w:sz="6" w:space="0" w:color="000000"/>
              <w:right w:val="single" w:sz="4" w:space="0" w:color="000000"/>
            </w:tcBorders>
          </w:tcPr>
          <w:p w14:paraId="75620B9B" w14:textId="3D2AF79C" w:rsidR="00C811EF" w:rsidRDefault="006A4424">
            <w:pPr>
              <w:pStyle w:val="TableParagraph"/>
              <w:kinsoku w:val="0"/>
              <w:overflowPunct w:val="0"/>
              <w:spacing w:before="199"/>
              <w:ind w:left="79"/>
              <w:rPr>
                <w:spacing w:val="-2"/>
                <w:sz w:val="18"/>
                <w:szCs w:val="18"/>
              </w:rPr>
            </w:pPr>
            <w:ins w:id="283" w:author="Matthew Levine" w:date="2025-06-05T20:14:00Z">
              <w:r>
                <w:rPr>
                  <w:sz w:val="18"/>
                  <w:szCs w:val="18"/>
                </w:rPr>
                <w:t>6</w:t>
              </w:r>
            </w:ins>
            <w:del w:id="284" w:author="Matthew Levine" w:date="2025-06-05T20:14:00Z">
              <w:r w:rsidR="00C811EF" w:rsidDel="006A4424">
                <w:rPr>
                  <w:sz w:val="18"/>
                  <w:szCs w:val="18"/>
                </w:rPr>
                <w:delText>7</w:delText>
              </w:r>
            </w:del>
            <w:r w:rsidR="00C811EF">
              <w:rPr>
                <w:sz w:val="18"/>
                <w:szCs w:val="18"/>
              </w:rPr>
              <w:t>%</w:t>
            </w:r>
            <w:r w:rsidR="00C811EF">
              <w:rPr>
                <w:spacing w:val="-1"/>
                <w:sz w:val="18"/>
                <w:szCs w:val="18"/>
              </w:rPr>
              <w:t xml:space="preserve"> </w:t>
            </w:r>
            <w:r w:rsidR="00C811EF">
              <w:rPr>
                <w:sz w:val="18"/>
                <w:szCs w:val="18"/>
              </w:rPr>
              <w:t>of</w:t>
            </w:r>
            <w:r w:rsidR="00C811EF">
              <w:rPr>
                <w:spacing w:val="-1"/>
                <w:sz w:val="18"/>
                <w:szCs w:val="18"/>
              </w:rPr>
              <w:t xml:space="preserve"> </w:t>
            </w:r>
            <w:r w:rsidR="00C811EF">
              <w:rPr>
                <w:sz w:val="18"/>
                <w:szCs w:val="18"/>
              </w:rPr>
              <w:t xml:space="preserve">Gross </w:t>
            </w:r>
            <w:ins w:id="285" w:author="Matthew Levine" w:date="2025-06-05T20:14:00Z">
              <w:r>
                <w:rPr>
                  <w:sz w:val="18"/>
                  <w:szCs w:val="18"/>
                </w:rPr>
                <w:t>[</w:t>
              </w:r>
            </w:ins>
            <w:r w:rsidR="00C811EF">
              <w:rPr>
                <w:spacing w:val="-2"/>
                <w:sz w:val="18"/>
                <w:szCs w:val="18"/>
              </w:rPr>
              <w:t>Royalties</w:t>
            </w:r>
            <w:ins w:id="286" w:author="Matthew Levine" w:date="2025-06-05T20:14:00Z">
              <w:r>
                <w:rPr>
                  <w:spacing w:val="-2"/>
                  <w:sz w:val="18"/>
                  <w:szCs w:val="18"/>
                </w:rPr>
                <w:t>]</w:t>
              </w:r>
            </w:ins>
          </w:p>
        </w:tc>
        <w:tc>
          <w:tcPr>
            <w:tcW w:w="1462" w:type="dxa"/>
            <w:tcBorders>
              <w:top w:val="single" w:sz="6" w:space="0" w:color="000000"/>
              <w:left w:val="single" w:sz="4" w:space="0" w:color="000000"/>
              <w:bottom w:val="single" w:sz="6" w:space="0" w:color="000000"/>
              <w:right w:val="single" w:sz="4" w:space="0" w:color="000000"/>
            </w:tcBorders>
          </w:tcPr>
          <w:p w14:paraId="4D642D13" w14:textId="77777777" w:rsidR="00C811EF" w:rsidRPr="00F31D08" w:rsidRDefault="00C811EF">
            <w:pPr>
              <w:pStyle w:val="TableParagraph"/>
              <w:kinsoku w:val="0"/>
              <w:overflowPunct w:val="0"/>
              <w:spacing w:before="199"/>
              <w:jc w:val="both"/>
              <w:rPr>
                <w:spacing w:val="-2"/>
                <w:sz w:val="18"/>
                <w:szCs w:val="18"/>
              </w:rPr>
              <w:pPrChange w:id="287" w:author="Matthew Levine" w:date="2025-06-05T20:15:00Z">
                <w:pPr>
                  <w:pStyle w:val="TableParagraph"/>
                  <w:kinsoku w:val="0"/>
                  <w:overflowPunct w:val="0"/>
                  <w:spacing w:before="199"/>
                  <w:ind w:left="280"/>
                </w:pPr>
              </w:pPrChange>
            </w:pPr>
            <w:r w:rsidRPr="00F31D08">
              <w:rPr>
                <w:spacing w:val="-2"/>
                <w:sz w:val="18"/>
                <w:szCs w:val="18"/>
              </w:rPr>
              <w:t>Monthly</w:t>
            </w:r>
          </w:p>
        </w:tc>
        <w:tc>
          <w:tcPr>
            <w:tcW w:w="3267" w:type="dxa"/>
            <w:tcBorders>
              <w:top w:val="single" w:sz="6" w:space="0" w:color="000000"/>
              <w:left w:val="single" w:sz="4" w:space="0" w:color="000000"/>
              <w:bottom w:val="single" w:sz="6" w:space="0" w:color="000000"/>
              <w:right w:val="single" w:sz="4" w:space="0" w:color="000000"/>
            </w:tcBorders>
          </w:tcPr>
          <w:p w14:paraId="1721FDCF" w14:textId="51CC78D9" w:rsidR="00C811EF" w:rsidRDefault="00C811EF" w:rsidP="00CB5590">
            <w:pPr>
              <w:pStyle w:val="TableParagraph"/>
              <w:tabs>
                <w:tab w:val="left" w:pos="892"/>
                <w:tab w:val="left" w:pos="1574"/>
                <w:tab w:val="left" w:pos="1934"/>
                <w:tab w:val="left" w:pos="2394"/>
              </w:tabs>
              <w:kinsoku w:val="0"/>
              <w:overflowPunct w:val="0"/>
              <w:spacing w:before="199"/>
              <w:ind w:left="79" w:right="68"/>
              <w:jc w:val="both"/>
              <w:rPr>
                <w:spacing w:val="-2"/>
                <w:sz w:val="18"/>
                <w:szCs w:val="18"/>
              </w:rPr>
            </w:pPr>
            <w:r>
              <w:rPr>
                <w:spacing w:val="-2"/>
                <w:sz w:val="18"/>
                <w:szCs w:val="18"/>
              </w:rPr>
              <w:t>Section</w:t>
            </w:r>
            <w:r w:rsidR="007847BD">
              <w:rPr>
                <w:sz w:val="18"/>
                <w:szCs w:val="18"/>
              </w:rPr>
              <w:t xml:space="preserve"> </w:t>
            </w:r>
            <w:r>
              <w:rPr>
                <w:spacing w:val="-2"/>
                <w:sz w:val="18"/>
                <w:szCs w:val="18"/>
              </w:rPr>
              <w:t>7.2(a)</w:t>
            </w:r>
            <w:r w:rsidR="007847BD">
              <w:rPr>
                <w:sz w:val="18"/>
                <w:szCs w:val="18"/>
              </w:rPr>
              <w:t xml:space="preserve"> </w:t>
            </w:r>
            <w:r>
              <w:rPr>
                <w:spacing w:val="-6"/>
                <w:sz w:val="18"/>
                <w:szCs w:val="18"/>
              </w:rPr>
              <w:t>of</w:t>
            </w:r>
            <w:r w:rsidR="007847BD">
              <w:rPr>
                <w:sz w:val="18"/>
                <w:szCs w:val="18"/>
              </w:rPr>
              <w:t xml:space="preserve"> </w:t>
            </w:r>
            <w:r>
              <w:rPr>
                <w:spacing w:val="-4"/>
                <w:sz w:val="18"/>
                <w:szCs w:val="18"/>
              </w:rPr>
              <w:t>the</w:t>
            </w:r>
            <w:r w:rsidR="007847BD">
              <w:rPr>
                <w:sz w:val="18"/>
                <w:szCs w:val="18"/>
              </w:rPr>
              <w:t xml:space="preserve"> </w:t>
            </w:r>
            <w:r>
              <w:rPr>
                <w:spacing w:val="-2"/>
                <w:sz w:val="18"/>
                <w:szCs w:val="18"/>
              </w:rPr>
              <w:t>Franchise Agreement</w:t>
            </w:r>
          </w:p>
        </w:tc>
      </w:tr>
      <w:tr w:rsidR="00C811EF" w14:paraId="08DFC4DB" w14:textId="77777777">
        <w:trPr>
          <w:trHeight w:val="810"/>
        </w:trPr>
        <w:tc>
          <w:tcPr>
            <w:tcW w:w="2191" w:type="dxa"/>
            <w:tcBorders>
              <w:top w:val="single" w:sz="6" w:space="0" w:color="000000"/>
              <w:left w:val="single" w:sz="4" w:space="0" w:color="000000"/>
              <w:bottom w:val="single" w:sz="6" w:space="0" w:color="000000"/>
              <w:right w:val="single" w:sz="4" w:space="0" w:color="000000"/>
            </w:tcBorders>
          </w:tcPr>
          <w:p w14:paraId="7BD41B63" w14:textId="2C44F39A" w:rsidR="00C811EF" w:rsidRDefault="00C811EF" w:rsidP="00CB5590">
            <w:pPr>
              <w:pStyle w:val="TableParagraph"/>
              <w:tabs>
                <w:tab w:val="left" w:pos="1701"/>
              </w:tabs>
              <w:kinsoku w:val="0"/>
              <w:overflowPunct w:val="0"/>
              <w:spacing w:before="199"/>
              <w:ind w:left="79" w:right="67"/>
              <w:jc w:val="both"/>
              <w:rPr>
                <w:spacing w:val="-2"/>
                <w:sz w:val="18"/>
                <w:szCs w:val="18"/>
              </w:rPr>
            </w:pPr>
            <w:r>
              <w:rPr>
                <w:spacing w:val="-2"/>
                <w:sz w:val="18"/>
                <w:szCs w:val="18"/>
              </w:rPr>
              <w:t>Marketing</w:t>
            </w:r>
            <w:r w:rsidR="00294D56">
              <w:rPr>
                <w:sz w:val="18"/>
                <w:szCs w:val="18"/>
              </w:rPr>
              <w:t xml:space="preserve"> </w:t>
            </w:r>
            <w:r>
              <w:rPr>
                <w:spacing w:val="-4"/>
                <w:sz w:val="18"/>
                <w:szCs w:val="18"/>
              </w:rPr>
              <w:t xml:space="preserve">Fund </w:t>
            </w:r>
            <w:r>
              <w:rPr>
                <w:spacing w:val="-2"/>
                <w:sz w:val="18"/>
                <w:szCs w:val="18"/>
              </w:rPr>
              <w:t>Contribution</w:t>
            </w:r>
          </w:p>
        </w:tc>
        <w:tc>
          <w:tcPr>
            <w:tcW w:w="2467" w:type="dxa"/>
            <w:tcBorders>
              <w:top w:val="single" w:sz="6" w:space="0" w:color="000000"/>
              <w:left w:val="single" w:sz="4" w:space="0" w:color="000000"/>
              <w:bottom w:val="single" w:sz="6" w:space="0" w:color="000000"/>
              <w:right w:val="single" w:sz="4" w:space="0" w:color="000000"/>
            </w:tcBorders>
          </w:tcPr>
          <w:p w14:paraId="132BA099" w14:textId="43261B55" w:rsidR="00C811EF" w:rsidRDefault="006A4424">
            <w:pPr>
              <w:pStyle w:val="TableParagraph"/>
              <w:kinsoku w:val="0"/>
              <w:overflowPunct w:val="0"/>
              <w:spacing w:before="199"/>
              <w:ind w:left="79"/>
              <w:rPr>
                <w:spacing w:val="-2"/>
                <w:sz w:val="18"/>
                <w:szCs w:val="18"/>
              </w:rPr>
            </w:pPr>
            <w:ins w:id="288" w:author="Matthew Levine" w:date="2025-06-05T20:15:00Z">
              <w:r>
                <w:rPr>
                  <w:sz w:val="18"/>
                  <w:szCs w:val="18"/>
                </w:rPr>
                <w:t>2</w:t>
              </w:r>
            </w:ins>
            <w:del w:id="289" w:author="Matthew Levine" w:date="2025-06-05T20:15:00Z">
              <w:r w:rsidR="00C811EF" w:rsidDel="006A4424">
                <w:rPr>
                  <w:sz w:val="18"/>
                  <w:szCs w:val="18"/>
                </w:rPr>
                <w:delText>1</w:delText>
              </w:r>
            </w:del>
            <w:r w:rsidR="00C811EF">
              <w:rPr>
                <w:sz w:val="18"/>
                <w:szCs w:val="18"/>
              </w:rPr>
              <w:t>%</w:t>
            </w:r>
            <w:r w:rsidR="00C811EF">
              <w:rPr>
                <w:spacing w:val="-1"/>
                <w:sz w:val="18"/>
                <w:szCs w:val="18"/>
              </w:rPr>
              <w:t xml:space="preserve"> </w:t>
            </w:r>
            <w:r w:rsidR="00C811EF">
              <w:rPr>
                <w:sz w:val="18"/>
                <w:szCs w:val="18"/>
              </w:rPr>
              <w:t>of</w:t>
            </w:r>
            <w:r w:rsidR="00C811EF">
              <w:rPr>
                <w:spacing w:val="-1"/>
                <w:sz w:val="18"/>
                <w:szCs w:val="18"/>
              </w:rPr>
              <w:t xml:space="preserve"> </w:t>
            </w:r>
            <w:r w:rsidR="00C811EF">
              <w:rPr>
                <w:sz w:val="18"/>
                <w:szCs w:val="18"/>
              </w:rPr>
              <w:t xml:space="preserve">Gross </w:t>
            </w:r>
            <w:r w:rsidR="00C811EF">
              <w:rPr>
                <w:spacing w:val="-2"/>
                <w:sz w:val="18"/>
                <w:szCs w:val="18"/>
              </w:rPr>
              <w:t>Royalties</w:t>
            </w:r>
          </w:p>
        </w:tc>
        <w:tc>
          <w:tcPr>
            <w:tcW w:w="1462" w:type="dxa"/>
            <w:tcBorders>
              <w:top w:val="single" w:sz="6" w:space="0" w:color="000000"/>
              <w:left w:val="single" w:sz="4" w:space="0" w:color="000000"/>
              <w:bottom w:val="single" w:sz="6" w:space="0" w:color="000000"/>
              <w:right w:val="single" w:sz="4" w:space="0" w:color="000000"/>
            </w:tcBorders>
          </w:tcPr>
          <w:p w14:paraId="0BBCDC56" w14:textId="77777777" w:rsidR="00C811EF" w:rsidRPr="00F31D08" w:rsidRDefault="00C811EF">
            <w:pPr>
              <w:pStyle w:val="TableParagraph"/>
              <w:kinsoku w:val="0"/>
              <w:overflowPunct w:val="0"/>
              <w:spacing w:before="199"/>
              <w:ind w:left="79"/>
              <w:jc w:val="both"/>
              <w:rPr>
                <w:spacing w:val="-2"/>
                <w:sz w:val="18"/>
                <w:szCs w:val="18"/>
              </w:rPr>
              <w:pPrChange w:id="290" w:author="Matthew Levine" w:date="2025-06-05T20:15:00Z">
                <w:pPr>
                  <w:pStyle w:val="TableParagraph"/>
                  <w:kinsoku w:val="0"/>
                  <w:overflowPunct w:val="0"/>
                  <w:spacing w:before="199"/>
                  <w:ind w:left="79"/>
                </w:pPr>
              </w:pPrChange>
            </w:pPr>
            <w:r w:rsidRPr="00F31D08">
              <w:rPr>
                <w:spacing w:val="-2"/>
                <w:sz w:val="18"/>
                <w:szCs w:val="18"/>
              </w:rPr>
              <w:t>Monthly</w:t>
            </w:r>
          </w:p>
        </w:tc>
        <w:tc>
          <w:tcPr>
            <w:tcW w:w="3267" w:type="dxa"/>
            <w:tcBorders>
              <w:top w:val="single" w:sz="6" w:space="0" w:color="000000"/>
              <w:left w:val="single" w:sz="4" w:space="0" w:color="000000"/>
              <w:bottom w:val="single" w:sz="6" w:space="0" w:color="000000"/>
              <w:right w:val="single" w:sz="4" w:space="0" w:color="000000"/>
            </w:tcBorders>
          </w:tcPr>
          <w:p w14:paraId="675D7F0B" w14:textId="3F9E66FE" w:rsidR="00C811EF" w:rsidRDefault="00C811EF" w:rsidP="00CB5590">
            <w:pPr>
              <w:pStyle w:val="TableParagraph"/>
              <w:tabs>
                <w:tab w:val="left" w:pos="892"/>
                <w:tab w:val="left" w:pos="1574"/>
                <w:tab w:val="left" w:pos="1934"/>
                <w:tab w:val="left" w:pos="2394"/>
              </w:tabs>
              <w:kinsoku w:val="0"/>
              <w:overflowPunct w:val="0"/>
              <w:spacing w:before="199"/>
              <w:ind w:left="79" w:right="68"/>
              <w:jc w:val="both"/>
              <w:rPr>
                <w:spacing w:val="-2"/>
                <w:sz w:val="18"/>
                <w:szCs w:val="18"/>
              </w:rPr>
            </w:pPr>
            <w:r>
              <w:rPr>
                <w:spacing w:val="-2"/>
                <w:sz w:val="18"/>
                <w:szCs w:val="18"/>
              </w:rPr>
              <w:t>Section</w:t>
            </w:r>
            <w:r w:rsidR="007847BD">
              <w:rPr>
                <w:sz w:val="18"/>
                <w:szCs w:val="18"/>
              </w:rPr>
              <w:t xml:space="preserve"> </w:t>
            </w:r>
            <w:r>
              <w:rPr>
                <w:spacing w:val="-2"/>
                <w:sz w:val="18"/>
                <w:szCs w:val="18"/>
              </w:rPr>
              <w:t>7.2(b)</w:t>
            </w:r>
            <w:r w:rsidR="007847BD">
              <w:rPr>
                <w:sz w:val="18"/>
                <w:szCs w:val="18"/>
              </w:rPr>
              <w:t xml:space="preserve"> </w:t>
            </w:r>
            <w:r>
              <w:rPr>
                <w:spacing w:val="-6"/>
                <w:sz w:val="18"/>
                <w:szCs w:val="18"/>
              </w:rPr>
              <w:t>of</w:t>
            </w:r>
            <w:r w:rsidR="007847BD">
              <w:rPr>
                <w:sz w:val="18"/>
                <w:szCs w:val="18"/>
              </w:rPr>
              <w:t xml:space="preserve"> </w:t>
            </w:r>
            <w:r>
              <w:rPr>
                <w:spacing w:val="-4"/>
                <w:sz w:val="18"/>
                <w:szCs w:val="18"/>
              </w:rPr>
              <w:t>the</w:t>
            </w:r>
            <w:r w:rsidR="007847BD">
              <w:rPr>
                <w:sz w:val="18"/>
                <w:szCs w:val="18"/>
              </w:rPr>
              <w:t xml:space="preserve"> </w:t>
            </w:r>
            <w:r>
              <w:rPr>
                <w:spacing w:val="-2"/>
                <w:sz w:val="18"/>
                <w:szCs w:val="18"/>
              </w:rPr>
              <w:t>Franchise Agreement</w:t>
            </w:r>
          </w:p>
        </w:tc>
      </w:tr>
      <w:tr w:rsidR="006A4424" w14:paraId="1AE65CC6" w14:textId="77777777">
        <w:trPr>
          <w:trHeight w:val="808"/>
          <w:ins w:id="291" w:author="Matthew Levine" w:date="2025-06-05T20:15:00Z"/>
        </w:trPr>
        <w:tc>
          <w:tcPr>
            <w:tcW w:w="2191" w:type="dxa"/>
            <w:tcBorders>
              <w:top w:val="single" w:sz="6" w:space="0" w:color="000000"/>
              <w:left w:val="single" w:sz="4" w:space="0" w:color="000000"/>
              <w:bottom w:val="single" w:sz="6" w:space="0" w:color="000000"/>
              <w:right w:val="single" w:sz="4" w:space="0" w:color="000000"/>
            </w:tcBorders>
          </w:tcPr>
          <w:p w14:paraId="573E6F8E" w14:textId="4E27BCE4" w:rsidR="006A4424" w:rsidRDefault="006A4424" w:rsidP="00CB5590">
            <w:pPr>
              <w:pStyle w:val="TableParagraph"/>
              <w:tabs>
                <w:tab w:val="left" w:pos="1120"/>
                <w:tab w:val="left" w:pos="1761"/>
              </w:tabs>
              <w:kinsoku w:val="0"/>
              <w:overflowPunct w:val="0"/>
              <w:spacing w:before="197"/>
              <w:ind w:left="79" w:right="67"/>
              <w:jc w:val="both"/>
              <w:rPr>
                <w:ins w:id="292" w:author="Matthew Levine" w:date="2025-06-05T20:15:00Z"/>
                <w:spacing w:val="-2"/>
                <w:sz w:val="18"/>
                <w:szCs w:val="18"/>
              </w:rPr>
            </w:pPr>
            <w:ins w:id="293" w:author="Matthew Levine" w:date="2025-06-05T20:15:00Z">
              <w:r>
                <w:rPr>
                  <w:spacing w:val="-2"/>
                  <w:sz w:val="18"/>
                  <w:szCs w:val="18"/>
                </w:rPr>
                <w:t>Management Fee</w:t>
              </w:r>
            </w:ins>
          </w:p>
        </w:tc>
        <w:tc>
          <w:tcPr>
            <w:tcW w:w="2467" w:type="dxa"/>
            <w:tcBorders>
              <w:top w:val="single" w:sz="6" w:space="0" w:color="000000"/>
              <w:left w:val="single" w:sz="4" w:space="0" w:color="000000"/>
              <w:bottom w:val="single" w:sz="6" w:space="0" w:color="000000"/>
              <w:right w:val="single" w:sz="4" w:space="0" w:color="000000"/>
            </w:tcBorders>
          </w:tcPr>
          <w:p w14:paraId="114A758D" w14:textId="5439D619" w:rsidR="006A4424" w:rsidRDefault="006A4424">
            <w:pPr>
              <w:pStyle w:val="TableParagraph"/>
              <w:kinsoku w:val="0"/>
              <w:overflowPunct w:val="0"/>
              <w:spacing w:before="197"/>
              <w:ind w:left="79"/>
              <w:rPr>
                <w:ins w:id="294" w:author="Matthew Levine" w:date="2025-06-05T20:15:00Z"/>
                <w:sz w:val="18"/>
                <w:szCs w:val="18"/>
              </w:rPr>
            </w:pPr>
            <w:ins w:id="295" w:author="Matthew Levine" w:date="2025-06-05T20:15:00Z">
              <w:r>
                <w:rPr>
                  <w:sz w:val="18"/>
                  <w:szCs w:val="18"/>
                </w:rPr>
                <w:t>6%</w:t>
              </w:r>
            </w:ins>
          </w:p>
        </w:tc>
        <w:tc>
          <w:tcPr>
            <w:tcW w:w="1462" w:type="dxa"/>
            <w:tcBorders>
              <w:top w:val="single" w:sz="6" w:space="0" w:color="000000"/>
              <w:left w:val="single" w:sz="4" w:space="0" w:color="000000"/>
              <w:bottom w:val="single" w:sz="6" w:space="0" w:color="000000"/>
              <w:right w:val="single" w:sz="4" w:space="0" w:color="000000"/>
            </w:tcBorders>
          </w:tcPr>
          <w:p w14:paraId="708C6954" w14:textId="77777777" w:rsidR="006A4424" w:rsidRPr="00F31D08" w:rsidRDefault="006A4424">
            <w:pPr>
              <w:pStyle w:val="TableParagraph"/>
              <w:kinsoku w:val="0"/>
              <w:overflowPunct w:val="0"/>
              <w:spacing w:before="197"/>
              <w:ind w:left="79"/>
              <w:jc w:val="both"/>
              <w:rPr>
                <w:ins w:id="296" w:author="Matthew Levine" w:date="2025-06-05T20:15:00Z"/>
                <w:sz w:val="18"/>
                <w:szCs w:val="18"/>
              </w:rPr>
              <w:pPrChange w:id="297" w:author="Matthew Levine" w:date="2025-06-05T20:15:00Z">
                <w:pPr>
                  <w:pStyle w:val="TableParagraph"/>
                  <w:kinsoku w:val="0"/>
                  <w:overflowPunct w:val="0"/>
                  <w:spacing w:before="197"/>
                  <w:ind w:left="79"/>
                </w:pPr>
              </w:pPrChange>
            </w:pPr>
          </w:p>
        </w:tc>
        <w:tc>
          <w:tcPr>
            <w:tcW w:w="3267" w:type="dxa"/>
            <w:tcBorders>
              <w:top w:val="single" w:sz="6" w:space="0" w:color="000000"/>
              <w:left w:val="single" w:sz="4" w:space="0" w:color="000000"/>
              <w:bottom w:val="single" w:sz="6" w:space="0" w:color="000000"/>
              <w:right w:val="single" w:sz="4" w:space="0" w:color="000000"/>
            </w:tcBorders>
          </w:tcPr>
          <w:p w14:paraId="55B1A3D1" w14:textId="77777777" w:rsidR="006A4424" w:rsidRDefault="006A4424" w:rsidP="00CB5590">
            <w:pPr>
              <w:pStyle w:val="TableParagraph"/>
              <w:tabs>
                <w:tab w:val="left" w:pos="921"/>
                <w:tab w:val="left" w:pos="1514"/>
                <w:tab w:val="left" w:pos="1905"/>
                <w:tab w:val="left" w:pos="2394"/>
              </w:tabs>
              <w:kinsoku w:val="0"/>
              <w:overflowPunct w:val="0"/>
              <w:spacing w:before="197"/>
              <w:ind w:left="79" w:right="68"/>
              <w:jc w:val="both"/>
              <w:rPr>
                <w:ins w:id="298" w:author="Matthew Levine" w:date="2025-06-05T20:15:00Z"/>
                <w:spacing w:val="-2"/>
                <w:sz w:val="18"/>
                <w:szCs w:val="18"/>
              </w:rPr>
            </w:pPr>
          </w:p>
        </w:tc>
      </w:tr>
      <w:tr w:rsidR="00C811EF" w14:paraId="38C984A6"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0B8FC2B4" w14:textId="0809D874" w:rsidR="00C811EF" w:rsidRDefault="00C811EF" w:rsidP="00CB5590">
            <w:pPr>
              <w:pStyle w:val="TableParagraph"/>
              <w:tabs>
                <w:tab w:val="left" w:pos="1120"/>
                <w:tab w:val="left" w:pos="1761"/>
              </w:tabs>
              <w:kinsoku w:val="0"/>
              <w:overflowPunct w:val="0"/>
              <w:spacing w:before="197"/>
              <w:ind w:left="79" w:right="67"/>
              <w:jc w:val="both"/>
              <w:rPr>
                <w:spacing w:val="-2"/>
                <w:sz w:val="18"/>
                <w:szCs w:val="18"/>
              </w:rPr>
            </w:pPr>
            <w:r>
              <w:rPr>
                <w:spacing w:val="-2"/>
                <w:sz w:val="18"/>
                <w:szCs w:val="18"/>
              </w:rPr>
              <w:t>Interest</w:t>
            </w:r>
            <w:r w:rsidR="007847BD">
              <w:rPr>
                <w:sz w:val="18"/>
                <w:szCs w:val="18"/>
              </w:rPr>
              <w:t xml:space="preserve"> </w:t>
            </w:r>
            <w:r>
              <w:rPr>
                <w:spacing w:val="-6"/>
                <w:sz w:val="18"/>
                <w:szCs w:val="18"/>
              </w:rPr>
              <w:t>on</w:t>
            </w:r>
            <w:r w:rsidR="007847BD">
              <w:rPr>
                <w:sz w:val="18"/>
                <w:szCs w:val="18"/>
              </w:rPr>
              <w:t xml:space="preserve"> </w:t>
            </w:r>
            <w:r>
              <w:rPr>
                <w:spacing w:val="-4"/>
                <w:sz w:val="18"/>
                <w:szCs w:val="18"/>
              </w:rPr>
              <w:t xml:space="preserve">Late </w:t>
            </w:r>
            <w:r>
              <w:rPr>
                <w:spacing w:val="-2"/>
                <w:sz w:val="18"/>
                <w:szCs w:val="18"/>
              </w:rPr>
              <w:t>Payments</w:t>
            </w:r>
          </w:p>
        </w:tc>
        <w:tc>
          <w:tcPr>
            <w:tcW w:w="2467" w:type="dxa"/>
            <w:tcBorders>
              <w:top w:val="single" w:sz="6" w:space="0" w:color="000000"/>
              <w:left w:val="single" w:sz="4" w:space="0" w:color="000000"/>
              <w:bottom w:val="single" w:sz="6" w:space="0" w:color="000000"/>
              <w:right w:val="single" w:sz="4" w:space="0" w:color="000000"/>
            </w:tcBorders>
          </w:tcPr>
          <w:p w14:paraId="252D2F43" w14:textId="77777777" w:rsidR="00C811EF" w:rsidRDefault="00C811EF">
            <w:pPr>
              <w:pStyle w:val="TableParagraph"/>
              <w:kinsoku w:val="0"/>
              <w:overflowPunct w:val="0"/>
              <w:spacing w:before="197"/>
              <w:ind w:left="79"/>
              <w:rPr>
                <w:spacing w:val="-2"/>
                <w:sz w:val="18"/>
                <w:szCs w:val="18"/>
              </w:rPr>
            </w:pPr>
            <w:r>
              <w:rPr>
                <w:sz w:val="18"/>
                <w:szCs w:val="18"/>
              </w:rPr>
              <w:t>18%</w:t>
            </w:r>
            <w:r>
              <w:rPr>
                <w:spacing w:val="-3"/>
                <w:sz w:val="18"/>
                <w:szCs w:val="18"/>
              </w:rPr>
              <w:t xml:space="preserve"> </w:t>
            </w:r>
            <w:r>
              <w:rPr>
                <w:sz w:val="18"/>
                <w:szCs w:val="18"/>
              </w:rPr>
              <w:t>per</w:t>
            </w:r>
            <w:r>
              <w:rPr>
                <w:spacing w:val="-1"/>
                <w:sz w:val="18"/>
                <w:szCs w:val="18"/>
              </w:rPr>
              <w:t xml:space="preserve"> </w:t>
            </w:r>
            <w:r>
              <w:rPr>
                <w:spacing w:val="-2"/>
                <w:sz w:val="18"/>
                <w:szCs w:val="18"/>
              </w:rPr>
              <w:t>annum</w:t>
            </w:r>
          </w:p>
        </w:tc>
        <w:tc>
          <w:tcPr>
            <w:tcW w:w="1462" w:type="dxa"/>
            <w:tcBorders>
              <w:top w:val="single" w:sz="6" w:space="0" w:color="000000"/>
              <w:left w:val="single" w:sz="4" w:space="0" w:color="000000"/>
              <w:bottom w:val="single" w:sz="6" w:space="0" w:color="000000"/>
              <w:right w:val="single" w:sz="4" w:space="0" w:color="000000"/>
            </w:tcBorders>
          </w:tcPr>
          <w:p w14:paraId="517AD5D6" w14:textId="77777777" w:rsidR="00C811EF" w:rsidRPr="00F31D08" w:rsidRDefault="00C811EF">
            <w:pPr>
              <w:pStyle w:val="TableParagraph"/>
              <w:kinsoku w:val="0"/>
              <w:overflowPunct w:val="0"/>
              <w:spacing w:before="197"/>
              <w:ind w:left="79"/>
              <w:jc w:val="both"/>
              <w:rPr>
                <w:spacing w:val="-2"/>
                <w:sz w:val="18"/>
                <w:szCs w:val="18"/>
              </w:rPr>
              <w:pPrChange w:id="299" w:author="Matthew Levine" w:date="2025-06-05T20:15:00Z">
                <w:pPr>
                  <w:pStyle w:val="TableParagraph"/>
                  <w:kinsoku w:val="0"/>
                  <w:overflowPunct w:val="0"/>
                  <w:spacing w:before="197"/>
                  <w:ind w:left="79"/>
                </w:pPr>
              </w:pPrChange>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706A4AEE" w14:textId="2EC4FFF2" w:rsidR="00C811EF" w:rsidRDefault="00C811EF" w:rsidP="00CB5590">
            <w:pPr>
              <w:pStyle w:val="TableParagraph"/>
              <w:tabs>
                <w:tab w:val="left" w:pos="921"/>
                <w:tab w:val="left" w:pos="1514"/>
                <w:tab w:val="left" w:pos="1905"/>
                <w:tab w:val="left" w:pos="2394"/>
              </w:tabs>
              <w:kinsoku w:val="0"/>
              <w:overflowPunct w:val="0"/>
              <w:spacing w:before="197"/>
              <w:ind w:left="79" w:right="68"/>
              <w:jc w:val="both"/>
              <w:rPr>
                <w:spacing w:val="-2"/>
                <w:sz w:val="18"/>
                <w:szCs w:val="18"/>
              </w:rPr>
            </w:pPr>
            <w:r>
              <w:rPr>
                <w:spacing w:val="-2"/>
                <w:sz w:val="18"/>
                <w:szCs w:val="18"/>
              </w:rPr>
              <w:t>Section</w:t>
            </w:r>
            <w:r w:rsidR="007847BD">
              <w:rPr>
                <w:sz w:val="18"/>
                <w:szCs w:val="18"/>
              </w:rPr>
              <w:t xml:space="preserve"> </w:t>
            </w:r>
            <w:r>
              <w:rPr>
                <w:spacing w:val="-4"/>
                <w:sz w:val="18"/>
                <w:szCs w:val="18"/>
              </w:rPr>
              <w:t>7.12</w:t>
            </w:r>
            <w:r w:rsidR="007847BD">
              <w:rPr>
                <w:sz w:val="18"/>
                <w:szCs w:val="18"/>
              </w:rPr>
              <w:t xml:space="preserve"> </w:t>
            </w:r>
            <w:r>
              <w:rPr>
                <w:spacing w:val="-6"/>
                <w:sz w:val="18"/>
                <w:szCs w:val="18"/>
              </w:rPr>
              <w:t>of</w:t>
            </w:r>
            <w:r w:rsidR="007847BD">
              <w:rPr>
                <w:sz w:val="18"/>
                <w:szCs w:val="18"/>
              </w:rPr>
              <w:t xml:space="preserve"> </w:t>
            </w:r>
            <w:r>
              <w:rPr>
                <w:spacing w:val="-4"/>
                <w:sz w:val="18"/>
                <w:szCs w:val="18"/>
              </w:rPr>
              <w:t>the</w:t>
            </w:r>
            <w:r w:rsidR="007847BD">
              <w:rPr>
                <w:sz w:val="18"/>
                <w:szCs w:val="18"/>
              </w:rPr>
              <w:t xml:space="preserve"> </w:t>
            </w:r>
            <w:r>
              <w:rPr>
                <w:spacing w:val="-2"/>
                <w:sz w:val="18"/>
                <w:szCs w:val="18"/>
              </w:rPr>
              <w:t>Franchise Agreement</w:t>
            </w:r>
          </w:p>
        </w:tc>
      </w:tr>
      <w:tr w:rsidR="00C811EF" w14:paraId="760E0F65" w14:textId="77777777">
        <w:trPr>
          <w:trHeight w:val="601"/>
        </w:trPr>
        <w:tc>
          <w:tcPr>
            <w:tcW w:w="2191" w:type="dxa"/>
            <w:tcBorders>
              <w:top w:val="single" w:sz="6" w:space="0" w:color="000000"/>
              <w:left w:val="single" w:sz="4" w:space="0" w:color="000000"/>
              <w:bottom w:val="single" w:sz="6" w:space="0" w:color="000000"/>
              <w:right w:val="single" w:sz="4" w:space="0" w:color="000000"/>
            </w:tcBorders>
          </w:tcPr>
          <w:p w14:paraId="25F29545" w14:textId="77777777" w:rsidR="00C811EF" w:rsidRDefault="00C811EF">
            <w:pPr>
              <w:pStyle w:val="TableParagraph"/>
              <w:kinsoku w:val="0"/>
              <w:overflowPunct w:val="0"/>
              <w:spacing w:before="199"/>
              <w:ind w:left="79"/>
              <w:rPr>
                <w:spacing w:val="-2"/>
                <w:sz w:val="18"/>
                <w:szCs w:val="18"/>
              </w:rPr>
            </w:pPr>
            <w:r>
              <w:rPr>
                <w:sz w:val="18"/>
                <w:szCs w:val="18"/>
              </w:rPr>
              <w:t>Audit</w:t>
            </w:r>
            <w:r>
              <w:rPr>
                <w:spacing w:val="-2"/>
                <w:sz w:val="18"/>
                <w:szCs w:val="18"/>
              </w:rPr>
              <w:t xml:space="preserve"> Expenses</w:t>
            </w:r>
          </w:p>
        </w:tc>
        <w:tc>
          <w:tcPr>
            <w:tcW w:w="2467" w:type="dxa"/>
            <w:tcBorders>
              <w:top w:val="single" w:sz="6" w:space="0" w:color="000000"/>
              <w:left w:val="single" w:sz="4" w:space="0" w:color="000000"/>
              <w:bottom w:val="single" w:sz="6" w:space="0" w:color="000000"/>
              <w:right w:val="single" w:sz="4" w:space="0" w:color="000000"/>
            </w:tcBorders>
          </w:tcPr>
          <w:p w14:paraId="66553E0C"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6F3A4539" w14:textId="77777777" w:rsidR="00C811EF" w:rsidRPr="00F31D08" w:rsidRDefault="00C811EF">
            <w:pPr>
              <w:pStyle w:val="TableParagraph"/>
              <w:kinsoku w:val="0"/>
              <w:overflowPunct w:val="0"/>
              <w:spacing w:before="199"/>
              <w:ind w:left="79"/>
              <w:jc w:val="both"/>
              <w:rPr>
                <w:spacing w:val="-2"/>
                <w:sz w:val="18"/>
                <w:szCs w:val="18"/>
              </w:rPr>
              <w:pPrChange w:id="300" w:author="Matthew Levine" w:date="2025-06-05T20:15:00Z">
                <w:pPr>
                  <w:pStyle w:val="TableParagraph"/>
                  <w:kinsoku w:val="0"/>
                  <w:overflowPunct w:val="0"/>
                  <w:spacing w:before="199"/>
                  <w:ind w:left="79"/>
                </w:pPr>
              </w:pPrChange>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297E8702" w14:textId="77777777" w:rsidR="00C811EF" w:rsidRDefault="00C811EF" w:rsidP="00CB5590">
            <w:pPr>
              <w:pStyle w:val="TableParagraph"/>
              <w:kinsoku w:val="0"/>
              <w:overflowPunct w:val="0"/>
              <w:spacing w:before="79"/>
              <w:ind w:left="79" w:right="32"/>
              <w:jc w:val="both"/>
              <w:rPr>
                <w:spacing w:val="-2"/>
                <w:sz w:val="18"/>
                <w:szCs w:val="18"/>
              </w:rPr>
            </w:pPr>
            <w:r>
              <w:rPr>
                <w:sz w:val="18"/>
                <w:szCs w:val="18"/>
              </w:rPr>
              <w:t>Section</w:t>
            </w:r>
            <w:r>
              <w:rPr>
                <w:spacing w:val="-9"/>
                <w:sz w:val="18"/>
                <w:szCs w:val="18"/>
              </w:rPr>
              <w:t xml:space="preserve"> </w:t>
            </w:r>
            <w:r>
              <w:rPr>
                <w:sz w:val="18"/>
                <w:szCs w:val="18"/>
              </w:rPr>
              <w:t>7.11</w:t>
            </w:r>
            <w:r>
              <w:rPr>
                <w:spacing w:val="-9"/>
                <w:sz w:val="18"/>
                <w:szCs w:val="18"/>
              </w:rPr>
              <w:t xml:space="preserve"> </w:t>
            </w:r>
            <w:r>
              <w:rPr>
                <w:sz w:val="18"/>
                <w:szCs w:val="18"/>
              </w:rPr>
              <w:t>of</w:t>
            </w:r>
            <w:r>
              <w:rPr>
                <w:spacing w:val="-9"/>
                <w:sz w:val="18"/>
                <w:szCs w:val="18"/>
              </w:rPr>
              <w:t xml:space="preserve"> </w:t>
            </w:r>
            <w:r>
              <w:rPr>
                <w:sz w:val="18"/>
                <w:szCs w:val="18"/>
              </w:rPr>
              <w:t>the</w:t>
            </w:r>
            <w:r>
              <w:rPr>
                <w:spacing w:val="-11"/>
                <w:sz w:val="18"/>
                <w:szCs w:val="18"/>
              </w:rPr>
              <w:t xml:space="preserve"> </w:t>
            </w:r>
            <w:r>
              <w:rPr>
                <w:sz w:val="18"/>
                <w:szCs w:val="18"/>
              </w:rPr>
              <w:t xml:space="preserve">Franchise </w:t>
            </w:r>
            <w:r>
              <w:rPr>
                <w:spacing w:val="-2"/>
                <w:sz w:val="18"/>
                <w:szCs w:val="18"/>
              </w:rPr>
              <w:t>Agreement</w:t>
            </w:r>
          </w:p>
        </w:tc>
      </w:tr>
      <w:tr w:rsidR="00C811EF" w14:paraId="26E5C751"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14719453" w14:textId="77777777" w:rsidR="00C811EF" w:rsidRDefault="00C811EF">
            <w:pPr>
              <w:pStyle w:val="TableParagraph"/>
              <w:kinsoku w:val="0"/>
              <w:overflowPunct w:val="0"/>
              <w:spacing w:before="199"/>
              <w:ind w:left="79"/>
              <w:rPr>
                <w:spacing w:val="-5"/>
                <w:sz w:val="18"/>
                <w:szCs w:val="18"/>
              </w:rPr>
            </w:pPr>
            <w:r>
              <w:rPr>
                <w:sz w:val="18"/>
                <w:szCs w:val="18"/>
              </w:rPr>
              <w:t>Transfer</w:t>
            </w:r>
            <w:r>
              <w:rPr>
                <w:spacing w:val="-3"/>
                <w:sz w:val="18"/>
                <w:szCs w:val="18"/>
              </w:rPr>
              <w:t xml:space="preserve"> </w:t>
            </w:r>
            <w:r>
              <w:rPr>
                <w:spacing w:val="-5"/>
                <w:sz w:val="18"/>
                <w:szCs w:val="18"/>
              </w:rPr>
              <w:t>Fee</w:t>
            </w:r>
          </w:p>
        </w:tc>
        <w:tc>
          <w:tcPr>
            <w:tcW w:w="2467" w:type="dxa"/>
            <w:tcBorders>
              <w:top w:val="single" w:sz="6" w:space="0" w:color="000000"/>
              <w:left w:val="single" w:sz="4" w:space="0" w:color="000000"/>
              <w:bottom w:val="single" w:sz="6" w:space="0" w:color="000000"/>
              <w:right w:val="single" w:sz="4" w:space="0" w:color="000000"/>
            </w:tcBorders>
          </w:tcPr>
          <w:p w14:paraId="6453E6BA" w14:textId="77777777" w:rsidR="00C811EF" w:rsidRDefault="00C811EF">
            <w:pPr>
              <w:pStyle w:val="TableParagraph"/>
              <w:kinsoku w:val="0"/>
              <w:overflowPunct w:val="0"/>
              <w:spacing w:before="199"/>
              <w:ind w:left="79"/>
              <w:rPr>
                <w:spacing w:val="-2"/>
                <w:sz w:val="18"/>
                <w:szCs w:val="18"/>
              </w:rPr>
            </w:pPr>
            <w:r>
              <w:rPr>
                <w:spacing w:val="-2"/>
                <w:sz w:val="18"/>
                <w:szCs w:val="18"/>
              </w:rPr>
              <w:t>$10,000</w:t>
            </w:r>
          </w:p>
        </w:tc>
        <w:tc>
          <w:tcPr>
            <w:tcW w:w="1462" w:type="dxa"/>
            <w:tcBorders>
              <w:top w:val="single" w:sz="6" w:space="0" w:color="000000"/>
              <w:left w:val="single" w:sz="4" w:space="0" w:color="000000"/>
              <w:bottom w:val="single" w:sz="6" w:space="0" w:color="000000"/>
              <w:right w:val="single" w:sz="4" w:space="0" w:color="000000"/>
            </w:tcBorders>
          </w:tcPr>
          <w:p w14:paraId="01C75EB7" w14:textId="77777777" w:rsidR="00C811EF" w:rsidRPr="00F31D08" w:rsidRDefault="00C811EF">
            <w:pPr>
              <w:pStyle w:val="TableParagraph"/>
              <w:kinsoku w:val="0"/>
              <w:overflowPunct w:val="0"/>
              <w:spacing w:before="77"/>
              <w:ind w:left="79"/>
              <w:jc w:val="both"/>
              <w:rPr>
                <w:spacing w:val="-2"/>
                <w:sz w:val="18"/>
                <w:szCs w:val="18"/>
                <w:rPrChange w:id="301" w:author="Matthew Levine" w:date="2025-06-05T20:15:00Z">
                  <w:rPr>
                    <w:spacing w:val="-2"/>
                    <w:sz w:val="20"/>
                    <w:szCs w:val="20"/>
                  </w:rPr>
                </w:rPrChange>
              </w:rPr>
              <w:pPrChange w:id="302" w:author="Matthew Levine" w:date="2025-06-05T20:15:00Z">
                <w:pPr>
                  <w:pStyle w:val="TableParagraph"/>
                  <w:kinsoku w:val="0"/>
                  <w:overflowPunct w:val="0"/>
                  <w:spacing w:before="77"/>
                  <w:ind w:left="79"/>
                </w:pPr>
              </w:pPrChange>
            </w:pPr>
            <w:r w:rsidRPr="00F31D08">
              <w:rPr>
                <w:sz w:val="18"/>
                <w:szCs w:val="18"/>
                <w:rPrChange w:id="303" w:author="Matthew Levine" w:date="2025-06-05T20:15:00Z">
                  <w:rPr>
                    <w:sz w:val="20"/>
                    <w:szCs w:val="20"/>
                  </w:rPr>
                </w:rPrChange>
              </w:rPr>
              <w:t>As</w:t>
            </w:r>
            <w:r w:rsidRPr="00F31D08">
              <w:rPr>
                <w:spacing w:val="-5"/>
                <w:sz w:val="18"/>
                <w:szCs w:val="18"/>
                <w:rPrChange w:id="304" w:author="Matthew Levine" w:date="2025-06-05T20:15:00Z">
                  <w:rPr>
                    <w:spacing w:val="-5"/>
                    <w:sz w:val="20"/>
                    <w:szCs w:val="20"/>
                  </w:rPr>
                </w:rPrChange>
              </w:rPr>
              <w:t xml:space="preserve"> </w:t>
            </w:r>
            <w:r w:rsidRPr="00F31D08">
              <w:rPr>
                <w:spacing w:val="-2"/>
                <w:sz w:val="18"/>
                <w:szCs w:val="18"/>
                <w:rPrChange w:id="305" w:author="Matthew Levine" w:date="2025-06-05T20:15:00Z">
                  <w:rPr>
                    <w:spacing w:val="-2"/>
                    <w:sz w:val="20"/>
                    <w:szCs w:val="20"/>
                  </w:rPr>
                </w:rPrChange>
              </w:rPr>
              <w:t>invoiced</w:t>
            </w:r>
          </w:p>
        </w:tc>
        <w:tc>
          <w:tcPr>
            <w:tcW w:w="3267" w:type="dxa"/>
            <w:tcBorders>
              <w:top w:val="single" w:sz="6" w:space="0" w:color="000000"/>
              <w:left w:val="single" w:sz="4" w:space="0" w:color="000000"/>
              <w:bottom w:val="single" w:sz="6" w:space="0" w:color="000000"/>
              <w:right w:val="single" w:sz="4" w:space="0" w:color="000000"/>
            </w:tcBorders>
          </w:tcPr>
          <w:p w14:paraId="58895098"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Section</w:t>
            </w:r>
            <w:r>
              <w:rPr>
                <w:spacing w:val="80"/>
                <w:sz w:val="18"/>
                <w:szCs w:val="18"/>
              </w:rPr>
              <w:t xml:space="preserve"> </w:t>
            </w:r>
            <w:r>
              <w:rPr>
                <w:sz w:val="18"/>
                <w:szCs w:val="18"/>
              </w:rPr>
              <w:t>13.3(f)</w:t>
            </w:r>
            <w:r>
              <w:rPr>
                <w:spacing w:val="80"/>
                <w:sz w:val="18"/>
                <w:szCs w:val="18"/>
              </w:rPr>
              <w:t xml:space="preserve"> </w:t>
            </w:r>
            <w:r>
              <w:rPr>
                <w:sz w:val="18"/>
                <w:szCs w:val="18"/>
              </w:rPr>
              <w:t>of</w:t>
            </w:r>
            <w:r>
              <w:rPr>
                <w:spacing w:val="80"/>
                <w:sz w:val="18"/>
                <w:szCs w:val="18"/>
              </w:rPr>
              <w:t xml:space="preserve"> </w:t>
            </w:r>
            <w:r>
              <w:rPr>
                <w:sz w:val="18"/>
                <w:szCs w:val="18"/>
              </w:rPr>
              <w:t>the</w:t>
            </w:r>
            <w:r>
              <w:rPr>
                <w:spacing w:val="80"/>
                <w:sz w:val="18"/>
                <w:szCs w:val="18"/>
              </w:rPr>
              <w:t xml:space="preserve"> </w:t>
            </w:r>
            <w:r>
              <w:rPr>
                <w:sz w:val="18"/>
                <w:szCs w:val="18"/>
              </w:rPr>
              <w:t>Franchise</w:t>
            </w:r>
            <w:r>
              <w:rPr>
                <w:spacing w:val="80"/>
                <w:sz w:val="18"/>
                <w:szCs w:val="18"/>
              </w:rPr>
              <w:t xml:space="preserve"> </w:t>
            </w:r>
            <w:r>
              <w:rPr>
                <w:spacing w:val="-2"/>
                <w:sz w:val="18"/>
                <w:szCs w:val="18"/>
              </w:rPr>
              <w:t>Agreement.</w:t>
            </w:r>
          </w:p>
        </w:tc>
      </w:tr>
      <w:tr w:rsidR="00C811EF" w14:paraId="26BFC963" w14:textId="77777777">
        <w:trPr>
          <w:trHeight w:val="810"/>
        </w:trPr>
        <w:tc>
          <w:tcPr>
            <w:tcW w:w="2191" w:type="dxa"/>
            <w:tcBorders>
              <w:top w:val="single" w:sz="6" w:space="0" w:color="000000"/>
              <w:left w:val="single" w:sz="4" w:space="0" w:color="000000"/>
              <w:bottom w:val="single" w:sz="6" w:space="0" w:color="000000"/>
              <w:right w:val="single" w:sz="4" w:space="0" w:color="000000"/>
            </w:tcBorders>
          </w:tcPr>
          <w:p w14:paraId="581C2EB7" w14:textId="77777777" w:rsidR="00C811EF" w:rsidRDefault="00C811EF">
            <w:pPr>
              <w:pStyle w:val="TableParagraph"/>
              <w:kinsoku w:val="0"/>
              <w:overflowPunct w:val="0"/>
              <w:spacing w:before="199"/>
              <w:ind w:left="79"/>
              <w:rPr>
                <w:spacing w:val="-5"/>
                <w:sz w:val="18"/>
                <w:szCs w:val="18"/>
              </w:rPr>
            </w:pPr>
            <w:r>
              <w:rPr>
                <w:sz w:val="18"/>
                <w:szCs w:val="18"/>
              </w:rPr>
              <w:t>Renewal</w:t>
            </w:r>
            <w:r>
              <w:rPr>
                <w:spacing w:val="-2"/>
                <w:sz w:val="18"/>
                <w:szCs w:val="18"/>
              </w:rPr>
              <w:t xml:space="preserve"> </w:t>
            </w:r>
            <w:r>
              <w:rPr>
                <w:spacing w:val="-5"/>
                <w:sz w:val="18"/>
                <w:szCs w:val="18"/>
              </w:rPr>
              <w:t>Fee</w:t>
            </w:r>
          </w:p>
        </w:tc>
        <w:tc>
          <w:tcPr>
            <w:tcW w:w="2467" w:type="dxa"/>
            <w:tcBorders>
              <w:top w:val="single" w:sz="6" w:space="0" w:color="000000"/>
              <w:left w:val="single" w:sz="4" w:space="0" w:color="000000"/>
              <w:bottom w:val="single" w:sz="6" w:space="0" w:color="000000"/>
              <w:right w:val="single" w:sz="4" w:space="0" w:color="000000"/>
            </w:tcBorders>
          </w:tcPr>
          <w:p w14:paraId="4C38F67A" w14:textId="77777777" w:rsidR="00C811EF" w:rsidRDefault="00C811EF">
            <w:pPr>
              <w:pStyle w:val="TableParagraph"/>
              <w:kinsoku w:val="0"/>
              <w:overflowPunct w:val="0"/>
              <w:spacing w:before="199"/>
              <w:ind w:left="79"/>
              <w:rPr>
                <w:spacing w:val="-2"/>
                <w:sz w:val="18"/>
                <w:szCs w:val="18"/>
              </w:rPr>
            </w:pPr>
            <w:r>
              <w:rPr>
                <w:spacing w:val="-2"/>
                <w:sz w:val="18"/>
                <w:szCs w:val="18"/>
              </w:rPr>
              <w:t>$10,000</w:t>
            </w:r>
          </w:p>
        </w:tc>
        <w:tc>
          <w:tcPr>
            <w:tcW w:w="1462" w:type="dxa"/>
            <w:tcBorders>
              <w:top w:val="single" w:sz="6" w:space="0" w:color="000000"/>
              <w:left w:val="single" w:sz="4" w:space="0" w:color="000000"/>
              <w:bottom w:val="single" w:sz="6" w:space="0" w:color="000000"/>
              <w:right w:val="single" w:sz="4" w:space="0" w:color="000000"/>
            </w:tcBorders>
          </w:tcPr>
          <w:p w14:paraId="4054718C" w14:textId="77777777" w:rsidR="00C811EF" w:rsidRPr="00F31D08" w:rsidRDefault="00C811EF">
            <w:pPr>
              <w:pStyle w:val="TableParagraph"/>
              <w:kinsoku w:val="0"/>
              <w:overflowPunct w:val="0"/>
              <w:spacing w:before="199"/>
              <w:ind w:left="79"/>
              <w:jc w:val="both"/>
              <w:rPr>
                <w:spacing w:val="-2"/>
                <w:sz w:val="18"/>
                <w:szCs w:val="18"/>
              </w:rPr>
              <w:pPrChange w:id="306" w:author="Matthew Levine" w:date="2025-06-05T20:15:00Z">
                <w:pPr>
                  <w:pStyle w:val="TableParagraph"/>
                  <w:kinsoku w:val="0"/>
                  <w:overflowPunct w:val="0"/>
                  <w:spacing w:before="199"/>
                  <w:ind w:left="79"/>
                </w:pPr>
              </w:pPrChange>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0294EFCA"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Section</w:t>
            </w:r>
            <w:r>
              <w:rPr>
                <w:spacing w:val="80"/>
                <w:sz w:val="18"/>
                <w:szCs w:val="18"/>
              </w:rPr>
              <w:t xml:space="preserve"> </w:t>
            </w:r>
            <w:r>
              <w:rPr>
                <w:sz w:val="18"/>
                <w:szCs w:val="18"/>
              </w:rPr>
              <w:t>11.2(e)</w:t>
            </w:r>
            <w:r>
              <w:rPr>
                <w:spacing w:val="80"/>
                <w:sz w:val="18"/>
                <w:szCs w:val="18"/>
              </w:rPr>
              <w:t xml:space="preserve"> </w:t>
            </w:r>
            <w:r>
              <w:rPr>
                <w:sz w:val="18"/>
                <w:szCs w:val="18"/>
              </w:rPr>
              <w:t>of</w:t>
            </w:r>
            <w:r>
              <w:rPr>
                <w:spacing w:val="80"/>
                <w:sz w:val="18"/>
                <w:szCs w:val="18"/>
              </w:rPr>
              <w:t xml:space="preserve"> </w:t>
            </w:r>
            <w:r>
              <w:rPr>
                <w:sz w:val="18"/>
                <w:szCs w:val="18"/>
              </w:rPr>
              <w:t>the</w:t>
            </w:r>
            <w:r>
              <w:rPr>
                <w:spacing w:val="80"/>
                <w:sz w:val="18"/>
                <w:szCs w:val="18"/>
              </w:rPr>
              <w:t xml:space="preserve"> </w:t>
            </w:r>
            <w:r>
              <w:rPr>
                <w:sz w:val="18"/>
                <w:szCs w:val="18"/>
              </w:rPr>
              <w:t xml:space="preserve">Franchise </w:t>
            </w:r>
            <w:r>
              <w:rPr>
                <w:spacing w:val="-2"/>
                <w:sz w:val="18"/>
                <w:szCs w:val="18"/>
              </w:rPr>
              <w:t>Agreement.</w:t>
            </w:r>
          </w:p>
        </w:tc>
      </w:tr>
      <w:tr w:rsidR="00C811EF" w14:paraId="217ECE04"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269DACDE" w14:textId="77777777" w:rsidR="00C811EF" w:rsidRDefault="00C811EF">
            <w:pPr>
              <w:pStyle w:val="TableParagraph"/>
              <w:kinsoku w:val="0"/>
              <w:overflowPunct w:val="0"/>
              <w:spacing w:before="197"/>
              <w:ind w:left="79"/>
              <w:rPr>
                <w:spacing w:val="-5"/>
                <w:sz w:val="18"/>
                <w:szCs w:val="18"/>
              </w:rPr>
            </w:pPr>
            <w:r>
              <w:rPr>
                <w:sz w:val="18"/>
                <w:szCs w:val="18"/>
              </w:rPr>
              <w:t>Relocation</w:t>
            </w:r>
            <w:r>
              <w:rPr>
                <w:spacing w:val="-4"/>
                <w:sz w:val="18"/>
                <w:szCs w:val="18"/>
              </w:rPr>
              <w:t xml:space="preserve"> </w:t>
            </w:r>
            <w:r>
              <w:rPr>
                <w:spacing w:val="-5"/>
                <w:sz w:val="18"/>
                <w:szCs w:val="18"/>
              </w:rPr>
              <w:t>Fee</w:t>
            </w:r>
          </w:p>
        </w:tc>
        <w:tc>
          <w:tcPr>
            <w:tcW w:w="2467" w:type="dxa"/>
            <w:tcBorders>
              <w:top w:val="single" w:sz="6" w:space="0" w:color="000000"/>
              <w:left w:val="single" w:sz="4" w:space="0" w:color="000000"/>
              <w:bottom w:val="single" w:sz="6" w:space="0" w:color="000000"/>
              <w:right w:val="single" w:sz="4" w:space="0" w:color="000000"/>
            </w:tcBorders>
          </w:tcPr>
          <w:p w14:paraId="09FD7939" w14:textId="77777777" w:rsidR="00C811EF" w:rsidRDefault="00C811EF">
            <w:pPr>
              <w:pStyle w:val="TableParagraph"/>
              <w:kinsoku w:val="0"/>
              <w:overflowPunct w:val="0"/>
              <w:spacing w:before="197"/>
              <w:ind w:left="79"/>
              <w:rPr>
                <w:spacing w:val="-2"/>
                <w:sz w:val="18"/>
                <w:szCs w:val="18"/>
              </w:rPr>
            </w:pPr>
            <w:r>
              <w:rPr>
                <w:spacing w:val="-2"/>
                <w:sz w:val="18"/>
                <w:szCs w:val="18"/>
              </w:rPr>
              <w:t>$5,000</w:t>
            </w:r>
          </w:p>
        </w:tc>
        <w:tc>
          <w:tcPr>
            <w:tcW w:w="1462" w:type="dxa"/>
            <w:tcBorders>
              <w:top w:val="single" w:sz="6" w:space="0" w:color="000000"/>
              <w:left w:val="single" w:sz="4" w:space="0" w:color="000000"/>
              <w:bottom w:val="single" w:sz="6" w:space="0" w:color="000000"/>
              <w:right w:val="single" w:sz="4" w:space="0" w:color="000000"/>
            </w:tcBorders>
          </w:tcPr>
          <w:p w14:paraId="5C203880" w14:textId="77777777" w:rsidR="00C811EF" w:rsidRPr="00F31D08" w:rsidRDefault="00C811EF">
            <w:pPr>
              <w:pStyle w:val="TableParagraph"/>
              <w:kinsoku w:val="0"/>
              <w:overflowPunct w:val="0"/>
              <w:spacing w:before="197"/>
              <w:ind w:left="79"/>
              <w:rPr>
                <w:spacing w:val="-2"/>
                <w:sz w:val="18"/>
                <w:szCs w:val="18"/>
              </w:rPr>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5B247A90" w14:textId="3CAFF179" w:rsidR="00C811EF" w:rsidRDefault="00C811EF" w:rsidP="00CB5590">
            <w:pPr>
              <w:pStyle w:val="TableParagraph"/>
              <w:tabs>
                <w:tab w:val="left" w:pos="892"/>
                <w:tab w:val="left" w:pos="1574"/>
                <w:tab w:val="left" w:pos="1934"/>
                <w:tab w:val="left" w:pos="2394"/>
              </w:tabs>
              <w:kinsoku w:val="0"/>
              <w:overflowPunct w:val="0"/>
              <w:spacing w:before="197"/>
              <w:ind w:left="79" w:right="68"/>
              <w:jc w:val="both"/>
              <w:rPr>
                <w:spacing w:val="-2"/>
                <w:sz w:val="18"/>
                <w:szCs w:val="18"/>
              </w:rPr>
            </w:pPr>
            <w:r>
              <w:rPr>
                <w:spacing w:val="-2"/>
                <w:sz w:val="18"/>
                <w:szCs w:val="18"/>
              </w:rPr>
              <w:t>Section</w:t>
            </w:r>
            <w:r w:rsidR="007847BD">
              <w:rPr>
                <w:sz w:val="18"/>
                <w:szCs w:val="18"/>
              </w:rPr>
              <w:t xml:space="preserve"> </w:t>
            </w:r>
            <w:r>
              <w:rPr>
                <w:spacing w:val="-2"/>
                <w:sz w:val="18"/>
                <w:szCs w:val="18"/>
              </w:rPr>
              <w:t>8.2(e)</w:t>
            </w:r>
            <w:r w:rsidR="007847BD">
              <w:rPr>
                <w:sz w:val="18"/>
                <w:szCs w:val="18"/>
              </w:rPr>
              <w:t xml:space="preserve"> </w:t>
            </w:r>
            <w:r>
              <w:rPr>
                <w:spacing w:val="-6"/>
                <w:sz w:val="18"/>
                <w:szCs w:val="18"/>
              </w:rPr>
              <w:t>of</w:t>
            </w:r>
            <w:r w:rsidR="007847BD">
              <w:rPr>
                <w:sz w:val="18"/>
                <w:szCs w:val="18"/>
              </w:rPr>
              <w:t xml:space="preserve"> </w:t>
            </w:r>
            <w:r>
              <w:rPr>
                <w:spacing w:val="-4"/>
                <w:sz w:val="18"/>
                <w:szCs w:val="18"/>
              </w:rPr>
              <w:t>the</w:t>
            </w:r>
            <w:r w:rsidR="007847BD">
              <w:rPr>
                <w:spacing w:val="-4"/>
                <w:sz w:val="18"/>
                <w:szCs w:val="18"/>
              </w:rPr>
              <w:t xml:space="preserve"> </w:t>
            </w:r>
            <w:r>
              <w:rPr>
                <w:spacing w:val="-2"/>
                <w:sz w:val="18"/>
                <w:szCs w:val="18"/>
              </w:rPr>
              <w:t>Franchise Agreement.</w:t>
            </w:r>
          </w:p>
        </w:tc>
      </w:tr>
      <w:tr w:rsidR="00C811EF" w14:paraId="4838D6CD"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18B231EB" w14:textId="77777777" w:rsidR="00C811EF" w:rsidRDefault="00C811EF">
            <w:pPr>
              <w:pStyle w:val="TableParagraph"/>
              <w:kinsoku w:val="0"/>
              <w:overflowPunct w:val="0"/>
              <w:spacing w:before="199"/>
              <w:ind w:left="79"/>
              <w:rPr>
                <w:spacing w:val="-5"/>
                <w:sz w:val="18"/>
                <w:szCs w:val="18"/>
              </w:rPr>
            </w:pPr>
            <w:r>
              <w:rPr>
                <w:sz w:val="18"/>
                <w:szCs w:val="18"/>
              </w:rPr>
              <w:t>Computer</w:t>
            </w:r>
            <w:r>
              <w:rPr>
                <w:spacing w:val="-3"/>
                <w:sz w:val="18"/>
                <w:szCs w:val="18"/>
              </w:rPr>
              <w:t xml:space="preserve"> </w:t>
            </w:r>
            <w:r>
              <w:rPr>
                <w:sz w:val="18"/>
                <w:szCs w:val="18"/>
              </w:rPr>
              <w:t>Systems</w:t>
            </w:r>
            <w:r>
              <w:rPr>
                <w:spacing w:val="-3"/>
                <w:sz w:val="18"/>
                <w:szCs w:val="18"/>
              </w:rPr>
              <w:t xml:space="preserve"> </w:t>
            </w:r>
            <w:r>
              <w:rPr>
                <w:spacing w:val="-5"/>
                <w:sz w:val="18"/>
                <w:szCs w:val="18"/>
              </w:rPr>
              <w:t>Fee</w:t>
            </w:r>
          </w:p>
        </w:tc>
        <w:tc>
          <w:tcPr>
            <w:tcW w:w="2467" w:type="dxa"/>
            <w:tcBorders>
              <w:top w:val="single" w:sz="6" w:space="0" w:color="000000"/>
              <w:left w:val="single" w:sz="4" w:space="0" w:color="000000"/>
              <w:bottom w:val="single" w:sz="6" w:space="0" w:color="000000"/>
              <w:right w:val="single" w:sz="4" w:space="0" w:color="000000"/>
            </w:tcBorders>
          </w:tcPr>
          <w:p w14:paraId="0731BC45"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1A1069E0" w14:textId="77777777" w:rsidR="00C811EF" w:rsidRPr="00F31D08" w:rsidRDefault="00C811EF">
            <w:pPr>
              <w:pStyle w:val="TableParagraph"/>
              <w:kinsoku w:val="0"/>
              <w:overflowPunct w:val="0"/>
              <w:spacing w:before="199"/>
              <w:ind w:left="79"/>
              <w:rPr>
                <w:spacing w:val="-2"/>
                <w:sz w:val="18"/>
                <w:szCs w:val="18"/>
              </w:rPr>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02BA82CE" w14:textId="2415988B" w:rsidR="00C811EF" w:rsidRDefault="00C811EF" w:rsidP="00CB5590">
            <w:pPr>
              <w:pStyle w:val="TableParagraph"/>
              <w:tabs>
                <w:tab w:val="left" w:pos="921"/>
                <w:tab w:val="left" w:pos="1514"/>
                <w:tab w:val="left" w:pos="1905"/>
                <w:tab w:val="left" w:pos="2394"/>
              </w:tabs>
              <w:kinsoku w:val="0"/>
              <w:overflowPunct w:val="0"/>
              <w:spacing w:before="199"/>
              <w:ind w:left="79" w:right="68"/>
              <w:jc w:val="both"/>
              <w:rPr>
                <w:spacing w:val="-2"/>
                <w:sz w:val="18"/>
                <w:szCs w:val="18"/>
              </w:rPr>
            </w:pPr>
            <w:r>
              <w:rPr>
                <w:spacing w:val="-2"/>
                <w:sz w:val="18"/>
                <w:szCs w:val="18"/>
              </w:rPr>
              <w:t>Section</w:t>
            </w:r>
            <w:r w:rsidR="007847BD">
              <w:rPr>
                <w:sz w:val="18"/>
                <w:szCs w:val="18"/>
              </w:rPr>
              <w:t xml:space="preserve"> </w:t>
            </w:r>
            <w:r>
              <w:rPr>
                <w:spacing w:val="-4"/>
                <w:sz w:val="18"/>
                <w:szCs w:val="18"/>
              </w:rPr>
              <w:t>10.3</w:t>
            </w:r>
            <w:r w:rsidR="007847BD">
              <w:rPr>
                <w:sz w:val="18"/>
                <w:szCs w:val="18"/>
              </w:rPr>
              <w:t xml:space="preserve"> </w:t>
            </w:r>
            <w:r>
              <w:rPr>
                <w:spacing w:val="-6"/>
                <w:sz w:val="18"/>
                <w:szCs w:val="18"/>
              </w:rPr>
              <w:t>of</w:t>
            </w:r>
            <w:r w:rsidR="007847BD">
              <w:rPr>
                <w:sz w:val="18"/>
                <w:szCs w:val="18"/>
              </w:rPr>
              <w:t xml:space="preserve"> </w:t>
            </w:r>
            <w:r>
              <w:rPr>
                <w:spacing w:val="-4"/>
                <w:sz w:val="18"/>
                <w:szCs w:val="18"/>
              </w:rPr>
              <w:t>the</w:t>
            </w:r>
            <w:r w:rsidR="007847BD">
              <w:rPr>
                <w:spacing w:val="-4"/>
                <w:sz w:val="18"/>
                <w:szCs w:val="18"/>
              </w:rPr>
              <w:t xml:space="preserve"> </w:t>
            </w:r>
            <w:r>
              <w:rPr>
                <w:spacing w:val="-2"/>
                <w:sz w:val="18"/>
                <w:szCs w:val="18"/>
              </w:rPr>
              <w:t>Franchise Agreement.</w:t>
            </w:r>
          </w:p>
        </w:tc>
      </w:tr>
      <w:tr w:rsidR="00C811EF" w14:paraId="2ACCA038" w14:textId="77777777">
        <w:trPr>
          <w:trHeight w:val="810"/>
        </w:trPr>
        <w:tc>
          <w:tcPr>
            <w:tcW w:w="2191" w:type="dxa"/>
            <w:tcBorders>
              <w:top w:val="single" w:sz="6" w:space="0" w:color="000000"/>
              <w:left w:val="single" w:sz="4" w:space="0" w:color="000000"/>
              <w:bottom w:val="single" w:sz="6" w:space="0" w:color="000000"/>
              <w:right w:val="single" w:sz="4" w:space="0" w:color="000000"/>
            </w:tcBorders>
          </w:tcPr>
          <w:p w14:paraId="479558A2" w14:textId="77777777" w:rsidR="00C811EF" w:rsidRDefault="00C811EF">
            <w:pPr>
              <w:pStyle w:val="TableParagraph"/>
              <w:kinsoku w:val="0"/>
              <w:overflowPunct w:val="0"/>
              <w:spacing w:before="199"/>
              <w:ind w:left="79"/>
              <w:rPr>
                <w:spacing w:val="-4"/>
                <w:sz w:val="18"/>
                <w:szCs w:val="18"/>
              </w:rPr>
            </w:pPr>
            <w:r>
              <w:rPr>
                <w:sz w:val="18"/>
                <w:szCs w:val="18"/>
              </w:rPr>
              <w:t>Training</w:t>
            </w:r>
            <w:r>
              <w:rPr>
                <w:spacing w:val="-3"/>
                <w:sz w:val="18"/>
                <w:szCs w:val="18"/>
              </w:rPr>
              <w:t xml:space="preserve"> </w:t>
            </w:r>
            <w:r>
              <w:rPr>
                <w:spacing w:val="-4"/>
                <w:sz w:val="18"/>
                <w:szCs w:val="18"/>
              </w:rPr>
              <w:t>Fees</w:t>
            </w:r>
          </w:p>
        </w:tc>
        <w:tc>
          <w:tcPr>
            <w:tcW w:w="2467" w:type="dxa"/>
            <w:tcBorders>
              <w:top w:val="single" w:sz="6" w:space="0" w:color="000000"/>
              <w:left w:val="single" w:sz="4" w:space="0" w:color="000000"/>
              <w:bottom w:val="single" w:sz="6" w:space="0" w:color="000000"/>
              <w:right w:val="single" w:sz="4" w:space="0" w:color="000000"/>
            </w:tcBorders>
          </w:tcPr>
          <w:p w14:paraId="47760762"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16060DDA" w14:textId="77777777" w:rsidR="00C811EF" w:rsidRPr="00F31D08" w:rsidRDefault="00C811EF">
            <w:pPr>
              <w:pStyle w:val="TableParagraph"/>
              <w:kinsoku w:val="0"/>
              <w:overflowPunct w:val="0"/>
              <w:spacing w:before="80"/>
              <w:ind w:left="79"/>
              <w:rPr>
                <w:spacing w:val="-2"/>
                <w:sz w:val="18"/>
                <w:szCs w:val="18"/>
                <w:rPrChange w:id="307" w:author="Matthew Levine" w:date="2025-06-05T20:15:00Z">
                  <w:rPr>
                    <w:spacing w:val="-2"/>
                    <w:sz w:val="20"/>
                    <w:szCs w:val="20"/>
                  </w:rPr>
                </w:rPrChange>
              </w:rPr>
            </w:pPr>
            <w:r w:rsidRPr="00F31D08">
              <w:rPr>
                <w:sz w:val="18"/>
                <w:szCs w:val="18"/>
                <w:rPrChange w:id="308" w:author="Matthew Levine" w:date="2025-06-05T20:15:00Z">
                  <w:rPr>
                    <w:sz w:val="20"/>
                    <w:szCs w:val="20"/>
                  </w:rPr>
                </w:rPrChange>
              </w:rPr>
              <w:t>As</w:t>
            </w:r>
            <w:r w:rsidRPr="00F31D08">
              <w:rPr>
                <w:spacing w:val="-5"/>
                <w:sz w:val="18"/>
                <w:szCs w:val="18"/>
                <w:rPrChange w:id="309" w:author="Matthew Levine" w:date="2025-06-05T20:15:00Z">
                  <w:rPr>
                    <w:spacing w:val="-5"/>
                    <w:sz w:val="20"/>
                    <w:szCs w:val="20"/>
                  </w:rPr>
                </w:rPrChange>
              </w:rPr>
              <w:t xml:space="preserve"> </w:t>
            </w:r>
            <w:r w:rsidRPr="00F31D08">
              <w:rPr>
                <w:spacing w:val="-2"/>
                <w:sz w:val="18"/>
                <w:szCs w:val="18"/>
                <w:rPrChange w:id="310" w:author="Matthew Levine" w:date="2025-06-05T20:15:00Z">
                  <w:rPr>
                    <w:spacing w:val="-2"/>
                    <w:sz w:val="20"/>
                    <w:szCs w:val="20"/>
                  </w:rPr>
                </w:rPrChange>
              </w:rPr>
              <w:t>invoiced</w:t>
            </w:r>
          </w:p>
        </w:tc>
        <w:tc>
          <w:tcPr>
            <w:tcW w:w="3267" w:type="dxa"/>
            <w:tcBorders>
              <w:top w:val="single" w:sz="6" w:space="0" w:color="000000"/>
              <w:left w:val="single" w:sz="4" w:space="0" w:color="000000"/>
              <w:bottom w:val="single" w:sz="6" w:space="0" w:color="000000"/>
              <w:right w:val="single" w:sz="4" w:space="0" w:color="000000"/>
            </w:tcBorders>
          </w:tcPr>
          <w:p w14:paraId="014E101C"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See</w:t>
            </w:r>
            <w:r>
              <w:rPr>
                <w:spacing w:val="80"/>
                <w:sz w:val="18"/>
                <w:szCs w:val="18"/>
              </w:rPr>
              <w:t xml:space="preserve"> </w:t>
            </w:r>
            <w:r>
              <w:rPr>
                <w:sz w:val="18"/>
                <w:szCs w:val="18"/>
              </w:rPr>
              <w:t>Section</w:t>
            </w:r>
            <w:r>
              <w:rPr>
                <w:spacing w:val="80"/>
                <w:sz w:val="18"/>
                <w:szCs w:val="18"/>
              </w:rPr>
              <w:t xml:space="preserve"> </w:t>
            </w:r>
            <w:r>
              <w:rPr>
                <w:sz w:val="18"/>
                <w:szCs w:val="18"/>
              </w:rPr>
              <w:t>6.1</w:t>
            </w:r>
            <w:r>
              <w:rPr>
                <w:spacing w:val="80"/>
                <w:sz w:val="18"/>
                <w:szCs w:val="18"/>
              </w:rPr>
              <w:t xml:space="preserve"> </w:t>
            </w:r>
            <w:r>
              <w:rPr>
                <w:sz w:val="18"/>
                <w:szCs w:val="18"/>
              </w:rPr>
              <w:t>of</w:t>
            </w:r>
            <w:r>
              <w:rPr>
                <w:spacing w:val="80"/>
                <w:sz w:val="18"/>
                <w:szCs w:val="18"/>
              </w:rPr>
              <w:t xml:space="preserve"> </w:t>
            </w:r>
            <w:r>
              <w:rPr>
                <w:sz w:val="18"/>
                <w:szCs w:val="18"/>
              </w:rPr>
              <w:t>the</w:t>
            </w:r>
            <w:r>
              <w:rPr>
                <w:spacing w:val="80"/>
                <w:sz w:val="18"/>
                <w:szCs w:val="18"/>
              </w:rPr>
              <w:t xml:space="preserve"> </w:t>
            </w:r>
            <w:r>
              <w:rPr>
                <w:sz w:val="18"/>
                <w:szCs w:val="18"/>
              </w:rPr>
              <w:t xml:space="preserve">Franchise </w:t>
            </w:r>
            <w:r>
              <w:rPr>
                <w:spacing w:val="-2"/>
                <w:sz w:val="18"/>
                <w:szCs w:val="18"/>
              </w:rPr>
              <w:t>Agreement.</w:t>
            </w:r>
          </w:p>
        </w:tc>
      </w:tr>
      <w:tr w:rsidR="00C811EF" w14:paraId="471D5FAE" w14:textId="77777777">
        <w:trPr>
          <w:trHeight w:val="2049"/>
        </w:trPr>
        <w:tc>
          <w:tcPr>
            <w:tcW w:w="2191" w:type="dxa"/>
            <w:tcBorders>
              <w:top w:val="single" w:sz="6" w:space="0" w:color="000000"/>
              <w:left w:val="single" w:sz="4" w:space="0" w:color="000000"/>
              <w:bottom w:val="single" w:sz="6" w:space="0" w:color="000000"/>
              <w:right w:val="single" w:sz="4" w:space="0" w:color="000000"/>
            </w:tcBorders>
          </w:tcPr>
          <w:p w14:paraId="072B57F8" w14:textId="77777777" w:rsidR="00C811EF" w:rsidRDefault="00C811EF">
            <w:pPr>
              <w:pStyle w:val="TableParagraph"/>
              <w:kinsoku w:val="0"/>
              <w:overflowPunct w:val="0"/>
              <w:spacing w:before="197"/>
              <w:ind w:left="79"/>
              <w:rPr>
                <w:spacing w:val="-2"/>
                <w:sz w:val="18"/>
                <w:szCs w:val="18"/>
              </w:rPr>
            </w:pPr>
            <w:r>
              <w:rPr>
                <w:sz w:val="18"/>
                <w:szCs w:val="18"/>
              </w:rPr>
              <w:t>Annual</w:t>
            </w:r>
            <w:r>
              <w:rPr>
                <w:spacing w:val="-3"/>
                <w:sz w:val="18"/>
                <w:szCs w:val="18"/>
              </w:rPr>
              <w:t xml:space="preserve"> </w:t>
            </w:r>
            <w:r>
              <w:rPr>
                <w:spacing w:val="-2"/>
                <w:sz w:val="18"/>
                <w:szCs w:val="18"/>
              </w:rPr>
              <w:t>Conference</w:t>
            </w:r>
          </w:p>
        </w:tc>
        <w:tc>
          <w:tcPr>
            <w:tcW w:w="2467" w:type="dxa"/>
            <w:tcBorders>
              <w:top w:val="single" w:sz="6" w:space="0" w:color="000000"/>
              <w:left w:val="single" w:sz="4" w:space="0" w:color="000000"/>
              <w:bottom w:val="single" w:sz="6" w:space="0" w:color="000000"/>
              <w:right w:val="single" w:sz="4" w:space="0" w:color="000000"/>
            </w:tcBorders>
          </w:tcPr>
          <w:p w14:paraId="24DA78FC" w14:textId="6B89E3A3" w:rsidR="00C811EF" w:rsidRDefault="00C811EF">
            <w:pPr>
              <w:pStyle w:val="TableParagraph"/>
              <w:tabs>
                <w:tab w:val="left" w:pos="1247"/>
              </w:tabs>
              <w:kinsoku w:val="0"/>
              <w:overflowPunct w:val="0"/>
              <w:spacing w:before="197"/>
              <w:ind w:left="79" w:right="67"/>
              <w:jc w:val="both"/>
              <w:rPr>
                <w:sz w:val="18"/>
                <w:szCs w:val="18"/>
              </w:rPr>
            </w:pPr>
            <w:r>
              <w:rPr>
                <w:sz w:val="18"/>
                <w:szCs w:val="18"/>
              </w:rPr>
              <w:t xml:space="preserve">You are responsible for all travel, accommodation, transportation and living costs, as well as wages and </w:t>
            </w:r>
            <w:r>
              <w:rPr>
                <w:spacing w:val="-2"/>
                <w:sz w:val="18"/>
                <w:szCs w:val="18"/>
              </w:rPr>
              <w:t>other</w:t>
            </w:r>
            <w:r w:rsidR="007847BD">
              <w:rPr>
                <w:sz w:val="18"/>
                <w:szCs w:val="18"/>
              </w:rPr>
              <w:t xml:space="preserve"> </w:t>
            </w:r>
            <w:r>
              <w:rPr>
                <w:spacing w:val="-2"/>
                <w:sz w:val="18"/>
                <w:szCs w:val="18"/>
              </w:rPr>
              <w:t xml:space="preserve">miscellaneous </w:t>
            </w:r>
            <w:r>
              <w:rPr>
                <w:sz w:val="18"/>
                <w:szCs w:val="18"/>
              </w:rPr>
              <w:t>expenses associated with attending the Annual or Regional Conference.</w:t>
            </w:r>
          </w:p>
        </w:tc>
        <w:tc>
          <w:tcPr>
            <w:tcW w:w="1462" w:type="dxa"/>
            <w:tcBorders>
              <w:top w:val="single" w:sz="6" w:space="0" w:color="000000"/>
              <w:left w:val="single" w:sz="4" w:space="0" w:color="000000"/>
              <w:bottom w:val="single" w:sz="6" w:space="0" w:color="000000"/>
              <w:right w:val="single" w:sz="4" w:space="0" w:color="000000"/>
            </w:tcBorders>
          </w:tcPr>
          <w:p w14:paraId="6C6019FF" w14:textId="77777777" w:rsidR="00C811EF" w:rsidRPr="00F31D08" w:rsidRDefault="00C811EF">
            <w:pPr>
              <w:pStyle w:val="TableParagraph"/>
              <w:kinsoku w:val="0"/>
              <w:overflowPunct w:val="0"/>
              <w:spacing w:before="197"/>
              <w:ind w:left="79"/>
              <w:rPr>
                <w:spacing w:val="-2"/>
                <w:sz w:val="18"/>
                <w:szCs w:val="18"/>
              </w:rPr>
            </w:pPr>
            <w:r w:rsidRPr="00F31D08">
              <w:rPr>
                <w:sz w:val="18"/>
                <w:szCs w:val="18"/>
              </w:rPr>
              <w:t>As</w:t>
            </w:r>
            <w:r w:rsidRPr="00F31D08">
              <w:rPr>
                <w:spacing w:val="1"/>
                <w:sz w:val="18"/>
                <w:szCs w:val="18"/>
              </w:rPr>
              <w:t xml:space="preserve"> </w:t>
            </w:r>
            <w:r w:rsidRPr="00F31D08">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3DD247E8" w14:textId="77777777" w:rsidR="00C811EF" w:rsidRDefault="00C811EF" w:rsidP="00CB5590">
            <w:pPr>
              <w:pStyle w:val="TableParagraph"/>
              <w:kinsoku w:val="0"/>
              <w:overflowPunct w:val="0"/>
              <w:spacing w:before="197"/>
              <w:ind w:left="79" w:right="32"/>
              <w:jc w:val="both"/>
              <w:rPr>
                <w:spacing w:val="-2"/>
                <w:sz w:val="18"/>
                <w:szCs w:val="18"/>
              </w:rPr>
            </w:pPr>
            <w:r>
              <w:rPr>
                <w:sz w:val="18"/>
                <w:szCs w:val="18"/>
              </w:rPr>
              <w:t>See</w:t>
            </w:r>
            <w:r>
              <w:rPr>
                <w:spacing w:val="80"/>
                <w:sz w:val="18"/>
                <w:szCs w:val="18"/>
              </w:rPr>
              <w:t xml:space="preserve"> </w:t>
            </w:r>
            <w:r>
              <w:rPr>
                <w:sz w:val="18"/>
                <w:szCs w:val="18"/>
              </w:rPr>
              <w:t>Section</w:t>
            </w:r>
            <w:r>
              <w:rPr>
                <w:spacing w:val="80"/>
                <w:sz w:val="18"/>
                <w:szCs w:val="18"/>
              </w:rPr>
              <w:t xml:space="preserve"> </w:t>
            </w:r>
            <w:r>
              <w:rPr>
                <w:sz w:val="18"/>
                <w:szCs w:val="18"/>
              </w:rPr>
              <w:t>6.5</w:t>
            </w:r>
            <w:r>
              <w:rPr>
                <w:spacing w:val="80"/>
                <w:sz w:val="18"/>
                <w:szCs w:val="18"/>
              </w:rPr>
              <w:t xml:space="preserve"> </w:t>
            </w:r>
            <w:r>
              <w:rPr>
                <w:sz w:val="18"/>
                <w:szCs w:val="18"/>
              </w:rPr>
              <w:t>of</w:t>
            </w:r>
            <w:r>
              <w:rPr>
                <w:spacing w:val="80"/>
                <w:sz w:val="18"/>
                <w:szCs w:val="18"/>
              </w:rPr>
              <w:t xml:space="preserve"> </w:t>
            </w:r>
            <w:r>
              <w:rPr>
                <w:sz w:val="18"/>
                <w:szCs w:val="18"/>
              </w:rPr>
              <w:t>the</w:t>
            </w:r>
            <w:r>
              <w:rPr>
                <w:spacing w:val="80"/>
                <w:sz w:val="18"/>
                <w:szCs w:val="18"/>
              </w:rPr>
              <w:t xml:space="preserve"> </w:t>
            </w:r>
            <w:r>
              <w:rPr>
                <w:sz w:val="18"/>
                <w:szCs w:val="18"/>
              </w:rPr>
              <w:t xml:space="preserve">Franchise </w:t>
            </w:r>
            <w:r>
              <w:rPr>
                <w:spacing w:val="-2"/>
                <w:sz w:val="18"/>
                <w:szCs w:val="18"/>
              </w:rPr>
              <w:t>Agreement.</w:t>
            </w:r>
          </w:p>
        </w:tc>
      </w:tr>
      <w:tr w:rsidR="00C811EF" w14:paraId="7C861C7D" w14:textId="77777777">
        <w:trPr>
          <w:trHeight w:val="810"/>
        </w:trPr>
        <w:tc>
          <w:tcPr>
            <w:tcW w:w="2191" w:type="dxa"/>
            <w:tcBorders>
              <w:top w:val="single" w:sz="6" w:space="0" w:color="000000"/>
              <w:left w:val="single" w:sz="4" w:space="0" w:color="000000"/>
              <w:bottom w:val="single" w:sz="6" w:space="0" w:color="000000"/>
              <w:right w:val="single" w:sz="4" w:space="0" w:color="000000"/>
            </w:tcBorders>
          </w:tcPr>
          <w:p w14:paraId="4CEC6C3A" w14:textId="77777777" w:rsidR="00C811EF" w:rsidRDefault="00C811EF">
            <w:pPr>
              <w:pStyle w:val="TableParagraph"/>
              <w:kinsoku w:val="0"/>
              <w:overflowPunct w:val="0"/>
              <w:spacing w:before="199"/>
              <w:ind w:left="79"/>
              <w:rPr>
                <w:spacing w:val="-4"/>
                <w:sz w:val="18"/>
                <w:szCs w:val="18"/>
              </w:rPr>
            </w:pPr>
            <w:r>
              <w:rPr>
                <w:sz w:val="18"/>
                <w:szCs w:val="18"/>
              </w:rPr>
              <w:t>Reimbursement</w:t>
            </w:r>
            <w:r>
              <w:rPr>
                <w:spacing w:val="-15"/>
                <w:sz w:val="18"/>
                <w:szCs w:val="18"/>
              </w:rPr>
              <w:t xml:space="preserve"> </w:t>
            </w:r>
            <w:r>
              <w:rPr>
                <w:sz w:val="18"/>
                <w:szCs w:val="18"/>
              </w:rPr>
              <w:t>for</w:t>
            </w:r>
            <w:r>
              <w:rPr>
                <w:spacing w:val="-12"/>
                <w:sz w:val="18"/>
                <w:szCs w:val="18"/>
              </w:rPr>
              <w:t xml:space="preserve"> </w:t>
            </w:r>
            <w:r>
              <w:rPr>
                <w:sz w:val="18"/>
                <w:szCs w:val="18"/>
              </w:rPr>
              <w:t xml:space="preserve">Legal </w:t>
            </w:r>
            <w:r>
              <w:rPr>
                <w:spacing w:val="-4"/>
                <w:sz w:val="18"/>
                <w:szCs w:val="18"/>
              </w:rPr>
              <w:t>Fees</w:t>
            </w:r>
          </w:p>
        </w:tc>
        <w:tc>
          <w:tcPr>
            <w:tcW w:w="2467" w:type="dxa"/>
            <w:tcBorders>
              <w:top w:val="single" w:sz="6" w:space="0" w:color="000000"/>
              <w:left w:val="single" w:sz="4" w:space="0" w:color="000000"/>
              <w:bottom w:val="single" w:sz="6" w:space="0" w:color="000000"/>
              <w:right w:val="single" w:sz="4" w:space="0" w:color="000000"/>
            </w:tcBorders>
          </w:tcPr>
          <w:p w14:paraId="2500DAFE"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2CDE07A9"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5CD89983"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See</w:t>
            </w:r>
            <w:r>
              <w:rPr>
                <w:spacing w:val="40"/>
                <w:sz w:val="18"/>
                <w:szCs w:val="18"/>
              </w:rPr>
              <w:t xml:space="preserve"> </w:t>
            </w:r>
            <w:r>
              <w:rPr>
                <w:sz w:val="18"/>
                <w:szCs w:val="18"/>
              </w:rPr>
              <w:t>Section</w:t>
            </w:r>
            <w:r>
              <w:rPr>
                <w:spacing w:val="40"/>
                <w:sz w:val="18"/>
                <w:szCs w:val="18"/>
              </w:rPr>
              <w:t xml:space="preserve"> </w:t>
            </w:r>
            <w:r>
              <w:rPr>
                <w:sz w:val="18"/>
                <w:szCs w:val="18"/>
              </w:rPr>
              <w:t>7.17</w:t>
            </w:r>
            <w:r>
              <w:rPr>
                <w:spacing w:val="40"/>
                <w:sz w:val="18"/>
                <w:szCs w:val="18"/>
              </w:rPr>
              <w:t xml:space="preserve"> </w:t>
            </w:r>
            <w:r>
              <w:rPr>
                <w:sz w:val="18"/>
                <w:szCs w:val="18"/>
              </w:rPr>
              <w:t>of</w:t>
            </w:r>
            <w:r>
              <w:rPr>
                <w:spacing w:val="40"/>
                <w:sz w:val="18"/>
                <w:szCs w:val="18"/>
              </w:rPr>
              <w:t xml:space="preserve"> </w:t>
            </w:r>
            <w:r>
              <w:rPr>
                <w:sz w:val="18"/>
                <w:szCs w:val="18"/>
              </w:rPr>
              <w:t>the</w:t>
            </w:r>
            <w:r>
              <w:rPr>
                <w:spacing w:val="40"/>
                <w:sz w:val="18"/>
                <w:szCs w:val="18"/>
              </w:rPr>
              <w:t xml:space="preserve"> </w:t>
            </w:r>
            <w:r>
              <w:rPr>
                <w:sz w:val="18"/>
                <w:szCs w:val="18"/>
              </w:rPr>
              <w:t xml:space="preserve">Franchise </w:t>
            </w:r>
            <w:r>
              <w:rPr>
                <w:spacing w:val="-2"/>
                <w:sz w:val="18"/>
                <w:szCs w:val="18"/>
              </w:rPr>
              <w:t>Agreement.</w:t>
            </w:r>
          </w:p>
        </w:tc>
      </w:tr>
    </w:tbl>
    <w:p w14:paraId="3FFFE8D0"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579341B6" w14:textId="77777777" w:rsidR="00C811EF" w:rsidRDefault="00C811EF">
      <w:pPr>
        <w:pStyle w:val="BodyText"/>
        <w:kinsoku w:val="0"/>
        <w:overflowPunct w:val="0"/>
        <w:rPr>
          <w:b/>
          <w:bCs/>
        </w:rPr>
      </w:pPr>
    </w:p>
    <w:p w14:paraId="474CCE44" w14:textId="77777777" w:rsidR="00C811EF" w:rsidRDefault="00C811EF">
      <w:pPr>
        <w:pStyle w:val="BodyText"/>
        <w:kinsoku w:val="0"/>
        <w:overflowPunct w:val="0"/>
        <w:rPr>
          <w:b/>
          <w:bCs/>
        </w:rPr>
      </w:pPr>
    </w:p>
    <w:p w14:paraId="6891D6CD" w14:textId="77777777" w:rsidR="00C811EF" w:rsidRDefault="00C811EF">
      <w:pPr>
        <w:pStyle w:val="BodyText"/>
        <w:kinsoku w:val="0"/>
        <w:overflowPunct w:val="0"/>
        <w:rPr>
          <w:b/>
          <w:bCs/>
        </w:rPr>
      </w:pPr>
    </w:p>
    <w:p w14:paraId="3DEA56FB" w14:textId="77777777" w:rsidR="00C811EF" w:rsidRDefault="00C811EF">
      <w:pPr>
        <w:pStyle w:val="BodyText"/>
        <w:kinsoku w:val="0"/>
        <w:overflowPunct w:val="0"/>
        <w:spacing w:before="118" w:after="1"/>
        <w:rPr>
          <w:b/>
          <w:bCs/>
        </w:rPr>
      </w:pPr>
    </w:p>
    <w:tbl>
      <w:tblPr>
        <w:tblW w:w="0" w:type="auto"/>
        <w:tblInd w:w="946" w:type="dxa"/>
        <w:tblLayout w:type="fixed"/>
        <w:tblCellMar>
          <w:left w:w="0" w:type="dxa"/>
          <w:right w:w="0" w:type="dxa"/>
        </w:tblCellMar>
        <w:tblLook w:val="0000" w:firstRow="0" w:lastRow="0" w:firstColumn="0" w:lastColumn="0" w:noHBand="0" w:noVBand="0"/>
      </w:tblPr>
      <w:tblGrid>
        <w:gridCol w:w="2191"/>
        <w:gridCol w:w="2467"/>
        <w:gridCol w:w="1462"/>
        <w:gridCol w:w="3267"/>
      </w:tblGrid>
      <w:tr w:rsidR="00C811EF" w14:paraId="543051BD" w14:textId="77777777">
        <w:trPr>
          <w:trHeight w:val="603"/>
        </w:trPr>
        <w:tc>
          <w:tcPr>
            <w:tcW w:w="2191" w:type="dxa"/>
            <w:tcBorders>
              <w:top w:val="single" w:sz="4" w:space="0" w:color="000000"/>
              <w:left w:val="single" w:sz="4" w:space="0" w:color="000000"/>
              <w:bottom w:val="single" w:sz="6" w:space="0" w:color="000000"/>
              <w:right w:val="single" w:sz="4" w:space="0" w:color="000000"/>
            </w:tcBorders>
            <w:shd w:val="clear" w:color="auto" w:fill="F3F3F3"/>
          </w:tcPr>
          <w:p w14:paraId="6217B339" w14:textId="77777777" w:rsidR="00C811EF" w:rsidRDefault="00C811EF">
            <w:pPr>
              <w:pStyle w:val="TableParagraph"/>
              <w:kinsoku w:val="0"/>
              <w:overflowPunct w:val="0"/>
              <w:spacing w:before="197"/>
              <w:ind w:left="390"/>
              <w:rPr>
                <w:b/>
                <w:bCs/>
                <w:spacing w:val="-10"/>
                <w:position w:val="6"/>
                <w:sz w:val="12"/>
                <w:szCs w:val="12"/>
              </w:rPr>
            </w:pPr>
            <w:r>
              <w:rPr>
                <w:b/>
                <w:bCs/>
                <w:sz w:val="18"/>
                <w:szCs w:val="18"/>
              </w:rPr>
              <w:t>Name</w:t>
            </w:r>
            <w:r>
              <w:rPr>
                <w:b/>
                <w:bCs/>
                <w:spacing w:val="-1"/>
                <w:sz w:val="18"/>
                <w:szCs w:val="18"/>
              </w:rPr>
              <w:t xml:space="preserve"> </w:t>
            </w:r>
            <w:r>
              <w:rPr>
                <w:b/>
                <w:bCs/>
                <w:sz w:val="18"/>
                <w:szCs w:val="18"/>
              </w:rPr>
              <w:t>of</w:t>
            </w:r>
            <w:r>
              <w:rPr>
                <w:b/>
                <w:bCs/>
                <w:spacing w:val="-1"/>
                <w:sz w:val="18"/>
                <w:szCs w:val="18"/>
              </w:rPr>
              <w:t xml:space="preserve"> </w:t>
            </w:r>
            <w:r>
              <w:rPr>
                <w:b/>
                <w:bCs/>
                <w:sz w:val="18"/>
                <w:szCs w:val="18"/>
              </w:rPr>
              <w:t>Fee</w:t>
            </w:r>
            <w:r>
              <w:rPr>
                <w:b/>
                <w:bCs/>
                <w:position w:val="6"/>
                <w:sz w:val="12"/>
                <w:szCs w:val="12"/>
              </w:rPr>
              <w:t>1,</w:t>
            </w:r>
            <w:r>
              <w:rPr>
                <w:b/>
                <w:bCs/>
                <w:spacing w:val="-4"/>
                <w:position w:val="6"/>
                <w:sz w:val="12"/>
                <w:szCs w:val="12"/>
              </w:rPr>
              <w:t xml:space="preserve"> </w:t>
            </w:r>
            <w:r>
              <w:rPr>
                <w:b/>
                <w:bCs/>
                <w:position w:val="6"/>
                <w:sz w:val="12"/>
                <w:szCs w:val="12"/>
              </w:rPr>
              <w:t xml:space="preserve">2, </w:t>
            </w:r>
            <w:r>
              <w:rPr>
                <w:b/>
                <w:bCs/>
                <w:spacing w:val="-10"/>
                <w:position w:val="6"/>
                <w:sz w:val="12"/>
                <w:szCs w:val="12"/>
              </w:rPr>
              <w:t>3</w:t>
            </w:r>
          </w:p>
        </w:tc>
        <w:tc>
          <w:tcPr>
            <w:tcW w:w="2467" w:type="dxa"/>
            <w:tcBorders>
              <w:top w:val="single" w:sz="4" w:space="0" w:color="000000"/>
              <w:left w:val="single" w:sz="4" w:space="0" w:color="000000"/>
              <w:bottom w:val="single" w:sz="6" w:space="0" w:color="000000"/>
              <w:right w:val="single" w:sz="4" w:space="0" w:color="000000"/>
            </w:tcBorders>
            <w:shd w:val="clear" w:color="auto" w:fill="F3F3F3"/>
          </w:tcPr>
          <w:p w14:paraId="42437BF5" w14:textId="77777777" w:rsidR="00C811EF" w:rsidRDefault="00C811EF">
            <w:pPr>
              <w:pStyle w:val="TableParagraph"/>
              <w:kinsoku w:val="0"/>
              <w:overflowPunct w:val="0"/>
              <w:spacing w:before="200"/>
              <w:ind w:left="9"/>
              <w:jc w:val="center"/>
              <w:rPr>
                <w:b/>
                <w:bCs/>
                <w:spacing w:val="-2"/>
                <w:sz w:val="18"/>
                <w:szCs w:val="18"/>
              </w:rPr>
            </w:pPr>
            <w:r>
              <w:rPr>
                <w:b/>
                <w:bCs/>
                <w:spacing w:val="-2"/>
                <w:sz w:val="18"/>
                <w:szCs w:val="18"/>
              </w:rPr>
              <w:t>Amount</w:t>
            </w:r>
          </w:p>
        </w:tc>
        <w:tc>
          <w:tcPr>
            <w:tcW w:w="1462" w:type="dxa"/>
            <w:tcBorders>
              <w:top w:val="single" w:sz="4" w:space="0" w:color="000000"/>
              <w:left w:val="single" w:sz="4" w:space="0" w:color="000000"/>
              <w:bottom w:val="single" w:sz="6" w:space="0" w:color="000000"/>
              <w:right w:val="single" w:sz="4" w:space="0" w:color="000000"/>
            </w:tcBorders>
            <w:shd w:val="clear" w:color="auto" w:fill="F3F3F3"/>
          </w:tcPr>
          <w:p w14:paraId="31F72F36" w14:textId="77777777" w:rsidR="00C811EF" w:rsidRDefault="00C811EF">
            <w:pPr>
              <w:pStyle w:val="TableParagraph"/>
              <w:kinsoku w:val="0"/>
              <w:overflowPunct w:val="0"/>
              <w:spacing w:before="200"/>
              <w:ind w:left="341"/>
              <w:rPr>
                <w:b/>
                <w:bCs/>
                <w:spacing w:val="-4"/>
                <w:sz w:val="18"/>
                <w:szCs w:val="18"/>
              </w:rPr>
            </w:pPr>
            <w:r>
              <w:rPr>
                <w:b/>
                <w:bCs/>
                <w:sz w:val="18"/>
                <w:szCs w:val="18"/>
              </w:rPr>
              <w:t>Due</w:t>
            </w:r>
            <w:r>
              <w:rPr>
                <w:b/>
                <w:bCs/>
                <w:spacing w:val="-1"/>
                <w:sz w:val="18"/>
                <w:szCs w:val="18"/>
              </w:rPr>
              <w:t xml:space="preserve"> </w:t>
            </w:r>
            <w:r>
              <w:rPr>
                <w:b/>
                <w:bCs/>
                <w:spacing w:val="-4"/>
                <w:sz w:val="18"/>
                <w:szCs w:val="18"/>
              </w:rPr>
              <w:t>Date</w:t>
            </w:r>
          </w:p>
        </w:tc>
        <w:tc>
          <w:tcPr>
            <w:tcW w:w="3267" w:type="dxa"/>
            <w:tcBorders>
              <w:top w:val="single" w:sz="4" w:space="0" w:color="000000"/>
              <w:left w:val="single" w:sz="4" w:space="0" w:color="000000"/>
              <w:bottom w:val="single" w:sz="6" w:space="0" w:color="000000"/>
              <w:right w:val="single" w:sz="4" w:space="0" w:color="000000"/>
            </w:tcBorders>
            <w:shd w:val="clear" w:color="auto" w:fill="F3F3F3"/>
          </w:tcPr>
          <w:p w14:paraId="72DAEFD9" w14:textId="77777777" w:rsidR="00C811EF" w:rsidRDefault="00C811EF">
            <w:pPr>
              <w:pStyle w:val="TableParagraph"/>
              <w:kinsoku w:val="0"/>
              <w:overflowPunct w:val="0"/>
              <w:spacing w:before="200"/>
              <w:ind w:left="5"/>
              <w:jc w:val="center"/>
              <w:rPr>
                <w:b/>
                <w:bCs/>
                <w:spacing w:val="-2"/>
                <w:sz w:val="18"/>
                <w:szCs w:val="18"/>
              </w:rPr>
            </w:pPr>
            <w:r>
              <w:rPr>
                <w:b/>
                <w:bCs/>
                <w:spacing w:val="-2"/>
                <w:sz w:val="18"/>
                <w:szCs w:val="18"/>
              </w:rPr>
              <w:t>Remarks</w:t>
            </w:r>
          </w:p>
        </w:tc>
      </w:tr>
      <w:tr w:rsidR="00C811EF" w14:paraId="32F4F491" w14:textId="77777777">
        <w:trPr>
          <w:trHeight w:val="2017"/>
        </w:trPr>
        <w:tc>
          <w:tcPr>
            <w:tcW w:w="2191" w:type="dxa"/>
            <w:tcBorders>
              <w:top w:val="single" w:sz="6" w:space="0" w:color="000000"/>
              <w:left w:val="single" w:sz="4" w:space="0" w:color="000000"/>
              <w:bottom w:val="single" w:sz="6" w:space="0" w:color="000000"/>
              <w:right w:val="single" w:sz="4" w:space="0" w:color="000000"/>
            </w:tcBorders>
          </w:tcPr>
          <w:p w14:paraId="5CBCADE1" w14:textId="77777777" w:rsidR="00C811EF" w:rsidRDefault="00C811EF">
            <w:pPr>
              <w:pStyle w:val="TableParagraph"/>
              <w:kinsoku w:val="0"/>
              <w:overflowPunct w:val="0"/>
              <w:spacing w:before="199"/>
              <w:ind w:left="79"/>
              <w:rPr>
                <w:sz w:val="18"/>
                <w:szCs w:val="18"/>
              </w:rPr>
            </w:pPr>
            <w:r>
              <w:rPr>
                <w:sz w:val="18"/>
                <w:szCs w:val="18"/>
              </w:rPr>
              <w:t>Cost</w:t>
            </w:r>
            <w:r>
              <w:rPr>
                <w:spacing w:val="40"/>
                <w:sz w:val="18"/>
                <w:szCs w:val="18"/>
              </w:rPr>
              <w:t xml:space="preserve"> </w:t>
            </w:r>
            <w:r>
              <w:rPr>
                <w:sz w:val="18"/>
                <w:szCs w:val="18"/>
              </w:rPr>
              <w:t>of</w:t>
            </w:r>
            <w:r>
              <w:rPr>
                <w:spacing w:val="40"/>
                <w:sz w:val="18"/>
                <w:szCs w:val="18"/>
              </w:rPr>
              <w:t xml:space="preserve"> </w:t>
            </w:r>
            <w:r>
              <w:rPr>
                <w:sz w:val="18"/>
                <w:szCs w:val="18"/>
              </w:rPr>
              <w:t>Accounting</w:t>
            </w:r>
            <w:r>
              <w:rPr>
                <w:spacing w:val="40"/>
                <w:sz w:val="18"/>
                <w:szCs w:val="18"/>
              </w:rPr>
              <w:t xml:space="preserve"> </w:t>
            </w:r>
            <w:r>
              <w:rPr>
                <w:sz w:val="18"/>
                <w:szCs w:val="18"/>
              </w:rPr>
              <w:t>and Bookkeeping Services</w:t>
            </w:r>
          </w:p>
        </w:tc>
        <w:tc>
          <w:tcPr>
            <w:tcW w:w="2467" w:type="dxa"/>
            <w:tcBorders>
              <w:top w:val="single" w:sz="6" w:space="0" w:color="000000"/>
              <w:left w:val="single" w:sz="4" w:space="0" w:color="000000"/>
              <w:bottom w:val="single" w:sz="6" w:space="0" w:color="000000"/>
              <w:right w:val="single" w:sz="4" w:space="0" w:color="000000"/>
            </w:tcBorders>
          </w:tcPr>
          <w:p w14:paraId="4D6771FF" w14:textId="15FE63B9" w:rsidR="00C811EF" w:rsidRDefault="00C811EF" w:rsidP="00CE2948">
            <w:pPr>
              <w:pStyle w:val="TableParagraph"/>
              <w:tabs>
                <w:tab w:val="left" w:pos="1358"/>
                <w:tab w:val="left" w:pos="1727"/>
                <w:tab w:val="left" w:pos="2037"/>
              </w:tabs>
              <w:kinsoku w:val="0"/>
              <w:overflowPunct w:val="0"/>
              <w:spacing w:before="79"/>
              <w:ind w:left="79" w:right="67"/>
              <w:jc w:val="both"/>
              <w:rPr>
                <w:spacing w:val="-2"/>
                <w:sz w:val="18"/>
                <w:szCs w:val="18"/>
              </w:rPr>
            </w:pPr>
            <w:r>
              <w:rPr>
                <w:sz w:val="18"/>
                <w:szCs w:val="18"/>
              </w:rPr>
              <w:t xml:space="preserve">The cost of accounting and </w:t>
            </w:r>
            <w:r>
              <w:rPr>
                <w:spacing w:val="-2"/>
                <w:sz w:val="18"/>
                <w:szCs w:val="18"/>
              </w:rPr>
              <w:t>bookkeeping</w:t>
            </w:r>
            <w:r w:rsidR="007847BD">
              <w:rPr>
                <w:spacing w:val="-2"/>
                <w:sz w:val="18"/>
                <w:szCs w:val="18"/>
              </w:rPr>
              <w:t xml:space="preserve"> </w:t>
            </w:r>
            <w:r>
              <w:rPr>
                <w:spacing w:val="-2"/>
                <w:sz w:val="18"/>
                <w:szCs w:val="18"/>
              </w:rPr>
              <w:t xml:space="preserve">services </w:t>
            </w:r>
            <w:r>
              <w:rPr>
                <w:sz w:val="18"/>
                <w:szCs w:val="18"/>
              </w:rPr>
              <w:t xml:space="preserve">required for the Franchised </w:t>
            </w:r>
            <w:r>
              <w:rPr>
                <w:spacing w:val="-2"/>
                <w:sz w:val="18"/>
                <w:szCs w:val="18"/>
              </w:rPr>
              <w:t>Business</w:t>
            </w:r>
            <w:r w:rsidR="007847BD">
              <w:rPr>
                <w:spacing w:val="-2"/>
                <w:sz w:val="18"/>
                <w:szCs w:val="18"/>
              </w:rPr>
              <w:t xml:space="preserve"> </w:t>
            </w:r>
            <w:r>
              <w:rPr>
                <w:spacing w:val="-6"/>
                <w:sz w:val="18"/>
                <w:szCs w:val="18"/>
              </w:rPr>
              <w:t>is</w:t>
            </w:r>
            <w:r w:rsidR="007847BD">
              <w:rPr>
                <w:sz w:val="18"/>
                <w:szCs w:val="18"/>
              </w:rPr>
              <w:t xml:space="preserve"> </w:t>
            </w:r>
            <w:r>
              <w:rPr>
                <w:spacing w:val="-4"/>
                <w:sz w:val="18"/>
                <w:szCs w:val="18"/>
              </w:rPr>
              <w:t xml:space="preserve">your </w:t>
            </w:r>
            <w:r>
              <w:rPr>
                <w:sz w:val="18"/>
                <w:szCs w:val="18"/>
              </w:rPr>
              <w:t xml:space="preserve">responsibility and may vary </w:t>
            </w:r>
            <w:r>
              <w:rPr>
                <w:spacing w:val="-2"/>
                <w:sz w:val="18"/>
                <w:szCs w:val="18"/>
              </w:rPr>
              <w:t>substantially</w:t>
            </w:r>
            <w:r>
              <w:rPr>
                <w:spacing w:val="-4"/>
                <w:sz w:val="18"/>
                <w:szCs w:val="18"/>
              </w:rPr>
              <w:t xml:space="preserve"> </w:t>
            </w:r>
            <w:r>
              <w:rPr>
                <w:spacing w:val="-2"/>
                <w:sz w:val="18"/>
                <w:szCs w:val="18"/>
              </w:rPr>
              <w:t>depending</w:t>
            </w:r>
            <w:r>
              <w:rPr>
                <w:spacing w:val="-6"/>
                <w:sz w:val="18"/>
                <w:szCs w:val="18"/>
              </w:rPr>
              <w:t xml:space="preserve"> </w:t>
            </w:r>
            <w:r>
              <w:rPr>
                <w:spacing w:val="-2"/>
                <w:sz w:val="18"/>
                <w:szCs w:val="18"/>
              </w:rPr>
              <w:t xml:space="preserve">upon </w:t>
            </w:r>
            <w:r>
              <w:rPr>
                <w:sz w:val="18"/>
                <w:szCs w:val="18"/>
              </w:rPr>
              <w:t>various</w:t>
            </w:r>
            <w:r>
              <w:rPr>
                <w:spacing w:val="-4"/>
                <w:sz w:val="18"/>
                <w:szCs w:val="18"/>
              </w:rPr>
              <w:t xml:space="preserve"> </w:t>
            </w:r>
            <w:r>
              <w:rPr>
                <w:sz w:val="18"/>
                <w:szCs w:val="18"/>
              </w:rPr>
              <w:t>factors,</w:t>
            </w:r>
            <w:r>
              <w:rPr>
                <w:spacing w:val="-4"/>
                <w:sz w:val="18"/>
                <w:szCs w:val="18"/>
              </w:rPr>
              <w:t xml:space="preserve"> </w:t>
            </w:r>
            <w:r>
              <w:rPr>
                <w:sz w:val="18"/>
                <w:szCs w:val="18"/>
              </w:rPr>
              <w:t>including</w:t>
            </w:r>
            <w:r>
              <w:rPr>
                <w:spacing w:val="-4"/>
                <w:sz w:val="18"/>
                <w:szCs w:val="18"/>
              </w:rPr>
              <w:t xml:space="preserve"> </w:t>
            </w:r>
            <w:r>
              <w:rPr>
                <w:sz w:val="18"/>
                <w:szCs w:val="18"/>
              </w:rPr>
              <w:t xml:space="preserve">the demand by you for such </w:t>
            </w:r>
            <w:r>
              <w:rPr>
                <w:spacing w:val="-2"/>
                <w:sz w:val="18"/>
                <w:szCs w:val="18"/>
              </w:rPr>
              <w:t>services.</w:t>
            </w:r>
          </w:p>
        </w:tc>
        <w:tc>
          <w:tcPr>
            <w:tcW w:w="1462" w:type="dxa"/>
            <w:tcBorders>
              <w:top w:val="single" w:sz="6" w:space="0" w:color="000000"/>
              <w:left w:val="single" w:sz="4" w:space="0" w:color="000000"/>
              <w:bottom w:val="single" w:sz="6" w:space="0" w:color="000000"/>
              <w:right w:val="single" w:sz="4" w:space="0" w:color="000000"/>
            </w:tcBorders>
          </w:tcPr>
          <w:p w14:paraId="148D14A3"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035D7242"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See</w:t>
            </w:r>
            <w:r>
              <w:rPr>
                <w:spacing w:val="40"/>
                <w:sz w:val="18"/>
                <w:szCs w:val="18"/>
              </w:rPr>
              <w:t xml:space="preserve"> </w:t>
            </w:r>
            <w:r>
              <w:rPr>
                <w:sz w:val="18"/>
                <w:szCs w:val="18"/>
              </w:rPr>
              <w:t>Section</w:t>
            </w:r>
            <w:r>
              <w:rPr>
                <w:spacing w:val="40"/>
                <w:sz w:val="18"/>
                <w:szCs w:val="18"/>
              </w:rPr>
              <w:t xml:space="preserve"> </w:t>
            </w:r>
            <w:r>
              <w:rPr>
                <w:sz w:val="18"/>
                <w:szCs w:val="18"/>
              </w:rPr>
              <w:t>7.13</w:t>
            </w:r>
            <w:r>
              <w:rPr>
                <w:spacing w:val="40"/>
                <w:sz w:val="18"/>
                <w:szCs w:val="18"/>
              </w:rPr>
              <w:t xml:space="preserve"> </w:t>
            </w:r>
            <w:r>
              <w:rPr>
                <w:sz w:val="18"/>
                <w:szCs w:val="18"/>
              </w:rPr>
              <w:t>of</w:t>
            </w:r>
            <w:r>
              <w:rPr>
                <w:spacing w:val="40"/>
                <w:sz w:val="18"/>
                <w:szCs w:val="18"/>
              </w:rPr>
              <w:t xml:space="preserve"> </w:t>
            </w:r>
            <w:r>
              <w:rPr>
                <w:sz w:val="18"/>
                <w:szCs w:val="18"/>
              </w:rPr>
              <w:t>the</w:t>
            </w:r>
            <w:r>
              <w:rPr>
                <w:spacing w:val="40"/>
                <w:sz w:val="18"/>
                <w:szCs w:val="18"/>
              </w:rPr>
              <w:t xml:space="preserve"> </w:t>
            </w:r>
            <w:r>
              <w:rPr>
                <w:sz w:val="18"/>
                <w:szCs w:val="18"/>
              </w:rPr>
              <w:t xml:space="preserve">Franchise </w:t>
            </w:r>
            <w:r>
              <w:rPr>
                <w:spacing w:val="-2"/>
                <w:sz w:val="18"/>
                <w:szCs w:val="18"/>
              </w:rPr>
              <w:t>Agreement.</w:t>
            </w:r>
          </w:p>
        </w:tc>
      </w:tr>
      <w:tr w:rsidR="00C811EF" w14:paraId="31ABD340" w14:textId="77777777">
        <w:trPr>
          <w:trHeight w:val="808"/>
        </w:trPr>
        <w:tc>
          <w:tcPr>
            <w:tcW w:w="2191" w:type="dxa"/>
            <w:tcBorders>
              <w:top w:val="single" w:sz="6" w:space="0" w:color="000000"/>
              <w:left w:val="single" w:sz="4" w:space="0" w:color="000000"/>
              <w:bottom w:val="single" w:sz="6" w:space="0" w:color="000000"/>
              <w:right w:val="single" w:sz="4" w:space="0" w:color="000000"/>
            </w:tcBorders>
          </w:tcPr>
          <w:p w14:paraId="7A57270E" w14:textId="77777777" w:rsidR="00C811EF" w:rsidRDefault="00C811EF">
            <w:pPr>
              <w:pStyle w:val="TableParagraph"/>
              <w:kinsoku w:val="0"/>
              <w:overflowPunct w:val="0"/>
              <w:spacing w:before="199"/>
              <w:ind w:left="79"/>
              <w:rPr>
                <w:spacing w:val="-2"/>
                <w:sz w:val="18"/>
                <w:szCs w:val="18"/>
              </w:rPr>
            </w:pPr>
            <w:r>
              <w:rPr>
                <w:spacing w:val="-2"/>
                <w:sz w:val="18"/>
                <w:szCs w:val="18"/>
              </w:rPr>
              <w:t>Indemnity</w:t>
            </w:r>
          </w:p>
        </w:tc>
        <w:tc>
          <w:tcPr>
            <w:tcW w:w="2467" w:type="dxa"/>
            <w:tcBorders>
              <w:top w:val="single" w:sz="6" w:space="0" w:color="000000"/>
              <w:left w:val="single" w:sz="4" w:space="0" w:color="000000"/>
              <w:bottom w:val="single" w:sz="6" w:space="0" w:color="000000"/>
              <w:right w:val="single" w:sz="4" w:space="0" w:color="000000"/>
            </w:tcBorders>
          </w:tcPr>
          <w:p w14:paraId="7C822FC1"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296F0011"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226256E2"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See</w:t>
            </w:r>
            <w:r>
              <w:rPr>
                <w:spacing w:val="80"/>
                <w:sz w:val="18"/>
                <w:szCs w:val="18"/>
              </w:rPr>
              <w:t xml:space="preserve"> </w:t>
            </w:r>
            <w:r>
              <w:rPr>
                <w:sz w:val="18"/>
                <w:szCs w:val="18"/>
              </w:rPr>
              <w:t>Section</w:t>
            </w:r>
            <w:r>
              <w:rPr>
                <w:spacing w:val="80"/>
                <w:sz w:val="18"/>
                <w:szCs w:val="18"/>
              </w:rPr>
              <w:t xml:space="preserve"> </w:t>
            </w:r>
            <w:r>
              <w:rPr>
                <w:sz w:val="18"/>
                <w:szCs w:val="18"/>
              </w:rPr>
              <w:t>3.1</w:t>
            </w:r>
            <w:r>
              <w:rPr>
                <w:spacing w:val="80"/>
                <w:sz w:val="18"/>
                <w:szCs w:val="18"/>
              </w:rPr>
              <w:t xml:space="preserve"> </w:t>
            </w:r>
            <w:r>
              <w:rPr>
                <w:sz w:val="18"/>
                <w:szCs w:val="18"/>
              </w:rPr>
              <w:t>of</w:t>
            </w:r>
            <w:r>
              <w:rPr>
                <w:spacing w:val="80"/>
                <w:sz w:val="18"/>
                <w:szCs w:val="18"/>
              </w:rPr>
              <w:t xml:space="preserve"> </w:t>
            </w:r>
            <w:r>
              <w:rPr>
                <w:sz w:val="18"/>
                <w:szCs w:val="18"/>
              </w:rPr>
              <w:t>the</w:t>
            </w:r>
            <w:r>
              <w:rPr>
                <w:spacing w:val="80"/>
                <w:sz w:val="18"/>
                <w:szCs w:val="18"/>
              </w:rPr>
              <w:t xml:space="preserve"> </w:t>
            </w:r>
            <w:r>
              <w:rPr>
                <w:sz w:val="18"/>
                <w:szCs w:val="18"/>
              </w:rPr>
              <w:t xml:space="preserve">Franchise </w:t>
            </w:r>
            <w:r>
              <w:rPr>
                <w:spacing w:val="-2"/>
                <w:sz w:val="18"/>
                <w:szCs w:val="18"/>
              </w:rPr>
              <w:t>Agreement.</w:t>
            </w:r>
          </w:p>
        </w:tc>
      </w:tr>
      <w:tr w:rsidR="00C811EF" w14:paraId="0C069F70" w14:textId="77777777">
        <w:trPr>
          <w:trHeight w:val="810"/>
        </w:trPr>
        <w:tc>
          <w:tcPr>
            <w:tcW w:w="2191" w:type="dxa"/>
            <w:tcBorders>
              <w:top w:val="single" w:sz="6" w:space="0" w:color="000000"/>
              <w:left w:val="single" w:sz="4" w:space="0" w:color="000000"/>
              <w:bottom w:val="single" w:sz="6" w:space="0" w:color="000000"/>
              <w:right w:val="single" w:sz="4" w:space="0" w:color="000000"/>
            </w:tcBorders>
          </w:tcPr>
          <w:p w14:paraId="27D40C1A" w14:textId="77777777" w:rsidR="00C811EF" w:rsidRDefault="00C811EF">
            <w:pPr>
              <w:pStyle w:val="TableParagraph"/>
              <w:kinsoku w:val="0"/>
              <w:overflowPunct w:val="0"/>
              <w:spacing w:before="199"/>
              <w:ind w:left="79"/>
              <w:rPr>
                <w:spacing w:val="-4"/>
                <w:sz w:val="18"/>
                <w:szCs w:val="18"/>
              </w:rPr>
            </w:pPr>
            <w:r>
              <w:rPr>
                <w:sz w:val="18"/>
                <w:szCs w:val="18"/>
              </w:rPr>
              <w:t>Insurance</w:t>
            </w:r>
            <w:r>
              <w:rPr>
                <w:spacing w:val="-6"/>
                <w:sz w:val="18"/>
                <w:szCs w:val="18"/>
              </w:rPr>
              <w:t xml:space="preserve"> </w:t>
            </w:r>
            <w:r>
              <w:rPr>
                <w:spacing w:val="-4"/>
                <w:sz w:val="18"/>
                <w:szCs w:val="18"/>
              </w:rPr>
              <w:t>Fees</w:t>
            </w:r>
          </w:p>
        </w:tc>
        <w:tc>
          <w:tcPr>
            <w:tcW w:w="2467" w:type="dxa"/>
            <w:tcBorders>
              <w:top w:val="single" w:sz="6" w:space="0" w:color="000000"/>
              <w:left w:val="single" w:sz="4" w:space="0" w:color="000000"/>
              <w:bottom w:val="single" w:sz="6" w:space="0" w:color="000000"/>
              <w:right w:val="single" w:sz="4" w:space="0" w:color="000000"/>
            </w:tcBorders>
          </w:tcPr>
          <w:p w14:paraId="0CE110B9"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incurred</w:t>
            </w:r>
          </w:p>
        </w:tc>
        <w:tc>
          <w:tcPr>
            <w:tcW w:w="1462" w:type="dxa"/>
            <w:tcBorders>
              <w:top w:val="single" w:sz="6" w:space="0" w:color="000000"/>
              <w:left w:val="single" w:sz="4" w:space="0" w:color="000000"/>
              <w:bottom w:val="single" w:sz="6" w:space="0" w:color="000000"/>
              <w:right w:val="single" w:sz="4" w:space="0" w:color="000000"/>
            </w:tcBorders>
          </w:tcPr>
          <w:p w14:paraId="314B436D" w14:textId="77777777" w:rsidR="00C811EF" w:rsidRDefault="00C811EF">
            <w:pPr>
              <w:pStyle w:val="TableParagraph"/>
              <w:kinsoku w:val="0"/>
              <w:overflowPunct w:val="0"/>
              <w:spacing w:before="199"/>
              <w:ind w:left="79"/>
              <w:rPr>
                <w:spacing w:val="-2"/>
                <w:sz w:val="18"/>
                <w:szCs w:val="18"/>
              </w:rPr>
            </w:pPr>
            <w:r>
              <w:rPr>
                <w:sz w:val="18"/>
                <w:szCs w:val="18"/>
              </w:rPr>
              <w:t>As</w:t>
            </w:r>
            <w:r>
              <w:rPr>
                <w:spacing w:val="1"/>
                <w:sz w:val="18"/>
                <w:szCs w:val="18"/>
              </w:rPr>
              <w:t xml:space="preserve"> </w:t>
            </w:r>
            <w:r>
              <w:rPr>
                <w:spacing w:val="-2"/>
                <w:sz w:val="18"/>
                <w:szCs w:val="18"/>
              </w:rPr>
              <w:t>invoiced</w:t>
            </w:r>
          </w:p>
        </w:tc>
        <w:tc>
          <w:tcPr>
            <w:tcW w:w="3267" w:type="dxa"/>
            <w:tcBorders>
              <w:top w:val="single" w:sz="6" w:space="0" w:color="000000"/>
              <w:left w:val="single" w:sz="4" w:space="0" w:color="000000"/>
              <w:bottom w:val="single" w:sz="6" w:space="0" w:color="000000"/>
              <w:right w:val="single" w:sz="4" w:space="0" w:color="000000"/>
            </w:tcBorders>
          </w:tcPr>
          <w:p w14:paraId="2F668B9C" w14:textId="77777777" w:rsidR="00C811EF" w:rsidRDefault="00C811EF" w:rsidP="00CB5590">
            <w:pPr>
              <w:pStyle w:val="TableParagraph"/>
              <w:kinsoku w:val="0"/>
              <w:overflowPunct w:val="0"/>
              <w:spacing w:before="199"/>
              <w:ind w:left="79" w:right="32"/>
              <w:jc w:val="both"/>
              <w:rPr>
                <w:spacing w:val="-2"/>
                <w:sz w:val="18"/>
                <w:szCs w:val="18"/>
              </w:rPr>
            </w:pPr>
            <w:r>
              <w:rPr>
                <w:sz w:val="18"/>
                <w:szCs w:val="18"/>
              </w:rPr>
              <w:t>See</w:t>
            </w:r>
            <w:r>
              <w:rPr>
                <w:spacing w:val="40"/>
                <w:sz w:val="18"/>
                <w:szCs w:val="18"/>
              </w:rPr>
              <w:t xml:space="preserve"> </w:t>
            </w:r>
            <w:r>
              <w:rPr>
                <w:sz w:val="18"/>
                <w:szCs w:val="18"/>
              </w:rPr>
              <w:t>Section</w:t>
            </w:r>
            <w:r>
              <w:rPr>
                <w:spacing w:val="40"/>
                <w:sz w:val="18"/>
                <w:szCs w:val="18"/>
              </w:rPr>
              <w:t xml:space="preserve"> </w:t>
            </w:r>
            <w:r>
              <w:rPr>
                <w:sz w:val="18"/>
                <w:szCs w:val="18"/>
              </w:rPr>
              <w:t>9.12</w:t>
            </w:r>
            <w:r>
              <w:rPr>
                <w:spacing w:val="40"/>
                <w:sz w:val="18"/>
                <w:szCs w:val="18"/>
              </w:rPr>
              <w:t xml:space="preserve"> </w:t>
            </w:r>
            <w:r>
              <w:rPr>
                <w:sz w:val="18"/>
                <w:szCs w:val="18"/>
              </w:rPr>
              <w:t>of</w:t>
            </w:r>
            <w:r>
              <w:rPr>
                <w:spacing w:val="40"/>
                <w:sz w:val="18"/>
                <w:szCs w:val="18"/>
              </w:rPr>
              <w:t xml:space="preserve"> </w:t>
            </w:r>
            <w:r>
              <w:rPr>
                <w:sz w:val="18"/>
                <w:szCs w:val="18"/>
              </w:rPr>
              <w:t>the</w:t>
            </w:r>
            <w:r>
              <w:rPr>
                <w:spacing w:val="40"/>
                <w:sz w:val="18"/>
                <w:szCs w:val="18"/>
              </w:rPr>
              <w:t xml:space="preserve"> </w:t>
            </w:r>
            <w:r>
              <w:rPr>
                <w:sz w:val="18"/>
                <w:szCs w:val="18"/>
              </w:rPr>
              <w:t xml:space="preserve">Franchise </w:t>
            </w:r>
            <w:r>
              <w:rPr>
                <w:spacing w:val="-2"/>
                <w:sz w:val="18"/>
                <w:szCs w:val="18"/>
              </w:rPr>
              <w:t>Agreement.</w:t>
            </w:r>
          </w:p>
        </w:tc>
      </w:tr>
    </w:tbl>
    <w:p w14:paraId="751F5544" w14:textId="77777777" w:rsidR="00C811EF" w:rsidRDefault="00C811EF">
      <w:pPr>
        <w:pStyle w:val="BodyText"/>
        <w:kinsoku w:val="0"/>
        <w:overflowPunct w:val="0"/>
        <w:spacing w:before="10"/>
        <w:rPr>
          <w:b/>
          <w:bCs/>
        </w:rPr>
      </w:pPr>
    </w:p>
    <w:p w14:paraId="4E16F9C7" w14:textId="77777777" w:rsidR="00C811EF" w:rsidRDefault="00C811EF">
      <w:pPr>
        <w:pStyle w:val="BodyText"/>
        <w:kinsoku w:val="0"/>
        <w:overflowPunct w:val="0"/>
        <w:spacing w:before="1"/>
        <w:ind w:left="1734" w:right="1735"/>
        <w:jc w:val="center"/>
        <w:rPr>
          <w:b/>
          <w:bCs/>
        </w:rPr>
      </w:pPr>
      <w:r>
        <w:rPr>
          <w:b/>
          <w:bCs/>
          <w:u w:val="thick"/>
        </w:rPr>
        <w:t>Please</w:t>
      </w:r>
      <w:r>
        <w:rPr>
          <w:b/>
          <w:bCs/>
          <w:spacing w:val="-8"/>
          <w:u w:val="thick"/>
        </w:rPr>
        <w:t xml:space="preserve"> </w:t>
      </w:r>
      <w:r>
        <w:rPr>
          <w:b/>
          <w:bCs/>
          <w:u w:val="thick"/>
        </w:rPr>
        <w:t>read</w:t>
      </w:r>
      <w:r>
        <w:rPr>
          <w:b/>
          <w:bCs/>
          <w:spacing w:val="-8"/>
          <w:u w:val="thick"/>
        </w:rPr>
        <w:t xml:space="preserve"> </w:t>
      </w:r>
      <w:r>
        <w:rPr>
          <w:b/>
          <w:bCs/>
          <w:u w:val="thick"/>
        </w:rPr>
        <w:t>the</w:t>
      </w:r>
      <w:r>
        <w:rPr>
          <w:b/>
          <w:bCs/>
          <w:spacing w:val="-5"/>
          <w:u w:val="thick"/>
        </w:rPr>
        <w:t xml:space="preserve"> </w:t>
      </w:r>
      <w:r>
        <w:rPr>
          <w:b/>
          <w:bCs/>
          <w:u w:val="thick"/>
        </w:rPr>
        <w:t>above-noted</w:t>
      </w:r>
      <w:r>
        <w:rPr>
          <w:b/>
          <w:bCs/>
          <w:spacing w:val="-7"/>
          <w:u w:val="thick"/>
        </w:rPr>
        <w:t xml:space="preserve"> </w:t>
      </w:r>
      <w:r>
        <w:rPr>
          <w:b/>
          <w:bCs/>
          <w:u w:val="thick"/>
        </w:rPr>
        <w:t>table</w:t>
      </w:r>
      <w:r>
        <w:rPr>
          <w:b/>
          <w:bCs/>
          <w:spacing w:val="-8"/>
          <w:u w:val="thick"/>
        </w:rPr>
        <w:t xml:space="preserve"> </w:t>
      </w:r>
      <w:r>
        <w:rPr>
          <w:b/>
          <w:bCs/>
          <w:u w:val="thick"/>
        </w:rPr>
        <w:t>in</w:t>
      </w:r>
      <w:r>
        <w:rPr>
          <w:b/>
          <w:bCs/>
          <w:spacing w:val="-7"/>
          <w:u w:val="thick"/>
        </w:rPr>
        <w:t xml:space="preserve"> </w:t>
      </w:r>
      <w:r>
        <w:rPr>
          <w:b/>
          <w:bCs/>
          <w:u w:val="thick"/>
        </w:rPr>
        <w:t>conjunction</w:t>
      </w:r>
      <w:r>
        <w:rPr>
          <w:b/>
          <w:bCs/>
          <w:spacing w:val="-7"/>
          <w:u w:val="thick"/>
        </w:rPr>
        <w:t xml:space="preserve"> </w:t>
      </w:r>
      <w:r>
        <w:rPr>
          <w:b/>
          <w:bCs/>
          <w:u w:val="thick"/>
        </w:rPr>
        <w:t>with</w:t>
      </w:r>
      <w:r>
        <w:rPr>
          <w:b/>
          <w:bCs/>
          <w:spacing w:val="-6"/>
          <w:u w:val="thick"/>
        </w:rPr>
        <w:t xml:space="preserve"> </w:t>
      </w:r>
      <w:r>
        <w:rPr>
          <w:b/>
          <w:bCs/>
          <w:u w:val="thick"/>
        </w:rPr>
        <w:t>the</w:t>
      </w:r>
      <w:r>
        <w:rPr>
          <w:b/>
          <w:bCs/>
          <w:spacing w:val="-8"/>
          <w:u w:val="thick"/>
        </w:rPr>
        <w:t xml:space="preserve"> </w:t>
      </w:r>
      <w:r>
        <w:rPr>
          <w:b/>
          <w:bCs/>
          <w:u w:val="thick"/>
        </w:rPr>
        <w:t>following</w:t>
      </w:r>
      <w:r>
        <w:rPr>
          <w:b/>
          <w:bCs/>
          <w:spacing w:val="-6"/>
          <w:u w:val="thick"/>
        </w:rPr>
        <w:t xml:space="preserve"> </w:t>
      </w:r>
      <w:r>
        <w:rPr>
          <w:b/>
          <w:bCs/>
          <w:spacing w:val="-2"/>
          <w:u w:val="thick"/>
        </w:rPr>
        <w:t>notes:</w:t>
      </w:r>
    </w:p>
    <w:p w14:paraId="62792CAB" w14:textId="77777777" w:rsidR="00C811EF" w:rsidRDefault="00C811EF">
      <w:pPr>
        <w:pStyle w:val="BodyText"/>
        <w:kinsoku w:val="0"/>
        <w:overflowPunct w:val="0"/>
        <w:spacing w:before="228"/>
        <w:ind w:left="720"/>
        <w:rPr>
          <w:b/>
          <w:bCs/>
          <w:spacing w:val="-2"/>
        </w:rPr>
      </w:pPr>
      <w:r>
        <w:rPr>
          <w:b/>
          <w:bCs/>
          <w:spacing w:val="-2"/>
          <w:u w:val="thick"/>
        </w:rPr>
        <w:t>NOTES:</w:t>
      </w:r>
    </w:p>
    <w:p w14:paraId="5DB3931B" w14:textId="77777777" w:rsidR="00C811EF" w:rsidRDefault="00C811EF">
      <w:pPr>
        <w:pStyle w:val="BodyText"/>
        <w:kinsoku w:val="0"/>
        <w:overflowPunct w:val="0"/>
        <w:rPr>
          <w:b/>
          <w:bCs/>
        </w:rPr>
      </w:pPr>
    </w:p>
    <w:p w14:paraId="4D1F5DBB" w14:textId="24407C51" w:rsidR="00C811EF" w:rsidRDefault="00C811EF">
      <w:pPr>
        <w:pStyle w:val="ListParagraph"/>
        <w:numPr>
          <w:ilvl w:val="0"/>
          <w:numId w:val="101"/>
        </w:numPr>
        <w:tabs>
          <w:tab w:val="left" w:pos="1146"/>
        </w:tabs>
        <w:kinsoku w:val="0"/>
        <w:overflowPunct w:val="0"/>
        <w:spacing w:before="1"/>
        <w:ind w:left="1146" w:right="716"/>
        <w:rPr>
          <w:sz w:val="20"/>
          <w:szCs w:val="20"/>
        </w:rPr>
      </w:pPr>
      <w:r>
        <w:rPr>
          <w:sz w:val="20"/>
          <w:szCs w:val="20"/>
        </w:rPr>
        <w:t>The term “Gross Revenues”</w:t>
      </w:r>
      <w:ins w:id="311" w:author="Matthew Levine" w:date="2025-06-05T20:16:00Z">
        <w:r w:rsidR="009A6881">
          <w:rPr>
            <w:sz w:val="20"/>
            <w:szCs w:val="20"/>
          </w:rPr>
          <w:t xml:space="preserve"> or “Gross Turnover”</w:t>
        </w:r>
      </w:ins>
      <w:r>
        <w:rPr>
          <w:sz w:val="20"/>
          <w:szCs w:val="20"/>
        </w:rPr>
        <w:t xml:space="preserve"> means ” means all gross sums collected or billed by you or us from all goods and services sold in connection with the </w:t>
      </w:r>
      <w:del w:id="312" w:author="Matthew Levine" w:date="2025-06-06T13:45:00Z" w16du:dateUtc="2025-06-06T17:45:00Z">
        <w:r w:rsidDel="00FE272E">
          <w:rPr>
            <w:sz w:val="20"/>
            <w:szCs w:val="20"/>
          </w:rPr>
          <w:delText>Studio</w:delText>
        </w:r>
      </w:del>
      <w:ins w:id="313" w:author="Matthew Levine" w:date="2025-06-06T13:45:00Z" w16du:dateUtc="2025-06-06T17:45:00Z">
        <w:r w:rsidR="00FE272E">
          <w:rPr>
            <w:sz w:val="20"/>
            <w:szCs w:val="20"/>
          </w:rPr>
          <w:t>[Premise Café]</w:t>
        </w:r>
      </w:ins>
      <w:r>
        <w:rPr>
          <w:sz w:val="20"/>
          <w:szCs w:val="20"/>
        </w:rPr>
        <w:t xml:space="preserve">, whether for goods or services performed or sold by you or your employees, and any other revenue related to or derived from the provision of the Services or the sale of any products, including the Products, in connection with the conduct and operation of the </w:t>
      </w:r>
      <w:del w:id="314" w:author="Matthew Levine" w:date="2025-06-06T13:45:00Z" w16du:dateUtc="2025-06-06T17:45:00Z">
        <w:r w:rsidDel="00FE272E">
          <w:rPr>
            <w:sz w:val="20"/>
            <w:szCs w:val="20"/>
          </w:rPr>
          <w:delText>Studio</w:delText>
        </w:r>
      </w:del>
      <w:ins w:id="315" w:author="Matthew Levine" w:date="2025-06-06T13:45:00Z" w16du:dateUtc="2025-06-06T17:45:00Z">
        <w:r w:rsidR="00FE272E">
          <w:rPr>
            <w:sz w:val="20"/>
            <w:szCs w:val="20"/>
          </w:rPr>
          <w:t>[Premise Café]</w:t>
        </w:r>
      </w:ins>
      <w:r>
        <w:rPr>
          <w:sz w:val="20"/>
          <w:szCs w:val="20"/>
        </w:rPr>
        <w:t xml:space="preserve"> whether for cash, cheque, credit, redemption of gift cards or certificates, coupons, barter, or other means of exchange, including, without limitation: sales from any of the Additional Services if we permit you to engage in such activities; the proceeds of any business interruption</w:t>
      </w:r>
      <w:r>
        <w:rPr>
          <w:spacing w:val="-13"/>
          <w:sz w:val="20"/>
          <w:szCs w:val="20"/>
        </w:rPr>
        <w:t xml:space="preserve"> </w:t>
      </w:r>
      <w:r>
        <w:rPr>
          <w:sz w:val="20"/>
          <w:szCs w:val="20"/>
        </w:rPr>
        <w:t>insurance,</w:t>
      </w:r>
      <w:r>
        <w:rPr>
          <w:spacing w:val="-12"/>
          <w:sz w:val="20"/>
          <w:szCs w:val="20"/>
        </w:rPr>
        <w:t xml:space="preserve"> </w:t>
      </w:r>
      <w:r>
        <w:rPr>
          <w:sz w:val="20"/>
          <w:szCs w:val="20"/>
        </w:rPr>
        <w:t>whether</w:t>
      </w:r>
      <w:r>
        <w:rPr>
          <w:spacing w:val="-11"/>
          <w:sz w:val="20"/>
          <w:szCs w:val="20"/>
        </w:rPr>
        <w:t xml:space="preserve"> </w:t>
      </w:r>
      <w:r>
        <w:rPr>
          <w:sz w:val="20"/>
          <w:szCs w:val="20"/>
        </w:rPr>
        <w:t>for</w:t>
      </w:r>
      <w:r>
        <w:rPr>
          <w:spacing w:val="-11"/>
          <w:sz w:val="20"/>
          <w:szCs w:val="20"/>
        </w:rPr>
        <w:t xml:space="preserve"> </w:t>
      </w:r>
      <w:r>
        <w:rPr>
          <w:sz w:val="20"/>
          <w:szCs w:val="20"/>
        </w:rPr>
        <w:t>cash,</w:t>
      </w:r>
      <w:r>
        <w:rPr>
          <w:spacing w:val="-12"/>
          <w:sz w:val="20"/>
          <w:szCs w:val="20"/>
        </w:rPr>
        <w:t xml:space="preserve"> </w:t>
      </w:r>
      <w:r>
        <w:rPr>
          <w:sz w:val="20"/>
          <w:szCs w:val="20"/>
        </w:rPr>
        <w:t>debit</w:t>
      </w:r>
      <w:r>
        <w:rPr>
          <w:spacing w:val="-12"/>
          <w:sz w:val="20"/>
          <w:szCs w:val="20"/>
        </w:rPr>
        <w:t xml:space="preserve"> </w:t>
      </w:r>
      <w:r>
        <w:rPr>
          <w:sz w:val="20"/>
          <w:szCs w:val="20"/>
        </w:rPr>
        <w:t>or</w:t>
      </w:r>
      <w:r>
        <w:rPr>
          <w:spacing w:val="-11"/>
          <w:sz w:val="20"/>
          <w:szCs w:val="20"/>
        </w:rPr>
        <w:t xml:space="preserve"> </w:t>
      </w:r>
      <w:r>
        <w:rPr>
          <w:sz w:val="20"/>
          <w:szCs w:val="20"/>
        </w:rPr>
        <w:t>credit;</w:t>
      </w:r>
      <w:r>
        <w:rPr>
          <w:spacing w:val="-10"/>
          <w:sz w:val="20"/>
          <w:szCs w:val="20"/>
        </w:rPr>
        <w:t xml:space="preserve"> </w:t>
      </w:r>
      <w:r>
        <w:rPr>
          <w:sz w:val="20"/>
          <w:szCs w:val="20"/>
        </w:rPr>
        <w:t>and</w:t>
      </w:r>
      <w:r>
        <w:rPr>
          <w:spacing w:val="-13"/>
          <w:sz w:val="20"/>
          <w:szCs w:val="20"/>
        </w:rPr>
        <w:t xml:space="preserve"> </w:t>
      </w:r>
      <w:r>
        <w:rPr>
          <w:sz w:val="20"/>
          <w:szCs w:val="20"/>
        </w:rPr>
        <w:t>excluding,</w:t>
      </w:r>
      <w:r>
        <w:rPr>
          <w:spacing w:val="-12"/>
          <w:sz w:val="20"/>
          <w:szCs w:val="20"/>
        </w:rPr>
        <w:t xml:space="preserve"> </w:t>
      </w:r>
      <w:r>
        <w:rPr>
          <w:sz w:val="20"/>
          <w:szCs w:val="20"/>
        </w:rPr>
        <w:t>however,</w:t>
      </w:r>
      <w:r>
        <w:rPr>
          <w:spacing w:val="-12"/>
          <w:sz w:val="20"/>
          <w:szCs w:val="20"/>
        </w:rPr>
        <w:t xml:space="preserve"> </w:t>
      </w:r>
      <w:r>
        <w:rPr>
          <w:sz w:val="20"/>
          <w:szCs w:val="20"/>
        </w:rPr>
        <w:t>all</w:t>
      </w:r>
      <w:r>
        <w:rPr>
          <w:spacing w:val="-11"/>
          <w:sz w:val="20"/>
          <w:szCs w:val="20"/>
        </w:rPr>
        <w:t xml:space="preserve"> </w:t>
      </w:r>
      <w:r>
        <w:rPr>
          <w:sz w:val="20"/>
          <w:szCs w:val="20"/>
        </w:rPr>
        <w:t>sales,</w:t>
      </w:r>
      <w:r>
        <w:rPr>
          <w:spacing w:val="-12"/>
          <w:sz w:val="20"/>
          <w:szCs w:val="20"/>
        </w:rPr>
        <w:t xml:space="preserve"> </w:t>
      </w:r>
      <w:r>
        <w:rPr>
          <w:sz w:val="20"/>
          <w:szCs w:val="20"/>
        </w:rPr>
        <w:t>use,</w:t>
      </w:r>
      <w:r>
        <w:rPr>
          <w:spacing w:val="-12"/>
          <w:sz w:val="20"/>
          <w:szCs w:val="20"/>
        </w:rPr>
        <w:t xml:space="preserve"> </w:t>
      </w:r>
      <w:r>
        <w:rPr>
          <w:sz w:val="20"/>
          <w:szCs w:val="20"/>
        </w:rPr>
        <w:t>excise, license or similar taxes separately billed, charged and collected by you and remitted to any governmental authorities.</w:t>
      </w:r>
    </w:p>
    <w:p w14:paraId="475BB07D" w14:textId="3BBE8BB7" w:rsidR="00C811EF" w:rsidRDefault="00C811EF">
      <w:pPr>
        <w:pStyle w:val="ListParagraph"/>
        <w:numPr>
          <w:ilvl w:val="0"/>
          <w:numId w:val="101"/>
        </w:numPr>
        <w:tabs>
          <w:tab w:val="left" w:pos="1146"/>
        </w:tabs>
        <w:kinsoku w:val="0"/>
        <w:overflowPunct w:val="0"/>
        <w:spacing w:before="229"/>
        <w:ind w:left="1146" w:right="715"/>
        <w:rPr>
          <w:spacing w:val="-4"/>
          <w:sz w:val="20"/>
          <w:szCs w:val="20"/>
        </w:rPr>
      </w:pPr>
      <w:r>
        <w:rPr>
          <w:sz w:val="20"/>
          <w:szCs w:val="20"/>
        </w:rPr>
        <w:t>The above-noted figures do not include GST, HST or PST. You agree to promptly pay when due all such</w:t>
      </w:r>
      <w:r>
        <w:rPr>
          <w:spacing w:val="-3"/>
          <w:sz w:val="20"/>
          <w:szCs w:val="20"/>
        </w:rPr>
        <w:t xml:space="preserve"> </w:t>
      </w:r>
      <w:r>
        <w:rPr>
          <w:sz w:val="20"/>
          <w:szCs w:val="20"/>
        </w:rPr>
        <w:t>taxes</w:t>
      </w:r>
      <w:r>
        <w:rPr>
          <w:spacing w:val="-2"/>
          <w:sz w:val="20"/>
          <w:szCs w:val="20"/>
        </w:rPr>
        <w:t xml:space="preserve"> </w:t>
      </w:r>
      <w:r>
        <w:rPr>
          <w:sz w:val="20"/>
          <w:szCs w:val="20"/>
        </w:rPr>
        <w:t>levied</w:t>
      </w:r>
      <w:r>
        <w:rPr>
          <w:spacing w:val="-3"/>
          <w:sz w:val="20"/>
          <w:szCs w:val="20"/>
        </w:rPr>
        <w:t xml:space="preserve"> </w:t>
      </w:r>
      <w:r>
        <w:rPr>
          <w:sz w:val="20"/>
          <w:szCs w:val="20"/>
        </w:rPr>
        <w:t>or</w:t>
      </w:r>
      <w:r>
        <w:rPr>
          <w:spacing w:val="-1"/>
          <w:sz w:val="20"/>
          <w:szCs w:val="20"/>
        </w:rPr>
        <w:t xml:space="preserve"> </w:t>
      </w:r>
      <w:proofErr w:type="gramStart"/>
      <w:r>
        <w:rPr>
          <w:sz w:val="20"/>
          <w:szCs w:val="20"/>
        </w:rPr>
        <w:t>assessed</w:t>
      </w:r>
      <w:proofErr w:type="gramEnd"/>
      <w:r>
        <w:rPr>
          <w:spacing w:val="-3"/>
          <w:sz w:val="20"/>
          <w:szCs w:val="20"/>
        </w:rPr>
        <w:t xml:space="preserve"> </w:t>
      </w:r>
      <w:r>
        <w:rPr>
          <w:sz w:val="20"/>
          <w:szCs w:val="20"/>
        </w:rPr>
        <w:t>and</w:t>
      </w:r>
      <w:r>
        <w:rPr>
          <w:spacing w:val="-2"/>
          <w:sz w:val="20"/>
          <w:szCs w:val="20"/>
        </w:rPr>
        <w:t xml:space="preserve"> </w:t>
      </w:r>
      <w:r>
        <w:rPr>
          <w:sz w:val="20"/>
          <w:szCs w:val="20"/>
        </w:rPr>
        <w:t>all</w:t>
      </w:r>
      <w:r>
        <w:rPr>
          <w:spacing w:val="-4"/>
          <w:sz w:val="20"/>
          <w:szCs w:val="20"/>
        </w:rPr>
        <w:t xml:space="preserve"> </w:t>
      </w:r>
      <w:r>
        <w:rPr>
          <w:sz w:val="20"/>
          <w:szCs w:val="20"/>
        </w:rPr>
        <w:t>accounts</w:t>
      </w:r>
      <w:r>
        <w:rPr>
          <w:spacing w:val="-2"/>
          <w:sz w:val="20"/>
          <w:szCs w:val="20"/>
        </w:rPr>
        <w:t xml:space="preserve"> </w:t>
      </w:r>
      <w:r>
        <w:rPr>
          <w:sz w:val="20"/>
          <w:szCs w:val="20"/>
        </w:rPr>
        <w:t>and</w:t>
      </w:r>
      <w:r>
        <w:rPr>
          <w:spacing w:val="-2"/>
          <w:sz w:val="20"/>
          <w:szCs w:val="20"/>
        </w:rPr>
        <w:t xml:space="preserve"> </w:t>
      </w:r>
      <w:r>
        <w:rPr>
          <w:sz w:val="20"/>
          <w:szCs w:val="20"/>
        </w:rPr>
        <w:t>other</w:t>
      </w:r>
      <w:r>
        <w:rPr>
          <w:spacing w:val="-2"/>
          <w:sz w:val="20"/>
          <w:szCs w:val="20"/>
        </w:rPr>
        <w:t xml:space="preserve"> </w:t>
      </w:r>
      <w:r>
        <w:rPr>
          <w:sz w:val="20"/>
          <w:szCs w:val="20"/>
        </w:rPr>
        <w:t>indebtedness</w:t>
      </w:r>
      <w:r>
        <w:rPr>
          <w:spacing w:val="-2"/>
          <w:sz w:val="20"/>
          <w:szCs w:val="20"/>
        </w:rPr>
        <w:t xml:space="preserve"> </w:t>
      </w:r>
      <w:r>
        <w:rPr>
          <w:sz w:val="20"/>
          <w:szCs w:val="20"/>
        </w:rPr>
        <w:t>of</w:t>
      </w:r>
      <w:r>
        <w:rPr>
          <w:spacing w:val="-2"/>
          <w:sz w:val="20"/>
          <w:szCs w:val="20"/>
        </w:rPr>
        <w:t xml:space="preserve"> </w:t>
      </w:r>
      <w:r>
        <w:rPr>
          <w:sz w:val="20"/>
          <w:szCs w:val="20"/>
        </w:rPr>
        <w:t>every</w:t>
      </w:r>
      <w:r>
        <w:rPr>
          <w:spacing w:val="-2"/>
          <w:sz w:val="20"/>
          <w:szCs w:val="20"/>
        </w:rPr>
        <w:t xml:space="preserve"> </w:t>
      </w:r>
      <w:r>
        <w:rPr>
          <w:sz w:val="20"/>
          <w:szCs w:val="20"/>
        </w:rPr>
        <w:t>kind</w:t>
      </w:r>
      <w:r>
        <w:rPr>
          <w:spacing w:val="-2"/>
          <w:sz w:val="20"/>
          <w:szCs w:val="20"/>
        </w:rPr>
        <w:t xml:space="preserve"> </w:t>
      </w:r>
      <w:r>
        <w:rPr>
          <w:sz w:val="20"/>
          <w:szCs w:val="20"/>
        </w:rPr>
        <w:t>incurred</w:t>
      </w:r>
      <w:r>
        <w:rPr>
          <w:spacing w:val="-2"/>
          <w:sz w:val="20"/>
          <w:szCs w:val="20"/>
        </w:rPr>
        <w:t xml:space="preserve"> </w:t>
      </w:r>
      <w:r>
        <w:rPr>
          <w:sz w:val="20"/>
          <w:szCs w:val="20"/>
        </w:rPr>
        <w:t>by</w:t>
      </w:r>
      <w:r>
        <w:rPr>
          <w:spacing w:val="-2"/>
          <w:sz w:val="20"/>
          <w:szCs w:val="20"/>
        </w:rPr>
        <w:t xml:space="preserve"> </w:t>
      </w:r>
      <w:r>
        <w:rPr>
          <w:sz w:val="20"/>
          <w:szCs w:val="20"/>
        </w:rPr>
        <w:t>you in</w:t>
      </w:r>
      <w:r>
        <w:rPr>
          <w:spacing w:val="-1"/>
          <w:sz w:val="20"/>
          <w:szCs w:val="20"/>
        </w:rPr>
        <w:t xml:space="preserve"> </w:t>
      </w:r>
      <w:r>
        <w:rPr>
          <w:sz w:val="20"/>
          <w:szCs w:val="20"/>
        </w:rPr>
        <w:t>connection</w:t>
      </w:r>
      <w:r>
        <w:rPr>
          <w:spacing w:val="-1"/>
          <w:sz w:val="20"/>
          <w:szCs w:val="20"/>
        </w:rPr>
        <w:t xml:space="preserve"> </w:t>
      </w:r>
      <w:r>
        <w:rPr>
          <w:sz w:val="20"/>
          <w:szCs w:val="20"/>
        </w:rPr>
        <w:t xml:space="preserve">with the </w:t>
      </w:r>
      <w:del w:id="316" w:author="Matthew Levine" w:date="2025-06-06T13:45:00Z" w16du:dateUtc="2025-06-06T17:45:00Z">
        <w:r w:rsidDel="00FE272E">
          <w:rPr>
            <w:sz w:val="20"/>
            <w:szCs w:val="20"/>
          </w:rPr>
          <w:delText>Studio</w:delText>
        </w:r>
      </w:del>
      <w:ins w:id="317" w:author="Matthew Levine" w:date="2025-06-06T13:45:00Z" w16du:dateUtc="2025-06-06T17:45:00Z">
        <w:r w:rsidR="00FE272E">
          <w:rPr>
            <w:sz w:val="20"/>
            <w:szCs w:val="20"/>
          </w:rPr>
          <w:t>[Premise Café]</w:t>
        </w:r>
      </w:ins>
      <w:r>
        <w:rPr>
          <w:sz w:val="20"/>
          <w:szCs w:val="20"/>
        </w:rPr>
        <w:t>.</w:t>
      </w:r>
      <w:r>
        <w:rPr>
          <w:spacing w:val="40"/>
          <w:sz w:val="20"/>
          <w:szCs w:val="20"/>
        </w:rPr>
        <w:t xml:space="preserve"> </w:t>
      </w:r>
      <w:r>
        <w:rPr>
          <w:sz w:val="20"/>
          <w:szCs w:val="20"/>
        </w:rPr>
        <w:t>You may be entitled to an input tax credit for any GST or HST paid</w:t>
      </w:r>
      <w:r>
        <w:rPr>
          <w:spacing w:val="-1"/>
          <w:sz w:val="20"/>
          <w:szCs w:val="20"/>
        </w:rPr>
        <w:t xml:space="preserve"> </w:t>
      </w:r>
      <w:r>
        <w:rPr>
          <w:sz w:val="20"/>
          <w:szCs w:val="20"/>
        </w:rPr>
        <w:t xml:space="preserve">by </w:t>
      </w:r>
      <w:r>
        <w:rPr>
          <w:spacing w:val="-4"/>
          <w:sz w:val="20"/>
          <w:szCs w:val="20"/>
        </w:rPr>
        <w:t>you.</w:t>
      </w:r>
    </w:p>
    <w:p w14:paraId="238E9848" w14:textId="77777777" w:rsidR="00C811EF" w:rsidRDefault="00C811EF">
      <w:pPr>
        <w:pStyle w:val="BodyText"/>
        <w:kinsoku w:val="0"/>
        <w:overflowPunct w:val="0"/>
      </w:pPr>
    </w:p>
    <w:p w14:paraId="3074D913" w14:textId="77777777" w:rsidR="00C811EF" w:rsidRDefault="00C811EF">
      <w:pPr>
        <w:pStyle w:val="ListParagraph"/>
        <w:numPr>
          <w:ilvl w:val="0"/>
          <w:numId w:val="101"/>
        </w:numPr>
        <w:tabs>
          <w:tab w:val="left" w:pos="1146"/>
        </w:tabs>
        <w:kinsoku w:val="0"/>
        <w:overflowPunct w:val="0"/>
        <w:ind w:left="1146" w:right="716"/>
        <w:rPr>
          <w:sz w:val="20"/>
          <w:szCs w:val="20"/>
        </w:rPr>
      </w:pPr>
      <w:r>
        <w:rPr>
          <w:sz w:val="20"/>
          <w:szCs w:val="20"/>
        </w:rPr>
        <w:t>Throughout the term of the Franchise Agreement, we may require you to purchase and implement new technology initiatives, which may include but will not be limited to participating in certain loyalty and credit card programs, and purchasing and offering at or from your Restaurant certain LCD or plasma monitors, high speed broadband Internet connection, music, Internet TV broadcasts, WIFI, and software management applications, surveillance systems, on-line ordering, remote ordering through PC’s or handheld devices, E-learning, and software applications designed to better manage business functions and control costs, as designated by us from time to time. You will be responsible for all fees associated with purchasing and implementing these new technology initiatives.</w:t>
      </w:r>
    </w:p>
    <w:p w14:paraId="0DB87C5B" w14:textId="77777777" w:rsidR="00C811EF" w:rsidRDefault="00C811EF">
      <w:pPr>
        <w:pStyle w:val="BodyText"/>
        <w:kinsoku w:val="0"/>
        <w:overflowPunct w:val="0"/>
        <w:spacing w:before="1"/>
      </w:pPr>
    </w:p>
    <w:p w14:paraId="7987695A" w14:textId="77777777" w:rsidR="00C811EF" w:rsidRDefault="00C811EF">
      <w:pPr>
        <w:pStyle w:val="Heading7"/>
        <w:kinsoku w:val="0"/>
        <w:overflowPunct w:val="0"/>
        <w:spacing w:before="1"/>
        <w:ind w:right="1"/>
        <w:rPr>
          <w:spacing w:val="-2"/>
        </w:rPr>
      </w:pPr>
      <w:bookmarkStart w:id="318" w:name="ITEM_10_-_ESTIMATED_INITIAL_INVESTMENT"/>
      <w:bookmarkEnd w:id="318"/>
      <w:r>
        <w:t>ITEM</w:t>
      </w:r>
      <w:r>
        <w:rPr>
          <w:spacing w:val="-6"/>
        </w:rPr>
        <w:t xml:space="preserve"> </w:t>
      </w:r>
      <w:r>
        <w:t>10</w:t>
      </w:r>
      <w:r>
        <w:rPr>
          <w:spacing w:val="-7"/>
        </w:rPr>
        <w:t xml:space="preserve"> </w:t>
      </w:r>
      <w:r>
        <w:t>-</w:t>
      </w:r>
      <w:r>
        <w:rPr>
          <w:spacing w:val="-3"/>
        </w:rPr>
        <w:t xml:space="preserve"> </w:t>
      </w:r>
      <w:r>
        <w:t>ESTIMATED</w:t>
      </w:r>
      <w:r>
        <w:rPr>
          <w:spacing w:val="-8"/>
        </w:rPr>
        <w:t xml:space="preserve"> </w:t>
      </w:r>
      <w:r>
        <w:t>INITIAL</w:t>
      </w:r>
      <w:r>
        <w:rPr>
          <w:spacing w:val="-6"/>
        </w:rPr>
        <w:t xml:space="preserve"> </w:t>
      </w:r>
      <w:r>
        <w:rPr>
          <w:spacing w:val="-2"/>
        </w:rPr>
        <w:t>INVESTMENT</w:t>
      </w:r>
    </w:p>
    <w:p w14:paraId="5AE187AC" w14:textId="77777777" w:rsidR="00C811EF" w:rsidRDefault="00C811EF">
      <w:pPr>
        <w:pStyle w:val="BodyText"/>
        <w:kinsoku w:val="0"/>
        <w:overflowPunct w:val="0"/>
        <w:spacing w:before="22"/>
        <w:rPr>
          <w:b/>
          <w:bCs/>
        </w:rPr>
      </w:pPr>
    </w:p>
    <w:p w14:paraId="191EB391" w14:textId="66D208D8" w:rsidR="00C811EF" w:rsidRDefault="00C811EF">
      <w:pPr>
        <w:pStyle w:val="BodyText"/>
        <w:kinsoku w:val="0"/>
        <w:overflowPunct w:val="0"/>
        <w:ind w:left="720" w:right="715"/>
      </w:pPr>
      <w:r>
        <w:t xml:space="preserve">Though very difficult to forecast every possible scenario, we anticipate (based solely on our estimations) that you will incur the following estimated initial expenditures when establishing the </w:t>
      </w:r>
      <w:del w:id="319" w:author="Matthew Levine" w:date="2025-06-06T13:45:00Z" w16du:dateUtc="2025-06-06T17:45:00Z">
        <w:r w:rsidDel="00FE272E">
          <w:delText>Studio</w:delText>
        </w:r>
      </w:del>
      <w:ins w:id="320" w:author="Matthew Levine" w:date="2025-06-06T13:45:00Z" w16du:dateUtc="2025-06-06T17:45:00Z">
        <w:r w:rsidR="00FE272E">
          <w:t>[Premise Café]</w:t>
        </w:r>
      </w:ins>
      <w:r>
        <w:t>.</w:t>
      </w:r>
    </w:p>
    <w:p w14:paraId="49DB9299" w14:textId="77777777" w:rsidR="00C811EF" w:rsidRDefault="00C811EF">
      <w:pPr>
        <w:pStyle w:val="BodyText"/>
        <w:kinsoku w:val="0"/>
        <w:overflowPunct w:val="0"/>
        <w:ind w:left="720" w:right="715"/>
        <w:sectPr w:rsidR="00C811EF">
          <w:pgSz w:w="12240" w:h="15840"/>
          <w:pgMar w:top="400" w:right="720" w:bottom="1440" w:left="720" w:header="200" w:footer="1257" w:gutter="0"/>
          <w:cols w:space="720"/>
          <w:noEndnote/>
        </w:sectPr>
      </w:pPr>
    </w:p>
    <w:p w14:paraId="0793D805" w14:textId="77777777" w:rsidR="00C811EF" w:rsidRDefault="00C811EF">
      <w:pPr>
        <w:pStyle w:val="BodyText"/>
        <w:kinsoku w:val="0"/>
        <w:overflowPunct w:val="0"/>
      </w:pPr>
    </w:p>
    <w:p w14:paraId="4DD2E286" w14:textId="77777777" w:rsidR="00C811EF" w:rsidRDefault="00C811EF">
      <w:pPr>
        <w:pStyle w:val="BodyText"/>
        <w:kinsoku w:val="0"/>
        <w:overflowPunct w:val="0"/>
      </w:pPr>
    </w:p>
    <w:p w14:paraId="2E491D0D" w14:textId="77777777" w:rsidR="00C811EF" w:rsidRDefault="00C811EF">
      <w:pPr>
        <w:pStyle w:val="BodyText"/>
        <w:kinsoku w:val="0"/>
        <w:overflowPunct w:val="0"/>
      </w:pPr>
    </w:p>
    <w:p w14:paraId="45EC448E" w14:textId="77777777" w:rsidR="00C811EF" w:rsidRDefault="00C811EF">
      <w:pPr>
        <w:pStyle w:val="BodyText"/>
        <w:kinsoku w:val="0"/>
        <w:overflowPunct w:val="0"/>
        <w:spacing w:before="119"/>
      </w:pPr>
    </w:p>
    <w:p w14:paraId="140EC458" w14:textId="72A353B3" w:rsidR="00C811EF" w:rsidRDefault="00C811EF">
      <w:pPr>
        <w:pStyle w:val="Heading7"/>
        <w:kinsoku w:val="0"/>
        <w:overflowPunct w:val="0"/>
        <w:ind w:left="720" w:right="714"/>
        <w:jc w:val="both"/>
      </w:pPr>
      <w:r>
        <w:rPr>
          <w:u w:val="thick"/>
        </w:rPr>
        <w:t>CAUTION</w:t>
      </w:r>
      <w:r>
        <w:t>:</w:t>
      </w:r>
      <w:r>
        <w:rPr>
          <w:spacing w:val="80"/>
        </w:rPr>
        <w:t xml:space="preserve">  </w:t>
      </w:r>
      <w:r>
        <w:t>PLEASE NOTE THAT THIS TABLE IS NOT AN EXHAUSTIVE LIST AND YOU MAY HAVE ADDITIONAL EXPENDITURES. THE FOLLOWING TABLE IS NOT INTENDED TO REPLACE THE APPLICABLE TERMS AND CONDITIONS OF THE FRANCHISE AGREEMENT.</w:t>
      </w:r>
      <w:r>
        <w:rPr>
          <w:spacing w:val="40"/>
        </w:rPr>
        <w:t xml:space="preserve"> </w:t>
      </w:r>
      <w:r>
        <w:t>REFERENCE THEREFORE</w:t>
      </w:r>
      <w:r>
        <w:rPr>
          <w:spacing w:val="-8"/>
        </w:rPr>
        <w:t xml:space="preserve"> </w:t>
      </w:r>
      <w:r>
        <w:t>SHOULD</w:t>
      </w:r>
      <w:r>
        <w:rPr>
          <w:spacing w:val="-7"/>
        </w:rPr>
        <w:t xml:space="preserve"> </w:t>
      </w:r>
      <w:r>
        <w:t>BE</w:t>
      </w:r>
      <w:r>
        <w:rPr>
          <w:spacing w:val="-10"/>
        </w:rPr>
        <w:t xml:space="preserve"> </w:t>
      </w:r>
      <w:r>
        <w:t>MADE</w:t>
      </w:r>
      <w:r>
        <w:rPr>
          <w:spacing w:val="-8"/>
        </w:rPr>
        <w:t xml:space="preserve"> </w:t>
      </w:r>
      <w:r>
        <w:t>TO</w:t>
      </w:r>
      <w:r>
        <w:rPr>
          <w:spacing w:val="-9"/>
        </w:rPr>
        <w:t xml:space="preserve"> </w:t>
      </w:r>
      <w:r>
        <w:t>THE</w:t>
      </w:r>
      <w:r>
        <w:rPr>
          <w:spacing w:val="-9"/>
        </w:rPr>
        <w:t xml:space="preserve"> </w:t>
      </w:r>
      <w:r>
        <w:t>FRANCHISE</w:t>
      </w:r>
      <w:r>
        <w:rPr>
          <w:spacing w:val="-8"/>
        </w:rPr>
        <w:t xml:space="preserve"> </w:t>
      </w:r>
      <w:r>
        <w:t>AGREEMENT.</w:t>
      </w:r>
      <w:r>
        <w:rPr>
          <w:spacing w:val="40"/>
        </w:rPr>
        <w:t xml:space="preserve"> </w:t>
      </w:r>
      <w:r>
        <w:t>WE</w:t>
      </w:r>
      <w:r>
        <w:rPr>
          <w:spacing w:val="-8"/>
        </w:rPr>
        <w:t xml:space="preserve"> </w:t>
      </w:r>
      <w:r>
        <w:t>RECOMMEND</w:t>
      </w:r>
      <w:r>
        <w:rPr>
          <w:spacing w:val="-7"/>
        </w:rPr>
        <w:t xml:space="preserve"> </w:t>
      </w:r>
      <w:r>
        <w:t>THAT</w:t>
      </w:r>
      <w:r>
        <w:rPr>
          <w:spacing w:val="-6"/>
        </w:rPr>
        <w:t xml:space="preserve"> </w:t>
      </w:r>
      <w:r>
        <w:t>YOU THOROUGHLY REVIEW THE FOLLOWING WITH YOUR LAWYERS AND OTHER PROFESSIONAL ADVISORS. IN THE EVENT OF ANY INCONSISTENCY BETWEEN THIS ITEM 10 AND THE FRANCHISE AGREEMENT, THE TERMS AND CONDITIONS OF THE FRANCHISE AGREEMENT SHALL PREVAIL.</w:t>
      </w:r>
      <w:r>
        <w:rPr>
          <w:spacing w:val="40"/>
        </w:rPr>
        <w:t xml:space="preserve"> </w:t>
      </w:r>
      <w:r>
        <w:t xml:space="preserve">THE FOLLOWING TABLE DOES NOT INCLUDE ANY OF THE ONGOING COSTS OF OPERATING THE </w:t>
      </w:r>
      <w:del w:id="321" w:author="Matthew Levine" w:date="2025-06-06T13:45:00Z" w16du:dateUtc="2025-06-06T17:45:00Z">
        <w:r w:rsidDel="00FE272E">
          <w:delText>STUDIO</w:delText>
        </w:r>
      </w:del>
      <w:ins w:id="322" w:author="Matthew Levine" w:date="2025-06-06T13:45:00Z" w16du:dateUtc="2025-06-06T17:45:00Z">
        <w:r w:rsidR="00FE272E">
          <w:t>[PREMISE CAFÉ]</w:t>
        </w:r>
      </w:ins>
      <w:r>
        <w:t>.</w:t>
      </w:r>
    </w:p>
    <w:p w14:paraId="158F25C2" w14:textId="77777777" w:rsidR="00C811EF" w:rsidRDefault="00C811EF">
      <w:pPr>
        <w:pStyle w:val="BodyText"/>
        <w:kinsoku w:val="0"/>
        <w:overflowPunct w:val="0"/>
        <w:rPr>
          <w:b/>
          <w:bCs/>
        </w:rPr>
      </w:pPr>
    </w:p>
    <w:p w14:paraId="2FA84963" w14:textId="77777777" w:rsidR="00C811EF" w:rsidRDefault="00C811EF">
      <w:pPr>
        <w:pStyle w:val="BodyText"/>
        <w:kinsoku w:val="0"/>
        <w:overflowPunct w:val="0"/>
        <w:ind w:left="720" w:right="714"/>
        <w:jc w:val="both"/>
        <w:rPr>
          <w:b/>
          <w:bCs/>
        </w:rPr>
      </w:pPr>
      <w:r>
        <w:rPr>
          <w:b/>
          <w:bCs/>
          <w:u w:val="thick"/>
        </w:rPr>
        <w:t>PLEASE NOTE THAT THIS IS OUR FIRST VENTURE INTO FRANCHISING, AND AS SUCH, WE ARE</w:t>
      </w:r>
      <w:r>
        <w:rPr>
          <w:b/>
          <w:bCs/>
        </w:rPr>
        <w:t xml:space="preserve"> </w:t>
      </w:r>
      <w:r>
        <w:rPr>
          <w:b/>
          <w:bCs/>
          <w:u w:val="thick"/>
        </w:rPr>
        <w:t>A START-UP FRANCHISOR. NONETHELESS, WE HAVE EXTENSIVE EXPERIENCE IN FITNESS,</w:t>
      </w:r>
      <w:r>
        <w:rPr>
          <w:b/>
          <w:bCs/>
        </w:rPr>
        <w:t xml:space="preserve"> </w:t>
      </w:r>
      <w:r>
        <w:rPr>
          <w:b/>
          <w:bCs/>
          <w:u w:val="thick"/>
        </w:rPr>
        <w:t>BUSINESS OPERATIONS, AND EXECUTIVE LEADERSHIP.</w:t>
      </w:r>
    </w:p>
    <w:p w14:paraId="6614207F" w14:textId="77777777" w:rsidR="00C811EF" w:rsidRDefault="00C811EF">
      <w:pPr>
        <w:pStyle w:val="BodyText"/>
        <w:kinsoku w:val="0"/>
        <w:overflowPunct w:val="0"/>
        <w:spacing w:before="11"/>
        <w:rPr>
          <w:b/>
          <w:bCs/>
        </w:rPr>
      </w:pPr>
    </w:p>
    <w:p w14:paraId="2D2F978E" w14:textId="5960EEDE" w:rsidR="00C811EF" w:rsidRDefault="00C811EF">
      <w:pPr>
        <w:pStyle w:val="BodyText"/>
        <w:kinsoku w:val="0"/>
        <w:overflowPunct w:val="0"/>
        <w:ind w:left="720" w:right="712"/>
        <w:jc w:val="both"/>
        <w:rPr>
          <w:b/>
          <w:bCs/>
        </w:rPr>
      </w:pPr>
      <w:r>
        <w:rPr>
          <w:b/>
          <w:bCs/>
        </w:rPr>
        <w:t>THE BELOW</w:t>
      </w:r>
      <w:r>
        <w:rPr>
          <w:b/>
          <w:bCs/>
          <w:spacing w:val="-2"/>
        </w:rPr>
        <w:t xml:space="preserve"> </w:t>
      </w:r>
      <w:r>
        <w:rPr>
          <w:b/>
          <w:bCs/>
        </w:rPr>
        <w:t>FIGURES/RANGES ARE</w:t>
      </w:r>
      <w:r>
        <w:rPr>
          <w:b/>
          <w:bCs/>
          <w:spacing w:val="-2"/>
        </w:rPr>
        <w:t xml:space="preserve"> </w:t>
      </w:r>
      <w:r>
        <w:rPr>
          <w:b/>
          <w:bCs/>
        </w:rPr>
        <w:t>ESTIMATES</w:t>
      </w:r>
      <w:r>
        <w:rPr>
          <w:b/>
          <w:bCs/>
          <w:spacing w:val="-2"/>
        </w:rPr>
        <w:t xml:space="preserve"> </w:t>
      </w:r>
      <w:r>
        <w:rPr>
          <w:b/>
          <w:bCs/>
        </w:rPr>
        <w:t>OF YOUR</w:t>
      </w:r>
      <w:r>
        <w:rPr>
          <w:b/>
          <w:bCs/>
          <w:spacing w:val="-1"/>
        </w:rPr>
        <w:t xml:space="preserve"> </w:t>
      </w:r>
      <w:r>
        <w:rPr>
          <w:b/>
          <w:bCs/>
        </w:rPr>
        <w:t xml:space="preserve">INITIAL START UP EXPENSES FOR A TYPICAL FRANCHISEE FOR THE ESTABLISHMENT OF A </w:t>
      </w:r>
      <w:del w:id="323" w:author="Matthew Levine" w:date="2025-06-06T13:45:00Z" w16du:dateUtc="2025-06-06T17:45:00Z">
        <w:r w:rsidDel="00FE272E">
          <w:rPr>
            <w:b/>
            <w:bCs/>
          </w:rPr>
          <w:delText>STUDIO</w:delText>
        </w:r>
      </w:del>
      <w:ins w:id="324" w:author="Matthew Levine" w:date="2025-06-06T13:45:00Z" w16du:dateUtc="2025-06-06T17:45:00Z">
        <w:r w:rsidR="00FE272E">
          <w:rPr>
            <w:b/>
            <w:bCs/>
          </w:rPr>
          <w:t>[PREMISE CAFÉ]</w:t>
        </w:r>
      </w:ins>
      <w:r>
        <w:rPr>
          <w:b/>
          <w:bCs/>
        </w:rPr>
        <w:t>.</w:t>
      </w:r>
      <w:r>
        <w:rPr>
          <w:b/>
          <w:bCs/>
          <w:spacing w:val="40"/>
        </w:rPr>
        <w:t xml:space="preserve"> </w:t>
      </w:r>
      <w:r>
        <w:rPr>
          <w:b/>
          <w:bCs/>
        </w:rPr>
        <w:t>AS THESE FIGURES/RANGES ARE</w:t>
      </w:r>
      <w:r>
        <w:rPr>
          <w:b/>
          <w:bCs/>
          <w:spacing w:val="-9"/>
        </w:rPr>
        <w:t xml:space="preserve"> </w:t>
      </w:r>
      <w:r>
        <w:rPr>
          <w:b/>
          <w:bCs/>
        </w:rPr>
        <w:t>ESTIMATES,</w:t>
      </w:r>
      <w:r>
        <w:rPr>
          <w:b/>
          <w:bCs/>
          <w:spacing w:val="-10"/>
        </w:rPr>
        <w:t xml:space="preserve"> </w:t>
      </w:r>
      <w:r>
        <w:rPr>
          <w:b/>
          <w:bCs/>
        </w:rPr>
        <w:t>WE</w:t>
      </w:r>
      <w:r>
        <w:rPr>
          <w:b/>
          <w:bCs/>
          <w:spacing w:val="-9"/>
        </w:rPr>
        <w:t xml:space="preserve"> </w:t>
      </w:r>
      <w:r>
        <w:rPr>
          <w:b/>
          <w:bCs/>
        </w:rPr>
        <w:t>CANNOT</w:t>
      </w:r>
      <w:r>
        <w:rPr>
          <w:b/>
          <w:bCs/>
          <w:spacing w:val="-9"/>
        </w:rPr>
        <w:t xml:space="preserve"> </w:t>
      </w:r>
      <w:r>
        <w:rPr>
          <w:b/>
          <w:bCs/>
        </w:rPr>
        <w:t>GUARANTEE</w:t>
      </w:r>
      <w:r>
        <w:rPr>
          <w:b/>
          <w:bCs/>
          <w:spacing w:val="-9"/>
        </w:rPr>
        <w:t xml:space="preserve"> </w:t>
      </w:r>
      <w:r>
        <w:rPr>
          <w:b/>
          <w:bCs/>
        </w:rPr>
        <w:t>THAT</w:t>
      </w:r>
      <w:r>
        <w:rPr>
          <w:b/>
          <w:bCs/>
          <w:spacing w:val="-8"/>
        </w:rPr>
        <w:t xml:space="preserve"> </w:t>
      </w:r>
      <w:r>
        <w:rPr>
          <w:b/>
          <w:bCs/>
        </w:rPr>
        <w:t>YOU</w:t>
      </w:r>
      <w:r>
        <w:rPr>
          <w:b/>
          <w:bCs/>
          <w:spacing w:val="-10"/>
        </w:rPr>
        <w:t xml:space="preserve"> </w:t>
      </w:r>
      <w:r>
        <w:rPr>
          <w:b/>
          <w:bCs/>
        </w:rPr>
        <w:t>WILL</w:t>
      </w:r>
      <w:r>
        <w:rPr>
          <w:b/>
          <w:bCs/>
          <w:spacing w:val="-9"/>
        </w:rPr>
        <w:t xml:space="preserve"> </w:t>
      </w:r>
      <w:r>
        <w:rPr>
          <w:b/>
          <w:bCs/>
        </w:rPr>
        <w:t>NOT</w:t>
      </w:r>
      <w:r>
        <w:rPr>
          <w:b/>
          <w:bCs/>
          <w:spacing w:val="-9"/>
        </w:rPr>
        <w:t xml:space="preserve"> </w:t>
      </w:r>
      <w:r>
        <w:rPr>
          <w:b/>
          <w:bCs/>
        </w:rPr>
        <w:t>HAVE</w:t>
      </w:r>
      <w:r>
        <w:rPr>
          <w:b/>
          <w:bCs/>
          <w:spacing w:val="-9"/>
        </w:rPr>
        <w:t xml:space="preserve"> </w:t>
      </w:r>
      <w:r>
        <w:rPr>
          <w:b/>
          <w:bCs/>
        </w:rPr>
        <w:t>ADDITIONAL</w:t>
      </w:r>
      <w:r>
        <w:rPr>
          <w:b/>
          <w:bCs/>
          <w:spacing w:val="-9"/>
        </w:rPr>
        <w:t xml:space="preserve"> </w:t>
      </w:r>
      <w:r>
        <w:rPr>
          <w:b/>
          <w:bCs/>
        </w:rPr>
        <w:t>EXPENSES STARTING THE BUSINESS.</w:t>
      </w:r>
      <w:r>
        <w:rPr>
          <w:b/>
          <w:bCs/>
          <w:spacing w:val="40"/>
        </w:rPr>
        <w:t xml:space="preserve"> </w:t>
      </w:r>
      <w:r>
        <w:rPr>
          <w:b/>
          <w:bCs/>
        </w:rPr>
        <w:t>YOUR COSTS WILL DEPEND ON FACTORS SUCH AS:</w:t>
      </w:r>
    </w:p>
    <w:p w14:paraId="15D60040" w14:textId="77777777" w:rsidR="00C811EF" w:rsidRDefault="00C811EF">
      <w:pPr>
        <w:pStyle w:val="BodyText"/>
        <w:kinsoku w:val="0"/>
        <w:overflowPunct w:val="0"/>
        <w:spacing w:before="24"/>
        <w:rPr>
          <w:b/>
          <w:bCs/>
        </w:rPr>
      </w:pPr>
    </w:p>
    <w:p w14:paraId="4DD44CAC" w14:textId="77777777" w:rsidR="00C811EF" w:rsidRDefault="00C811EF" w:rsidP="00CB5590">
      <w:pPr>
        <w:pStyle w:val="ListParagraph"/>
        <w:numPr>
          <w:ilvl w:val="1"/>
          <w:numId w:val="114"/>
        </w:numPr>
        <w:tabs>
          <w:tab w:val="left" w:pos="1432"/>
        </w:tabs>
        <w:kinsoku w:val="0"/>
        <w:overflowPunct w:val="0"/>
        <w:ind w:left="1436"/>
        <w:jc w:val="left"/>
        <w:rPr>
          <w:b/>
          <w:bCs/>
          <w:spacing w:val="-2"/>
          <w:sz w:val="20"/>
          <w:szCs w:val="20"/>
        </w:rPr>
      </w:pPr>
      <w:r>
        <w:rPr>
          <w:b/>
          <w:bCs/>
          <w:sz w:val="20"/>
          <w:szCs w:val="20"/>
        </w:rPr>
        <w:t>HOW</w:t>
      </w:r>
      <w:r>
        <w:rPr>
          <w:b/>
          <w:bCs/>
          <w:spacing w:val="-11"/>
          <w:sz w:val="20"/>
          <w:szCs w:val="20"/>
        </w:rPr>
        <w:t xml:space="preserve"> </w:t>
      </w:r>
      <w:r>
        <w:rPr>
          <w:b/>
          <w:bCs/>
          <w:sz w:val="20"/>
          <w:szCs w:val="20"/>
        </w:rPr>
        <w:t>CLOSELY</w:t>
      </w:r>
      <w:r>
        <w:rPr>
          <w:b/>
          <w:bCs/>
          <w:spacing w:val="-12"/>
          <w:sz w:val="20"/>
          <w:szCs w:val="20"/>
        </w:rPr>
        <w:t xml:space="preserve"> </w:t>
      </w:r>
      <w:r>
        <w:rPr>
          <w:b/>
          <w:bCs/>
          <w:sz w:val="20"/>
          <w:szCs w:val="20"/>
        </w:rPr>
        <w:t>YOU</w:t>
      </w:r>
      <w:r>
        <w:rPr>
          <w:b/>
          <w:bCs/>
          <w:spacing w:val="-12"/>
          <w:sz w:val="20"/>
          <w:szCs w:val="20"/>
        </w:rPr>
        <w:t xml:space="preserve"> </w:t>
      </w:r>
      <w:r>
        <w:rPr>
          <w:b/>
          <w:bCs/>
          <w:sz w:val="20"/>
          <w:szCs w:val="20"/>
        </w:rPr>
        <w:t>FOLLOW</w:t>
      </w:r>
      <w:r>
        <w:rPr>
          <w:b/>
          <w:bCs/>
          <w:spacing w:val="-13"/>
          <w:sz w:val="20"/>
          <w:szCs w:val="20"/>
        </w:rPr>
        <w:t xml:space="preserve"> </w:t>
      </w:r>
      <w:r>
        <w:rPr>
          <w:b/>
          <w:bCs/>
          <w:sz w:val="20"/>
          <w:szCs w:val="20"/>
        </w:rPr>
        <w:t>OUR</w:t>
      </w:r>
      <w:r>
        <w:rPr>
          <w:b/>
          <w:bCs/>
          <w:spacing w:val="-11"/>
          <w:sz w:val="20"/>
          <w:szCs w:val="20"/>
        </w:rPr>
        <w:t xml:space="preserve"> </w:t>
      </w:r>
      <w:r>
        <w:rPr>
          <w:b/>
          <w:bCs/>
          <w:sz w:val="20"/>
          <w:szCs w:val="20"/>
        </w:rPr>
        <w:t>METHODS</w:t>
      </w:r>
      <w:r>
        <w:rPr>
          <w:b/>
          <w:bCs/>
          <w:spacing w:val="-12"/>
          <w:sz w:val="20"/>
          <w:szCs w:val="20"/>
        </w:rPr>
        <w:t xml:space="preserve"> </w:t>
      </w:r>
      <w:r>
        <w:rPr>
          <w:b/>
          <w:bCs/>
          <w:sz w:val="20"/>
          <w:szCs w:val="20"/>
        </w:rPr>
        <w:t>AND</w:t>
      </w:r>
      <w:r>
        <w:rPr>
          <w:b/>
          <w:bCs/>
          <w:spacing w:val="-10"/>
          <w:sz w:val="20"/>
          <w:szCs w:val="20"/>
        </w:rPr>
        <w:t xml:space="preserve"> </w:t>
      </w:r>
      <w:proofErr w:type="gramStart"/>
      <w:r>
        <w:rPr>
          <w:b/>
          <w:bCs/>
          <w:spacing w:val="-2"/>
          <w:sz w:val="20"/>
          <w:szCs w:val="20"/>
        </w:rPr>
        <w:t>PROCEDURES;</w:t>
      </w:r>
      <w:proofErr w:type="gramEnd"/>
    </w:p>
    <w:p w14:paraId="648E4FE1" w14:textId="77777777" w:rsidR="00C811EF" w:rsidRDefault="00C811EF" w:rsidP="00CB5590">
      <w:pPr>
        <w:pStyle w:val="ListParagraph"/>
        <w:numPr>
          <w:ilvl w:val="1"/>
          <w:numId w:val="114"/>
        </w:numPr>
        <w:tabs>
          <w:tab w:val="left" w:pos="1432"/>
        </w:tabs>
        <w:kinsoku w:val="0"/>
        <w:overflowPunct w:val="0"/>
        <w:spacing w:before="11"/>
        <w:ind w:left="1436"/>
        <w:jc w:val="left"/>
        <w:rPr>
          <w:b/>
          <w:bCs/>
          <w:spacing w:val="-2"/>
          <w:sz w:val="20"/>
          <w:szCs w:val="20"/>
        </w:rPr>
      </w:pPr>
      <w:r>
        <w:rPr>
          <w:b/>
          <w:bCs/>
          <w:spacing w:val="-2"/>
          <w:sz w:val="20"/>
          <w:szCs w:val="20"/>
        </w:rPr>
        <w:t>YOUR MANAGEMENT</w:t>
      </w:r>
      <w:r>
        <w:rPr>
          <w:b/>
          <w:bCs/>
          <w:spacing w:val="-1"/>
          <w:sz w:val="20"/>
          <w:szCs w:val="20"/>
        </w:rPr>
        <w:t xml:space="preserve"> </w:t>
      </w:r>
      <w:r>
        <w:rPr>
          <w:b/>
          <w:bCs/>
          <w:spacing w:val="-2"/>
          <w:sz w:val="20"/>
          <w:szCs w:val="20"/>
        </w:rPr>
        <w:t>SKILL, EXPERIENCE,</w:t>
      </w:r>
      <w:r>
        <w:rPr>
          <w:b/>
          <w:bCs/>
          <w:spacing w:val="-4"/>
          <w:sz w:val="20"/>
          <w:szCs w:val="20"/>
        </w:rPr>
        <w:t xml:space="preserve"> </w:t>
      </w:r>
      <w:r>
        <w:rPr>
          <w:b/>
          <w:bCs/>
          <w:spacing w:val="-2"/>
          <w:sz w:val="20"/>
          <w:szCs w:val="20"/>
        </w:rPr>
        <w:t>AND</w:t>
      </w:r>
      <w:r>
        <w:rPr>
          <w:b/>
          <w:bCs/>
          <w:spacing w:val="-1"/>
          <w:sz w:val="20"/>
          <w:szCs w:val="20"/>
        </w:rPr>
        <w:t xml:space="preserve"> </w:t>
      </w:r>
      <w:r>
        <w:rPr>
          <w:b/>
          <w:bCs/>
          <w:spacing w:val="-2"/>
          <w:sz w:val="20"/>
          <w:szCs w:val="20"/>
        </w:rPr>
        <w:t>BUSINESS</w:t>
      </w:r>
      <w:r>
        <w:rPr>
          <w:b/>
          <w:bCs/>
          <w:spacing w:val="-3"/>
          <w:sz w:val="20"/>
          <w:szCs w:val="20"/>
        </w:rPr>
        <w:t xml:space="preserve"> </w:t>
      </w:r>
      <w:proofErr w:type="gramStart"/>
      <w:r>
        <w:rPr>
          <w:b/>
          <w:bCs/>
          <w:spacing w:val="-2"/>
          <w:sz w:val="20"/>
          <w:szCs w:val="20"/>
        </w:rPr>
        <w:t>ACUMEN;</w:t>
      </w:r>
      <w:proofErr w:type="gramEnd"/>
    </w:p>
    <w:p w14:paraId="429B4C12" w14:textId="77777777" w:rsidR="00C811EF" w:rsidRDefault="00C811EF" w:rsidP="00CB5590">
      <w:pPr>
        <w:pStyle w:val="ListParagraph"/>
        <w:numPr>
          <w:ilvl w:val="1"/>
          <w:numId w:val="114"/>
        </w:numPr>
        <w:tabs>
          <w:tab w:val="left" w:pos="1432"/>
        </w:tabs>
        <w:kinsoku w:val="0"/>
        <w:overflowPunct w:val="0"/>
        <w:spacing w:before="14"/>
        <w:ind w:left="1436"/>
        <w:jc w:val="left"/>
        <w:rPr>
          <w:b/>
          <w:bCs/>
          <w:spacing w:val="-2"/>
          <w:sz w:val="20"/>
          <w:szCs w:val="20"/>
        </w:rPr>
      </w:pPr>
      <w:r>
        <w:rPr>
          <w:b/>
          <w:bCs/>
          <w:spacing w:val="-2"/>
          <w:sz w:val="20"/>
          <w:szCs w:val="20"/>
        </w:rPr>
        <w:t>LOCAL ECONOMIC</w:t>
      </w:r>
      <w:r>
        <w:rPr>
          <w:b/>
          <w:bCs/>
          <w:spacing w:val="-4"/>
          <w:sz w:val="20"/>
          <w:szCs w:val="20"/>
        </w:rPr>
        <w:t xml:space="preserve"> </w:t>
      </w:r>
      <w:proofErr w:type="gramStart"/>
      <w:r>
        <w:rPr>
          <w:b/>
          <w:bCs/>
          <w:spacing w:val="-2"/>
          <w:sz w:val="20"/>
          <w:szCs w:val="20"/>
        </w:rPr>
        <w:t>CONDITIONS;</w:t>
      </w:r>
      <w:proofErr w:type="gramEnd"/>
    </w:p>
    <w:p w14:paraId="5AC22681" w14:textId="77777777" w:rsidR="00C811EF" w:rsidRDefault="00C811EF" w:rsidP="00CB5590">
      <w:pPr>
        <w:pStyle w:val="ListParagraph"/>
        <w:numPr>
          <w:ilvl w:val="1"/>
          <w:numId w:val="114"/>
        </w:numPr>
        <w:tabs>
          <w:tab w:val="left" w:pos="1432"/>
        </w:tabs>
        <w:kinsoku w:val="0"/>
        <w:overflowPunct w:val="0"/>
        <w:spacing w:before="12"/>
        <w:ind w:left="1436"/>
        <w:jc w:val="left"/>
        <w:rPr>
          <w:b/>
          <w:bCs/>
          <w:spacing w:val="-2"/>
          <w:sz w:val="20"/>
          <w:szCs w:val="20"/>
        </w:rPr>
      </w:pPr>
      <w:r>
        <w:rPr>
          <w:b/>
          <w:bCs/>
          <w:sz w:val="20"/>
          <w:szCs w:val="20"/>
        </w:rPr>
        <w:t>LOCATION</w:t>
      </w:r>
      <w:r>
        <w:rPr>
          <w:b/>
          <w:bCs/>
          <w:spacing w:val="-11"/>
          <w:sz w:val="20"/>
          <w:szCs w:val="20"/>
        </w:rPr>
        <w:t xml:space="preserve"> </w:t>
      </w:r>
      <w:r>
        <w:rPr>
          <w:b/>
          <w:bCs/>
          <w:sz w:val="20"/>
          <w:szCs w:val="20"/>
        </w:rPr>
        <w:t>AND</w:t>
      </w:r>
      <w:r>
        <w:rPr>
          <w:b/>
          <w:bCs/>
          <w:spacing w:val="-7"/>
          <w:sz w:val="20"/>
          <w:szCs w:val="20"/>
        </w:rPr>
        <w:t xml:space="preserve"> </w:t>
      </w:r>
      <w:r>
        <w:rPr>
          <w:b/>
          <w:bCs/>
          <w:sz w:val="20"/>
          <w:szCs w:val="20"/>
        </w:rPr>
        <w:t>SIZE</w:t>
      </w:r>
      <w:r>
        <w:rPr>
          <w:b/>
          <w:bCs/>
          <w:spacing w:val="-11"/>
          <w:sz w:val="20"/>
          <w:szCs w:val="20"/>
        </w:rPr>
        <w:t xml:space="preserve"> </w:t>
      </w:r>
      <w:r>
        <w:rPr>
          <w:b/>
          <w:bCs/>
          <w:sz w:val="20"/>
          <w:szCs w:val="20"/>
        </w:rPr>
        <w:t>OF</w:t>
      </w:r>
      <w:r>
        <w:rPr>
          <w:b/>
          <w:bCs/>
          <w:spacing w:val="-10"/>
          <w:sz w:val="20"/>
          <w:szCs w:val="20"/>
        </w:rPr>
        <w:t xml:space="preserve"> </w:t>
      </w:r>
      <w:r>
        <w:rPr>
          <w:b/>
          <w:bCs/>
          <w:sz w:val="20"/>
          <w:szCs w:val="20"/>
        </w:rPr>
        <w:t>THE</w:t>
      </w:r>
      <w:r>
        <w:rPr>
          <w:b/>
          <w:bCs/>
          <w:spacing w:val="-8"/>
          <w:sz w:val="20"/>
          <w:szCs w:val="20"/>
        </w:rPr>
        <w:t xml:space="preserve"> </w:t>
      </w:r>
      <w:proofErr w:type="gramStart"/>
      <w:r>
        <w:rPr>
          <w:b/>
          <w:bCs/>
          <w:spacing w:val="-2"/>
          <w:sz w:val="20"/>
          <w:szCs w:val="20"/>
        </w:rPr>
        <w:t>TERRITORY;</w:t>
      </w:r>
      <w:proofErr w:type="gramEnd"/>
    </w:p>
    <w:p w14:paraId="654C0624" w14:textId="0EDDB7CD" w:rsidR="00C811EF" w:rsidRDefault="00C811EF" w:rsidP="00CB5590">
      <w:pPr>
        <w:pStyle w:val="ListParagraph"/>
        <w:numPr>
          <w:ilvl w:val="1"/>
          <w:numId w:val="114"/>
        </w:numPr>
        <w:tabs>
          <w:tab w:val="left" w:pos="1432"/>
        </w:tabs>
        <w:kinsoku w:val="0"/>
        <w:overflowPunct w:val="0"/>
        <w:spacing w:before="14"/>
        <w:ind w:left="1436"/>
        <w:jc w:val="left"/>
        <w:rPr>
          <w:b/>
          <w:bCs/>
          <w:spacing w:val="-2"/>
          <w:sz w:val="20"/>
          <w:szCs w:val="20"/>
        </w:rPr>
      </w:pPr>
      <w:r>
        <w:rPr>
          <w:b/>
          <w:bCs/>
          <w:sz w:val="20"/>
          <w:szCs w:val="20"/>
        </w:rPr>
        <w:t>DEGREE</w:t>
      </w:r>
      <w:r>
        <w:rPr>
          <w:b/>
          <w:bCs/>
          <w:spacing w:val="-13"/>
          <w:sz w:val="20"/>
          <w:szCs w:val="20"/>
        </w:rPr>
        <w:t xml:space="preserve"> </w:t>
      </w:r>
      <w:r>
        <w:rPr>
          <w:b/>
          <w:bCs/>
          <w:sz w:val="20"/>
          <w:szCs w:val="20"/>
        </w:rPr>
        <w:t>OF</w:t>
      </w:r>
      <w:r>
        <w:rPr>
          <w:b/>
          <w:bCs/>
          <w:spacing w:val="-10"/>
          <w:sz w:val="20"/>
          <w:szCs w:val="20"/>
        </w:rPr>
        <w:t xml:space="preserve"> </w:t>
      </w:r>
      <w:r>
        <w:rPr>
          <w:b/>
          <w:bCs/>
          <w:sz w:val="20"/>
          <w:szCs w:val="20"/>
        </w:rPr>
        <w:t>SPACE</w:t>
      </w:r>
      <w:r>
        <w:rPr>
          <w:b/>
          <w:bCs/>
          <w:spacing w:val="-14"/>
          <w:sz w:val="20"/>
          <w:szCs w:val="20"/>
        </w:rPr>
        <w:t xml:space="preserve"> </w:t>
      </w:r>
      <w:r>
        <w:rPr>
          <w:b/>
          <w:bCs/>
          <w:sz w:val="20"/>
          <w:szCs w:val="20"/>
        </w:rPr>
        <w:t>REMODELLING</w:t>
      </w:r>
      <w:r>
        <w:rPr>
          <w:b/>
          <w:bCs/>
          <w:spacing w:val="-11"/>
          <w:sz w:val="20"/>
          <w:szCs w:val="20"/>
        </w:rPr>
        <w:t xml:space="preserve"> </w:t>
      </w:r>
      <w:r>
        <w:rPr>
          <w:b/>
          <w:bCs/>
          <w:sz w:val="20"/>
          <w:szCs w:val="20"/>
        </w:rPr>
        <w:t>NEEDED</w:t>
      </w:r>
      <w:r>
        <w:rPr>
          <w:b/>
          <w:bCs/>
          <w:spacing w:val="-13"/>
          <w:sz w:val="20"/>
          <w:szCs w:val="20"/>
        </w:rPr>
        <w:t xml:space="preserve"> </w:t>
      </w:r>
      <w:r>
        <w:rPr>
          <w:b/>
          <w:bCs/>
          <w:sz w:val="20"/>
          <w:szCs w:val="20"/>
        </w:rPr>
        <w:t>FOR</w:t>
      </w:r>
      <w:r>
        <w:rPr>
          <w:b/>
          <w:bCs/>
          <w:spacing w:val="-13"/>
          <w:sz w:val="20"/>
          <w:szCs w:val="20"/>
        </w:rPr>
        <w:t xml:space="preserve"> </w:t>
      </w:r>
      <w:r>
        <w:rPr>
          <w:b/>
          <w:bCs/>
          <w:sz w:val="20"/>
          <w:szCs w:val="20"/>
        </w:rPr>
        <w:t>THE</w:t>
      </w:r>
      <w:r>
        <w:rPr>
          <w:b/>
          <w:bCs/>
          <w:spacing w:val="-12"/>
          <w:sz w:val="20"/>
          <w:szCs w:val="20"/>
        </w:rPr>
        <w:t xml:space="preserve"> </w:t>
      </w:r>
      <w:del w:id="325" w:author="Matthew Levine" w:date="2025-06-06T13:45:00Z" w16du:dateUtc="2025-06-06T17:45:00Z">
        <w:r w:rsidDel="00423591">
          <w:rPr>
            <w:b/>
            <w:bCs/>
            <w:spacing w:val="-2"/>
            <w:sz w:val="20"/>
            <w:szCs w:val="20"/>
          </w:rPr>
          <w:delText>STUDIO</w:delText>
        </w:r>
      </w:del>
      <w:ins w:id="326" w:author="Matthew Levine" w:date="2025-06-06T13:45:00Z" w16du:dateUtc="2025-06-06T17:45:00Z">
        <w:r w:rsidR="00423591">
          <w:rPr>
            <w:b/>
            <w:bCs/>
            <w:spacing w:val="-2"/>
            <w:sz w:val="20"/>
            <w:szCs w:val="20"/>
          </w:rPr>
          <w:t>[PREMISE CAFÉ</w:t>
        </w:r>
        <w:proofErr w:type="gramStart"/>
        <w:r w:rsidR="00423591">
          <w:rPr>
            <w:b/>
            <w:bCs/>
            <w:spacing w:val="-2"/>
            <w:sz w:val="20"/>
            <w:szCs w:val="20"/>
          </w:rPr>
          <w:t>]</w:t>
        </w:r>
      </w:ins>
      <w:r>
        <w:rPr>
          <w:b/>
          <w:bCs/>
          <w:spacing w:val="-2"/>
          <w:sz w:val="20"/>
          <w:szCs w:val="20"/>
        </w:rPr>
        <w:t>;</w:t>
      </w:r>
      <w:proofErr w:type="gramEnd"/>
    </w:p>
    <w:p w14:paraId="309486C5" w14:textId="77777777" w:rsidR="00C811EF" w:rsidRDefault="00C811EF" w:rsidP="00CB5590">
      <w:pPr>
        <w:pStyle w:val="ListParagraph"/>
        <w:numPr>
          <w:ilvl w:val="1"/>
          <w:numId w:val="114"/>
        </w:numPr>
        <w:tabs>
          <w:tab w:val="left" w:pos="1432"/>
        </w:tabs>
        <w:kinsoku w:val="0"/>
        <w:overflowPunct w:val="0"/>
        <w:spacing w:before="11"/>
        <w:ind w:left="1436"/>
        <w:jc w:val="left"/>
        <w:rPr>
          <w:b/>
          <w:bCs/>
          <w:spacing w:val="-4"/>
          <w:sz w:val="20"/>
          <w:szCs w:val="20"/>
        </w:rPr>
      </w:pPr>
      <w:r>
        <w:rPr>
          <w:b/>
          <w:bCs/>
          <w:sz w:val="20"/>
          <w:szCs w:val="20"/>
        </w:rPr>
        <w:t>METHOD</w:t>
      </w:r>
      <w:r>
        <w:rPr>
          <w:b/>
          <w:bCs/>
          <w:spacing w:val="-14"/>
          <w:sz w:val="20"/>
          <w:szCs w:val="20"/>
        </w:rPr>
        <w:t xml:space="preserve"> </w:t>
      </w:r>
      <w:r>
        <w:rPr>
          <w:b/>
          <w:bCs/>
          <w:sz w:val="20"/>
          <w:szCs w:val="20"/>
        </w:rPr>
        <w:t>AND</w:t>
      </w:r>
      <w:r>
        <w:rPr>
          <w:b/>
          <w:bCs/>
          <w:spacing w:val="-14"/>
          <w:sz w:val="20"/>
          <w:szCs w:val="20"/>
        </w:rPr>
        <w:t xml:space="preserve"> </w:t>
      </w:r>
      <w:r>
        <w:rPr>
          <w:b/>
          <w:bCs/>
          <w:sz w:val="20"/>
          <w:szCs w:val="20"/>
        </w:rPr>
        <w:t>AMOUNT</w:t>
      </w:r>
      <w:r>
        <w:rPr>
          <w:b/>
          <w:bCs/>
          <w:spacing w:val="-14"/>
          <w:sz w:val="20"/>
          <w:szCs w:val="20"/>
        </w:rPr>
        <w:t xml:space="preserve"> </w:t>
      </w:r>
      <w:r>
        <w:rPr>
          <w:b/>
          <w:bCs/>
          <w:sz w:val="20"/>
          <w:szCs w:val="20"/>
        </w:rPr>
        <w:t>OF</w:t>
      </w:r>
      <w:r>
        <w:rPr>
          <w:b/>
          <w:bCs/>
          <w:spacing w:val="-13"/>
          <w:sz w:val="20"/>
          <w:szCs w:val="20"/>
        </w:rPr>
        <w:t xml:space="preserve"> </w:t>
      </w:r>
      <w:r>
        <w:rPr>
          <w:b/>
          <w:bCs/>
          <w:sz w:val="20"/>
          <w:szCs w:val="20"/>
        </w:rPr>
        <w:t>FINANCING</w:t>
      </w:r>
      <w:r>
        <w:rPr>
          <w:b/>
          <w:bCs/>
          <w:spacing w:val="-12"/>
          <w:sz w:val="20"/>
          <w:szCs w:val="20"/>
        </w:rPr>
        <w:t xml:space="preserve"> </w:t>
      </w:r>
      <w:proofErr w:type="gramStart"/>
      <w:r>
        <w:rPr>
          <w:b/>
          <w:bCs/>
          <w:spacing w:val="-4"/>
          <w:sz w:val="20"/>
          <w:szCs w:val="20"/>
        </w:rPr>
        <w:t>USED;</w:t>
      </w:r>
      <w:proofErr w:type="gramEnd"/>
    </w:p>
    <w:p w14:paraId="4D02F86D" w14:textId="77777777" w:rsidR="00C811EF" w:rsidRDefault="00C811EF" w:rsidP="00CB5590">
      <w:pPr>
        <w:pStyle w:val="ListParagraph"/>
        <w:numPr>
          <w:ilvl w:val="1"/>
          <w:numId w:val="114"/>
        </w:numPr>
        <w:tabs>
          <w:tab w:val="left" w:pos="1432"/>
        </w:tabs>
        <w:kinsoku w:val="0"/>
        <w:overflowPunct w:val="0"/>
        <w:spacing w:before="14"/>
        <w:ind w:left="1436"/>
        <w:jc w:val="left"/>
        <w:rPr>
          <w:b/>
          <w:bCs/>
          <w:spacing w:val="-2"/>
          <w:sz w:val="20"/>
          <w:szCs w:val="20"/>
        </w:rPr>
      </w:pPr>
      <w:r>
        <w:rPr>
          <w:b/>
          <w:bCs/>
          <w:spacing w:val="-2"/>
          <w:sz w:val="20"/>
          <w:szCs w:val="20"/>
        </w:rPr>
        <w:t>PREVAILING WAGE</w:t>
      </w:r>
      <w:r>
        <w:rPr>
          <w:b/>
          <w:bCs/>
          <w:spacing w:val="-3"/>
          <w:sz w:val="20"/>
          <w:szCs w:val="20"/>
        </w:rPr>
        <w:t xml:space="preserve"> </w:t>
      </w:r>
      <w:proofErr w:type="gramStart"/>
      <w:r>
        <w:rPr>
          <w:b/>
          <w:bCs/>
          <w:spacing w:val="-2"/>
          <w:sz w:val="20"/>
          <w:szCs w:val="20"/>
        </w:rPr>
        <w:t>RATES;</w:t>
      </w:r>
      <w:proofErr w:type="gramEnd"/>
    </w:p>
    <w:p w14:paraId="060144AB" w14:textId="77777777" w:rsidR="00C811EF" w:rsidRDefault="00C811EF" w:rsidP="00CB5590">
      <w:pPr>
        <w:pStyle w:val="ListParagraph"/>
        <w:numPr>
          <w:ilvl w:val="1"/>
          <w:numId w:val="114"/>
        </w:numPr>
        <w:tabs>
          <w:tab w:val="left" w:pos="1432"/>
        </w:tabs>
        <w:kinsoku w:val="0"/>
        <w:overflowPunct w:val="0"/>
        <w:spacing w:before="12"/>
        <w:ind w:left="1436"/>
        <w:jc w:val="left"/>
        <w:rPr>
          <w:b/>
          <w:bCs/>
          <w:spacing w:val="-2"/>
          <w:sz w:val="20"/>
          <w:szCs w:val="20"/>
        </w:rPr>
      </w:pPr>
      <w:r>
        <w:rPr>
          <w:b/>
          <w:bCs/>
          <w:sz w:val="20"/>
          <w:szCs w:val="20"/>
        </w:rPr>
        <w:t>WHETHER</w:t>
      </w:r>
      <w:r>
        <w:rPr>
          <w:b/>
          <w:bCs/>
          <w:spacing w:val="-13"/>
          <w:sz w:val="20"/>
          <w:szCs w:val="20"/>
        </w:rPr>
        <w:t xml:space="preserve"> </w:t>
      </w:r>
      <w:r>
        <w:rPr>
          <w:b/>
          <w:bCs/>
          <w:sz w:val="20"/>
          <w:szCs w:val="20"/>
        </w:rPr>
        <w:t>YOU</w:t>
      </w:r>
      <w:r>
        <w:rPr>
          <w:b/>
          <w:bCs/>
          <w:spacing w:val="-12"/>
          <w:sz w:val="20"/>
          <w:szCs w:val="20"/>
        </w:rPr>
        <w:t xml:space="preserve"> </w:t>
      </w:r>
      <w:r>
        <w:rPr>
          <w:b/>
          <w:bCs/>
          <w:sz w:val="20"/>
          <w:szCs w:val="20"/>
        </w:rPr>
        <w:t>PERFORM</w:t>
      </w:r>
      <w:r>
        <w:rPr>
          <w:b/>
          <w:bCs/>
          <w:spacing w:val="-13"/>
          <w:sz w:val="20"/>
          <w:szCs w:val="20"/>
        </w:rPr>
        <w:t xml:space="preserve"> </w:t>
      </w:r>
      <w:r>
        <w:rPr>
          <w:b/>
          <w:bCs/>
          <w:sz w:val="20"/>
          <w:szCs w:val="20"/>
        </w:rPr>
        <w:t>THE</w:t>
      </w:r>
      <w:r>
        <w:rPr>
          <w:b/>
          <w:bCs/>
          <w:spacing w:val="-12"/>
          <w:sz w:val="20"/>
          <w:szCs w:val="20"/>
        </w:rPr>
        <w:t xml:space="preserve"> </w:t>
      </w:r>
      <w:r>
        <w:rPr>
          <w:b/>
          <w:bCs/>
          <w:sz w:val="20"/>
          <w:szCs w:val="20"/>
        </w:rPr>
        <w:t>SERVICES</w:t>
      </w:r>
      <w:r>
        <w:rPr>
          <w:b/>
          <w:bCs/>
          <w:spacing w:val="-13"/>
          <w:sz w:val="20"/>
          <w:szCs w:val="20"/>
        </w:rPr>
        <w:t xml:space="preserve"> </w:t>
      </w:r>
      <w:proofErr w:type="gramStart"/>
      <w:r>
        <w:rPr>
          <w:b/>
          <w:bCs/>
          <w:spacing w:val="-2"/>
          <w:sz w:val="20"/>
          <w:szCs w:val="20"/>
        </w:rPr>
        <w:t>PERSONALLY;</w:t>
      </w:r>
      <w:proofErr w:type="gramEnd"/>
    </w:p>
    <w:p w14:paraId="79B40A24" w14:textId="77777777" w:rsidR="00C811EF" w:rsidRDefault="00C811EF" w:rsidP="00CB5590">
      <w:pPr>
        <w:pStyle w:val="ListParagraph"/>
        <w:numPr>
          <w:ilvl w:val="1"/>
          <w:numId w:val="114"/>
        </w:numPr>
        <w:tabs>
          <w:tab w:val="left" w:pos="1432"/>
        </w:tabs>
        <w:kinsoku w:val="0"/>
        <w:overflowPunct w:val="0"/>
        <w:spacing w:before="14"/>
        <w:ind w:left="1436"/>
        <w:jc w:val="left"/>
        <w:rPr>
          <w:b/>
          <w:bCs/>
          <w:spacing w:val="-5"/>
          <w:sz w:val="20"/>
          <w:szCs w:val="20"/>
        </w:rPr>
      </w:pPr>
      <w:r>
        <w:rPr>
          <w:b/>
          <w:bCs/>
          <w:sz w:val="20"/>
          <w:szCs w:val="20"/>
        </w:rPr>
        <w:t>THE</w:t>
      </w:r>
      <w:r>
        <w:rPr>
          <w:b/>
          <w:bCs/>
          <w:spacing w:val="-14"/>
          <w:sz w:val="20"/>
          <w:szCs w:val="20"/>
        </w:rPr>
        <w:t xml:space="preserve"> </w:t>
      </w:r>
      <w:r>
        <w:rPr>
          <w:b/>
          <w:bCs/>
          <w:sz w:val="20"/>
          <w:szCs w:val="20"/>
        </w:rPr>
        <w:t>LOCAL</w:t>
      </w:r>
      <w:r>
        <w:rPr>
          <w:b/>
          <w:bCs/>
          <w:spacing w:val="-11"/>
          <w:sz w:val="20"/>
          <w:szCs w:val="20"/>
        </w:rPr>
        <w:t xml:space="preserve"> </w:t>
      </w:r>
      <w:r>
        <w:rPr>
          <w:b/>
          <w:bCs/>
          <w:sz w:val="20"/>
          <w:szCs w:val="20"/>
        </w:rPr>
        <w:t>MARKET</w:t>
      </w:r>
      <w:r>
        <w:rPr>
          <w:b/>
          <w:bCs/>
          <w:spacing w:val="-13"/>
          <w:sz w:val="20"/>
          <w:szCs w:val="20"/>
        </w:rPr>
        <w:t xml:space="preserve"> </w:t>
      </w:r>
      <w:r>
        <w:rPr>
          <w:b/>
          <w:bCs/>
          <w:sz w:val="20"/>
          <w:szCs w:val="20"/>
        </w:rPr>
        <w:t>FOR</w:t>
      </w:r>
      <w:r>
        <w:rPr>
          <w:b/>
          <w:bCs/>
          <w:spacing w:val="-12"/>
          <w:sz w:val="20"/>
          <w:szCs w:val="20"/>
        </w:rPr>
        <w:t xml:space="preserve"> </w:t>
      </w:r>
      <w:r>
        <w:rPr>
          <w:b/>
          <w:bCs/>
          <w:sz w:val="20"/>
          <w:szCs w:val="20"/>
        </w:rPr>
        <w:t>OUR</w:t>
      </w:r>
      <w:r>
        <w:rPr>
          <w:b/>
          <w:bCs/>
          <w:spacing w:val="-12"/>
          <w:sz w:val="20"/>
          <w:szCs w:val="20"/>
        </w:rPr>
        <w:t xml:space="preserve"> </w:t>
      </w:r>
      <w:r>
        <w:rPr>
          <w:b/>
          <w:bCs/>
          <w:sz w:val="20"/>
          <w:szCs w:val="20"/>
        </w:rPr>
        <w:t>PRODUCTS</w:t>
      </w:r>
      <w:r>
        <w:rPr>
          <w:b/>
          <w:bCs/>
          <w:spacing w:val="-13"/>
          <w:sz w:val="20"/>
          <w:szCs w:val="20"/>
        </w:rPr>
        <w:t xml:space="preserve"> </w:t>
      </w:r>
      <w:r>
        <w:rPr>
          <w:b/>
          <w:bCs/>
          <w:sz w:val="20"/>
          <w:szCs w:val="20"/>
        </w:rPr>
        <w:t>AND</w:t>
      </w:r>
      <w:r>
        <w:rPr>
          <w:b/>
          <w:bCs/>
          <w:spacing w:val="-14"/>
          <w:sz w:val="20"/>
          <w:szCs w:val="20"/>
        </w:rPr>
        <w:t xml:space="preserve"> </w:t>
      </w:r>
      <w:r>
        <w:rPr>
          <w:b/>
          <w:bCs/>
          <w:sz w:val="20"/>
          <w:szCs w:val="20"/>
        </w:rPr>
        <w:t>SERVICES;</w:t>
      </w:r>
      <w:r>
        <w:rPr>
          <w:b/>
          <w:bCs/>
          <w:spacing w:val="-11"/>
          <w:sz w:val="20"/>
          <w:szCs w:val="20"/>
        </w:rPr>
        <w:t xml:space="preserve"> </w:t>
      </w:r>
      <w:r>
        <w:rPr>
          <w:b/>
          <w:bCs/>
          <w:spacing w:val="-5"/>
          <w:sz w:val="20"/>
          <w:szCs w:val="20"/>
        </w:rPr>
        <w:t>AND</w:t>
      </w:r>
    </w:p>
    <w:p w14:paraId="0AF605DC" w14:textId="77777777" w:rsidR="002B6FF3" w:rsidRDefault="00C811EF" w:rsidP="00CB5590">
      <w:pPr>
        <w:pStyle w:val="ListParagraph"/>
        <w:numPr>
          <w:ilvl w:val="1"/>
          <w:numId w:val="114"/>
        </w:numPr>
        <w:tabs>
          <w:tab w:val="left" w:pos="1432"/>
        </w:tabs>
        <w:kinsoku w:val="0"/>
        <w:overflowPunct w:val="0"/>
        <w:spacing w:before="11" w:line="475" w:lineRule="auto"/>
        <w:ind w:left="1436" w:right="5925"/>
        <w:jc w:val="left"/>
        <w:rPr>
          <w:b/>
          <w:bCs/>
          <w:sz w:val="20"/>
          <w:szCs w:val="20"/>
        </w:rPr>
      </w:pPr>
      <w:r>
        <w:rPr>
          <w:b/>
          <w:bCs/>
          <w:sz w:val="20"/>
          <w:szCs w:val="20"/>
        </w:rPr>
        <w:t>THE</w:t>
      </w:r>
      <w:r>
        <w:rPr>
          <w:b/>
          <w:bCs/>
          <w:spacing w:val="-14"/>
          <w:sz w:val="20"/>
          <w:szCs w:val="20"/>
        </w:rPr>
        <w:t xml:space="preserve"> </w:t>
      </w:r>
      <w:r>
        <w:rPr>
          <w:b/>
          <w:bCs/>
          <w:sz w:val="20"/>
          <w:szCs w:val="20"/>
        </w:rPr>
        <w:t>COMPETITION</w:t>
      </w:r>
      <w:r>
        <w:rPr>
          <w:b/>
          <w:bCs/>
          <w:spacing w:val="-14"/>
          <w:sz w:val="20"/>
          <w:szCs w:val="20"/>
        </w:rPr>
        <w:t xml:space="preserve"> </w:t>
      </w:r>
      <w:r>
        <w:rPr>
          <w:b/>
          <w:bCs/>
          <w:sz w:val="20"/>
          <w:szCs w:val="20"/>
        </w:rPr>
        <w:t>FACED</w:t>
      </w:r>
      <w:r>
        <w:rPr>
          <w:b/>
          <w:bCs/>
          <w:spacing w:val="-14"/>
          <w:sz w:val="20"/>
          <w:szCs w:val="20"/>
        </w:rPr>
        <w:t xml:space="preserve"> </w:t>
      </w:r>
      <w:r>
        <w:rPr>
          <w:b/>
          <w:bCs/>
          <w:sz w:val="20"/>
          <w:szCs w:val="20"/>
        </w:rPr>
        <w:t>BY</w:t>
      </w:r>
      <w:r>
        <w:rPr>
          <w:b/>
          <w:bCs/>
          <w:spacing w:val="-14"/>
          <w:sz w:val="20"/>
          <w:szCs w:val="20"/>
        </w:rPr>
        <w:t xml:space="preserve"> </w:t>
      </w:r>
      <w:r>
        <w:rPr>
          <w:b/>
          <w:bCs/>
          <w:sz w:val="20"/>
          <w:szCs w:val="20"/>
        </w:rPr>
        <w:t>YOU.</w:t>
      </w:r>
    </w:p>
    <w:p w14:paraId="1B4B894A" w14:textId="5B447F68" w:rsidR="00C811EF" w:rsidRDefault="00C811EF" w:rsidP="00CB5590">
      <w:pPr>
        <w:pStyle w:val="ListParagraph"/>
        <w:tabs>
          <w:tab w:val="left" w:pos="1432"/>
        </w:tabs>
        <w:kinsoku w:val="0"/>
        <w:overflowPunct w:val="0"/>
        <w:spacing w:before="11" w:line="475" w:lineRule="auto"/>
        <w:ind w:left="720" w:right="5925" w:firstLine="0"/>
        <w:jc w:val="left"/>
        <w:rPr>
          <w:b/>
          <w:bCs/>
          <w:sz w:val="20"/>
          <w:szCs w:val="20"/>
        </w:rPr>
      </w:pPr>
      <w:r>
        <w:rPr>
          <w:b/>
          <w:bCs/>
          <w:sz w:val="20"/>
          <w:szCs w:val="20"/>
          <w:u w:val="thick"/>
        </w:rPr>
        <w:t>GIVEN THE ABOVE:</w:t>
      </w:r>
    </w:p>
    <w:p w14:paraId="3BDE907C" w14:textId="54250620" w:rsidR="00C811EF" w:rsidRDefault="00C811EF" w:rsidP="00CB5590">
      <w:pPr>
        <w:pStyle w:val="ListParagraph"/>
        <w:numPr>
          <w:ilvl w:val="0"/>
          <w:numId w:val="115"/>
        </w:numPr>
        <w:tabs>
          <w:tab w:val="left" w:pos="1146"/>
        </w:tabs>
        <w:kinsoku w:val="0"/>
        <w:overflowPunct w:val="0"/>
        <w:spacing w:before="24" w:line="237" w:lineRule="auto"/>
        <w:ind w:right="716"/>
        <w:rPr>
          <w:b/>
          <w:bCs/>
          <w:spacing w:val="-2"/>
          <w:sz w:val="20"/>
          <w:szCs w:val="20"/>
        </w:rPr>
      </w:pPr>
      <w:r>
        <w:rPr>
          <w:b/>
          <w:bCs/>
          <w:sz w:val="20"/>
          <w:szCs w:val="20"/>
          <w:u w:val="thick"/>
        </w:rPr>
        <w:t>THE RANGE OF TOTAL EXPENDITURES TO BE INCURRED BY YOU TO ESTABLISH (AND</w:t>
      </w:r>
      <w:r>
        <w:rPr>
          <w:b/>
          <w:bCs/>
          <w:sz w:val="20"/>
          <w:szCs w:val="20"/>
        </w:rPr>
        <w:t xml:space="preserve"> </w:t>
      </w:r>
      <w:r>
        <w:rPr>
          <w:b/>
          <w:bCs/>
          <w:sz w:val="20"/>
          <w:szCs w:val="20"/>
          <w:u w:val="thick"/>
        </w:rPr>
        <w:t xml:space="preserve">OPERATE) THE </w:t>
      </w:r>
      <w:del w:id="327" w:author="Matthew Levine" w:date="2025-06-06T13:45:00Z" w16du:dateUtc="2025-06-06T17:45:00Z">
        <w:r w:rsidDel="00423591">
          <w:rPr>
            <w:b/>
            <w:bCs/>
            <w:sz w:val="20"/>
            <w:szCs w:val="20"/>
            <w:u w:val="thick"/>
          </w:rPr>
          <w:delText>STUDIO</w:delText>
        </w:r>
      </w:del>
      <w:ins w:id="328" w:author="Matthew Levine" w:date="2025-06-06T13:45:00Z" w16du:dateUtc="2025-06-06T17:45:00Z">
        <w:r w:rsidR="00423591">
          <w:rPr>
            <w:b/>
            <w:bCs/>
            <w:sz w:val="20"/>
            <w:szCs w:val="20"/>
            <w:u w:val="thick"/>
          </w:rPr>
          <w:t>[PREMISE CAFÉ]</w:t>
        </w:r>
      </w:ins>
      <w:r>
        <w:rPr>
          <w:b/>
          <w:bCs/>
          <w:sz w:val="20"/>
          <w:szCs w:val="20"/>
          <w:u w:val="thick"/>
        </w:rPr>
        <w:t xml:space="preserve"> MAY VARY CONSIDERABLY FROM THE AMOUNTS ESTIMATED</w:t>
      </w:r>
      <w:r>
        <w:rPr>
          <w:b/>
          <w:bCs/>
          <w:sz w:val="20"/>
          <w:szCs w:val="20"/>
        </w:rPr>
        <w:t xml:space="preserve"> </w:t>
      </w:r>
      <w:r>
        <w:rPr>
          <w:b/>
          <w:bCs/>
          <w:spacing w:val="-2"/>
          <w:sz w:val="20"/>
          <w:szCs w:val="20"/>
          <w:u w:val="thick"/>
        </w:rPr>
        <w:t>BELOW.</w:t>
      </w:r>
    </w:p>
    <w:p w14:paraId="6459AC27" w14:textId="77777777" w:rsidR="00C811EF" w:rsidRDefault="00C811EF">
      <w:pPr>
        <w:pStyle w:val="BodyText"/>
        <w:kinsoku w:val="0"/>
        <w:overflowPunct w:val="0"/>
        <w:spacing w:before="20"/>
        <w:rPr>
          <w:b/>
          <w:bCs/>
        </w:rPr>
      </w:pPr>
    </w:p>
    <w:p w14:paraId="5F2E3C77" w14:textId="77777777" w:rsidR="00C811EF" w:rsidRDefault="00C811EF" w:rsidP="00CB5590">
      <w:pPr>
        <w:pStyle w:val="ListParagraph"/>
        <w:numPr>
          <w:ilvl w:val="0"/>
          <w:numId w:val="115"/>
        </w:numPr>
        <w:tabs>
          <w:tab w:val="left" w:pos="1146"/>
        </w:tabs>
        <w:kinsoku w:val="0"/>
        <w:overflowPunct w:val="0"/>
        <w:spacing w:line="237" w:lineRule="auto"/>
        <w:ind w:right="713"/>
        <w:rPr>
          <w:b/>
          <w:bCs/>
          <w:sz w:val="20"/>
          <w:szCs w:val="20"/>
        </w:rPr>
      </w:pPr>
      <w:r>
        <w:rPr>
          <w:b/>
          <w:bCs/>
          <w:sz w:val="20"/>
          <w:szCs w:val="20"/>
          <w:u w:val="thick"/>
        </w:rPr>
        <w:t>WE ENCOURAGE YOU TO CONTACT OUR EXISTING FRANCHISEES, IF ANY, AND YOUR</w:t>
      </w:r>
      <w:r>
        <w:rPr>
          <w:b/>
          <w:bCs/>
          <w:sz w:val="20"/>
          <w:szCs w:val="20"/>
        </w:rPr>
        <w:t xml:space="preserve"> </w:t>
      </w:r>
      <w:r>
        <w:rPr>
          <w:b/>
          <w:bCs/>
          <w:sz w:val="20"/>
          <w:szCs w:val="20"/>
          <w:u w:val="thick"/>
        </w:rPr>
        <w:t>FINANCIAL AND LEGAL ADVISORS AND TO CONDUCT YOUR OWN DUE DILIGENCE TO</w:t>
      </w:r>
      <w:r>
        <w:rPr>
          <w:b/>
          <w:bCs/>
          <w:sz w:val="20"/>
          <w:szCs w:val="20"/>
        </w:rPr>
        <w:t xml:space="preserve"> </w:t>
      </w:r>
      <w:r>
        <w:rPr>
          <w:b/>
          <w:bCs/>
          <w:sz w:val="20"/>
          <w:szCs w:val="20"/>
          <w:u w:val="thick"/>
        </w:rPr>
        <w:t>DETERMINE THE RANGE OF EXPENDITURES THAT MAY BE INCURRED BY YOU.</w:t>
      </w:r>
    </w:p>
    <w:p w14:paraId="0BD29B71" w14:textId="77777777" w:rsidR="00C811EF" w:rsidRDefault="00C811EF">
      <w:pPr>
        <w:pStyle w:val="BodyText"/>
        <w:kinsoku w:val="0"/>
        <w:overflowPunct w:val="0"/>
        <w:spacing w:before="19"/>
        <w:rPr>
          <w:b/>
          <w:bCs/>
        </w:rPr>
      </w:pPr>
    </w:p>
    <w:p w14:paraId="29A1FB58" w14:textId="77777777" w:rsidR="00C811EF" w:rsidRDefault="00C811EF" w:rsidP="00CB5590">
      <w:pPr>
        <w:pStyle w:val="ListParagraph"/>
        <w:numPr>
          <w:ilvl w:val="0"/>
          <w:numId w:val="115"/>
        </w:numPr>
        <w:tabs>
          <w:tab w:val="left" w:pos="1146"/>
        </w:tabs>
        <w:kinsoku w:val="0"/>
        <w:overflowPunct w:val="0"/>
        <w:spacing w:before="1" w:line="237" w:lineRule="auto"/>
        <w:ind w:right="716"/>
        <w:rPr>
          <w:b/>
          <w:bCs/>
          <w:sz w:val="20"/>
          <w:szCs w:val="20"/>
        </w:rPr>
      </w:pPr>
      <w:r>
        <w:rPr>
          <w:b/>
          <w:bCs/>
          <w:sz w:val="20"/>
          <w:szCs w:val="20"/>
          <w:u w:val="thick"/>
        </w:rPr>
        <w:t>TO COMPILE THESE ESTIMATES, WE HAVE RELIED ON THE EXPERIENCE OF OUR</w:t>
      </w:r>
      <w:r>
        <w:rPr>
          <w:b/>
          <w:bCs/>
          <w:sz w:val="20"/>
          <w:szCs w:val="20"/>
        </w:rPr>
        <w:t xml:space="preserve"> </w:t>
      </w:r>
      <w:r>
        <w:rPr>
          <w:b/>
          <w:bCs/>
          <w:sz w:val="20"/>
          <w:szCs w:val="20"/>
          <w:u w:val="thick"/>
        </w:rPr>
        <w:t>AFFILIATE, IN THIS BUSINESS SINCE 2021 (SEE ITEM 1 OF THIS DISCLOSURE DOCUMENT).</w:t>
      </w:r>
    </w:p>
    <w:p w14:paraId="463428C6" w14:textId="77777777" w:rsidR="00C811EF" w:rsidRDefault="00C811EF">
      <w:pPr>
        <w:pStyle w:val="BodyText"/>
        <w:kinsoku w:val="0"/>
        <w:overflowPunct w:val="0"/>
        <w:spacing w:before="16"/>
        <w:rPr>
          <w:b/>
          <w:bCs/>
        </w:rPr>
      </w:pPr>
    </w:p>
    <w:p w14:paraId="5A0D0A8C" w14:textId="39F6CC37" w:rsidR="00C811EF" w:rsidRDefault="00C811EF" w:rsidP="00CB5590">
      <w:pPr>
        <w:pStyle w:val="ListParagraph"/>
        <w:numPr>
          <w:ilvl w:val="0"/>
          <w:numId w:val="115"/>
        </w:numPr>
        <w:tabs>
          <w:tab w:val="left" w:pos="1146"/>
        </w:tabs>
        <w:kinsoku w:val="0"/>
        <w:overflowPunct w:val="0"/>
        <w:spacing w:before="1" w:line="237" w:lineRule="auto"/>
        <w:ind w:right="716"/>
        <w:rPr>
          <w:b/>
          <w:bCs/>
          <w:sz w:val="20"/>
          <w:szCs w:val="20"/>
        </w:rPr>
      </w:pPr>
      <w:r>
        <w:rPr>
          <w:b/>
          <w:bCs/>
          <w:sz w:val="20"/>
          <w:szCs w:val="20"/>
        </w:rPr>
        <w:t>AS</w:t>
      </w:r>
      <w:r>
        <w:rPr>
          <w:b/>
          <w:bCs/>
          <w:spacing w:val="-2"/>
          <w:sz w:val="20"/>
          <w:szCs w:val="20"/>
        </w:rPr>
        <w:t xml:space="preserve"> </w:t>
      </w:r>
      <w:r>
        <w:rPr>
          <w:b/>
          <w:bCs/>
          <w:sz w:val="20"/>
          <w:szCs w:val="20"/>
        </w:rPr>
        <w:t>YOU HAVE</w:t>
      </w:r>
      <w:r>
        <w:rPr>
          <w:b/>
          <w:bCs/>
          <w:spacing w:val="-3"/>
          <w:sz w:val="20"/>
          <w:szCs w:val="20"/>
        </w:rPr>
        <w:t xml:space="preserve"> </w:t>
      </w:r>
      <w:r>
        <w:rPr>
          <w:b/>
          <w:bCs/>
          <w:sz w:val="20"/>
          <w:szCs w:val="20"/>
        </w:rPr>
        <w:t>NOT YET SECURED</w:t>
      </w:r>
      <w:r>
        <w:rPr>
          <w:b/>
          <w:bCs/>
          <w:spacing w:val="-2"/>
          <w:sz w:val="20"/>
          <w:szCs w:val="20"/>
        </w:rPr>
        <w:t xml:space="preserve"> </w:t>
      </w:r>
      <w:r>
        <w:rPr>
          <w:b/>
          <w:bCs/>
          <w:sz w:val="20"/>
          <w:szCs w:val="20"/>
        </w:rPr>
        <w:t>A</w:t>
      </w:r>
      <w:r>
        <w:rPr>
          <w:b/>
          <w:bCs/>
          <w:spacing w:val="-1"/>
          <w:sz w:val="20"/>
          <w:szCs w:val="20"/>
        </w:rPr>
        <w:t xml:space="preserve"> </w:t>
      </w:r>
      <w:r>
        <w:rPr>
          <w:b/>
          <w:bCs/>
          <w:sz w:val="20"/>
          <w:szCs w:val="20"/>
        </w:rPr>
        <w:t>LOCATION FOR</w:t>
      </w:r>
      <w:r>
        <w:rPr>
          <w:b/>
          <w:bCs/>
          <w:spacing w:val="-1"/>
          <w:sz w:val="20"/>
          <w:szCs w:val="20"/>
        </w:rPr>
        <w:t xml:space="preserve"> </w:t>
      </w:r>
      <w:r>
        <w:rPr>
          <w:b/>
          <w:bCs/>
          <w:sz w:val="20"/>
          <w:szCs w:val="20"/>
        </w:rPr>
        <w:t>THE</w:t>
      </w:r>
      <w:r>
        <w:rPr>
          <w:b/>
          <w:bCs/>
          <w:spacing w:val="-2"/>
          <w:sz w:val="20"/>
          <w:szCs w:val="20"/>
        </w:rPr>
        <w:t xml:space="preserve"> </w:t>
      </w:r>
      <w:del w:id="329" w:author="Matthew Levine" w:date="2025-06-06T13:45:00Z" w16du:dateUtc="2025-06-06T17:45:00Z">
        <w:r w:rsidDel="00423591">
          <w:rPr>
            <w:b/>
            <w:bCs/>
            <w:sz w:val="20"/>
            <w:szCs w:val="20"/>
          </w:rPr>
          <w:delText>STUDIO</w:delText>
        </w:r>
      </w:del>
      <w:ins w:id="330" w:author="Matthew Levine" w:date="2025-06-06T13:45:00Z" w16du:dateUtc="2025-06-06T17:45:00Z">
        <w:r w:rsidR="00423591">
          <w:rPr>
            <w:b/>
            <w:bCs/>
            <w:sz w:val="20"/>
            <w:szCs w:val="20"/>
          </w:rPr>
          <w:t>[PREMISE CAFÉ]</w:t>
        </w:r>
      </w:ins>
      <w:r>
        <w:rPr>
          <w:b/>
          <w:bCs/>
          <w:sz w:val="20"/>
          <w:szCs w:val="20"/>
        </w:rPr>
        <w:t>,</w:t>
      </w:r>
      <w:r>
        <w:rPr>
          <w:b/>
          <w:bCs/>
          <w:spacing w:val="-2"/>
          <w:sz w:val="20"/>
          <w:szCs w:val="20"/>
        </w:rPr>
        <w:t xml:space="preserve"> </w:t>
      </w:r>
      <w:r>
        <w:rPr>
          <w:b/>
          <w:bCs/>
          <w:sz w:val="20"/>
          <w:szCs w:val="20"/>
        </w:rPr>
        <w:t>WE</w:t>
      </w:r>
      <w:r>
        <w:rPr>
          <w:b/>
          <w:bCs/>
          <w:spacing w:val="-2"/>
          <w:sz w:val="20"/>
          <w:szCs w:val="20"/>
        </w:rPr>
        <w:t xml:space="preserve"> </w:t>
      </w:r>
      <w:r>
        <w:rPr>
          <w:b/>
          <w:bCs/>
          <w:sz w:val="20"/>
          <w:szCs w:val="20"/>
        </w:rPr>
        <w:t>DO NOT</w:t>
      </w:r>
      <w:r>
        <w:rPr>
          <w:b/>
          <w:bCs/>
          <w:spacing w:val="-1"/>
          <w:sz w:val="20"/>
          <w:szCs w:val="20"/>
        </w:rPr>
        <w:t xml:space="preserve"> </w:t>
      </w:r>
      <w:r>
        <w:rPr>
          <w:b/>
          <w:bCs/>
          <w:sz w:val="20"/>
          <w:szCs w:val="20"/>
        </w:rPr>
        <w:t>YET</w:t>
      </w:r>
      <w:r>
        <w:rPr>
          <w:b/>
          <w:bCs/>
          <w:spacing w:val="-1"/>
          <w:sz w:val="20"/>
          <w:szCs w:val="20"/>
        </w:rPr>
        <w:t xml:space="preserve"> </w:t>
      </w:r>
      <w:r>
        <w:rPr>
          <w:b/>
          <w:bCs/>
          <w:sz w:val="20"/>
          <w:szCs w:val="20"/>
        </w:rPr>
        <w:t>HAVE A COPY OF THE HEAD LEASE AND DO NOT KNOW WHAT ANY OF THE TERMS OF THE HEAD LEASE WILL BE.</w:t>
      </w:r>
      <w:r>
        <w:rPr>
          <w:b/>
          <w:bCs/>
          <w:spacing w:val="40"/>
          <w:sz w:val="20"/>
          <w:szCs w:val="20"/>
        </w:rPr>
        <w:t xml:space="preserve"> </w:t>
      </w:r>
      <w:r>
        <w:rPr>
          <w:b/>
          <w:bCs/>
          <w:sz w:val="20"/>
          <w:szCs w:val="20"/>
        </w:rPr>
        <w:t>ACCORDINGLY:</w:t>
      </w:r>
    </w:p>
    <w:p w14:paraId="415A75CD" w14:textId="77777777" w:rsidR="00C811EF" w:rsidRDefault="00C811EF">
      <w:pPr>
        <w:pStyle w:val="BodyText"/>
        <w:kinsoku w:val="0"/>
        <w:overflowPunct w:val="0"/>
        <w:spacing w:before="51"/>
        <w:rPr>
          <w:b/>
          <w:bCs/>
        </w:rPr>
      </w:pPr>
    </w:p>
    <w:p w14:paraId="46660440" w14:textId="1072A8D9" w:rsidR="00C811EF" w:rsidRDefault="00C811EF" w:rsidP="00CB5590">
      <w:pPr>
        <w:pStyle w:val="BodyText"/>
        <w:numPr>
          <w:ilvl w:val="0"/>
          <w:numId w:val="116"/>
        </w:numPr>
        <w:kinsoku w:val="0"/>
        <w:overflowPunct w:val="0"/>
        <w:ind w:left="1584" w:right="720"/>
        <w:jc w:val="both"/>
        <w:rPr>
          <w:b/>
          <w:bCs/>
        </w:rPr>
      </w:pPr>
      <w:r>
        <w:rPr>
          <w:b/>
          <w:bCs/>
        </w:rPr>
        <w:t xml:space="preserve">THE ESTIMATED RANGES OF COSTS FOR REAL ESTATE/RENT, CONSTRUCTION, UTILITIES AND RELATED EXPENSES AS SET OUT IN THE BELOW TABLES ARE BASED UPON OUR INVESTIGATIONS AND ESTIMATES OF GENERAL MARKET CONDITIONS IN THE TERRITORY OF THE </w:t>
      </w:r>
      <w:del w:id="331" w:author="Matthew Levine" w:date="2025-06-06T13:45:00Z" w16du:dateUtc="2025-06-06T17:45:00Z">
        <w:r w:rsidDel="00423591">
          <w:rPr>
            <w:b/>
            <w:bCs/>
          </w:rPr>
          <w:delText>STUDIO</w:delText>
        </w:r>
      </w:del>
      <w:ins w:id="332" w:author="Matthew Levine" w:date="2025-06-06T13:45:00Z" w16du:dateUtc="2025-06-06T17:45:00Z">
        <w:r w:rsidR="00423591">
          <w:rPr>
            <w:b/>
            <w:bCs/>
          </w:rPr>
          <w:t>[PREMISE CAFÉ</w:t>
        </w:r>
        <w:proofErr w:type="gramStart"/>
        <w:r w:rsidR="00423591">
          <w:rPr>
            <w:b/>
            <w:bCs/>
          </w:rPr>
          <w:t>]</w:t>
        </w:r>
      </w:ins>
      <w:r>
        <w:rPr>
          <w:b/>
          <w:bCs/>
        </w:rPr>
        <w:t>;</w:t>
      </w:r>
      <w:proofErr w:type="gramEnd"/>
    </w:p>
    <w:p w14:paraId="52BDEFBA" w14:textId="77777777" w:rsidR="00C811EF" w:rsidRDefault="00C811EF">
      <w:pPr>
        <w:pStyle w:val="BodyText"/>
        <w:tabs>
          <w:tab w:val="left" w:pos="1506"/>
        </w:tabs>
        <w:kinsoku w:val="0"/>
        <w:overflowPunct w:val="0"/>
        <w:ind w:left="1506" w:right="713" w:hanging="293"/>
        <w:jc w:val="both"/>
        <w:rPr>
          <w:b/>
          <w:bCs/>
        </w:rPr>
        <w:sectPr w:rsidR="00C811EF">
          <w:pgSz w:w="12240" w:h="15840"/>
          <w:pgMar w:top="400" w:right="720" w:bottom="1440" w:left="720" w:header="200" w:footer="1257" w:gutter="0"/>
          <w:cols w:space="720"/>
          <w:noEndnote/>
        </w:sectPr>
      </w:pPr>
    </w:p>
    <w:p w14:paraId="5BA2A2A9" w14:textId="77777777" w:rsidR="00C811EF" w:rsidRDefault="00C811EF">
      <w:pPr>
        <w:pStyle w:val="BodyText"/>
        <w:kinsoku w:val="0"/>
        <w:overflowPunct w:val="0"/>
        <w:rPr>
          <w:b/>
          <w:bCs/>
        </w:rPr>
      </w:pPr>
    </w:p>
    <w:p w14:paraId="09472369" w14:textId="77777777" w:rsidR="00C811EF" w:rsidRDefault="00C811EF">
      <w:pPr>
        <w:pStyle w:val="BodyText"/>
        <w:kinsoku w:val="0"/>
        <w:overflowPunct w:val="0"/>
        <w:rPr>
          <w:b/>
          <w:bCs/>
        </w:rPr>
      </w:pPr>
    </w:p>
    <w:p w14:paraId="092629D9" w14:textId="77777777" w:rsidR="00C811EF" w:rsidRDefault="00C811EF">
      <w:pPr>
        <w:pStyle w:val="BodyText"/>
        <w:kinsoku w:val="0"/>
        <w:overflowPunct w:val="0"/>
        <w:rPr>
          <w:b/>
          <w:bCs/>
        </w:rPr>
      </w:pPr>
    </w:p>
    <w:p w14:paraId="18200DE0" w14:textId="77777777" w:rsidR="00C811EF" w:rsidRDefault="00C811EF">
      <w:pPr>
        <w:pStyle w:val="BodyText"/>
        <w:kinsoku w:val="0"/>
        <w:overflowPunct w:val="0"/>
        <w:spacing w:before="167"/>
        <w:rPr>
          <w:b/>
          <w:bCs/>
        </w:rPr>
      </w:pPr>
    </w:p>
    <w:p w14:paraId="20C10C04" w14:textId="5A2C69E7" w:rsidR="00C811EF" w:rsidRDefault="00C811EF" w:rsidP="00CB5590">
      <w:pPr>
        <w:pStyle w:val="BodyText"/>
        <w:numPr>
          <w:ilvl w:val="0"/>
          <w:numId w:val="117"/>
        </w:numPr>
        <w:kinsoku w:val="0"/>
        <w:overflowPunct w:val="0"/>
        <w:spacing w:before="1"/>
        <w:ind w:left="1584" w:right="714"/>
        <w:jc w:val="both"/>
        <w:rPr>
          <w:b/>
          <w:bCs/>
        </w:rPr>
      </w:pPr>
      <w:r>
        <w:rPr>
          <w:b/>
          <w:bCs/>
        </w:rPr>
        <w:t xml:space="preserve">WE CANNOT ACCURATELY PREDICT THE ACTUAL RANGES OF COSTS THAT YOU COULD EXPECT TO INCUR IN CONNECTION WITH YOUR LEASE OF THE PREMISES OF THE </w:t>
      </w:r>
      <w:del w:id="333" w:author="Matthew Levine" w:date="2025-06-06T13:45:00Z" w16du:dateUtc="2025-06-06T17:45:00Z">
        <w:r w:rsidDel="00423591">
          <w:rPr>
            <w:b/>
            <w:bCs/>
          </w:rPr>
          <w:delText>STUDIO</w:delText>
        </w:r>
      </w:del>
      <w:ins w:id="334" w:author="Matthew Levine" w:date="2025-06-06T13:45:00Z" w16du:dateUtc="2025-06-06T17:45:00Z">
        <w:r w:rsidR="00423591">
          <w:rPr>
            <w:b/>
            <w:bCs/>
          </w:rPr>
          <w:t>[PREMISE CAFÉ</w:t>
        </w:r>
        <w:proofErr w:type="gramStart"/>
        <w:r w:rsidR="00423591">
          <w:rPr>
            <w:b/>
            <w:bCs/>
          </w:rPr>
          <w:t>]</w:t>
        </w:r>
      </w:ins>
      <w:r>
        <w:rPr>
          <w:b/>
          <w:bCs/>
        </w:rPr>
        <w:t>;</w:t>
      </w:r>
      <w:proofErr w:type="gramEnd"/>
    </w:p>
    <w:p w14:paraId="28F6AD6D" w14:textId="77777777" w:rsidR="00C811EF" w:rsidRDefault="00C811EF">
      <w:pPr>
        <w:pStyle w:val="BodyText"/>
        <w:kinsoku w:val="0"/>
        <w:overflowPunct w:val="0"/>
        <w:spacing w:before="47"/>
        <w:rPr>
          <w:b/>
          <w:bCs/>
        </w:rPr>
      </w:pPr>
    </w:p>
    <w:p w14:paraId="1A67FC60" w14:textId="336CB01E" w:rsidR="00C811EF" w:rsidRDefault="00C811EF" w:rsidP="00CB5590">
      <w:pPr>
        <w:pStyle w:val="BodyText"/>
        <w:numPr>
          <w:ilvl w:val="0"/>
          <w:numId w:val="118"/>
        </w:numPr>
        <w:kinsoku w:val="0"/>
        <w:overflowPunct w:val="0"/>
        <w:ind w:left="1584" w:right="716"/>
        <w:jc w:val="both"/>
        <w:rPr>
          <w:b/>
          <w:bCs/>
          <w:spacing w:val="-2"/>
        </w:rPr>
      </w:pPr>
      <w:r>
        <w:rPr>
          <w:b/>
          <w:bCs/>
          <w:spacing w:val="-2"/>
        </w:rPr>
        <w:t>WE</w:t>
      </w:r>
      <w:r>
        <w:rPr>
          <w:b/>
          <w:bCs/>
          <w:spacing w:val="-7"/>
        </w:rPr>
        <w:t xml:space="preserve"> </w:t>
      </w:r>
      <w:r>
        <w:rPr>
          <w:b/>
          <w:bCs/>
          <w:spacing w:val="-2"/>
        </w:rPr>
        <w:t>ENCOURAGE</w:t>
      </w:r>
      <w:r>
        <w:rPr>
          <w:b/>
          <w:bCs/>
          <w:spacing w:val="-7"/>
        </w:rPr>
        <w:t xml:space="preserve"> </w:t>
      </w:r>
      <w:r>
        <w:rPr>
          <w:b/>
          <w:bCs/>
          <w:spacing w:val="-2"/>
        </w:rPr>
        <w:t>YOU</w:t>
      </w:r>
      <w:r>
        <w:rPr>
          <w:b/>
          <w:bCs/>
          <w:spacing w:val="-9"/>
        </w:rPr>
        <w:t xml:space="preserve"> </w:t>
      </w:r>
      <w:r>
        <w:rPr>
          <w:b/>
          <w:bCs/>
          <w:spacing w:val="-2"/>
        </w:rPr>
        <w:t>TO</w:t>
      </w:r>
      <w:r>
        <w:rPr>
          <w:b/>
          <w:bCs/>
          <w:spacing w:val="-7"/>
        </w:rPr>
        <w:t xml:space="preserve"> </w:t>
      </w:r>
      <w:r>
        <w:rPr>
          <w:b/>
          <w:bCs/>
          <w:spacing w:val="-2"/>
        </w:rPr>
        <w:t>CONDUCT</w:t>
      </w:r>
      <w:r>
        <w:rPr>
          <w:b/>
          <w:bCs/>
          <w:spacing w:val="-5"/>
        </w:rPr>
        <w:t xml:space="preserve"> </w:t>
      </w:r>
      <w:r>
        <w:rPr>
          <w:b/>
          <w:bCs/>
          <w:spacing w:val="-2"/>
        </w:rPr>
        <w:t>YOUR</w:t>
      </w:r>
      <w:r>
        <w:rPr>
          <w:b/>
          <w:bCs/>
          <w:spacing w:val="-5"/>
        </w:rPr>
        <w:t xml:space="preserve"> </w:t>
      </w:r>
      <w:r>
        <w:rPr>
          <w:b/>
          <w:bCs/>
          <w:spacing w:val="-2"/>
        </w:rPr>
        <w:t>OWN</w:t>
      </w:r>
      <w:r>
        <w:rPr>
          <w:b/>
          <w:bCs/>
          <w:spacing w:val="-6"/>
        </w:rPr>
        <w:t xml:space="preserve"> </w:t>
      </w:r>
      <w:r>
        <w:rPr>
          <w:b/>
          <w:bCs/>
          <w:spacing w:val="-2"/>
        </w:rPr>
        <w:t>DUE</w:t>
      </w:r>
      <w:r>
        <w:rPr>
          <w:b/>
          <w:bCs/>
          <w:spacing w:val="-7"/>
        </w:rPr>
        <w:t xml:space="preserve"> </w:t>
      </w:r>
      <w:r>
        <w:rPr>
          <w:b/>
          <w:bCs/>
          <w:spacing w:val="-2"/>
        </w:rPr>
        <w:t>DILIGENCE</w:t>
      </w:r>
      <w:r>
        <w:rPr>
          <w:b/>
          <w:bCs/>
          <w:spacing w:val="-6"/>
        </w:rPr>
        <w:t xml:space="preserve"> </w:t>
      </w:r>
      <w:r>
        <w:rPr>
          <w:b/>
          <w:bCs/>
          <w:spacing w:val="-2"/>
        </w:rPr>
        <w:t>TOGETHER</w:t>
      </w:r>
      <w:r>
        <w:rPr>
          <w:b/>
          <w:bCs/>
          <w:spacing w:val="-6"/>
        </w:rPr>
        <w:t xml:space="preserve"> </w:t>
      </w:r>
      <w:r>
        <w:rPr>
          <w:b/>
          <w:bCs/>
          <w:spacing w:val="-2"/>
        </w:rPr>
        <w:t>WITH</w:t>
      </w:r>
      <w:r>
        <w:rPr>
          <w:b/>
          <w:bCs/>
          <w:spacing w:val="-6"/>
        </w:rPr>
        <w:t xml:space="preserve"> </w:t>
      </w:r>
      <w:r>
        <w:rPr>
          <w:b/>
          <w:bCs/>
          <w:spacing w:val="-2"/>
        </w:rPr>
        <w:t xml:space="preserve">YOUR </w:t>
      </w:r>
      <w:r>
        <w:rPr>
          <w:b/>
          <w:bCs/>
        </w:rPr>
        <w:t>PROFESSIONAL ADVISORS IN ORDER TO DETERMINE THE COSTS THAT YOU COULD EXPECT</w:t>
      </w:r>
      <w:r>
        <w:rPr>
          <w:b/>
          <w:bCs/>
          <w:spacing w:val="-14"/>
        </w:rPr>
        <w:t xml:space="preserve"> </w:t>
      </w:r>
      <w:r>
        <w:rPr>
          <w:b/>
          <w:bCs/>
        </w:rPr>
        <w:t>TO</w:t>
      </w:r>
      <w:r>
        <w:rPr>
          <w:b/>
          <w:bCs/>
          <w:spacing w:val="-14"/>
        </w:rPr>
        <w:t xml:space="preserve"> </w:t>
      </w:r>
      <w:r>
        <w:rPr>
          <w:b/>
          <w:bCs/>
        </w:rPr>
        <w:t>INCUR</w:t>
      </w:r>
      <w:r>
        <w:rPr>
          <w:b/>
          <w:bCs/>
          <w:spacing w:val="-14"/>
        </w:rPr>
        <w:t xml:space="preserve"> </w:t>
      </w:r>
      <w:r>
        <w:rPr>
          <w:b/>
          <w:bCs/>
        </w:rPr>
        <w:t>AT</w:t>
      </w:r>
      <w:r>
        <w:rPr>
          <w:b/>
          <w:bCs/>
          <w:spacing w:val="-14"/>
        </w:rPr>
        <w:t xml:space="preserve"> </w:t>
      </w:r>
      <w:r>
        <w:rPr>
          <w:b/>
          <w:bCs/>
        </w:rPr>
        <w:t>THE</w:t>
      </w:r>
      <w:r>
        <w:rPr>
          <w:b/>
          <w:bCs/>
          <w:spacing w:val="-14"/>
        </w:rPr>
        <w:t xml:space="preserve"> </w:t>
      </w:r>
      <w:r>
        <w:rPr>
          <w:b/>
          <w:bCs/>
        </w:rPr>
        <w:t>PREMISES</w:t>
      </w:r>
      <w:r>
        <w:rPr>
          <w:b/>
          <w:bCs/>
          <w:spacing w:val="-14"/>
        </w:rPr>
        <w:t xml:space="preserve"> </w:t>
      </w:r>
      <w:r>
        <w:rPr>
          <w:b/>
          <w:bCs/>
        </w:rPr>
        <w:t>OF</w:t>
      </w:r>
      <w:r>
        <w:rPr>
          <w:b/>
          <w:bCs/>
          <w:spacing w:val="-14"/>
        </w:rPr>
        <w:t xml:space="preserve"> </w:t>
      </w:r>
      <w:r>
        <w:rPr>
          <w:b/>
          <w:bCs/>
        </w:rPr>
        <w:t>THE</w:t>
      </w:r>
      <w:r>
        <w:rPr>
          <w:b/>
          <w:bCs/>
          <w:spacing w:val="-14"/>
        </w:rPr>
        <w:t xml:space="preserve"> </w:t>
      </w:r>
      <w:del w:id="335" w:author="Matthew Levine" w:date="2025-06-06T13:47:00Z" w16du:dateUtc="2025-06-06T17:47:00Z">
        <w:r w:rsidDel="00690989">
          <w:rPr>
            <w:b/>
            <w:bCs/>
          </w:rPr>
          <w:delText>STUDIO</w:delText>
        </w:r>
      </w:del>
      <w:ins w:id="336" w:author="Matthew Levine" w:date="2025-06-06T13:47:00Z" w16du:dateUtc="2025-06-06T17:47:00Z">
        <w:r w:rsidR="00690989">
          <w:rPr>
            <w:b/>
            <w:bCs/>
          </w:rPr>
          <w:t>[PREMISE CAFÉ]</w:t>
        </w:r>
      </w:ins>
      <w:r>
        <w:rPr>
          <w:b/>
          <w:bCs/>
        </w:rPr>
        <w:t>,</w:t>
      </w:r>
      <w:r>
        <w:rPr>
          <w:b/>
          <w:bCs/>
          <w:spacing w:val="-14"/>
        </w:rPr>
        <w:t xml:space="preserve"> </w:t>
      </w:r>
      <w:r>
        <w:rPr>
          <w:b/>
          <w:bCs/>
        </w:rPr>
        <w:t>WHEN</w:t>
      </w:r>
      <w:r>
        <w:rPr>
          <w:b/>
          <w:bCs/>
          <w:spacing w:val="-13"/>
        </w:rPr>
        <w:t xml:space="preserve"> </w:t>
      </w:r>
      <w:r>
        <w:rPr>
          <w:b/>
          <w:bCs/>
        </w:rPr>
        <w:t>YOU</w:t>
      </w:r>
      <w:r>
        <w:rPr>
          <w:b/>
          <w:bCs/>
          <w:spacing w:val="-14"/>
        </w:rPr>
        <w:t xml:space="preserve"> </w:t>
      </w:r>
      <w:r>
        <w:rPr>
          <w:b/>
          <w:bCs/>
        </w:rPr>
        <w:t>HAVE</w:t>
      </w:r>
      <w:r>
        <w:rPr>
          <w:b/>
          <w:bCs/>
          <w:spacing w:val="-14"/>
        </w:rPr>
        <w:t xml:space="preserve"> </w:t>
      </w:r>
      <w:r>
        <w:rPr>
          <w:b/>
          <w:bCs/>
        </w:rPr>
        <w:t>IDENTIFIED</w:t>
      </w:r>
      <w:r>
        <w:rPr>
          <w:b/>
          <w:bCs/>
          <w:spacing w:val="-14"/>
        </w:rPr>
        <w:t xml:space="preserve"> </w:t>
      </w:r>
      <w:r>
        <w:rPr>
          <w:b/>
          <w:bCs/>
        </w:rPr>
        <w:t xml:space="preserve">THE </w:t>
      </w:r>
      <w:r>
        <w:rPr>
          <w:b/>
          <w:bCs/>
          <w:spacing w:val="-2"/>
        </w:rPr>
        <w:t>PREMISES.</w:t>
      </w:r>
    </w:p>
    <w:p w14:paraId="2249B72F" w14:textId="77777777" w:rsidR="00C811EF" w:rsidRDefault="00C811EF">
      <w:pPr>
        <w:pStyle w:val="BodyText"/>
        <w:kinsoku w:val="0"/>
        <w:overflowPunct w:val="0"/>
        <w:spacing w:before="9"/>
        <w:rPr>
          <w:b/>
          <w:bCs/>
        </w:rPr>
      </w:pPr>
    </w:p>
    <w:p w14:paraId="0105446B" w14:textId="77777777" w:rsidR="00C811EF" w:rsidRDefault="00C811EF">
      <w:pPr>
        <w:pStyle w:val="BodyText"/>
        <w:kinsoku w:val="0"/>
        <w:overflowPunct w:val="0"/>
        <w:ind w:left="720"/>
        <w:rPr>
          <w:b/>
          <w:bCs/>
        </w:rPr>
      </w:pPr>
      <w:r>
        <w:rPr>
          <w:b/>
          <w:bCs/>
        </w:rPr>
        <w:t>PLEASE</w:t>
      </w:r>
      <w:r>
        <w:rPr>
          <w:b/>
          <w:bCs/>
          <w:spacing w:val="39"/>
        </w:rPr>
        <w:t xml:space="preserve"> </w:t>
      </w:r>
      <w:r>
        <w:rPr>
          <w:b/>
          <w:bCs/>
        </w:rPr>
        <w:t>READ</w:t>
      </w:r>
      <w:r>
        <w:rPr>
          <w:b/>
          <w:bCs/>
          <w:spacing w:val="38"/>
        </w:rPr>
        <w:t xml:space="preserve"> </w:t>
      </w:r>
      <w:r>
        <w:rPr>
          <w:b/>
          <w:bCs/>
        </w:rPr>
        <w:t>EACH</w:t>
      </w:r>
      <w:r>
        <w:rPr>
          <w:b/>
          <w:bCs/>
          <w:spacing w:val="38"/>
        </w:rPr>
        <w:t xml:space="preserve"> </w:t>
      </w:r>
      <w:r>
        <w:rPr>
          <w:b/>
          <w:bCs/>
        </w:rPr>
        <w:t>OF</w:t>
      </w:r>
      <w:r>
        <w:rPr>
          <w:b/>
          <w:bCs/>
          <w:spacing w:val="38"/>
        </w:rPr>
        <w:t xml:space="preserve"> </w:t>
      </w:r>
      <w:r>
        <w:rPr>
          <w:b/>
          <w:bCs/>
        </w:rPr>
        <w:t>THE</w:t>
      </w:r>
      <w:r>
        <w:rPr>
          <w:b/>
          <w:bCs/>
          <w:spacing w:val="37"/>
        </w:rPr>
        <w:t xml:space="preserve"> </w:t>
      </w:r>
      <w:r>
        <w:rPr>
          <w:b/>
          <w:bCs/>
        </w:rPr>
        <w:t>TABLES</w:t>
      </w:r>
      <w:r>
        <w:rPr>
          <w:b/>
          <w:bCs/>
          <w:spacing w:val="39"/>
        </w:rPr>
        <w:t xml:space="preserve"> </w:t>
      </w:r>
      <w:r>
        <w:rPr>
          <w:b/>
          <w:bCs/>
        </w:rPr>
        <w:t>IN</w:t>
      </w:r>
      <w:r>
        <w:rPr>
          <w:b/>
          <w:bCs/>
          <w:spacing w:val="38"/>
        </w:rPr>
        <w:t xml:space="preserve"> </w:t>
      </w:r>
      <w:r>
        <w:rPr>
          <w:b/>
          <w:bCs/>
        </w:rPr>
        <w:t>THIS</w:t>
      </w:r>
      <w:r>
        <w:rPr>
          <w:b/>
          <w:bCs/>
          <w:spacing w:val="39"/>
        </w:rPr>
        <w:t xml:space="preserve"> </w:t>
      </w:r>
      <w:r>
        <w:rPr>
          <w:b/>
          <w:bCs/>
        </w:rPr>
        <w:t>ITEM</w:t>
      </w:r>
      <w:r>
        <w:rPr>
          <w:b/>
          <w:bCs/>
          <w:spacing w:val="40"/>
        </w:rPr>
        <w:t xml:space="preserve"> </w:t>
      </w:r>
      <w:r>
        <w:rPr>
          <w:b/>
          <w:bCs/>
        </w:rPr>
        <w:t>10</w:t>
      </w:r>
      <w:r>
        <w:rPr>
          <w:b/>
          <w:bCs/>
          <w:spacing w:val="37"/>
        </w:rPr>
        <w:t xml:space="preserve"> </w:t>
      </w:r>
      <w:r>
        <w:rPr>
          <w:b/>
          <w:bCs/>
        </w:rPr>
        <w:t>TOGETHER</w:t>
      </w:r>
      <w:r>
        <w:rPr>
          <w:b/>
          <w:bCs/>
          <w:spacing w:val="40"/>
        </w:rPr>
        <w:t xml:space="preserve"> </w:t>
      </w:r>
      <w:r>
        <w:rPr>
          <w:b/>
          <w:bCs/>
        </w:rPr>
        <w:t>WITH</w:t>
      </w:r>
      <w:r>
        <w:rPr>
          <w:b/>
          <w:bCs/>
          <w:spacing w:val="38"/>
        </w:rPr>
        <w:t xml:space="preserve"> </w:t>
      </w:r>
      <w:r>
        <w:rPr>
          <w:b/>
          <w:bCs/>
        </w:rPr>
        <w:t>THE</w:t>
      </w:r>
      <w:r>
        <w:rPr>
          <w:b/>
          <w:bCs/>
          <w:spacing w:val="36"/>
        </w:rPr>
        <w:t xml:space="preserve"> </w:t>
      </w:r>
      <w:r>
        <w:rPr>
          <w:b/>
          <w:bCs/>
        </w:rPr>
        <w:t>NOTES</w:t>
      </w:r>
      <w:r>
        <w:rPr>
          <w:b/>
          <w:bCs/>
          <w:spacing w:val="36"/>
        </w:rPr>
        <w:t xml:space="preserve"> </w:t>
      </w:r>
      <w:r>
        <w:rPr>
          <w:b/>
          <w:bCs/>
        </w:rPr>
        <w:t>THAT FOLLOW EACH TABLE.</w:t>
      </w:r>
    </w:p>
    <w:p w14:paraId="421E7524" w14:textId="77777777" w:rsidR="00C811EF" w:rsidRDefault="00C811EF">
      <w:pPr>
        <w:pStyle w:val="BodyText"/>
        <w:kinsoku w:val="0"/>
        <w:overflowPunct w:val="0"/>
        <w:spacing w:before="11"/>
        <w:rPr>
          <w:b/>
          <w:bCs/>
        </w:rPr>
      </w:pPr>
    </w:p>
    <w:p w14:paraId="2580CFBB" w14:textId="77777777" w:rsidR="00C811EF" w:rsidRDefault="00C811EF">
      <w:pPr>
        <w:pStyle w:val="BodyText"/>
        <w:kinsoku w:val="0"/>
        <w:overflowPunct w:val="0"/>
        <w:ind w:left="720"/>
        <w:rPr>
          <w:b/>
          <w:bCs/>
          <w:spacing w:val="-2"/>
        </w:rPr>
      </w:pPr>
      <w:r>
        <w:rPr>
          <w:b/>
          <w:bCs/>
          <w:spacing w:val="-2"/>
          <w:u w:val="thick"/>
        </w:rPr>
        <w:t>Please</w:t>
      </w:r>
      <w:r>
        <w:rPr>
          <w:b/>
          <w:bCs/>
          <w:spacing w:val="-8"/>
          <w:u w:val="thick"/>
        </w:rPr>
        <w:t xml:space="preserve"> </w:t>
      </w:r>
      <w:r>
        <w:rPr>
          <w:b/>
          <w:bCs/>
          <w:spacing w:val="-2"/>
          <w:u w:val="thick"/>
        </w:rPr>
        <w:t>read</w:t>
      </w:r>
      <w:r>
        <w:rPr>
          <w:b/>
          <w:bCs/>
          <w:spacing w:val="-9"/>
          <w:u w:val="thick"/>
        </w:rPr>
        <w:t xml:space="preserve"> </w:t>
      </w:r>
      <w:r>
        <w:rPr>
          <w:b/>
          <w:bCs/>
          <w:spacing w:val="-2"/>
          <w:u w:val="thick"/>
        </w:rPr>
        <w:t>the</w:t>
      </w:r>
      <w:r>
        <w:rPr>
          <w:b/>
          <w:bCs/>
          <w:spacing w:val="-9"/>
          <w:u w:val="thick"/>
        </w:rPr>
        <w:t xml:space="preserve"> </w:t>
      </w:r>
      <w:r>
        <w:rPr>
          <w:b/>
          <w:bCs/>
          <w:spacing w:val="-2"/>
          <w:u w:val="thick"/>
        </w:rPr>
        <w:t>following</w:t>
      </w:r>
      <w:r>
        <w:rPr>
          <w:b/>
          <w:bCs/>
          <w:spacing w:val="-4"/>
          <w:u w:val="thick"/>
        </w:rPr>
        <w:t xml:space="preserve"> </w:t>
      </w:r>
      <w:r>
        <w:rPr>
          <w:b/>
          <w:bCs/>
          <w:spacing w:val="-2"/>
          <w:u w:val="thick"/>
        </w:rPr>
        <w:t>notes</w:t>
      </w:r>
      <w:r>
        <w:rPr>
          <w:b/>
          <w:bCs/>
          <w:spacing w:val="-8"/>
          <w:u w:val="thick"/>
        </w:rPr>
        <w:t xml:space="preserve"> </w:t>
      </w:r>
      <w:r>
        <w:rPr>
          <w:b/>
          <w:bCs/>
          <w:spacing w:val="-2"/>
          <w:u w:val="thick"/>
        </w:rPr>
        <w:t>in</w:t>
      </w:r>
      <w:r>
        <w:rPr>
          <w:b/>
          <w:bCs/>
          <w:spacing w:val="-5"/>
          <w:u w:val="thick"/>
        </w:rPr>
        <w:t xml:space="preserve"> </w:t>
      </w:r>
      <w:r>
        <w:rPr>
          <w:b/>
          <w:bCs/>
          <w:spacing w:val="-2"/>
          <w:u w:val="thick"/>
        </w:rPr>
        <w:t>conjunction</w:t>
      </w:r>
      <w:r>
        <w:rPr>
          <w:b/>
          <w:bCs/>
          <w:spacing w:val="-9"/>
          <w:u w:val="thick"/>
        </w:rPr>
        <w:t xml:space="preserve"> </w:t>
      </w:r>
      <w:r>
        <w:rPr>
          <w:b/>
          <w:bCs/>
          <w:spacing w:val="-2"/>
          <w:u w:val="thick"/>
        </w:rPr>
        <w:t>with</w:t>
      </w:r>
      <w:r>
        <w:rPr>
          <w:b/>
          <w:bCs/>
          <w:spacing w:val="-6"/>
          <w:u w:val="thick"/>
        </w:rPr>
        <w:t xml:space="preserve"> </w:t>
      </w:r>
      <w:r>
        <w:rPr>
          <w:b/>
          <w:bCs/>
          <w:spacing w:val="-2"/>
          <w:u w:val="thick"/>
        </w:rPr>
        <w:t>the</w:t>
      </w:r>
      <w:r>
        <w:rPr>
          <w:b/>
          <w:bCs/>
          <w:spacing w:val="-9"/>
          <w:u w:val="thick"/>
        </w:rPr>
        <w:t xml:space="preserve"> </w:t>
      </w:r>
      <w:r>
        <w:rPr>
          <w:b/>
          <w:bCs/>
          <w:spacing w:val="-2"/>
          <w:u w:val="thick"/>
        </w:rPr>
        <w:t>table</w:t>
      </w:r>
      <w:r>
        <w:rPr>
          <w:b/>
          <w:bCs/>
          <w:spacing w:val="-8"/>
          <w:u w:val="thick"/>
        </w:rPr>
        <w:t xml:space="preserve"> </w:t>
      </w:r>
      <w:r>
        <w:rPr>
          <w:b/>
          <w:bCs/>
          <w:spacing w:val="-2"/>
          <w:u w:val="thick"/>
        </w:rPr>
        <w:t>above.</w:t>
      </w:r>
    </w:p>
    <w:p w14:paraId="59ADFC38" w14:textId="77777777" w:rsidR="00C811EF" w:rsidRDefault="00C811EF">
      <w:pPr>
        <w:pStyle w:val="BodyText"/>
        <w:kinsoku w:val="0"/>
        <w:overflowPunct w:val="0"/>
        <w:spacing w:before="1"/>
        <w:rPr>
          <w:b/>
          <w:bCs/>
        </w:rPr>
      </w:pPr>
    </w:p>
    <w:p w14:paraId="02B1CE88" w14:textId="77777777" w:rsidR="00C811EF" w:rsidRDefault="00C811EF">
      <w:pPr>
        <w:pStyle w:val="BodyText"/>
        <w:kinsoku w:val="0"/>
        <w:overflowPunct w:val="0"/>
        <w:ind w:left="720"/>
        <w:rPr>
          <w:b/>
          <w:bCs/>
          <w:spacing w:val="-2"/>
        </w:rPr>
      </w:pPr>
      <w:r>
        <w:rPr>
          <w:b/>
          <w:bCs/>
          <w:spacing w:val="-2"/>
          <w:u w:val="thick"/>
        </w:rPr>
        <w:t>Notes</w:t>
      </w:r>
      <w:r>
        <w:rPr>
          <w:b/>
          <w:bCs/>
          <w:spacing w:val="-2"/>
        </w:rPr>
        <w:t>:</w:t>
      </w:r>
    </w:p>
    <w:p w14:paraId="7A4CF73E" w14:textId="77777777" w:rsidR="00C811EF" w:rsidRDefault="00C811EF">
      <w:pPr>
        <w:pStyle w:val="Heading7"/>
        <w:kinsoku w:val="0"/>
        <w:overflowPunct w:val="0"/>
        <w:spacing w:before="228"/>
        <w:ind w:left="720"/>
        <w:jc w:val="both"/>
        <w:rPr>
          <w:spacing w:val="-4"/>
        </w:rPr>
      </w:pPr>
      <w:r>
        <w:t>ALL</w:t>
      </w:r>
      <w:r>
        <w:rPr>
          <w:spacing w:val="-5"/>
        </w:rPr>
        <w:t xml:space="preserve"> </w:t>
      </w:r>
      <w:r>
        <w:t>AMOUNTS</w:t>
      </w:r>
      <w:r>
        <w:rPr>
          <w:spacing w:val="-4"/>
        </w:rPr>
        <w:t xml:space="preserve"> </w:t>
      </w:r>
      <w:r>
        <w:t>ABOVE</w:t>
      </w:r>
      <w:r>
        <w:rPr>
          <w:spacing w:val="-4"/>
        </w:rPr>
        <w:t xml:space="preserve"> </w:t>
      </w:r>
      <w:r>
        <w:t>MAY</w:t>
      </w:r>
      <w:r>
        <w:rPr>
          <w:spacing w:val="-4"/>
        </w:rPr>
        <w:t xml:space="preserve"> VARY.</w:t>
      </w:r>
    </w:p>
    <w:p w14:paraId="75B5FC6F" w14:textId="77777777" w:rsidR="00C811EF" w:rsidRDefault="00C811EF">
      <w:pPr>
        <w:pStyle w:val="BodyText"/>
        <w:kinsoku w:val="0"/>
        <w:overflowPunct w:val="0"/>
        <w:spacing w:before="1"/>
        <w:rPr>
          <w:b/>
          <w:bCs/>
        </w:rPr>
      </w:pPr>
    </w:p>
    <w:p w14:paraId="61A22948" w14:textId="57D2E8C0" w:rsidR="00C811EF" w:rsidRDefault="00C811EF">
      <w:pPr>
        <w:pStyle w:val="BodyText"/>
        <w:kinsoku w:val="0"/>
        <w:overflowPunct w:val="0"/>
        <w:ind w:left="720" w:right="719"/>
        <w:jc w:val="both"/>
        <w:rPr>
          <w:b/>
          <w:bCs/>
        </w:rPr>
      </w:pPr>
      <w:r>
        <w:rPr>
          <w:b/>
          <w:bCs/>
        </w:rPr>
        <w:t>The</w:t>
      </w:r>
      <w:r>
        <w:rPr>
          <w:b/>
          <w:bCs/>
          <w:spacing w:val="-4"/>
        </w:rPr>
        <w:t xml:space="preserve"> </w:t>
      </w:r>
      <w:r>
        <w:rPr>
          <w:b/>
          <w:bCs/>
        </w:rPr>
        <w:t>above-noted</w:t>
      </w:r>
      <w:r>
        <w:rPr>
          <w:b/>
          <w:bCs/>
          <w:spacing w:val="-3"/>
        </w:rPr>
        <w:t xml:space="preserve"> </w:t>
      </w:r>
      <w:r>
        <w:rPr>
          <w:b/>
          <w:bCs/>
        </w:rPr>
        <w:t>figures</w:t>
      </w:r>
      <w:r>
        <w:rPr>
          <w:b/>
          <w:bCs/>
          <w:spacing w:val="-2"/>
        </w:rPr>
        <w:t xml:space="preserve"> </w:t>
      </w:r>
      <w:r>
        <w:rPr>
          <w:b/>
          <w:bCs/>
        </w:rPr>
        <w:t>do</w:t>
      </w:r>
      <w:r>
        <w:rPr>
          <w:b/>
          <w:bCs/>
          <w:spacing w:val="-3"/>
        </w:rPr>
        <w:t xml:space="preserve"> </w:t>
      </w:r>
      <w:r>
        <w:rPr>
          <w:b/>
          <w:bCs/>
        </w:rPr>
        <w:t>not</w:t>
      </w:r>
      <w:r>
        <w:rPr>
          <w:b/>
          <w:bCs/>
          <w:spacing w:val="-3"/>
        </w:rPr>
        <w:t xml:space="preserve"> </w:t>
      </w:r>
      <w:r>
        <w:rPr>
          <w:b/>
          <w:bCs/>
        </w:rPr>
        <w:t>include</w:t>
      </w:r>
      <w:r>
        <w:rPr>
          <w:b/>
          <w:bCs/>
          <w:spacing w:val="-4"/>
        </w:rPr>
        <w:t xml:space="preserve"> </w:t>
      </w:r>
      <w:r>
        <w:rPr>
          <w:b/>
          <w:bCs/>
        </w:rPr>
        <w:t>GST,</w:t>
      </w:r>
      <w:r>
        <w:rPr>
          <w:b/>
          <w:bCs/>
          <w:spacing w:val="-4"/>
        </w:rPr>
        <w:t xml:space="preserve"> </w:t>
      </w:r>
      <w:r>
        <w:rPr>
          <w:b/>
          <w:bCs/>
        </w:rPr>
        <w:t>HST</w:t>
      </w:r>
      <w:r>
        <w:rPr>
          <w:b/>
          <w:bCs/>
          <w:spacing w:val="-1"/>
        </w:rPr>
        <w:t xml:space="preserve"> </w:t>
      </w:r>
      <w:r>
        <w:rPr>
          <w:b/>
          <w:bCs/>
        </w:rPr>
        <w:t>or</w:t>
      </w:r>
      <w:r>
        <w:rPr>
          <w:b/>
          <w:bCs/>
          <w:spacing w:val="-5"/>
        </w:rPr>
        <w:t xml:space="preserve"> </w:t>
      </w:r>
      <w:r>
        <w:rPr>
          <w:b/>
          <w:bCs/>
        </w:rPr>
        <w:t>PST.</w:t>
      </w:r>
      <w:r>
        <w:rPr>
          <w:b/>
          <w:bCs/>
          <w:spacing w:val="40"/>
        </w:rPr>
        <w:t xml:space="preserve"> </w:t>
      </w:r>
      <w:r>
        <w:rPr>
          <w:b/>
          <w:bCs/>
        </w:rPr>
        <w:t>You</w:t>
      </w:r>
      <w:r>
        <w:rPr>
          <w:b/>
          <w:bCs/>
          <w:spacing w:val="-3"/>
        </w:rPr>
        <w:t xml:space="preserve"> </w:t>
      </w:r>
      <w:r>
        <w:rPr>
          <w:b/>
          <w:bCs/>
        </w:rPr>
        <w:t>agree</w:t>
      </w:r>
      <w:r>
        <w:rPr>
          <w:b/>
          <w:bCs/>
          <w:spacing w:val="-4"/>
        </w:rPr>
        <w:t xml:space="preserve"> </w:t>
      </w:r>
      <w:r>
        <w:rPr>
          <w:b/>
          <w:bCs/>
        </w:rPr>
        <w:t>to</w:t>
      </w:r>
      <w:r>
        <w:rPr>
          <w:b/>
          <w:bCs/>
          <w:spacing w:val="-3"/>
        </w:rPr>
        <w:t xml:space="preserve"> </w:t>
      </w:r>
      <w:r>
        <w:rPr>
          <w:b/>
          <w:bCs/>
        </w:rPr>
        <w:t>promptly</w:t>
      </w:r>
      <w:r>
        <w:rPr>
          <w:b/>
          <w:bCs/>
          <w:spacing w:val="-4"/>
        </w:rPr>
        <w:t xml:space="preserve"> </w:t>
      </w:r>
      <w:r>
        <w:rPr>
          <w:b/>
          <w:bCs/>
        </w:rPr>
        <w:t>pay</w:t>
      </w:r>
      <w:r>
        <w:rPr>
          <w:b/>
          <w:bCs/>
          <w:spacing w:val="-5"/>
        </w:rPr>
        <w:t xml:space="preserve"> </w:t>
      </w:r>
      <w:r>
        <w:rPr>
          <w:b/>
          <w:bCs/>
        </w:rPr>
        <w:t>when</w:t>
      </w:r>
      <w:r>
        <w:rPr>
          <w:b/>
          <w:bCs/>
          <w:spacing w:val="-3"/>
        </w:rPr>
        <w:t xml:space="preserve"> </w:t>
      </w:r>
      <w:r>
        <w:rPr>
          <w:b/>
          <w:bCs/>
        </w:rPr>
        <w:t>due</w:t>
      </w:r>
      <w:r>
        <w:rPr>
          <w:b/>
          <w:bCs/>
          <w:spacing w:val="-4"/>
        </w:rPr>
        <w:t xml:space="preserve"> </w:t>
      </w:r>
      <w:r>
        <w:rPr>
          <w:b/>
          <w:bCs/>
        </w:rPr>
        <w:t xml:space="preserve">all such taxes levied or </w:t>
      </w:r>
      <w:proofErr w:type="gramStart"/>
      <w:r>
        <w:rPr>
          <w:b/>
          <w:bCs/>
        </w:rPr>
        <w:t>assessed</w:t>
      </w:r>
      <w:proofErr w:type="gramEnd"/>
      <w:r>
        <w:rPr>
          <w:b/>
          <w:bCs/>
        </w:rPr>
        <w:t xml:space="preserve"> and all accounts and other indebtedness of every kind incurred by you in connection with the </w:t>
      </w:r>
      <w:del w:id="337" w:author="Matthew Levine" w:date="2025-06-06T13:46:00Z" w16du:dateUtc="2025-06-06T17:46:00Z">
        <w:r w:rsidDel="005F6B0F">
          <w:rPr>
            <w:b/>
            <w:bCs/>
          </w:rPr>
          <w:delText>Studio</w:delText>
        </w:r>
      </w:del>
      <w:ins w:id="338" w:author="Matthew Levine" w:date="2025-06-06T13:46:00Z" w16du:dateUtc="2025-06-06T17:46:00Z">
        <w:r w:rsidR="005F6B0F">
          <w:rPr>
            <w:b/>
            <w:bCs/>
          </w:rPr>
          <w:t>[Premise Café]</w:t>
        </w:r>
      </w:ins>
      <w:r>
        <w:rPr>
          <w:b/>
          <w:bCs/>
        </w:rPr>
        <w:t>. You may be entitled to an input tax credit for any GST or HST paid by you.</w:t>
      </w:r>
    </w:p>
    <w:p w14:paraId="25168BD8" w14:textId="77777777" w:rsidR="00C811EF" w:rsidRDefault="00C811EF">
      <w:pPr>
        <w:pStyle w:val="BodyText"/>
        <w:kinsoku w:val="0"/>
        <w:overflowPunct w:val="0"/>
        <w:rPr>
          <w:b/>
          <w:bCs/>
        </w:rPr>
      </w:pPr>
    </w:p>
    <w:p w14:paraId="6CFFAB64" w14:textId="4625011F" w:rsidR="00C811EF" w:rsidRDefault="00C811EF">
      <w:pPr>
        <w:pStyle w:val="BodyText"/>
        <w:kinsoku w:val="0"/>
        <w:overflowPunct w:val="0"/>
        <w:ind w:left="720" w:right="721"/>
        <w:jc w:val="both"/>
        <w:rPr>
          <w:b/>
          <w:bCs/>
        </w:rPr>
      </w:pPr>
      <w:r>
        <w:rPr>
          <w:b/>
          <w:bCs/>
        </w:rPr>
        <w:t>These</w:t>
      </w:r>
      <w:r>
        <w:rPr>
          <w:b/>
          <w:bCs/>
          <w:spacing w:val="-14"/>
        </w:rPr>
        <w:t xml:space="preserve"> </w:t>
      </w:r>
      <w:r>
        <w:rPr>
          <w:b/>
          <w:bCs/>
        </w:rPr>
        <w:t>figures</w:t>
      </w:r>
      <w:r>
        <w:rPr>
          <w:b/>
          <w:bCs/>
          <w:spacing w:val="-14"/>
        </w:rPr>
        <w:t xml:space="preserve"> </w:t>
      </w:r>
      <w:r>
        <w:rPr>
          <w:b/>
          <w:bCs/>
        </w:rPr>
        <w:t>do</w:t>
      </w:r>
      <w:r>
        <w:rPr>
          <w:b/>
          <w:bCs/>
          <w:spacing w:val="-14"/>
        </w:rPr>
        <w:t xml:space="preserve"> </w:t>
      </w:r>
      <w:r>
        <w:rPr>
          <w:b/>
          <w:bCs/>
        </w:rPr>
        <w:t>not</w:t>
      </w:r>
      <w:r>
        <w:rPr>
          <w:b/>
          <w:bCs/>
          <w:spacing w:val="-14"/>
        </w:rPr>
        <w:t xml:space="preserve"> </w:t>
      </w:r>
      <w:r>
        <w:rPr>
          <w:b/>
          <w:bCs/>
        </w:rPr>
        <w:t>include</w:t>
      </w:r>
      <w:r>
        <w:rPr>
          <w:b/>
          <w:bCs/>
          <w:spacing w:val="-14"/>
        </w:rPr>
        <w:t xml:space="preserve"> </w:t>
      </w:r>
      <w:r>
        <w:rPr>
          <w:b/>
          <w:bCs/>
        </w:rPr>
        <w:t>an</w:t>
      </w:r>
      <w:r>
        <w:rPr>
          <w:b/>
          <w:bCs/>
          <w:spacing w:val="-14"/>
        </w:rPr>
        <w:t xml:space="preserve"> </w:t>
      </w:r>
      <w:r>
        <w:rPr>
          <w:b/>
          <w:bCs/>
        </w:rPr>
        <w:t>amount</w:t>
      </w:r>
      <w:r>
        <w:rPr>
          <w:b/>
          <w:bCs/>
          <w:spacing w:val="-14"/>
        </w:rPr>
        <w:t xml:space="preserve"> </w:t>
      </w:r>
      <w:r>
        <w:rPr>
          <w:b/>
          <w:bCs/>
        </w:rPr>
        <w:t>for</w:t>
      </w:r>
      <w:r>
        <w:rPr>
          <w:b/>
          <w:bCs/>
          <w:spacing w:val="-14"/>
        </w:rPr>
        <w:t xml:space="preserve"> </w:t>
      </w:r>
      <w:r>
        <w:rPr>
          <w:b/>
          <w:bCs/>
        </w:rPr>
        <w:t>payment</w:t>
      </w:r>
      <w:r>
        <w:rPr>
          <w:b/>
          <w:bCs/>
          <w:spacing w:val="-14"/>
        </w:rPr>
        <w:t xml:space="preserve"> </w:t>
      </w:r>
      <w:r>
        <w:rPr>
          <w:b/>
          <w:bCs/>
        </w:rPr>
        <w:t>of</w:t>
      </w:r>
      <w:r>
        <w:rPr>
          <w:b/>
          <w:bCs/>
          <w:spacing w:val="-13"/>
        </w:rPr>
        <w:t xml:space="preserve"> </w:t>
      </w:r>
      <w:r>
        <w:rPr>
          <w:b/>
          <w:bCs/>
        </w:rPr>
        <w:t>your</w:t>
      </w:r>
      <w:r>
        <w:rPr>
          <w:b/>
          <w:bCs/>
          <w:spacing w:val="-14"/>
        </w:rPr>
        <w:t xml:space="preserve"> </w:t>
      </w:r>
      <w:r>
        <w:rPr>
          <w:b/>
          <w:bCs/>
        </w:rPr>
        <w:t>personal</w:t>
      </w:r>
      <w:r>
        <w:rPr>
          <w:b/>
          <w:bCs/>
          <w:spacing w:val="-14"/>
        </w:rPr>
        <w:t xml:space="preserve"> </w:t>
      </w:r>
      <w:r>
        <w:rPr>
          <w:b/>
          <w:bCs/>
        </w:rPr>
        <w:t>living</w:t>
      </w:r>
      <w:r>
        <w:rPr>
          <w:b/>
          <w:bCs/>
          <w:spacing w:val="-14"/>
        </w:rPr>
        <w:t xml:space="preserve"> </w:t>
      </w:r>
      <w:r>
        <w:rPr>
          <w:b/>
          <w:bCs/>
        </w:rPr>
        <w:t>expenses.</w:t>
      </w:r>
      <w:r>
        <w:rPr>
          <w:b/>
          <w:bCs/>
          <w:spacing w:val="-14"/>
        </w:rPr>
        <w:t xml:space="preserve"> </w:t>
      </w:r>
      <w:r>
        <w:rPr>
          <w:b/>
          <w:bCs/>
        </w:rPr>
        <w:t>This</w:t>
      </w:r>
      <w:r>
        <w:rPr>
          <w:b/>
          <w:bCs/>
          <w:spacing w:val="-14"/>
        </w:rPr>
        <w:t xml:space="preserve"> </w:t>
      </w:r>
      <w:r>
        <w:rPr>
          <w:b/>
          <w:bCs/>
        </w:rPr>
        <w:t>is</w:t>
      </w:r>
      <w:r>
        <w:rPr>
          <w:b/>
          <w:bCs/>
          <w:spacing w:val="-14"/>
        </w:rPr>
        <w:t xml:space="preserve"> </w:t>
      </w:r>
      <w:r>
        <w:rPr>
          <w:b/>
          <w:bCs/>
        </w:rPr>
        <w:t>not</w:t>
      </w:r>
      <w:r>
        <w:rPr>
          <w:b/>
          <w:bCs/>
          <w:spacing w:val="-14"/>
        </w:rPr>
        <w:t xml:space="preserve"> </w:t>
      </w:r>
      <w:r>
        <w:rPr>
          <w:b/>
          <w:bCs/>
        </w:rPr>
        <w:t xml:space="preserve">an </w:t>
      </w:r>
      <w:proofErr w:type="gramStart"/>
      <w:r>
        <w:rPr>
          <w:b/>
          <w:bCs/>
        </w:rPr>
        <w:t>all exhaustive</w:t>
      </w:r>
      <w:proofErr w:type="gramEnd"/>
      <w:r>
        <w:rPr>
          <w:b/>
          <w:bCs/>
        </w:rPr>
        <w:t xml:space="preserve"> list as you may incur additional expenses in establishing and operating the </w:t>
      </w:r>
      <w:del w:id="339" w:author="Matthew Levine" w:date="2025-06-06T13:46:00Z" w16du:dateUtc="2025-06-06T17:46:00Z">
        <w:r w:rsidDel="005F6B0F">
          <w:rPr>
            <w:b/>
            <w:bCs/>
          </w:rPr>
          <w:delText>Studio</w:delText>
        </w:r>
      </w:del>
      <w:ins w:id="340" w:author="Matthew Levine" w:date="2025-06-06T13:46:00Z" w16du:dateUtc="2025-06-06T17:46:00Z">
        <w:r w:rsidR="005F6B0F">
          <w:rPr>
            <w:b/>
            <w:bCs/>
          </w:rPr>
          <w:t>[Premise Café]</w:t>
        </w:r>
      </w:ins>
      <w:r>
        <w:rPr>
          <w:b/>
          <w:bCs/>
        </w:rPr>
        <w:t>.</w:t>
      </w:r>
    </w:p>
    <w:p w14:paraId="275F17F0" w14:textId="77777777" w:rsidR="00C811EF" w:rsidRDefault="00C811EF">
      <w:pPr>
        <w:pStyle w:val="BodyText"/>
        <w:kinsoku w:val="0"/>
        <w:overflowPunct w:val="0"/>
        <w:spacing w:before="3"/>
        <w:rPr>
          <w:b/>
          <w:bCs/>
        </w:rPr>
      </w:pPr>
    </w:p>
    <w:p w14:paraId="0626085D" w14:textId="77777777" w:rsidR="00C811EF" w:rsidRDefault="00C811EF">
      <w:pPr>
        <w:pStyle w:val="BodyText"/>
        <w:kinsoku w:val="0"/>
        <w:overflowPunct w:val="0"/>
        <w:spacing w:line="237" w:lineRule="auto"/>
        <w:ind w:left="720" w:right="718"/>
        <w:jc w:val="both"/>
        <w:rPr>
          <w:b/>
          <w:bCs/>
        </w:rPr>
      </w:pPr>
      <w:r>
        <w:rPr>
          <w:b/>
          <w:bCs/>
        </w:rPr>
        <w:t>Except where</w:t>
      </w:r>
      <w:r>
        <w:rPr>
          <w:b/>
          <w:bCs/>
          <w:spacing w:val="-1"/>
        </w:rPr>
        <w:t xml:space="preserve"> </w:t>
      </w:r>
      <w:r>
        <w:rPr>
          <w:b/>
          <w:bCs/>
        </w:rPr>
        <w:t>otherwise</w:t>
      </w:r>
      <w:r>
        <w:rPr>
          <w:b/>
          <w:bCs/>
          <w:spacing w:val="-1"/>
        </w:rPr>
        <w:t xml:space="preserve"> </w:t>
      </w:r>
      <w:r>
        <w:rPr>
          <w:b/>
          <w:bCs/>
        </w:rPr>
        <w:t>noted,</w:t>
      </w:r>
      <w:r>
        <w:rPr>
          <w:b/>
          <w:bCs/>
          <w:spacing w:val="-1"/>
        </w:rPr>
        <w:t xml:space="preserve"> </w:t>
      </w:r>
      <w:r>
        <w:rPr>
          <w:b/>
          <w:bCs/>
        </w:rPr>
        <w:t>all</w:t>
      </w:r>
      <w:r>
        <w:rPr>
          <w:b/>
          <w:bCs/>
          <w:spacing w:val="-1"/>
        </w:rPr>
        <w:t xml:space="preserve"> </w:t>
      </w:r>
      <w:r>
        <w:rPr>
          <w:b/>
          <w:bCs/>
        </w:rPr>
        <w:t>amounts</w:t>
      </w:r>
      <w:r>
        <w:rPr>
          <w:b/>
          <w:bCs/>
          <w:spacing w:val="-1"/>
        </w:rPr>
        <w:t xml:space="preserve"> </w:t>
      </w:r>
      <w:r>
        <w:rPr>
          <w:b/>
          <w:bCs/>
        </w:rPr>
        <w:t>that you</w:t>
      </w:r>
      <w:r>
        <w:rPr>
          <w:b/>
          <w:bCs/>
          <w:spacing w:val="-2"/>
        </w:rPr>
        <w:t xml:space="preserve"> </w:t>
      </w:r>
      <w:r>
        <w:rPr>
          <w:b/>
          <w:bCs/>
        </w:rPr>
        <w:t>pay</w:t>
      </w:r>
      <w:r>
        <w:rPr>
          <w:b/>
          <w:bCs/>
          <w:spacing w:val="-1"/>
        </w:rPr>
        <w:t xml:space="preserve"> </w:t>
      </w:r>
      <w:r>
        <w:rPr>
          <w:b/>
          <w:bCs/>
        </w:rPr>
        <w:t xml:space="preserve">to </w:t>
      </w:r>
      <w:proofErr w:type="gramStart"/>
      <w:r>
        <w:rPr>
          <w:b/>
          <w:bCs/>
        </w:rPr>
        <w:t>us</w:t>
      </w:r>
      <w:proofErr w:type="gramEnd"/>
      <w:r>
        <w:rPr>
          <w:b/>
          <w:bCs/>
          <w:spacing w:val="-1"/>
        </w:rPr>
        <w:t xml:space="preserve"> </w:t>
      </w:r>
      <w:r>
        <w:rPr>
          <w:b/>
          <w:bCs/>
        </w:rPr>
        <w:t>or</w:t>
      </w:r>
      <w:r>
        <w:rPr>
          <w:b/>
          <w:bCs/>
          <w:spacing w:val="-3"/>
        </w:rPr>
        <w:t xml:space="preserve"> </w:t>
      </w:r>
      <w:r>
        <w:rPr>
          <w:b/>
          <w:bCs/>
        </w:rPr>
        <w:t>our</w:t>
      </w:r>
      <w:r>
        <w:rPr>
          <w:b/>
          <w:bCs/>
          <w:spacing w:val="-1"/>
        </w:rPr>
        <w:t xml:space="preserve"> </w:t>
      </w:r>
      <w:r>
        <w:rPr>
          <w:b/>
          <w:bCs/>
        </w:rPr>
        <w:t>Affiliates</w:t>
      </w:r>
      <w:r>
        <w:rPr>
          <w:b/>
          <w:bCs/>
          <w:spacing w:val="-1"/>
        </w:rPr>
        <w:t xml:space="preserve"> </w:t>
      </w:r>
      <w:r>
        <w:rPr>
          <w:b/>
          <w:bCs/>
        </w:rPr>
        <w:t>are</w:t>
      </w:r>
      <w:r>
        <w:rPr>
          <w:b/>
          <w:bCs/>
          <w:spacing w:val="-1"/>
        </w:rPr>
        <w:t xml:space="preserve"> </w:t>
      </w:r>
      <w:r>
        <w:rPr>
          <w:b/>
          <w:bCs/>
        </w:rPr>
        <w:t>non-refundable. Third party suppliers</w:t>
      </w:r>
      <w:r>
        <w:rPr>
          <w:b/>
          <w:bCs/>
          <w:spacing w:val="-1"/>
        </w:rPr>
        <w:t xml:space="preserve"> </w:t>
      </w:r>
      <w:r>
        <w:rPr>
          <w:b/>
          <w:bCs/>
        </w:rPr>
        <w:t>will decide</w:t>
      </w:r>
      <w:r>
        <w:rPr>
          <w:b/>
          <w:bCs/>
          <w:spacing w:val="-1"/>
        </w:rPr>
        <w:t xml:space="preserve"> </w:t>
      </w:r>
      <w:r>
        <w:rPr>
          <w:b/>
          <w:bCs/>
        </w:rPr>
        <w:t>if</w:t>
      </w:r>
      <w:r>
        <w:rPr>
          <w:b/>
          <w:bCs/>
          <w:spacing w:val="-2"/>
        </w:rPr>
        <w:t xml:space="preserve"> </w:t>
      </w:r>
      <w:r>
        <w:rPr>
          <w:b/>
          <w:bCs/>
        </w:rPr>
        <w:t>payments</w:t>
      </w:r>
      <w:r>
        <w:rPr>
          <w:b/>
          <w:bCs/>
          <w:spacing w:val="-1"/>
        </w:rPr>
        <w:t xml:space="preserve"> </w:t>
      </w:r>
      <w:r>
        <w:rPr>
          <w:b/>
          <w:bCs/>
        </w:rPr>
        <w:t>to</w:t>
      </w:r>
      <w:r>
        <w:rPr>
          <w:b/>
          <w:bCs/>
          <w:spacing w:val="-2"/>
        </w:rPr>
        <w:t xml:space="preserve"> </w:t>
      </w:r>
      <w:r>
        <w:rPr>
          <w:b/>
          <w:bCs/>
        </w:rPr>
        <w:t>them</w:t>
      </w:r>
      <w:r>
        <w:rPr>
          <w:b/>
          <w:bCs/>
          <w:spacing w:val="-2"/>
        </w:rPr>
        <w:t xml:space="preserve"> </w:t>
      </w:r>
      <w:r>
        <w:rPr>
          <w:b/>
          <w:bCs/>
        </w:rPr>
        <w:t>are</w:t>
      </w:r>
      <w:r>
        <w:rPr>
          <w:b/>
          <w:bCs/>
          <w:spacing w:val="-1"/>
        </w:rPr>
        <w:t xml:space="preserve"> </w:t>
      </w:r>
      <w:r>
        <w:rPr>
          <w:b/>
          <w:bCs/>
        </w:rPr>
        <w:t>refundable.</w:t>
      </w:r>
    </w:p>
    <w:p w14:paraId="7C1B97C5" w14:textId="77777777" w:rsidR="00C811EF" w:rsidRDefault="00C811EF">
      <w:pPr>
        <w:pStyle w:val="BodyText"/>
        <w:kinsoku w:val="0"/>
        <w:overflowPunct w:val="0"/>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02"/>
        <w:gridCol w:w="2215"/>
        <w:gridCol w:w="1447"/>
        <w:gridCol w:w="1660"/>
        <w:gridCol w:w="1334"/>
      </w:tblGrid>
      <w:tr w:rsidR="00C811EF" w14:paraId="0113557F" w14:textId="77777777">
        <w:trPr>
          <w:trHeight w:val="1075"/>
        </w:trPr>
        <w:tc>
          <w:tcPr>
            <w:tcW w:w="2702" w:type="dxa"/>
            <w:tcBorders>
              <w:top w:val="single" w:sz="4" w:space="0" w:color="000000"/>
              <w:left w:val="single" w:sz="4" w:space="0" w:color="000000"/>
              <w:bottom w:val="single" w:sz="6" w:space="0" w:color="000000"/>
              <w:right w:val="single" w:sz="4" w:space="0" w:color="000000"/>
            </w:tcBorders>
            <w:shd w:val="clear" w:color="auto" w:fill="F3F3F3"/>
          </w:tcPr>
          <w:p w14:paraId="499A656A" w14:textId="77777777" w:rsidR="00C811EF" w:rsidRDefault="00C811EF">
            <w:pPr>
              <w:pStyle w:val="TableParagraph"/>
              <w:kinsoku w:val="0"/>
              <w:overflowPunct w:val="0"/>
              <w:spacing w:before="79"/>
              <w:rPr>
                <w:b/>
                <w:bCs/>
                <w:sz w:val="20"/>
                <w:szCs w:val="20"/>
              </w:rPr>
            </w:pPr>
          </w:p>
          <w:p w14:paraId="43316F4C"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Expenditure</w:t>
            </w:r>
          </w:p>
        </w:tc>
        <w:tc>
          <w:tcPr>
            <w:tcW w:w="2215" w:type="dxa"/>
            <w:tcBorders>
              <w:top w:val="single" w:sz="4" w:space="0" w:color="000000"/>
              <w:left w:val="single" w:sz="4" w:space="0" w:color="000000"/>
              <w:bottom w:val="single" w:sz="6" w:space="0" w:color="000000"/>
              <w:right w:val="single" w:sz="4" w:space="0" w:color="000000"/>
            </w:tcBorders>
            <w:shd w:val="clear" w:color="auto" w:fill="F3F3F3"/>
          </w:tcPr>
          <w:p w14:paraId="5A877DA4" w14:textId="77777777" w:rsidR="00C811EF" w:rsidRDefault="00C811EF">
            <w:pPr>
              <w:pStyle w:val="TableParagraph"/>
              <w:kinsoku w:val="0"/>
              <w:overflowPunct w:val="0"/>
              <w:spacing w:before="79"/>
              <w:rPr>
                <w:b/>
                <w:bCs/>
                <w:sz w:val="20"/>
                <w:szCs w:val="20"/>
              </w:rPr>
            </w:pPr>
          </w:p>
          <w:p w14:paraId="1AEBDDEA" w14:textId="77777777" w:rsidR="00C811EF" w:rsidRDefault="00C811EF">
            <w:pPr>
              <w:pStyle w:val="TableParagraph"/>
              <w:kinsoku w:val="0"/>
              <w:overflowPunct w:val="0"/>
              <w:ind w:left="396" w:hanging="226"/>
              <w:rPr>
                <w:b/>
                <w:bCs/>
                <w:spacing w:val="-2"/>
                <w:sz w:val="20"/>
                <w:szCs w:val="20"/>
              </w:rPr>
            </w:pPr>
            <w:r>
              <w:rPr>
                <w:b/>
                <w:bCs/>
                <w:sz w:val="20"/>
                <w:szCs w:val="20"/>
              </w:rPr>
              <w:t>Actual</w:t>
            </w:r>
            <w:r>
              <w:rPr>
                <w:b/>
                <w:bCs/>
                <w:spacing w:val="-14"/>
                <w:sz w:val="20"/>
                <w:szCs w:val="20"/>
              </w:rPr>
              <w:t xml:space="preserve"> </w:t>
            </w:r>
            <w:r>
              <w:rPr>
                <w:b/>
                <w:bCs/>
                <w:sz w:val="20"/>
                <w:szCs w:val="20"/>
              </w:rPr>
              <w:t>or</w:t>
            </w:r>
            <w:r>
              <w:rPr>
                <w:b/>
                <w:bCs/>
                <w:spacing w:val="-14"/>
                <w:sz w:val="20"/>
                <w:szCs w:val="20"/>
              </w:rPr>
              <w:t xml:space="preserve"> </w:t>
            </w:r>
            <w:r>
              <w:rPr>
                <w:b/>
                <w:bCs/>
                <w:sz w:val="20"/>
                <w:szCs w:val="20"/>
              </w:rPr>
              <w:t xml:space="preserve">Estimated </w:t>
            </w:r>
            <w:r>
              <w:rPr>
                <w:b/>
                <w:bCs/>
                <w:spacing w:val="-2"/>
                <w:sz w:val="20"/>
                <w:szCs w:val="20"/>
              </w:rPr>
              <w:t>Amount/Range</w:t>
            </w:r>
          </w:p>
        </w:tc>
        <w:tc>
          <w:tcPr>
            <w:tcW w:w="1447" w:type="dxa"/>
            <w:tcBorders>
              <w:top w:val="single" w:sz="4" w:space="0" w:color="000000"/>
              <w:left w:val="single" w:sz="4" w:space="0" w:color="000000"/>
              <w:bottom w:val="single" w:sz="6" w:space="0" w:color="000000"/>
              <w:right w:val="single" w:sz="4" w:space="0" w:color="000000"/>
            </w:tcBorders>
            <w:shd w:val="clear" w:color="auto" w:fill="F3F3F3"/>
          </w:tcPr>
          <w:p w14:paraId="65AD0B9C" w14:textId="77777777" w:rsidR="00C811EF" w:rsidRDefault="00C811EF">
            <w:pPr>
              <w:pStyle w:val="TableParagraph"/>
              <w:kinsoku w:val="0"/>
              <w:overflowPunct w:val="0"/>
              <w:spacing w:before="79"/>
              <w:rPr>
                <w:b/>
                <w:bCs/>
                <w:sz w:val="20"/>
                <w:szCs w:val="20"/>
              </w:rPr>
            </w:pPr>
          </w:p>
          <w:p w14:paraId="3AA342F4" w14:textId="77777777" w:rsidR="00C811EF" w:rsidRDefault="00C811EF">
            <w:pPr>
              <w:pStyle w:val="TableParagraph"/>
              <w:kinsoku w:val="0"/>
              <w:overflowPunct w:val="0"/>
              <w:ind w:left="307" w:right="228" w:hanging="60"/>
              <w:rPr>
                <w:b/>
                <w:bCs/>
                <w:spacing w:val="-2"/>
                <w:sz w:val="20"/>
                <w:szCs w:val="20"/>
              </w:rPr>
            </w:pPr>
            <w:r>
              <w:rPr>
                <w:b/>
                <w:bCs/>
                <w:sz w:val="20"/>
                <w:szCs w:val="20"/>
              </w:rPr>
              <w:t>Method</w:t>
            </w:r>
            <w:r>
              <w:rPr>
                <w:b/>
                <w:bCs/>
                <w:spacing w:val="-14"/>
                <w:sz w:val="20"/>
                <w:szCs w:val="20"/>
              </w:rPr>
              <w:t xml:space="preserve"> </w:t>
            </w:r>
            <w:r>
              <w:rPr>
                <w:b/>
                <w:bCs/>
                <w:sz w:val="20"/>
                <w:szCs w:val="20"/>
              </w:rPr>
              <w:t xml:space="preserve">of </w:t>
            </w:r>
            <w:r>
              <w:rPr>
                <w:b/>
                <w:bCs/>
                <w:spacing w:val="-2"/>
                <w:sz w:val="20"/>
                <w:szCs w:val="20"/>
              </w:rPr>
              <w:t>Payment</w:t>
            </w:r>
          </w:p>
        </w:tc>
        <w:tc>
          <w:tcPr>
            <w:tcW w:w="1660" w:type="dxa"/>
            <w:tcBorders>
              <w:top w:val="single" w:sz="4" w:space="0" w:color="000000"/>
              <w:left w:val="single" w:sz="4" w:space="0" w:color="000000"/>
              <w:bottom w:val="single" w:sz="6" w:space="0" w:color="000000"/>
              <w:right w:val="single" w:sz="4" w:space="0" w:color="000000"/>
            </w:tcBorders>
            <w:shd w:val="clear" w:color="auto" w:fill="F3F3F3"/>
          </w:tcPr>
          <w:p w14:paraId="244C57F8" w14:textId="77777777" w:rsidR="00C811EF" w:rsidRDefault="00C811EF">
            <w:pPr>
              <w:pStyle w:val="TableParagraph"/>
              <w:kinsoku w:val="0"/>
              <w:overflowPunct w:val="0"/>
              <w:spacing w:before="79"/>
              <w:rPr>
                <w:b/>
                <w:bCs/>
                <w:sz w:val="20"/>
                <w:szCs w:val="20"/>
              </w:rPr>
            </w:pPr>
          </w:p>
          <w:p w14:paraId="1FD789F5" w14:textId="77777777" w:rsidR="00C811EF" w:rsidRDefault="00C811EF">
            <w:pPr>
              <w:pStyle w:val="TableParagraph"/>
              <w:kinsoku w:val="0"/>
              <w:overflowPunct w:val="0"/>
              <w:ind w:left="119" w:right="111"/>
              <w:jc w:val="center"/>
              <w:rPr>
                <w:b/>
                <w:bCs/>
                <w:spacing w:val="-5"/>
                <w:sz w:val="20"/>
                <w:szCs w:val="20"/>
              </w:rPr>
            </w:pPr>
            <w:r>
              <w:rPr>
                <w:b/>
                <w:bCs/>
                <w:sz w:val="20"/>
                <w:szCs w:val="20"/>
              </w:rPr>
              <w:t>When</w:t>
            </w:r>
            <w:r>
              <w:rPr>
                <w:b/>
                <w:bCs/>
                <w:spacing w:val="-7"/>
                <w:sz w:val="20"/>
                <w:szCs w:val="20"/>
              </w:rPr>
              <w:t xml:space="preserve"> </w:t>
            </w:r>
            <w:r>
              <w:rPr>
                <w:b/>
                <w:bCs/>
                <w:spacing w:val="-5"/>
                <w:sz w:val="20"/>
                <w:szCs w:val="20"/>
              </w:rPr>
              <w:t>Due</w:t>
            </w:r>
          </w:p>
        </w:tc>
        <w:tc>
          <w:tcPr>
            <w:tcW w:w="1334" w:type="dxa"/>
            <w:tcBorders>
              <w:top w:val="single" w:sz="4" w:space="0" w:color="000000"/>
              <w:left w:val="single" w:sz="4" w:space="0" w:color="000000"/>
              <w:bottom w:val="single" w:sz="6" w:space="0" w:color="000000"/>
              <w:right w:val="single" w:sz="4" w:space="0" w:color="000000"/>
            </w:tcBorders>
            <w:shd w:val="clear" w:color="auto" w:fill="F3F3F3"/>
          </w:tcPr>
          <w:p w14:paraId="2AD42CB5" w14:textId="77777777" w:rsidR="00C811EF" w:rsidRDefault="00C811EF">
            <w:pPr>
              <w:pStyle w:val="TableParagraph"/>
              <w:kinsoku w:val="0"/>
              <w:overflowPunct w:val="0"/>
              <w:spacing w:before="79"/>
              <w:rPr>
                <w:b/>
                <w:bCs/>
                <w:sz w:val="20"/>
                <w:szCs w:val="20"/>
              </w:rPr>
            </w:pPr>
          </w:p>
          <w:p w14:paraId="28C3F824" w14:textId="77777777" w:rsidR="00C811EF" w:rsidRDefault="00C811EF">
            <w:pPr>
              <w:pStyle w:val="TableParagraph"/>
              <w:kinsoku w:val="0"/>
              <w:overflowPunct w:val="0"/>
              <w:ind w:left="107" w:right="93" w:hanging="1"/>
              <w:jc w:val="center"/>
              <w:rPr>
                <w:b/>
                <w:bCs/>
                <w:spacing w:val="-4"/>
                <w:sz w:val="20"/>
                <w:szCs w:val="20"/>
              </w:rPr>
            </w:pPr>
            <w:r>
              <w:rPr>
                <w:b/>
                <w:bCs/>
                <w:sz w:val="20"/>
                <w:szCs w:val="20"/>
              </w:rPr>
              <w:t xml:space="preserve">To Whom Payment Is </w:t>
            </w:r>
            <w:proofErr w:type="gramStart"/>
            <w:r>
              <w:rPr>
                <w:b/>
                <w:bCs/>
                <w:sz w:val="20"/>
                <w:szCs w:val="20"/>
              </w:rPr>
              <w:t>To</w:t>
            </w:r>
            <w:proofErr w:type="gramEnd"/>
            <w:r>
              <w:rPr>
                <w:b/>
                <w:bCs/>
                <w:spacing w:val="-6"/>
                <w:sz w:val="20"/>
                <w:szCs w:val="20"/>
              </w:rPr>
              <w:t xml:space="preserve"> </w:t>
            </w:r>
            <w:r>
              <w:rPr>
                <w:b/>
                <w:bCs/>
                <w:sz w:val="20"/>
                <w:szCs w:val="20"/>
              </w:rPr>
              <w:t>Be</w:t>
            </w:r>
            <w:r>
              <w:rPr>
                <w:b/>
                <w:bCs/>
                <w:spacing w:val="-3"/>
                <w:sz w:val="20"/>
                <w:szCs w:val="20"/>
              </w:rPr>
              <w:t xml:space="preserve"> </w:t>
            </w:r>
            <w:r>
              <w:rPr>
                <w:b/>
                <w:bCs/>
                <w:spacing w:val="-4"/>
                <w:sz w:val="20"/>
                <w:szCs w:val="20"/>
              </w:rPr>
              <w:t>Made</w:t>
            </w:r>
          </w:p>
        </w:tc>
      </w:tr>
      <w:tr w:rsidR="00C811EF" w14:paraId="29FDD52E" w14:textId="77777777">
        <w:trPr>
          <w:trHeight w:val="1132"/>
        </w:trPr>
        <w:tc>
          <w:tcPr>
            <w:tcW w:w="2702" w:type="dxa"/>
            <w:tcBorders>
              <w:top w:val="single" w:sz="6" w:space="0" w:color="000000"/>
              <w:left w:val="single" w:sz="4" w:space="0" w:color="000000"/>
              <w:bottom w:val="single" w:sz="6" w:space="0" w:color="000000"/>
              <w:right w:val="single" w:sz="4" w:space="0" w:color="000000"/>
            </w:tcBorders>
          </w:tcPr>
          <w:p w14:paraId="5DC3A980" w14:textId="77777777" w:rsidR="00C811EF" w:rsidRDefault="00C811EF">
            <w:pPr>
              <w:pStyle w:val="TableParagraph"/>
              <w:kinsoku w:val="0"/>
              <w:overflowPunct w:val="0"/>
              <w:rPr>
                <w:b/>
                <w:bCs/>
                <w:sz w:val="16"/>
                <w:szCs w:val="16"/>
              </w:rPr>
            </w:pPr>
          </w:p>
          <w:p w14:paraId="364A6E77" w14:textId="77777777" w:rsidR="00C811EF" w:rsidRDefault="00C811EF">
            <w:pPr>
              <w:pStyle w:val="TableParagraph"/>
              <w:kinsoku w:val="0"/>
              <w:overflowPunct w:val="0"/>
              <w:spacing w:before="109"/>
              <w:rPr>
                <w:b/>
                <w:bCs/>
                <w:sz w:val="16"/>
                <w:szCs w:val="16"/>
              </w:rPr>
            </w:pPr>
          </w:p>
          <w:p w14:paraId="607C9DCD" w14:textId="77777777" w:rsidR="00C811EF" w:rsidRDefault="00C811EF">
            <w:pPr>
              <w:pStyle w:val="TableParagraph"/>
              <w:kinsoku w:val="0"/>
              <w:overflowPunct w:val="0"/>
              <w:ind w:left="10"/>
              <w:jc w:val="center"/>
              <w:rPr>
                <w:spacing w:val="-4"/>
                <w:sz w:val="16"/>
                <w:szCs w:val="16"/>
                <w:vertAlign w:val="superscript"/>
              </w:rPr>
            </w:pPr>
            <w:r>
              <w:rPr>
                <w:spacing w:val="-2"/>
                <w:sz w:val="16"/>
                <w:szCs w:val="16"/>
              </w:rPr>
              <w:t>Franchise</w:t>
            </w:r>
            <w:r>
              <w:rPr>
                <w:spacing w:val="-11"/>
                <w:sz w:val="16"/>
                <w:szCs w:val="16"/>
              </w:rPr>
              <w:t xml:space="preserve"> </w:t>
            </w:r>
            <w:r>
              <w:rPr>
                <w:spacing w:val="-4"/>
                <w:sz w:val="16"/>
                <w:szCs w:val="16"/>
              </w:rPr>
              <w:t>Fee</w:t>
            </w:r>
            <w:r>
              <w:rPr>
                <w:spacing w:val="-4"/>
                <w:sz w:val="16"/>
                <w:szCs w:val="16"/>
                <w:vertAlign w:val="superscript"/>
              </w:rPr>
              <w:t>1</w:t>
            </w:r>
          </w:p>
        </w:tc>
        <w:tc>
          <w:tcPr>
            <w:tcW w:w="2215" w:type="dxa"/>
            <w:tcBorders>
              <w:top w:val="single" w:sz="6" w:space="0" w:color="000000"/>
              <w:left w:val="single" w:sz="4" w:space="0" w:color="000000"/>
              <w:bottom w:val="single" w:sz="6" w:space="0" w:color="000000"/>
              <w:right w:val="single" w:sz="4" w:space="0" w:color="000000"/>
            </w:tcBorders>
          </w:tcPr>
          <w:p w14:paraId="27BEA1C2" w14:textId="77777777" w:rsidR="00C811EF" w:rsidRDefault="00C811EF">
            <w:pPr>
              <w:pStyle w:val="TableParagraph"/>
              <w:kinsoku w:val="0"/>
              <w:overflowPunct w:val="0"/>
              <w:rPr>
                <w:b/>
                <w:bCs/>
                <w:sz w:val="16"/>
                <w:szCs w:val="16"/>
              </w:rPr>
            </w:pPr>
          </w:p>
          <w:p w14:paraId="5750529C" w14:textId="77777777" w:rsidR="00C811EF" w:rsidRDefault="00C811EF">
            <w:pPr>
              <w:pStyle w:val="TableParagraph"/>
              <w:kinsoku w:val="0"/>
              <w:overflowPunct w:val="0"/>
              <w:spacing w:before="109"/>
              <w:rPr>
                <w:b/>
                <w:bCs/>
                <w:sz w:val="16"/>
                <w:szCs w:val="16"/>
              </w:rPr>
            </w:pPr>
          </w:p>
          <w:p w14:paraId="3F7E2149" w14:textId="77777777" w:rsidR="00C811EF" w:rsidRDefault="00C811EF">
            <w:pPr>
              <w:pStyle w:val="TableParagraph"/>
              <w:kinsoku w:val="0"/>
              <w:overflowPunct w:val="0"/>
              <w:ind w:right="274"/>
              <w:jc w:val="center"/>
              <w:rPr>
                <w:spacing w:val="-2"/>
                <w:sz w:val="16"/>
                <w:szCs w:val="16"/>
              </w:rPr>
            </w:pPr>
            <w:r>
              <w:rPr>
                <w:spacing w:val="-2"/>
                <w:sz w:val="16"/>
                <w:szCs w:val="16"/>
              </w:rPr>
              <w:t>$40,000</w:t>
            </w:r>
          </w:p>
        </w:tc>
        <w:tc>
          <w:tcPr>
            <w:tcW w:w="1447" w:type="dxa"/>
            <w:tcBorders>
              <w:top w:val="single" w:sz="6" w:space="0" w:color="000000"/>
              <w:left w:val="single" w:sz="4" w:space="0" w:color="000000"/>
              <w:bottom w:val="single" w:sz="6" w:space="0" w:color="000000"/>
              <w:right w:val="single" w:sz="4" w:space="0" w:color="000000"/>
            </w:tcBorders>
          </w:tcPr>
          <w:p w14:paraId="64CFB599" w14:textId="77777777" w:rsidR="00C811EF" w:rsidRDefault="00C811EF">
            <w:pPr>
              <w:pStyle w:val="TableParagraph"/>
              <w:kinsoku w:val="0"/>
              <w:overflowPunct w:val="0"/>
              <w:spacing w:before="17"/>
              <w:rPr>
                <w:b/>
                <w:bCs/>
                <w:sz w:val="16"/>
                <w:szCs w:val="16"/>
              </w:rPr>
            </w:pPr>
          </w:p>
          <w:p w14:paraId="0F76A4BF" w14:textId="77777777" w:rsidR="00C811EF" w:rsidRDefault="00C811EF">
            <w:pPr>
              <w:pStyle w:val="TableParagraph"/>
              <w:kinsoku w:val="0"/>
              <w:overflowPunct w:val="0"/>
              <w:ind w:left="98" w:right="82"/>
              <w:jc w:val="center"/>
              <w:rPr>
                <w:spacing w:val="-2"/>
                <w:sz w:val="16"/>
                <w:szCs w:val="16"/>
              </w:rPr>
            </w:pPr>
            <w:r>
              <w:rPr>
                <w:spacing w:val="-2"/>
                <w:sz w:val="16"/>
                <w:szCs w:val="16"/>
              </w:rPr>
              <w:t>Electronic</w:t>
            </w:r>
            <w:r>
              <w:rPr>
                <w:spacing w:val="-10"/>
                <w:sz w:val="16"/>
                <w:szCs w:val="16"/>
              </w:rPr>
              <w:t xml:space="preserve"> </w:t>
            </w:r>
            <w:r>
              <w:rPr>
                <w:spacing w:val="-2"/>
                <w:sz w:val="16"/>
                <w:szCs w:val="16"/>
              </w:rPr>
              <w:t xml:space="preserve">funds </w:t>
            </w:r>
            <w:r>
              <w:rPr>
                <w:sz w:val="16"/>
                <w:szCs w:val="16"/>
              </w:rPr>
              <w:t>transfer,</w:t>
            </w:r>
            <w:r>
              <w:rPr>
                <w:spacing w:val="-2"/>
                <w:sz w:val="16"/>
                <w:szCs w:val="16"/>
              </w:rPr>
              <w:t xml:space="preserve"> </w:t>
            </w:r>
            <w:r>
              <w:rPr>
                <w:sz w:val="16"/>
                <w:szCs w:val="16"/>
              </w:rPr>
              <w:t>bank draft</w:t>
            </w:r>
            <w:r>
              <w:rPr>
                <w:spacing w:val="-12"/>
                <w:sz w:val="16"/>
                <w:szCs w:val="16"/>
              </w:rPr>
              <w:t xml:space="preserve"> </w:t>
            </w:r>
            <w:r>
              <w:rPr>
                <w:sz w:val="16"/>
                <w:szCs w:val="16"/>
              </w:rPr>
              <w:t>or</w:t>
            </w:r>
            <w:r>
              <w:rPr>
                <w:spacing w:val="-11"/>
                <w:sz w:val="16"/>
                <w:szCs w:val="16"/>
              </w:rPr>
              <w:t xml:space="preserve"> </w:t>
            </w:r>
            <w:r>
              <w:rPr>
                <w:sz w:val="16"/>
                <w:szCs w:val="16"/>
              </w:rPr>
              <w:t xml:space="preserve">certified </w:t>
            </w:r>
            <w:r>
              <w:rPr>
                <w:spacing w:val="-2"/>
                <w:sz w:val="16"/>
                <w:szCs w:val="16"/>
              </w:rPr>
              <w:t>cheque</w:t>
            </w:r>
          </w:p>
        </w:tc>
        <w:tc>
          <w:tcPr>
            <w:tcW w:w="1660" w:type="dxa"/>
            <w:tcBorders>
              <w:top w:val="single" w:sz="6" w:space="0" w:color="000000"/>
              <w:left w:val="single" w:sz="4" w:space="0" w:color="000000"/>
              <w:bottom w:val="single" w:sz="6" w:space="0" w:color="000000"/>
              <w:right w:val="single" w:sz="4" w:space="0" w:color="000000"/>
            </w:tcBorders>
          </w:tcPr>
          <w:p w14:paraId="559AF805" w14:textId="77777777" w:rsidR="00C811EF" w:rsidRDefault="00C811EF">
            <w:pPr>
              <w:pStyle w:val="TableParagraph"/>
              <w:kinsoku w:val="0"/>
              <w:overflowPunct w:val="0"/>
              <w:spacing w:before="108"/>
              <w:rPr>
                <w:b/>
                <w:bCs/>
                <w:sz w:val="16"/>
                <w:szCs w:val="16"/>
              </w:rPr>
            </w:pPr>
          </w:p>
          <w:p w14:paraId="3529C058" w14:textId="77777777" w:rsidR="00C811EF" w:rsidRDefault="00C811EF">
            <w:pPr>
              <w:pStyle w:val="TableParagraph"/>
              <w:kinsoku w:val="0"/>
              <w:overflowPunct w:val="0"/>
              <w:ind w:left="119" w:right="106"/>
              <w:jc w:val="center"/>
              <w:rPr>
                <w:spacing w:val="-2"/>
                <w:sz w:val="16"/>
                <w:szCs w:val="16"/>
              </w:rPr>
            </w:pPr>
            <w:r>
              <w:rPr>
                <w:spacing w:val="-2"/>
                <w:sz w:val="16"/>
                <w:szCs w:val="16"/>
              </w:rPr>
              <w:t>Upon</w:t>
            </w:r>
            <w:r>
              <w:rPr>
                <w:spacing w:val="-10"/>
                <w:sz w:val="16"/>
                <w:szCs w:val="16"/>
              </w:rPr>
              <w:t xml:space="preserve"> </w:t>
            </w:r>
            <w:r>
              <w:rPr>
                <w:spacing w:val="-2"/>
                <w:sz w:val="16"/>
                <w:szCs w:val="16"/>
              </w:rPr>
              <w:t>execution</w:t>
            </w:r>
            <w:r>
              <w:rPr>
                <w:spacing w:val="-9"/>
                <w:sz w:val="16"/>
                <w:szCs w:val="16"/>
              </w:rPr>
              <w:t xml:space="preserve"> </w:t>
            </w:r>
            <w:r>
              <w:rPr>
                <w:spacing w:val="-2"/>
                <w:sz w:val="16"/>
                <w:szCs w:val="16"/>
              </w:rPr>
              <w:t xml:space="preserve">of </w:t>
            </w:r>
            <w:r>
              <w:rPr>
                <w:sz w:val="16"/>
                <w:szCs w:val="16"/>
              </w:rPr>
              <w:t>the</w:t>
            </w:r>
            <w:r>
              <w:rPr>
                <w:spacing w:val="-6"/>
                <w:sz w:val="16"/>
                <w:szCs w:val="16"/>
              </w:rPr>
              <w:t xml:space="preserve"> </w:t>
            </w:r>
            <w:r>
              <w:rPr>
                <w:sz w:val="16"/>
                <w:szCs w:val="16"/>
              </w:rPr>
              <w:t xml:space="preserve">Franchise </w:t>
            </w:r>
            <w:r>
              <w:rPr>
                <w:spacing w:val="-2"/>
                <w:sz w:val="16"/>
                <w:szCs w:val="16"/>
              </w:rPr>
              <w:t>Agreement</w:t>
            </w:r>
          </w:p>
        </w:tc>
        <w:tc>
          <w:tcPr>
            <w:tcW w:w="1334" w:type="dxa"/>
            <w:tcBorders>
              <w:top w:val="single" w:sz="6" w:space="0" w:color="000000"/>
              <w:left w:val="single" w:sz="4" w:space="0" w:color="000000"/>
              <w:bottom w:val="single" w:sz="6" w:space="0" w:color="000000"/>
              <w:right w:val="single" w:sz="4" w:space="0" w:color="000000"/>
            </w:tcBorders>
          </w:tcPr>
          <w:p w14:paraId="1DC4B25C" w14:textId="77777777" w:rsidR="00C811EF" w:rsidRDefault="00C811EF">
            <w:pPr>
              <w:pStyle w:val="TableParagraph"/>
              <w:kinsoku w:val="0"/>
              <w:overflowPunct w:val="0"/>
              <w:rPr>
                <w:b/>
                <w:bCs/>
                <w:sz w:val="16"/>
                <w:szCs w:val="16"/>
              </w:rPr>
            </w:pPr>
          </w:p>
          <w:p w14:paraId="1DFB245A" w14:textId="77777777" w:rsidR="00C811EF" w:rsidRDefault="00C811EF">
            <w:pPr>
              <w:pStyle w:val="TableParagraph"/>
              <w:kinsoku w:val="0"/>
              <w:overflowPunct w:val="0"/>
              <w:spacing w:before="109"/>
              <w:rPr>
                <w:b/>
                <w:bCs/>
                <w:sz w:val="16"/>
                <w:szCs w:val="16"/>
              </w:rPr>
            </w:pPr>
          </w:p>
          <w:p w14:paraId="46AE5BA0" w14:textId="77777777" w:rsidR="00C811EF" w:rsidRDefault="00C811EF">
            <w:pPr>
              <w:pStyle w:val="TableParagraph"/>
              <w:kinsoku w:val="0"/>
              <w:overflowPunct w:val="0"/>
              <w:ind w:left="56" w:right="42"/>
              <w:jc w:val="center"/>
              <w:rPr>
                <w:spacing w:val="-5"/>
                <w:sz w:val="16"/>
                <w:szCs w:val="16"/>
              </w:rPr>
            </w:pPr>
            <w:r>
              <w:rPr>
                <w:spacing w:val="-5"/>
                <w:sz w:val="16"/>
                <w:szCs w:val="16"/>
              </w:rPr>
              <w:t>Us</w:t>
            </w:r>
          </w:p>
        </w:tc>
      </w:tr>
      <w:tr w:rsidR="00C811EF" w14:paraId="055313AD"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09E80734" w14:textId="77777777" w:rsidR="00C811EF" w:rsidRDefault="00C811EF">
            <w:pPr>
              <w:pStyle w:val="TableParagraph"/>
              <w:kinsoku w:val="0"/>
              <w:overflowPunct w:val="0"/>
              <w:spacing w:before="108"/>
              <w:rPr>
                <w:b/>
                <w:bCs/>
                <w:sz w:val="16"/>
                <w:szCs w:val="16"/>
              </w:rPr>
            </w:pPr>
          </w:p>
          <w:p w14:paraId="2568FFED" w14:textId="77777777" w:rsidR="00C811EF" w:rsidRDefault="00C811EF">
            <w:pPr>
              <w:pStyle w:val="TableParagraph"/>
              <w:kinsoku w:val="0"/>
              <w:overflowPunct w:val="0"/>
              <w:ind w:left="10"/>
              <w:jc w:val="center"/>
              <w:rPr>
                <w:spacing w:val="-2"/>
                <w:sz w:val="16"/>
                <w:szCs w:val="16"/>
                <w:vertAlign w:val="superscript"/>
              </w:rPr>
            </w:pPr>
            <w:r>
              <w:rPr>
                <w:spacing w:val="-2"/>
                <w:sz w:val="16"/>
                <w:szCs w:val="16"/>
              </w:rPr>
              <w:t>Real</w:t>
            </w:r>
            <w:r>
              <w:rPr>
                <w:spacing w:val="-7"/>
                <w:sz w:val="16"/>
                <w:szCs w:val="16"/>
              </w:rPr>
              <w:t xml:space="preserve"> </w:t>
            </w:r>
            <w:r>
              <w:rPr>
                <w:spacing w:val="-2"/>
                <w:sz w:val="16"/>
                <w:szCs w:val="16"/>
              </w:rPr>
              <w:t>Estate/Rent</w:t>
            </w:r>
            <w:r>
              <w:rPr>
                <w:spacing w:val="-2"/>
                <w:sz w:val="16"/>
                <w:szCs w:val="16"/>
                <w:vertAlign w:val="superscript"/>
              </w:rPr>
              <w:t>2</w:t>
            </w:r>
          </w:p>
        </w:tc>
        <w:tc>
          <w:tcPr>
            <w:tcW w:w="2215" w:type="dxa"/>
            <w:tcBorders>
              <w:top w:val="single" w:sz="6" w:space="0" w:color="000000"/>
              <w:left w:val="single" w:sz="4" w:space="0" w:color="000000"/>
              <w:bottom w:val="single" w:sz="6" w:space="0" w:color="000000"/>
              <w:right w:val="single" w:sz="4" w:space="0" w:color="000000"/>
            </w:tcBorders>
          </w:tcPr>
          <w:p w14:paraId="482EFD1D" w14:textId="77777777" w:rsidR="00C811EF" w:rsidRDefault="00C811EF">
            <w:pPr>
              <w:pStyle w:val="TableParagraph"/>
              <w:kinsoku w:val="0"/>
              <w:overflowPunct w:val="0"/>
              <w:spacing w:before="108"/>
              <w:rPr>
                <w:b/>
                <w:bCs/>
                <w:sz w:val="16"/>
                <w:szCs w:val="16"/>
              </w:rPr>
            </w:pPr>
          </w:p>
          <w:p w14:paraId="4DB12F74" w14:textId="77777777" w:rsidR="00C811EF" w:rsidRDefault="00C811EF">
            <w:pPr>
              <w:pStyle w:val="TableParagraph"/>
              <w:kinsoku w:val="0"/>
              <w:overflowPunct w:val="0"/>
              <w:ind w:right="274"/>
              <w:jc w:val="center"/>
              <w:rPr>
                <w:spacing w:val="-2"/>
                <w:sz w:val="16"/>
                <w:szCs w:val="16"/>
              </w:rPr>
            </w:pPr>
            <w:r>
              <w:rPr>
                <w:sz w:val="16"/>
                <w:szCs w:val="16"/>
              </w:rPr>
              <w:t>$7,500</w:t>
            </w:r>
            <w:r>
              <w:rPr>
                <w:spacing w:val="-5"/>
                <w:sz w:val="16"/>
                <w:szCs w:val="16"/>
              </w:rPr>
              <w:t xml:space="preserve"> </w:t>
            </w:r>
            <w:r>
              <w:rPr>
                <w:sz w:val="16"/>
                <w:szCs w:val="16"/>
              </w:rPr>
              <w:t>to</w:t>
            </w:r>
            <w:r>
              <w:rPr>
                <w:spacing w:val="-7"/>
                <w:sz w:val="16"/>
                <w:szCs w:val="16"/>
              </w:rPr>
              <w:t xml:space="preserve"> </w:t>
            </w:r>
            <w:r>
              <w:rPr>
                <w:spacing w:val="-2"/>
                <w:sz w:val="16"/>
                <w:szCs w:val="16"/>
              </w:rPr>
              <w:t>$60,000</w:t>
            </w:r>
          </w:p>
        </w:tc>
        <w:tc>
          <w:tcPr>
            <w:tcW w:w="1447" w:type="dxa"/>
            <w:tcBorders>
              <w:top w:val="single" w:sz="6" w:space="0" w:color="000000"/>
              <w:left w:val="single" w:sz="4" w:space="0" w:color="000000"/>
              <w:bottom w:val="single" w:sz="6" w:space="0" w:color="000000"/>
              <w:right w:val="single" w:sz="4" w:space="0" w:color="000000"/>
            </w:tcBorders>
          </w:tcPr>
          <w:p w14:paraId="217660E4" w14:textId="77777777" w:rsidR="00C811EF" w:rsidRDefault="00C811EF">
            <w:pPr>
              <w:pStyle w:val="TableParagraph"/>
              <w:kinsoku w:val="0"/>
              <w:overflowPunct w:val="0"/>
              <w:spacing w:before="108"/>
              <w:rPr>
                <w:b/>
                <w:bCs/>
                <w:sz w:val="16"/>
                <w:szCs w:val="16"/>
              </w:rPr>
            </w:pPr>
          </w:p>
          <w:p w14:paraId="556FC5F2" w14:textId="77777777" w:rsidR="00C811EF" w:rsidRDefault="00C811EF">
            <w:pPr>
              <w:pStyle w:val="TableParagraph"/>
              <w:kinsoku w:val="0"/>
              <w:overflowPunct w:val="0"/>
              <w:ind w:left="98" w:right="85"/>
              <w:jc w:val="center"/>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3C09BAD1" w14:textId="77777777" w:rsidR="00C811EF" w:rsidRDefault="00C811EF">
            <w:pPr>
              <w:pStyle w:val="TableParagraph"/>
              <w:kinsoku w:val="0"/>
              <w:overflowPunct w:val="0"/>
              <w:spacing w:before="108"/>
              <w:rPr>
                <w:b/>
                <w:bCs/>
                <w:sz w:val="16"/>
                <w:szCs w:val="16"/>
              </w:rPr>
            </w:pPr>
          </w:p>
          <w:p w14:paraId="5C50BEF6"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20BAD7CF" w14:textId="77777777" w:rsidR="00C811EF" w:rsidRDefault="00C811EF">
            <w:pPr>
              <w:pStyle w:val="TableParagraph"/>
              <w:kinsoku w:val="0"/>
              <w:overflowPunct w:val="0"/>
              <w:spacing w:before="14"/>
              <w:rPr>
                <w:b/>
                <w:bCs/>
                <w:sz w:val="16"/>
                <w:szCs w:val="16"/>
              </w:rPr>
            </w:pPr>
          </w:p>
          <w:p w14:paraId="3AF5DE04" w14:textId="77777777" w:rsidR="00C811EF" w:rsidRDefault="00C811EF">
            <w:pPr>
              <w:pStyle w:val="TableParagraph"/>
              <w:kinsoku w:val="0"/>
              <w:overflowPunct w:val="0"/>
              <w:ind w:left="390" w:hanging="279"/>
              <w:rPr>
                <w:spacing w:val="-2"/>
                <w:sz w:val="16"/>
                <w:szCs w:val="16"/>
              </w:rPr>
            </w:pPr>
            <w:r>
              <w:rPr>
                <w:spacing w:val="-2"/>
                <w:sz w:val="16"/>
                <w:szCs w:val="16"/>
              </w:rPr>
              <w:t>Us</w:t>
            </w:r>
            <w:r>
              <w:rPr>
                <w:spacing w:val="-10"/>
                <w:sz w:val="16"/>
                <w:szCs w:val="16"/>
              </w:rPr>
              <w:t xml:space="preserve"> </w:t>
            </w:r>
            <w:r>
              <w:rPr>
                <w:spacing w:val="-2"/>
                <w:sz w:val="16"/>
                <w:szCs w:val="16"/>
              </w:rPr>
              <w:t>or</w:t>
            </w:r>
            <w:r>
              <w:rPr>
                <w:spacing w:val="-9"/>
                <w:sz w:val="16"/>
                <w:szCs w:val="16"/>
              </w:rPr>
              <w:t xml:space="preserve"> </w:t>
            </w:r>
            <w:r>
              <w:rPr>
                <w:spacing w:val="-2"/>
                <w:sz w:val="16"/>
                <w:szCs w:val="16"/>
              </w:rPr>
              <w:t>third-party vendors</w:t>
            </w:r>
          </w:p>
        </w:tc>
      </w:tr>
      <w:tr w:rsidR="00C811EF" w14:paraId="0105C966"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5F268D9E" w14:textId="77777777" w:rsidR="00C811EF" w:rsidRDefault="00C811EF">
            <w:pPr>
              <w:pStyle w:val="TableParagraph"/>
              <w:kinsoku w:val="0"/>
              <w:overflowPunct w:val="0"/>
              <w:spacing w:before="108"/>
              <w:rPr>
                <w:b/>
                <w:bCs/>
                <w:sz w:val="16"/>
                <w:szCs w:val="16"/>
              </w:rPr>
            </w:pPr>
          </w:p>
          <w:p w14:paraId="6513C1F5" w14:textId="77777777" w:rsidR="00C811EF" w:rsidRDefault="00C811EF">
            <w:pPr>
              <w:pStyle w:val="TableParagraph"/>
              <w:kinsoku w:val="0"/>
              <w:overflowPunct w:val="0"/>
              <w:ind w:left="10"/>
              <w:jc w:val="center"/>
              <w:rPr>
                <w:spacing w:val="-2"/>
                <w:sz w:val="16"/>
                <w:szCs w:val="16"/>
                <w:vertAlign w:val="superscript"/>
              </w:rPr>
            </w:pPr>
            <w:r>
              <w:rPr>
                <w:spacing w:val="-2"/>
                <w:sz w:val="16"/>
                <w:szCs w:val="16"/>
              </w:rPr>
              <w:t>Insurance</w:t>
            </w:r>
            <w:r>
              <w:rPr>
                <w:spacing w:val="-2"/>
                <w:sz w:val="16"/>
                <w:szCs w:val="16"/>
                <w:vertAlign w:val="superscript"/>
              </w:rPr>
              <w:t>3</w:t>
            </w:r>
          </w:p>
        </w:tc>
        <w:tc>
          <w:tcPr>
            <w:tcW w:w="2215" w:type="dxa"/>
            <w:tcBorders>
              <w:top w:val="single" w:sz="6" w:space="0" w:color="000000"/>
              <w:left w:val="single" w:sz="4" w:space="0" w:color="000000"/>
              <w:bottom w:val="single" w:sz="6" w:space="0" w:color="000000"/>
              <w:right w:val="single" w:sz="4" w:space="0" w:color="000000"/>
            </w:tcBorders>
          </w:tcPr>
          <w:p w14:paraId="4204D2DC" w14:textId="77777777" w:rsidR="00C811EF" w:rsidRDefault="00C811EF">
            <w:pPr>
              <w:pStyle w:val="TableParagraph"/>
              <w:kinsoku w:val="0"/>
              <w:overflowPunct w:val="0"/>
              <w:spacing w:before="108"/>
              <w:rPr>
                <w:b/>
                <w:bCs/>
                <w:sz w:val="16"/>
                <w:szCs w:val="16"/>
              </w:rPr>
            </w:pPr>
          </w:p>
          <w:p w14:paraId="4E1A0941" w14:textId="77777777" w:rsidR="00C811EF" w:rsidRDefault="00C811EF">
            <w:pPr>
              <w:pStyle w:val="TableParagraph"/>
              <w:kinsoku w:val="0"/>
              <w:overflowPunct w:val="0"/>
              <w:ind w:left="2" w:right="274"/>
              <w:jc w:val="center"/>
              <w:rPr>
                <w:spacing w:val="-2"/>
                <w:sz w:val="16"/>
                <w:szCs w:val="16"/>
              </w:rPr>
            </w:pPr>
            <w:r>
              <w:rPr>
                <w:sz w:val="16"/>
                <w:szCs w:val="16"/>
              </w:rPr>
              <w:t>$1,500</w:t>
            </w:r>
            <w:r>
              <w:rPr>
                <w:spacing w:val="-7"/>
                <w:sz w:val="16"/>
                <w:szCs w:val="16"/>
              </w:rPr>
              <w:t xml:space="preserve"> </w:t>
            </w:r>
            <w:r>
              <w:rPr>
                <w:sz w:val="16"/>
                <w:szCs w:val="16"/>
              </w:rPr>
              <w:t>to</w:t>
            </w:r>
            <w:r>
              <w:rPr>
                <w:spacing w:val="-8"/>
                <w:sz w:val="16"/>
                <w:szCs w:val="16"/>
              </w:rPr>
              <w:t xml:space="preserve"> </w:t>
            </w:r>
            <w:r>
              <w:rPr>
                <w:spacing w:val="-2"/>
                <w:sz w:val="16"/>
                <w:szCs w:val="16"/>
              </w:rPr>
              <w:t>$2,500</w:t>
            </w:r>
          </w:p>
        </w:tc>
        <w:tc>
          <w:tcPr>
            <w:tcW w:w="1447" w:type="dxa"/>
            <w:tcBorders>
              <w:top w:val="single" w:sz="6" w:space="0" w:color="000000"/>
              <w:left w:val="single" w:sz="4" w:space="0" w:color="000000"/>
              <w:bottom w:val="single" w:sz="6" w:space="0" w:color="000000"/>
              <w:right w:val="single" w:sz="4" w:space="0" w:color="000000"/>
            </w:tcBorders>
          </w:tcPr>
          <w:p w14:paraId="57E1D974" w14:textId="77777777" w:rsidR="00C811EF" w:rsidRDefault="00C811EF">
            <w:pPr>
              <w:pStyle w:val="TableParagraph"/>
              <w:kinsoku w:val="0"/>
              <w:overflowPunct w:val="0"/>
              <w:spacing w:before="108"/>
              <w:rPr>
                <w:b/>
                <w:bCs/>
                <w:sz w:val="16"/>
                <w:szCs w:val="16"/>
              </w:rPr>
            </w:pPr>
          </w:p>
          <w:p w14:paraId="0E6024FD" w14:textId="77777777" w:rsidR="00C811EF" w:rsidRDefault="00C811EF">
            <w:pPr>
              <w:pStyle w:val="TableParagraph"/>
              <w:kinsoku w:val="0"/>
              <w:overflowPunct w:val="0"/>
              <w:ind w:left="98" w:right="85"/>
              <w:jc w:val="center"/>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1977BC54" w14:textId="77777777" w:rsidR="00C811EF" w:rsidRDefault="00C811EF">
            <w:pPr>
              <w:pStyle w:val="TableParagraph"/>
              <w:kinsoku w:val="0"/>
              <w:overflowPunct w:val="0"/>
              <w:spacing w:before="108"/>
              <w:rPr>
                <w:b/>
                <w:bCs/>
                <w:sz w:val="16"/>
                <w:szCs w:val="16"/>
              </w:rPr>
            </w:pPr>
          </w:p>
          <w:p w14:paraId="2180A1C2"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5ECA4EA4" w14:textId="77777777" w:rsidR="00C811EF" w:rsidRDefault="00C811EF">
            <w:pPr>
              <w:pStyle w:val="TableParagraph"/>
              <w:kinsoku w:val="0"/>
              <w:overflowPunct w:val="0"/>
              <w:spacing w:before="14"/>
              <w:rPr>
                <w:b/>
                <w:bCs/>
                <w:sz w:val="16"/>
                <w:szCs w:val="16"/>
              </w:rPr>
            </w:pPr>
          </w:p>
          <w:p w14:paraId="1237C824" w14:textId="77777777" w:rsidR="00C811EF" w:rsidRDefault="00C811EF">
            <w:pPr>
              <w:pStyle w:val="TableParagraph"/>
              <w:kinsoku w:val="0"/>
              <w:overflowPunct w:val="0"/>
              <w:spacing w:before="1"/>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r w:rsidR="00C811EF" w14:paraId="535FA707"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560C09FF" w14:textId="77777777" w:rsidR="00C811EF" w:rsidRDefault="00C811EF">
            <w:pPr>
              <w:pStyle w:val="TableParagraph"/>
              <w:kinsoku w:val="0"/>
              <w:overflowPunct w:val="0"/>
              <w:spacing w:before="108"/>
              <w:rPr>
                <w:b/>
                <w:bCs/>
                <w:sz w:val="16"/>
                <w:szCs w:val="16"/>
              </w:rPr>
            </w:pPr>
          </w:p>
          <w:p w14:paraId="26E86178" w14:textId="77777777" w:rsidR="00C811EF" w:rsidRDefault="00C811EF">
            <w:pPr>
              <w:pStyle w:val="TableParagraph"/>
              <w:kinsoku w:val="0"/>
              <w:overflowPunct w:val="0"/>
              <w:ind w:left="10"/>
              <w:jc w:val="center"/>
              <w:rPr>
                <w:spacing w:val="-2"/>
                <w:sz w:val="16"/>
                <w:szCs w:val="16"/>
                <w:vertAlign w:val="superscript"/>
              </w:rPr>
            </w:pPr>
            <w:r>
              <w:rPr>
                <w:spacing w:val="-2"/>
                <w:sz w:val="16"/>
                <w:szCs w:val="16"/>
              </w:rPr>
              <w:t>Utilities</w:t>
            </w:r>
            <w:r>
              <w:rPr>
                <w:spacing w:val="-7"/>
                <w:sz w:val="16"/>
                <w:szCs w:val="16"/>
              </w:rPr>
              <w:t xml:space="preserve"> </w:t>
            </w:r>
            <w:r>
              <w:rPr>
                <w:spacing w:val="-2"/>
                <w:sz w:val="16"/>
                <w:szCs w:val="16"/>
              </w:rPr>
              <w:t>(Gas,</w:t>
            </w:r>
            <w:r>
              <w:rPr>
                <w:spacing w:val="-7"/>
                <w:sz w:val="16"/>
                <w:szCs w:val="16"/>
              </w:rPr>
              <w:t xml:space="preserve"> </w:t>
            </w:r>
            <w:r>
              <w:rPr>
                <w:spacing w:val="-2"/>
                <w:sz w:val="16"/>
                <w:szCs w:val="16"/>
              </w:rPr>
              <w:t>Hydro,</w:t>
            </w:r>
            <w:r>
              <w:rPr>
                <w:spacing w:val="-7"/>
                <w:sz w:val="16"/>
                <w:szCs w:val="16"/>
              </w:rPr>
              <w:t xml:space="preserve"> </w:t>
            </w:r>
            <w:r>
              <w:rPr>
                <w:spacing w:val="-2"/>
                <w:sz w:val="16"/>
                <w:szCs w:val="16"/>
              </w:rPr>
              <w:t>Water)</w:t>
            </w:r>
            <w:r>
              <w:rPr>
                <w:spacing w:val="-2"/>
                <w:sz w:val="16"/>
                <w:szCs w:val="16"/>
                <w:vertAlign w:val="superscript"/>
              </w:rPr>
              <w:t>4</w:t>
            </w:r>
          </w:p>
        </w:tc>
        <w:tc>
          <w:tcPr>
            <w:tcW w:w="2215" w:type="dxa"/>
            <w:tcBorders>
              <w:top w:val="single" w:sz="6" w:space="0" w:color="000000"/>
              <w:left w:val="single" w:sz="4" w:space="0" w:color="000000"/>
              <w:bottom w:val="single" w:sz="6" w:space="0" w:color="000000"/>
              <w:right w:val="single" w:sz="4" w:space="0" w:color="000000"/>
            </w:tcBorders>
          </w:tcPr>
          <w:p w14:paraId="3BEFF1C4" w14:textId="77777777" w:rsidR="00C811EF" w:rsidRDefault="00C811EF">
            <w:pPr>
              <w:pStyle w:val="TableParagraph"/>
              <w:kinsoku w:val="0"/>
              <w:overflowPunct w:val="0"/>
              <w:spacing w:before="108"/>
              <w:rPr>
                <w:b/>
                <w:bCs/>
                <w:sz w:val="16"/>
                <w:szCs w:val="16"/>
              </w:rPr>
            </w:pPr>
          </w:p>
          <w:p w14:paraId="7F1AB661" w14:textId="77777777" w:rsidR="00C811EF" w:rsidRDefault="00C811EF">
            <w:pPr>
              <w:pStyle w:val="TableParagraph"/>
              <w:kinsoku w:val="0"/>
              <w:overflowPunct w:val="0"/>
              <w:ind w:right="274"/>
              <w:jc w:val="center"/>
              <w:rPr>
                <w:spacing w:val="-2"/>
                <w:sz w:val="16"/>
                <w:szCs w:val="16"/>
              </w:rPr>
            </w:pPr>
            <w:r>
              <w:rPr>
                <w:sz w:val="16"/>
                <w:szCs w:val="16"/>
              </w:rPr>
              <w:t>$600</w:t>
            </w:r>
            <w:r>
              <w:rPr>
                <w:spacing w:val="-11"/>
                <w:sz w:val="16"/>
                <w:szCs w:val="16"/>
              </w:rPr>
              <w:t xml:space="preserve"> </w:t>
            </w:r>
            <w:r>
              <w:rPr>
                <w:sz w:val="16"/>
                <w:szCs w:val="16"/>
              </w:rPr>
              <w:t>to</w:t>
            </w:r>
            <w:r>
              <w:rPr>
                <w:spacing w:val="-10"/>
                <w:sz w:val="16"/>
                <w:szCs w:val="16"/>
              </w:rPr>
              <w:t xml:space="preserve"> </w:t>
            </w:r>
            <w:r>
              <w:rPr>
                <w:spacing w:val="-2"/>
                <w:sz w:val="16"/>
                <w:szCs w:val="16"/>
              </w:rPr>
              <w:t>$3,000</w:t>
            </w:r>
          </w:p>
        </w:tc>
        <w:tc>
          <w:tcPr>
            <w:tcW w:w="1447" w:type="dxa"/>
            <w:tcBorders>
              <w:top w:val="single" w:sz="6" w:space="0" w:color="000000"/>
              <w:left w:val="single" w:sz="4" w:space="0" w:color="000000"/>
              <w:bottom w:val="single" w:sz="6" w:space="0" w:color="000000"/>
              <w:right w:val="single" w:sz="4" w:space="0" w:color="000000"/>
            </w:tcBorders>
          </w:tcPr>
          <w:p w14:paraId="3ED3A0B3" w14:textId="77777777" w:rsidR="00C811EF" w:rsidRDefault="00C811EF">
            <w:pPr>
              <w:pStyle w:val="TableParagraph"/>
              <w:kinsoku w:val="0"/>
              <w:overflowPunct w:val="0"/>
              <w:spacing w:before="108"/>
              <w:rPr>
                <w:b/>
                <w:bCs/>
                <w:sz w:val="16"/>
                <w:szCs w:val="16"/>
              </w:rPr>
            </w:pPr>
          </w:p>
          <w:p w14:paraId="57C8B770" w14:textId="77777777" w:rsidR="00C811EF" w:rsidRDefault="00C811EF">
            <w:pPr>
              <w:pStyle w:val="TableParagraph"/>
              <w:kinsoku w:val="0"/>
              <w:overflowPunct w:val="0"/>
              <w:ind w:left="98" w:right="85"/>
              <w:jc w:val="center"/>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4A32174F" w14:textId="77777777" w:rsidR="00C811EF" w:rsidRDefault="00C811EF">
            <w:pPr>
              <w:pStyle w:val="TableParagraph"/>
              <w:kinsoku w:val="0"/>
              <w:overflowPunct w:val="0"/>
              <w:spacing w:before="108"/>
              <w:rPr>
                <w:b/>
                <w:bCs/>
                <w:sz w:val="16"/>
                <w:szCs w:val="16"/>
              </w:rPr>
            </w:pPr>
          </w:p>
          <w:p w14:paraId="7EB50072"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00DF11F3" w14:textId="77777777" w:rsidR="00C811EF" w:rsidRDefault="00C811EF">
            <w:pPr>
              <w:pStyle w:val="TableParagraph"/>
              <w:kinsoku w:val="0"/>
              <w:overflowPunct w:val="0"/>
              <w:spacing w:before="14"/>
              <w:rPr>
                <w:b/>
                <w:bCs/>
                <w:sz w:val="16"/>
                <w:szCs w:val="16"/>
              </w:rPr>
            </w:pPr>
          </w:p>
          <w:p w14:paraId="08C04690" w14:textId="77777777" w:rsidR="00C811EF" w:rsidRDefault="00C811EF">
            <w:pPr>
              <w:pStyle w:val="TableParagraph"/>
              <w:kinsoku w:val="0"/>
              <w:overflowPunct w:val="0"/>
              <w:spacing w:before="1"/>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r w:rsidR="00C811EF" w14:paraId="6A9C68B9" w14:textId="77777777">
        <w:trPr>
          <w:trHeight w:val="580"/>
        </w:trPr>
        <w:tc>
          <w:tcPr>
            <w:tcW w:w="2702" w:type="dxa"/>
            <w:tcBorders>
              <w:top w:val="single" w:sz="6" w:space="0" w:color="000000"/>
              <w:left w:val="single" w:sz="4" w:space="0" w:color="000000"/>
              <w:bottom w:val="single" w:sz="6" w:space="0" w:color="000000"/>
              <w:right w:val="single" w:sz="4" w:space="0" w:color="000000"/>
            </w:tcBorders>
          </w:tcPr>
          <w:p w14:paraId="17979D09" w14:textId="77777777" w:rsidR="00C811EF" w:rsidRDefault="00C811EF">
            <w:pPr>
              <w:pStyle w:val="TableParagraph"/>
              <w:kinsoku w:val="0"/>
              <w:overflowPunct w:val="0"/>
              <w:spacing w:before="17"/>
              <w:rPr>
                <w:b/>
                <w:bCs/>
                <w:sz w:val="16"/>
                <w:szCs w:val="16"/>
              </w:rPr>
            </w:pPr>
          </w:p>
          <w:p w14:paraId="2E702A34" w14:textId="77777777" w:rsidR="00C811EF" w:rsidRDefault="00C811EF">
            <w:pPr>
              <w:pStyle w:val="TableParagraph"/>
              <w:kinsoku w:val="0"/>
              <w:overflowPunct w:val="0"/>
              <w:ind w:left="10" w:right="2"/>
              <w:jc w:val="center"/>
              <w:rPr>
                <w:spacing w:val="-2"/>
                <w:sz w:val="16"/>
                <w:szCs w:val="16"/>
                <w:vertAlign w:val="superscript"/>
              </w:rPr>
            </w:pPr>
            <w:r>
              <w:rPr>
                <w:spacing w:val="-2"/>
                <w:sz w:val="16"/>
                <w:szCs w:val="16"/>
              </w:rPr>
              <w:t>Training</w:t>
            </w:r>
            <w:r>
              <w:rPr>
                <w:spacing w:val="-2"/>
                <w:sz w:val="16"/>
                <w:szCs w:val="16"/>
                <w:vertAlign w:val="superscript"/>
              </w:rPr>
              <w:t>5</w:t>
            </w:r>
          </w:p>
        </w:tc>
        <w:tc>
          <w:tcPr>
            <w:tcW w:w="2215" w:type="dxa"/>
            <w:tcBorders>
              <w:top w:val="single" w:sz="6" w:space="0" w:color="000000"/>
              <w:left w:val="single" w:sz="4" w:space="0" w:color="000000"/>
              <w:bottom w:val="single" w:sz="6" w:space="0" w:color="000000"/>
              <w:right w:val="single" w:sz="4" w:space="0" w:color="000000"/>
            </w:tcBorders>
          </w:tcPr>
          <w:p w14:paraId="200FCEC1" w14:textId="77777777" w:rsidR="00C811EF" w:rsidRDefault="00C811EF">
            <w:pPr>
              <w:pStyle w:val="TableParagraph"/>
              <w:kinsoku w:val="0"/>
              <w:overflowPunct w:val="0"/>
              <w:spacing w:before="17"/>
              <w:rPr>
                <w:b/>
                <w:bCs/>
                <w:sz w:val="16"/>
                <w:szCs w:val="16"/>
              </w:rPr>
            </w:pPr>
          </w:p>
          <w:p w14:paraId="197B8EFE" w14:textId="77777777" w:rsidR="00C811EF" w:rsidRDefault="00C811EF">
            <w:pPr>
              <w:pStyle w:val="TableParagraph"/>
              <w:kinsoku w:val="0"/>
              <w:overflowPunct w:val="0"/>
              <w:ind w:left="2" w:right="274"/>
              <w:jc w:val="center"/>
              <w:rPr>
                <w:spacing w:val="-2"/>
                <w:sz w:val="16"/>
                <w:szCs w:val="16"/>
              </w:rPr>
            </w:pPr>
            <w:r>
              <w:rPr>
                <w:spacing w:val="-2"/>
                <w:sz w:val="16"/>
                <w:szCs w:val="16"/>
              </w:rPr>
              <w:t>$10,000</w:t>
            </w:r>
            <w:r>
              <w:rPr>
                <w:spacing w:val="-6"/>
                <w:sz w:val="16"/>
                <w:szCs w:val="16"/>
              </w:rPr>
              <w:t xml:space="preserve"> </w:t>
            </w:r>
            <w:r>
              <w:rPr>
                <w:spacing w:val="-2"/>
                <w:sz w:val="16"/>
                <w:szCs w:val="16"/>
              </w:rPr>
              <w:t>to</w:t>
            </w:r>
            <w:r>
              <w:rPr>
                <w:spacing w:val="-5"/>
                <w:sz w:val="16"/>
                <w:szCs w:val="16"/>
              </w:rPr>
              <w:t xml:space="preserve"> </w:t>
            </w:r>
            <w:r>
              <w:rPr>
                <w:spacing w:val="-2"/>
                <w:sz w:val="16"/>
                <w:szCs w:val="16"/>
              </w:rPr>
              <w:t>$25,000</w:t>
            </w:r>
          </w:p>
        </w:tc>
        <w:tc>
          <w:tcPr>
            <w:tcW w:w="1447" w:type="dxa"/>
            <w:tcBorders>
              <w:top w:val="single" w:sz="6" w:space="0" w:color="000000"/>
              <w:left w:val="single" w:sz="4" w:space="0" w:color="000000"/>
              <w:bottom w:val="single" w:sz="6" w:space="0" w:color="000000"/>
              <w:right w:val="single" w:sz="4" w:space="0" w:color="000000"/>
            </w:tcBorders>
          </w:tcPr>
          <w:p w14:paraId="342967B0" w14:textId="77777777" w:rsidR="00C811EF" w:rsidRDefault="00C811EF">
            <w:pPr>
              <w:pStyle w:val="TableParagraph"/>
              <w:kinsoku w:val="0"/>
              <w:overflowPunct w:val="0"/>
              <w:spacing w:before="17"/>
              <w:rPr>
                <w:b/>
                <w:bCs/>
                <w:sz w:val="16"/>
                <w:szCs w:val="16"/>
              </w:rPr>
            </w:pPr>
          </w:p>
          <w:p w14:paraId="337B945E" w14:textId="77777777" w:rsidR="00C811EF" w:rsidRDefault="00C811EF">
            <w:pPr>
              <w:pStyle w:val="TableParagraph"/>
              <w:kinsoku w:val="0"/>
              <w:overflowPunct w:val="0"/>
              <w:ind w:left="98" w:right="85"/>
              <w:jc w:val="center"/>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26F7B44A" w14:textId="77777777" w:rsidR="00C811EF" w:rsidRDefault="00C811EF">
            <w:pPr>
              <w:pStyle w:val="TableParagraph"/>
              <w:kinsoku w:val="0"/>
              <w:overflowPunct w:val="0"/>
              <w:spacing w:before="17"/>
              <w:rPr>
                <w:b/>
                <w:bCs/>
                <w:sz w:val="16"/>
                <w:szCs w:val="16"/>
              </w:rPr>
            </w:pPr>
          </w:p>
          <w:p w14:paraId="07CC4212" w14:textId="77777777" w:rsidR="00C811EF" w:rsidRDefault="00C811EF">
            <w:pPr>
              <w:pStyle w:val="TableParagraph"/>
              <w:kinsoku w:val="0"/>
              <w:overflowPunct w:val="0"/>
              <w:ind w:left="119" w:right="109"/>
              <w:jc w:val="center"/>
              <w:rPr>
                <w:spacing w:val="-2"/>
                <w:sz w:val="16"/>
                <w:szCs w:val="16"/>
              </w:rPr>
            </w:pPr>
            <w:r>
              <w:rPr>
                <w:spacing w:val="-4"/>
                <w:sz w:val="16"/>
                <w:szCs w:val="16"/>
              </w:rPr>
              <w:t>During</w:t>
            </w:r>
            <w:r>
              <w:rPr>
                <w:sz w:val="16"/>
                <w:szCs w:val="16"/>
              </w:rPr>
              <w:t xml:space="preserve"> </w:t>
            </w:r>
            <w:r>
              <w:rPr>
                <w:spacing w:val="-2"/>
                <w:sz w:val="16"/>
                <w:szCs w:val="16"/>
              </w:rPr>
              <w:t>Training</w:t>
            </w:r>
          </w:p>
        </w:tc>
        <w:tc>
          <w:tcPr>
            <w:tcW w:w="1334" w:type="dxa"/>
            <w:tcBorders>
              <w:top w:val="single" w:sz="6" w:space="0" w:color="000000"/>
              <w:left w:val="single" w:sz="4" w:space="0" w:color="000000"/>
              <w:bottom w:val="single" w:sz="6" w:space="0" w:color="000000"/>
              <w:right w:val="single" w:sz="4" w:space="0" w:color="000000"/>
            </w:tcBorders>
          </w:tcPr>
          <w:p w14:paraId="420F4F15" w14:textId="77777777" w:rsidR="00C811EF" w:rsidRDefault="00C811EF">
            <w:pPr>
              <w:pStyle w:val="TableParagraph"/>
              <w:kinsoku w:val="0"/>
              <w:overflowPunct w:val="0"/>
              <w:spacing w:before="17"/>
              <w:rPr>
                <w:b/>
                <w:bCs/>
                <w:sz w:val="16"/>
                <w:szCs w:val="16"/>
              </w:rPr>
            </w:pPr>
          </w:p>
          <w:p w14:paraId="6059A85A" w14:textId="77777777" w:rsidR="00C811EF" w:rsidRDefault="00C811EF">
            <w:pPr>
              <w:pStyle w:val="TableParagraph"/>
              <w:kinsoku w:val="0"/>
              <w:overflowPunct w:val="0"/>
              <w:ind w:left="56" w:right="42"/>
              <w:jc w:val="center"/>
              <w:rPr>
                <w:spacing w:val="-5"/>
                <w:sz w:val="16"/>
                <w:szCs w:val="16"/>
              </w:rPr>
            </w:pPr>
            <w:r>
              <w:rPr>
                <w:spacing w:val="-5"/>
                <w:sz w:val="16"/>
                <w:szCs w:val="16"/>
              </w:rPr>
              <w:t>Us</w:t>
            </w:r>
          </w:p>
        </w:tc>
      </w:tr>
      <w:tr w:rsidR="00C811EF" w14:paraId="526DB531" w14:textId="77777777">
        <w:trPr>
          <w:trHeight w:val="577"/>
        </w:trPr>
        <w:tc>
          <w:tcPr>
            <w:tcW w:w="2702" w:type="dxa"/>
            <w:tcBorders>
              <w:top w:val="single" w:sz="6" w:space="0" w:color="000000"/>
              <w:left w:val="single" w:sz="4" w:space="0" w:color="000000"/>
              <w:bottom w:val="single" w:sz="6" w:space="0" w:color="000000"/>
              <w:right w:val="single" w:sz="4" w:space="0" w:color="000000"/>
            </w:tcBorders>
          </w:tcPr>
          <w:p w14:paraId="0D6A6DDB" w14:textId="77777777" w:rsidR="00C811EF" w:rsidRDefault="00C811EF">
            <w:pPr>
              <w:pStyle w:val="TableParagraph"/>
              <w:kinsoku w:val="0"/>
              <w:overflowPunct w:val="0"/>
              <w:spacing w:before="14"/>
              <w:rPr>
                <w:b/>
                <w:bCs/>
                <w:sz w:val="16"/>
                <w:szCs w:val="16"/>
              </w:rPr>
            </w:pPr>
          </w:p>
          <w:p w14:paraId="47052C92" w14:textId="77777777" w:rsidR="00C811EF" w:rsidRDefault="00C811EF">
            <w:pPr>
              <w:pStyle w:val="TableParagraph"/>
              <w:kinsoku w:val="0"/>
              <w:overflowPunct w:val="0"/>
              <w:spacing w:before="1"/>
              <w:ind w:left="10"/>
              <w:jc w:val="center"/>
              <w:rPr>
                <w:spacing w:val="-4"/>
                <w:sz w:val="16"/>
                <w:szCs w:val="16"/>
                <w:vertAlign w:val="superscript"/>
              </w:rPr>
            </w:pPr>
            <w:r>
              <w:rPr>
                <w:sz w:val="16"/>
                <w:szCs w:val="16"/>
              </w:rPr>
              <w:t>Hardware</w:t>
            </w:r>
            <w:r>
              <w:rPr>
                <w:spacing w:val="-5"/>
                <w:sz w:val="16"/>
                <w:szCs w:val="16"/>
              </w:rPr>
              <w:t xml:space="preserve"> </w:t>
            </w:r>
            <w:r>
              <w:rPr>
                <w:sz w:val="16"/>
                <w:szCs w:val="16"/>
              </w:rPr>
              <w:t>and</w:t>
            </w:r>
            <w:r>
              <w:rPr>
                <w:spacing w:val="-4"/>
                <w:sz w:val="16"/>
                <w:szCs w:val="16"/>
              </w:rPr>
              <w:t xml:space="preserve"> </w:t>
            </w:r>
            <w:r>
              <w:rPr>
                <w:sz w:val="16"/>
                <w:szCs w:val="16"/>
              </w:rPr>
              <w:t>Software</w:t>
            </w:r>
            <w:r>
              <w:rPr>
                <w:spacing w:val="-4"/>
                <w:sz w:val="16"/>
                <w:szCs w:val="16"/>
              </w:rPr>
              <w:t xml:space="preserve"> Fee</w:t>
            </w:r>
            <w:r>
              <w:rPr>
                <w:spacing w:val="-4"/>
                <w:sz w:val="16"/>
                <w:szCs w:val="16"/>
                <w:vertAlign w:val="superscript"/>
              </w:rPr>
              <w:t>6</w:t>
            </w:r>
          </w:p>
        </w:tc>
        <w:tc>
          <w:tcPr>
            <w:tcW w:w="2215" w:type="dxa"/>
            <w:tcBorders>
              <w:top w:val="single" w:sz="6" w:space="0" w:color="000000"/>
              <w:left w:val="single" w:sz="4" w:space="0" w:color="000000"/>
              <w:bottom w:val="single" w:sz="6" w:space="0" w:color="000000"/>
              <w:right w:val="single" w:sz="4" w:space="0" w:color="000000"/>
            </w:tcBorders>
          </w:tcPr>
          <w:p w14:paraId="2C8BB7DB" w14:textId="77777777" w:rsidR="00C811EF" w:rsidRDefault="00C811EF">
            <w:pPr>
              <w:pStyle w:val="TableParagraph"/>
              <w:kinsoku w:val="0"/>
              <w:overflowPunct w:val="0"/>
              <w:spacing w:before="14"/>
              <w:rPr>
                <w:b/>
                <w:bCs/>
                <w:sz w:val="16"/>
                <w:szCs w:val="16"/>
              </w:rPr>
            </w:pPr>
          </w:p>
          <w:p w14:paraId="071905BC" w14:textId="77777777" w:rsidR="00C811EF" w:rsidRDefault="00C811EF">
            <w:pPr>
              <w:pStyle w:val="TableParagraph"/>
              <w:kinsoku w:val="0"/>
              <w:overflowPunct w:val="0"/>
              <w:spacing w:before="1"/>
              <w:ind w:right="274"/>
              <w:jc w:val="center"/>
              <w:rPr>
                <w:spacing w:val="-2"/>
                <w:sz w:val="16"/>
                <w:szCs w:val="16"/>
              </w:rPr>
            </w:pPr>
            <w:r>
              <w:rPr>
                <w:spacing w:val="-2"/>
                <w:sz w:val="16"/>
                <w:szCs w:val="16"/>
              </w:rPr>
              <w:t>$2,500</w:t>
            </w:r>
            <w:r>
              <w:rPr>
                <w:spacing w:val="-5"/>
                <w:sz w:val="16"/>
                <w:szCs w:val="16"/>
              </w:rPr>
              <w:t xml:space="preserve"> </w:t>
            </w:r>
            <w:r>
              <w:rPr>
                <w:spacing w:val="-2"/>
                <w:sz w:val="16"/>
                <w:szCs w:val="16"/>
              </w:rPr>
              <w:t>to</w:t>
            </w:r>
            <w:r>
              <w:rPr>
                <w:spacing w:val="-5"/>
                <w:sz w:val="16"/>
                <w:szCs w:val="16"/>
              </w:rPr>
              <w:t xml:space="preserve"> </w:t>
            </w:r>
            <w:r>
              <w:rPr>
                <w:spacing w:val="-2"/>
                <w:sz w:val="16"/>
                <w:szCs w:val="16"/>
              </w:rPr>
              <w:t>$5,000</w:t>
            </w:r>
          </w:p>
        </w:tc>
        <w:tc>
          <w:tcPr>
            <w:tcW w:w="1447" w:type="dxa"/>
            <w:tcBorders>
              <w:top w:val="single" w:sz="6" w:space="0" w:color="000000"/>
              <w:left w:val="single" w:sz="4" w:space="0" w:color="000000"/>
              <w:bottom w:val="single" w:sz="6" w:space="0" w:color="000000"/>
              <w:right w:val="single" w:sz="4" w:space="0" w:color="000000"/>
            </w:tcBorders>
          </w:tcPr>
          <w:p w14:paraId="65FDA11C" w14:textId="77777777" w:rsidR="00C811EF" w:rsidRDefault="00C811EF">
            <w:pPr>
              <w:pStyle w:val="TableParagraph"/>
              <w:kinsoku w:val="0"/>
              <w:overflowPunct w:val="0"/>
              <w:spacing w:before="14"/>
              <w:rPr>
                <w:b/>
                <w:bCs/>
                <w:sz w:val="16"/>
                <w:szCs w:val="16"/>
              </w:rPr>
            </w:pPr>
          </w:p>
          <w:p w14:paraId="4E1AA8A1" w14:textId="77777777" w:rsidR="00C811EF" w:rsidRDefault="00C811EF">
            <w:pPr>
              <w:pStyle w:val="TableParagraph"/>
              <w:kinsoku w:val="0"/>
              <w:overflowPunct w:val="0"/>
              <w:spacing w:before="1"/>
              <w:ind w:left="98" w:right="85"/>
              <w:jc w:val="center"/>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6FC4132F" w14:textId="77777777" w:rsidR="00C811EF" w:rsidRDefault="00C811EF">
            <w:pPr>
              <w:pStyle w:val="TableParagraph"/>
              <w:kinsoku w:val="0"/>
              <w:overflowPunct w:val="0"/>
              <w:spacing w:before="14"/>
              <w:rPr>
                <w:b/>
                <w:bCs/>
                <w:sz w:val="16"/>
                <w:szCs w:val="16"/>
              </w:rPr>
            </w:pPr>
          </w:p>
          <w:p w14:paraId="5020E517" w14:textId="77777777" w:rsidR="00C811EF" w:rsidRDefault="00C811EF">
            <w:pPr>
              <w:pStyle w:val="TableParagraph"/>
              <w:kinsoku w:val="0"/>
              <w:overflowPunct w:val="0"/>
              <w:spacing w:before="1"/>
              <w:ind w:left="119" w:right="109"/>
              <w:jc w:val="center"/>
              <w:rPr>
                <w:spacing w:val="-2"/>
                <w:sz w:val="16"/>
                <w:szCs w:val="16"/>
              </w:rPr>
            </w:pPr>
            <w:r>
              <w:rPr>
                <w:spacing w:val="-2"/>
                <w:sz w:val="16"/>
                <w:szCs w:val="16"/>
              </w:rPr>
              <w:t>Before</w:t>
            </w:r>
            <w:r>
              <w:rPr>
                <w:spacing w:val="-7"/>
                <w:sz w:val="16"/>
                <w:szCs w:val="16"/>
              </w:rPr>
              <w:t xml:space="preserve"> </w:t>
            </w:r>
            <w:r>
              <w:rPr>
                <w:spacing w:val="-2"/>
                <w:sz w:val="16"/>
                <w:szCs w:val="16"/>
              </w:rPr>
              <w:t>Opening</w:t>
            </w:r>
          </w:p>
        </w:tc>
        <w:tc>
          <w:tcPr>
            <w:tcW w:w="1334" w:type="dxa"/>
            <w:tcBorders>
              <w:top w:val="single" w:sz="6" w:space="0" w:color="000000"/>
              <w:left w:val="single" w:sz="4" w:space="0" w:color="000000"/>
              <w:bottom w:val="single" w:sz="6" w:space="0" w:color="000000"/>
              <w:right w:val="single" w:sz="4" w:space="0" w:color="000000"/>
            </w:tcBorders>
          </w:tcPr>
          <w:p w14:paraId="1901764E" w14:textId="77777777" w:rsidR="00C811EF" w:rsidRDefault="00C811EF">
            <w:pPr>
              <w:pStyle w:val="TableParagraph"/>
              <w:kinsoku w:val="0"/>
              <w:overflowPunct w:val="0"/>
              <w:spacing w:before="14"/>
              <w:rPr>
                <w:b/>
                <w:bCs/>
                <w:sz w:val="16"/>
                <w:szCs w:val="16"/>
              </w:rPr>
            </w:pPr>
          </w:p>
          <w:p w14:paraId="682444BB" w14:textId="77777777" w:rsidR="00C811EF" w:rsidRDefault="00C811EF">
            <w:pPr>
              <w:pStyle w:val="TableParagraph"/>
              <w:kinsoku w:val="0"/>
              <w:overflowPunct w:val="0"/>
              <w:spacing w:before="1"/>
              <w:ind w:left="56" w:right="42"/>
              <w:jc w:val="center"/>
              <w:rPr>
                <w:spacing w:val="-5"/>
                <w:sz w:val="16"/>
                <w:szCs w:val="16"/>
              </w:rPr>
            </w:pPr>
            <w:r>
              <w:rPr>
                <w:spacing w:val="-5"/>
                <w:sz w:val="16"/>
                <w:szCs w:val="16"/>
              </w:rPr>
              <w:t>Us</w:t>
            </w:r>
          </w:p>
        </w:tc>
      </w:tr>
    </w:tbl>
    <w:p w14:paraId="55CCEAEC"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315D3C92" w14:textId="77777777" w:rsidR="00C811EF" w:rsidRDefault="00C811EF">
      <w:pPr>
        <w:pStyle w:val="BodyText"/>
        <w:kinsoku w:val="0"/>
        <w:overflowPunct w:val="0"/>
        <w:rPr>
          <w:b/>
          <w:bCs/>
        </w:rPr>
      </w:pPr>
    </w:p>
    <w:p w14:paraId="60E988E6" w14:textId="77777777" w:rsidR="00C811EF" w:rsidRDefault="00C811EF">
      <w:pPr>
        <w:pStyle w:val="BodyText"/>
        <w:kinsoku w:val="0"/>
        <w:overflowPunct w:val="0"/>
        <w:rPr>
          <w:b/>
          <w:bCs/>
        </w:rPr>
      </w:pPr>
    </w:p>
    <w:p w14:paraId="7A35D3EA" w14:textId="77777777" w:rsidR="00C811EF" w:rsidRDefault="00C811EF">
      <w:pPr>
        <w:pStyle w:val="BodyText"/>
        <w:kinsoku w:val="0"/>
        <w:overflowPunct w:val="0"/>
        <w:rPr>
          <w:b/>
          <w:bCs/>
        </w:rPr>
      </w:pPr>
    </w:p>
    <w:p w14:paraId="7E0FBB94"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02"/>
        <w:gridCol w:w="2215"/>
        <w:gridCol w:w="1447"/>
        <w:gridCol w:w="1660"/>
        <w:gridCol w:w="1334"/>
      </w:tblGrid>
      <w:tr w:rsidR="00C811EF" w14:paraId="77436CE8" w14:textId="77777777">
        <w:trPr>
          <w:trHeight w:val="1075"/>
        </w:trPr>
        <w:tc>
          <w:tcPr>
            <w:tcW w:w="2702" w:type="dxa"/>
            <w:tcBorders>
              <w:top w:val="single" w:sz="4" w:space="0" w:color="000000"/>
              <w:left w:val="single" w:sz="4" w:space="0" w:color="000000"/>
              <w:bottom w:val="single" w:sz="6" w:space="0" w:color="000000"/>
              <w:right w:val="single" w:sz="4" w:space="0" w:color="000000"/>
            </w:tcBorders>
            <w:shd w:val="clear" w:color="auto" w:fill="F3F3F3"/>
          </w:tcPr>
          <w:p w14:paraId="3C9C1B78" w14:textId="77777777" w:rsidR="00C811EF" w:rsidRDefault="00C811EF">
            <w:pPr>
              <w:pStyle w:val="TableParagraph"/>
              <w:kinsoku w:val="0"/>
              <w:overflowPunct w:val="0"/>
              <w:spacing w:before="79"/>
              <w:rPr>
                <w:b/>
                <w:bCs/>
                <w:sz w:val="20"/>
                <w:szCs w:val="20"/>
              </w:rPr>
            </w:pPr>
          </w:p>
          <w:p w14:paraId="4BD6AA6D" w14:textId="77777777" w:rsidR="00C811EF" w:rsidRDefault="00C811EF">
            <w:pPr>
              <w:pStyle w:val="TableParagraph"/>
              <w:kinsoku w:val="0"/>
              <w:overflowPunct w:val="0"/>
              <w:ind w:left="772"/>
              <w:rPr>
                <w:b/>
                <w:bCs/>
                <w:spacing w:val="-2"/>
                <w:sz w:val="20"/>
                <w:szCs w:val="20"/>
              </w:rPr>
            </w:pPr>
            <w:r>
              <w:rPr>
                <w:b/>
                <w:bCs/>
                <w:spacing w:val="-2"/>
                <w:sz w:val="20"/>
                <w:szCs w:val="20"/>
              </w:rPr>
              <w:t>Expenditure</w:t>
            </w:r>
          </w:p>
        </w:tc>
        <w:tc>
          <w:tcPr>
            <w:tcW w:w="2215" w:type="dxa"/>
            <w:tcBorders>
              <w:top w:val="single" w:sz="4" w:space="0" w:color="000000"/>
              <w:left w:val="single" w:sz="4" w:space="0" w:color="000000"/>
              <w:bottom w:val="single" w:sz="6" w:space="0" w:color="000000"/>
              <w:right w:val="single" w:sz="4" w:space="0" w:color="000000"/>
            </w:tcBorders>
            <w:shd w:val="clear" w:color="auto" w:fill="F3F3F3"/>
          </w:tcPr>
          <w:p w14:paraId="0554FDA7" w14:textId="77777777" w:rsidR="00C811EF" w:rsidRDefault="00C811EF">
            <w:pPr>
              <w:pStyle w:val="TableParagraph"/>
              <w:kinsoku w:val="0"/>
              <w:overflowPunct w:val="0"/>
              <w:spacing w:before="79"/>
              <w:rPr>
                <w:b/>
                <w:bCs/>
                <w:sz w:val="20"/>
                <w:szCs w:val="20"/>
              </w:rPr>
            </w:pPr>
          </w:p>
          <w:p w14:paraId="2893B248" w14:textId="77777777" w:rsidR="00C811EF" w:rsidRDefault="00C811EF">
            <w:pPr>
              <w:pStyle w:val="TableParagraph"/>
              <w:kinsoku w:val="0"/>
              <w:overflowPunct w:val="0"/>
              <w:ind w:left="396" w:hanging="226"/>
              <w:rPr>
                <w:b/>
                <w:bCs/>
                <w:spacing w:val="-2"/>
                <w:sz w:val="20"/>
                <w:szCs w:val="20"/>
              </w:rPr>
            </w:pPr>
            <w:r>
              <w:rPr>
                <w:b/>
                <w:bCs/>
                <w:sz w:val="20"/>
                <w:szCs w:val="20"/>
              </w:rPr>
              <w:t>Actual</w:t>
            </w:r>
            <w:r>
              <w:rPr>
                <w:b/>
                <w:bCs/>
                <w:spacing w:val="-14"/>
                <w:sz w:val="20"/>
                <w:szCs w:val="20"/>
              </w:rPr>
              <w:t xml:space="preserve"> </w:t>
            </w:r>
            <w:r>
              <w:rPr>
                <w:b/>
                <w:bCs/>
                <w:sz w:val="20"/>
                <w:szCs w:val="20"/>
              </w:rPr>
              <w:t>or</w:t>
            </w:r>
            <w:r>
              <w:rPr>
                <w:b/>
                <w:bCs/>
                <w:spacing w:val="-14"/>
                <w:sz w:val="20"/>
                <w:szCs w:val="20"/>
              </w:rPr>
              <w:t xml:space="preserve"> </w:t>
            </w:r>
            <w:r>
              <w:rPr>
                <w:b/>
                <w:bCs/>
                <w:sz w:val="20"/>
                <w:szCs w:val="20"/>
              </w:rPr>
              <w:t xml:space="preserve">Estimated </w:t>
            </w:r>
            <w:r>
              <w:rPr>
                <w:b/>
                <w:bCs/>
                <w:spacing w:val="-2"/>
                <w:sz w:val="20"/>
                <w:szCs w:val="20"/>
              </w:rPr>
              <w:t>Amount/Range</w:t>
            </w:r>
          </w:p>
        </w:tc>
        <w:tc>
          <w:tcPr>
            <w:tcW w:w="1447" w:type="dxa"/>
            <w:tcBorders>
              <w:top w:val="single" w:sz="4" w:space="0" w:color="000000"/>
              <w:left w:val="single" w:sz="4" w:space="0" w:color="000000"/>
              <w:bottom w:val="single" w:sz="6" w:space="0" w:color="000000"/>
              <w:right w:val="single" w:sz="4" w:space="0" w:color="000000"/>
            </w:tcBorders>
            <w:shd w:val="clear" w:color="auto" w:fill="F3F3F3"/>
          </w:tcPr>
          <w:p w14:paraId="452B39FD" w14:textId="77777777" w:rsidR="00C811EF" w:rsidRDefault="00C811EF">
            <w:pPr>
              <w:pStyle w:val="TableParagraph"/>
              <w:kinsoku w:val="0"/>
              <w:overflowPunct w:val="0"/>
              <w:spacing w:before="79"/>
              <w:rPr>
                <w:b/>
                <w:bCs/>
                <w:sz w:val="20"/>
                <w:szCs w:val="20"/>
              </w:rPr>
            </w:pPr>
          </w:p>
          <w:p w14:paraId="265C83D7" w14:textId="77777777" w:rsidR="00C811EF" w:rsidRDefault="00C811EF">
            <w:pPr>
              <w:pStyle w:val="TableParagraph"/>
              <w:kinsoku w:val="0"/>
              <w:overflowPunct w:val="0"/>
              <w:ind w:left="307" w:right="228" w:hanging="60"/>
              <w:rPr>
                <w:b/>
                <w:bCs/>
                <w:spacing w:val="-2"/>
                <w:sz w:val="20"/>
                <w:szCs w:val="20"/>
              </w:rPr>
            </w:pPr>
            <w:r>
              <w:rPr>
                <w:b/>
                <w:bCs/>
                <w:sz w:val="20"/>
                <w:szCs w:val="20"/>
              </w:rPr>
              <w:t>Method</w:t>
            </w:r>
            <w:r>
              <w:rPr>
                <w:b/>
                <w:bCs/>
                <w:spacing w:val="-14"/>
                <w:sz w:val="20"/>
                <w:szCs w:val="20"/>
              </w:rPr>
              <w:t xml:space="preserve"> </w:t>
            </w:r>
            <w:r>
              <w:rPr>
                <w:b/>
                <w:bCs/>
                <w:sz w:val="20"/>
                <w:szCs w:val="20"/>
              </w:rPr>
              <w:t xml:space="preserve">of </w:t>
            </w:r>
            <w:r>
              <w:rPr>
                <w:b/>
                <w:bCs/>
                <w:spacing w:val="-2"/>
                <w:sz w:val="20"/>
                <w:szCs w:val="20"/>
              </w:rPr>
              <w:t>Payment</w:t>
            </w:r>
          </w:p>
        </w:tc>
        <w:tc>
          <w:tcPr>
            <w:tcW w:w="1660" w:type="dxa"/>
            <w:tcBorders>
              <w:top w:val="single" w:sz="4" w:space="0" w:color="000000"/>
              <w:left w:val="single" w:sz="4" w:space="0" w:color="000000"/>
              <w:bottom w:val="single" w:sz="6" w:space="0" w:color="000000"/>
              <w:right w:val="single" w:sz="4" w:space="0" w:color="000000"/>
            </w:tcBorders>
            <w:shd w:val="clear" w:color="auto" w:fill="F3F3F3"/>
          </w:tcPr>
          <w:p w14:paraId="463A9C48" w14:textId="77777777" w:rsidR="00C811EF" w:rsidRDefault="00C811EF">
            <w:pPr>
              <w:pStyle w:val="TableParagraph"/>
              <w:kinsoku w:val="0"/>
              <w:overflowPunct w:val="0"/>
              <w:spacing w:before="79"/>
              <w:rPr>
                <w:b/>
                <w:bCs/>
                <w:sz w:val="20"/>
                <w:szCs w:val="20"/>
              </w:rPr>
            </w:pPr>
          </w:p>
          <w:p w14:paraId="518A5371" w14:textId="77777777" w:rsidR="00C811EF" w:rsidRDefault="00C811EF">
            <w:pPr>
              <w:pStyle w:val="TableParagraph"/>
              <w:kinsoku w:val="0"/>
              <w:overflowPunct w:val="0"/>
              <w:ind w:left="119" w:right="111"/>
              <w:jc w:val="center"/>
              <w:rPr>
                <w:b/>
                <w:bCs/>
                <w:spacing w:val="-5"/>
                <w:sz w:val="20"/>
                <w:szCs w:val="20"/>
              </w:rPr>
            </w:pPr>
            <w:r>
              <w:rPr>
                <w:b/>
                <w:bCs/>
                <w:sz w:val="20"/>
                <w:szCs w:val="20"/>
              </w:rPr>
              <w:t>When</w:t>
            </w:r>
            <w:r>
              <w:rPr>
                <w:b/>
                <w:bCs/>
                <w:spacing w:val="-7"/>
                <w:sz w:val="20"/>
                <w:szCs w:val="20"/>
              </w:rPr>
              <w:t xml:space="preserve"> </w:t>
            </w:r>
            <w:r>
              <w:rPr>
                <w:b/>
                <w:bCs/>
                <w:spacing w:val="-5"/>
                <w:sz w:val="20"/>
                <w:szCs w:val="20"/>
              </w:rPr>
              <w:t>Due</w:t>
            </w:r>
          </w:p>
        </w:tc>
        <w:tc>
          <w:tcPr>
            <w:tcW w:w="1334" w:type="dxa"/>
            <w:tcBorders>
              <w:top w:val="single" w:sz="4" w:space="0" w:color="000000"/>
              <w:left w:val="single" w:sz="4" w:space="0" w:color="000000"/>
              <w:bottom w:val="single" w:sz="6" w:space="0" w:color="000000"/>
              <w:right w:val="single" w:sz="4" w:space="0" w:color="000000"/>
            </w:tcBorders>
            <w:shd w:val="clear" w:color="auto" w:fill="F3F3F3"/>
          </w:tcPr>
          <w:p w14:paraId="42AFF55C" w14:textId="77777777" w:rsidR="00C811EF" w:rsidRDefault="00C811EF">
            <w:pPr>
              <w:pStyle w:val="TableParagraph"/>
              <w:kinsoku w:val="0"/>
              <w:overflowPunct w:val="0"/>
              <w:spacing w:before="79"/>
              <w:rPr>
                <w:b/>
                <w:bCs/>
                <w:sz w:val="20"/>
                <w:szCs w:val="20"/>
              </w:rPr>
            </w:pPr>
          </w:p>
          <w:p w14:paraId="7364A60E" w14:textId="77777777" w:rsidR="00C811EF" w:rsidRDefault="00C811EF">
            <w:pPr>
              <w:pStyle w:val="TableParagraph"/>
              <w:kinsoku w:val="0"/>
              <w:overflowPunct w:val="0"/>
              <w:ind w:left="107" w:right="93" w:hanging="1"/>
              <w:jc w:val="center"/>
              <w:rPr>
                <w:b/>
                <w:bCs/>
                <w:spacing w:val="-4"/>
                <w:sz w:val="20"/>
                <w:szCs w:val="20"/>
              </w:rPr>
            </w:pPr>
            <w:r>
              <w:rPr>
                <w:b/>
                <w:bCs/>
                <w:sz w:val="20"/>
                <w:szCs w:val="20"/>
              </w:rPr>
              <w:t xml:space="preserve">To Whom Payment Is </w:t>
            </w:r>
            <w:proofErr w:type="gramStart"/>
            <w:r>
              <w:rPr>
                <w:b/>
                <w:bCs/>
                <w:sz w:val="20"/>
                <w:szCs w:val="20"/>
              </w:rPr>
              <w:t>To</w:t>
            </w:r>
            <w:proofErr w:type="gramEnd"/>
            <w:r>
              <w:rPr>
                <w:b/>
                <w:bCs/>
                <w:spacing w:val="-6"/>
                <w:sz w:val="20"/>
                <w:szCs w:val="20"/>
              </w:rPr>
              <w:t xml:space="preserve"> </w:t>
            </w:r>
            <w:r>
              <w:rPr>
                <w:b/>
                <w:bCs/>
                <w:sz w:val="20"/>
                <w:szCs w:val="20"/>
              </w:rPr>
              <w:t>Be</w:t>
            </w:r>
            <w:r>
              <w:rPr>
                <w:b/>
                <w:bCs/>
                <w:spacing w:val="-3"/>
                <w:sz w:val="20"/>
                <w:szCs w:val="20"/>
              </w:rPr>
              <w:t xml:space="preserve"> </w:t>
            </w:r>
            <w:r>
              <w:rPr>
                <w:b/>
                <w:bCs/>
                <w:spacing w:val="-4"/>
                <w:sz w:val="20"/>
                <w:szCs w:val="20"/>
              </w:rPr>
              <w:t>Made</w:t>
            </w:r>
          </w:p>
        </w:tc>
      </w:tr>
      <w:tr w:rsidR="00C811EF" w14:paraId="102D24F5"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70B5EA01" w14:textId="77777777" w:rsidR="00C811EF" w:rsidRDefault="00C811EF">
            <w:pPr>
              <w:pStyle w:val="TableParagraph"/>
              <w:kinsoku w:val="0"/>
              <w:overflowPunct w:val="0"/>
              <w:spacing w:before="108"/>
              <w:rPr>
                <w:b/>
                <w:bCs/>
                <w:sz w:val="16"/>
                <w:szCs w:val="16"/>
              </w:rPr>
            </w:pPr>
          </w:p>
          <w:p w14:paraId="0DDF0D98" w14:textId="77777777" w:rsidR="00C811EF" w:rsidRDefault="00C811EF">
            <w:pPr>
              <w:pStyle w:val="TableParagraph"/>
              <w:kinsoku w:val="0"/>
              <w:overflowPunct w:val="0"/>
              <w:ind w:left="10"/>
              <w:jc w:val="center"/>
              <w:rPr>
                <w:spacing w:val="-2"/>
                <w:sz w:val="16"/>
                <w:szCs w:val="16"/>
                <w:vertAlign w:val="superscript"/>
              </w:rPr>
            </w:pPr>
            <w:r>
              <w:rPr>
                <w:spacing w:val="-2"/>
                <w:sz w:val="16"/>
                <w:szCs w:val="16"/>
              </w:rPr>
              <w:t>Inventory</w:t>
            </w:r>
            <w:r>
              <w:rPr>
                <w:spacing w:val="-2"/>
                <w:sz w:val="16"/>
                <w:szCs w:val="16"/>
                <w:vertAlign w:val="superscript"/>
              </w:rPr>
              <w:t>7</w:t>
            </w:r>
          </w:p>
        </w:tc>
        <w:tc>
          <w:tcPr>
            <w:tcW w:w="2215" w:type="dxa"/>
            <w:tcBorders>
              <w:top w:val="single" w:sz="6" w:space="0" w:color="000000"/>
              <w:left w:val="single" w:sz="4" w:space="0" w:color="000000"/>
              <w:bottom w:val="single" w:sz="6" w:space="0" w:color="000000"/>
              <w:right w:val="single" w:sz="4" w:space="0" w:color="000000"/>
            </w:tcBorders>
          </w:tcPr>
          <w:p w14:paraId="411942FB" w14:textId="77777777" w:rsidR="00C811EF" w:rsidRDefault="00C811EF">
            <w:pPr>
              <w:pStyle w:val="TableParagraph"/>
              <w:kinsoku w:val="0"/>
              <w:overflowPunct w:val="0"/>
              <w:spacing w:before="108"/>
              <w:rPr>
                <w:b/>
                <w:bCs/>
                <w:sz w:val="16"/>
                <w:szCs w:val="16"/>
              </w:rPr>
            </w:pPr>
          </w:p>
          <w:p w14:paraId="012B6AF5" w14:textId="77777777" w:rsidR="00C811EF" w:rsidRDefault="00C811EF">
            <w:pPr>
              <w:pStyle w:val="TableParagraph"/>
              <w:kinsoku w:val="0"/>
              <w:overflowPunct w:val="0"/>
              <w:ind w:left="326"/>
              <w:rPr>
                <w:spacing w:val="-2"/>
                <w:sz w:val="16"/>
                <w:szCs w:val="16"/>
              </w:rPr>
            </w:pPr>
            <w:r>
              <w:rPr>
                <w:sz w:val="16"/>
                <w:szCs w:val="16"/>
              </w:rPr>
              <w:t>$1,000</w:t>
            </w:r>
            <w:r>
              <w:rPr>
                <w:spacing w:val="-8"/>
                <w:sz w:val="16"/>
                <w:szCs w:val="16"/>
              </w:rPr>
              <w:t xml:space="preserve"> </w:t>
            </w:r>
            <w:r>
              <w:rPr>
                <w:sz w:val="16"/>
                <w:szCs w:val="16"/>
              </w:rPr>
              <w:t>to</w:t>
            </w:r>
            <w:r>
              <w:rPr>
                <w:spacing w:val="-8"/>
                <w:sz w:val="16"/>
                <w:szCs w:val="16"/>
              </w:rPr>
              <w:t xml:space="preserve"> </w:t>
            </w:r>
            <w:r>
              <w:rPr>
                <w:spacing w:val="-2"/>
                <w:sz w:val="16"/>
                <w:szCs w:val="16"/>
              </w:rPr>
              <w:t>$10,000</w:t>
            </w:r>
          </w:p>
        </w:tc>
        <w:tc>
          <w:tcPr>
            <w:tcW w:w="1447" w:type="dxa"/>
            <w:tcBorders>
              <w:top w:val="single" w:sz="6" w:space="0" w:color="000000"/>
              <w:left w:val="single" w:sz="4" w:space="0" w:color="000000"/>
              <w:bottom w:val="single" w:sz="6" w:space="0" w:color="000000"/>
              <w:right w:val="single" w:sz="4" w:space="0" w:color="000000"/>
            </w:tcBorders>
          </w:tcPr>
          <w:p w14:paraId="79B2EF53" w14:textId="77777777" w:rsidR="00C811EF" w:rsidRDefault="00C811EF">
            <w:pPr>
              <w:pStyle w:val="TableParagraph"/>
              <w:kinsoku w:val="0"/>
              <w:overflowPunct w:val="0"/>
              <w:spacing w:before="108"/>
              <w:rPr>
                <w:b/>
                <w:bCs/>
                <w:sz w:val="16"/>
                <w:szCs w:val="16"/>
              </w:rPr>
            </w:pPr>
          </w:p>
          <w:p w14:paraId="60943771" w14:textId="77777777" w:rsidR="00C811EF" w:rsidRDefault="00C811EF">
            <w:pPr>
              <w:pStyle w:val="TableParagraph"/>
              <w:kinsoku w:val="0"/>
              <w:overflowPunct w:val="0"/>
              <w:ind w:left="156"/>
              <w:rPr>
                <w:spacing w:val="-2"/>
                <w:sz w:val="16"/>
                <w:szCs w:val="16"/>
              </w:rPr>
            </w:pPr>
            <w:r>
              <w:rPr>
                <w:sz w:val="16"/>
                <w:szCs w:val="16"/>
              </w:rPr>
              <w:t>As</w:t>
            </w:r>
            <w:r>
              <w:rPr>
                <w:spacing w:val="-7"/>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311FCBD5" w14:textId="77777777" w:rsidR="00C811EF" w:rsidRDefault="00C811EF">
            <w:pPr>
              <w:pStyle w:val="TableParagraph"/>
              <w:kinsoku w:val="0"/>
              <w:overflowPunct w:val="0"/>
              <w:spacing w:before="108"/>
              <w:rPr>
                <w:b/>
                <w:bCs/>
                <w:sz w:val="16"/>
                <w:szCs w:val="16"/>
              </w:rPr>
            </w:pPr>
          </w:p>
          <w:p w14:paraId="2BDB85CB" w14:textId="77777777" w:rsidR="00C811EF" w:rsidRDefault="00C811EF">
            <w:pPr>
              <w:pStyle w:val="TableParagraph"/>
              <w:kinsoku w:val="0"/>
              <w:overflowPunct w:val="0"/>
              <w:ind w:left="119" w:right="109"/>
              <w:jc w:val="center"/>
              <w:rPr>
                <w:spacing w:val="-2"/>
                <w:sz w:val="16"/>
                <w:szCs w:val="16"/>
              </w:rPr>
            </w:pPr>
            <w:r>
              <w:rPr>
                <w:spacing w:val="-2"/>
                <w:sz w:val="16"/>
                <w:szCs w:val="16"/>
              </w:rPr>
              <w:t>Before</w:t>
            </w:r>
            <w:r>
              <w:rPr>
                <w:spacing w:val="-7"/>
                <w:sz w:val="16"/>
                <w:szCs w:val="16"/>
              </w:rPr>
              <w:t xml:space="preserve"> </w:t>
            </w:r>
            <w:r>
              <w:rPr>
                <w:spacing w:val="-2"/>
                <w:sz w:val="16"/>
                <w:szCs w:val="16"/>
              </w:rPr>
              <w:t>Opening</w:t>
            </w:r>
          </w:p>
        </w:tc>
        <w:tc>
          <w:tcPr>
            <w:tcW w:w="1334" w:type="dxa"/>
            <w:tcBorders>
              <w:top w:val="single" w:sz="6" w:space="0" w:color="000000"/>
              <w:left w:val="single" w:sz="4" w:space="0" w:color="000000"/>
              <w:bottom w:val="single" w:sz="6" w:space="0" w:color="000000"/>
              <w:right w:val="single" w:sz="4" w:space="0" w:color="000000"/>
            </w:tcBorders>
          </w:tcPr>
          <w:p w14:paraId="1FA8874D" w14:textId="77777777" w:rsidR="00C811EF" w:rsidRDefault="00C811EF">
            <w:pPr>
              <w:pStyle w:val="TableParagraph"/>
              <w:kinsoku w:val="0"/>
              <w:overflowPunct w:val="0"/>
              <w:spacing w:before="14"/>
              <w:rPr>
                <w:b/>
                <w:bCs/>
                <w:sz w:val="16"/>
                <w:szCs w:val="16"/>
              </w:rPr>
            </w:pPr>
          </w:p>
          <w:p w14:paraId="1F5B648C" w14:textId="77777777" w:rsidR="00C811EF" w:rsidRDefault="00C811EF">
            <w:pPr>
              <w:pStyle w:val="TableParagraph"/>
              <w:kinsoku w:val="0"/>
              <w:overflowPunct w:val="0"/>
              <w:spacing w:before="1"/>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r w:rsidR="00C811EF" w14:paraId="3BD917A9"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2EEF732B" w14:textId="77777777" w:rsidR="00C811EF" w:rsidRDefault="00C811EF">
            <w:pPr>
              <w:pStyle w:val="TableParagraph"/>
              <w:kinsoku w:val="0"/>
              <w:overflowPunct w:val="0"/>
              <w:spacing w:before="108"/>
              <w:rPr>
                <w:b/>
                <w:bCs/>
                <w:sz w:val="16"/>
                <w:szCs w:val="16"/>
              </w:rPr>
            </w:pPr>
          </w:p>
          <w:p w14:paraId="3321F9E2" w14:textId="77777777" w:rsidR="00C811EF" w:rsidRDefault="00C811EF">
            <w:pPr>
              <w:pStyle w:val="TableParagraph"/>
              <w:kinsoku w:val="0"/>
              <w:overflowPunct w:val="0"/>
              <w:ind w:left="112"/>
              <w:rPr>
                <w:spacing w:val="-2"/>
                <w:sz w:val="16"/>
                <w:szCs w:val="16"/>
                <w:vertAlign w:val="superscript"/>
              </w:rPr>
            </w:pPr>
            <w:r>
              <w:rPr>
                <w:sz w:val="16"/>
                <w:szCs w:val="16"/>
              </w:rPr>
              <w:t>Furniture,</w:t>
            </w:r>
            <w:r>
              <w:rPr>
                <w:spacing w:val="-4"/>
                <w:sz w:val="16"/>
                <w:szCs w:val="16"/>
              </w:rPr>
              <w:t xml:space="preserve"> </w:t>
            </w:r>
            <w:r>
              <w:rPr>
                <w:sz w:val="16"/>
                <w:szCs w:val="16"/>
              </w:rPr>
              <w:t>Fixtures</w:t>
            </w:r>
            <w:r>
              <w:rPr>
                <w:spacing w:val="-5"/>
                <w:sz w:val="16"/>
                <w:szCs w:val="16"/>
              </w:rPr>
              <w:t xml:space="preserve"> </w:t>
            </w:r>
            <w:r>
              <w:rPr>
                <w:sz w:val="16"/>
                <w:szCs w:val="16"/>
              </w:rPr>
              <w:t>and</w:t>
            </w:r>
            <w:r>
              <w:rPr>
                <w:spacing w:val="-4"/>
                <w:sz w:val="16"/>
                <w:szCs w:val="16"/>
              </w:rPr>
              <w:t xml:space="preserve"> </w:t>
            </w:r>
            <w:r>
              <w:rPr>
                <w:spacing w:val="-2"/>
                <w:sz w:val="16"/>
                <w:szCs w:val="16"/>
              </w:rPr>
              <w:t>Equipment</w:t>
            </w:r>
            <w:r>
              <w:rPr>
                <w:spacing w:val="-2"/>
                <w:sz w:val="16"/>
                <w:szCs w:val="16"/>
                <w:vertAlign w:val="superscript"/>
              </w:rPr>
              <w:t>8</w:t>
            </w:r>
          </w:p>
        </w:tc>
        <w:tc>
          <w:tcPr>
            <w:tcW w:w="2215" w:type="dxa"/>
            <w:tcBorders>
              <w:top w:val="single" w:sz="6" w:space="0" w:color="000000"/>
              <w:left w:val="single" w:sz="4" w:space="0" w:color="000000"/>
              <w:bottom w:val="single" w:sz="6" w:space="0" w:color="000000"/>
              <w:right w:val="single" w:sz="4" w:space="0" w:color="000000"/>
            </w:tcBorders>
          </w:tcPr>
          <w:p w14:paraId="397C34F5" w14:textId="77777777" w:rsidR="00C811EF" w:rsidRDefault="00C811EF">
            <w:pPr>
              <w:pStyle w:val="TableParagraph"/>
              <w:kinsoku w:val="0"/>
              <w:overflowPunct w:val="0"/>
              <w:spacing w:before="108"/>
              <w:rPr>
                <w:b/>
                <w:bCs/>
                <w:sz w:val="16"/>
                <w:szCs w:val="16"/>
              </w:rPr>
            </w:pPr>
          </w:p>
          <w:p w14:paraId="6D087D62" w14:textId="77777777" w:rsidR="00C811EF" w:rsidRDefault="00C811EF">
            <w:pPr>
              <w:pStyle w:val="TableParagraph"/>
              <w:kinsoku w:val="0"/>
              <w:overflowPunct w:val="0"/>
              <w:ind w:left="206"/>
              <w:rPr>
                <w:spacing w:val="-2"/>
                <w:sz w:val="16"/>
                <w:szCs w:val="16"/>
              </w:rPr>
            </w:pPr>
            <w:r>
              <w:rPr>
                <w:spacing w:val="-2"/>
                <w:sz w:val="16"/>
                <w:szCs w:val="16"/>
              </w:rPr>
              <w:t>$200,000</w:t>
            </w:r>
            <w:r>
              <w:rPr>
                <w:spacing w:val="-8"/>
                <w:sz w:val="16"/>
                <w:szCs w:val="16"/>
              </w:rPr>
              <w:t xml:space="preserve"> </w:t>
            </w:r>
            <w:r>
              <w:rPr>
                <w:spacing w:val="-2"/>
                <w:sz w:val="16"/>
                <w:szCs w:val="16"/>
              </w:rPr>
              <w:t>to</w:t>
            </w:r>
            <w:r>
              <w:rPr>
                <w:spacing w:val="-6"/>
                <w:sz w:val="16"/>
                <w:szCs w:val="16"/>
              </w:rPr>
              <w:t xml:space="preserve"> </w:t>
            </w:r>
            <w:r>
              <w:rPr>
                <w:spacing w:val="-2"/>
                <w:sz w:val="16"/>
                <w:szCs w:val="16"/>
              </w:rPr>
              <w:t>$600,000</w:t>
            </w:r>
          </w:p>
        </w:tc>
        <w:tc>
          <w:tcPr>
            <w:tcW w:w="1447" w:type="dxa"/>
            <w:tcBorders>
              <w:top w:val="single" w:sz="6" w:space="0" w:color="000000"/>
              <w:left w:val="single" w:sz="4" w:space="0" w:color="000000"/>
              <w:bottom w:val="single" w:sz="6" w:space="0" w:color="000000"/>
              <w:right w:val="single" w:sz="4" w:space="0" w:color="000000"/>
            </w:tcBorders>
          </w:tcPr>
          <w:p w14:paraId="79BF0565" w14:textId="77777777" w:rsidR="00C811EF" w:rsidRDefault="00C811EF">
            <w:pPr>
              <w:pStyle w:val="TableParagraph"/>
              <w:kinsoku w:val="0"/>
              <w:overflowPunct w:val="0"/>
              <w:spacing w:before="108"/>
              <w:rPr>
                <w:b/>
                <w:bCs/>
                <w:sz w:val="16"/>
                <w:szCs w:val="16"/>
              </w:rPr>
            </w:pPr>
          </w:p>
          <w:p w14:paraId="303EEA01"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78A3FB02" w14:textId="77777777" w:rsidR="00C811EF" w:rsidRDefault="00C811EF">
            <w:pPr>
              <w:pStyle w:val="TableParagraph"/>
              <w:kinsoku w:val="0"/>
              <w:overflowPunct w:val="0"/>
              <w:spacing w:before="108"/>
              <w:rPr>
                <w:b/>
                <w:bCs/>
                <w:sz w:val="16"/>
                <w:szCs w:val="16"/>
              </w:rPr>
            </w:pPr>
          </w:p>
          <w:p w14:paraId="45E162FA" w14:textId="77777777" w:rsidR="00C811EF" w:rsidRDefault="00C811EF">
            <w:pPr>
              <w:pStyle w:val="TableParagraph"/>
              <w:kinsoku w:val="0"/>
              <w:overflowPunct w:val="0"/>
              <w:ind w:left="119" w:right="109"/>
              <w:jc w:val="center"/>
              <w:rPr>
                <w:spacing w:val="-2"/>
                <w:sz w:val="16"/>
                <w:szCs w:val="16"/>
              </w:rPr>
            </w:pPr>
            <w:r>
              <w:rPr>
                <w:spacing w:val="-2"/>
                <w:sz w:val="16"/>
                <w:szCs w:val="16"/>
              </w:rPr>
              <w:t>Before</w:t>
            </w:r>
            <w:r>
              <w:rPr>
                <w:spacing w:val="-7"/>
                <w:sz w:val="16"/>
                <w:szCs w:val="16"/>
              </w:rPr>
              <w:t xml:space="preserve"> </w:t>
            </w:r>
            <w:r>
              <w:rPr>
                <w:spacing w:val="-2"/>
                <w:sz w:val="16"/>
                <w:szCs w:val="16"/>
              </w:rPr>
              <w:t>Opening</w:t>
            </w:r>
          </w:p>
        </w:tc>
        <w:tc>
          <w:tcPr>
            <w:tcW w:w="1334" w:type="dxa"/>
            <w:tcBorders>
              <w:top w:val="single" w:sz="6" w:space="0" w:color="000000"/>
              <w:left w:val="single" w:sz="4" w:space="0" w:color="000000"/>
              <w:bottom w:val="single" w:sz="6" w:space="0" w:color="000000"/>
              <w:right w:val="single" w:sz="4" w:space="0" w:color="000000"/>
            </w:tcBorders>
          </w:tcPr>
          <w:p w14:paraId="729EF658" w14:textId="77777777" w:rsidR="00C811EF" w:rsidRDefault="00C811EF">
            <w:pPr>
              <w:pStyle w:val="TableParagraph"/>
              <w:kinsoku w:val="0"/>
              <w:overflowPunct w:val="0"/>
              <w:spacing w:before="14"/>
              <w:rPr>
                <w:b/>
                <w:bCs/>
                <w:sz w:val="16"/>
                <w:szCs w:val="16"/>
              </w:rPr>
            </w:pPr>
          </w:p>
          <w:p w14:paraId="575D92E4" w14:textId="77777777" w:rsidR="00C811EF" w:rsidRDefault="00C811EF">
            <w:pPr>
              <w:pStyle w:val="TableParagraph"/>
              <w:kinsoku w:val="0"/>
              <w:overflowPunct w:val="0"/>
              <w:spacing w:before="1"/>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r w:rsidR="00C811EF" w14:paraId="1ADD9C40" w14:textId="77777777">
        <w:trPr>
          <w:trHeight w:val="947"/>
        </w:trPr>
        <w:tc>
          <w:tcPr>
            <w:tcW w:w="2702" w:type="dxa"/>
            <w:tcBorders>
              <w:top w:val="single" w:sz="6" w:space="0" w:color="000000"/>
              <w:left w:val="single" w:sz="4" w:space="0" w:color="000000"/>
              <w:bottom w:val="single" w:sz="6" w:space="0" w:color="000000"/>
              <w:right w:val="single" w:sz="4" w:space="0" w:color="000000"/>
            </w:tcBorders>
          </w:tcPr>
          <w:p w14:paraId="126D7847" w14:textId="77777777" w:rsidR="00C811EF" w:rsidRDefault="00C811EF">
            <w:pPr>
              <w:pStyle w:val="TableParagraph"/>
              <w:kinsoku w:val="0"/>
              <w:overflowPunct w:val="0"/>
              <w:rPr>
                <w:b/>
                <w:bCs/>
                <w:sz w:val="16"/>
                <w:szCs w:val="16"/>
              </w:rPr>
            </w:pPr>
          </w:p>
          <w:p w14:paraId="0CABF305" w14:textId="77777777" w:rsidR="00C811EF" w:rsidRDefault="00C811EF">
            <w:pPr>
              <w:pStyle w:val="TableParagraph"/>
              <w:kinsoku w:val="0"/>
              <w:overflowPunct w:val="0"/>
              <w:spacing w:before="18"/>
              <w:rPr>
                <w:b/>
                <w:bCs/>
                <w:sz w:val="16"/>
                <w:szCs w:val="16"/>
              </w:rPr>
            </w:pPr>
          </w:p>
          <w:p w14:paraId="3B96B546" w14:textId="77777777" w:rsidR="00C811EF" w:rsidRDefault="00C811EF">
            <w:pPr>
              <w:pStyle w:val="TableParagraph"/>
              <w:kinsoku w:val="0"/>
              <w:overflowPunct w:val="0"/>
              <w:ind w:left="789"/>
              <w:rPr>
                <w:spacing w:val="-2"/>
                <w:sz w:val="16"/>
                <w:szCs w:val="16"/>
                <w:vertAlign w:val="superscript"/>
              </w:rPr>
            </w:pPr>
            <w:r>
              <w:rPr>
                <w:spacing w:val="-2"/>
                <w:sz w:val="16"/>
                <w:szCs w:val="16"/>
              </w:rPr>
              <w:t>Grand</w:t>
            </w:r>
            <w:r>
              <w:rPr>
                <w:spacing w:val="-8"/>
                <w:sz w:val="16"/>
                <w:szCs w:val="16"/>
              </w:rPr>
              <w:t xml:space="preserve"> </w:t>
            </w:r>
            <w:r>
              <w:rPr>
                <w:spacing w:val="-2"/>
                <w:sz w:val="16"/>
                <w:szCs w:val="16"/>
              </w:rPr>
              <w:t>Opening</w:t>
            </w:r>
            <w:r>
              <w:rPr>
                <w:spacing w:val="-2"/>
                <w:sz w:val="16"/>
                <w:szCs w:val="16"/>
                <w:vertAlign w:val="superscript"/>
              </w:rPr>
              <w:t>9</w:t>
            </w:r>
          </w:p>
        </w:tc>
        <w:tc>
          <w:tcPr>
            <w:tcW w:w="2215" w:type="dxa"/>
            <w:tcBorders>
              <w:top w:val="single" w:sz="6" w:space="0" w:color="000000"/>
              <w:left w:val="single" w:sz="4" w:space="0" w:color="000000"/>
              <w:bottom w:val="single" w:sz="6" w:space="0" w:color="000000"/>
              <w:right w:val="single" w:sz="4" w:space="0" w:color="000000"/>
            </w:tcBorders>
          </w:tcPr>
          <w:p w14:paraId="1FB50996" w14:textId="77777777" w:rsidR="00C811EF" w:rsidRDefault="00C811EF">
            <w:pPr>
              <w:pStyle w:val="TableParagraph"/>
              <w:kinsoku w:val="0"/>
              <w:overflowPunct w:val="0"/>
              <w:rPr>
                <w:b/>
                <w:bCs/>
                <w:sz w:val="16"/>
                <w:szCs w:val="16"/>
              </w:rPr>
            </w:pPr>
          </w:p>
          <w:p w14:paraId="7F3D7A15" w14:textId="77777777" w:rsidR="00C811EF" w:rsidRDefault="00C811EF">
            <w:pPr>
              <w:pStyle w:val="TableParagraph"/>
              <w:kinsoku w:val="0"/>
              <w:overflowPunct w:val="0"/>
              <w:spacing w:before="18"/>
              <w:rPr>
                <w:b/>
                <w:bCs/>
                <w:sz w:val="16"/>
                <w:szCs w:val="16"/>
              </w:rPr>
            </w:pPr>
          </w:p>
          <w:p w14:paraId="7481797A" w14:textId="77777777" w:rsidR="00C811EF" w:rsidRDefault="00C811EF">
            <w:pPr>
              <w:pStyle w:val="TableParagraph"/>
              <w:kinsoku w:val="0"/>
              <w:overflowPunct w:val="0"/>
              <w:ind w:left="292"/>
              <w:rPr>
                <w:spacing w:val="-2"/>
                <w:sz w:val="16"/>
                <w:szCs w:val="16"/>
              </w:rPr>
            </w:pPr>
            <w:r>
              <w:rPr>
                <w:spacing w:val="-2"/>
                <w:sz w:val="16"/>
                <w:szCs w:val="16"/>
              </w:rPr>
              <w:t>$20,000</w:t>
            </w:r>
            <w:r>
              <w:rPr>
                <w:spacing w:val="-6"/>
                <w:sz w:val="16"/>
                <w:szCs w:val="16"/>
              </w:rPr>
              <w:t xml:space="preserve"> </w:t>
            </w:r>
            <w:r>
              <w:rPr>
                <w:spacing w:val="-2"/>
                <w:sz w:val="16"/>
                <w:szCs w:val="16"/>
              </w:rPr>
              <w:t>to</w:t>
            </w:r>
            <w:r>
              <w:rPr>
                <w:spacing w:val="-5"/>
                <w:sz w:val="16"/>
                <w:szCs w:val="16"/>
              </w:rPr>
              <w:t xml:space="preserve"> </w:t>
            </w:r>
            <w:r>
              <w:rPr>
                <w:spacing w:val="-2"/>
                <w:sz w:val="16"/>
                <w:szCs w:val="16"/>
              </w:rPr>
              <w:t>$55,000</w:t>
            </w:r>
          </w:p>
        </w:tc>
        <w:tc>
          <w:tcPr>
            <w:tcW w:w="1447" w:type="dxa"/>
            <w:tcBorders>
              <w:top w:val="single" w:sz="6" w:space="0" w:color="000000"/>
              <w:left w:val="single" w:sz="4" w:space="0" w:color="000000"/>
              <w:bottom w:val="single" w:sz="6" w:space="0" w:color="000000"/>
              <w:right w:val="single" w:sz="4" w:space="0" w:color="000000"/>
            </w:tcBorders>
          </w:tcPr>
          <w:p w14:paraId="261E3548" w14:textId="77777777" w:rsidR="00C811EF" w:rsidRDefault="00C811EF">
            <w:pPr>
              <w:pStyle w:val="TableParagraph"/>
              <w:kinsoku w:val="0"/>
              <w:overflowPunct w:val="0"/>
              <w:spacing w:before="17"/>
              <w:rPr>
                <w:b/>
                <w:bCs/>
                <w:sz w:val="16"/>
                <w:szCs w:val="16"/>
              </w:rPr>
            </w:pPr>
          </w:p>
          <w:p w14:paraId="6FEEDDA6"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39BA28FC" w14:textId="77777777" w:rsidR="00C811EF" w:rsidRDefault="00C811EF">
            <w:pPr>
              <w:pStyle w:val="TableParagraph"/>
              <w:kinsoku w:val="0"/>
              <w:overflowPunct w:val="0"/>
              <w:spacing w:before="17"/>
              <w:rPr>
                <w:b/>
                <w:bCs/>
                <w:sz w:val="16"/>
                <w:szCs w:val="16"/>
              </w:rPr>
            </w:pPr>
          </w:p>
          <w:p w14:paraId="35C312CE"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17B538B6" w14:textId="77777777" w:rsidR="00C811EF" w:rsidRDefault="00C811EF">
            <w:pPr>
              <w:pStyle w:val="TableParagraph"/>
              <w:kinsoku w:val="0"/>
              <w:overflowPunct w:val="0"/>
              <w:spacing w:before="17"/>
              <w:rPr>
                <w:b/>
                <w:bCs/>
                <w:sz w:val="16"/>
                <w:szCs w:val="16"/>
              </w:rPr>
            </w:pPr>
          </w:p>
          <w:p w14:paraId="1E4D69B9" w14:textId="77777777" w:rsidR="00C811EF" w:rsidRDefault="00C811EF">
            <w:pPr>
              <w:pStyle w:val="TableParagraph"/>
              <w:kinsoku w:val="0"/>
              <w:overflowPunct w:val="0"/>
              <w:ind w:left="95" w:right="367" w:hanging="2"/>
              <w:jc w:val="center"/>
              <w:rPr>
                <w:spacing w:val="-6"/>
                <w:sz w:val="16"/>
                <w:szCs w:val="16"/>
              </w:rPr>
            </w:pPr>
            <w:r>
              <w:rPr>
                <w:sz w:val="16"/>
                <w:szCs w:val="16"/>
              </w:rPr>
              <w:t>Third</w:t>
            </w:r>
            <w:r>
              <w:rPr>
                <w:spacing w:val="-6"/>
                <w:sz w:val="16"/>
                <w:szCs w:val="16"/>
              </w:rPr>
              <w:t xml:space="preserve"> </w:t>
            </w:r>
            <w:r>
              <w:rPr>
                <w:sz w:val="16"/>
                <w:szCs w:val="16"/>
              </w:rPr>
              <w:t xml:space="preserve">party </w:t>
            </w:r>
            <w:r>
              <w:rPr>
                <w:spacing w:val="-2"/>
                <w:sz w:val="16"/>
                <w:szCs w:val="16"/>
              </w:rPr>
              <w:t>vendors</w:t>
            </w:r>
            <w:r>
              <w:rPr>
                <w:spacing w:val="-10"/>
                <w:sz w:val="16"/>
                <w:szCs w:val="16"/>
              </w:rPr>
              <w:t xml:space="preserve"> </w:t>
            </w:r>
            <w:r>
              <w:rPr>
                <w:spacing w:val="-2"/>
                <w:sz w:val="16"/>
                <w:szCs w:val="16"/>
              </w:rPr>
              <w:t xml:space="preserve">and </w:t>
            </w:r>
            <w:r>
              <w:rPr>
                <w:spacing w:val="-6"/>
                <w:sz w:val="16"/>
                <w:szCs w:val="16"/>
              </w:rPr>
              <w:t>us</w:t>
            </w:r>
          </w:p>
        </w:tc>
      </w:tr>
      <w:tr w:rsidR="00C811EF" w14:paraId="7F30854A" w14:textId="77777777">
        <w:trPr>
          <w:trHeight w:val="2603"/>
        </w:trPr>
        <w:tc>
          <w:tcPr>
            <w:tcW w:w="2702" w:type="dxa"/>
            <w:tcBorders>
              <w:top w:val="single" w:sz="6" w:space="0" w:color="000000"/>
              <w:left w:val="single" w:sz="4" w:space="0" w:color="000000"/>
              <w:bottom w:val="single" w:sz="6" w:space="0" w:color="000000"/>
              <w:right w:val="single" w:sz="4" w:space="0" w:color="000000"/>
            </w:tcBorders>
          </w:tcPr>
          <w:p w14:paraId="42C00603" w14:textId="77777777" w:rsidR="00C811EF" w:rsidRDefault="00C811EF">
            <w:pPr>
              <w:pStyle w:val="TableParagraph"/>
              <w:kinsoku w:val="0"/>
              <w:overflowPunct w:val="0"/>
              <w:rPr>
                <w:b/>
                <w:bCs/>
                <w:sz w:val="16"/>
                <w:szCs w:val="16"/>
              </w:rPr>
            </w:pPr>
          </w:p>
          <w:p w14:paraId="5BB374DC" w14:textId="77777777" w:rsidR="00C811EF" w:rsidRDefault="00C811EF">
            <w:pPr>
              <w:pStyle w:val="TableParagraph"/>
              <w:kinsoku w:val="0"/>
              <w:overflowPunct w:val="0"/>
              <w:rPr>
                <w:b/>
                <w:bCs/>
                <w:sz w:val="16"/>
                <w:szCs w:val="16"/>
              </w:rPr>
            </w:pPr>
          </w:p>
          <w:p w14:paraId="0E96F89D" w14:textId="77777777" w:rsidR="00C811EF" w:rsidRDefault="00C811EF">
            <w:pPr>
              <w:pStyle w:val="TableParagraph"/>
              <w:kinsoku w:val="0"/>
              <w:overflowPunct w:val="0"/>
              <w:rPr>
                <w:b/>
                <w:bCs/>
                <w:sz w:val="16"/>
                <w:szCs w:val="16"/>
              </w:rPr>
            </w:pPr>
          </w:p>
          <w:p w14:paraId="50CC4699" w14:textId="77777777" w:rsidR="00C811EF" w:rsidRDefault="00C811EF">
            <w:pPr>
              <w:pStyle w:val="TableParagraph"/>
              <w:kinsoku w:val="0"/>
              <w:overflowPunct w:val="0"/>
              <w:rPr>
                <w:b/>
                <w:bCs/>
                <w:sz w:val="16"/>
                <w:szCs w:val="16"/>
              </w:rPr>
            </w:pPr>
          </w:p>
          <w:p w14:paraId="47BD31D3" w14:textId="77777777" w:rsidR="00C811EF" w:rsidRDefault="00C811EF">
            <w:pPr>
              <w:pStyle w:val="TableParagraph"/>
              <w:kinsoku w:val="0"/>
              <w:overflowPunct w:val="0"/>
              <w:rPr>
                <w:b/>
                <w:bCs/>
                <w:sz w:val="16"/>
                <w:szCs w:val="16"/>
              </w:rPr>
            </w:pPr>
          </w:p>
          <w:p w14:paraId="402D481D" w14:textId="77777777" w:rsidR="00C811EF" w:rsidRDefault="00C811EF">
            <w:pPr>
              <w:pStyle w:val="TableParagraph"/>
              <w:kinsoku w:val="0"/>
              <w:overflowPunct w:val="0"/>
              <w:spacing w:before="107"/>
              <w:rPr>
                <w:b/>
                <w:bCs/>
                <w:sz w:val="16"/>
                <w:szCs w:val="16"/>
              </w:rPr>
            </w:pPr>
          </w:p>
          <w:p w14:paraId="24345FEC" w14:textId="77777777" w:rsidR="00C811EF" w:rsidRDefault="00C811EF">
            <w:pPr>
              <w:pStyle w:val="TableParagraph"/>
              <w:kinsoku w:val="0"/>
              <w:overflowPunct w:val="0"/>
              <w:ind w:left="801"/>
              <w:rPr>
                <w:spacing w:val="-2"/>
                <w:sz w:val="16"/>
                <w:szCs w:val="16"/>
              </w:rPr>
            </w:pPr>
            <w:r>
              <w:rPr>
                <w:spacing w:val="-2"/>
                <w:sz w:val="16"/>
                <w:szCs w:val="16"/>
              </w:rPr>
              <w:t>Local</w:t>
            </w:r>
            <w:r>
              <w:rPr>
                <w:spacing w:val="-6"/>
                <w:sz w:val="16"/>
                <w:szCs w:val="16"/>
              </w:rPr>
              <w:t xml:space="preserve"> </w:t>
            </w:r>
            <w:r>
              <w:rPr>
                <w:spacing w:val="-2"/>
                <w:sz w:val="16"/>
                <w:szCs w:val="16"/>
              </w:rPr>
              <w:t>Marketing</w:t>
            </w:r>
          </w:p>
        </w:tc>
        <w:tc>
          <w:tcPr>
            <w:tcW w:w="2215" w:type="dxa"/>
            <w:tcBorders>
              <w:top w:val="single" w:sz="6" w:space="0" w:color="000000"/>
              <w:left w:val="single" w:sz="4" w:space="0" w:color="000000"/>
              <w:bottom w:val="single" w:sz="6" w:space="0" w:color="000000"/>
              <w:right w:val="single" w:sz="4" w:space="0" w:color="000000"/>
            </w:tcBorders>
          </w:tcPr>
          <w:p w14:paraId="08509CFB" w14:textId="77777777" w:rsidR="00C811EF" w:rsidRDefault="00C811EF">
            <w:pPr>
              <w:pStyle w:val="TableParagraph"/>
              <w:kinsoku w:val="0"/>
              <w:overflowPunct w:val="0"/>
              <w:spacing w:before="14"/>
              <w:rPr>
                <w:b/>
                <w:bCs/>
                <w:sz w:val="16"/>
                <w:szCs w:val="16"/>
              </w:rPr>
            </w:pPr>
          </w:p>
          <w:p w14:paraId="17A2FE29" w14:textId="77777777" w:rsidR="00C811EF" w:rsidRDefault="00C811EF">
            <w:pPr>
              <w:pStyle w:val="TableParagraph"/>
              <w:kinsoku w:val="0"/>
              <w:overflowPunct w:val="0"/>
              <w:spacing w:before="1"/>
              <w:ind w:left="98" w:right="368" w:hanging="2"/>
              <w:jc w:val="center"/>
              <w:rPr>
                <w:sz w:val="16"/>
                <w:szCs w:val="16"/>
              </w:rPr>
            </w:pPr>
            <w:r>
              <w:rPr>
                <w:sz w:val="16"/>
                <w:szCs w:val="16"/>
              </w:rPr>
              <w:t xml:space="preserve">No less than an amount </w:t>
            </w:r>
            <w:r>
              <w:rPr>
                <w:spacing w:val="-2"/>
                <w:sz w:val="16"/>
                <w:szCs w:val="16"/>
              </w:rPr>
              <w:t>equal</w:t>
            </w:r>
            <w:r>
              <w:rPr>
                <w:spacing w:val="-9"/>
                <w:sz w:val="16"/>
                <w:szCs w:val="16"/>
              </w:rPr>
              <w:t xml:space="preserve"> </w:t>
            </w:r>
            <w:r>
              <w:rPr>
                <w:spacing w:val="-2"/>
                <w:sz w:val="16"/>
                <w:szCs w:val="16"/>
              </w:rPr>
              <w:t>to</w:t>
            </w:r>
            <w:r>
              <w:rPr>
                <w:spacing w:val="-9"/>
                <w:sz w:val="16"/>
                <w:szCs w:val="16"/>
              </w:rPr>
              <w:t xml:space="preserve"> </w:t>
            </w:r>
            <w:r>
              <w:rPr>
                <w:spacing w:val="-2"/>
                <w:sz w:val="16"/>
                <w:szCs w:val="16"/>
              </w:rPr>
              <w:t>the</w:t>
            </w:r>
            <w:r>
              <w:rPr>
                <w:spacing w:val="-9"/>
                <w:sz w:val="16"/>
                <w:szCs w:val="16"/>
              </w:rPr>
              <w:t xml:space="preserve"> </w:t>
            </w:r>
            <w:r>
              <w:rPr>
                <w:spacing w:val="-2"/>
                <w:sz w:val="16"/>
                <w:szCs w:val="16"/>
              </w:rPr>
              <w:t>greater</w:t>
            </w:r>
            <w:r>
              <w:rPr>
                <w:spacing w:val="-10"/>
                <w:sz w:val="16"/>
                <w:szCs w:val="16"/>
              </w:rPr>
              <w:t xml:space="preserve"> </w:t>
            </w:r>
            <w:proofErr w:type="gramStart"/>
            <w:r>
              <w:rPr>
                <w:spacing w:val="-2"/>
                <w:sz w:val="16"/>
                <w:szCs w:val="16"/>
              </w:rPr>
              <w:t>of::</w:t>
            </w:r>
            <w:proofErr w:type="gramEnd"/>
            <w:r>
              <w:rPr>
                <w:spacing w:val="-7"/>
                <w:sz w:val="16"/>
                <w:szCs w:val="16"/>
              </w:rPr>
              <w:t xml:space="preserve"> </w:t>
            </w:r>
            <w:proofErr w:type="spellStart"/>
            <w:r>
              <w:rPr>
                <w:spacing w:val="-2"/>
                <w:sz w:val="16"/>
                <w:szCs w:val="16"/>
              </w:rPr>
              <w:t>i</w:t>
            </w:r>
            <w:proofErr w:type="spellEnd"/>
            <w:r>
              <w:rPr>
                <w:spacing w:val="-2"/>
                <w:sz w:val="16"/>
                <w:szCs w:val="16"/>
              </w:rPr>
              <w:t xml:space="preserve">) </w:t>
            </w:r>
            <w:r>
              <w:rPr>
                <w:sz w:val="16"/>
                <w:szCs w:val="16"/>
              </w:rPr>
              <w:t>10%</w:t>
            </w:r>
            <w:r>
              <w:rPr>
                <w:spacing w:val="-12"/>
                <w:sz w:val="16"/>
                <w:szCs w:val="16"/>
              </w:rPr>
              <w:t xml:space="preserve"> </w:t>
            </w:r>
            <w:r>
              <w:rPr>
                <w:sz w:val="16"/>
                <w:szCs w:val="16"/>
              </w:rPr>
              <w:t>of</w:t>
            </w:r>
            <w:r>
              <w:rPr>
                <w:spacing w:val="-11"/>
                <w:sz w:val="16"/>
                <w:szCs w:val="16"/>
              </w:rPr>
              <w:t xml:space="preserve"> </w:t>
            </w:r>
            <w:r>
              <w:rPr>
                <w:sz w:val="16"/>
                <w:szCs w:val="16"/>
              </w:rPr>
              <w:t>Gross</w:t>
            </w:r>
            <w:r>
              <w:rPr>
                <w:spacing w:val="-11"/>
                <w:sz w:val="16"/>
                <w:szCs w:val="16"/>
              </w:rPr>
              <w:t xml:space="preserve"> </w:t>
            </w:r>
            <w:r>
              <w:rPr>
                <w:sz w:val="16"/>
                <w:szCs w:val="16"/>
              </w:rPr>
              <w:t>Revenues per month in your first year of operations and 5% of Gross Revenues per</w:t>
            </w:r>
            <w:r>
              <w:rPr>
                <w:spacing w:val="-12"/>
                <w:sz w:val="16"/>
                <w:szCs w:val="16"/>
              </w:rPr>
              <w:t xml:space="preserve"> </w:t>
            </w:r>
            <w:r>
              <w:rPr>
                <w:sz w:val="16"/>
                <w:szCs w:val="16"/>
              </w:rPr>
              <w:t>month</w:t>
            </w:r>
            <w:r>
              <w:rPr>
                <w:spacing w:val="-11"/>
                <w:sz w:val="16"/>
                <w:szCs w:val="16"/>
              </w:rPr>
              <w:t xml:space="preserve"> </w:t>
            </w:r>
            <w:r>
              <w:rPr>
                <w:sz w:val="16"/>
                <w:szCs w:val="16"/>
              </w:rPr>
              <w:t>in</w:t>
            </w:r>
            <w:r>
              <w:rPr>
                <w:spacing w:val="-11"/>
                <w:sz w:val="16"/>
                <w:szCs w:val="16"/>
              </w:rPr>
              <w:t xml:space="preserve"> </w:t>
            </w:r>
            <w:r>
              <w:rPr>
                <w:sz w:val="16"/>
                <w:szCs w:val="16"/>
              </w:rPr>
              <w:t>each</w:t>
            </w:r>
            <w:r>
              <w:rPr>
                <w:spacing w:val="-11"/>
                <w:sz w:val="16"/>
                <w:szCs w:val="16"/>
              </w:rPr>
              <w:t xml:space="preserve"> </w:t>
            </w:r>
            <w:r>
              <w:rPr>
                <w:sz w:val="16"/>
                <w:szCs w:val="16"/>
              </w:rPr>
              <w:t>month thereafter, and ii) such amount as you may be required to spend for such purposes by the lease for the Premises</w:t>
            </w:r>
          </w:p>
        </w:tc>
        <w:tc>
          <w:tcPr>
            <w:tcW w:w="1447" w:type="dxa"/>
            <w:tcBorders>
              <w:top w:val="single" w:sz="6" w:space="0" w:color="000000"/>
              <w:left w:val="single" w:sz="4" w:space="0" w:color="000000"/>
              <w:bottom w:val="single" w:sz="6" w:space="0" w:color="000000"/>
              <w:right w:val="single" w:sz="4" w:space="0" w:color="000000"/>
            </w:tcBorders>
          </w:tcPr>
          <w:p w14:paraId="62FD2E7A" w14:textId="77777777" w:rsidR="00C811EF" w:rsidRDefault="00C811EF">
            <w:pPr>
              <w:pStyle w:val="TableParagraph"/>
              <w:kinsoku w:val="0"/>
              <w:overflowPunct w:val="0"/>
              <w:rPr>
                <w:b/>
                <w:bCs/>
                <w:sz w:val="16"/>
                <w:szCs w:val="16"/>
              </w:rPr>
            </w:pPr>
          </w:p>
          <w:p w14:paraId="25ECF861" w14:textId="77777777" w:rsidR="00C811EF" w:rsidRDefault="00C811EF">
            <w:pPr>
              <w:pStyle w:val="TableParagraph"/>
              <w:kinsoku w:val="0"/>
              <w:overflowPunct w:val="0"/>
              <w:rPr>
                <w:b/>
                <w:bCs/>
                <w:sz w:val="16"/>
                <w:szCs w:val="16"/>
              </w:rPr>
            </w:pPr>
          </w:p>
          <w:p w14:paraId="0F0176F6" w14:textId="77777777" w:rsidR="00C811EF" w:rsidRDefault="00C811EF">
            <w:pPr>
              <w:pStyle w:val="TableParagraph"/>
              <w:kinsoku w:val="0"/>
              <w:overflowPunct w:val="0"/>
              <w:rPr>
                <w:b/>
                <w:bCs/>
                <w:sz w:val="16"/>
                <w:szCs w:val="16"/>
              </w:rPr>
            </w:pPr>
          </w:p>
          <w:p w14:paraId="463D670D" w14:textId="77777777" w:rsidR="00C811EF" w:rsidRDefault="00C811EF">
            <w:pPr>
              <w:pStyle w:val="TableParagraph"/>
              <w:kinsoku w:val="0"/>
              <w:overflowPunct w:val="0"/>
              <w:rPr>
                <w:b/>
                <w:bCs/>
                <w:sz w:val="16"/>
                <w:szCs w:val="16"/>
              </w:rPr>
            </w:pPr>
          </w:p>
          <w:p w14:paraId="3CA73397" w14:textId="77777777" w:rsidR="00C811EF" w:rsidRDefault="00C811EF">
            <w:pPr>
              <w:pStyle w:val="TableParagraph"/>
              <w:kinsoku w:val="0"/>
              <w:overflowPunct w:val="0"/>
              <w:rPr>
                <w:b/>
                <w:bCs/>
                <w:sz w:val="16"/>
                <w:szCs w:val="16"/>
              </w:rPr>
            </w:pPr>
          </w:p>
          <w:p w14:paraId="757307D6" w14:textId="77777777" w:rsidR="00C811EF" w:rsidRDefault="00C811EF">
            <w:pPr>
              <w:pStyle w:val="TableParagraph"/>
              <w:kinsoku w:val="0"/>
              <w:overflowPunct w:val="0"/>
              <w:spacing w:before="107"/>
              <w:rPr>
                <w:b/>
                <w:bCs/>
                <w:sz w:val="16"/>
                <w:szCs w:val="16"/>
              </w:rPr>
            </w:pPr>
          </w:p>
          <w:p w14:paraId="590090BB"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05BD36AB" w14:textId="77777777" w:rsidR="00C811EF" w:rsidRDefault="00C811EF">
            <w:pPr>
              <w:pStyle w:val="TableParagraph"/>
              <w:kinsoku w:val="0"/>
              <w:overflowPunct w:val="0"/>
              <w:rPr>
                <w:b/>
                <w:bCs/>
                <w:sz w:val="16"/>
                <w:szCs w:val="16"/>
              </w:rPr>
            </w:pPr>
          </w:p>
          <w:p w14:paraId="46E704B4" w14:textId="77777777" w:rsidR="00C811EF" w:rsidRDefault="00C811EF">
            <w:pPr>
              <w:pStyle w:val="TableParagraph"/>
              <w:kinsoku w:val="0"/>
              <w:overflowPunct w:val="0"/>
              <w:rPr>
                <w:b/>
                <w:bCs/>
                <w:sz w:val="16"/>
                <w:szCs w:val="16"/>
              </w:rPr>
            </w:pPr>
          </w:p>
          <w:p w14:paraId="27AC4B47" w14:textId="77777777" w:rsidR="00C811EF" w:rsidRDefault="00C811EF">
            <w:pPr>
              <w:pStyle w:val="TableParagraph"/>
              <w:kinsoku w:val="0"/>
              <w:overflowPunct w:val="0"/>
              <w:rPr>
                <w:b/>
                <w:bCs/>
                <w:sz w:val="16"/>
                <w:szCs w:val="16"/>
              </w:rPr>
            </w:pPr>
          </w:p>
          <w:p w14:paraId="17D0AD20" w14:textId="77777777" w:rsidR="00C811EF" w:rsidRDefault="00C811EF">
            <w:pPr>
              <w:pStyle w:val="TableParagraph"/>
              <w:kinsoku w:val="0"/>
              <w:overflowPunct w:val="0"/>
              <w:rPr>
                <w:b/>
                <w:bCs/>
                <w:sz w:val="16"/>
                <w:szCs w:val="16"/>
              </w:rPr>
            </w:pPr>
          </w:p>
          <w:p w14:paraId="3B8E5F4B" w14:textId="77777777" w:rsidR="00C811EF" w:rsidRDefault="00C811EF">
            <w:pPr>
              <w:pStyle w:val="TableParagraph"/>
              <w:kinsoku w:val="0"/>
              <w:overflowPunct w:val="0"/>
              <w:rPr>
                <w:b/>
                <w:bCs/>
                <w:sz w:val="16"/>
                <w:szCs w:val="16"/>
              </w:rPr>
            </w:pPr>
          </w:p>
          <w:p w14:paraId="5FEAA2B3" w14:textId="77777777" w:rsidR="00C811EF" w:rsidRDefault="00C811EF">
            <w:pPr>
              <w:pStyle w:val="TableParagraph"/>
              <w:kinsoku w:val="0"/>
              <w:overflowPunct w:val="0"/>
              <w:spacing w:before="107"/>
              <w:rPr>
                <w:b/>
                <w:bCs/>
                <w:sz w:val="16"/>
                <w:szCs w:val="16"/>
              </w:rPr>
            </w:pPr>
          </w:p>
          <w:p w14:paraId="4770A0CB"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46D55793" w14:textId="77777777" w:rsidR="00C811EF" w:rsidRDefault="00C811EF">
            <w:pPr>
              <w:pStyle w:val="TableParagraph"/>
              <w:kinsoku w:val="0"/>
              <w:overflowPunct w:val="0"/>
              <w:rPr>
                <w:b/>
                <w:bCs/>
                <w:sz w:val="16"/>
                <w:szCs w:val="16"/>
              </w:rPr>
            </w:pPr>
          </w:p>
          <w:p w14:paraId="018D755A" w14:textId="77777777" w:rsidR="00C811EF" w:rsidRDefault="00C811EF">
            <w:pPr>
              <w:pStyle w:val="TableParagraph"/>
              <w:kinsoku w:val="0"/>
              <w:overflowPunct w:val="0"/>
              <w:rPr>
                <w:b/>
                <w:bCs/>
                <w:sz w:val="16"/>
                <w:szCs w:val="16"/>
              </w:rPr>
            </w:pPr>
          </w:p>
          <w:p w14:paraId="2ADBB418" w14:textId="77777777" w:rsidR="00C811EF" w:rsidRDefault="00C811EF">
            <w:pPr>
              <w:pStyle w:val="TableParagraph"/>
              <w:kinsoku w:val="0"/>
              <w:overflowPunct w:val="0"/>
              <w:rPr>
                <w:b/>
                <w:bCs/>
                <w:sz w:val="16"/>
                <w:szCs w:val="16"/>
              </w:rPr>
            </w:pPr>
          </w:p>
          <w:p w14:paraId="4998D19D" w14:textId="77777777" w:rsidR="00C811EF" w:rsidRDefault="00C811EF">
            <w:pPr>
              <w:pStyle w:val="TableParagraph"/>
              <w:kinsoku w:val="0"/>
              <w:overflowPunct w:val="0"/>
              <w:rPr>
                <w:b/>
                <w:bCs/>
                <w:sz w:val="16"/>
                <w:szCs w:val="16"/>
              </w:rPr>
            </w:pPr>
          </w:p>
          <w:p w14:paraId="06AE51A9" w14:textId="77777777" w:rsidR="00C811EF" w:rsidRDefault="00C811EF">
            <w:pPr>
              <w:pStyle w:val="TableParagraph"/>
              <w:kinsoku w:val="0"/>
              <w:overflowPunct w:val="0"/>
              <w:spacing w:before="107"/>
              <w:rPr>
                <w:b/>
                <w:bCs/>
                <w:sz w:val="16"/>
                <w:szCs w:val="16"/>
              </w:rPr>
            </w:pPr>
          </w:p>
          <w:p w14:paraId="687F857A" w14:textId="77777777" w:rsidR="00C811EF" w:rsidRDefault="00C811EF">
            <w:pPr>
              <w:pStyle w:val="TableParagraph"/>
              <w:kinsoku w:val="0"/>
              <w:overflowPunct w:val="0"/>
              <w:ind w:left="95" w:right="367" w:hanging="2"/>
              <w:jc w:val="center"/>
              <w:rPr>
                <w:spacing w:val="-6"/>
                <w:sz w:val="16"/>
                <w:szCs w:val="16"/>
              </w:rPr>
            </w:pPr>
            <w:r>
              <w:rPr>
                <w:sz w:val="16"/>
                <w:szCs w:val="16"/>
              </w:rPr>
              <w:t>Third</w:t>
            </w:r>
            <w:r>
              <w:rPr>
                <w:spacing w:val="-6"/>
                <w:sz w:val="16"/>
                <w:szCs w:val="16"/>
              </w:rPr>
              <w:t xml:space="preserve"> </w:t>
            </w:r>
            <w:r>
              <w:rPr>
                <w:sz w:val="16"/>
                <w:szCs w:val="16"/>
              </w:rPr>
              <w:t xml:space="preserve">party </w:t>
            </w:r>
            <w:r>
              <w:rPr>
                <w:spacing w:val="-2"/>
                <w:sz w:val="16"/>
                <w:szCs w:val="16"/>
              </w:rPr>
              <w:t>vendors</w:t>
            </w:r>
            <w:r>
              <w:rPr>
                <w:spacing w:val="-10"/>
                <w:sz w:val="16"/>
                <w:szCs w:val="16"/>
              </w:rPr>
              <w:t xml:space="preserve"> </w:t>
            </w:r>
            <w:r>
              <w:rPr>
                <w:spacing w:val="-2"/>
                <w:sz w:val="16"/>
                <w:szCs w:val="16"/>
              </w:rPr>
              <w:t xml:space="preserve">and </w:t>
            </w:r>
            <w:r>
              <w:rPr>
                <w:spacing w:val="-6"/>
                <w:sz w:val="16"/>
                <w:szCs w:val="16"/>
              </w:rPr>
              <w:t>us</w:t>
            </w:r>
          </w:p>
        </w:tc>
      </w:tr>
      <w:tr w:rsidR="00C811EF" w14:paraId="3AE9ABFA"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03765E46" w14:textId="77777777" w:rsidR="00C811EF" w:rsidRDefault="00C811EF">
            <w:pPr>
              <w:pStyle w:val="TableParagraph"/>
              <w:kinsoku w:val="0"/>
              <w:overflowPunct w:val="0"/>
              <w:spacing w:before="108"/>
              <w:rPr>
                <w:b/>
                <w:bCs/>
                <w:sz w:val="16"/>
                <w:szCs w:val="16"/>
              </w:rPr>
            </w:pPr>
          </w:p>
          <w:p w14:paraId="6F0B569A" w14:textId="77777777" w:rsidR="00C811EF" w:rsidRDefault="00C811EF">
            <w:pPr>
              <w:pStyle w:val="TableParagraph"/>
              <w:kinsoku w:val="0"/>
              <w:overflowPunct w:val="0"/>
              <w:ind w:left="551"/>
              <w:rPr>
                <w:spacing w:val="-2"/>
                <w:sz w:val="16"/>
                <w:szCs w:val="16"/>
                <w:vertAlign w:val="superscript"/>
              </w:rPr>
            </w:pPr>
            <w:r>
              <w:rPr>
                <w:spacing w:val="-2"/>
                <w:sz w:val="16"/>
                <w:szCs w:val="16"/>
              </w:rPr>
              <w:t>Licenses</w:t>
            </w:r>
            <w:r>
              <w:rPr>
                <w:spacing w:val="-5"/>
                <w:sz w:val="16"/>
                <w:szCs w:val="16"/>
              </w:rPr>
              <w:t xml:space="preserve"> </w:t>
            </w:r>
            <w:r>
              <w:rPr>
                <w:spacing w:val="-2"/>
                <w:sz w:val="16"/>
                <w:szCs w:val="16"/>
              </w:rPr>
              <w:t>and</w:t>
            </w:r>
            <w:r>
              <w:rPr>
                <w:spacing w:val="-5"/>
                <w:sz w:val="16"/>
                <w:szCs w:val="16"/>
              </w:rPr>
              <w:t xml:space="preserve"> </w:t>
            </w:r>
            <w:r>
              <w:rPr>
                <w:spacing w:val="-2"/>
                <w:sz w:val="16"/>
                <w:szCs w:val="16"/>
              </w:rPr>
              <w:t>Permits</w:t>
            </w:r>
            <w:r>
              <w:rPr>
                <w:spacing w:val="-2"/>
                <w:sz w:val="16"/>
                <w:szCs w:val="16"/>
                <w:vertAlign w:val="superscript"/>
              </w:rPr>
              <w:t>10</w:t>
            </w:r>
          </w:p>
        </w:tc>
        <w:tc>
          <w:tcPr>
            <w:tcW w:w="2215" w:type="dxa"/>
            <w:tcBorders>
              <w:top w:val="single" w:sz="6" w:space="0" w:color="000000"/>
              <w:left w:val="single" w:sz="4" w:space="0" w:color="000000"/>
              <w:bottom w:val="single" w:sz="6" w:space="0" w:color="000000"/>
              <w:right w:val="single" w:sz="4" w:space="0" w:color="000000"/>
            </w:tcBorders>
          </w:tcPr>
          <w:p w14:paraId="21065479" w14:textId="77777777" w:rsidR="00C811EF" w:rsidRDefault="00C811EF">
            <w:pPr>
              <w:pStyle w:val="TableParagraph"/>
              <w:kinsoku w:val="0"/>
              <w:overflowPunct w:val="0"/>
              <w:spacing w:before="108"/>
              <w:rPr>
                <w:b/>
                <w:bCs/>
                <w:sz w:val="16"/>
                <w:szCs w:val="16"/>
              </w:rPr>
            </w:pPr>
          </w:p>
          <w:p w14:paraId="0AE3699F" w14:textId="77777777" w:rsidR="00C811EF" w:rsidRDefault="00C811EF">
            <w:pPr>
              <w:pStyle w:val="TableParagraph"/>
              <w:kinsoku w:val="0"/>
              <w:overflowPunct w:val="0"/>
              <w:ind w:left="379"/>
              <w:rPr>
                <w:spacing w:val="-2"/>
                <w:sz w:val="16"/>
                <w:szCs w:val="16"/>
              </w:rPr>
            </w:pPr>
            <w:r>
              <w:rPr>
                <w:spacing w:val="-2"/>
                <w:sz w:val="16"/>
                <w:szCs w:val="16"/>
              </w:rPr>
              <w:t>$1,000</w:t>
            </w:r>
            <w:r>
              <w:rPr>
                <w:spacing w:val="-5"/>
                <w:sz w:val="16"/>
                <w:szCs w:val="16"/>
              </w:rPr>
              <w:t xml:space="preserve"> </w:t>
            </w:r>
            <w:r>
              <w:rPr>
                <w:spacing w:val="-2"/>
                <w:sz w:val="16"/>
                <w:szCs w:val="16"/>
              </w:rPr>
              <w:t>to</w:t>
            </w:r>
            <w:r>
              <w:rPr>
                <w:spacing w:val="-5"/>
                <w:sz w:val="16"/>
                <w:szCs w:val="16"/>
              </w:rPr>
              <w:t xml:space="preserve"> </w:t>
            </w:r>
            <w:r>
              <w:rPr>
                <w:spacing w:val="-2"/>
                <w:sz w:val="16"/>
                <w:szCs w:val="16"/>
              </w:rPr>
              <w:t>$3,000</w:t>
            </w:r>
          </w:p>
        </w:tc>
        <w:tc>
          <w:tcPr>
            <w:tcW w:w="1447" w:type="dxa"/>
            <w:tcBorders>
              <w:top w:val="single" w:sz="6" w:space="0" w:color="000000"/>
              <w:left w:val="single" w:sz="4" w:space="0" w:color="000000"/>
              <w:bottom w:val="single" w:sz="6" w:space="0" w:color="000000"/>
              <w:right w:val="single" w:sz="4" w:space="0" w:color="000000"/>
            </w:tcBorders>
          </w:tcPr>
          <w:p w14:paraId="5157AD10" w14:textId="77777777" w:rsidR="00C811EF" w:rsidRDefault="00C811EF">
            <w:pPr>
              <w:pStyle w:val="TableParagraph"/>
              <w:kinsoku w:val="0"/>
              <w:overflowPunct w:val="0"/>
              <w:spacing w:before="108"/>
              <w:rPr>
                <w:b/>
                <w:bCs/>
                <w:sz w:val="16"/>
                <w:szCs w:val="16"/>
              </w:rPr>
            </w:pPr>
          </w:p>
          <w:p w14:paraId="2B971069"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5D5D5E90" w14:textId="77777777" w:rsidR="00C811EF" w:rsidRDefault="00C811EF">
            <w:pPr>
              <w:pStyle w:val="TableParagraph"/>
              <w:kinsoku w:val="0"/>
              <w:overflowPunct w:val="0"/>
              <w:spacing w:before="108"/>
              <w:rPr>
                <w:b/>
                <w:bCs/>
                <w:sz w:val="16"/>
                <w:szCs w:val="16"/>
              </w:rPr>
            </w:pPr>
          </w:p>
          <w:p w14:paraId="6201B305"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763DB88E" w14:textId="77777777" w:rsidR="00C811EF" w:rsidRDefault="00C811EF">
            <w:pPr>
              <w:pStyle w:val="TableParagraph"/>
              <w:kinsoku w:val="0"/>
              <w:overflowPunct w:val="0"/>
              <w:spacing w:before="14"/>
              <w:rPr>
                <w:b/>
                <w:bCs/>
                <w:sz w:val="16"/>
                <w:szCs w:val="16"/>
              </w:rPr>
            </w:pPr>
          </w:p>
          <w:p w14:paraId="38DE1573" w14:textId="77777777" w:rsidR="00C811EF" w:rsidRDefault="00C811EF">
            <w:pPr>
              <w:pStyle w:val="TableParagraph"/>
              <w:kinsoku w:val="0"/>
              <w:overflowPunct w:val="0"/>
              <w:spacing w:before="1"/>
              <w:ind w:left="311" w:hanging="72"/>
              <w:rPr>
                <w:spacing w:val="-2"/>
                <w:sz w:val="16"/>
                <w:szCs w:val="16"/>
              </w:rPr>
            </w:pPr>
            <w:r>
              <w:rPr>
                <w:spacing w:val="-4"/>
                <w:sz w:val="16"/>
                <w:szCs w:val="16"/>
              </w:rPr>
              <w:t xml:space="preserve">Government </w:t>
            </w:r>
            <w:r>
              <w:rPr>
                <w:spacing w:val="-2"/>
                <w:sz w:val="16"/>
                <w:szCs w:val="16"/>
              </w:rPr>
              <w:t>authorities</w:t>
            </w:r>
          </w:p>
        </w:tc>
      </w:tr>
      <w:tr w:rsidR="00C811EF" w14:paraId="27E9BF2A" w14:textId="77777777">
        <w:trPr>
          <w:trHeight w:val="1314"/>
        </w:trPr>
        <w:tc>
          <w:tcPr>
            <w:tcW w:w="2702" w:type="dxa"/>
            <w:tcBorders>
              <w:top w:val="single" w:sz="6" w:space="0" w:color="000000"/>
              <w:left w:val="single" w:sz="4" w:space="0" w:color="000000"/>
              <w:bottom w:val="single" w:sz="6" w:space="0" w:color="000000"/>
              <w:right w:val="single" w:sz="4" w:space="0" w:color="000000"/>
            </w:tcBorders>
          </w:tcPr>
          <w:p w14:paraId="31776F70" w14:textId="77777777" w:rsidR="00C811EF" w:rsidRDefault="00C811EF">
            <w:pPr>
              <w:pStyle w:val="TableParagraph"/>
              <w:kinsoku w:val="0"/>
              <w:overflowPunct w:val="0"/>
              <w:rPr>
                <w:b/>
                <w:bCs/>
                <w:sz w:val="16"/>
                <w:szCs w:val="16"/>
              </w:rPr>
            </w:pPr>
          </w:p>
          <w:p w14:paraId="4DFAD874" w14:textId="77777777" w:rsidR="00C811EF" w:rsidRDefault="00C811EF">
            <w:pPr>
              <w:pStyle w:val="TableParagraph"/>
              <w:kinsoku w:val="0"/>
              <w:overflowPunct w:val="0"/>
              <w:rPr>
                <w:b/>
                <w:bCs/>
                <w:sz w:val="16"/>
                <w:szCs w:val="16"/>
              </w:rPr>
            </w:pPr>
          </w:p>
          <w:p w14:paraId="2B4EBFE5" w14:textId="77777777" w:rsidR="00C811EF" w:rsidRDefault="00C811EF">
            <w:pPr>
              <w:pStyle w:val="TableParagraph"/>
              <w:kinsoku w:val="0"/>
              <w:overflowPunct w:val="0"/>
              <w:spacing w:before="16"/>
              <w:rPr>
                <w:b/>
                <w:bCs/>
                <w:sz w:val="16"/>
                <w:szCs w:val="16"/>
              </w:rPr>
            </w:pPr>
          </w:p>
          <w:p w14:paraId="0724814C" w14:textId="77777777" w:rsidR="00C811EF" w:rsidRDefault="00C811EF">
            <w:pPr>
              <w:pStyle w:val="TableParagraph"/>
              <w:kinsoku w:val="0"/>
              <w:overflowPunct w:val="0"/>
              <w:ind w:left="674"/>
              <w:rPr>
                <w:spacing w:val="-2"/>
                <w:sz w:val="16"/>
                <w:szCs w:val="16"/>
                <w:vertAlign w:val="superscript"/>
              </w:rPr>
            </w:pPr>
            <w:r>
              <w:rPr>
                <w:spacing w:val="-4"/>
                <w:sz w:val="16"/>
                <w:szCs w:val="16"/>
              </w:rPr>
              <w:t>Professional</w:t>
            </w:r>
            <w:r>
              <w:rPr>
                <w:spacing w:val="14"/>
                <w:sz w:val="16"/>
                <w:szCs w:val="16"/>
              </w:rPr>
              <w:t xml:space="preserve"> </w:t>
            </w:r>
            <w:r>
              <w:rPr>
                <w:spacing w:val="-2"/>
                <w:sz w:val="16"/>
                <w:szCs w:val="16"/>
              </w:rPr>
              <w:t>Fees</w:t>
            </w:r>
            <w:r>
              <w:rPr>
                <w:spacing w:val="-2"/>
                <w:sz w:val="16"/>
                <w:szCs w:val="16"/>
                <w:vertAlign w:val="superscript"/>
              </w:rPr>
              <w:t>11</w:t>
            </w:r>
          </w:p>
        </w:tc>
        <w:tc>
          <w:tcPr>
            <w:tcW w:w="2215" w:type="dxa"/>
            <w:tcBorders>
              <w:top w:val="single" w:sz="6" w:space="0" w:color="000000"/>
              <w:left w:val="single" w:sz="4" w:space="0" w:color="000000"/>
              <w:bottom w:val="single" w:sz="6" w:space="0" w:color="000000"/>
              <w:right w:val="single" w:sz="4" w:space="0" w:color="000000"/>
            </w:tcBorders>
          </w:tcPr>
          <w:p w14:paraId="1E80F091" w14:textId="77777777" w:rsidR="00C811EF" w:rsidRDefault="00C811EF">
            <w:pPr>
              <w:pStyle w:val="TableParagraph"/>
              <w:kinsoku w:val="0"/>
              <w:overflowPunct w:val="0"/>
              <w:rPr>
                <w:b/>
                <w:bCs/>
                <w:sz w:val="16"/>
                <w:szCs w:val="16"/>
              </w:rPr>
            </w:pPr>
          </w:p>
          <w:p w14:paraId="5399A7BE" w14:textId="77777777" w:rsidR="00C811EF" w:rsidRDefault="00C811EF">
            <w:pPr>
              <w:pStyle w:val="TableParagraph"/>
              <w:kinsoku w:val="0"/>
              <w:overflowPunct w:val="0"/>
              <w:rPr>
                <w:b/>
                <w:bCs/>
                <w:sz w:val="16"/>
                <w:szCs w:val="16"/>
              </w:rPr>
            </w:pPr>
          </w:p>
          <w:p w14:paraId="48C4FF49" w14:textId="77777777" w:rsidR="00C811EF" w:rsidRDefault="00C811EF">
            <w:pPr>
              <w:pStyle w:val="TableParagraph"/>
              <w:kinsoku w:val="0"/>
              <w:overflowPunct w:val="0"/>
              <w:spacing w:before="16"/>
              <w:rPr>
                <w:b/>
                <w:bCs/>
                <w:sz w:val="16"/>
                <w:szCs w:val="16"/>
              </w:rPr>
            </w:pPr>
          </w:p>
          <w:p w14:paraId="48827680" w14:textId="77777777" w:rsidR="00C811EF" w:rsidRDefault="00C811EF">
            <w:pPr>
              <w:pStyle w:val="TableParagraph"/>
              <w:kinsoku w:val="0"/>
              <w:overflowPunct w:val="0"/>
              <w:ind w:left="379"/>
              <w:rPr>
                <w:spacing w:val="-2"/>
                <w:sz w:val="16"/>
                <w:szCs w:val="16"/>
              </w:rPr>
            </w:pPr>
            <w:r>
              <w:rPr>
                <w:spacing w:val="-2"/>
                <w:sz w:val="16"/>
                <w:szCs w:val="16"/>
              </w:rPr>
              <w:t>$3,000</w:t>
            </w:r>
            <w:r>
              <w:rPr>
                <w:spacing w:val="-5"/>
                <w:sz w:val="16"/>
                <w:szCs w:val="16"/>
              </w:rPr>
              <w:t xml:space="preserve"> </w:t>
            </w:r>
            <w:r>
              <w:rPr>
                <w:spacing w:val="-2"/>
                <w:sz w:val="16"/>
                <w:szCs w:val="16"/>
              </w:rPr>
              <w:t>to</w:t>
            </w:r>
            <w:r>
              <w:rPr>
                <w:spacing w:val="-5"/>
                <w:sz w:val="16"/>
                <w:szCs w:val="16"/>
              </w:rPr>
              <w:t xml:space="preserve"> </w:t>
            </w:r>
            <w:r>
              <w:rPr>
                <w:spacing w:val="-2"/>
                <w:sz w:val="16"/>
                <w:szCs w:val="16"/>
              </w:rPr>
              <w:t>$7,500</w:t>
            </w:r>
          </w:p>
        </w:tc>
        <w:tc>
          <w:tcPr>
            <w:tcW w:w="1447" w:type="dxa"/>
            <w:tcBorders>
              <w:top w:val="single" w:sz="6" w:space="0" w:color="000000"/>
              <w:left w:val="single" w:sz="4" w:space="0" w:color="000000"/>
              <w:bottom w:val="single" w:sz="6" w:space="0" w:color="000000"/>
              <w:right w:val="single" w:sz="4" w:space="0" w:color="000000"/>
            </w:tcBorders>
          </w:tcPr>
          <w:p w14:paraId="5008E451" w14:textId="77777777" w:rsidR="00C811EF" w:rsidRDefault="00C811EF">
            <w:pPr>
              <w:pStyle w:val="TableParagraph"/>
              <w:kinsoku w:val="0"/>
              <w:overflowPunct w:val="0"/>
              <w:rPr>
                <w:b/>
                <w:bCs/>
                <w:sz w:val="16"/>
                <w:szCs w:val="16"/>
              </w:rPr>
            </w:pPr>
          </w:p>
          <w:p w14:paraId="002BCCC6" w14:textId="77777777" w:rsidR="00C811EF" w:rsidRDefault="00C811EF">
            <w:pPr>
              <w:pStyle w:val="TableParagraph"/>
              <w:kinsoku w:val="0"/>
              <w:overflowPunct w:val="0"/>
              <w:rPr>
                <w:b/>
                <w:bCs/>
                <w:sz w:val="16"/>
                <w:szCs w:val="16"/>
              </w:rPr>
            </w:pPr>
          </w:p>
          <w:p w14:paraId="2B5B7723" w14:textId="77777777" w:rsidR="00C811EF" w:rsidRDefault="00C811EF">
            <w:pPr>
              <w:pStyle w:val="TableParagraph"/>
              <w:kinsoku w:val="0"/>
              <w:overflowPunct w:val="0"/>
              <w:spacing w:before="16"/>
              <w:rPr>
                <w:b/>
                <w:bCs/>
                <w:sz w:val="16"/>
                <w:szCs w:val="16"/>
              </w:rPr>
            </w:pPr>
          </w:p>
          <w:p w14:paraId="6EF63DD3"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77AEB425" w14:textId="77777777" w:rsidR="00C811EF" w:rsidRDefault="00C811EF">
            <w:pPr>
              <w:pStyle w:val="TableParagraph"/>
              <w:kinsoku w:val="0"/>
              <w:overflowPunct w:val="0"/>
              <w:rPr>
                <w:b/>
                <w:bCs/>
                <w:sz w:val="16"/>
                <w:szCs w:val="16"/>
              </w:rPr>
            </w:pPr>
          </w:p>
          <w:p w14:paraId="0441F03F" w14:textId="77777777" w:rsidR="00C811EF" w:rsidRDefault="00C811EF">
            <w:pPr>
              <w:pStyle w:val="TableParagraph"/>
              <w:kinsoku w:val="0"/>
              <w:overflowPunct w:val="0"/>
              <w:rPr>
                <w:b/>
                <w:bCs/>
                <w:sz w:val="16"/>
                <w:szCs w:val="16"/>
              </w:rPr>
            </w:pPr>
          </w:p>
          <w:p w14:paraId="70AA5DA7" w14:textId="77777777" w:rsidR="00C811EF" w:rsidRDefault="00C811EF">
            <w:pPr>
              <w:pStyle w:val="TableParagraph"/>
              <w:kinsoku w:val="0"/>
              <w:overflowPunct w:val="0"/>
              <w:spacing w:before="16"/>
              <w:rPr>
                <w:b/>
                <w:bCs/>
                <w:sz w:val="16"/>
                <w:szCs w:val="16"/>
              </w:rPr>
            </w:pPr>
          </w:p>
          <w:p w14:paraId="52D7B56B"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3857BD7C" w14:textId="77777777" w:rsidR="00C811EF" w:rsidRDefault="00C811EF">
            <w:pPr>
              <w:pStyle w:val="TableParagraph"/>
              <w:kinsoku w:val="0"/>
              <w:overflowPunct w:val="0"/>
              <w:spacing w:before="14"/>
              <w:rPr>
                <w:b/>
                <w:bCs/>
                <w:sz w:val="16"/>
                <w:szCs w:val="16"/>
              </w:rPr>
            </w:pPr>
          </w:p>
          <w:p w14:paraId="190D224E" w14:textId="77777777" w:rsidR="00C811EF" w:rsidRDefault="00C811EF">
            <w:pPr>
              <w:pStyle w:val="TableParagraph"/>
              <w:kinsoku w:val="0"/>
              <w:overflowPunct w:val="0"/>
              <w:spacing w:before="1"/>
              <w:ind w:left="188" w:right="171" w:hanging="1"/>
              <w:jc w:val="center"/>
              <w:rPr>
                <w:spacing w:val="-4"/>
                <w:sz w:val="16"/>
                <w:szCs w:val="16"/>
              </w:rPr>
            </w:pPr>
            <w:r>
              <w:rPr>
                <w:spacing w:val="-2"/>
                <w:sz w:val="16"/>
                <w:szCs w:val="16"/>
              </w:rPr>
              <w:t xml:space="preserve">Lawyers, accountants, other </w:t>
            </w:r>
            <w:r>
              <w:rPr>
                <w:spacing w:val="-4"/>
                <w:sz w:val="16"/>
                <w:szCs w:val="16"/>
              </w:rPr>
              <w:t>professionals, etc.</w:t>
            </w:r>
          </w:p>
        </w:tc>
      </w:tr>
      <w:tr w:rsidR="00C811EF" w14:paraId="38D64C8F" w14:textId="77777777">
        <w:trPr>
          <w:trHeight w:val="947"/>
        </w:trPr>
        <w:tc>
          <w:tcPr>
            <w:tcW w:w="2702" w:type="dxa"/>
            <w:tcBorders>
              <w:top w:val="single" w:sz="6" w:space="0" w:color="000000"/>
              <w:left w:val="single" w:sz="4" w:space="0" w:color="000000"/>
              <w:bottom w:val="single" w:sz="6" w:space="0" w:color="000000"/>
              <w:right w:val="single" w:sz="4" w:space="0" w:color="000000"/>
            </w:tcBorders>
          </w:tcPr>
          <w:p w14:paraId="4D5763E8" w14:textId="77777777" w:rsidR="00C811EF" w:rsidRDefault="00C811EF">
            <w:pPr>
              <w:pStyle w:val="TableParagraph"/>
              <w:kinsoku w:val="0"/>
              <w:overflowPunct w:val="0"/>
              <w:spacing w:before="108"/>
              <w:rPr>
                <w:b/>
                <w:bCs/>
                <w:sz w:val="16"/>
                <w:szCs w:val="16"/>
              </w:rPr>
            </w:pPr>
          </w:p>
          <w:p w14:paraId="2CA09738" w14:textId="77777777" w:rsidR="00C811EF" w:rsidRDefault="00C811EF">
            <w:pPr>
              <w:pStyle w:val="TableParagraph"/>
              <w:kinsoku w:val="0"/>
              <w:overflowPunct w:val="0"/>
              <w:ind w:left="801" w:hanging="464"/>
              <w:rPr>
                <w:spacing w:val="-2"/>
                <w:sz w:val="16"/>
                <w:szCs w:val="16"/>
                <w:vertAlign w:val="superscript"/>
              </w:rPr>
            </w:pPr>
            <w:r>
              <w:rPr>
                <w:spacing w:val="-2"/>
                <w:sz w:val="16"/>
                <w:szCs w:val="16"/>
              </w:rPr>
              <w:t>Construction</w:t>
            </w:r>
            <w:r>
              <w:rPr>
                <w:spacing w:val="-10"/>
                <w:sz w:val="16"/>
                <w:szCs w:val="16"/>
              </w:rPr>
              <w:t xml:space="preserve"> </w:t>
            </w:r>
            <w:r>
              <w:rPr>
                <w:spacing w:val="-2"/>
                <w:sz w:val="16"/>
                <w:szCs w:val="16"/>
              </w:rPr>
              <w:t>and</w:t>
            </w:r>
            <w:r>
              <w:rPr>
                <w:spacing w:val="-9"/>
                <w:sz w:val="16"/>
                <w:szCs w:val="16"/>
              </w:rPr>
              <w:t xml:space="preserve"> </w:t>
            </w:r>
            <w:r>
              <w:rPr>
                <w:spacing w:val="-2"/>
                <w:sz w:val="16"/>
                <w:szCs w:val="16"/>
              </w:rPr>
              <w:t>Real</w:t>
            </w:r>
            <w:r>
              <w:rPr>
                <w:spacing w:val="-9"/>
                <w:sz w:val="16"/>
                <w:szCs w:val="16"/>
              </w:rPr>
              <w:t xml:space="preserve"> </w:t>
            </w:r>
            <w:r>
              <w:rPr>
                <w:spacing w:val="-2"/>
                <w:sz w:val="16"/>
                <w:szCs w:val="16"/>
              </w:rPr>
              <w:t>Estate Improvements</w:t>
            </w:r>
            <w:r>
              <w:rPr>
                <w:spacing w:val="-2"/>
                <w:sz w:val="16"/>
                <w:szCs w:val="16"/>
                <w:vertAlign w:val="superscript"/>
              </w:rPr>
              <w:t>12</w:t>
            </w:r>
          </w:p>
        </w:tc>
        <w:tc>
          <w:tcPr>
            <w:tcW w:w="2215" w:type="dxa"/>
            <w:tcBorders>
              <w:top w:val="single" w:sz="6" w:space="0" w:color="000000"/>
              <w:left w:val="single" w:sz="4" w:space="0" w:color="000000"/>
              <w:bottom w:val="single" w:sz="6" w:space="0" w:color="000000"/>
              <w:right w:val="single" w:sz="4" w:space="0" w:color="000000"/>
            </w:tcBorders>
          </w:tcPr>
          <w:p w14:paraId="27D61450" w14:textId="77777777" w:rsidR="00C811EF" w:rsidRDefault="00C811EF">
            <w:pPr>
              <w:pStyle w:val="TableParagraph"/>
              <w:kinsoku w:val="0"/>
              <w:overflowPunct w:val="0"/>
              <w:rPr>
                <w:b/>
                <w:bCs/>
                <w:sz w:val="16"/>
                <w:szCs w:val="16"/>
              </w:rPr>
            </w:pPr>
          </w:p>
          <w:p w14:paraId="5AD61A27" w14:textId="77777777" w:rsidR="00C811EF" w:rsidRDefault="00C811EF">
            <w:pPr>
              <w:pStyle w:val="TableParagraph"/>
              <w:kinsoku w:val="0"/>
              <w:overflowPunct w:val="0"/>
              <w:spacing w:before="15"/>
              <w:rPr>
                <w:b/>
                <w:bCs/>
                <w:sz w:val="16"/>
                <w:szCs w:val="16"/>
              </w:rPr>
            </w:pPr>
          </w:p>
          <w:p w14:paraId="62B622E2" w14:textId="77777777" w:rsidR="00C811EF" w:rsidRDefault="00C811EF">
            <w:pPr>
              <w:pStyle w:val="TableParagraph"/>
              <w:kinsoku w:val="0"/>
              <w:overflowPunct w:val="0"/>
              <w:ind w:left="350"/>
              <w:rPr>
                <w:spacing w:val="-2"/>
                <w:sz w:val="16"/>
                <w:szCs w:val="16"/>
              </w:rPr>
            </w:pPr>
            <w:r>
              <w:rPr>
                <w:spacing w:val="-2"/>
                <w:sz w:val="16"/>
                <w:szCs w:val="16"/>
              </w:rPr>
              <w:t>$300,000</w:t>
            </w:r>
            <w:r>
              <w:rPr>
                <w:spacing w:val="-7"/>
                <w:sz w:val="16"/>
                <w:szCs w:val="16"/>
              </w:rPr>
              <w:t xml:space="preserve"> </w:t>
            </w:r>
            <w:r>
              <w:rPr>
                <w:spacing w:val="-2"/>
                <w:sz w:val="16"/>
                <w:szCs w:val="16"/>
              </w:rPr>
              <w:t>to</w:t>
            </w:r>
            <w:r>
              <w:rPr>
                <w:spacing w:val="-6"/>
                <w:sz w:val="16"/>
                <w:szCs w:val="16"/>
              </w:rPr>
              <w:t xml:space="preserve"> </w:t>
            </w:r>
            <w:r>
              <w:rPr>
                <w:spacing w:val="-2"/>
                <w:sz w:val="16"/>
                <w:szCs w:val="16"/>
              </w:rPr>
              <w:t>$800,000</w:t>
            </w:r>
          </w:p>
        </w:tc>
        <w:tc>
          <w:tcPr>
            <w:tcW w:w="1447" w:type="dxa"/>
            <w:tcBorders>
              <w:top w:val="single" w:sz="6" w:space="0" w:color="000000"/>
              <w:left w:val="single" w:sz="4" w:space="0" w:color="000000"/>
              <w:bottom w:val="single" w:sz="6" w:space="0" w:color="000000"/>
              <w:right w:val="single" w:sz="4" w:space="0" w:color="000000"/>
            </w:tcBorders>
          </w:tcPr>
          <w:p w14:paraId="00651458" w14:textId="77777777" w:rsidR="00C811EF" w:rsidRDefault="00C811EF">
            <w:pPr>
              <w:pStyle w:val="TableParagraph"/>
              <w:kinsoku w:val="0"/>
              <w:overflowPunct w:val="0"/>
              <w:rPr>
                <w:b/>
                <w:bCs/>
                <w:sz w:val="16"/>
                <w:szCs w:val="16"/>
              </w:rPr>
            </w:pPr>
          </w:p>
          <w:p w14:paraId="40CA1816" w14:textId="77777777" w:rsidR="00C811EF" w:rsidRDefault="00C811EF">
            <w:pPr>
              <w:pStyle w:val="TableParagraph"/>
              <w:kinsoku w:val="0"/>
              <w:overflowPunct w:val="0"/>
              <w:spacing w:before="15"/>
              <w:rPr>
                <w:b/>
                <w:bCs/>
                <w:sz w:val="16"/>
                <w:szCs w:val="16"/>
              </w:rPr>
            </w:pPr>
          </w:p>
          <w:p w14:paraId="240ACC9A"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4D57F22E" w14:textId="77777777" w:rsidR="00C811EF" w:rsidRDefault="00C811EF">
            <w:pPr>
              <w:pStyle w:val="TableParagraph"/>
              <w:kinsoku w:val="0"/>
              <w:overflowPunct w:val="0"/>
              <w:rPr>
                <w:b/>
                <w:bCs/>
                <w:sz w:val="16"/>
                <w:szCs w:val="16"/>
              </w:rPr>
            </w:pPr>
          </w:p>
          <w:p w14:paraId="41F2BE6E" w14:textId="77777777" w:rsidR="00C811EF" w:rsidRDefault="00C811EF">
            <w:pPr>
              <w:pStyle w:val="TableParagraph"/>
              <w:kinsoku w:val="0"/>
              <w:overflowPunct w:val="0"/>
              <w:spacing w:before="15"/>
              <w:rPr>
                <w:b/>
                <w:bCs/>
                <w:sz w:val="16"/>
                <w:szCs w:val="16"/>
              </w:rPr>
            </w:pPr>
          </w:p>
          <w:p w14:paraId="18805522"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0E4EC4A8" w14:textId="77777777" w:rsidR="00C811EF" w:rsidRDefault="00C811EF">
            <w:pPr>
              <w:pStyle w:val="TableParagraph"/>
              <w:kinsoku w:val="0"/>
              <w:overflowPunct w:val="0"/>
              <w:spacing w:before="14"/>
              <w:rPr>
                <w:b/>
                <w:bCs/>
                <w:sz w:val="16"/>
                <w:szCs w:val="16"/>
              </w:rPr>
            </w:pPr>
          </w:p>
          <w:p w14:paraId="7EDB298F" w14:textId="77777777" w:rsidR="00C811EF" w:rsidRDefault="00C811EF">
            <w:pPr>
              <w:pStyle w:val="TableParagraph"/>
              <w:kinsoku w:val="0"/>
              <w:overflowPunct w:val="0"/>
              <w:spacing w:before="1"/>
              <w:ind w:left="56" w:right="42"/>
              <w:jc w:val="center"/>
              <w:rPr>
                <w:sz w:val="16"/>
                <w:szCs w:val="16"/>
              </w:rPr>
            </w:pPr>
            <w:r>
              <w:rPr>
                <w:spacing w:val="-2"/>
                <w:sz w:val="16"/>
                <w:szCs w:val="16"/>
              </w:rPr>
              <w:t>Us,</w:t>
            </w:r>
            <w:r>
              <w:rPr>
                <w:spacing w:val="-10"/>
                <w:sz w:val="16"/>
                <w:szCs w:val="16"/>
              </w:rPr>
              <w:t xml:space="preserve"> </w:t>
            </w:r>
            <w:r>
              <w:rPr>
                <w:spacing w:val="-2"/>
                <w:sz w:val="16"/>
                <w:szCs w:val="16"/>
              </w:rPr>
              <w:t>our</w:t>
            </w:r>
            <w:r>
              <w:rPr>
                <w:spacing w:val="-9"/>
                <w:sz w:val="16"/>
                <w:szCs w:val="16"/>
              </w:rPr>
              <w:t xml:space="preserve"> </w:t>
            </w:r>
            <w:r>
              <w:rPr>
                <w:spacing w:val="-2"/>
                <w:sz w:val="16"/>
                <w:szCs w:val="16"/>
              </w:rPr>
              <w:t xml:space="preserve">Affiliates </w:t>
            </w:r>
            <w:r>
              <w:rPr>
                <w:sz w:val="16"/>
                <w:szCs w:val="16"/>
              </w:rPr>
              <w:t>and/or</w:t>
            </w:r>
            <w:r>
              <w:rPr>
                <w:spacing w:val="-6"/>
                <w:sz w:val="16"/>
                <w:szCs w:val="16"/>
              </w:rPr>
              <w:t xml:space="preserve"> </w:t>
            </w:r>
            <w:r>
              <w:rPr>
                <w:sz w:val="16"/>
                <w:szCs w:val="16"/>
              </w:rPr>
              <w:t>Third- party</w:t>
            </w:r>
            <w:r>
              <w:rPr>
                <w:spacing w:val="-2"/>
                <w:sz w:val="16"/>
                <w:szCs w:val="16"/>
              </w:rPr>
              <w:t xml:space="preserve"> </w:t>
            </w:r>
            <w:r>
              <w:rPr>
                <w:sz w:val="16"/>
                <w:szCs w:val="16"/>
              </w:rPr>
              <w:t>vendors</w:t>
            </w:r>
          </w:p>
        </w:tc>
      </w:tr>
      <w:tr w:rsidR="00C811EF" w14:paraId="5CD760CF"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1043DC4C" w14:textId="77777777" w:rsidR="00C811EF" w:rsidRDefault="00C811EF">
            <w:pPr>
              <w:pStyle w:val="TableParagraph"/>
              <w:kinsoku w:val="0"/>
              <w:overflowPunct w:val="0"/>
              <w:spacing w:before="108"/>
              <w:rPr>
                <w:b/>
                <w:bCs/>
                <w:sz w:val="16"/>
                <w:szCs w:val="16"/>
              </w:rPr>
            </w:pPr>
          </w:p>
          <w:p w14:paraId="16671AFD" w14:textId="77777777" w:rsidR="00C811EF" w:rsidRDefault="00C811EF">
            <w:pPr>
              <w:pStyle w:val="TableParagraph"/>
              <w:kinsoku w:val="0"/>
              <w:overflowPunct w:val="0"/>
              <w:ind w:left="218"/>
              <w:rPr>
                <w:spacing w:val="-4"/>
                <w:sz w:val="16"/>
                <w:szCs w:val="16"/>
                <w:vertAlign w:val="superscript"/>
              </w:rPr>
            </w:pPr>
            <w:r>
              <w:rPr>
                <w:spacing w:val="-4"/>
                <w:sz w:val="16"/>
                <w:szCs w:val="16"/>
              </w:rPr>
              <w:t>Miscellaneous</w:t>
            </w:r>
            <w:r>
              <w:rPr>
                <w:spacing w:val="10"/>
                <w:sz w:val="16"/>
                <w:szCs w:val="16"/>
              </w:rPr>
              <w:t xml:space="preserve"> </w:t>
            </w:r>
            <w:r>
              <w:rPr>
                <w:spacing w:val="-4"/>
                <w:sz w:val="16"/>
                <w:szCs w:val="16"/>
              </w:rPr>
              <w:t>Operating</w:t>
            </w:r>
            <w:r>
              <w:rPr>
                <w:spacing w:val="11"/>
                <w:sz w:val="16"/>
                <w:szCs w:val="16"/>
              </w:rPr>
              <w:t xml:space="preserve"> </w:t>
            </w:r>
            <w:r>
              <w:rPr>
                <w:spacing w:val="-4"/>
                <w:sz w:val="16"/>
                <w:szCs w:val="16"/>
              </w:rPr>
              <w:t>Costs</w:t>
            </w:r>
            <w:r>
              <w:rPr>
                <w:spacing w:val="-4"/>
                <w:sz w:val="16"/>
                <w:szCs w:val="16"/>
                <w:vertAlign w:val="superscript"/>
              </w:rPr>
              <w:t>13</w:t>
            </w:r>
          </w:p>
        </w:tc>
        <w:tc>
          <w:tcPr>
            <w:tcW w:w="2215" w:type="dxa"/>
            <w:tcBorders>
              <w:top w:val="single" w:sz="6" w:space="0" w:color="000000"/>
              <w:left w:val="single" w:sz="4" w:space="0" w:color="000000"/>
              <w:bottom w:val="single" w:sz="6" w:space="0" w:color="000000"/>
              <w:right w:val="single" w:sz="4" w:space="0" w:color="000000"/>
            </w:tcBorders>
          </w:tcPr>
          <w:p w14:paraId="0C832B6A" w14:textId="77777777" w:rsidR="00C811EF" w:rsidRDefault="00C811EF">
            <w:pPr>
              <w:pStyle w:val="TableParagraph"/>
              <w:kinsoku w:val="0"/>
              <w:overflowPunct w:val="0"/>
              <w:spacing w:before="108"/>
              <w:rPr>
                <w:b/>
                <w:bCs/>
                <w:sz w:val="16"/>
                <w:szCs w:val="16"/>
              </w:rPr>
            </w:pPr>
          </w:p>
          <w:p w14:paraId="1F252A45" w14:textId="77777777" w:rsidR="00C811EF" w:rsidRDefault="00C811EF">
            <w:pPr>
              <w:pStyle w:val="TableParagraph"/>
              <w:kinsoku w:val="0"/>
              <w:overflowPunct w:val="0"/>
              <w:ind w:left="336"/>
              <w:rPr>
                <w:spacing w:val="-2"/>
                <w:sz w:val="16"/>
                <w:szCs w:val="16"/>
              </w:rPr>
            </w:pPr>
            <w:r>
              <w:rPr>
                <w:spacing w:val="-2"/>
                <w:sz w:val="16"/>
                <w:szCs w:val="16"/>
              </w:rPr>
              <w:t>$1,000</w:t>
            </w:r>
            <w:r>
              <w:rPr>
                <w:spacing w:val="-7"/>
                <w:sz w:val="16"/>
                <w:szCs w:val="16"/>
              </w:rPr>
              <w:t xml:space="preserve"> </w:t>
            </w:r>
            <w:r>
              <w:rPr>
                <w:spacing w:val="-2"/>
                <w:sz w:val="16"/>
                <w:szCs w:val="16"/>
              </w:rPr>
              <w:t>to</w:t>
            </w:r>
            <w:r>
              <w:rPr>
                <w:spacing w:val="-5"/>
                <w:sz w:val="16"/>
                <w:szCs w:val="16"/>
              </w:rPr>
              <w:t xml:space="preserve"> </w:t>
            </w:r>
            <w:r>
              <w:rPr>
                <w:spacing w:val="-2"/>
                <w:sz w:val="16"/>
                <w:szCs w:val="16"/>
              </w:rPr>
              <w:t>$10,000</w:t>
            </w:r>
          </w:p>
        </w:tc>
        <w:tc>
          <w:tcPr>
            <w:tcW w:w="1447" w:type="dxa"/>
            <w:tcBorders>
              <w:top w:val="single" w:sz="6" w:space="0" w:color="000000"/>
              <w:left w:val="single" w:sz="4" w:space="0" w:color="000000"/>
              <w:bottom w:val="single" w:sz="6" w:space="0" w:color="000000"/>
              <w:right w:val="single" w:sz="4" w:space="0" w:color="000000"/>
            </w:tcBorders>
          </w:tcPr>
          <w:p w14:paraId="6FD36BB6" w14:textId="77777777" w:rsidR="00C811EF" w:rsidRDefault="00C811EF">
            <w:pPr>
              <w:pStyle w:val="TableParagraph"/>
              <w:kinsoku w:val="0"/>
              <w:overflowPunct w:val="0"/>
              <w:spacing w:before="108"/>
              <w:rPr>
                <w:b/>
                <w:bCs/>
                <w:sz w:val="16"/>
                <w:szCs w:val="16"/>
              </w:rPr>
            </w:pPr>
          </w:p>
          <w:p w14:paraId="1CD80C5F"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275F57AE" w14:textId="77777777" w:rsidR="00C811EF" w:rsidRDefault="00C811EF">
            <w:pPr>
              <w:pStyle w:val="TableParagraph"/>
              <w:kinsoku w:val="0"/>
              <w:overflowPunct w:val="0"/>
              <w:spacing w:before="108"/>
              <w:rPr>
                <w:b/>
                <w:bCs/>
                <w:sz w:val="16"/>
                <w:szCs w:val="16"/>
              </w:rPr>
            </w:pPr>
          </w:p>
          <w:p w14:paraId="0FB36669"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706C8676" w14:textId="77777777" w:rsidR="00C811EF" w:rsidRDefault="00C811EF">
            <w:pPr>
              <w:pStyle w:val="TableParagraph"/>
              <w:kinsoku w:val="0"/>
              <w:overflowPunct w:val="0"/>
              <w:spacing w:before="14"/>
              <w:rPr>
                <w:b/>
                <w:bCs/>
                <w:sz w:val="16"/>
                <w:szCs w:val="16"/>
              </w:rPr>
            </w:pPr>
          </w:p>
          <w:p w14:paraId="0E6F3F2D" w14:textId="77777777" w:rsidR="00C811EF" w:rsidRDefault="00C811EF">
            <w:pPr>
              <w:pStyle w:val="TableParagraph"/>
              <w:kinsoku w:val="0"/>
              <w:overflowPunct w:val="0"/>
              <w:spacing w:before="1"/>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r w:rsidR="00C811EF" w14:paraId="1F36BECB" w14:textId="77777777">
        <w:trPr>
          <w:trHeight w:val="762"/>
        </w:trPr>
        <w:tc>
          <w:tcPr>
            <w:tcW w:w="2702" w:type="dxa"/>
            <w:tcBorders>
              <w:top w:val="single" w:sz="6" w:space="0" w:color="000000"/>
              <w:left w:val="single" w:sz="4" w:space="0" w:color="000000"/>
              <w:bottom w:val="single" w:sz="6" w:space="0" w:color="000000"/>
              <w:right w:val="single" w:sz="4" w:space="0" w:color="000000"/>
            </w:tcBorders>
          </w:tcPr>
          <w:p w14:paraId="4DA9DFA2" w14:textId="77777777" w:rsidR="00C811EF" w:rsidRDefault="00C811EF">
            <w:pPr>
              <w:pStyle w:val="TableParagraph"/>
              <w:kinsoku w:val="0"/>
              <w:overflowPunct w:val="0"/>
              <w:spacing w:before="108"/>
              <w:rPr>
                <w:b/>
                <w:bCs/>
                <w:sz w:val="16"/>
                <w:szCs w:val="16"/>
              </w:rPr>
            </w:pPr>
          </w:p>
          <w:p w14:paraId="08F51C0D" w14:textId="77777777" w:rsidR="00C811EF" w:rsidRDefault="00C811EF">
            <w:pPr>
              <w:pStyle w:val="TableParagraph"/>
              <w:kinsoku w:val="0"/>
              <w:overflowPunct w:val="0"/>
              <w:ind w:left="10" w:right="2"/>
              <w:jc w:val="center"/>
              <w:rPr>
                <w:spacing w:val="-5"/>
                <w:sz w:val="16"/>
                <w:szCs w:val="16"/>
                <w:vertAlign w:val="superscript"/>
              </w:rPr>
            </w:pPr>
            <w:r>
              <w:rPr>
                <w:spacing w:val="-2"/>
                <w:sz w:val="16"/>
                <w:szCs w:val="16"/>
              </w:rPr>
              <w:t>Signage</w:t>
            </w:r>
            <w:r>
              <w:rPr>
                <w:spacing w:val="-8"/>
                <w:sz w:val="16"/>
                <w:szCs w:val="16"/>
              </w:rPr>
              <w:t xml:space="preserve"> </w:t>
            </w:r>
            <w:r>
              <w:rPr>
                <w:spacing w:val="-5"/>
                <w:sz w:val="16"/>
                <w:szCs w:val="16"/>
                <w:vertAlign w:val="superscript"/>
              </w:rPr>
              <w:t>14</w:t>
            </w:r>
          </w:p>
        </w:tc>
        <w:tc>
          <w:tcPr>
            <w:tcW w:w="2215" w:type="dxa"/>
            <w:tcBorders>
              <w:top w:val="single" w:sz="6" w:space="0" w:color="000000"/>
              <w:left w:val="single" w:sz="4" w:space="0" w:color="000000"/>
              <w:bottom w:val="single" w:sz="6" w:space="0" w:color="000000"/>
              <w:right w:val="single" w:sz="4" w:space="0" w:color="000000"/>
            </w:tcBorders>
          </w:tcPr>
          <w:p w14:paraId="3E41DC2A" w14:textId="77777777" w:rsidR="00C811EF" w:rsidRDefault="00C811EF">
            <w:pPr>
              <w:pStyle w:val="TableParagraph"/>
              <w:kinsoku w:val="0"/>
              <w:overflowPunct w:val="0"/>
              <w:spacing w:before="108"/>
              <w:rPr>
                <w:b/>
                <w:bCs/>
                <w:sz w:val="16"/>
                <w:szCs w:val="16"/>
              </w:rPr>
            </w:pPr>
          </w:p>
          <w:p w14:paraId="7FA80EFF" w14:textId="77777777" w:rsidR="00C811EF" w:rsidRDefault="00C811EF">
            <w:pPr>
              <w:pStyle w:val="TableParagraph"/>
              <w:kinsoku w:val="0"/>
              <w:overflowPunct w:val="0"/>
              <w:ind w:left="336"/>
              <w:rPr>
                <w:spacing w:val="-2"/>
                <w:sz w:val="16"/>
                <w:szCs w:val="16"/>
              </w:rPr>
            </w:pPr>
            <w:r>
              <w:rPr>
                <w:spacing w:val="-2"/>
                <w:sz w:val="16"/>
                <w:szCs w:val="16"/>
              </w:rPr>
              <w:t>$5,000</w:t>
            </w:r>
            <w:r>
              <w:rPr>
                <w:spacing w:val="-7"/>
                <w:sz w:val="16"/>
                <w:szCs w:val="16"/>
              </w:rPr>
              <w:t xml:space="preserve"> </w:t>
            </w:r>
            <w:r>
              <w:rPr>
                <w:spacing w:val="-2"/>
                <w:sz w:val="16"/>
                <w:szCs w:val="16"/>
              </w:rPr>
              <w:t>to</w:t>
            </w:r>
            <w:r>
              <w:rPr>
                <w:spacing w:val="-5"/>
                <w:sz w:val="16"/>
                <w:szCs w:val="16"/>
              </w:rPr>
              <w:t xml:space="preserve"> </w:t>
            </w:r>
            <w:r>
              <w:rPr>
                <w:spacing w:val="-2"/>
                <w:sz w:val="16"/>
                <w:szCs w:val="16"/>
              </w:rPr>
              <w:t>$25,000</w:t>
            </w:r>
          </w:p>
        </w:tc>
        <w:tc>
          <w:tcPr>
            <w:tcW w:w="1447" w:type="dxa"/>
            <w:tcBorders>
              <w:top w:val="single" w:sz="6" w:space="0" w:color="000000"/>
              <w:left w:val="single" w:sz="4" w:space="0" w:color="000000"/>
              <w:bottom w:val="single" w:sz="6" w:space="0" w:color="000000"/>
              <w:right w:val="single" w:sz="4" w:space="0" w:color="000000"/>
            </w:tcBorders>
          </w:tcPr>
          <w:p w14:paraId="6D54415F" w14:textId="77777777" w:rsidR="00C811EF" w:rsidRDefault="00C811EF">
            <w:pPr>
              <w:pStyle w:val="TableParagraph"/>
              <w:kinsoku w:val="0"/>
              <w:overflowPunct w:val="0"/>
              <w:spacing w:before="108"/>
              <w:rPr>
                <w:b/>
                <w:bCs/>
                <w:sz w:val="16"/>
                <w:szCs w:val="16"/>
              </w:rPr>
            </w:pPr>
          </w:p>
          <w:p w14:paraId="545CD9B7"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0919133B" w14:textId="77777777" w:rsidR="00C811EF" w:rsidRDefault="00C811EF">
            <w:pPr>
              <w:pStyle w:val="TableParagraph"/>
              <w:kinsoku w:val="0"/>
              <w:overflowPunct w:val="0"/>
              <w:spacing w:before="108"/>
              <w:rPr>
                <w:b/>
                <w:bCs/>
                <w:sz w:val="16"/>
                <w:szCs w:val="16"/>
              </w:rPr>
            </w:pPr>
          </w:p>
          <w:p w14:paraId="2203786E"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7A2FDE10" w14:textId="77777777" w:rsidR="00C811EF" w:rsidRDefault="00C811EF">
            <w:pPr>
              <w:pStyle w:val="TableParagraph"/>
              <w:kinsoku w:val="0"/>
              <w:overflowPunct w:val="0"/>
              <w:spacing w:before="14"/>
              <w:rPr>
                <w:b/>
                <w:bCs/>
                <w:sz w:val="16"/>
                <w:szCs w:val="16"/>
              </w:rPr>
            </w:pPr>
          </w:p>
          <w:p w14:paraId="1966FE4E" w14:textId="77777777" w:rsidR="00C811EF" w:rsidRDefault="00C811EF">
            <w:pPr>
              <w:pStyle w:val="TableParagraph"/>
              <w:kinsoku w:val="0"/>
              <w:overflowPunct w:val="0"/>
              <w:spacing w:before="1"/>
              <w:ind w:left="390" w:hanging="279"/>
              <w:rPr>
                <w:spacing w:val="-2"/>
                <w:sz w:val="16"/>
                <w:szCs w:val="16"/>
              </w:rPr>
            </w:pPr>
            <w:r>
              <w:rPr>
                <w:spacing w:val="-2"/>
                <w:sz w:val="16"/>
                <w:szCs w:val="16"/>
              </w:rPr>
              <w:t>Us</w:t>
            </w:r>
            <w:r>
              <w:rPr>
                <w:spacing w:val="-10"/>
                <w:sz w:val="16"/>
                <w:szCs w:val="16"/>
              </w:rPr>
              <w:t xml:space="preserve"> </w:t>
            </w:r>
            <w:r>
              <w:rPr>
                <w:spacing w:val="-2"/>
                <w:sz w:val="16"/>
                <w:szCs w:val="16"/>
              </w:rPr>
              <w:t>or</w:t>
            </w:r>
            <w:r>
              <w:rPr>
                <w:spacing w:val="-9"/>
                <w:sz w:val="16"/>
                <w:szCs w:val="16"/>
              </w:rPr>
              <w:t xml:space="preserve"> </w:t>
            </w:r>
            <w:r>
              <w:rPr>
                <w:spacing w:val="-2"/>
                <w:sz w:val="16"/>
                <w:szCs w:val="16"/>
              </w:rPr>
              <w:t>third-party vendors</w:t>
            </w:r>
          </w:p>
        </w:tc>
      </w:tr>
      <w:tr w:rsidR="00C811EF" w14:paraId="6ED0C24F" w14:textId="77777777">
        <w:trPr>
          <w:trHeight w:val="832"/>
        </w:trPr>
        <w:tc>
          <w:tcPr>
            <w:tcW w:w="2702" w:type="dxa"/>
            <w:tcBorders>
              <w:top w:val="single" w:sz="6" w:space="0" w:color="000000"/>
              <w:left w:val="single" w:sz="4" w:space="0" w:color="000000"/>
              <w:bottom w:val="single" w:sz="6" w:space="0" w:color="000000"/>
              <w:right w:val="single" w:sz="4" w:space="0" w:color="000000"/>
            </w:tcBorders>
          </w:tcPr>
          <w:p w14:paraId="12423E07" w14:textId="77777777" w:rsidR="00C811EF" w:rsidRDefault="00C811EF">
            <w:pPr>
              <w:pStyle w:val="TableParagraph"/>
              <w:kinsoku w:val="0"/>
              <w:overflowPunct w:val="0"/>
              <w:spacing w:before="142"/>
              <w:rPr>
                <w:b/>
                <w:bCs/>
                <w:sz w:val="16"/>
                <w:szCs w:val="16"/>
              </w:rPr>
            </w:pPr>
          </w:p>
          <w:p w14:paraId="12524293" w14:textId="77777777" w:rsidR="00C811EF" w:rsidRDefault="00C811EF">
            <w:pPr>
              <w:pStyle w:val="TableParagraph"/>
              <w:kinsoku w:val="0"/>
              <w:overflowPunct w:val="0"/>
              <w:ind w:left="530"/>
              <w:rPr>
                <w:spacing w:val="-2"/>
                <w:sz w:val="16"/>
                <w:szCs w:val="16"/>
                <w:vertAlign w:val="superscript"/>
              </w:rPr>
            </w:pPr>
            <w:r>
              <w:rPr>
                <w:spacing w:val="-2"/>
                <w:sz w:val="16"/>
                <w:szCs w:val="16"/>
              </w:rPr>
              <w:t>Working</w:t>
            </w:r>
            <w:r>
              <w:rPr>
                <w:spacing w:val="3"/>
                <w:sz w:val="16"/>
                <w:szCs w:val="16"/>
              </w:rPr>
              <w:t xml:space="preserve"> </w:t>
            </w:r>
            <w:r>
              <w:rPr>
                <w:spacing w:val="-2"/>
                <w:sz w:val="16"/>
                <w:szCs w:val="16"/>
              </w:rPr>
              <w:t>Capital</w:t>
            </w:r>
            <w:r>
              <w:rPr>
                <w:spacing w:val="-19"/>
                <w:sz w:val="16"/>
                <w:szCs w:val="16"/>
              </w:rPr>
              <w:t xml:space="preserve"> </w:t>
            </w:r>
            <w:r>
              <w:rPr>
                <w:spacing w:val="-2"/>
                <w:sz w:val="16"/>
                <w:szCs w:val="16"/>
              </w:rPr>
              <w:t>(3 months)</w:t>
            </w:r>
            <w:r>
              <w:rPr>
                <w:spacing w:val="-2"/>
                <w:sz w:val="16"/>
                <w:szCs w:val="16"/>
                <w:vertAlign w:val="superscript"/>
              </w:rPr>
              <w:t>15</w:t>
            </w:r>
          </w:p>
        </w:tc>
        <w:tc>
          <w:tcPr>
            <w:tcW w:w="2215" w:type="dxa"/>
            <w:tcBorders>
              <w:top w:val="single" w:sz="6" w:space="0" w:color="000000"/>
              <w:left w:val="single" w:sz="4" w:space="0" w:color="000000"/>
              <w:bottom w:val="single" w:sz="6" w:space="0" w:color="000000"/>
              <w:right w:val="single" w:sz="4" w:space="0" w:color="000000"/>
            </w:tcBorders>
          </w:tcPr>
          <w:p w14:paraId="78D0C56F" w14:textId="77777777" w:rsidR="00C811EF" w:rsidRDefault="00C811EF">
            <w:pPr>
              <w:pStyle w:val="TableParagraph"/>
              <w:kinsoku w:val="0"/>
              <w:overflowPunct w:val="0"/>
              <w:spacing w:before="142"/>
              <w:rPr>
                <w:b/>
                <w:bCs/>
                <w:sz w:val="16"/>
                <w:szCs w:val="16"/>
              </w:rPr>
            </w:pPr>
          </w:p>
          <w:p w14:paraId="7C3330D3" w14:textId="77777777" w:rsidR="00C811EF" w:rsidRDefault="00C811EF">
            <w:pPr>
              <w:pStyle w:val="TableParagraph"/>
              <w:kinsoku w:val="0"/>
              <w:overflowPunct w:val="0"/>
              <w:ind w:left="249"/>
              <w:rPr>
                <w:spacing w:val="-2"/>
                <w:sz w:val="16"/>
                <w:szCs w:val="16"/>
              </w:rPr>
            </w:pPr>
            <w:r>
              <w:rPr>
                <w:spacing w:val="-2"/>
                <w:sz w:val="16"/>
                <w:szCs w:val="16"/>
              </w:rPr>
              <w:t>$50,000</w:t>
            </w:r>
            <w:r>
              <w:rPr>
                <w:spacing w:val="-6"/>
                <w:sz w:val="16"/>
                <w:szCs w:val="16"/>
              </w:rPr>
              <w:t xml:space="preserve"> </w:t>
            </w:r>
            <w:r>
              <w:rPr>
                <w:spacing w:val="-2"/>
                <w:sz w:val="16"/>
                <w:szCs w:val="16"/>
              </w:rPr>
              <w:t>to</w:t>
            </w:r>
            <w:r>
              <w:rPr>
                <w:spacing w:val="-5"/>
                <w:sz w:val="16"/>
                <w:szCs w:val="16"/>
              </w:rPr>
              <w:t xml:space="preserve"> </w:t>
            </w:r>
            <w:r>
              <w:rPr>
                <w:spacing w:val="-2"/>
                <w:sz w:val="16"/>
                <w:szCs w:val="16"/>
              </w:rPr>
              <w:t>$125,000</w:t>
            </w:r>
          </w:p>
        </w:tc>
        <w:tc>
          <w:tcPr>
            <w:tcW w:w="1447" w:type="dxa"/>
            <w:tcBorders>
              <w:top w:val="single" w:sz="6" w:space="0" w:color="000000"/>
              <w:left w:val="single" w:sz="4" w:space="0" w:color="000000"/>
              <w:bottom w:val="single" w:sz="6" w:space="0" w:color="000000"/>
              <w:right w:val="single" w:sz="4" w:space="0" w:color="000000"/>
            </w:tcBorders>
          </w:tcPr>
          <w:p w14:paraId="52E51872" w14:textId="77777777" w:rsidR="00C811EF" w:rsidRDefault="00C811EF">
            <w:pPr>
              <w:pStyle w:val="TableParagraph"/>
              <w:kinsoku w:val="0"/>
              <w:overflowPunct w:val="0"/>
              <w:spacing w:before="142"/>
              <w:rPr>
                <w:b/>
                <w:bCs/>
                <w:sz w:val="16"/>
                <w:szCs w:val="16"/>
              </w:rPr>
            </w:pPr>
          </w:p>
          <w:p w14:paraId="39E7A8C1" w14:textId="77777777" w:rsidR="00C811EF" w:rsidRDefault="00C811EF">
            <w:pPr>
              <w:pStyle w:val="TableParagraph"/>
              <w:kinsoku w:val="0"/>
              <w:overflowPunct w:val="0"/>
              <w:ind w:right="284"/>
              <w:jc w:val="right"/>
              <w:rPr>
                <w:spacing w:val="-2"/>
                <w:sz w:val="16"/>
                <w:szCs w:val="16"/>
              </w:rPr>
            </w:pPr>
            <w:r>
              <w:rPr>
                <w:sz w:val="16"/>
                <w:szCs w:val="16"/>
              </w:rPr>
              <w:t>As</w:t>
            </w:r>
            <w:r>
              <w:rPr>
                <w:spacing w:val="-5"/>
                <w:sz w:val="16"/>
                <w:szCs w:val="16"/>
              </w:rPr>
              <w:t xml:space="preserve"> </w:t>
            </w:r>
            <w:r>
              <w:rPr>
                <w:spacing w:val="-2"/>
                <w:sz w:val="16"/>
                <w:szCs w:val="16"/>
              </w:rPr>
              <w:t>arranged</w:t>
            </w:r>
          </w:p>
        </w:tc>
        <w:tc>
          <w:tcPr>
            <w:tcW w:w="1660" w:type="dxa"/>
            <w:tcBorders>
              <w:top w:val="single" w:sz="6" w:space="0" w:color="000000"/>
              <w:left w:val="single" w:sz="4" w:space="0" w:color="000000"/>
              <w:bottom w:val="single" w:sz="6" w:space="0" w:color="000000"/>
              <w:right w:val="single" w:sz="4" w:space="0" w:color="000000"/>
            </w:tcBorders>
          </w:tcPr>
          <w:p w14:paraId="0741B7B4" w14:textId="77777777" w:rsidR="00C811EF" w:rsidRDefault="00C811EF">
            <w:pPr>
              <w:pStyle w:val="TableParagraph"/>
              <w:kinsoku w:val="0"/>
              <w:overflowPunct w:val="0"/>
              <w:spacing w:before="142"/>
              <w:rPr>
                <w:b/>
                <w:bCs/>
                <w:sz w:val="16"/>
                <w:szCs w:val="16"/>
              </w:rPr>
            </w:pPr>
          </w:p>
          <w:p w14:paraId="7F3121B8" w14:textId="77777777" w:rsidR="00C811EF" w:rsidRDefault="00C811EF">
            <w:pPr>
              <w:pStyle w:val="TableParagraph"/>
              <w:kinsoku w:val="0"/>
              <w:overflowPunct w:val="0"/>
              <w:ind w:left="119" w:right="109"/>
              <w:jc w:val="center"/>
              <w:rPr>
                <w:spacing w:val="-2"/>
                <w:sz w:val="16"/>
                <w:szCs w:val="16"/>
              </w:rPr>
            </w:pPr>
            <w:r>
              <w:rPr>
                <w:sz w:val="16"/>
                <w:szCs w:val="16"/>
              </w:rPr>
              <w:t>As</w:t>
            </w:r>
            <w:r>
              <w:rPr>
                <w:spacing w:val="-5"/>
                <w:sz w:val="16"/>
                <w:szCs w:val="16"/>
              </w:rPr>
              <w:t xml:space="preserve"> </w:t>
            </w:r>
            <w:r>
              <w:rPr>
                <w:spacing w:val="-2"/>
                <w:sz w:val="16"/>
                <w:szCs w:val="16"/>
              </w:rPr>
              <w:t>incurred</w:t>
            </w:r>
          </w:p>
        </w:tc>
        <w:tc>
          <w:tcPr>
            <w:tcW w:w="1334" w:type="dxa"/>
            <w:tcBorders>
              <w:top w:val="single" w:sz="6" w:space="0" w:color="000000"/>
              <w:left w:val="single" w:sz="4" w:space="0" w:color="000000"/>
              <w:bottom w:val="single" w:sz="6" w:space="0" w:color="000000"/>
              <w:right w:val="single" w:sz="4" w:space="0" w:color="000000"/>
            </w:tcBorders>
          </w:tcPr>
          <w:p w14:paraId="1AE78BED" w14:textId="77777777" w:rsidR="00C811EF" w:rsidRDefault="00C811EF">
            <w:pPr>
              <w:pStyle w:val="TableParagraph"/>
              <w:kinsoku w:val="0"/>
              <w:overflowPunct w:val="0"/>
              <w:spacing w:before="51"/>
              <w:rPr>
                <w:b/>
                <w:bCs/>
                <w:sz w:val="16"/>
                <w:szCs w:val="16"/>
              </w:rPr>
            </w:pPr>
          </w:p>
          <w:p w14:paraId="3FEFD525" w14:textId="77777777" w:rsidR="00C811EF" w:rsidRDefault="00C811EF">
            <w:pPr>
              <w:pStyle w:val="TableParagraph"/>
              <w:kinsoku w:val="0"/>
              <w:overflowPunct w:val="0"/>
              <w:ind w:left="390" w:right="273" w:hanging="94"/>
              <w:rPr>
                <w:spacing w:val="-2"/>
                <w:sz w:val="16"/>
                <w:szCs w:val="16"/>
              </w:rPr>
            </w:pPr>
            <w:r>
              <w:rPr>
                <w:spacing w:val="-2"/>
                <w:sz w:val="16"/>
                <w:szCs w:val="16"/>
              </w:rPr>
              <w:t>Third</w:t>
            </w:r>
            <w:r>
              <w:rPr>
                <w:spacing w:val="-10"/>
                <w:sz w:val="16"/>
                <w:szCs w:val="16"/>
              </w:rPr>
              <w:t xml:space="preserve"> </w:t>
            </w:r>
            <w:r>
              <w:rPr>
                <w:spacing w:val="-2"/>
                <w:sz w:val="16"/>
                <w:szCs w:val="16"/>
              </w:rPr>
              <w:t>party vendors</w:t>
            </w:r>
          </w:p>
        </w:tc>
      </w:tr>
    </w:tbl>
    <w:p w14:paraId="59BB30AE"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7D477745" w14:textId="77777777" w:rsidR="00C811EF" w:rsidRDefault="00C811EF">
      <w:pPr>
        <w:pStyle w:val="BodyText"/>
        <w:kinsoku w:val="0"/>
        <w:overflowPunct w:val="0"/>
        <w:rPr>
          <w:b/>
          <w:bCs/>
        </w:rPr>
      </w:pPr>
    </w:p>
    <w:p w14:paraId="39B7A022" w14:textId="77777777" w:rsidR="00C811EF" w:rsidRDefault="00C811EF">
      <w:pPr>
        <w:pStyle w:val="BodyText"/>
        <w:kinsoku w:val="0"/>
        <w:overflowPunct w:val="0"/>
        <w:rPr>
          <w:b/>
          <w:bCs/>
        </w:rPr>
      </w:pPr>
    </w:p>
    <w:p w14:paraId="5486FAD0" w14:textId="77777777" w:rsidR="00C811EF" w:rsidRDefault="00C811EF">
      <w:pPr>
        <w:pStyle w:val="BodyText"/>
        <w:kinsoku w:val="0"/>
        <w:overflowPunct w:val="0"/>
        <w:rPr>
          <w:b/>
          <w:bCs/>
        </w:rPr>
      </w:pPr>
    </w:p>
    <w:p w14:paraId="5950DBD2" w14:textId="77777777" w:rsidR="00C811EF" w:rsidRDefault="00C811EF">
      <w:pPr>
        <w:pStyle w:val="BodyText"/>
        <w:kinsoku w:val="0"/>
        <w:overflowPunct w:val="0"/>
        <w:rPr>
          <w:b/>
          <w:bCs/>
        </w:rPr>
      </w:pPr>
    </w:p>
    <w:p w14:paraId="0E0DF477" w14:textId="77777777" w:rsidR="00C811EF" w:rsidRDefault="00C811EF">
      <w:pPr>
        <w:pStyle w:val="BodyText"/>
        <w:kinsoku w:val="0"/>
        <w:overflowPunct w:val="0"/>
        <w:spacing w:before="120"/>
        <w:rPr>
          <w:b/>
          <w:bCs/>
        </w:rPr>
      </w:pPr>
    </w:p>
    <w:p w14:paraId="48681F4B" w14:textId="77777777" w:rsidR="00C811EF" w:rsidRDefault="00C811EF">
      <w:pPr>
        <w:pStyle w:val="ListParagraph"/>
        <w:numPr>
          <w:ilvl w:val="0"/>
          <w:numId w:val="99"/>
        </w:numPr>
        <w:tabs>
          <w:tab w:val="left" w:pos="1144"/>
        </w:tabs>
        <w:kinsoku w:val="0"/>
        <w:overflowPunct w:val="0"/>
        <w:ind w:left="1144" w:hanging="358"/>
        <w:jc w:val="left"/>
        <w:rPr>
          <w:spacing w:val="-2"/>
          <w:sz w:val="20"/>
          <w:szCs w:val="20"/>
        </w:rPr>
      </w:pPr>
      <w:r>
        <w:rPr>
          <w:sz w:val="20"/>
          <w:szCs w:val="20"/>
          <w:u w:val="single"/>
        </w:rPr>
        <w:t>Franchise</w:t>
      </w:r>
      <w:r>
        <w:rPr>
          <w:spacing w:val="-6"/>
          <w:sz w:val="20"/>
          <w:szCs w:val="20"/>
          <w:u w:val="single"/>
        </w:rPr>
        <w:t xml:space="preserve"> </w:t>
      </w:r>
      <w:r>
        <w:rPr>
          <w:sz w:val="20"/>
          <w:szCs w:val="20"/>
          <w:u w:val="single"/>
        </w:rPr>
        <w:t>Fee</w:t>
      </w:r>
      <w:r>
        <w:rPr>
          <w:spacing w:val="-5"/>
          <w:sz w:val="20"/>
          <w:szCs w:val="20"/>
        </w:rPr>
        <w:t xml:space="preserve"> </w:t>
      </w:r>
      <w:r>
        <w:rPr>
          <w:sz w:val="20"/>
          <w:szCs w:val="20"/>
        </w:rPr>
        <w:t>–</w:t>
      </w:r>
      <w:r>
        <w:rPr>
          <w:spacing w:val="-4"/>
          <w:sz w:val="20"/>
          <w:szCs w:val="20"/>
        </w:rPr>
        <w:t xml:space="preserve"> </w:t>
      </w:r>
      <w:r>
        <w:rPr>
          <w:sz w:val="20"/>
          <w:szCs w:val="20"/>
        </w:rPr>
        <w:t>See</w:t>
      </w:r>
      <w:r>
        <w:rPr>
          <w:spacing w:val="-5"/>
          <w:sz w:val="20"/>
          <w:szCs w:val="20"/>
        </w:rPr>
        <w:t xml:space="preserve"> </w:t>
      </w:r>
      <w:r>
        <w:rPr>
          <w:sz w:val="20"/>
          <w:szCs w:val="20"/>
        </w:rPr>
        <w:t>Item</w:t>
      </w:r>
      <w:r>
        <w:rPr>
          <w:spacing w:val="-4"/>
          <w:sz w:val="20"/>
          <w:szCs w:val="20"/>
        </w:rPr>
        <w:t xml:space="preserve"> </w:t>
      </w:r>
      <w:r>
        <w:rPr>
          <w:sz w:val="20"/>
          <w:szCs w:val="20"/>
        </w:rPr>
        <w:t>8</w:t>
      </w:r>
      <w:r>
        <w:rPr>
          <w:spacing w:val="-5"/>
          <w:sz w:val="20"/>
          <w:szCs w:val="20"/>
        </w:rPr>
        <w:t xml:space="preserve"> </w:t>
      </w:r>
      <w:r>
        <w:rPr>
          <w:sz w:val="20"/>
          <w:szCs w:val="20"/>
        </w:rPr>
        <w:t>of</w:t>
      </w:r>
      <w:r>
        <w:rPr>
          <w:spacing w:val="-5"/>
          <w:sz w:val="20"/>
          <w:szCs w:val="20"/>
        </w:rPr>
        <w:t xml:space="preserve"> </w:t>
      </w:r>
      <w:r>
        <w:rPr>
          <w:sz w:val="20"/>
          <w:szCs w:val="20"/>
        </w:rPr>
        <w:t>this</w:t>
      </w:r>
      <w:r>
        <w:rPr>
          <w:spacing w:val="-5"/>
          <w:sz w:val="20"/>
          <w:szCs w:val="20"/>
        </w:rPr>
        <w:t xml:space="preserve"> </w:t>
      </w:r>
      <w:r>
        <w:rPr>
          <w:sz w:val="20"/>
          <w:szCs w:val="20"/>
        </w:rPr>
        <w:t>Disclosure</w:t>
      </w:r>
      <w:r>
        <w:rPr>
          <w:spacing w:val="-5"/>
          <w:sz w:val="20"/>
          <w:szCs w:val="20"/>
        </w:rPr>
        <w:t xml:space="preserve"> </w:t>
      </w:r>
      <w:r>
        <w:rPr>
          <w:sz w:val="20"/>
          <w:szCs w:val="20"/>
        </w:rPr>
        <w:t>Document</w:t>
      </w:r>
      <w:r>
        <w:rPr>
          <w:spacing w:val="-6"/>
          <w:sz w:val="20"/>
          <w:szCs w:val="20"/>
        </w:rPr>
        <w:t xml:space="preserve"> </w:t>
      </w:r>
      <w:r>
        <w:rPr>
          <w:sz w:val="20"/>
          <w:szCs w:val="20"/>
        </w:rPr>
        <w:t>for</w:t>
      </w:r>
      <w:r>
        <w:rPr>
          <w:spacing w:val="-4"/>
          <w:sz w:val="20"/>
          <w:szCs w:val="20"/>
        </w:rPr>
        <w:t xml:space="preserve"> </w:t>
      </w:r>
      <w:r>
        <w:rPr>
          <w:spacing w:val="-2"/>
          <w:sz w:val="20"/>
          <w:szCs w:val="20"/>
        </w:rPr>
        <w:t>details.</w:t>
      </w:r>
    </w:p>
    <w:p w14:paraId="5D856493" w14:textId="77777777" w:rsidR="00C811EF" w:rsidRDefault="00C811EF">
      <w:pPr>
        <w:pStyle w:val="ListParagraph"/>
        <w:numPr>
          <w:ilvl w:val="0"/>
          <w:numId w:val="99"/>
        </w:numPr>
        <w:tabs>
          <w:tab w:val="left" w:pos="1146"/>
        </w:tabs>
        <w:kinsoku w:val="0"/>
        <w:overflowPunct w:val="0"/>
        <w:spacing w:before="228"/>
        <w:ind w:left="1146" w:right="717"/>
        <w:rPr>
          <w:sz w:val="20"/>
          <w:szCs w:val="20"/>
        </w:rPr>
      </w:pPr>
      <w:r>
        <w:rPr>
          <w:sz w:val="20"/>
          <w:szCs w:val="20"/>
          <w:u w:val="single"/>
        </w:rPr>
        <w:t>Real</w:t>
      </w:r>
      <w:r>
        <w:rPr>
          <w:spacing w:val="-10"/>
          <w:sz w:val="20"/>
          <w:szCs w:val="20"/>
          <w:u w:val="single"/>
        </w:rPr>
        <w:t xml:space="preserve"> </w:t>
      </w:r>
      <w:r>
        <w:rPr>
          <w:sz w:val="20"/>
          <w:szCs w:val="20"/>
          <w:u w:val="single"/>
        </w:rPr>
        <w:t>Estate</w:t>
      </w:r>
      <w:r>
        <w:rPr>
          <w:spacing w:val="-11"/>
          <w:sz w:val="20"/>
          <w:szCs w:val="20"/>
          <w:u w:val="single"/>
        </w:rPr>
        <w:t xml:space="preserve"> </w:t>
      </w:r>
      <w:r>
        <w:rPr>
          <w:sz w:val="20"/>
          <w:szCs w:val="20"/>
          <w:u w:val="single"/>
        </w:rPr>
        <w:t>/</w:t>
      </w:r>
      <w:r>
        <w:rPr>
          <w:spacing w:val="-10"/>
          <w:sz w:val="20"/>
          <w:szCs w:val="20"/>
          <w:u w:val="single"/>
        </w:rPr>
        <w:t xml:space="preserve"> </w:t>
      </w:r>
      <w:r>
        <w:rPr>
          <w:sz w:val="20"/>
          <w:szCs w:val="20"/>
          <w:u w:val="single"/>
        </w:rPr>
        <w:t>Rent</w:t>
      </w:r>
      <w:r>
        <w:rPr>
          <w:spacing w:val="-9"/>
          <w:sz w:val="20"/>
          <w:szCs w:val="20"/>
        </w:rPr>
        <w:t xml:space="preserve"> </w:t>
      </w:r>
      <w:r>
        <w:rPr>
          <w:sz w:val="20"/>
          <w:szCs w:val="20"/>
        </w:rPr>
        <w:t>–</w:t>
      </w:r>
      <w:r>
        <w:rPr>
          <w:spacing w:val="-10"/>
          <w:sz w:val="20"/>
          <w:szCs w:val="20"/>
        </w:rPr>
        <w:t xml:space="preserve"> </w:t>
      </w:r>
      <w:r>
        <w:rPr>
          <w:sz w:val="20"/>
          <w:szCs w:val="20"/>
        </w:rPr>
        <w:t>This</w:t>
      </w:r>
      <w:r>
        <w:rPr>
          <w:spacing w:val="-10"/>
          <w:sz w:val="20"/>
          <w:szCs w:val="20"/>
        </w:rPr>
        <w:t xml:space="preserve"> </w:t>
      </w:r>
      <w:r>
        <w:rPr>
          <w:sz w:val="20"/>
          <w:szCs w:val="20"/>
        </w:rPr>
        <w:t>estimated</w:t>
      </w:r>
      <w:r>
        <w:rPr>
          <w:spacing w:val="-11"/>
          <w:sz w:val="20"/>
          <w:szCs w:val="20"/>
        </w:rPr>
        <w:t xml:space="preserve"> </w:t>
      </w:r>
      <w:r>
        <w:rPr>
          <w:sz w:val="20"/>
          <w:szCs w:val="20"/>
        </w:rPr>
        <w:t>range</w:t>
      </w:r>
      <w:r>
        <w:rPr>
          <w:spacing w:val="-11"/>
          <w:sz w:val="20"/>
          <w:szCs w:val="20"/>
        </w:rPr>
        <w:t xml:space="preserve"> </w:t>
      </w:r>
      <w:r>
        <w:rPr>
          <w:sz w:val="20"/>
          <w:szCs w:val="20"/>
        </w:rPr>
        <w:t>of</w:t>
      </w:r>
      <w:r>
        <w:rPr>
          <w:spacing w:val="-10"/>
          <w:sz w:val="20"/>
          <w:szCs w:val="20"/>
        </w:rPr>
        <w:t xml:space="preserve"> </w:t>
      </w:r>
      <w:r>
        <w:rPr>
          <w:sz w:val="20"/>
          <w:szCs w:val="20"/>
        </w:rPr>
        <w:t>basic</w:t>
      </w:r>
      <w:r>
        <w:rPr>
          <w:spacing w:val="-10"/>
          <w:sz w:val="20"/>
          <w:szCs w:val="20"/>
        </w:rPr>
        <w:t xml:space="preserve"> </w:t>
      </w:r>
      <w:r>
        <w:rPr>
          <w:sz w:val="20"/>
          <w:szCs w:val="20"/>
        </w:rPr>
        <w:t>and</w:t>
      </w:r>
      <w:r>
        <w:rPr>
          <w:spacing w:val="-9"/>
          <w:sz w:val="20"/>
          <w:szCs w:val="20"/>
        </w:rPr>
        <w:t xml:space="preserve"> </w:t>
      </w:r>
      <w:r>
        <w:rPr>
          <w:sz w:val="20"/>
          <w:szCs w:val="20"/>
        </w:rPr>
        <w:t>additional</w:t>
      </w:r>
      <w:r>
        <w:rPr>
          <w:spacing w:val="-11"/>
          <w:sz w:val="20"/>
          <w:szCs w:val="20"/>
        </w:rPr>
        <w:t xml:space="preserve"> </w:t>
      </w:r>
      <w:r>
        <w:rPr>
          <w:sz w:val="20"/>
          <w:szCs w:val="20"/>
        </w:rPr>
        <w:t>rent</w:t>
      </w:r>
      <w:r>
        <w:rPr>
          <w:spacing w:val="-9"/>
          <w:sz w:val="20"/>
          <w:szCs w:val="20"/>
        </w:rPr>
        <w:t xml:space="preserve"> </w:t>
      </w:r>
      <w:r>
        <w:rPr>
          <w:sz w:val="20"/>
          <w:szCs w:val="20"/>
        </w:rPr>
        <w:t>is</w:t>
      </w:r>
      <w:r>
        <w:rPr>
          <w:spacing w:val="-10"/>
          <w:sz w:val="20"/>
          <w:szCs w:val="20"/>
        </w:rPr>
        <w:t xml:space="preserve"> </w:t>
      </w:r>
      <w:r>
        <w:rPr>
          <w:sz w:val="20"/>
          <w:szCs w:val="20"/>
        </w:rPr>
        <w:t>in</w:t>
      </w:r>
      <w:r>
        <w:rPr>
          <w:spacing w:val="-11"/>
          <w:sz w:val="20"/>
          <w:szCs w:val="20"/>
        </w:rPr>
        <w:t xml:space="preserve"> </w:t>
      </w:r>
      <w:r>
        <w:rPr>
          <w:sz w:val="20"/>
          <w:szCs w:val="20"/>
        </w:rPr>
        <w:t>respect</w:t>
      </w:r>
      <w:r>
        <w:rPr>
          <w:spacing w:val="-9"/>
          <w:sz w:val="20"/>
          <w:szCs w:val="20"/>
        </w:rPr>
        <w:t xml:space="preserve"> </w:t>
      </w:r>
      <w:r>
        <w:rPr>
          <w:sz w:val="20"/>
          <w:szCs w:val="20"/>
        </w:rPr>
        <w:t>of</w:t>
      </w:r>
      <w:r>
        <w:rPr>
          <w:spacing w:val="-10"/>
          <w:sz w:val="20"/>
          <w:szCs w:val="20"/>
        </w:rPr>
        <w:t xml:space="preserve"> </w:t>
      </w:r>
      <w:r>
        <w:rPr>
          <w:sz w:val="20"/>
          <w:szCs w:val="20"/>
        </w:rPr>
        <w:t>the</w:t>
      </w:r>
      <w:r>
        <w:rPr>
          <w:spacing w:val="-11"/>
          <w:sz w:val="20"/>
          <w:szCs w:val="20"/>
        </w:rPr>
        <w:t xml:space="preserve"> </w:t>
      </w:r>
      <w:r>
        <w:rPr>
          <w:sz w:val="20"/>
          <w:szCs w:val="20"/>
        </w:rPr>
        <w:t>first</w:t>
      </w:r>
      <w:r>
        <w:rPr>
          <w:spacing w:val="-10"/>
          <w:sz w:val="20"/>
          <w:szCs w:val="20"/>
        </w:rPr>
        <w:t xml:space="preserve"> </w:t>
      </w:r>
      <w:r>
        <w:rPr>
          <w:sz w:val="20"/>
          <w:szCs w:val="20"/>
        </w:rPr>
        <w:t>3</w:t>
      </w:r>
      <w:r>
        <w:rPr>
          <w:spacing w:val="-11"/>
          <w:sz w:val="20"/>
          <w:szCs w:val="20"/>
        </w:rPr>
        <w:t xml:space="preserve"> </w:t>
      </w:r>
      <w:r>
        <w:rPr>
          <w:sz w:val="20"/>
          <w:szCs w:val="20"/>
        </w:rPr>
        <w:t>months of the Lease term and is based on a space with a footprint of between 2,000 and 4,000 square feet. square feet.</w:t>
      </w:r>
      <w:r>
        <w:rPr>
          <w:spacing w:val="40"/>
          <w:sz w:val="20"/>
          <w:szCs w:val="20"/>
        </w:rPr>
        <w:t xml:space="preserve"> </w:t>
      </w:r>
      <w:r>
        <w:rPr>
          <w:sz w:val="20"/>
          <w:szCs w:val="20"/>
        </w:rPr>
        <w:t>You should also anticipate the following range of additional expenses, including, but without limitation:</w:t>
      </w:r>
    </w:p>
    <w:p w14:paraId="61703D8F" w14:textId="77777777" w:rsidR="00C811EF" w:rsidRDefault="00C811EF">
      <w:pPr>
        <w:pStyle w:val="BodyText"/>
        <w:kinsoku w:val="0"/>
        <w:overflowPunct w:val="0"/>
        <w:spacing w:before="17"/>
      </w:pPr>
    </w:p>
    <w:p w14:paraId="29F66ED7" w14:textId="77777777" w:rsidR="00C811EF" w:rsidRDefault="00C811EF" w:rsidP="00CB5590">
      <w:pPr>
        <w:pStyle w:val="ListParagraph"/>
        <w:numPr>
          <w:ilvl w:val="1"/>
          <w:numId w:val="119"/>
        </w:numPr>
        <w:tabs>
          <w:tab w:val="left" w:pos="1866"/>
        </w:tabs>
        <w:kinsoku w:val="0"/>
        <w:overflowPunct w:val="0"/>
        <w:jc w:val="left"/>
        <w:rPr>
          <w:spacing w:val="-2"/>
          <w:sz w:val="20"/>
          <w:szCs w:val="20"/>
        </w:rPr>
      </w:pPr>
      <w:proofErr w:type="gramStart"/>
      <w:r>
        <w:rPr>
          <w:spacing w:val="-2"/>
          <w:sz w:val="20"/>
          <w:szCs w:val="20"/>
        </w:rPr>
        <w:t>taxes;</w:t>
      </w:r>
      <w:proofErr w:type="gramEnd"/>
    </w:p>
    <w:p w14:paraId="6E070A6A" w14:textId="77777777" w:rsidR="00C811EF" w:rsidRDefault="00C811EF" w:rsidP="00CB5590">
      <w:pPr>
        <w:pStyle w:val="ListParagraph"/>
        <w:numPr>
          <w:ilvl w:val="1"/>
          <w:numId w:val="119"/>
        </w:numPr>
        <w:tabs>
          <w:tab w:val="left" w:pos="1866"/>
        </w:tabs>
        <w:kinsoku w:val="0"/>
        <w:overflowPunct w:val="0"/>
        <w:spacing w:before="11"/>
        <w:jc w:val="left"/>
        <w:rPr>
          <w:spacing w:val="-2"/>
          <w:sz w:val="20"/>
          <w:szCs w:val="20"/>
        </w:rPr>
      </w:pPr>
      <w:r>
        <w:rPr>
          <w:sz w:val="20"/>
          <w:szCs w:val="20"/>
        </w:rPr>
        <w:t>pro</w:t>
      </w:r>
      <w:r>
        <w:rPr>
          <w:spacing w:val="-6"/>
          <w:sz w:val="20"/>
          <w:szCs w:val="20"/>
        </w:rPr>
        <w:t xml:space="preserve"> </w:t>
      </w:r>
      <w:proofErr w:type="gramStart"/>
      <w:r>
        <w:rPr>
          <w:sz w:val="20"/>
          <w:szCs w:val="20"/>
        </w:rPr>
        <w:t>rata</w:t>
      </w:r>
      <w:proofErr w:type="gramEnd"/>
      <w:r>
        <w:rPr>
          <w:spacing w:val="-6"/>
          <w:sz w:val="20"/>
          <w:szCs w:val="20"/>
        </w:rPr>
        <w:t xml:space="preserve"> </w:t>
      </w:r>
      <w:r>
        <w:rPr>
          <w:sz w:val="20"/>
          <w:szCs w:val="20"/>
        </w:rPr>
        <w:t>share</w:t>
      </w:r>
      <w:r>
        <w:rPr>
          <w:spacing w:val="-6"/>
          <w:sz w:val="20"/>
          <w:szCs w:val="20"/>
        </w:rPr>
        <w:t xml:space="preserve"> </w:t>
      </w:r>
      <w:r>
        <w:rPr>
          <w:sz w:val="20"/>
          <w:szCs w:val="20"/>
        </w:rPr>
        <w:t>of</w:t>
      </w:r>
      <w:r>
        <w:rPr>
          <w:spacing w:val="-5"/>
          <w:sz w:val="20"/>
          <w:szCs w:val="20"/>
        </w:rPr>
        <w:t xml:space="preserve"> </w:t>
      </w:r>
      <w:r>
        <w:rPr>
          <w:sz w:val="20"/>
          <w:szCs w:val="20"/>
        </w:rPr>
        <w:t>common</w:t>
      </w:r>
      <w:r>
        <w:rPr>
          <w:spacing w:val="-4"/>
          <w:sz w:val="20"/>
          <w:szCs w:val="20"/>
        </w:rPr>
        <w:t xml:space="preserve"> </w:t>
      </w:r>
      <w:r>
        <w:rPr>
          <w:sz w:val="20"/>
          <w:szCs w:val="20"/>
        </w:rPr>
        <w:t>expenses</w:t>
      </w:r>
      <w:r>
        <w:rPr>
          <w:spacing w:val="-5"/>
          <w:sz w:val="20"/>
          <w:szCs w:val="20"/>
        </w:rPr>
        <w:t xml:space="preserve"> </w:t>
      </w:r>
      <w:r>
        <w:rPr>
          <w:sz w:val="20"/>
          <w:szCs w:val="20"/>
        </w:rPr>
        <w:t>and</w:t>
      </w:r>
      <w:r>
        <w:rPr>
          <w:spacing w:val="-6"/>
          <w:sz w:val="20"/>
          <w:szCs w:val="20"/>
        </w:rPr>
        <w:t xml:space="preserve"> </w:t>
      </w:r>
      <w:r>
        <w:rPr>
          <w:sz w:val="20"/>
          <w:szCs w:val="20"/>
        </w:rPr>
        <w:t>common</w:t>
      </w:r>
      <w:r>
        <w:rPr>
          <w:spacing w:val="-6"/>
          <w:sz w:val="20"/>
          <w:szCs w:val="20"/>
        </w:rPr>
        <w:t xml:space="preserve"> </w:t>
      </w:r>
      <w:r>
        <w:rPr>
          <w:sz w:val="20"/>
          <w:szCs w:val="20"/>
        </w:rPr>
        <w:t>area</w:t>
      </w:r>
      <w:r>
        <w:rPr>
          <w:spacing w:val="-6"/>
          <w:sz w:val="20"/>
          <w:szCs w:val="20"/>
        </w:rPr>
        <w:t xml:space="preserve"> </w:t>
      </w:r>
      <w:proofErr w:type="gramStart"/>
      <w:r>
        <w:rPr>
          <w:spacing w:val="-2"/>
          <w:sz w:val="20"/>
          <w:szCs w:val="20"/>
        </w:rPr>
        <w:t>maintenance;</w:t>
      </w:r>
      <w:proofErr w:type="gramEnd"/>
    </w:p>
    <w:p w14:paraId="1F277C52" w14:textId="77777777" w:rsidR="00C811EF" w:rsidRDefault="00C811EF" w:rsidP="00CB5590">
      <w:pPr>
        <w:pStyle w:val="ListParagraph"/>
        <w:numPr>
          <w:ilvl w:val="1"/>
          <w:numId w:val="119"/>
        </w:numPr>
        <w:tabs>
          <w:tab w:val="left" w:pos="1866"/>
        </w:tabs>
        <w:kinsoku w:val="0"/>
        <w:overflowPunct w:val="0"/>
        <w:spacing w:before="12"/>
        <w:jc w:val="left"/>
        <w:rPr>
          <w:spacing w:val="-4"/>
          <w:sz w:val="20"/>
          <w:szCs w:val="20"/>
        </w:rPr>
      </w:pPr>
      <w:r>
        <w:rPr>
          <w:sz w:val="20"/>
          <w:szCs w:val="20"/>
        </w:rPr>
        <w:t>percentage</w:t>
      </w:r>
      <w:r>
        <w:rPr>
          <w:spacing w:val="-11"/>
          <w:sz w:val="20"/>
          <w:szCs w:val="20"/>
        </w:rPr>
        <w:t xml:space="preserve"> </w:t>
      </w:r>
      <w:r>
        <w:rPr>
          <w:sz w:val="20"/>
          <w:szCs w:val="20"/>
        </w:rPr>
        <w:t>rent,</w:t>
      </w:r>
      <w:r>
        <w:rPr>
          <w:spacing w:val="-5"/>
          <w:sz w:val="20"/>
          <w:szCs w:val="20"/>
        </w:rPr>
        <w:t xml:space="preserve"> </w:t>
      </w:r>
      <w:r>
        <w:rPr>
          <w:sz w:val="20"/>
          <w:szCs w:val="20"/>
        </w:rPr>
        <w:t>if</w:t>
      </w:r>
      <w:r>
        <w:rPr>
          <w:spacing w:val="-7"/>
          <w:sz w:val="20"/>
          <w:szCs w:val="20"/>
        </w:rPr>
        <w:t xml:space="preserve"> </w:t>
      </w:r>
      <w:r>
        <w:rPr>
          <w:spacing w:val="-4"/>
          <w:sz w:val="20"/>
          <w:szCs w:val="20"/>
        </w:rPr>
        <w:t>any,</w:t>
      </w:r>
    </w:p>
    <w:p w14:paraId="48D91A59" w14:textId="77777777" w:rsidR="00C811EF" w:rsidRDefault="00C811EF" w:rsidP="00CB5590">
      <w:pPr>
        <w:pStyle w:val="ListParagraph"/>
        <w:numPr>
          <w:ilvl w:val="1"/>
          <w:numId w:val="119"/>
        </w:numPr>
        <w:tabs>
          <w:tab w:val="left" w:pos="1867"/>
        </w:tabs>
        <w:kinsoku w:val="0"/>
        <w:overflowPunct w:val="0"/>
        <w:spacing w:before="16" w:line="237" w:lineRule="auto"/>
        <w:ind w:right="721"/>
        <w:jc w:val="left"/>
        <w:rPr>
          <w:sz w:val="20"/>
          <w:szCs w:val="20"/>
        </w:rPr>
      </w:pPr>
      <w:r>
        <w:rPr>
          <w:sz w:val="20"/>
          <w:szCs w:val="20"/>
        </w:rPr>
        <w:t>security deposit (which may be in the range of 1 month’s rent to 12 month’s rent) or prepaid rent (which may or may not be refundable depending on your lease</w:t>
      </w:r>
      <w:proofErr w:type="gramStart"/>
      <w:r>
        <w:rPr>
          <w:sz w:val="20"/>
          <w:szCs w:val="20"/>
        </w:rPr>
        <w:t>);</w:t>
      </w:r>
      <w:proofErr w:type="gramEnd"/>
    </w:p>
    <w:p w14:paraId="4BD4A9E3" w14:textId="77777777" w:rsidR="00C811EF" w:rsidRDefault="00C811EF" w:rsidP="00CB5590">
      <w:pPr>
        <w:pStyle w:val="ListParagraph"/>
        <w:numPr>
          <w:ilvl w:val="1"/>
          <w:numId w:val="119"/>
        </w:numPr>
        <w:tabs>
          <w:tab w:val="left" w:pos="1866"/>
        </w:tabs>
        <w:kinsoku w:val="0"/>
        <w:overflowPunct w:val="0"/>
        <w:spacing w:before="14"/>
        <w:jc w:val="left"/>
        <w:rPr>
          <w:spacing w:val="-2"/>
          <w:sz w:val="20"/>
          <w:szCs w:val="20"/>
        </w:rPr>
      </w:pPr>
      <w:r>
        <w:rPr>
          <w:sz w:val="20"/>
          <w:szCs w:val="20"/>
        </w:rPr>
        <w:t>promotion</w:t>
      </w:r>
      <w:r>
        <w:rPr>
          <w:spacing w:val="-9"/>
          <w:sz w:val="20"/>
          <w:szCs w:val="20"/>
        </w:rPr>
        <w:t xml:space="preserve"> </w:t>
      </w:r>
      <w:r>
        <w:rPr>
          <w:sz w:val="20"/>
          <w:szCs w:val="20"/>
        </w:rPr>
        <w:t>fund</w:t>
      </w:r>
      <w:r>
        <w:rPr>
          <w:spacing w:val="-8"/>
          <w:sz w:val="20"/>
          <w:szCs w:val="20"/>
        </w:rPr>
        <w:t xml:space="preserve"> </w:t>
      </w:r>
      <w:proofErr w:type="gramStart"/>
      <w:r>
        <w:rPr>
          <w:spacing w:val="-2"/>
          <w:sz w:val="20"/>
          <w:szCs w:val="20"/>
        </w:rPr>
        <w:t>payments;</w:t>
      </w:r>
      <w:proofErr w:type="gramEnd"/>
    </w:p>
    <w:p w14:paraId="38865656" w14:textId="77777777" w:rsidR="00C811EF" w:rsidRDefault="00C811EF" w:rsidP="00CB5590">
      <w:pPr>
        <w:pStyle w:val="ListParagraph"/>
        <w:numPr>
          <w:ilvl w:val="1"/>
          <w:numId w:val="119"/>
        </w:numPr>
        <w:tabs>
          <w:tab w:val="left" w:pos="1866"/>
        </w:tabs>
        <w:kinsoku w:val="0"/>
        <w:overflowPunct w:val="0"/>
        <w:spacing w:before="14"/>
        <w:jc w:val="left"/>
        <w:rPr>
          <w:spacing w:val="-5"/>
          <w:sz w:val="20"/>
          <w:szCs w:val="20"/>
        </w:rPr>
      </w:pPr>
      <w:r>
        <w:rPr>
          <w:sz w:val="20"/>
          <w:szCs w:val="20"/>
        </w:rPr>
        <w:t>tenant</w:t>
      </w:r>
      <w:r>
        <w:rPr>
          <w:spacing w:val="-8"/>
          <w:sz w:val="20"/>
          <w:szCs w:val="20"/>
        </w:rPr>
        <w:t xml:space="preserve"> </w:t>
      </w:r>
      <w:r>
        <w:rPr>
          <w:sz w:val="20"/>
          <w:szCs w:val="20"/>
        </w:rPr>
        <w:t>insurance;</w:t>
      </w:r>
      <w:r>
        <w:rPr>
          <w:spacing w:val="43"/>
          <w:sz w:val="20"/>
          <w:szCs w:val="20"/>
        </w:rPr>
        <w:t xml:space="preserve"> </w:t>
      </w:r>
      <w:r>
        <w:rPr>
          <w:spacing w:val="-5"/>
          <w:sz w:val="20"/>
          <w:szCs w:val="20"/>
        </w:rPr>
        <w:t>and</w:t>
      </w:r>
    </w:p>
    <w:p w14:paraId="14AAF829" w14:textId="77777777" w:rsidR="00C811EF" w:rsidRDefault="00C811EF" w:rsidP="00CB5590">
      <w:pPr>
        <w:pStyle w:val="ListParagraph"/>
        <w:numPr>
          <w:ilvl w:val="1"/>
          <w:numId w:val="119"/>
        </w:numPr>
        <w:tabs>
          <w:tab w:val="left" w:pos="1866"/>
        </w:tabs>
        <w:kinsoku w:val="0"/>
        <w:overflowPunct w:val="0"/>
        <w:spacing w:before="12"/>
        <w:jc w:val="left"/>
        <w:rPr>
          <w:spacing w:val="-2"/>
          <w:sz w:val="20"/>
          <w:szCs w:val="20"/>
        </w:rPr>
      </w:pPr>
      <w:r>
        <w:rPr>
          <w:sz w:val="20"/>
          <w:szCs w:val="20"/>
        </w:rPr>
        <w:t>all</w:t>
      </w:r>
      <w:r>
        <w:rPr>
          <w:spacing w:val="-5"/>
          <w:sz w:val="20"/>
          <w:szCs w:val="20"/>
        </w:rPr>
        <w:t xml:space="preserve"> </w:t>
      </w:r>
      <w:r>
        <w:rPr>
          <w:sz w:val="20"/>
          <w:szCs w:val="20"/>
        </w:rPr>
        <w:t>other</w:t>
      </w:r>
      <w:r>
        <w:rPr>
          <w:spacing w:val="-6"/>
          <w:sz w:val="20"/>
          <w:szCs w:val="20"/>
        </w:rPr>
        <w:t xml:space="preserve"> </w:t>
      </w:r>
      <w:r>
        <w:rPr>
          <w:sz w:val="20"/>
          <w:szCs w:val="20"/>
        </w:rPr>
        <w:t>fees</w:t>
      </w:r>
      <w:r>
        <w:rPr>
          <w:spacing w:val="-3"/>
          <w:sz w:val="20"/>
          <w:szCs w:val="20"/>
        </w:rPr>
        <w:t xml:space="preserve"> </w:t>
      </w:r>
      <w:r>
        <w:rPr>
          <w:sz w:val="20"/>
          <w:szCs w:val="20"/>
        </w:rPr>
        <w:t>payable</w:t>
      </w:r>
      <w:r>
        <w:rPr>
          <w:spacing w:val="-5"/>
          <w:sz w:val="20"/>
          <w:szCs w:val="20"/>
        </w:rPr>
        <w:t xml:space="preserve"> </w:t>
      </w:r>
      <w:r>
        <w:rPr>
          <w:sz w:val="20"/>
          <w:szCs w:val="20"/>
        </w:rPr>
        <w:t>under</w:t>
      </w:r>
      <w:r>
        <w:rPr>
          <w:spacing w:val="-5"/>
          <w:sz w:val="20"/>
          <w:szCs w:val="20"/>
        </w:rPr>
        <w:t xml:space="preserve"> </w:t>
      </w:r>
      <w:r>
        <w:rPr>
          <w:sz w:val="20"/>
          <w:szCs w:val="20"/>
        </w:rPr>
        <w:t>the</w:t>
      </w:r>
      <w:r>
        <w:rPr>
          <w:spacing w:val="-7"/>
          <w:sz w:val="20"/>
          <w:szCs w:val="20"/>
        </w:rPr>
        <w:t xml:space="preserve"> </w:t>
      </w:r>
      <w:r>
        <w:rPr>
          <w:spacing w:val="-2"/>
          <w:sz w:val="20"/>
          <w:szCs w:val="20"/>
        </w:rPr>
        <w:t>lease.</w:t>
      </w:r>
    </w:p>
    <w:p w14:paraId="7DFF0B57" w14:textId="14E90EB3" w:rsidR="00C811EF" w:rsidRDefault="00C811EF">
      <w:pPr>
        <w:pStyle w:val="BodyText"/>
        <w:kinsoku w:val="0"/>
        <w:overflowPunct w:val="0"/>
        <w:spacing w:before="227"/>
        <w:ind w:left="1146" w:right="717"/>
        <w:jc w:val="both"/>
      </w:pPr>
      <w:r>
        <w:t xml:space="preserve">We cannot possibly estimate the precise amount of rent, as it will vary depending on </w:t>
      </w:r>
      <w:proofErr w:type="gramStart"/>
      <w:r>
        <w:t>a number of</w:t>
      </w:r>
      <w:proofErr w:type="gramEnd"/>
      <w:r>
        <w:t xml:space="preserve"> factors, including market conditions and the size, condition and location of the facility, including, for example, whether the franchised site is a stand-alone location or if it </w:t>
      </w:r>
      <w:proofErr w:type="gramStart"/>
      <w:r>
        <w:t>is located in</w:t>
      </w:r>
      <w:proofErr w:type="gramEnd"/>
      <w:r>
        <w:t xml:space="preserve"> a shopping mall or other</w:t>
      </w:r>
      <w:r>
        <w:rPr>
          <w:spacing w:val="-7"/>
        </w:rPr>
        <w:t xml:space="preserve"> </w:t>
      </w:r>
      <w:proofErr w:type="spellStart"/>
      <w:r>
        <w:t>centre</w:t>
      </w:r>
      <w:proofErr w:type="spellEnd"/>
      <w:r>
        <w:t>.</w:t>
      </w:r>
      <w:r>
        <w:rPr>
          <w:spacing w:val="40"/>
        </w:rPr>
        <w:t xml:space="preserve"> </w:t>
      </w:r>
      <w:r>
        <w:t>If</w:t>
      </w:r>
      <w:r>
        <w:rPr>
          <w:spacing w:val="-8"/>
        </w:rPr>
        <w:t xml:space="preserve"> </w:t>
      </w:r>
      <w:r>
        <w:t>we</w:t>
      </w:r>
      <w:r>
        <w:rPr>
          <w:spacing w:val="-8"/>
        </w:rPr>
        <w:t xml:space="preserve"> </w:t>
      </w:r>
      <w:r>
        <w:t>require</w:t>
      </w:r>
      <w:r>
        <w:rPr>
          <w:spacing w:val="-6"/>
        </w:rPr>
        <w:t xml:space="preserve"> </w:t>
      </w:r>
      <w:r>
        <w:t>you</w:t>
      </w:r>
      <w:r>
        <w:rPr>
          <w:spacing w:val="-8"/>
        </w:rPr>
        <w:t xml:space="preserve"> </w:t>
      </w:r>
      <w:r>
        <w:t>to</w:t>
      </w:r>
      <w:r>
        <w:rPr>
          <w:spacing w:val="-8"/>
        </w:rPr>
        <w:t xml:space="preserve"> </w:t>
      </w:r>
      <w:proofErr w:type="gramStart"/>
      <w:r>
        <w:t>enter</w:t>
      </w:r>
      <w:r>
        <w:rPr>
          <w:spacing w:val="-7"/>
        </w:rPr>
        <w:t xml:space="preserve"> </w:t>
      </w:r>
      <w:r>
        <w:t>into</w:t>
      </w:r>
      <w:proofErr w:type="gramEnd"/>
      <w:r>
        <w:rPr>
          <w:spacing w:val="-8"/>
        </w:rPr>
        <w:t xml:space="preserve"> </w:t>
      </w:r>
      <w:r>
        <w:t>a</w:t>
      </w:r>
      <w:r>
        <w:rPr>
          <w:spacing w:val="-6"/>
        </w:rPr>
        <w:t xml:space="preserve"> </w:t>
      </w:r>
      <w:r>
        <w:t>lease</w:t>
      </w:r>
      <w:r>
        <w:rPr>
          <w:spacing w:val="-8"/>
        </w:rPr>
        <w:t xml:space="preserve"> </w:t>
      </w:r>
      <w:r>
        <w:t>for</w:t>
      </w:r>
      <w:r>
        <w:rPr>
          <w:spacing w:val="-4"/>
        </w:rPr>
        <w:t xml:space="preserve"> </w:t>
      </w:r>
      <w:r>
        <w:t>the</w:t>
      </w:r>
      <w:r>
        <w:rPr>
          <w:spacing w:val="-8"/>
        </w:rPr>
        <w:t xml:space="preserve"> </w:t>
      </w:r>
      <w:del w:id="341" w:author="Matthew Levine" w:date="2025-06-06T13:46:00Z" w16du:dateUtc="2025-06-06T17:46:00Z">
        <w:r w:rsidDel="006721CE">
          <w:delText>Studio</w:delText>
        </w:r>
      </w:del>
      <w:ins w:id="342" w:author="Matthew Levine" w:date="2025-06-06T13:46:00Z" w16du:dateUtc="2025-06-06T17:46:00Z">
        <w:r w:rsidR="006721CE">
          <w:t>[Premise Café]</w:t>
        </w:r>
      </w:ins>
      <w:r>
        <w:t>,</w:t>
      </w:r>
      <w:r>
        <w:rPr>
          <w:spacing w:val="-8"/>
        </w:rPr>
        <w:t xml:space="preserve"> </w:t>
      </w:r>
      <w:r>
        <w:t>then</w:t>
      </w:r>
      <w:r>
        <w:rPr>
          <w:spacing w:val="-8"/>
        </w:rPr>
        <w:t xml:space="preserve"> </w:t>
      </w:r>
      <w:r>
        <w:t>you</w:t>
      </w:r>
      <w:r>
        <w:rPr>
          <w:spacing w:val="-8"/>
        </w:rPr>
        <w:t xml:space="preserve"> </w:t>
      </w:r>
      <w:r>
        <w:t>shall</w:t>
      </w:r>
      <w:r>
        <w:rPr>
          <w:spacing w:val="-9"/>
        </w:rPr>
        <w:t xml:space="preserve"> </w:t>
      </w:r>
      <w:r>
        <w:t>pay</w:t>
      </w:r>
      <w:r>
        <w:rPr>
          <w:spacing w:val="-7"/>
        </w:rPr>
        <w:t xml:space="preserve"> </w:t>
      </w:r>
      <w:r>
        <w:t>all</w:t>
      </w:r>
      <w:r>
        <w:rPr>
          <w:spacing w:val="-9"/>
        </w:rPr>
        <w:t xml:space="preserve"> </w:t>
      </w:r>
      <w:r>
        <w:t>rent</w:t>
      </w:r>
      <w:r>
        <w:rPr>
          <w:spacing w:val="-8"/>
        </w:rPr>
        <w:t xml:space="preserve"> </w:t>
      </w:r>
      <w:r>
        <w:t>and</w:t>
      </w:r>
      <w:r>
        <w:rPr>
          <w:spacing w:val="-8"/>
        </w:rPr>
        <w:t xml:space="preserve"> </w:t>
      </w:r>
      <w:r>
        <w:t>other fees payable under the lease.</w:t>
      </w:r>
      <w:r>
        <w:rPr>
          <w:spacing w:val="-1"/>
        </w:rPr>
        <w:t xml:space="preserve"> </w:t>
      </w:r>
      <w:r>
        <w:t>Landlords will typically require</w:t>
      </w:r>
      <w:r>
        <w:rPr>
          <w:spacing w:val="-1"/>
        </w:rPr>
        <w:t xml:space="preserve"> </w:t>
      </w:r>
      <w:r>
        <w:t>you</w:t>
      </w:r>
      <w:r>
        <w:rPr>
          <w:spacing w:val="-1"/>
        </w:rPr>
        <w:t xml:space="preserve"> </w:t>
      </w:r>
      <w:r>
        <w:t>to</w:t>
      </w:r>
      <w:r>
        <w:rPr>
          <w:spacing w:val="-1"/>
        </w:rPr>
        <w:t xml:space="preserve"> </w:t>
      </w:r>
      <w:r>
        <w:t>pay a security deposit or prepaid rent,</w:t>
      </w:r>
      <w:r>
        <w:rPr>
          <w:spacing w:val="-6"/>
        </w:rPr>
        <w:t xml:space="preserve"> </w:t>
      </w:r>
      <w:r>
        <w:t>which</w:t>
      </w:r>
      <w:r>
        <w:rPr>
          <w:spacing w:val="-7"/>
        </w:rPr>
        <w:t xml:space="preserve"> </w:t>
      </w:r>
      <w:r>
        <w:t>may</w:t>
      </w:r>
      <w:r>
        <w:rPr>
          <w:spacing w:val="-5"/>
        </w:rPr>
        <w:t xml:space="preserve"> </w:t>
      </w:r>
      <w:r>
        <w:t>or</w:t>
      </w:r>
      <w:r>
        <w:rPr>
          <w:spacing w:val="-5"/>
        </w:rPr>
        <w:t xml:space="preserve"> </w:t>
      </w:r>
      <w:r>
        <w:t>may</w:t>
      </w:r>
      <w:r>
        <w:rPr>
          <w:spacing w:val="-5"/>
        </w:rPr>
        <w:t xml:space="preserve"> </w:t>
      </w:r>
      <w:r>
        <w:t>not</w:t>
      </w:r>
      <w:r>
        <w:rPr>
          <w:spacing w:val="-4"/>
        </w:rPr>
        <w:t xml:space="preserve"> </w:t>
      </w:r>
      <w:r>
        <w:t>be</w:t>
      </w:r>
      <w:r>
        <w:rPr>
          <w:spacing w:val="-7"/>
        </w:rPr>
        <w:t xml:space="preserve"> </w:t>
      </w:r>
      <w:r>
        <w:t>refundable</w:t>
      </w:r>
      <w:r>
        <w:rPr>
          <w:spacing w:val="-6"/>
        </w:rPr>
        <w:t xml:space="preserve"> </w:t>
      </w:r>
      <w:r>
        <w:t>depending</w:t>
      </w:r>
      <w:r>
        <w:rPr>
          <w:spacing w:val="-7"/>
        </w:rPr>
        <w:t xml:space="preserve"> </w:t>
      </w:r>
      <w:r>
        <w:t>on</w:t>
      </w:r>
      <w:r>
        <w:rPr>
          <w:spacing w:val="-7"/>
        </w:rPr>
        <w:t xml:space="preserve"> </w:t>
      </w:r>
      <w:r>
        <w:t>your</w:t>
      </w:r>
      <w:r>
        <w:rPr>
          <w:spacing w:val="-5"/>
        </w:rPr>
        <w:t xml:space="preserve"> </w:t>
      </w:r>
      <w:r>
        <w:t>lease.</w:t>
      </w:r>
      <w:r>
        <w:rPr>
          <w:spacing w:val="-6"/>
        </w:rPr>
        <w:t xml:space="preserve"> </w:t>
      </w:r>
      <w:r>
        <w:t>In</w:t>
      </w:r>
      <w:r>
        <w:rPr>
          <w:spacing w:val="-4"/>
        </w:rPr>
        <w:t xml:space="preserve"> </w:t>
      </w:r>
      <w:r>
        <w:t>addition,</w:t>
      </w:r>
      <w:r>
        <w:rPr>
          <w:spacing w:val="-4"/>
        </w:rPr>
        <w:t xml:space="preserve"> </w:t>
      </w:r>
      <w:r>
        <w:t>you</w:t>
      </w:r>
      <w:r>
        <w:rPr>
          <w:spacing w:val="-7"/>
        </w:rPr>
        <w:t xml:space="preserve"> </w:t>
      </w:r>
      <w:r>
        <w:t>shall</w:t>
      </w:r>
      <w:r>
        <w:rPr>
          <w:spacing w:val="-7"/>
        </w:rPr>
        <w:t xml:space="preserve"> </w:t>
      </w:r>
      <w:r>
        <w:t>pay</w:t>
      </w:r>
      <w:r>
        <w:rPr>
          <w:spacing w:val="-3"/>
        </w:rPr>
        <w:t xml:space="preserve"> </w:t>
      </w:r>
      <w:r>
        <w:t>all</w:t>
      </w:r>
      <w:r>
        <w:rPr>
          <w:spacing w:val="-7"/>
        </w:rPr>
        <w:t xml:space="preserve"> </w:t>
      </w:r>
      <w:r>
        <w:t>base (minimum)</w:t>
      </w:r>
      <w:r>
        <w:rPr>
          <w:spacing w:val="-11"/>
        </w:rPr>
        <w:t xml:space="preserve"> </w:t>
      </w:r>
      <w:r>
        <w:t>and</w:t>
      </w:r>
      <w:r>
        <w:rPr>
          <w:spacing w:val="-11"/>
        </w:rPr>
        <w:t xml:space="preserve"> </w:t>
      </w:r>
      <w:r>
        <w:t>additional</w:t>
      </w:r>
      <w:r>
        <w:rPr>
          <w:spacing w:val="-12"/>
        </w:rPr>
        <w:t xml:space="preserve"> </w:t>
      </w:r>
      <w:r>
        <w:t>rent</w:t>
      </w:r>
      <w:r>
        <w:rPr>
          <w:spacing w:val="-11"/>
        </w:rPr>
        <w:t xml:space="preserve"> </w:t>
      </w:r>
      <w:r>
        <w:t>and</w:t>
      </w:r>
      <w:r>
        <w:rPr>
          <w:spacing w:val="-12"/>
        </w:rPr>
        <w:t xml:space="preserve"> </w:t>
      </w:r>
      <w:r>
        <w:t>other</w:t>
      </w:r>
      <w:r>
        <w:rPr>
          <w:spacing w:val="-11"/>
        </w:rPr>
        <w:t xml:space="preserve"> </w:t>
      </w:r>
      <w:r>
        <w:t>fees</w:t>
      </w:r>
      <w:r>
        <w:rPr>
          <w:spacing w:val="-11"/>
        </w:rPr>
        <w:t xml:space="preserve"> </w:t>
      </w:r>
      <w:r>
        <w:t>payable</w:t>
      </w:r>
      <w:r>
        <w:rPr>
          <w:spacing w:val="-7"/>
        </w:rPr>
        <w:t xml:space="preserve"> </w:t>
      </w:r>
      <w:r>
        <w:t>under</w:t>
      </w:r>
      <w:r>
        <w:rPr>
          <w:spacing w:val="-11"/>
        </w:rPr>
        <w:t xml:space="preserve"> </w:t>
      </w:r>
      <w:r>
        <w:t>the</w:t>
      </w:r>
      <w:r>
        <w:rPr>
          <w:spacing w:val="-10"/>
        </w:rPr>
        <w:t xml:space="preserve"> </w:t>
      </w:r>
      <w:r>
        <w:t>lease,</w:t>
      </w:r>
      <w:r>
        <w:rPr>
          <w:spacing w:val="-10"/>
        </w:rPr>
        <w:t xml:space="preserve"> </w:t>
      </w:r>
      <w:r>
        <w:t>including</w:t>
      </w:r>
      <w:r>
        <w:rPr>
          <w:spacing w:val="-10"/>
        </w:rPr>
        <w:t xml:space="preserve"> </w:t>
      </w:r>
      <w:r>
        <w:t>without</w:t>
      </w:r>
      <w:r>
        <w:rPr>
          <w:spacing w:val="-11"/>
        </w:rPr>
        <w:t xml:space="preserve"> </w:t>
      </w:r>
      <w:r>
        <w:t>limitation,</w:t>
      </w:r>
      <w:r>
        <w:rPr>
          <w:spacing w:val="-11"/>
        </w:rPr>
        <w:t xml:space="preserve"> </w:t>
      </w:r>
      <w:r>
        <w:t>any percentage rent, taxes, security, promotion fund, tenant insurance and other payments. The amount of</w:t>
      </w:r>
      <w:r>
        <w:rPr>
          <w:spacing w:val="-4"/>
        </w:rPr>
        <w:t xml:space="preserve"> </w:t>
      </w:r>
      <w:r>
        <w:t>rent</w:t>
      </w:r>
      <w:r>
        <w:rPr>
          <w:spacing w:val="-2"/>
        </w:rPr>
        <w:t xml:space="preserve"> </w:t>
      </w:r>
      <w:r>
        <w:t>may</w:t>
      </w:r>
      <w:r>
        <w:rPr>
          <w:spacing w:val="-3"/>
        </w:rPr>
        <w:t xml:space="preserve"> </w:t>
      </w:r>
      <w:r>
        <w:t>vary</w:t>
      </w:r>
      <w:r>
        <w:rPr>
          <w:spacing w:val="-3"/>
        </w:rPr>
        <w:t xml:space="preserve"> </w:t>
      </w:r>
      <w:r>
        <w:t>significantly</w:t>
      </w:r>
      <w:r>
        <w:rPr>
          <w:spacing w:val="-3"/>
        </w:rPr>
        <w:t xml:space="preserve"> </w:t>
      </w:r>
      <w:r>
        <w:t>depending</w:t>
      </w:r>
      <w:r>
        <w:rPr>
          <w:spacing w:val="-2"/>
        </w:rPr>
        <w:t xml:space="preserve"> </w:t>
      </w:r>
      <w:r>
        <w:t>on</w:t>
      </w:r>
      <w:r>
        <w:rPr>
          <w:spacing w:val="-2"/>
        </w:rPr>
        <w:t xml:space="preserve"> </w:t>
      </w:r>
      <w:proofErr w:type="gramStart"/>
      <w:r>
        <w:t>a</w:t>
      </w:r>
      <w:r>
        <w:rPr>
          <w:spacing w:val="-2"/>
        </w:rPr>
        <w:t xml:space="preserve"> </w:t>
      </w:r>
      <w:r>
        <w:t>number</w:t>
      </w:r>
      <w:r>
        <w:rPr>
          <w:spacing w:val="-1"/>
        </w:rPr>
        <w:t xml:space="preserve"> </w:t>
      </w:r>
      <w:r>
        <w:t>of</w:t>
      </w:r>
      <w:proofErr w:type="gramEnd"/>
      <w:r>
        <w:rPr>
          <w:spacing w:val="-4"/>
        </w:rPr>
        <w:t xml:space="preserve"> </w:t>
      </w:r>
      <w:r>
        <w:t>factors,</w:t>
      </w:r>
      <w:r>
        <w:rPr>
          <w:spacing w:val="-2"/>
        </w:rPr>
        <w:t xml:space="preserve"> </w:t>
      </w:r>
      <w:r>
        <w:t>including</w:t>
      </w:r>
      <w:r>
        <w:rPr>
          <w:spacing w:val="-4"/>
        </w:rPr>
        <w:t xml:space="preserve"> </w:t>
      </w:r>
      <w:r>
        <w:t>size,</w:t>
      </w:r>
      <w:r>
        <w:rPr>
          <w:spacing w:val="-4"/>
        </w:rPr>
        <w:t xml:space="preserve"> </w:t>
      </w:r>
      <w:r>
        <w:t>condition</w:t>
      </w:r>
      <w:r>
        <w:rPr>
          <w:spacing w:val="-4"/>
        </w:rPr>
        <w:t xml:space="preserve"> </w:t>
      </w:r>
      <w:r>
        <w:t>and</w:t>
      </w:r>
      <w:r>
        <w:rPr>
          <w:spacing w:val="-2"/>
        </w:rPr>
        <w:t xml:space="preserve"> </w:t>
      </w:r>
      <w:r>
        <w:t>location of the facility. If we or any of our subsidiaries or Affiliates exercise our or their option to enter into a binding lease with the landlord, and you are required to enter into a sublease with us or with one of our Affiliates, we or our Affiliate will attempt to secure a fair rent for the premises, but we cannot represent</w:t>
      </w:r>
      <w:r>
        <w:rPr>
          <w:spacing w:val="-13"/>
        </w:rPr>
        <w:t xml:space="preserve"> </w:t>
      </w:r>
      <w:r>
        <w:t>or</w:t>
      </w:r>
      <w:r>
        <w:rPr>
          <w:spacing w:val="-13"/>
        </w:rPr>
        <w:t xml:space="preserve"> </w:t>
      </w:r>
      <w:r>
        <w:t>warrant</w:t>
      </w:r>
      <w:r>
        <w:rPr>
          <w:spacing w:val="-14"/>
        </w:rPr>
        <w:t xml:space="preserve"> </w:t>
      </w:r>
      <w:r>
        <w:t>that</w:t>
      </w:r>
      <w:r>
        <w:rPr>
          <w:spacing w:val="-14"/>
        </w:rPr>
        <w:t xml:space="preserve"> </w:t>
      </w:r>
      <w:r>
        <w:t>it</w:t>
      </w:r>
      <w:r>
        <w:rPr>
          <w:spacing w:val="-13"/>
        </w:rPr>
        <w:t xml:space="preserve"> </w:t>
      </w:r>
      <w:r>
        <w:t>will</w:t>
      </w:r>
      <w:r>
        <w:rPr>
          <w:spacing w:val="-14"/>
        </w:rPr>
        <w:t xml:space="preserve"> </w:t>
      </w:r>
      <w:r>
        <w:t>be</w:t>
      </w:r>
      <w:r>
        <w:rPr>
          <w:spacing w:val="-14"/>
        </w:rPr>
        <w:t xml:space="preserve"> </w:t>
      </w:r>
      <w:r>
        <w:t>the</w:t>
      </w:r>
      <w:r>
        <w:rPr>
          <w:spacing w:val="-13"/>
        </w:rPr>
        <w:t xml:space="preserve"> </w:t>
      </w:r>
      <w:r>
        <w:t>best</w:t>
      </w:r>
      <w:r>
        <w:rPr>
          <w:spacing w:val="-13"/>
        </w:rPr>
        <w:t xml:space="preserve"> </w:t>
      </w:r>
      <w:r>
        <w:t>available</w:t>
      </w:r>
      <w:r>
        <w:rPr>
          <w:spacing w:val="-14"/>
        </w:rPr>
        <w:t xml:space="preserve"> </w:t>
      </w:r>
      <w:r>
        <w:t>rent</w:t>
      </w:r>
      <w:r>
        <w:rPr>
          <w:spacing w:val="-14"/>
        </w:rPr>
        <w:t xml:space="preserve"> </w:t>
      </w:r>
      <w:r>
        <w:t>within</w:t>
      </w:r>
      <w:r>
        <w:rPr>
          <w:spacing w:val="-13"/>
        </w:rPr>
        <w:t xml:space="preserve"> </w:t>
      </w:r>
      <w:r>
        <w:t>the</w:t>
      </w:r>
      <w:r>
        <w:rPr>
          <w:spacing w:val="-14"/>
        </w:rPr>
        <w:t xml:space="preserve"> </w:t>
      </w:r>
      <w:r>
        <w:t>Territory</w:t>
      </w:r>
      <w:r>
        <w:rPr>
          <w:spacing w:val="-12"/>
        </w:rPr>
        <w:t xml:space="preserve"> </w:t>
      </w:r>
      <w:r>
        <w:t>or</w:t>
      </w:r>
      <w:r>
        <w:rPr>
          <w:spacing w:val="-13"/>
        </w:rPr>
        <w:t xml:space="preserve"> </w:t>
      </w:r>
      <w:r>
        <w:t>community.</w:t>
      </w:r>
      <w:r>
        <w:rPr>
          <w:spacing w:val="-14"/>
        </w:rPr>
        <w:t xml:space="preserve"> </w:t>
      </w:r>
      <w:r>
        <w:t>See</w:t>
      </w:r>
      <w:r>
        <w:rPr>
          <w:spacing w:val="-14"/>
        </w:rPr>
        <w:t xml:space="preserve"> </w:t>
      </w:r>
      <w:r>
        <w:t>Section</w:t>
      </w:r>
    </w:p>
    <w:p w14:paraId="3C630FA0" w14:textId="77777777" w:rsidR="00C811EF" w:rsidRDefault="00C811EF">
      <w:pPr>
        <w:pStyle w:val="BodyText"/>
        <w:kinsoku w:val="0"/>
        <w:overflowPunct w:val="0"/>
        <w:spacing w:before="1"/>
        <w:ind w:left="1146"/>
        <w:jc w:val="both"/>
        <w:rPr>
          <w:spacing w:val="-2"/>
        </w:rPr>
      </w:pPr>
      <w:r>
        <w:t>8.3</w:t>
      </w:r>
      <w:r>
        <w:rPr>
          <w:spacing w:val="-7"/>
        </w:rPr>
        <w:t xml:space="preserve"> </w:t>
      </w:r>
      <w:r>
        <w:t>of</w:t>
      </w:r>
      <w:r>
        <w:rPr>
          <w:spacing w:val="-7"/>
        </w:rPr>
        <w:t xml:space="preserve"> </w:t>
      </w:r>
      <w:r>
        <w:t>the</w:t>
      </w:r>
      <w:r>
        <w:rPr>
          <w:spacing w:val="-7"/>
        </w:rPr>
        <w:t xml:space="preserve"> </w:t>
      </w:r>
      <w:r>
        <w:t>Franchise</w:t>
      </w:r>
      <w:r>
        <w:rPr>
          <w:spacing w:val="-7"/>
        </w:rPr>
        <w:t xml:space="preserve"> </w:t>
      </w:r>
      <w:r>
        <w:t>Agreement</w:t>
      </w:r>
      <w:r>
        <w:rPr>
          <w:spacing w:val="-4"/>
        </w:rPr>
        <w:t xml:space="preserve"> </w:t>
      </w:r>
      <w:r>
        <w:t>for</w:t>
      </w:r>
      <w:r>
        <w:rPr>
          <w:spacing w:val="-6"/>
        </w:rPr>
        <w:t xml:space="preserve"> </w:t>
      </w:r>
      <w:r>
        <w:t>further</w:t>
      </w:r>
      <w:r>
        <w:rPr>
          <w:spacing w:val="-5"/>
        </w:rPr>
        <w:t xml:space="preserve"> </w:t>
      </w:r>
      <w:r>
        <w:rPr>
          <w:spacing w:val="-2"/>
        </w:rPr>
        <w:t>details.</w:t>
      </w:r>
    </w:p>
    <w:p w14:paraId="3F5B5341" w14:textId="77777777" w:rsidR="00C811EF" w:rsidRDefault="00C811EF">
      <w:pPr>
        <w:pStyle w:val="BodyText"/>
        <w:kinsoku w:val="0"/>
        <w:overflowPunct w:val="0"/>
        <w:spacing w:before="1"/>
      </w:pPr>
    </w:p>
    <w:p w14:paraId="2D95AE32" w14:textId="77777777" w:rsidR="00C811EF" w:rsidRDefault="00C811EF">
      <w:pPr>
        <w:pStyle w:val="BodyText"/>
        <w:kinsoku w:val="0"/>
        <w:overflowPunct w:val="0"/>
        <w:ind w:left="1146" w:right="718"/>
        <w:jc w:val="both"/>
      </w:pPr>
      <w:r>
        <w:t>You should consult with real estate professionals, your lawyers and your other professional advisors before you commit to purchasing this franchise from us and before you agree to the Territory and specific location currently or possibly contemplated by you.</w:t>
      </w:r>
    </w:p>
    <w:p w14:paraId="624875E0" w14:textId="77777777" w:rsidR="00C811EF" w:rsidRDefault="00C811EF">
      <w:pPr>
        <w:pStyle w:val="ListParagraph"/>
        <w:numPr>
          <w:ilvl w:val="0"/>
          <w:numId w:val="99"/>
        </w:numPr>
        <w:tabs>
          <w:tab w:val="left" w:pos="1146"/>
        </w:tabs>
        <w:kinsoku w:val="0"/>
        <w:overflowPunct w:val="0"/>
        <w:spacing w:before="229"/>
        <w:ind w:left="1146" w:right="717"/>
        <w:rPr>
          <w:sz w:val="20"/>
          <w:szCs w:val="20"/>
        </w:rPr>
      </w:pPr>
      <w:r>
        <w:rPr>
          <w:sz w:val="20"/>
          <w:szCs w:val="20"/>
          <w:u w:val="single"/>
        </w:rPr>
        <w:t>Insurance</w:t>
      </w:r>
      <w:r>
        <w:rPr>
          <w:sz w:val="20"/>
          <w:szCs w:val="20"/>
        </w:rPr>
        <w:t xml:space="preserve"> – You must purchase insurance in accordance with our specifications. See Item 24 of this Disclosure Document for details.</w:t>
      </w:r>
    </w:p>
    <w:p w14:paraId="10DEF7AE" w14:textId="77777777" w:rsidR="00C811EF" w:rsidRDefault="00C811EF">
      <w:pPr>
        <w:pStyle w:val="ListParagraph"/>
        <w:numPr>
          <w:ilvl w:val="0"/>
          <w:numId w:val="99"/>
        </w:numPr>
        <w:tabs>
          <w:tab w:val="left" w:pos="1146"/>
        </w:tabs>
        <w:kinsoku w:val="0"/>
        <w:overflowPunct w:val="0"/>
        <w:spacing w:before="229"/>
        <w:ind w:left="1146" w:right="718"/>
        <w:rPr>
          <w:spacing w:val="-2"/>
          <w:sz w:val="20"/>
          <w:szCs w:val="20"/>
        </w:rPr>
      </w:pPr>
      <w:r>
        <w:rPr>
          <w:sz w:val="20"/>
          <w:szCs w:val="20"/>
          <w:u w:val="single"/>
        </w:rPr>
        <w:t>Utilities</w:t>
      </w:r>
      <w:r>
        <w:rPr>
          <w:spacing w:val="-4"/>
          <w:sz w:val="20"/>
          <w:szCs w:val="20"/>
          <w:u w:val="single"/>
        </w:rPr>
        <w:t xml:space="preserve"> </w:t>
      </w:r>
      <w:r>
        <w:rPr>
          <w:sz w:val="20"/>
          <w:szCs w:val="20"/>
          <w:u w:val="single"/>
        </w:rPr>
        <w:t>(Gas,</w:t>
      </w:r>
      <w:r>
        <w:rPr>
          <w:spacing w:val="-5"/>
          <w:sz w:val="20"/>
          <w:szCs w:val="20"/>
          <w:u w:val="single"/>
        </w:rPr>
        <w:t xml:space="preserve"> </w:t>
      </w:r>
      <w:r>
        <w:rPr>
          <w:sz w:val="20"/>
          <w:szCs w:val="20"/>
          <w:u w:val="single"/>
        </w:rPr>
        <w:t>Hydro,</w:t>
      </w:r>
      <w:r>
        <w:rPr>
          <w:spacing w:val="-3"/>
          <w:sz w:val="20"/>
          <w:szCs w:val="20"/>
          <w:u w:val="single"/>
        </w:rPr>
        <w:t xml:space="preserve"> </w:t>
      </w:r>
      <w:r>
        <w:rPr>
          <w:sz w:val="20"/>
          <w:szCs w:val="20"/>
          <w:u w:val="single"/>
        </w:rPr>
        <w:t>Water)</w:t>
      </w:r>
      <w:r>
        <w:rPr>
          <w:spacing w:val="-4"/>
          <w:sz w:val="20"/>
          <w:szCs w:val="20"/>
        </w:rPr>
        <w:t xml:space="preserve"> </w:t>
      </w:r>
      <w:r>
        <w:rPr>
          <w:sz w:val="20"/>
          <w:szCs w:val="20"/>
        </w:rPr>
        <w:t>-</w:t>
      </w:r>
      <w:r>
        <w:rPr>
          <w:spacing w:val="-4"/>
          <w:sz w:val="20"/>
          <w:szCs w:val="20"/>
        </w:rPr>
        <w:t xml:space="preserve"> </w:t>
      </w:r>
      <w:r>
        <w:rPr>
          <w:sz w:val="20"/>
          <w:szCs w:val="20"/>
        </w:rPr>
        <w:t>The</w:t>
      </w:r>
      <w:r>
        <w:rPr>
          <w:spacing w:val="-5"/>
          <w:sz w:val="20"/>
          <w:szCs w:val="20"/>
        </w:rPr>
        <w:t xml:space="preserve"> </w:t>
      </w:r>
      <w:r>
        <w:rPr>
          <w:sz w:val="20"/>
          <w:szCs w:val="20"/>
        </w:rPr>
        <w:t>actual</w:t>
      </w:r>
      <w:r>
        <w:rPr>
          <w:spacing w:val="-4"/>
          <w:sz w:val="20"/>
          <w:szCs w:val="20"/>
        </w:rPr>
        <w:t xml:space="preserve"> </w:t>
      </w:r>
      <w:r>
        <w:rPr>
          <w:sz w:val="20"/>
          <w:szCs w:val="20"/>
        </w:rPr>
        <w:t>cost</w:t>
      </w:r>
      <w:r>
        <w:rPr>
          <w:spacing w:val="-6"/>
          <w:sz w:val="20"/>
          <w:szCs w:val="20"/>
        </w:rPr>
        <w:t xml:space="preserve"> </w:t>
      </w:r>
      <w:r>
        <w:rPr>
          <w:sz w:val="20"/>
          <w:szCs w:val="20"/>
        </w:rPr>
        <w:t>of</w:t>
      </w:r>
      <w:r>
        <w:rPr>
          <w:spacing w:val="-3"/>
          <w:sz w:val="20"/>
          <w:szCs w:val="20"/>
        </w:rPr>
        <w:t xml:space="preserve"> </w:t>
      </w:r>
      <w:r>
        <w:rPr>
          <w:sz w:val="20"/>
          <w:szCs w:val="20"/>
        </w:rPr>
        <w:t>utilities</w:t>
      </w:r>
      <w:r>
        <w:rPr>
          <w:spacing w:val="-4"/>
          <w:sz w:val="20"/>
          <w:szCs w:val="20"/>
        </w:rPr>
        <w:t xml:space="preserve"> </w:t>
      </w:r>
      <w:r>
        <w:rPr>
          <w:sz w:val="20"/>
          <w:szCs w:val="20"/>
        </w:rPr>
        <w:t>will</w:t>
      </w:r>
      <w:r>
        <w:rPr>
          <w:spacing w:val="-6"/>
          <w:sz w:val="20"/>
          <w:szCs w:val="20"/>
        </w:rPr>
        <w:t xml:space="preserve"> </w:t>
      </w:r>
      <w:r>
        <w:rPr>
          <w:sz w:val="20"/>
          <w:szCs w:val="20"/>
        </w:rPr>
        <w:t>vary</w:t>
      </w:r>
      <w:r>
        <w:rPr>
          <w:spacing w:val="-4"/>
          <w:sz w:val="20"/>
          <w:szCs w:val="20"/>
        </w:rPr>
        <w:t xml:space="preserve"> </w:t>
      </w:r>
      <w:r>
        <w:rPr>
          <w:sz w:val="20"/>
          <w:szCs w:val="20"/>
        </w:rPr>
        <w:t>depending</w:t>
      </w:r>
      <w:r>
        <w:rPr>
          <w:spacing w:val="-3"/>
          <w:sz w:val="20"/>
          <w:szCs w:val="20"/>
        </w:rPr>
        <w:t xml:space="preserve"> </w:t>
      </w:r>
      <w:r>
        <w:rPr>
          <w:sz w:val="20"/>
          <w:szCs w:val="20"/>
        </w:rPr>
        <w:t>on</w:t>
      </w:r>
      <w:r>
        <w:rPr>
          <w:spacing w:val="-6"/>
          <w:sz w:val="20"/>
          <w:szCs w:val="20"/>
        </w:rPr>
        <w:t xml:space="preserve"> </w:t>
      </w:r>
      <w:r>
        <w:rPr>
          <w:sz w:val="20"/>
          <w:szCs w:val="20"/>
        </w:rPr>
        <w:t>your</w:t>
      </w:r>
      <w:r>
        <w:rPr>
          <w:spacing w:val="-4"/>
          <w:sz w:val="20"/>
          <w:szCs w:val="20"/>
        </w:rPr>
        <w:t xml:space="preserve"> </w:t>
      </w:r>
      <w:r>
        <w:rPr>
          <w:sz w:val="20"/>
          <w:szCs w:val="20"/>
        </w:rPr>
        <w:t>location</w:t>
      </w:r>
      <w:r>
        <w:rPr>
          <w:spacing w:val="-6"/>
          <w:sz w:val="20"/>
          <w:szCs w:val="20"/>
        </w:rPr>
        <w:t xml:space="preserve"> </w:t>
      </w:r>
      <w:r>
        <w:rPr>
          <w:sz w:val="20"/>
          <w:szCs w:val="20"/>
        </w:rPr>
        <w:t>and</w:t>
      </w:r>
      <w:r>
        <w:rPr>
          <w:spacing w:val="-6"/>
          <w:sz w:val="20"/>
          <w:szCs w:val="20"/>
        </w:rPr>
        <w:t xml:space="preserve"> </w:t>
      </w:r>
      <w:r>
        <w:rPr>
          <w:sz w:val="20"/>
          <w:szCs w:val="20"/>
        </w:rPr>
        <w:t xml:space="preserve">your </w:t>
      </w:r>
      <w:r>
        <w:rPr>
          <w:spacing w:val="-2"/>
          <w:sz w:val="20"/>
          <w:szCs w:val="20"/>
        </w:rPr>
        <w:t>usage.</w:t>
      </w:r>
    </w:p>
    <w:p w14:paraId="54D097DD" w14:textId="77777777" w:rsidR="00C811EF" w:rsidRDefault="00C811EF">
      <w:pPr>
        <w:pStyle w:val="BodyText"/>
        <w:kinsoku w:val="0"/>
        <w:overflowPunct w:val="0"/>
        <w:spacing w:before="1"/>
      </w:pPr>
    </w:p>
    <w:p w14:paraId="615EE854" w14:textId="77777777" w:rsidR="00C811EF" w:rsidRDefault="00C811EF">
      <w:pPr>
        <w:pStyle w:val="ListParagraph"/>
        <w:numPr>
          <w:ilvl w:val="0"/>
          <w:numId w:val="99"/>
        </w:numPr>
        <w:tabs>
          <w:tab w:val="left" w:pos="1146"/>
        </w:tabs>
        <w:kinsoku w:val="0"/>
        <w:overflowPunct w:val="0"/>
        <w:ind w:left="1146" w:right="718"/>
        <w:rPr>
          <w:sz w:val="20"/>
          <w:szCs w:val="20"/>
        </w:rPr>
      </w:pPr>
      <w:r>
        <w:rPr>
          <w:sz w:val="20"/>
          <w:szCs w:val="20"/>
          <w:u w:val="single"/>
        </w:rPr>
        <w:t>Training</w:t>
      </w:r>
      <w:r>
        <w:rPr>
          <w:sz w:val="20"/>
          <w:szCs w:val="20"/>
        </w:rPr>
        <w:t xml:space="preserve"> – While the cost of training is included in the initial franchise fee, you will be responsible for salaries, meals, travel, accommodation, etc. for any of your Key Persons or any employees who are attending training.</w:t>
      </w:r>
    </w:p>
    <w:p w14:paraId="1103BFB3" w14:textId="441362A1" w:rsidR="00C811EF" w:rsidRDefault="00C811EF">
      <w:pPr>
        <w:pStyle w:val="ListParagraph"/>
        <w:numPr>
          <w:ilvl w:val="0"/>
          <w:numId w:val="99"/>
        </w:numPr>
        <w:tabs>
          <w:tab w:val="left" w:pos="1146"/>
        </w:tabs>
        <w:kinsoku w:val="0"/>
        <w:overflowPunct w:val="0"/>
        <w:spacing w:before="229"/>
        <w:ind w:left="1146" w:right="718"/>
        <w:rPr>
          <w:sz w:val="20"/>
          <w:szCs w:val="20"/>
        </w:rPr>
      </w:pPr>
      <w:r>
        <w:rPr>
          <w:sz w:val="20"/>
          <w:szCs w:val="20"/>
          <w:u w:val="single"/>
        </w:rPr>
        <w:t>Initial</w:t>
      </w:r>
      <w:r>
        <w:rPr>
          <w:spacing w:val="-4"/>
          <w:sz w:val="20"/>
          <w:szCs w:val="20"/>
          <w:u w:val="single"/>
        </w:rPr>
        <w:t xml:space="preserve"> </w:t>
      </w:r>
      <w:r>
        <w:rPr>
          <w:sz w:val="20"/>
          <w:szCs w:val="20"/>
          <w:u w:val="single"/>
        </w:rPr>
        <w:t>Hardware</w:t>
      </w:r>
      <w:r>
        <w:rPr>
          <w:spacing w:val="-1"/>
          <w:sz w:val="20"/>
          <w:szCs w:val="20"/>
          <w:u w:val="single"/>
        </w:rPr>
        <w:t xml:space="preserve"> </w:t>
      </w:r>
      <w:r>
        <w:rPr>
          <w:sz w:val="20"/>
          <w:szCs w:val="20"/>
          <w:u w:val="single"/>
        </w:rPr>
        <w:t>and</w:t>
      </w:r>
      <w:r>
        <w:rPr>
          <w:spacing w:val="-1"/>
          <w:sz w:val="20"/>
          <w:szCs w:val="20"/>
          <w:u w:val="single"/>
        </w:rPr>
        <w:t xml:space="preserve"> </w:t>
      </w:r>
      <w:r>
        <w:rPr>
          <w:sz w:val="20"/>
          <w:szCs w:val="20"/>
          <w:u w:val="single"/>
        </w:rPr>
        <w:t>Software</w:t>
      </w:r>
      <w:r>
        <w:rPr>
          <w:spacing w:val="-3"/>
          <w:sz w:val="20"/>
          <w:szCs w:val="20"/>
          <w:u w:val="single"/>
        </w:rPr>
        <w:t xml:space="preserve"> </w:t>
      </w:r>
      <w:r>
        <w:rPr>
          <w:sz w:val="20"/>
          <w:szCs w:val="20"/>
          <w:u w:val="single"/>
        </w:rPr>
        <w:t>Fee</w:t>
      </w:r>
      <w:r>
        <w:rPr>
          <w:spacing w:val="-1"/>
          <w:sz w:val="20"/>
          <w:szCs w:val="20"/>
        </w:rPr>
        <w:t xml:space="preserve"> </w:t>
      </w:r>
      <w:r>
        <w:rPr>
          <w:sz w:val="20"/>
          <w:szCs w:val="20"/>
        </w:rPr>
        <w:t>–</w:t>
      </w:r>
      <w:r>
        <w:rPr>
          <w:spacing w:val="-1"/>
          <w:sz w:val="20"/>
          <w:szCs w:val="20"/>
        </w:rPr>
        <w:t xml:space="preserve"> </w:t>
      </w:r>
      <w:r>
        <w:rPr>
          <w:sz w:val="20"/>
          <w:szCs w:val="20"/>
        </w:rPr>
        <w:t>Prior to</w:t>
      </w:r>
      <w:r>
        <w:rPr>
          <w:spacing w:val="-1"/>
          <w:sz w:val="20"/>
          <w:szCs w:val="20"/>
        </w:rPr>
        <w:t xml:space="preserve"> </w:t>
      </w:r>
      <w:r>
        <w:rPr>
          <w:sz w:val="20"/>
          <w:szCs w:val="20"/>
        </w:rPr>
        <w:t>opening,</w:t>
      </w:r>
      <w:r>
        <w:rPr>
          <w:spacing w:val="-3"/>
          <w:sz w:val="20"/>
          <w:szCs w:val="20"/>
        </w:rPr>
        <w:t xml:space="preserve"> </w:t>
      </w:r>
      <w:r>
        <w:rPr>
          <w:sz w:val="20"/>
          <w:szCs w:val="20"/>
        </w:rPr>
        <w:t>you</w:t>
      </w:r>
      <w:r>
        <w:rPr>
          <w:spacing w:val="-4"/>
          <w:sz w:val="20"/>
          <w:szCs w:val="20"/>
        </w:rPr>
        <w:t xml:space="preserve"> </w:t>
      </w:r>
      <w:r>
        <w:rPr>
          <w:sz w:val="20"/>
          <w:szCs w:val="20"/>
        </w:rPr>
        <w:t>must</w:t>
      </w:r>
      <w:r>
        <w:rPr>
          <w:spacing w:val="-3"/>
          <w:sz w:val="20"/>
          <w:szCs w:val="20"/>
        </w:rPr>
        <w:t xml:space="preserve"> </w:t>
      </w:r>
      <w:r>
        <w:rPr>
          <w:sz w:val="20"/>
          <w:szCs w:val="20"/>
        </w:rPr>
        <w:t>purchase</w:t>
      </w:r>
      <w:r>
        <w:rPr>
          <w:spacing w:val="-3"/>
          <w:sz w:val="20"/>
          <w:szCs w:val="20"/>
        </w:rPr>
        <w:t xml:space="preserve"> </w:t>
      </w:r>
      <w:r>
        <w:rPr>
          <w:sz w:val="20"/>
          <w:szCs w:val="20"/>
        </w:rPr>
        <w:t>from</w:t>
      </w:r>
      <w:r>
        <w:rPr>
          <w:spacing w:val="-1"/>
          <w:sz w:val="20"/>
          <w:szCs w:val="20"/>
        </w:rPr>
        <w:t xml:space="preserve"> </w:t>
      </w:r>
      <w:r>
        <w:rPr>
          <w:sz w:val="20"/>
          <w:szCs w:val="20"/>
        </w:rPr>
        <w:t>us a</w:t>
      </w:r>
      <w:r>
        <w:rPr>
          <w:spacing w:val="-3"/>
          <w:sz w:val="20"/>
          <w:szCs w:val="20"/>
        </w:rPr>
        <w:t xml:space="preserve"> </w:t>
      </w:r>
      <w:r>
        <w:rPr>
          <w:sz w:val="20"/>
          <w:szCs w:val="20"/>
        </w:rPr>
        <w:t>computer</w:t>
      </w:r>
      <w:r>
        <w:rPr>
          <w:spacing w:val="-2"/>
          <w:sz w:val="20"/>
          <w:szCs w:val="20"/>
        </w:rPr>
        <w:t xml:space="preserve"> </w:t>
      </w:r>
      <w:r>
        <w:rPr>
          <w:sz w:val="20"/>
          <w:szCs w:val="20"/>
        </w:rPr>
        <w:t xml:space="preserve">system to operate the </w:t>
      </w:r>
      <w:del w:id="343" w:author="Matthew Levine" w:date="2025-06-06T13:46:00Z" w16du:dateUtc="2025-06-06T17:46:00Z">
        <w:r w:rsidDel="006721CE">
          <w:rPr>
            <w:sz w:val="20"/>
            <w:szCs w:val="20"/>
          </w:rPr>
          <w:delText>Studio</w:delText>
        </w:r>
      </w:del>
      <w:ins w:id="344" w:author="Matthew Levine" w:date="2025-06-06T13:46:00Z" w16du:dateUtc="2025-06-06T17:46:00Z">
        <w:r w:rsidR="006721CE">
          <w:rPr>
            <w:sz w:val="20"/>
            <w:szCs w:val="20"/>
          </w:rPr>
          <w:t>[Premise Café]</w:t>
        </w:r>
      </w:ins>
      <w:r>
        <w:rPr>
          <w:sz w:val="20"/>
          <w:szCs w:val="20"/>
        </w:rPr>
        <w:t>.</w:t>
      </w:r>
    </w:p>
    <w:p w14:paraId="57DE000E" w14:textId="77777777" w:rsidR="00C811EF" w:rsidRDefault="00C811EF">
      <w:pPr>
        <w:pStyle w:val="BodyText"/>
        <w:kinsoku w:val="0"/>
        <w:overflowPunct w:val="0"/>
        <w:spacing w:before="1"/>
      </w:pPr>
    </w:p>
    <w:p w14:paraId="7AB5049B" w14:textId="53EB9B0F" w:rsidR="00C811EF" w:rsidRDefault="00C811EF">
      <w:pPr>
        <w:pStyle w:val="ListParagraph"/>
        <w:numPr>
          <w:ilvl w:val="0"/>
          <w:numId w:val="99"/>
        </w:numPr>
        <w:tabs>
          <w:tab w:val="left" w:pos="1144"/>
        </w:tabs>
        <w:kinsoku w:val="0"/>
        <w:overflowPunct w:val="0"/>
        <w:spacing w:before="1"/>
        <w:ind w:left="1144" w:hanging="358"/>
        <w:jc w:val="left"/>
        <w:rPr>
          <w:spacing w:val="-2"/>
          <w:sz w:val="20"/>
          <w:szCs w:val="20"/>
        </w:rPr>
      </w:pPr>
      <w:r>
        <w:rPr>
          <w:sz w:val="20"/>
          <w:szCs w:val="20"/>
          <w:u w:val="single"/>
        </w:rPr>
        <w:t>Inventory</w:t>
      </w:r>
      <w:r>
        <w:rPr>
          <w:spacing w:val="-4"/>
          <w:sz w:val="20"/>
          <w:szCs w:val="20"/>
        </w:rPr>
        <w:t xml:space="preserve"> </w:t>
      </w:r>
      <w:r>
        <w:rPr>
          <w:sz w:val="20"/>
          <w:szCs w:val="20"/>
        </w:rPr>
        <w:t>-</w:t>
      </w:r>
      <w:r>
        <w:rPr>
          <w:spacing w:val="-4"/>
          <w:sz w:val="20"/>
          <w:szCs w:val="20"/>
        </w:rPr>
        <w:t xml:space="preserve"> </w:t>
      </w:r>
      <w:r>
        <w:rPr>
          <w:sz w:val="20"/>
          <w:szCs w:val="20"/>
        </w:rPr>
        <w:t>Prior</w:t>
      </w:r>
      <w:r>
        <w:rPr>
          <w:spacing w:val="-5"/>
          <w:sz w:val="20"/>
          <w:szCs w:val="20"/>
        </w:rPr>
        <w:t xml:space="preserve"> </w:t>
      </w:r>
      <w:r>
        <w:rPr>
          <w:sz w:val="20"/>
          <w:szCs w:val="20"/>
        </w:rPr>
        <w:t>to</w:t>
      </w:r>
      <w:r>
        <w:rPr>
          <w:spacing w:val="-3"/>
          <w:sz w:val="20"/>
          <w:szCs w:val="20"/>
        </w:rPr>
        <w:t xml:space="preserve"> </w:t>
      </w:r>
      <w:r>
        <w:rPr>
          <w:sz w:val="20"/>
          <w:szCs w:val="20"/>
        </w:rPr>
        <w:t>the</w:t>
      </w:r>
      <w:r>
        <w:rPr>
          <w:spacing w:val="-4"/>
          <w:sz w:val="20"/>
          <w:szCs w:val="20"/>
        </w:rPr>
        <w:t xml:space="preserve"> </w:t>
      </w:r>
      <w:r>
        <w:rPr>
          <w:sz w:val="20"/>
          <w:szCs w:val="20"/>
        </w:rPr>
        <w:t>opening</w:t>
      </w:r>
      <w:r>
        <w:rPr>
          <w:spacing w:val="-5"/>
          <w:sz w:val="20"/>
          <w:szCs w:val="20"/>
        </w:rPr>
        <w:t xml:space="preserve"> </w:t>
      </w:r>
      <w:r>
        <w:rPr>
          <w:sz w:val="20"/>
          <w:szCs w:val="20"/>
        </w:rPr>
        <w:t>of</w:t>
      </w:r>
      <w:r>
        <w:rPr>
          <w:spacing w:val="-4"/>
          <w:sz w:val="20"/>
          <w:szCs w:val="20"/>
        </w:rPr>
        <w:t xml:space="preserve"> </w:t>
      </w:r>
      <w:r>
        <w:rPr>
          <w:sz w:val="20"/>
          <w:szCs w:val="20"/>
        </w:rPr>
        <w:t>the</w:t>
      </w:r>
      <w:r>
        <w:rPr>
          <w:spacing w:val="-3"/>
          <w:sz w:val="20"/>
          <w:szCs w:val="20"/>
        </w:rPr>
        <w:t xml:space="preserve"> </w:t>
      </w:r>
      <w:del w:id="345" w:author="Matthew Levine" w:date="2025-06-06T13:46:00Z" w16du:dateUtc="2025-06-06T17:46:00Z">
        <w:r w:rsidDel="006721CE">
          <w:rPr>
            <w:sz w:val="20"/>
            <w:szCs w:val="20"/>
          </w:rPr>
          <w:delText>Studio</w:delText>
        </w:r>
      </w:del>
      <w:ins w:id="346" w:author="Matthew Levine" w:date="2025-06-06T13:46:00Z" w16du:dateUtc="2025-06-06T17:46:00Z">
        <w:r w:rsidR="006721CE">
          <w:rPr>
            <w:sz w:val="20"/>
            <w:szCs w:val="20"/>
          </w:rPr>
          <w:t>[Premise Café]</w:t>
        </w:r>
      </w:ins>
      <w:r>
        <w:rPr>
          <w:spacing w:val="-6"/>
          <w:sz w:val="20"/>
          <w:szCs w:val="20"/>
        </w:rPr>
        <w:t xml:space="preserve"> </w:t>
      </w:r>
      <w:r>
        <w:rPr>
          <w:sz w:val="20"/>
          <w:szCs w:val="20"/>
        </w:rPr>
        <w:t>we</w:t>
      </w:r>
      <w:r>
        <w:rPr>
          <w:spacing w:val="-2"/>
          <w:sz w:val="20"/>
          <w:szCs w:val="20"/>
        </w:rPr>
        <w:t xml:space="preserve"> </w:t>
      </w:r>
      <w:r>
        <w:rPr>
          <w:sz w:val="20"/>
          <w:szCs w:val="20"/>
        </w:rPr>
        <w:t>will</w:t>
      </w:r>
      <w:r>
        <w:rPr>
          <w:spacing w:val="-4"/>
          <w:sz w:val="20"/>
          <w:szCs w:val="20"/>
        </w:rPr>
        <w:t xml:space="preserve"> </w:t>
      </w:r>
      <w:r>
        <w:rPr>
          <w:sz w:val="20"/>
          <w:szCs w:val="20"/>
        </w:rPr>
        <w:t>provide</w:t>
      </w:r>
      <w:r>
        <w:rPr>
          <w:spacing w:val="-5"/>
          <w:sz w:val="20"/>
          <w:szCs w:val="20"/>
        </w:rPr>
        <w:t xml:space="preserve"> </w:t>
      </w:r>
      <w:r>
        <w:rPr>
          <w:sz w:val="20"/>
          <w:szCs w:val="20"/>
        </w:rPr>
        <w:t>you</w:t>
      </w:r>
      <w:r>
        <w:rPr>
          <w:spacing w:val="-6"/>
          <w:sz w:val="20"/>
          <w:szCs w:val="20"/>
        </w:rPr>
        <w:t xml:space="preserve"> </w:t>
      </w:r>
      <w:r>
        <w:rPr>
          <w:sz w:val="20"/>
          <w:szCs w:val="20"/>
        </w:rPr>
        <w:t>with</w:t>
      </w:r>
      <w:r>
        <w:rPr>
          <w:spacing w:val="-3"/>
          <w:sz w:val="20"/>
          <w:szCs w:val="20"/>
        </w:rPr>
        <w:t xml:space="preserve"> </w:t>
      </w:r>
      <w:r>
        <w:rPr>
          <w:sz w:val="20"/>
          <w:szCs w:val="20"/>
        </w:rPr>
        <w:t>a</w:t>
      </w:r>
      <w:r>
        <w:rPr>
          <w:spacing w:val="-5"/>
          <w:sz w:val="20"/>
          <w:szCs w:val="20"/>
        </w:rPr>
        <w:t xml:space="preserve"> </w:t>
      </w:r>
      <w:r>
        <w:rPr>
          <w:sz w:val="20"/>
          <w:szCs w:val="20"/>
        </w:rPr>
        <w:t>list</w:t>
      </w:r>
      <w:r>
        <w:rPr>
          <w:spacing w:val="-6"/>
          <w:sz w:val="20"/>
          <w:szCs w:val="20"/>
        </w:rPr>
        <w:t xml:space="preserve"> </w:t>
      </w:r>
      <w:r>
        <w:rPr>
          <w:sz w:val="20"/>
          <w:szCs w:val="20"/>
        </w:rPr>
        <w:t>of</w:t>
      </w:r>
      <w:r>
        <w:rPr>
          <w:spacing w:val="-2"/>
          <w:sz w:val="20"/>
          <w:szCs w:val="20"/>
        </w:rPr>
        <w:t xml:space="preserve"> </w:t>
      </w:r>
      <w:r>
        <w:rPr>
          <w:sz w:val="20"/>
          <w:szCs w:val="20"/>
        </w:rPr>
        <w:t>initial</w:t>
      </w:r>
      <w:r>
        <w:rPr>
          <w:spacing w:val="-7"/>
          <w:sz w:val="20"/>
          <w:szCs w:val="20"/>
        </w:rPr>
        <w:t xml:space="preserve"> </w:t>
      </w:r>
      <w:proofErr w:type="gramStart"/>
      <w:r>
        <w:rPr>
          <w:spacing w:val="-2"/>
          <w:sz w:val="20"/>
          <w:szCs w:val="20"/>
        </w:rPr>
        <w:t>inventory</w:t>
      </w:r>
      <w:proofErr w:type="gramEnd"/>
      <w:r>
        <w:rPr>
          <w:spacing w:val="-2"/>
          <w:sz w:val="20"/>
          <w:szCs w:val="20"/>
        </w:rPr>
        <w:t>.</w:t>
      </w:r>
    </w:p>
    <w:p w14:paraId="0D7EA141" w14:textId="74B03166" w:rsidR="00C811EF" w:rsidRDefault="00C811EF">
      <w:pPr>
        <w:pStyle w:val="ListParagraph"/>
        <w:numPr>
          <w:ilvl w:val="0"/>
          <w:numId w:val="99"/>
        </w:numPr>
        <w:tabs>
          <w:tab w:val="left" w:pos="1146"/>
        </w:tabs>
        <w:kinsoku w:val="0"/>
        <w:overflowPunct w:val="0"/>
        <w:spacing w:before="228"/>
        <w:ind w:left="1146" w:right="718"/>
        <w:jc w:val="left"/>
        <w:rPr>
          <w:sz w:val="20"/>
          <w:szCs w:val="20"/>
        </w:rPr>
      </w:pPr>
      <w:r>
        <w:rPr>
          <w:sz w:val="20"/>
          <w:szCs w:val="20"/>
          <w:u w:val="single"/>
        </w:rPr>
        <w:t>Furniture, Fixtures and Equipment</w:t>
      </w:r>
      <w:r>
        <w:rPr>
          <w:sz w:val="20"/>
          <w:szCs w:val="20"/>
        </w:rPr>
        <w:t xml:space="preserve"> - Prior to the opening of the </w:t>
      </w:r>
      <w:del w:id="347" w:author="Matthew Levine" w:date="2025-06-06T13:46:00Z" w16du:dateUtc="2025-06-06T17:46:00Z">
        <w:r w:rsidDel="006721CE">
          <w:rPr>
            <w:sz w:val="20"/>
            <w:szCs w:val="20"/>
          </w:rPr>
          <w:delText>Studio</w:delText>
        </w:r>
      </w:del>
      <w:ins w:id="348" w:author="Matthew Levine" w:date="2025-06-06T13:46:00Z" w16du:dateUtc="2025-06-06T17:46:00Z">
        <w:r w:rsidR="006721CE">
          <w:rPr>
            <w:sz w:val="20"/>
            <w:szCs w:val="20"/>
          </w:rPr>
          <w:t>[Premise Café]</w:t>
        </w:r>
      </w:ins>
      <w:r>
        <w:rPr>
          <w:sz w:val="20"/>
          <w:szCs w:val="20"/>
        </w:rPr>
        <w:t>, we will provide you with a list of the necessary fixtures and equipment which meet our specifications.</w:t>
      </w:r>
    </w:p>
    <w:p w14:paraId="4DFCE04D" w14:textId="77777777" w:rsidR="00C811EF" w:rsidRDefault="00C811EF">
      <w:pPr>
        <w:pStyle w:val="ListParagraph"/>
        <w:numPr>
          <w:ilvl w:val="0"/>
          <w:numId w:val="99"/>
        </w:numPr>
        <w:tabs>
          <w:tab w:val="left" w:pos="1146"/>
        </w:tabs>
        <w:kinsoku w:val="0"/>
        <w:overflowPunct w:val="0"/>
        <w:spacing w:before="228"/>
        <w:ind w:left="1146" w:right="718"/>
        <w:jc w:val="left"/>
        <w:rPr>
          <w:sz w:val="20"/>
          <w:szCs w:val="20"/>
        </w:rPr>
        <w:sectPr w:rsidR="00C811EF">
          <w:pgSz w:w="12240" w:h="15840"/>
          <w:pgMar w:top="400" w:right="720" w:bottom="1440" w:left="720" w:header="200" w:footer="1257" w:gutter="0"/>
          <w:cols w:space="720"/>
          <w:noEndnote/>
        </w:sectPr>
      </w:pPr>
    </w:p>
    <w:p w14:paraId="7935D1D2" w14:textId="77777777" w:rsidR="00C811EF" w:rsidRDefault="00C811EF">
      <w:pPr>
        <w:pStyle w:val="BodyText"/>
        <w:kinsoku w:val="0"/>
        <w:overflowPunct w:val="0"/>
      </w:pPr>
    </w:p>
    <w:p w14:paraId="20BF5C0D" w14:textId="77777777" w:rsidR="00C811EF" w:rsidRDefault="00C811EF">
      <w:pPr>
        <w:pStyle w:val="BodyText"/>
        <w:kinsoku w:val="0"/>
        <w:overflowPunct w:val="0"/>
      </w:pPr>
    </w:p>
    <w:p w14:paraId="683B34D0" w14:textId="77777777" w:rsidR="00C811EF" w:rsidRDefault="00C811EF">
      <w:pPr>
        <w:pStyle w:val="BodyText"/>
        <w:kinsoku w:val="0"/>
        <w:overflowPunct w:val="0"/>
      </w:pPr>
    </w:p>
    <w:p w14:paraId="42660473" w14:textId="77777777" w:rsidR="00C811EF" w:rsidRDefault="00C811EF">
      <w:pPr>
        <w:pStyle w:val="BodyText"/>
        <w:kinsoku w:val="0"/>
        <w:overflowPunct w:val="0"/>
        <w:spacing w:before="119"/>
      </w:pPr>
    </w:p>
    <w:p w14:paraId="5EC59767" w14:textId="3365D6B1" w:rsidR="00C811EF" w:rsidRDefault="00C811EF">
      <w:pPr>
        <w:pStyle w:val="ListParagraph"/>
        <w:numPr>
          <w:ilvl w:val="0"/>
          <w:numId w:val="99"/>
        </w:numPr>
        <w:tabs>
          <w:tab w:val="left" w:pos="1146"/>
        </w:tabs>
        <w:kinsoku w:val="0"/>
        <w:overflowPunct w:val="0"/>
        <w:ind w:left="1146" w:right="715"/>
        <w:rPr>
          <w:sz w:val="20"/>
          <w:szCs w:val="20"/>
        </w:rPr>
      </w:pPr>
      <w:r>
        <w:rPr>
          <w:sz w:val="20"/>
          <w:szCs w:val="20"/>
          <w:u w:val="single"/>
        </w:rPr>
        <w:t>Grand</w:t>
      </w:r>
      <w:r>
        <w:rPr>
          <w:spacing w:val="-10"/>
          <w:sz w:val="20"/>
          <w:szCs w:val="20"/>
          <w:u w:val="single"/>
        </w:rPr>
        <w:t xml:space="preserve"> </w:t>
      </w:r>
      <w:r>
        <w:rPr>
          <w:sz w:val="20"/>
          <w:szCs w:val="20"/>
          <w:u w:val="single"/>
        </w:rPr>
        <w:t>Opening</w:t>
      </w:r>
      <w:r>
        <w:rPr>
          <w:spacing w:val="-11"/>
          <w:sz w:val="20"/>
          <w:szCs w:val="20"/>
          <w:u w:val="single"/>
        </w:rPr>
        <w:t xml:space="preserve"> </w:t>
      </w:r>
      <w:r>
        <w:rPr>
          <w:sz w:val="20"/>
          <w:szCs w:val="20"/>
          <w:u w:val="single"/>
        </w:rPr>
        <w:t>and</w:t>
      </w:r>
      <w:r>
        <w:rPr>
          <w:spacing w:val="-10"/>
          <w:sz w:val="20"/>
          <w:szCs w:val="20"/>
          <w:u w:val="single"/>
        </w:rPr>
        <w:t xml:space="preserve"> </w:t>
      </w:r>
      <w:r>
        <w:rPr>
          <w:sz w:val="20"/>
          <w:szCs w:val="20"/>
          <w:u w:val="single"/>
        </w:rPr>
        <w:t>Local</w:t>
      </w:r>
      <w:r>
        <w:rPr>
          <w:spacing w:val="-9"/>
          <w:sz w:val="20"/>
          <w:szCs w:val="20"/>
          <w:u w:val="single"/>
        </w:rPr>
        <w:t xml:space="preserve"> </w:t>
      </w:r>
      <w:r>
        <w:rPr>
          <w:sz w:val="20"/>
          <w:szCs w:val="20"/>
          <w:u w:val="single"/>
        </w:rPr>
        <w:t>Advertising</w:t>
      </w:r>
      <w:r>
        <w:rPr>
          <w:spacing w:val="-10"/>
          <w:sz w:val="20"/>
          <w:szCs w:val="20"/>
        </w:rPr>
        <w:t xml:space="preserve"> </w:t>
      </w:r>
      <w:r>
        <w:rPr>
          <w:sz w:val="20"/>
          <w:szCs w:val="20"/>
        </w:rPr>
        <w:t>–</w:t>
      </w:r>
      <w:r>
        <w:rPr>
          <w:spacing w:val="-9"/>
          <w:sz w:val="20"/>
          <w:szCs w:val="20"/>
        </w:rPr>
        <w:t xml:space="preserve"> </w:t>
      </w:r>
      <w:r>
        <w:rPr>
          <w:sz w:val="20"/>
          <w:szCs w:val="20"/>
        </w:rPr>
        <w:t>You</w:t>
      </w:r>
      <w:r>
        <w:rPr>
          <w:spacing w:val="-11"/>
          <w:sz w:val="20"/>
          <w:szCs w:val="20"/>
        </w:rPr>
        <w:t xml:space="preserve"> </w:t>
      </w:r>
      <w:r>
        <w:rPr>
          <w:sz w:val="20"/>
          <w:szCs w:val="20"/>
        </w:rPr>
        <w:t>shall</w:t>
      </w:r>
      <w:r>
        <w:rPr>
          <w:spacing w:val="-11"/>
          <w:sz w:val="20"/>
          <w:szCs w:val="20"/>
        </w:rPr>
        <w:t xml:space="preserve"> </w:t>
      </w:r>
      <w:r>
        <w:rPr>
          <w:sz w:val="20"/>
          <w:szCs w:val="20"/>
        </w:rPr>
        <w:t>conduct</w:t>
      </w:r>
      <w:r>
        <w:rPr>
          <w:spacing w:val="-10"/>
          <w:sz w:val="20"/>
          <w:szCs w:val="20"/>
        </w:rPr>
        <w:t xml:space="preserve"> </w:t>
      </w:r>
      <w:r>
        <w:rPr>
          <w:sz w:val="20"/>
          <w:szCs w:val="20"/>
        </w:rPr>
        <w:t>a</w:t>
      </w:r>
      <w:r>
        <w:rPr>
          <w:spacing w:val="-10"/>
          <w:sz w:val="20"/>
          <w:szCs w:val="20"/>
        </w:rPr>
        <w:t xml:space="preserve"> </w:t>
      </w:r>
      <w:r>
        <w:rPr>
          <w:sz w:val="20"/>
          <w:szCs w:val="20"/>
        </w:rPr>
        <w:t>grand</w:t>
      </w:r>
      <w:r>
        <w:rPr>
          <w:spacing w:val="-11"/>
          <w:sz w:val="20"/>
          <w:szCs w:val="20"/>
        </w:rPr>
        <w:t xml:space="preserve"> </w:t>
      </w:r>
      <w:r>
        <w:rPr>
          <w:sz w:val="20"/>
          <w:szCs w:val="20"/>
        </w:rPr>
        <w:t>opening</w:t>
      </w:r>
      <w:r>
        <w:rPr>
          <w:spacing w:val="-9"/>
          <w:sz w:val="20"/>
          <w:szCs w:val="20"/>
        </w:rPr>
        <w:t xml:space="preserve"> </w:t>
      </w:r>
      <w:r>
        <w:rPr>
          <w:sz w:val="20"/>
          <w:szCs w:val="20"/>
        </w:rPr>
        <w:t>advertising,</w:t>
      </w:r>
      <w:r>
        <w:rPr>
          <w:spacing w:val="-10"/>
          <w:sz w:val="20"/>
          <w:szCs w:val="20"/>
        </w:rPr>
        <w:t xml:space="preserve"> </w:t>
      </w:r>
      <w:r>
        <w:rPr>
          <w:sz w:val="20"/>
          <w:szCs w:val="20"/>
        </w:rPr>
        <w:t>marketing</w:t>
      </w:r>
      <w:r>
        <w:rPr>
          <w:spacing w:val="-10"/>
          <w:sz w:val="20"/>
          <w:szCs w:val="20"/>
        </w:rPr>
        <w:t xml:space="preserve"> </w:t>
      </w:r>
      <w:r>
        <w:rPr>
          <w:sz w:val="20"/>
          <w:szCs w:val="20"/>
        </w:rPr>
        <w:t>and promotional</w:t>
      </w:r>
      <w:r>
        <w:rPr>
          <w:spacing w:val="-8"/>
          <w:sz w:val="20"/>
          <w:szCs w:val="20"/>
        </w:rPr>
        <w:t xml:space="preserve"> </w:t>
      </w:r>
      <w:r>
        <w:rPr>
          <w:sz w:val="20"/>
          <w:szCs w:val="20"/>
        </w:rPr>
        <w:t>program</w:t>
      </w:r>
      <w:r>
        <w:rPr>
          <w:spacing w:val="-9"/>
          <w:sz w:val="20"/>
          <w:szCs w:val="20"/>
        </w:rPr>
        <w:t xml:space="preserve"> </w:t>
      </w:r>
      <w:r>
        <w:rPr>
          <w:sz w:val="20"/>
          <w:szCs w:val="20"/>
        </w:rPr>
        <w:t>for</w:t>
      </w:r>
      <w:r>
        <w:rPr>
          <w:spacing w:val="-8"/>
          <w:sz w:val="20"/>
          <w:szCs w:val="20"/>
        </w:rPr>
        <w:t xml:space="preserve"> </w:t>
      </w:r>
      <w:r>
        <w:rPr>
          <w:sz w:val="20"/>
          <w:szCs w:val="20"/>
        </w:rPr>
        <w:t>the</w:t>
      </w:r>
      <w:r>
        <w:rPr>
          <w:spacing w:val="-7"/>
          <w:sz w:val="20"/>
          <w:szCs w:val="20"/>
        </w:rPr>
        <w:t xml:space="preserve"> </w:t>
      </w:r>
      <w:del w:id="349" w:author="Matthew Levine" w:date="2025-06-06T13:46:00Z" w16du:dateUtc="2025-06-06T17:46:00Z">
        <w:r w:rsidDel="006721CE">
          <w:rPr>
            <w:sz w:val="20"/>
            <w:szCs w:val="20"/>
          </w:rPr>
          <w:delText>Studio</w:delText>
        </w:r>
      </w:del>
      <w:ins w:id="350" w:author="Matthew Levine" w:date="2025-06-06T13:46:00Z" w16du:dateUtc="2025-06-06T17:46:00Z">
        <w:r w:rsidR="006721CE">
          <w:rPr>
            <w:sz w:val="20"/>
            <w:szCs w:val="20"/>
          </w:rPr>
          <w:t>[Premise Café]</w:t>
        </w:r>
      </w:ins>
      <w:r>
        <w:rPr>
          <w:spacing w:val="-9"/>
          <w:sz w:val="20"/>
          <w:szCs w:val="20"/>
        </w:rPr>
        <w:t xml:space="preserve"> </w:t>
      </w:r>
      <w:r>
        <w:rPr>
          <w:sz w:val="20"/>
          <w:szCs w:val="20"/>
        </w:rPr>
        <w:t>during</w:t>
      </w:r>
      <w:r>
        <w:rPr>
          <w:spacing w:val="-9"/>
          <w:sz w:val="20"/>
          <w:szCs w:val="20"/>
        </w:rPr>
        <w:t xml:space="preserve"> </w:t>
      </w:r>
      <w:r>
        <w:rPr>
          <w:sz w:val="20"/>
          <w:szCs w:val="20"/>
        </w:rPr>
        <w:t>the</w:t>
      </w:r>
      <w:r>
        <w:rPr>
          <w:spacing w:val="-7"/>
          <w:sz w:val="20"/>
          <w:szCs w:val="20"/>
        </w:rPr>
        <w:t xml:space="preserve"> </w:t>
      </w:r>
      <w:r>
        <w:rPr>
          <w:sz w:val="20"/>
          <w:szCs w:val="20"/>
        </w:rPr>
        <w:t>period</w:t>
      </w:r>
      <w:r>
        <w:rPr>
          <w:spacing w:val="-9"/>
          <w:sz w:val="20"/>
          <w:szCs w:val="20"/>
        </w:rPr>
        <w:t xml:space="preserve"> </w:t>
      </w:r>
      <w:r>
        <w:rPr>
          <w:sz w:val="20"/>
          <w:szCs w:val="20"/>
        </w:rPr>
        <w:t>commencing</w:t>
      </w:r>
      <w:r>
        <w:rPr>
          <w:spacing w:val="-7"/>
          <w:sz w:val="20"/>
          <w:szCs w:val="20"/>
        </w:rPr>
        <w:t xml:space="preserve"> </w:t>
      </w:r>
      <w:r>
        <w:rPr>
          <w:sz w:val="20"/>
          <w:szCs w:val="20"/>
        </w:rPr>
        <w:t>30</w:t>
      </w:r>
      <w:r>
        <w:rPr>
          <w:spacing w:val="-9"/>
          <w:sz w:val="20"/>
          <w:szCs w:val="20"/>
        </w:rPr>
        <w:t xml:space="preserve"> </w:t>
      </w:r>
      <w:r>
        <w:rPr>
          <w:sz w:val="20"/>
          <w:szCs w:val="20"/>
        </w:rPr>
        <w:t>days</w:t>
      </w:r>
      <w:r>
        <w:rPr>
          <w:spacing w:val="-7"/>
          <w:sz w:val="20"/>
          <w:szCs w:val="20"/>
        </w:rPr>
        <w:t xml:space="preserve"> </w:t>
      </w:r>
      <w:r>
        <w:rPr>
          <w:sz w:val="20"/>
          <w:szCs w:val="20"/>
        </w:rPr>
        <w:t>before</w:t>
      </w:r>
      <w:r>
        <w:rPr>
          <w:spacing w:val="-9"/>
          <w:sz w:val="20"/>
          <w:szCs w:val="20"/>
        </w:rPr>
        <w:t xml:space="preserve"> </w:t>
      </w:r>
      <w:r>
        <w:rPr>
          <w:sz w:val="20"/>
          <w:szCs w:val="20"/>
        </w:rPr>
        <w:t>and</w:t>
      </w:r>
      <w:r>
        <w:rPr>
          <w:spacing w:val="-9"/>
          <w:sz w:val="20"/>
          <w:szCs w:val="20"/>
        </w:rPr>
        <w:t xml:space="preserve"> </w:t>
      </w:r>
      <w:r>
        <w:rPr>
          <w:sz w:val="20"/>
          <w:szCs w:val="20"/>
        </w:rPr>
        <w:t>ending</w:t>
      </w:r>
      <w:r>
        <w:rPr>
          <w:spacing w:val="-9"/>
          <w:sz w:val="20"/>
          <w:szCs w:val="20"/>
        </w:rPr>
        <w:t xml:space="preserve"> </w:t>
      </w:r>
      <w:r>
        <w:rPr>
          <w:sz w:val="20"/>
          <w:szCs w:val="20"/>
        </w:rPr>
        <w:t>30</w:t>
      </w:r>
      <w:r>
        <w:rPr>
          <w:spacing w:val="-7"/>
          <w:sz w:val="20"/>
          <w:szCs w:val="20"/>
        </w:rPr>
        <w:t xml:space="preserve"> </w:t>
      </w:r>
      <w:r>
        <w:rPr>
          <w:sz w:val="20"/>
          <w:szCs w:val="20"/>
        </w:rPr>
        <w:t xml:space="preserve">days after the </w:t>
      </w:r>
      <w:del w:id="351" w:author="Matthew Levine" w:date="2025-06-06T13:46:00Z" w16du:dateUtc="2025-06-06T17:46:00Z">
        <w:r w:rsidDel="006721CE">
          <w:rPr>
            <w:sz w:val="20"/>
            <w:szCs w:val="20"/>
          </w:rPr>
          <w:delText>Studio</w:delText>
        </w:r>
      </w:del>
      <w:ins w:id="352" w:author="Matthew Levine" w:date="2025-06-06T13:46:00Z" w16du:dateUtc="2025-06-06T17:46:00Z">
        <w:r w:rsidR="006721CE">
          <w:rPr>
            <w:sz w:val="20"/>
            <w:szCs w:val="20"/>
          </w:rPr>
          <w:t>[Premise Café]</w:t>
        </w:r>
      </w:ins>
      <w:r>
        <w:rPr>
          <w:sz w:val="20"/>
          <w:szCs w:val="20"/>
        </w:rPr>
        <w:t xml:space="preserve"> </w:t>
      </w:r>
      <w:proofErr w:type="gramStart"/>
      <w:r>
        <w:rPr>
          <w:sz w:val="20"/>
          <w:szCs w:val="20"/>
        </w:rPr>
        <w:t>opens</w:t>
      </w:r>
      <w:proofErr w:type="gramEnd"/>
      <w:r>
        <w:rPr>
          <w:sz w:val="20"/>
          <w:szCs w:val="20"/>
        </w:rPr>
        <w:t xml:space="preserve"> and you shall spend a minimum of $20,000 for the grand opening program. You shall provide us with a summary of your grand opening expenditures within 90 days after the </w:t>
      </w:r>
      <w:del w:id="353" w:author="Matthew Levine" w:date="2025-06-06T13:46:00Z" w16du:dateUtc="2025-06-06T17:46:00Z">
        <w:r w:rsidDel="006721CE">
          <w:rPr>
            <w:sz w:val="20"/>
            <w:szCs w:val="20"/>
          </w:rPr>
          <w:delText>Studio</w:delText>
        </w:r>
      </w:del>
      <w:ins w:id="354" w:author="Matthew Levine" w:date="2025-06-06T13:46:00Z" w16du:dateUtc="2025-06-06T17:46:00Z">
        <w:r w:rsidR="006721CE">
          <w:rPr>
            <w:sz w:val="20"/>
            <w:szCs w:val="20"/>
          </w:rPr>
          <w:t>[Premise Café]</w:t>
        </w:r>
      </w:ins>
      <w:r>
        <w:rPr>
          <w:sz w:val="20"/>
          <w:szCs w:val="20"/>
        </w:rPr>
        <w:t xml:space="preserve"> opens.</w:t>
      </w:r>
      <w:r>
        <w:rPr>
          <w:spacing w:val="40"/>
          <w:sz w:val="20"/>
          <w:szCs w:val="20"/>
        </w:rPr>
        <w:t xml:space="preserve"> </w:t>
      </w:r>
      <w:r>
        <w:rPr>
          <w:sz w:val="20"/>
          <w:szCs w:val="20"/>
        </w:rPr>
        <w:t xml:space="preserve">In connection with the opening of the </w:t>
      </w:r>
      <w:del w:id="355" w:author="Matthew Levine" w:date="2025-06-06T13:46:00Z" w16du:dateUtc="2025-06-06T17:46:00Z">
        <w:r w:rsidDel="006721CE">
          <w:rPr>
            <w:sz w:val="20"/>
            <w:szCs w:val="20"/>
          </w:rPr>
          <w:delText>Studio</w:delText>
        </w:r>
      </w:del>
      <w:ins w:id="356" w:author="Matthew Levine" w:date="2025-06-06T13:46:00Z" w16du:dateUtc="2025-06-06T17:46:00Z">
        <w:r w:rsidR="006721CE">
          <w:rPr>
            <w:sz w:val="20"/>
            <w:szCs w:val="20"/>
          </w:rPr>
          <w:t>[Premise Café]</w:t>
        </w:r>
      </w:ins>
      <w:r>
        <w:rPr>
          <w:sz w:val="20"/>
          <w:szCs w:val="20"/>
        </w:rPr>
        <w:t>, you shall obtain appropriate third-party services and purchase the necessary materials, as determined and approved by us, to assist you in planning and conducting grand opening advertising, publicity and public relations.</w:t>
      </w:r>
    </w:p>
    <w:p w14:paraId="5D4E2C46" w14:textId="1E6135F1" w:rsidR="00C811EF" w:rsidRDefault="00C811EF">
      <w:pPr>
        <w:pStyle w:val="ListParagraph"/>
        <w:numPr>
          <w:ilvl w:val="0"/>
          <w:numId w:val="99"/>
        </w:numPr>
        <w:tabs>
          <w:tab w:val="left" w:pos="1146"/>
        </w:tabs>
        <w:kinsoku w:val="0"/>
        <w:overflowPunct w:val="0"/>
        <w:spacing w:before="229"/>
        <w:ind w:left="1146" w:right="714"/>
        <w:rPr>
          <w:sz w:val="20"/>
          <w:szCs w:val="20"/>
        </w:rPr>
      </w:pPr>
      <w:r>
        <w:rPr>
          <w:sz w:val="20"/>
          <w:szCs w:val="20"/>
          <w:u w:val="single"/>
        </w:rPr>
        <w:t>Licenses</w:t>
      </w:r>
      <w:r>
        <w:rPr>
          <w:spacing w:val="-3"/>
          <w:sz w:val="20"/>
          <w:szCs w:val="20"/>
          <w:u w:val="single"/>
        </w:rPr>
        <w:t xml:space="preserve"> </w:t>
      </w:r>
      <w:r>
        <w:rPr>
          <w:sz w:val="20"/>
          <w:szCs w:val="20"/>
          <w:u w:val="single"/>
        </w:rPr>
        <w:t>and</w:t>
      </w:r>
      <w:r>
        <w:rPr>
          <w:spacing w:val="-5"/>
          <w:sz w:val="20"/>
          <w:szCs w:val="20"/>
          <w:u w:val="single"/>
        </w:rPr>
        <w:t xml:space="preserve"> </w:t>
      </w:r>
      <w:r>
        <w:rPr>
          <w:sz w:val="20"/>
          <w:szCs w:val="20"/>
          <w:u w:val="single"/>
        </w:rPr>
        <w:t>Permits</w:t>
      </w:r>
      <w:r>
        <w:rPr>
          <w:spacing w:val="-3"/>
          <w:sz w:val="20"/>
          <w:szCs w:val="20"/>
        </w:rPr>
        <w:t xml:space="preserve"> </w:t>
      </w:r>
      <w:r>
        <w:rPr>
          <w:sz w:val="20"/>
          <w:szCs w:val="20"/>
        </w:rPr>
        <w:t>–</w:t>
      </w:r>
      <w:r>
        <w:rPr>
          <w:spacing w:val="-5"/>
          <w:sz w:val="20"/>
          <w:szCs w:val="20"/>
        </w:rPr>
        <w:t xml:space="preserve"> </w:t>
      </w:r>
      <w:r>
        <w:rPr>
          <w:sz w:val="20"/>
          <w:szCs w:val="20"/>
        </w:rPr>
        <w:t>The</w:t>
      </w:r>
      <w:r>
        <w:rPr>
          <w:spacing w:val="-5"/>
          <w:sz w:val="20"/>
          <w:szCs w:val="20"/>
        </w:rPr>
        <w:t xml:space="preserve"> </w:t>
      </w:r>
      <w:r>
        <w:rPr>
          <w:sz w:val="20"/>
          <w:szCs w:val="20"/>
        </w:rPr>
        <w:t>estimated</w:t>
      </w:r>
      <w:r>
        <w:rPr>
          <w:spacing w:val="-7"/>
          <w:sz w:val="20"/>
          <w:szCs w:val="20"/>
        </w:rPr>
        <w:t xml:space="preserve"> </w:t>
      </w:r>
      <w:r>
        <w:rPr>
          <w:sz w:val="20"/>
          <w:szCs w:val="20"/>
        </w:rPr>
        <w:t>range</w:t>
      </w:r>
      <w:r>
        <w:rPr>
          <w:spacing w:val="-7"/>
          <w:sz w:val="20"/>
          <w:szCs w:val="20"/>
        </w:rPr>
        <w:t xml:space="preserve"> </w:t>
      </w:r>
      <w:r>
        <w:rPr>
          <w:sz w:val="20"/>
          <w:szCs w:val="20"/>
        </w:rPr>
        <w:t>is</w:t>
      </w:r>
      <w:r>
        <w:rPr>
          <w:spacing w:val="-3"/>
          <w:sz w:val="20"/>
          <w:szCs w:val="20"/>
        </w:rPr>
        <w:t xml:space="preserve"> </w:t>
      </w:r>
      <w:r>
        <w:rPr>
          <w:sz w:val="20"/>
          <w:szCs w:val="20"/>
        </w:rPr>
        <w:t>given</w:t>
      </w:r>
      <w:r>
        <w:rPr>
          <w:spacing w:val="-5"/>
          <w:sz w:val="20"/>
          <w:szCs w:val="20"/>
        </w:rPr>
        <w:t xml:space="preserve"> </w:t>
      </w:r>
      <w:r>
        <w:rPr>
          <w:sz w:val="20"/>
          <w:szCs w:val="20"/>
        </w:rPr>
        <w:t>in</w:t>
      </w:r>
      <w:r>
        <w:rPr>
          <w:spacing w:val="-5"/>
          <w:sz w:val="20"/>
          <w:szCs w:val="20"/>
        </w:rPr>
        <w:t xml:space="preserve"> </w:t>
      </w:r>
      <w:r>
        <w:rPr>
          <w:sz w:val="20"/>
          <w:szCs w:val="20"/>
        </w:rPr>
        <w:t>respect</w:t>
      </w:r>
      <w:r>
        <w:rPr>
          <w:spacing w:val="-7"/>
          <w:sz w:val="20"/>
          <w:szCs w:val="20"/>
        </w:rPr>
        <w:t xml:space="preserve"> </w:t>
      </w:r>
      <w:r>
        <w:rPr>
          <w:sz w:val="20"/>
          <w:szCs w:val="20"/>
        </w:rPr>
        <w:t>of</w:t>
      </w:r>
      <w:r>
        <w:rPr>
          <w:spacing w:val="-7"/>
          <w:sz w:val="20"/>
          <w:szCs w:val="20"/>
        </w:rPr>
        <w:t xml:space="preserve"> </w:t>
      </w:r>
      <w:r>
        <w:rPr>
          <w:sz w:val="20"/>
          <w:szCs w:val="20"/>
        </w:rPr>
        <w:t>the</w:t>
      </w:r>
      <w:r>
        <w:rPr>
          <w:spacing w:val="-7"/>
          <w:sz w:val="20"/>
          <w:szCs w:val="20"/>
        </w:rPr>
        <w:t xml:space="preserve"> </w:t>
      </w:r>
      <w:r>
        <w:rPr>
          <w:sz w:val="20"/>
          <w:szCs w:val="20"/>
        </w:rPr>
        <w:t>costs</w:t>
      </w:r>
      <w:r>
        <w:rPr>
          <w:spacing w:val="-3"/>
          <w:sz w:val="20"/>
          <w:szCs w:val="20"/>
        </w:rPr>
        <w:t xml:space="preserve"> </w:t>
      </w:r>
      <w:r>
        <w:rPr>
          <w:sz w:val="20"/>
          <w:szCs w:val="20"/>
        </w:rPr>
        <w:t>of</w:t>
      </w:r>
      <w:r>
        <w:rPr>
          <w:spacing w:val="-5"/>
          <w:sz w:val="20"/>
          <w:szCs w:val="20"/>
        </w:rPr>
        <w:t xml:space="preserve"> </w:t>
      </w:r>
      <w:r>
        <w:rPr>
          <w:sz w:val="20"/>
          <w:szCs w:val="20"/>
        </w:rPr>
        <w:t>building</w:t>
      </w:r>
      <w:r>
        <w:rPr>
          <w:spacing w:val="-5"/>
          <w:sz w:val="20"/>
          <w:szCs w:val="20"/>
        </w:rPr>
        <w:t xml:space="preserve"> </w:t>
      </w:r>
      <w:r>
        <w:rPr>
          <w:sz w:val="20"/>
          <w:szCs w:val="20"/>
        </w:rPr>
        <w:t>permits,</w:t>
      </w:r>
      <w:r>
        <w:rPr>
          <w:spacing w:val="-7"/>
          <w:sz w:val="20"/>
          <w:szCs w:val="20"/>
        </w:rPr>
        <w:t xml:space="preserve"> </w:t>
      </w:r>
      <w:r>
        <w:rPr>
          <w:sz w:val="20"/>
          <w:szCs w:val="20"/>
        </w:rPr>
        <w:t>liquor licensing,</w:t>
      </w:r>
      <w:r>
        <w:rPr>
          <w:spacing w:val="-14"/>
          <w:sz w:val="20"/>
          <w:szCs w:val="20"/>
        </w:rPr>
        <w:t xml:space="preserve"> </w:t>
      </w:r>
      <w:r>
        <w:rPr>
          <w:sz w:val="20"/>
          <w:szCs w:val="20"/>
        </w:rPr>
        <w:t>municipal</w:t>
      </w:r>
      <w:r>
        <w:rPr>
          <w:spacing w:val="-14"/>
          <w:sz w:val="20"/>
          <w:szCs w:val="20"/>
        </w:rPr>
        <w:t xml:space="preserve"> </w:t>
      </w:r>
      <w:r>
        <w:rPr>
          <w:sz w:val="20"/>
          <w:szCs w:val="20"/>
        </w:rPr>
        <w:t>licensing</w:t>
      </w:r>
      <w:r>
        <w:rPr>
          <w:spacing w:val="-14"/>
          <w:sz w:val="20"/>
          <w:szCs w:val="20"/>
        </w:rPr>
        <w:t xml:space="preserve"> </w:t>
      </w:r>
      <w:r>
        <w:rPr>
          <w:sz w:val="20"/>
          <w:szCs w:val="20"/>
        </w:rPr>
        <w:t>and</w:t>
      </w:r>
      <w:r>
        <w:rPr>
          <w:spacing w:val="-14"/>
          <w:sz w:val="20"/>
          <w:szCs w:val="20"/>
        </w:rPr>
        <w:t xml:space="preserve"> </w:t>
      </w:r>
      <w:r>
        <w:rPr>
          <w:sz w:val="20"/>
          <w:szCs w:val="20"/>
        </w:rPr>
        <w:t>other</w:t>
      </w:r>
      <w:r>
        <w:rPr>
          <w:spacing w:val="-13"/>
          <w:sz w:val="20"/>
          <w:szCs w:val="20"/>
        </w:rPr>
        <w:t xml:space="preserve"> </w:t>
      </w:r>
      <w:r>
        <w:rPr>
          <w:sz w:val="20"/>
          <w:szCs w:val="20"/>
        </w:rPr>
        <w:t>licenses</w:t>
      </w:r>
      <w:r>
        <w:rPr>
          <w:spacing w:val="-12"/>
          <w:sz w:val="20"/>
          <w:szCs w:val="20"/>
        </w:rPr>
        <w:t xml:space="preserve"> </w:t>
      </w:r>
      <w:r>
        <w:rPr>
          <w:sz w:val="20"/>
          <w:szCs w:val="20"/>
        </w:rPr>
        <w:t>and</w:t>
      </w:r>
      <w:r>
        <w:rPr>
          <w:spacing w:val="-14"/>
          <w:sz w:val="20"/>
          <w:szCs w:val="20"/>
        </w:rPr>
        <w:t xml:space="preserve"> </w:t>
      </w:r>
      <w:r>
        <w:rPr>
          <w:sz w:val="20"/>
          <w:szCs w:val="20"/>
        </w:rPr>
        <w:t>permits</w:t>
      </w:r>
      <w:r>
        <w:rPr>
          <w:spacing w:val="-12"/>
          <w:sz w:val="20"/>
          <w:szCs w:val="20"/>
        </w:rPr>
        <w:t xml:space="preserve"> </w:t>
      </w:r>
      <w:r>
        <w:rPr>
          <w:sz w:val="20"/>
          <w:szCs w:val="20"/>
        </w:rPr>
        <w:t>required</w:t>
      </w:r>
      <w:r>
        <w:rPr>
          <w:spacing w:val="-14"/>
          <w:sz w:val="20"/>
          <w:szCs w:val="20"/>
        </w:rPr>
        <w:t xml:space="preserve"> </w:t>
      </w:r>
      <w:r>
        <w:rPr>
          <w:sz w:val="20"/>
          <w:szCs w:val="20"/>
        </w:rPr>
        <w:t>to</w:t>
      </w:r>
      <w:r>
        <w:rPr>
          <w:spacing w:val="-14"/>
          <w:sz w:val="20"/>
          <w:szCs w:val="20"/>
        </w:rPr>
        <w:t xml:space="preserve"> </w:t>
      </w:r>
      <w:r>
        <w:rPr>
          <w:sz w:val="20"/>
          <w:szCs w:val="20"/>
        </w:rPr>
        <w:t>operate</w:t>
      </w:r>
      <w:r>
        <w:rPr>
          <w:spacing w:val="-14"/>
          <w:sz w:val="20"/>
          <w:szCs w:val="20"/>
        </w:rPr>
        <w:t xml:space="preserve"> </w:t>
      </w:r>
      <w:r>
        <w:rPr>
          <w:sz w:val="20"/>
          <w:szCs w:val="20"/>
        </w:rPr>
        <w:t>the</w:t>
      </w:r>
      <w:r>
        <w:rPr>
          <w:spacing w:val="-14"/>
          <w:sz w:val="20"/>
          <w:szCs w:val="20"/>
        </w:rPr>
        <w:t xml:space="preserve"> </w:t>
      </w:r>
      <w:del w:id="357" w:author="Matthew Levine" w:date="2025-06-06T13:46:00Z" w16du:dateUtc="2025-06-06T17:46:00Z">
        <w:r w:rsidDel="006721CE">
          <w:rPr>
            <w:sz w:val="20"/>
            <w:szCs w:val="20"/>
          </w:rPr>
          <w:delText>Studio</w:delText>
        </w:r>
      </w:del>
      <w:ins w:id="358" w:author="Matthew Levine" w:date="2025-06-06T13:46:00Z" w16du:dateUtc="2025-06-06T17:46:00Z">
        <w:r w:rsidR="006721CE">
          <w:rPr>
            <w:sz w:val="20"/>
            <w:szCs w:val="20"/>
          </w:rPr>
          <w:t>[Premise Café]</w:t>
        </w:r>
      </w:ins>
      <w:r>
        <w:rPr>
          <w:sz w:val="20"/>
          <w:szCs w:val="20"/>
        </w:rPr>
        <w:t>.</w:t>
      </w:r>
      <w:r>
        <w:rPr>
          <w:spacing w:val="29"/>
          <w:sz w:val="20"/>
          <w:szCs w:val="20"/>
        </w:rPr>
        <w:t xml:space="preserve"> </w:t>
      </w:r>
      <w:r>
        <w:rPr>
          <w:sz w:val="20"/>
          <w:szCs w:val="20"/>
        </w:rPr>
        <w:t>Provincial and local government agencies typically charge fees for permits and operating licenses. Your actual costs may vary from the estimates based on the requirements of provincial and local government agencies. See Item 23 of this Disclosure Document for additional details regarding your regulatory compliance requirements.</w:t>
      </w:r>
    </w:p>
    <w:p w14:paraId="1B055BD0" w14:textId="77777777" w:rsidR="00C811EF" w:rsidRDefault="00C811EF">
      <w:pPr>
        <w:pStyle w:val="BodyText"/>
        <w:kinsoku w:val="0"/>
        <w:overflowPunct w:val="0"/>
      </w:pPr>
    </w:p>
    <w:p w14:paraId="37A000FF" w14:textId="6155BD48" w:rsidR="00C811EF" w:rsidRDefault="00C811EF">
      <w:pPr>
        <w:pStyle w:val="ListParagraph"/>
        <w:numPr>
          <w:ilvl w:val="0"/>
          <w:numId w:val="99"/>
        </w:numPr>
        <w:tabs>
          <w:tab w:val="left" w:pos="1146"/>
        </w:tabs>
        <w:kinsoku w:val="0"/>
        <w:overflowPunct w:val="0"/>
        <w:spacing w:before="1"/>
        <w:ind w:left="1146" w:right="713"/>
        <w:rPr>
          <w:sz w:val="20"/>
          <w:szCs w:val="20"/>
        </w:rPr>
      </w:pPr>
      <w:r>
        <w:rPr>
          <w:sz w:val="20"/>
          <w:szCs w:val="20"/>
          <w:u w:val="single"/>
        </w:rPr>
        <w:t>Professional</w:t>
      </w:r>
      <w:r>
        <w:rPr>
          <w:spacing w:val="-12"/>
          <w:sz w:val="20"/>
          <w:szCs w:val="20"/>
          <w:u w:val="single"/>
        </w:rPr>
        <w:t xml:space="preserve"> </w:t>
      </w:r>
      <w:r>
        <w:rPr>
          <w:sz w:val="20"/>
          <w:szCs w:val="20"/>
          <w:u w:val="single"/>
        </w:rPr>
        <w:t>Fees</w:t>
      </w:r>
      <w:r>
        <w:rPr>
          <w:spacing w:val="-8"/>
          <w:sz w:val="20"/>
          <w:szCs w:val="20"/>
        </w:rPr>
        <w:t xml:space="preserve"> </w:t>
      </w:r>
      <w:r>
        <w:rPr>
          <w:sz w:val="20"/>
          <w:szCs w:val="20"/>
        </w:rPr>
        <w:t>–</w:t>
      </w:r>
      <w:r>
        <w:rPr>
          <w:spacing w:val="-11"/>
          <w:sz w:val="20"/>
          <w:szCs w:val="20"/>
        </w:rPr>
        <w:t xml:space="preserve"> </w:t>
      </w:r>
      <w:r>
        <w:rPr>
          <w:sz w:val="20"/>
          <w:szCs w:val="20"/>
        </w:rPr>
        <w:t>You</w:t>
      </w:r>
      <w:r>
        <w:rPr>
          <w:spacing w:val="-11"/>
          <w:sz w:val="20"/>
          <w:szCs w:val="20"/>
        </w:rPr>
        <w:t xml:space="preserve"> </w:t>
      </w:r>
      <w:r>
        <w:rPr>
          <w:sz w:val="20"/>
          <w:szCs w:val="20"/>
        </w:rPr>
        <w:t>will</w:t>
      </w:r>
      <w:r>
        <w:rPr>
          <w:spacing w:val="-12"/>
          <w:sz w:val="20"/>
          <w:szCs w:val="20"/>
        </w:rPr>
        <w:t xml:space="preserve"> </w:t>
      </w:r>
      <w:r>
        <w:rPr>
          <w:sz w:val="20"/>
          <w:szCs w:val="20"/>
        </w:rPr>
        <w:t>need</w:t>
      </w:r>
      <w:r>
        <w:rPr>
          <w:spacing w:val="-11"/>
          <w:sz w:val="20"/>
          <w:szCs w:val="20"/>
        </w:rPr>
        <w:t xml:space="preserve"> </w:t>
      </w:r>
      <w:r>
        <w:rPr>
          <w:sz w:val="20"/>
          <w:szCs w:val="20"/>
        </w:rPr>
        <w:t>to</w:t>
      </w:r>
      <w:r>
        <w:rPr>
          <w:spacing w:val="-13"/>
          <w:sz w:val="20"/>
          <w:szCs w:val="20"/>
        </w:rPr>
        <w:t xml:space="preserve"> </w:t>
      </w:r>
      <w:r>
        <w:rPr>
          <w:sz w:val="20"/>
          <w:szCs w:val="20"/>
        </w:rPr>
        <w:t>retain</w:t>
      </w:r>
      <w:r>
        <w:rPr>
          <w:spacing w:val="-11"/>
          <w:sz w:val="20"/>
          <w:szCs w:val="20"/>
        </w:rPr>
        <w:t xml:space="preserve"> </w:t>
      </w:r>
      <w:r>
        <w:rPr>
          <w:sz w:val="20"/>
          <w:szCs w:val="20"/>
        </w:rPr>
        <w:t>a</w:t>
      </w:r>
      <w:r>
        <w:rPr>
          <w:spacing w:val="-11"/>
          <w:sz w:val="20"/>
          <w:szCs w:val="20"/>
        </w:rPr>
        <w:t xml:space="preserve"> </w:t>
      </w:r>
      <w:r>
        <w:rPr>
          <w:sz w:val="20"/>
          <w:szCs w:val="20"/>
        </w:rPr>
        <w:t>lawyer,</w:t>
      </w:r>
      <w:r>
        <w:rPr>
          <w:spacing w:val="-11"/>
          <w:sz w:val="20"/>
          <w:szCs w:val="20"/>
        </w:rPr>
        <w:t xml:space="preserve"> </w:t>
      </w:r>
      <w:r>
        <w:rPr>
          <w:sz w:val="20"/>
          <w:szCs w:val="20"/>
        </w:rPr>
        <w:t>an</w:t>
      </w:r>
      <w:r>
        <w:rPr>
          <w:spacing w:val="-14"/>
          <w:sz w:val="20"/>
          <w:szCs w:val="20"/>
        </w:rPr>
        <w:t xml:space="preserve"> </w:t>
      </w:r>
      <w:r>
        <w:rPr>
          <w:sz w:val="20"/>
          <w:szCs w:val="20"/>
        </w:rPr>
        <w:t>accountant</w:t>
      </w:r>
      <w:r>
        <w:rPr>
          <w:spacing w:val="-13"/>
          <w:sz w:val="20"/>
          <w:szCs w:val="20"/>
        </w:rPr>
        <w:t xml:space="preserve"> </w:t>
      </w:r>
      <w:r>
        <w:rPr>
          <w:sz w:val="20"/>
          <w:szCs w:val="20"/>
        </w:rPr>
        <w:t>and</w:t>
      </w:r>
      <w:r>
        <w:rPr>
          <w:spacing w:val="-11"/>
          <w:sz w:val="20"/>
          <w:szCs w:val="20"/>
        </w:rPr>
        <w:t xml:space="preserve"> </w:t>
      </w:r>
      <w:r>
        <w:rPr>
          <w:sz w:val="20"/>
          <w:szCs w:val="20"/>
        </w:rPr>
        <w:t>other</w:t>
      </w:r>
      <w:r>
        <w:rPr>
          <w:spacing w:val="-12"/>
          <w:sz w:val="20"/>
          <w:szCs w:val="20"/>
        </w:rPr>
        <w:t xml:space="preserve"> </w:t>
      </w:r>
      <w:r>
        <w:rPr>
          <w:sz w:val="20"/>
          <w:szCs w:val="20"/>
        </w:rPr>
        <w:t>consultants</w:t>
      </w:r>
      <w:r>
        <w:rPr>
          <w:spacing w:val="-12"/>
          <w:sz w:val="20"/>
          <w:szCs w:val="20"/>
        </w:rPr>
        <w:t xml:space="preserve"> </w:t>
      </w:r>
      <w:r>
        <w:rPr>
          <w:sz w:val="20"/>
          <w:szCs w:val="20"/>
        </w:rPr>
        <w:t>to</w:t>
      </w:r>
      <w:r>
        <w:rPr>
          <w:spacing w:val="-11"/>
          <w:sz w:val="20"/>
          <w:szCs w:val="20"/>
        </w:rPr>
        <w:t xml:space="preserve"> </w:t>
      </w:r>
      <w:r>
        <w:rPr>
          <w:sz w:val="20"/>
          <w:szCs w:val="20"/>
        </w:rPr>
        <w:t>assist</w:t>
      </w:r>
      <w:r>
        <w:rPr>
          <w:spacing w:val="-13"/>
          <w:sz w:val="20"/>
          <w:szCs w:val="20"/>
        </w:rPr>
        <w:t xml:space="preserve"> </w:t>
      </w:r>
      <w:r>
        <w:rPr>
          <w:sz w:val="20"/>
          <w:szCs w:val="20"/>
        </w:rPr>
        <w:t>you in</w:t>
      </w:r>
      <w:r>
        <w:rPr>
          <w:spacing w:val="-2"/>
          <w:sz w:val="20"/>
          <w:szCs w:val="20"/>
        </w:rPr>
        <w:t xml:space="preserve"> </w:t>
      </w:r>
      <w:r>
        <w:rPr>
          <w:sz w:val="20"/>
          <w:szCs w:val="20"/>
        </w:rPr>
        <w:t>reviewing</w:t>
      </w:r>
      <w:r>
        <w:rPr>
          <w:spacing w:val="-2"/>
          <w:sz w:val="20"/>
          <w:szCs w:val="20"/>
        </w:rPr>
        <w:t xml:space="preserve"> </w:t>
      </w:r>
      <w:r>
        <w:rPr>
          <w:sz w:val="20"/>
          <w:szCs w:val="20"/>
        </w:rPr>
        <w:t>this</w:t>
      </w:r>
      <w:r>
        <w:rPr>
          <w:spacing w:val="-3"/>
          <w:sz w:val="20"/>
          <w:szCs w:val="20"/>
        </w:rPr>
        <w:t xml:space="preserve"> </w:t>
      </w:r>
      <w:r>
        <w:rPr>
          <w:sz w:val="20"/>
          <w:szCs w:val="20"/>
        </w:rPr>
        <w:t>offering,</w:t>
      </w:r>
      <w:r>
        <w:rPr>
          <w:spacing w:val="-4"/>
          <w:sz w:val="20"/>
          <w:szCs w:val="20"/>
        </w:rPr>
        <w:t xml:space="preserve"> </w:t>
      </w:r>
      <w:r>
        <w:rPr>
          <w:sz w:val="20"/>
          <w:szCs w:val="20"/>
        </w:rPr>
        <w:t>the</w:t>
      </w:r>
      <w:r>
        <w:rPr>
          <w:spacing w:val="-2"/>
          <w:sz w:val="20"/>
          <w:szCs w:val="20"/>
        </w:rPr>
        <w:t xml:space="preserve"> </w:t>
      </w:r>
      <w:r>
        <w:rPr>
          <w:sz w:val="20"/>
          <w:szCs w:val="20"/>
        </w:rPr>
        <w:t>lease</w:t>
      </w:r>
      <w:r>
        <w:rPr>
          <w:spacing w:val="-5"/>
          <w:sz w:val="20"/>
          <w:szCs w:val="20"/>
        </w:rPr>
        <w:t xml:space="preserve"> </w:t>
      </w:r>
      <w:r>
        <w:rPr>
          <w:sz w:val="20"/>
          <w:szCs w:val="20"/>
        </w:rPr>
        <w:t>agreement,</w:t>
      </w:r>
      <w:r>
        <w:rPr>
          <w:spacing w:val="-2"/>
          <w:sz w:val="20"/>
          <w:szCs w:val="20"/>
        </w:rPr>
        <w:t xml:space="preserve"> </w:t>
      </w:r>
      <w:r>
        <w:rPr>
          <w:sz w:val="20"/>
          <w:szCs w:val="20"/>
        </w:rPr>
        <w:t>if</w:t>
      </w:r>
      <w:r>
        <w:rPr>
          <w:spacing w:val="-4"/>
          <w:sz w:val="20"/>
          <w:szCs w:val="20"/>
        </w:rPr>
        <w:t xml:space="preserve"> </w:t>
      </w:r>
      <w:r>
        <w:rPr>
          <w:sz w:val="20"/>
          <w:szCs w:val="20"/>
        </w:rPr>
        <w:t>applicable,</w:t>
      </w:r>
      <w:r>
        <w:rPr>
          <w:spacing w:val="-2"/>
          <w:sz w:val="20"/>
          <w:szCs w:val="20"/>
        </w:rPr>
        <w:t xml:space="preserve"> </w:t>
      </w:r>
      <w:r>
        <w:rPr>
          <w:sz w:val="20"/>
          <w:szCs w:val="20"/>
        </w:rPr>
        <w:t>and</w:t>
      </w:r>
      <w:r>
        <w:rPr>
          <w:spacing w:val="-2"/>
          <w:sz w:val="20"/>
          <w:szCs w:val="20"/>
        </w:rPr>
        <w:t xml:space="preserve"> </w:t>
      </w:r>
      <w:r>
        <w:rPr>
          <w:sz w:val="20"/>
          <w:szCs w:val="20"/>
        </w:rPr>
        <w:t>in</w:t>
      </w:r>
      <w:r>
        <w:rPr>
          <w:spacing w:val="-2"/>
          <w:sz w:val="20"/>
          <w:szCs w:val="20"/>
        </w:rPr>
        <w:t xml:space="preserve"> </w:t>
      </w:r>
      <w:r>
        <w:rPr>
          <w:sz w:val="20"/>
          <w:szCs w:val="20"/>
        </w:rPr>
        <w:t>otherwise</w:t>
      </w:r>
      <w:r>
        <w:rPr>
          <w:spacing w:val="-4"/>
          <w:sz w:val="20"/>
          <w:szCs w:val="20"/>
        </w:rPr>
        <w:t xml:space="preserve"> </w:t>
      </w:r>
      <w:r>
        <w:rPr>
          <w:sz w:val="20"/>
          <w:szCs w:val="20"/>
        </w:rPr>
        <w:t>establishing</w:t>
      </w:r>
      <w:r>
        <w:rPr>
          <w:spacing w:val="-2"/>
          <w:sz w:val="20"/>
          <w:szCs w:val="20"/>
        </w:rPr>
        <w:t xml:space="preserve"> </w:t>
      </w:r>
      <w:r>
        <w:rPr>
          <w:sz w:val="20"/>
          <w:szCs w:val="20"/>
        </w:rPr>
        <w:t>the</w:t>
      </w:r>
      <w:r>
        <w:rPr>
          <w:spacing w:val="-5"/>
          <w:sz w:val="20"/>
          <w:szCs w:val="20"/>
        </w:rPr>
        <w:t xml:space="preserve"> </w:t>
      </w:r>
      <w:del w:id="359" w:author="Matthew Levine" w:date="2025-06-06T13:47:00Z" w16du:dateUtc="2025-06-06T17:47:00Z">
        <w:r w:rsidDel="006721CE">
          <w:rPr>
            <w:sz w:val="20"/>
            <w:szCs w:val="20"/>
          </w:rPr>
          <w:delText>Studio</w:delText>
        </w:r>
      </w:del>
      <w:ins w:id="360" w:author="Matthew Levine" w:date="2025-06-06T13:47:00Z" w16du:dateUtc="2025-06-06T17:47:00Z">
        <w:r w:rsidR="006721CE">
          <w:rPr>
            <w:sz w:val="20"/>
            <w:szCs w:val="20"/>
          </w:rPr>
          <w:t>[Premise Café]</w:t>
        </w:r>
      </w:ins>
      <w:r>
        <w:rPr>
          <w:sz w:val="20"/>
          <w:szCs w:val="20"/>
        </w:rPr>
        <w:t>. You</w:t>
      </w:r>
      <w:r>
        <w:rPr>
          <w:spacing w:val="-7"/>
          <w:sz w:val="20"/>
          <w:szCs w:val="20"/>
        </w:rPr>
        <w:t xml:space="preserve"> </w:t>
      </w:r>
      <w:r>
        <w:rPr>
          <w:sz w:val="20"/>
          <w:szCs w:val="20"/>
        </w:rPr>
        <w:t>typically</w:t>
      </w:r>
      <w:r>
        <w:rPr>
          <w:spacing w:val="-7"/>
          <w:sz w:val="20"/>
          <w:szCs w:val="20"/>
        </w:rPr>
        <w:t xml:space="preserve"> </w:t>
      </w:r>
      <w:r>
        <w:rPr>
          <w:sz w:val="20"/>
          <w:szCs w:val="20"/>
        </w:rPr>
        <w:t>will</w:t>
      </w:r>
      <w:r>
        <w:rPr>
          <w:spacing w:val="-7"/>
          <w:sz w:val="20"/>
          <w:szCs w:val="20"/>
        </w:rPr>
        <w:t xml:space="preserve"> </w:t>
      </w:r>
      <w:r>
        <w:rPr>
          <w:sz w:val="20"/>
          <w:szCs w:val="20"/>
        </w:rPr>
        <w:t>need</w:t>
      </w:r>
      <w:r>
        <w:rPr>
          <w:spacing w:val="-8"/>
          <w:sz w:val="20"/>
          <w:szCs w:val="20"/>
        </w:rPr>
        <w:t xml:space="preserve"> </w:t>
      </w:r>
      <w:r>
        <w:rPr>
          <w:sz w:val="20"/>
          <w:szCs w:val="20"/>
        </w:rPr>
        <w:t>to</w:t>
      </w:r>
      <w:r>
        <w:rPr>
          <w:spacing w:val="-7"/>
          <w:sz w:val="20"/>
          <w:szCs w:val="20"/>
        </w:rPr>
        <w:t xml:space="preserve"> </w:t>
      </w:r>
      <w:r>
        <w:rPr>
          <w:sz w:val="20"/>
          <w:szCs w:val="20"/>
        </w:rPr>
        <w:t>incorporate</w:t>
      </w:r>
      <w:r>
        <w:rPr>
          <w:spacing w:val="-7"/>
          <w:sz w:val="20"/>
          <w:szCs w:val="20"/>
        </w:rPr>
        <w:t xml:space="preserve"> </w:t>
      </w:r>
      <w:r>
        <w:rPr>
          <w:sz w:val="20"/>
          <w:szCs w:val="20"/>
        </w:rPr>
        <w:t>a</w:t>
      </w:r>
      <w:r>
        <w:rPr>
          <w:spacing w:val="-11"/>
          <w:sz w:val="20"/>
          <w:szCs w:val="20"/>
        </w:rPr>
        <w:t xml:space="preserve"> </w:t>
      </w:r>
      <w:r>
        <w:rPr>
          <w:sz w:val="20"/>
          <w:szCs w:val="20"/>
        </w:rPr>
        <w:t>company</w:t>
      </w:r>
      <w:r>
        <w:rPr>
          <w:spacing w:val="-7"/>
          <w:sz w:val="20"/>
          <w:szCs w:val="20"/>
        </w:rPr>
        <w:t xml:space="preserve"> </w:t>
      </w:r>
      <w:proofErr w:type="gramStart"/>
      <w:r>
        <w:rPr>
          <w:sz w:val="20"/>
          <w:szCs w:val="20"/>
        </w:rPr>
        <w:t>and</w:t>
      </w:r>
      <w:r>
        <w:rPr>
          <w:spacing w:val="-7"/>
          <w:sz w:val="20"/>
          <w:szCs w:val="20"/>
        </w:rPr>
        <w:t xml:space="preserve"> </w:t>
      </w:r>
      <w:r>
        <w:rPr>
          <w:sz w:val="20"/>
          <w:szCs w:val="20"/>
        </w:rPr>
        <w:t>in</w:t>
      </w:r>
      <w:r>
        <w:rPr>
          <w:spacing w:val="-7"/>
          <w:sz w:val="20"/>
          <w:szCs w:val="20"/>
        </w:rPr>
        <w:t xml:space="preserve"> </w:t>
      </w:r>
      <w:r>
        <w:rPr>
          <w:sz w:val="20"/>
          <w:szCs w:val="20"/>
        </w:rPr>
        <w:t>such</w:t>
      </w:r>
      <w:r>
        <w:rPr>
          <w:spacing w:val="-8"/>
          <w:sz w:val="20"/>
          <w:szCs w:val="20"/>
        </w:rPr>
        <w:t xml:space="preserve"> </w:t>
      </w:r>
      <w:r>
        <w:rPr>
          <w:sz w:val="20"/>
          <w:szCs w:val="20"/>
        </w:rPr>
        <w:t>event,</w:t>
      </w:r>
      <w:proofErr w:type="gramEnd"/>
      <w:r>
        <w:rPr>
          <w:spacing w:val="-8"/>
          <w:sz w:val="20"/>
          <w:szCs w:val="20"/>
        </w:rPr>
        <w:t xml:space="preserve"> </w:t>
      </w:r>
      <w:r>
        <w:rPr>
          <w:sz w:val="20"/>
          <w:szCs w:val="20"/>
        </w:rPr>
        <w:t>you</w:t>
      </w:r>
      <w:r>
        <w:rPr>
          <w:spacing w:val="-8"/>
          <w:sz w:val="20"/>
          <w:szCs w:val="20"/>
        </w:rPr>
        <w:t xml:space="preserve"> </w:t>
      </w:r>
      <w:r>
        <w:rPr>
          <w:sz w:val="20"/>
          <w:szCs w:val="20"/>
        </w:rPr>
        <w:t>will</w:t>
      </w:r>
      <w:r>
        <w:rPr>
          <w:spacing w:val="-7"/>
          <w:sz w:val="20"/>
          <w:szCs w:val="20"/>
        </w:rPr>
        <w:t xml:space="preserve"> </w:t>
      </w:r>
      <w:r>
        <w:rPr>
          <w:sz w:val="20"/>
          <w:szCs w:val="20"/>
        </w:rPr>
        <w:t>incur</w:t>
      </w:r>
      <w:r>
        <w:rPr>
          <w:spacing w:val="-9"/>
          <w:sz w:val="20"/>
          <w:szCs w:val="20"/>
        </w:rPr>
        <w:t xml:space="preserve"> </w:t>
      </w:r>
      <w:r>
        <w:rPr>
          <w:sz w:val="20"/>
          <w:szCs w:val="20"/>
        </w:rPr>
        <w:t>certain</w:t>
      </w:r>
      <w:r>
        <w:rPr>
          <w:spacing w:val="-7"/>
          <w:sz w:val="20"/>
          <w:szCs w:val="20"/>
        </w:rPr>
        <w:t xml:space="preserve"> </w:t>
      </w:r>
      <w:r>
        <w:rPr>
          <w:sz w:val="20"/>
          <w:szCs w:val="20"/>
        </w:rPr>
        <w:t>incorporation fees and</w:t>
      </w:r>
      <w:r>
        <w:rPr>
          <w:spacing w:val="-1"/>
          <w:sz w:val="20"/>
          <w:szCs w:val="20"/>
        </w:rPr>
        <w:t xml:space="preserve"> </w:t>
      </w:r>
      <w:r>
        <w:rPr>
          <w:sz w:val="20"/>
          <w:szCs w:val="20"/>
        </w:rPr>
        <w:t>costs.</w:t>
      </w:r>
      <w:r>
        <w:rPr>
          <w:spacing w:val="-1"/>
          <w:sz w:val="20"/>
          <w:szCs w:val="20"/>
        </w:rPr>
        <w:t xml:space="preserve"> </w:t>
      </w:r>
      <w:r>
        <w:rPr>
          <w:sz w:val="20"/>
          <w:szCs w:val="20"/>
        </w:rPr>
        <w:t>These fees may vary from location</w:t>
      </w:r>
      <w:r>
        <w:rPr>
          <w:spacing w:val="-1"/>
          <w:sz w:val="20"/>
          <w:szCs w:val="20"/>
        </w:rPr>
        <w:t xml:space="preserve"> </w:t>
      </w:r>
      <w:r>
        <w:rPr>
          <w:sz w:val="20"/>
          <w:szCs w:val="20"/>
        </w:rPr>
        <w:t>to location</w:t>
      </w:r>
      <w:r>
        <w:rPr>
          <w:spacing w:val="-1"/>
          <w:sz w:val="20"/>
          <w:szCs w:val="20"/>
        </w:rPr>
        <w:t xml:space="preserve"> </w:t>
      </w:r>
      <w:r>
        <w:rPr>
          <w:sz w:val="20"/>
          <w:szCs w:val="20"/>
        </w:rPr>
        <w:t>depending upon the prevailing</w:t>
      </w:r>
      <w:r>
        <w:rPr>
          <w:spacing w:val="-1"/>
          <w:sz w:val="20"/>
          <w:szCs w:val="20"/>
        </w:rPr>
        <w:t xml:space="preserve"> </w:t>
      </w:r>
      <w:r>
        <w:rPr>
          <w:sz w:val="20"/>
          <w:szCs w:val="20"/>
        </w:rPr>
        <w:t>rates of local lawyers, accountants and consultants.</w:t>
      </w:r>
      <w:r>
        <w:rPr>
          <w:spacing w:val="40"/>
          <w:sz w:val="20"/>
          <w:szCs w:val="20"/>
        </w:rPr>
        <w:t xml:space="preserve"> </w:t>
      </w:r>
      <w:r>
        <w:rPr>
          <w:sz w:val="20"/>
          <w:szCs w:val="20"/>
        </w:rPr>
        <w:t>These fees are typically non-refundable.</w:t>
      </w:r>
    </w:p>
    <w:p w14:paraId="10530697" w14:textId="77777777" w:rsidR="00C811EF" w:rsidRDefault="00C811EF">
      <w:pPr>
        <w:pStyle w:val="BodyText"/>
        <w:kinsoku w:val="0"/>
        <w:overflowPunct w:val="0"/>
      </w:pPr>
    </w:p>
    <w:p w14:paraId="5C307B10" w14:textId="5A8B5293" w:rsidR="00C811EF" w:rsidRDefault="00C811EF">
      <w:pPr>
        <w:pStyle w:val="ListParagraph"/>
        <w:numPr>
          <w:ilvl w:val="0"/>
          <w:numId w:val="99"/>
        </w:numPr>
        <w:tabs>
          <w:tab w:val="left" w:pos="1146"/>
        </w:tabs>
        <w:kinsoku w:val="0"/>
        <w:overflowPunct w:val="0"/>
        <w:ind w:left="1146" w:right="718"/>
        <w:rPr>
          <w:spacing w:val="-2"/>
          <w:sz w:val="20"/>
          <w:szCs w:val="20"/>
        </w:rPr>
      </w:pPr>
      <w:r>
        <w:rPr>
          <w:sz w:val="20"/>
          <w:szCs w:val="20"/>
          <w:u w:val="single"/>
        </w:rPr>
        <w:t>Construction and Real Estate Improvements</w:t>
      </w:r>
      <w:r>
        <w:rPr>
          <w:sz w:val="20"/>
          <w:szCs w:val="20"/>
        </w:rPr>
        <w:t xml:space="preserve"> – These costs also assume that the landlord provides you with a standard "Vanilla Shell" prior to the date you begin making your leasehold improvements. The costs to complete your leasehold improvements will vary widely and may be significantly higher than projected in this table, depending on such factors as the city or town in which you propose to operate, property location, the cost of materials, </w:t>
      </w:r>
      <w:proofErr w:type="spellStart"/>
      <w:r>
        <w:rPr>
          <w:sz w:val="20"/>
          <w:szCs w:val="20"/>
        </w:rPr>
        <w:t>labour</w:t>
      </w:r>
      <w:proofErr w:type="spellEnd"/>
      <w:r>
        <w:rPr>
          <w:sz w:val="20"/>
          <w:szCs w:val="20"/>
        </w:rPr>
        <w:t xml:space="preserve"> costs, population density, economic climate, prevailing</w:t>
      </w:r>
      <w:r>
        <w:rPr>
          <w:spacing w:val="-9"/>
          <w:sz w:val="20"/>
          <w:szCs w:val="20"/>
        </w:rPr>
        <w:t xml:space="preserve"> </w:t>
      </w:r>
      <w:r>
        <w:rPr>
          <w:sz w:val="20"/>
          <w:szCs w:val="20"/>
        </w:rPr>
        <w:t>interest</w:t>
      </w:r>
      <w:r>
        <w:rPr>
          <w:spacing w:val="-9"/>
          <w:sz w:val="20"/>
          <w:szCs w:val="20"/>
        </w:rPr>
        <w:t xml:space="preserve"> </w:t>
      </w:r>
      <w:r>
        <w:rPr>
          <w:sz w:val="20"/>
          <w:szCs w:val="20"/>
        </w:rPr>
        <w:t>rates</w:t>
      </w:r>
      <w:r>
        <w:rPr>
          <w:spacing w:val="-8"/>
          <w:sz w:val="20"/>
          <w:szCs w:val="20"/>
        </w:rPr>
        <w:t xml:space="preserve"> </w:t>
      </w:r>
      <w:r>
        <w:rPr>
          <w:sz w:val="20"/>
          <w:szCs w:val="20"/>
        </w:rPr>
        <w:t>and</w:t>
      </w:r>
      <w:r>
        <w:rPr>
          <w:spacing w:val="-7"/>
          <w:sz w:val="20"/>
          <w:szCs w:val="20"/>
        </w:rPr>
        <w:t xml:space="preserve"> </w:t>
      </w:r>
      <w:r>
        <w:rPr>
          <w:sz w:val="20"/>
          <w:szCs w:val="20"/>
        </w:rPr>
        <w:t>other</w:t>
      </w:r>
      <w:r>
        <w:rPr>
          <w:spacing w:val="-8"/>
          <w:sz w:val="20"/>
          <w:szCs w:val="20"/>
        </w:rPr>
        <w:t xml:space="preserve"> </w:t>
      </w:r>
      <w:r>
        <w:rPr>
          <w:sz w:val="20"/>
          <w:szCs w:val="20"/>
        </w:rPr>
        <w:t>financing</w:t>
      </w:r>
      <w:r>
        <w:rPr>
          <w:spacing w:val="-9"/>
          <w:sz w:val="20"/>
          <w:szCs w:val="20"/>
        </w:rPr>
        <w:t xml:space="preserve"> </w:t>
      </w:r>
      <w:r>
        <w:rPr>
          <w:sz w:val="20"/>
          <w:szCs w:val="20"/>
        </w:rPr>
        <w:t>costs,</w:t>
      </w:r>
      <w:r>
        <w:rPr>
          <w:spacing w:val="-9"/>
          <w:sz w:val="20"/>
          <w:szCs w:val="20"/>
        </w:rPr>
        <w:t xml:space="preserve"> </w:t>
      </w:r>
      <w:r>
        <w:rPr>
          <w:sz w:val="20"/>
          <w:szCs w:val="20"/>
        </w:rPr>
        <w:t>the</w:t>
      </w:r>
      <w:r>
        <w:rPr>
          <w:spacing w:val="-9"/>
          <w:sz w:val="20"/>
          <w:szCs w:val="20"/>
        </w:rPr>
        <w:t xml:space="preserve"> </w:t>
      </w:r>
      <w:r>
        <w:rPr>
          <w:sz w:val="20"/>
          <w:szCs w:val="20"/>
        </w:rPr>
        <w:t>conditions</w:t>
      </w:r>
      <w:r>
        <w:rPr>
          <w:spacing w:val="-8"/>
          <w:sz w:val="20"/>
          <w:szCs w:val="20"/>
        </w:rPr>
        <w:t xml:space="preserve"> </w:t>
      </w:r>
      <w:r>
        <w:rPr>
          <w:sz w:val="20"/>
          <w:szCs w:val="20"/>
        </w:rPr>
        <w:t>of</w:t>
      </w:r>
      <w:r>
        <w:rPr>
          <w:spacing w:val="-9"/>
          <w:sz w:val="20"/>
          <w:szCs w:val="20"/>
        </w:rPr>
        <w:t xml:space="preserve"> </w:t>
      </w:r>
      <w:r>
        <w:rPr>
          <w:sz w:val="20"/>
          <w:szCs w:val="20"/>
        </w:rPr>
        <w:t>the</w:t>
      </w:r>
      <w:r>
        <w:rPr>
          <w:spacing w:val="-9"/>
          <w:sz w:val="20"/>
          <w:szCs w:val="20"/>
        </w:rPr>
        <w:t xml:space="preserve"> </w:t>
      </w:r>
      <w:r>
        <w:rPr>
          <w:sz w:val="20"/>
          <w:szCs w:val="20"/>
        </w:rPr>
        <w:t>property,</w:t>
      </w:r>
      <w:r>
        <w:rPr>
          <w:spacing w:val="-9"/>
          <w:sz w:val="20"/>
          <w:szCs w:val="20"/>
        </w:rPr>
        <w:t xml:space="preserve"> </w:t>
      </w:r>
      <w:r>
        <w:rPr>
          <w:sz w:val="20"/>
          <w:szCs w:val="20"/>
        </w:rPr>
        <w:t>current</w:t>
      </w:r>
      <w:r>
        <w:rPr>
          <w:spacing w:val="-9"/>
          <w:sz w:val="20"/>
          <w:szCs w:val="20"/>
        </w:rPr>
        <w:t xml:space="preserve"> </w:t>
      </w:r>
      <w:r>
        <w:rPr>
          <w:sz w:val="20"/>
          <w:szCs w:val="20"/>
        </w:rPr>
        <w:t>building</w:t>
      </w:r>
      <w:r>
        <w:rPr>
          <w:spacing w:val="-9"/>
          <w:sz w:val="20"/>
          <w:szCs w:val="20"/>
        </w:rPr>
        <w:t xml:space="preserve"> </w:t>
      </w:r>
      <w:r>
        <w:rPr>
          <w:sz w:val="20"/>
          <w:szCs w:val="20"/>
        </w:rPr>
        <w:t>code requirements,</w:t>
      </w:r>
      <w:r>
        <w:rPr>
          <w:spacing w:val="-9"/>
          <w:sz w:val="20"/>
          <w:szCs w:val="20"/>
        </w:rPr>
        <w:t xml:space="preserve"> </w:t>
      </w:r>
      <w:r>
        <w:rPr>
          <w:sz w:val="20"/>
          <w:szCs w:val="20"/>
        </w:rPr>
        <w:t>current</w:t>
      </w:r>
      <w:r>
        <w:rPr>
          <w:spacing w:val="-9"/>
          <w:sz w:val="20"/>
          <w:szCs w:val="20"/>
        </w:rPr>
        <w:t xml:space="preserve"> </w:t>
      </w:r>
      <w:r>
        <w:rPr>
          <w:sz w:val="20"/>
          <w:szCs w:val="20"/>
        </w:rPr>
        <w:t>permit</w:t>
      </w:r>
      <w:r>
        <w:rPr>
          <w:spacing w:val="-9"/>
          <w:sz w:val="20"/>
          <w:szCs w:val="20"/>
        </w:rPr>
        <w:t xml:space="preserve"> </w:t>
      </w:r>
      <w:r>
        <w:rPr>
          <w:sz w:val="20"/>
          <w:szCs w:val="20"/>
        </w:rPr>
        <w:t>requirements,</w:t>
      </w:r>
      <w:r>
        <w:rPr>
          <w:spacing w:val="-6"/>
          <w:sz w:val="20"/>
          <w:szCs w:val="20"/>
        </w:rPr>
        <w:t xml:space="preserve"> </w:t>
      </w:r>
      <w:r>
        <w:rPr>
          <w:sz w:val="20"/>
          <w:szCs w:val="20"/>
        </w:rPr>
        <w:t>and</w:t>
      </w:r>
      <w:r>
        <w:rPr>
          <w:spacing w:val="-7"/>
          <w:sz w:val="20"/>
          <w:szCs w:val="20"/>
        </w:rPr>
        <w:t xml:space="preserve"> </w:t>
      </w:r>
      <w:r>
        <w:rPr>
          <w:sz w:val="20"/>
          <w:szCs w:val="20"/>
        </w:rPr>
        <w:t>the</w:t>
      </w:r>
      <w:r>
        <w:rPr>
          <w:spacing w:val="-7"/>
          <w:sz w:val="20"/>
          <w:szCs w:val="20"/>
        </w:rPr>
        <w:t xml:space="preserve"> </w:t>
      </w:r>
      <w:r>
        <w:rPr>
          <w:sz w:val="20"/>
          <w:szCs w:val="20"/>
        </w:rPr>
        <w:t>extent</w:t>
      </w:r>
      <w:r>
        <w:rPr>
          <w:spacing w:val="-7"/>
          <w:sz w:val="20"/>
          <w:szCs w:val="20"/>
        </w:rPr>
        <w:t xml:space="preserve"> </w:t>
      </w:r>
      <w:r>
        <w:rPr>
          <w:sz w:val="20"/>
          <w:szCs w:val="20"/>
        </w:rPr>
        <w:t>of</w:t>
      </w:r>
      <w:r>
        <w:rPr>
          <w:spacing w:val="-7"/>
          <w:sz w:val="20"/>
          <w:szCs w:val="20"/>
        </w:rPr>
        <w:t xml:space="preserve"> </w:t>
      </w:r>
      <w:r>
        <w:rPr>
          <w:sz w:val="20"/>
          <w:szCs w:val="20"/>
        </w:rPr>
        <w:t>alterations</w:t>
      </w:r>
      <w:r>
        <w:rPr>
          <w:spacing w:val="-5"/>
          <w:sz w:val="20"/>
          <w:szCs w:val="20"/>
        </w:rPr>
        <w:t xml:space="preserve"> </w:t>
      </w:r>
      <w:r>
        <w:rPr>
          <w:sz w:val="20"/>
          <w:szCs w:val="20"/>
        </w:rPr>
        <w:t>required</w:t>
      </w:r>
      <w:r>
        <w:rPr>
          <w:spacing w:val="-7"/>
          <w:sz w:val="20"/>
          <w:szCs w:val="20"/>
        </w:rPr>
        <w:t xml:space="preserve"> </w:t>
      </w:r>
      <w:r>
        <w:rPr>
          <w:sz w:val="20"/>
          <w:szCs w:val="20"/>
        </w:rPr>
        <w:t>for</w:t>
      </w:r>
      <w:r>
        <w:rPr>
          <w:spacing w:val="-8"/>
          <w:sz w:val="20"/>
          <w:szCs w:val="20"/>
        </w:rPr>
        <w:t xml:space="preserve"> </w:t>
      </w:r>
      <w:r>
        <w:rPr>
          <w:sz w:val="20"/>
          <w:szCs w:val="20"/>
        </w:rPr>
        <w:t>the</w:t>
      </w:r>
      <w:r>
        <w:rPr>
          <w:spacing w:val="-7"/>
          <w:sz w:val="20"/>
          <w:szCs w:val="20"/>
        </w:rPr>
        <w:t xml:space="preserve"> </w:t>
      </w:r>
      <w:r>
        <w:rPr>
          <w:sz w:val="20"/>
          <w:szCs w:val="20"/>
        </w:rPr>
        <w:t>property.</w:t>
      </w:r>
      <w:r>
        <w:rPr>
          <w:spacing w:val="-6"/>
          <w:sz w:val="20"/>
          <w:szCs w:val="20"/>
        </w:rPr>
        <w:t xml:space="preserve"> </w:t>
      </w:r>
      <w:r>
        <w:rPr>
          <w:sz w:val="20"/>
          <w:szCs w:val="20"/>
        </w:rPr>
        <w:t>You should</w:t>
      </w:r>
      <w:r>
        <w:rPr>
          <w:spacing w:val="-3"/>
          <w:sz w:val="20"/>
          <w:szCs w:val="20"/>
        </w:rPr>
        <w:t xml:space="preserve"> </w:t>
      </w:r>
      <w:r>
        <w:rPr>
          <w:sz w:val="20"/>
          <w:szCs w:val="20"/>
        </w:rPr>
        <w:t>investigate</w:t>
      </w:r>
      <w:r>
        <w:rPr>
          <w:spacing w:val="-6"/>
          <w:sz w:val="20"/>
          <w:szCs w:val="20"/>
        </w:rPr>
        <w:t xml:space="preserve"> </w:t>
      </w:r>
      <w:proofErr w:type="gramStart"/>
      <w:r>
        <w:rPr>
          <w:sz w:val="20"/>
          <w:szCs w:val="20"/>
        </w:rPr>
        <w:t>all</w:t>
      </w:r>
      <w:r>
        <w:rPr>
          <w:spacing w:val="-4"/>
          <w:sz w:val="20"/>
          <w:szCs w:val="20"/>
        </w:rPr>
        <w:t xml:space="preserve"> </w:t>
      </w:r>
      <w:r>
        <w:rPr>
          <w:sz w:val="20"/>
          <w:szCs w:val="20"/>
        </w:rPr>
        <w:t>of</w:t>
      </w:r>
      <w:proofErr w:type="gramEnd"/>
      <w:r>
        <w:rPr>
          <w:spacing w:val="-6"/>
          <w:sz w:val="20"/>
          <w:szCs w:val="20"/>
        </w:rPr>
        <w:t xml:space="preserve"> </w:t>
      </w:r>
      <w:r>
        <w:rPr>
          <w:sz w:val="20"/>
          <w:szCs w:val="20"/>
        </w:rPr>
        <w:t>these</w:t>
      </w:r>
      <w:r>
        <w:rPr>
          <w:spacing w:val="-6"/>
          <w:sz w:val="20"/>
          <w:szCs w:val="20"/>
        </w:rPr>
        <w:t xml:space="preserve"> </w:t>
      </w:r>
      <w:r>
        <w:rPr>
          <w:sz w:val="20"/>
          <w:szCs w:val="20"/>
        </w:rPr>
        <w:t>costs</w:t>
      </w:r>
      <w:r>
        <w:rPr>
          <w:spacing w:val="-4"/>
          <w:sz w:val="20"/>
          <w:szCs w:val="20"/>
        </w:rPr>
        <w:t xml:space="preserve"> </w:t>
      </w:r>
      <w:r>
        <w:rPr>
          <w:sz w:val="20"/>
          <w:szCs w:val="20"/>
        </w:rPr>
        <w:t>in</w:t>
      </w:r>
      <w:r>
        <w:rPr>
          <w:spacing w:val="-3"/>
          <w:sz w:val="20"/>
          <w:szCs w:val="20"/>
        </w:rPr>
        <w:t xml:space="preserve"> </w:t>
      </w:r>
      <w:r>
        <w:rPr>
          <w:sz w:val="20"/>
          <w:szCs w:val="20"/>
        </w:rPr>
        <w:t>the</w:t>
      </w:r>
      <w:r>
        <w:rPr>
          <w:spacing w:val="-3"/>
          <w:sz w:val="20"/>
          <w:szCs w:val="20"/>
        </w:rPr>
        <w:t xml:space="preserve"> </w:t>
      </w:r>
      <w:r>
        <w:rPr>
          <w:sz w:val="20"/>
          <w:szCs w:val="20"/>
        </w:rPr>
        <w:t>area</w:t>
      </w:r>
      <w:r>
        <w:rPr>
          <w:spacing w:val="-3"/>
          <w:sz w:val="20"/>
          <w:szCs w:val="20"/>
        </w:rPr>
        <w:t xml:space="preserve"> </w:t>
      </w:r>
      <w:r>
        <w:rPr>
          <w:sz w:val="20"/>
          <w:szCs w:val="20"/>
        </w:rPr>
        <w:t>where</w:t>
      </w:r>
      <w:r>
        <w:rPr>
          <w:spacing w:val="-3"/>
          <w:sz w:val="20"/>
          <w:szCs w:val="20"/>
        </w:rPr>
        <w:t xml:space="preserve"> </w:t>
      </w:r>
      <w:r>
        <w:rPr>
          <w:sz w:val="20"/>
          <w:szCs w:val="20"/>
        </w:rPr>
        <w:t>you</w:t>
      </w:r>
      <w:r>
        <w:rPr>
          <w:spacing w:val="-6"/>
          <w:sz w:val="20"/>
          <w:szCs w:val="20"/>
        </w:rPr>
        <w:t xml:space="preserve"> </w:t>
      </w:r>
      <w:r>
        <w:rPr>
          <w:sz w:val="20"/>
          <w:szCs w:val="20"/>
        </w:rPr>
        <w:t>wish</w:t>
      </w:r>
      <w:r>
        <w:rPr>
          <w:spacing w:val="-6"/>
          <w:sz w:val="20"/>
          <w:szCs w:val="20"/>
        </w:rPr>
        <w:t xml:space="preserve"> </w:t>
      </w:r>
      <w:r>
        <w:rPr>
          <w:sz w:val="20"/>
          <w:szCs w:val="20"/>
        </w:rPr>
        <w:t>to</w:t>
      </w:r>
      <w:r>
        <w:rPr>
          <w:spacing w:val="-3"/>
          <w:sz w:val="20"/>
          <w:szCs w:val="20"/>
        </w:rPr>
        <w:t xml:space="preserve"> </w:t>
      </w:r>
      <w:r>
        <w:rPr>
          <w:sz w:val="20"/>
          <w:szCs w:val="20"/>
        </w:rPr>
        <w:t>establish</w:t>
      </w:r>
      <w:r>
        <w:rPr>
          <w:spacing w:val="-3"/>
          <w:sz w:val="20"/>
          <w:szCs w:val="20"/>
        </w:rPr>
        <w:t xml:space="preserve"> </w:t>
      </w:r>
      <w:r>
        <w:rPr>
          <w:sz w:val="20"/>
          <w:szCs w:val="20"/>
        </w:rPr>
        <w:t>your</w:t>
      </w:r>
      <w:r>
        <w:rPr>
          <w:spacing w:val="-2"/>
          <w:sz w:val="20"/>
          <w:szCs w:val="20"/>
        </w:rPr>
        <w:t xml:space="preserve"> </w:t>
      </w:r>
      <w:del w:id="361" w:author="Matthew Levine" w:date="2025-06-06T13:47:00Z" w16du:dateUtc="2025-06-06T17:47:00Z">
        <w:r w:rsidDel="006721CE">
          <w:rPr>
            <w:sz w:val="20"/>
            <w:szCs w:val="20"/>
          </w:rPr>
          <w:delText>Studio</w:delText>
        </w:r>
      </w:del>
      <w:ins w:id="362" w:author="Matthew Levine" w:date="2025-06-06T13:47:00Z" w16du:dateUtc="2025-06-06T17:47:00Z">
        <w:r w:rsidR="006721CE">
          <w:rPr>
            <w:sz w:val="20"/>
            <w:szCs w:val="20"/>
          </w:rPr>
          <w:t>[Premise Café]</w:t>
        </w:r>
      </w:ins>
      <w:r>
        <w:rPr>
          <w:spacing w:val="-3"/>
          <w:sz w:val="20"/>
          <w:szCs w:val="20"/>
        </w:rPr>
        <w:t xml:space="preserve"> </w:t>
      </w:r>
      <w:r>
        <w:rPr>
          <w:sz w:val="20"/>
          <w:szCs w:val="20"/>
        </w:rPr>
        <w:t>and</w:t>
      </w:r>
      <w:r>
        <w:rPr>
          <w:spacing w:val="-4"/>
          <w:sz w:val="20"/>
          <w:szCs w:val="20"/>
        </w:rPr>
        <w:t xml:space="preserve"> </w:t>
      </w:r>
      <w:r>
        <w:rPr>
          <w:sz w:val="20"/>
          <w:szCs w:val="20"/>
        </w:rPr>
        <w:t>the</w:t>
      </w:r>
      <w:r>
        <w:rPr>
          <w:spacing w:val="-3"/>
          <w:sz w:val="20"/>
          <w:szCs w:val="20"/>
        </w:rPr>
        <w:t xml:space="preserve"> </w:t>
      </w:r>
      <w:r>
        <w:rPr>
          <w:sz w:val="20"/>
          <w:szCs w:val="20"/>
        </w:rPr>
        <w:t xml:space="preserve">costs associated with modifying the specific property in which you choose to locate your </w:t>
      </w:r>
      <w:del w:id="363" w:author="Matthew Levine" w:date="2025-06-06T13:47:00Z" w16du:dateUtc="2025-06-06T17:47:00Z">
        <w:r w:rsidDel="006721CE">
          <w:rPr>
            <w:sz w:val="20"/>
            <w:szCs w:val="20"/>
          </w:rPr>
          <w:delText>Studio</w:delText>
        </w:r>
      </w:del>
      <w:ins w:id="364" w:author="Matthew Levine" w:date="2025-06-06T13:47:00Z" w16du:dateUtc="2025-06-06T17:47:00Z">
        <w:r w:rsidR="006721CE">
          <w:rPr>
            <w:sz w:val="20"/>
            <w:szCs w:val="20"/>
          </w:rPr>
          <w:t>[Premise Café]</w:t>
        </w:r>
      </w:ins>
      <w:r>
        <w:rPr>
          <w:sz w:val="20"/>
          <w:szCs w:val="20"/>
        </w:rPr>
        <w:t>. In some limited cases, these costs have added more than $25,000 to the cost of opening a franchise. Your costs</w:t>
      </w:r>
      <w:r>
        <w:rPr>
          <w:spacing w:val="-6"/>
          <w:sz w:val="20"/>
          <w:szCs w:val="20"/>
        </w:rPr>
        <w:t xml:space="preserve"> </w:t>
      </w:r>
      <w:r>
        <w:rPr>
          <w:sz w:val="20"/>
          <w:szCs w:val="20"/>
        </w:rPr>
        <w:t>will</w:t>
      </w:r>
      <w:r>
        <w:rPr>
          <w:spacing w:val="-6"/>
          <w:sz w:val="20"/>
          <w:szCs w:val="20"/>
        </w:rPr>
        <w:t xml:space="preserve"> </w:t>
      </w:r>
      <w:r>
        <w:rPr>
          <w:sz w:val="20"/>
          <w:szCs w:val="20"/>
        </w:rPr>
        <w:t>also</w:t>
      </w:r>
      <w:r>
        <w:rPr>
          <w:spacing w:val="-6"/>
          <w:sz w:val="20"/>
          <w:szCs w:val="20"/>
        </w:rPr>
        <w:t xml:space="preserve"> </w:t>
      </w:r>
      <w:r>
        <w:rPr>
          <w:sz w:val="20"/>
          <w:szCs w:val="20"/>
        </w:rPr>
        <w:t>be</w:t>
      </w:r>
      <w:r>
        <w:rPr>
          <w:spacing w:val="-6"/>
          <w:sz w:val="20"/>
          <w:szCs w:val="20"/>
        </w:rPr>
        <w:t xml:space="preserve"> </w:t>
      </w:r>
      <w:r>
        <w:rPr>
          <w:sz w:val="20"/>
          <w:szCs w:val="20"/>
        </w:rPr>
        <w:t>higher</w:t>
      </w:r>
      <w:r>
        <w:rPr>
          <w:spacing w:val="-6"/>
          <w:sz w:val="20"/>
          <w:szCs w:val="20"/>
        </w:rPr>
        <w:t xml:space="preserve"> </w:t>
      </w:r>
      <w:r>
        <w:rPr>
          <w:sz w:val="20"/>
          <w:szCs w:val="20"/>
        </w:rPr>
        <w:t>if</w:t>
      </w:r>
      <w:r>
        <w:rPr>
          <w:spacing w:val="-6"/>
          <w:sz w:val="20"/>
          <w:szCs w:val="20"/>
        </w:rPr>
        <w:t xml:space="preserve"> </w:t>
      </w:r>
      <w:r>
        <w:rPr>
          <w:sz w:val="20"/>
          <w:szCs w:val="20"/>
        </w:rPr>
        <w:t>your</w:t>
      </w:r>
      <w:r>
        <w:rPr>
          <w:spacing w:val="-5"/>
          <w:sz w:val="20"/>
          <w:szCs w:val="20"/>
        </w:rPr>
        <w:t xml:space="preserve"> </w:t>
      </w:r>
      <w:r>
        <w:rPr>
          <w:sz w:val="20"/>
          <w:szCs w:val="20"/>
        </w:rPr>
        <w:t>landlord</w:t>
      </w:r>
      <w:r>
        <w:rPr>
          <w:spacing w:val="-6"/>
          <w:sz w:val="20"/>
          <w:szCs w:val="20"/>
        </w:rPr>
        <w:t xml:space="preserve"> </w:t>
      </w:r>
      <w:r>
        <w:rPr>
          <w:sz w:val="20"/>
          <w:szCs w:val="20"/>
        </w:rPr>
        <w:t>does</w:t>
      </w:r>
      <w:r>
        <w:rPr>
          <w:spacing w:val="-5"/>
          <w:sz w:val="20"/>
          <w:szCs w:val="20"/>
        </w:rPr>
        <w:t xml:space="preserve"> </w:t>
      </w:r>
      <w:r>
        <w:rPr>
          <w:sz w:val="20"/>
          <w:szCs w:val="20"/>
        </w:rPr>
        <w:t>not</w:t>
      </w:r>
      <w:r>
        <w:rPr>
          <w:spacing w:val="-6"/>
          <w:sz w:val="20"/>
          <w:szCs w:val="20"/>
        </w:rPr>
        <w:t xml:space="preserve"> </w:t>
      </w:r>
      <w:r>
        <w:rPr>
          <w:sz w:val="20"/>
          <w:szCs w:val="20"/>
        </w:rPr>
        <w:t>provide</w:t>
      </w:r>
      <w:r>
        <w:rPr>
          <w:spacing w:val="-8"/>
          <w:sz w:val="20"/>
          <w:szCs w:val="20"/>
        </w:rPr>
        <w:t xml:space="preserve"> </w:t>
      </w:r>
      <w:r>
        <w:rPr>
          <w:sz w:val="20"/>
          <w:szCs w:val="20"/>
        </w:rPr>
        <w:t>you</w:t>
      </w:r>
      <w:r>
        <w:rPr>
          <w:spacing w:val="-8"/>
          <w:sz w:val="20"/>
          <w:szCs w:val="20"/>
        </w:rPr>
        <w:t xml:space="preserve"> </w:t>
      </w:r>
      <w:r>
        <w:rPr>
          <w:sz w:val="20"/>
          <w:szCs w:val="20"/>
        </w:rPr>
        <w:t>with</w:t>
      </w:r>
      <w:r>
        <w:rPr>
          <w:spacing w:val="-6"/>
          <w:sz w:val="20"/>
          <w:szCs w:val="20"/>
        </w:rPr>
        <w:t xml:space="preserve"> </w:t>
      </w:r>
      <w:r>
        <w:rPr>
          <w:sz w:val="20"/>
          <w:szCs w:val="20"/>
        </w:rPr>
        <w:t>a</w:t>
      </w:r>
      <w:r>
        <w:rPr>
          <w:spacing w:val="-4"/>
          <w:sz w:val="20"/>
          <w:szCs w:val="20"/>
        </w:rPr>
        <w:t xml:space="preserve"> </w:t>
      </w:r>
      <w:r>
        <w:rPr>
          <w:sz w:val="20"/>
          <w:szCs w:val="20"/>
        </w:rPr>
        <w:t>Vanilla</w:t>
      </w:r>
      <w:r>
        <w:rPr>
          <w:spacing w:val="-6"/>
          <w:sz w:val="20"/>
          <w:szCs w:val="20"/>
        </w:rPr>
        <w:t xml:space="preserve"> </w:t>
      </w:r>
      <w:r>
        <w:rPr>
          <w:sz w:val="20"/>
          <w:szCs w:val="20"/>
        </w:rPr>
        <w:t>Shell</w:t>
      </w:r>
      <w:r>
        <w:rPr>
          <w:spacing w:val="-7"/>
          <w:sz w:val="20"/>
          <w:szCs w:val="20"/>
        </w:rPr>
        <w:t xml:space="preserve"> </w:t>
      </w:r>
      <w:r>
        <w:rPr>
          <w:sz w:val="20"/>
          <w:szCs w:val="20"/>
        </w:rPr>
        <w:t>finish</w:t>
      </w:r>
      <w:r>
        <w:rPr>
          <w:spacing w:val="-6"/>
          <w:sz w:val="20"/>
          <w:szCs w:val="20"/>
        </w:rPr>
        <w:t xml:space="preserve"> </w:t>
      </w:r>
      <w:r>
        <w:rPr>
          <w:sz w:val="20"/>
          <w:szCs w:val="20"/>
        </w:rPr>
        <w:t>or</w:t>
      </w:r>
      <w:r>
        <w:rPr>
          <w:spacing w:val="-5"/>
          <w:sz w:val="20"/>
          <w:szCs w:val="20"/>
        </w:rPr>
        <w:t xml:space="preserve"> </w:t>
      </w:r>
      <w:r>
        <w:rPr>
          <w:sz w:val="20"/>
          <w:szCs w:val="20"/>
        </w:rPr>
        <w:t>the</w:t>
      </w:r>
      <w:r>
        <w:rPr>
          <w:spacing w:val="-8"/>
          <w:sz w:val="20"/>
          <w:szCs w:val="20"/>
        </w:rPr>
        <w:t xml:space="preserve"> </w:t>
      </w:r>
      <w:r>
        <w:rPr>
          <w:sz w:val="20"/>
          <w:szCs w:val="20"/>
        </w:rPr>
        <w:t xml:space="preserve">required mechanical/electrical services in the unit. The estimates do not include exterior renovations to your </w:t>
      </w:r>
      <w:del w:id="365" w:author="Matthew Levine" w:date="2025-06-06T13:47:00Z" w16du:dateUtc="2025-06-06T17:47:00Z">
        <w:r w:rsidDel="006721CE">
          <w:rPr>
            <w:spacing w:val="-2"/>
            <w:sz w:val="20"/>
            <w:szCs w:val="20"/>
          </w:rPr>
          <w:delText>Studio</w:delText>
        </w:r>
      </w:del>
      <w:ins w:id="366" w:author="Matthew Levine" w:date="2025-06-06T13:47:00Z" w16du:dateUtc="2025-06-06T17:47:00Z">
        <w:r w:rsidR="006721CE">
          <w:rPr>
            <w:spacing w:val="-2"/>
            <w:sz w:val="20"/>
            <w:szCs w:val="20"/>
          </w:rPr>
          <w:t>[Premise Café]</w:t>
        </w:r>
      </w:ins>
      <w:r>
        <w:rPr>
          <w:spacing w:val="-2"/>
          <w:sz w:val="20"/>
          <w:szCs w:val="20"/>
        </w:rPr>
        <w:t>.</w:t>
      </w:r>
    </w:p>
    <w:p w14:paraId="4AEDF518" w14:textId="77777777" w:rsidR="00C811EF" w:rsidRDefault="00C811EF">
      <w:pPr>
        <w:pStyle w:val="BodyText"/>
        <w:kinsoku w:val="0"/>
        <w:overflowPunct w:val="0"/>
      </w:pPr>
    </w:p>
    <w:p w14:paraId="25E08338" w14:textId="77777777" w:rsidR="00C811EF" w:rsidRDefault="00C811EF">
      <w:pPr>
        <w:pStyle w:val="ListParagraph"/>
        <w:numPr>
          <w:ilvl w:val="0"/>
          <w:numId w:val="99"/>
        </w:numPr>
        <w:tabs>
          <w:tab w:val="left" w:pos="1144"/>
        </w:tabs>
        <w:kinsoku w:val="0"/>
        <w:overflowPunct w:val="0"/>
        <w:spacing w:before="1"/>
        <w:ind w:left="1144" w:hanging="358"/>
        <w:jc w:val="left"/>
        <w:rPr>
          <w:spacing w:val="-2"/>
          <w:sz w:val="20"/>
          <w:szCs w:val="20"/>
        </w:rPr>
      </w:pPr>
      <w:r>
        <w:rPr>
          <w:sz w:val="20"/>
          <w:szCs w:val="20"/>
          <w:u w:val="single"/>
        </w:rPr>
        <w:t>Miscellaneous</w:t>
      </w:r>
      <w:r>
        <w:rPr>
          <w:spacing w:val="-8"/>
          <w:sz w:val="20"/>
          <w:szCs w:val="20"/>
          <w:u w:val="single"/>
        </w:rPr>
        <w:t xml:space="preserve"> </w:t>
      </w:r>
      <w:r>
        <w:rPr>
          <w:sz w:val="20"/>
          <w:szCs w:val="20"/>
          <w:u w:val="single"/>
        </w:rPr>
        <w:t>Operating</w:t>
      </w:r>
      <w:r>
        <w:rPr>
          <w:spacing w:val="-7"/>
          <w:sz w:val="20"/>
          <w:szCs w:val="20"/>
          <w:u w:val="single"/>
        </w:rPr>
        <w:t xml:space="preserve"> </w:t>
      </w:r>
      <w:r>
        <w:rPr>
          <w:sz w:val="20"/>
          <w:szCs w:val="20"/>
          <w:u w:val="single"/>
        </w:rPr>
        <w:t>Costs</w:t>
      </w:r>
      <w:r>
        <w:rPr>
          <w:spacing w:val="-8"/>
          <w:sz w:val="20"/>
          <w:szCs w:val="20"/>
        </w:rPr>
        <w:t xml:space="preserve"> </w:t>
      </w:r>
      <w:r>
        <w:rPr>
          <w:sz w:val="20"/>
          <w:szCs w:val="20"/>
        </w:rPr>
        <w:t>–</w:t>
      </w:r>
      <w:r>
        <w:rPr>
          <w:spacing w:val="-8"/>
          <w:sz w:val="20"/>
          <w:szCs w:val="20"/>
        </w:rPr>
        <w:t xml:space="preserve"> </w:t>
      </w:r>
      <w:r>
        <w:rPr>
          <w:sz w:val="20"/>
          <w:szCs w:val="20"/>
        </w:rPr>
        <w:t>Your</w:t>
      </w:r>
      <w:r>
        <w:rPr>
          <w:spacing w:val="-8"/>
          <w:sz w:val="20"/>
          <w:szCs w:val="20"/>
        </w:rPr>
        <w:t xml:space="preserve"> </w:t>
      </w:r>
      <w:r>
        <w:rPr>
          <w:sz w:val="20"/>
          <w:szCs w:val="20"/>
        </w:rPr>
        <w:t>initial</w:t>
      </w:r>
      <w:r>
        <w:rPr>
          <w:spacing w:val="-9"/>
          <w:sz w:val="20"/>
          <w:szCs w:val="20"/>
        </w:rPr>
        <w:t xml:space="preserve"> </w:t>
      </w:r>
      <w:r>
        <w:rPr>
          <w:sz w:val="20"/>
          <w:szCs w:val="20"/>
        </w:rPr>
        <w:t>investment</w:t>
      </w:r>
      <w:r>
        <w:rPr>
          <w:spacing w:val="-9"/>
          <w:sz w:val="20"/>
          <w:szCs w:val="20"/>
        </w:rPr>
        <w:t xml:space="preserve"> </w:t>
      </w:r>
      <w:r>
        <w:rPr>
          <w:sz w:val="20"/>
          <w:szCs w:val="20"/>
        </w:rPr>
        <w:t>may</w:t>
      </w:r>
      <w:r>
        <w:rPr>
          <w:spacing w:val="-5"/>
          <w:sz w:val="20"/>
          <w:szCs w:val="20"/>
        </w:rPr>
        <w:t xml:space="preserve"> </w:t>
      </w:r>
      <w:r>
        <w:rPr>
          <w:sz w:val="20"/>
          <w:szCs w:val="20"/>
        </w:rPr>
        <w:t>include</w:t>
      </w:r>
      <w:r>
        <w:rPr>
          <w:spacing w:val="-7"/>
          <w:sz w:val="20"/>
          <w:szCs w:val="20"/>
        </w:rPr>
        <w:t xml:space="preserve"> </w:t>
      </w:r>
      <w:r>
        <w:rPr>
          <w:sz w:val="20"/>
          <w:szCs w:val="20"/>
        </w:rPr>
        <w:t>certain</w:t>
      </w:r>
      <w:r>
        <w:rPr>
          <w:spacing w:val="-9"/>
          <w:sz w:val="20"/>
          <w:szCs w:val="20"/>
        </w:rPr>
        <w:t xml:space="preserve"> </w:t>
      </w:r>
      <w:r>
        <w:rPr>
          <w:sz w:val="20"/>
          <w:szCs w:val="20"/>
        </w:rPr>
        <w:t>unexpected</w:t>
      </w:r>
      <w:r>
        <w:rPr>
          <w:spacing w:val="-8"/>
          <w:sz w:val="20"/>
          <w:szCs w:val="20"/>
        </w:rPr>
        <w:t xml:space="preserve"> </w:t>
      </w:r>
      <w:r>
        <w:rPr>
          <w:spacing w:val="-2"/>
          <w:sz w:val="20"/>
          <w:szCs w:val="20"/>
        </w:rPr>
        <w:t>costs.</w:t>
      </w:r>
    </w:p>
    <w:p w14:paraId="3116CB98" w14:textId="77777777" w:rsidR="00C811EF" w:rsidRDefault="00C811EF">
      <w:pPr>
        <w:pStyle w:val="ListParagraph"/>
        <w:numPr>
          <w:ilvl w:val="0"/>
          <w:numId w:val="99"/>
        </w:numPr>
        <w:tabs>
          <w:tab w:val="left" w:pos="1146"/>
        </w:tabs>
        <w:kinsoku w:val="0"/>
        <w:overflowPunct w:val="0"/>
        <w:spacing w:before="228"/>
        <w:ind w:left="1146" w:right="713"/>
        <w:rPr>
          <w:spacing w:val="-2"/>
          <w:sz w:val="20"/>
          <w:szCs w:val="20"/>
        </w:rPr>
      </w:pPr>
      <w:r>
        <w:rPr>
          <w:sz w:val="20"/>
          <w:szCs w:val="20"/>
          <w:u w:val="single"/>
        </w:rPr>
        <w:t>Signage</w:t>
      </w:r>
      <w:r>
        <w:rPr>
          <w:spacing w:val="-7"/>
          <w:sz w:val="20"/>
          <w:szCs w:val="20"/>
        </w:rPr>
        <w:t xml:space="preserve"> </w:t>
      </w:r>
      <w:r>
        <w:rPr>
          <w:sz w:val="20"/>
          <w:szCs w:val="20"/>
        </w:rPr>
        <w:t>–</w:t>
      </w:r>
      <w:r>
        <w:rPr>
          <w:spacing w:val="-9"/>
          <w:sz w:val="20"/>
          <w:szCs w:val="20"/>
        </w:rPr>
        <w:t xml:space="preserve"> </w:t>
      </w:r>
      <w:r>
        <w:rPr>
          <w:sz w:val="20"/>
          <w:szCs w:val="20"/>
        </w:rPr>
        <w:t>An</w:t>
      </w:r>
      <w:r>
        <w:rPr>
          <w:spacing w:val="-9"/>
          <w:sz w:val="20"/>
          <w:szCs w:val="20"/>
        </w:rPr>
        <w:t xml:space="preserve"> </w:t>
      </w:r>
      <w:r>
        <w:rPr>
          <w:sz w:val="20"/>
          <w:szCs w:val="20"/>
        </w:rPr>
        <w:t>estimate</w:t>
      </w:r>
      <w:r>
        <w:rPr>
          <w:spacing w:val="-9"/>
          <w:sz w:val="20"/>
          <w:szCs w:val="20"/>
        </w:rPr>
        <w:t xml:space="preserve"> </w:t>
      </w:r>
      <w:r>
        <w:rPr>
          <w:sz w:val="20"/>
          <w:szCs w:val="20"/>
        </w:rPr>
        <w:t>of</w:t>
      </w:r>
      <w:r>
        <w:rPr>
          <w:spacing w:val="-8"/>
          <w:sz w:val="20"/>
          <w:szCs w:val="20"/>
        </w:rPr>
        <w:t xml:space="preserve"> </w:t>
      </w:r>
      <w:r>
        <w:rPr>
          <w:sz w:val="20"/>
          <w:szCs w:val="20"/>
        </w:rPr>
        <w:t>your</w:t>
      </w:r>
      <w:r>
        <w:rPr>
          <w:spacing w:val="-8"/>
          <w:sz w:val="20"/>
          <w:szCs w:val="20"/>
        </w:rPr>
        <w:t xml:space="preserve"> </w:t>
      </w:r>
      <w:r>
        <w:rPr>
          <w:sz w:val="20"/>
          <w:szCs w:val="20"/>
        </w:rPr>
        <w:t>costs</w:t>
      </w:r>
      <w:r>
        <w:rPr>
          <w:spacing w:val="-10"/>
          <w:sz w:val="20"/>
          <w:szCs w:val="20"/>
        </w:rPr>
        <w:t xml:space="preserve"> </w:t>
      </w:r>
      <w:r>
        <w:rPr>
          <w:sz w:val="20"/>
          <w:szCs w:val="20"/>
        </w:rPr>
        <w:t>for</w:t>
      </w:r>
      <w:r>
        <w:rPr>
          <w:spacing w:val="-8"/>
          <w:sz w:val="20"/>
          <w:szCs w:val="20"/>
        </w:rPr>
        <w:t xml:space="preserve"> </w:t>
      </w:r>
      <w:r>
        <w:rPr>
          <w:sz w:val="20"/>
          <w:szCs w:val="20"/>
        </w:rPr>
        <w:t>interior</w:t>
      </w:r>
      <w:r>
        <w:rPr>
          <w:spacing w:val="-8"/>
          <w:sz w:val="20"/>
          <w:szCs w:val="20"/>
        </w:rPr>
        <w:t xml:space="preserve"> </w:t>
      </w:r>
      <w:r>
        <w:rPr>
          <w:sz w:val="20"/>
          <w:szCs w:val="20"/>
        </w:rPr>
        <w:t>and</w:t>
      </w:r>
      <w:r>
        <w:rPr>
          <w:spacing w:val="-9"/>
          <w:sz w:val="20"/>
          <w:szCs w:val="20"/>
        </w:rPr>
        <w:t xml:space="preserve"> </w:t>
      </w:r>
      <w:r>
        <w:rPr>
          <w:sz w:val="20"/>
          <w:szCs w:val="20"/>
        </w:rPr>
        <w:t>exterior</w:t>
      </w:r>
      <w:r>
        <w:rPr>
          <w:spacing w:val="-10"/>
          <w:sz w:val="20"/>
          <w:szCs w:val="20"/>
        </w:rPr>
        <w:t xml:space="preserve"> </w:t>
      </w:r>
      <w:r>
        <w:rPr>
          <w:sz w:val="20"/>
          <w:szCs w:val="20"/>
        </w:rPr>
        <w:t>signage.</w:t>
      </w:r>
      <w:r>
        <w:rPr>
          <w:spacing w:val="39"/>
          <w:sz w:val="20"/>
          <w:szCs w:val="20"/>
        </w:rPr>
        <w:t xml:space="preserve"> </w:t>
      </w:r>
      <w:r>
        <w:rPr>
          <w:sz w:val="20"/>
          <w:szCs w:val="20"/>
        </w:rPr>
        <w:t>Your</w:t>
      </w:r>
      <w:r>
        <w:rPr>
          <w:spacing w:val="-10"/>
          <w:sz w:val="20"/>
          <w:szCs w:val="20"/>
        </w:rPr>
        <w:t xml:space="preserve"> </w:t>
      </w:r>
      <w:r>
        <w:rPr>
          <w:sz w:val="20"/>
          <w:szCs w:val="20"/>
        </w:rPr>
        <w:t>costs</w:t>
      </w:r>
      <w:r>
        <w:rPr>
          <w:spacing w:val="-8"/>
          <w:sz w:val="20"/>
          <w:szCs w:val="20"/>
        </w:rPr>
        <w:t xml:space="preserve"> </w:t>
      </w:r>
      <w:r>
        <w:rPr>
          <w:sz w:val="20"/>
          <w:szCs w:val="20"/>
        </w:rPr>
        <w:t>in</w:t>
      </w:r>
      <w:r>
        <w:rPr>
          <w:spacing w:val="-9"/>
          <w:sz w:val="20"/>
          <w:szCs w:val="20"/>
        </w:rPr>
        <w:t xml:space="preserve"> </w:t>
      </w:r>
      <w:r>
        <w:rPr>
          <w:sz w:val="20"/>
          <w:szCs w:val="20"/>
        </w:rPr>
        <w:t>this</w:t>
      </w:r>
      <w:r>
        <w:rPr>
          <w:spacing w:val="-10"/>
          <w:sz w:val="20"/>
          <w:szCs w:val="20"/>
        </w:rPr>
        <w:t xml:space="preserve"> </w:t>
      </w:r>
      <w:r>
        <w:rPr>
          <w:sz w:val="20"/>
          <w:szCs w:val="20"/>
        </w:rPr>
        <w:t>regard</w:t>
      </w:r>
      <w:r>
        <w:rPr>
          <w:spacing w:val="-9"/>
          <w:sz w:val="20"/>
          <w:szCs w:val="20"/>
        </w:rPr>
        <w:t xml:space="preserve"> </w:t>
      </w:r>
      <w:r>
        <w:rPr>
          <w:sz w:val="20"/>
          <w:szCs w:val="20"/>
        </w:rPr>
        <w:t>may</w:t>
      </w:r>
      <w:r>
        <w:rPr>
          <w:spacing w:val="-8"/>
          <w:sz w:val="20"/>
          <w:szCs w:val="20"/>
        </w:rPr>
        <w:t xml:space="preserve"> </w:t>
      </w:r>
      <w:r>
        <w:rPr>
          <w:sz w:val="20"/>
          <w:szCs w:val="20"/>
        </w:rPr>
        <w:t xml:space="preserve">be affected by restrictions on interior or exterior signs imposed by your landlord or by local municipal </w:t>
      </w:r>
      <w:r>
        <w:rPr>
          <w:spacing w:val="-2"/>
          <w:sz w:val="20"/>
          <w:szCs w:val="20"/>
        </w:rPr>
        <w:t>ordinances.</w:t>
      </w:r>
    </w:p>
    <w:p w14:paraId="528D4E4D" w14:textId="77777777" w:rsidR="00C811EF" w:rsidRDefault="00C811EF">
      <w:pPr>
        <w:pStyle w:val="BodyText"/>
        <w:kinsoku w:val="0"/>
        <w:overflowPunct w:val="0"/>
        <w:spacing w:before="2"/>
      </w:pPr>
    </w:p>
    <w:p w14:paraId="1201AFC6" w14:textId="77777777" w:rsidR="00C811EF" w:rsidRDefault="00C811EF">
      <w:pPr>
        <w:pStyle w:val="ListParagraph"/>
        <w:numPr>
          <w:ilvl w:val="0"/>
          <w:numId w:val="99"/>
        </w:numPr>
        <w:tabs>
          <w:tab w:val="left" w:pos="1146"/>
        </w:tabs>
        <w:kinsoku w:val="0"/>
        <w:overflowPunct w:val="0"/>
        <w:ind w:left="1146" w:right="712"/>
        <w:rPr>
          <w:sz w:val="20"/>
          <w:szCs w:val="20"/>
        </w:rPr>
      </w:pPr>
      <w:r>
        <w:rPr>
          <w:sz w:val="20"/>
          <w:szCs w:val="20"/>
          <w:u w:val="single"/>
        </w:rPr>
        <w:t>Working</w:t>
      </w:r>
      <w:r>
        <w:rPr>
          <w:spacing w:val="-9"/>
          <w:sz w:val="20"/>
          <w:szCs w:val="20"/>
          <w:u w:val="single"/>
        </w:rPr>
        <w:t xml:space="preserve"> </w:t>
      </w:r>
      <w:r>
        <w:rPr>
          <w:sz w:val="20"/>
          <w:szCs w:val="20"/>
          <w:u w:val="single"/>
        </w:rPr>
        <w:t>Capital</w:t>
      </w:r>
      <w:r>
        <w:rPr>
          <w:spacing w:val="-8"/>
          <w:sz w:val="20"/>
          <w:szCs w:val="20"/>
        </w:rPr>
        <w:t xml:space="preserve"> </w:t>
      </w:r>
      <w:r>
        <w:rPr>
          <w:sz w:val="20"/>
          <w:szCs w:val="20"/>
        </w:rPr>
        <w:t>–</w:t>
      </w:r>
      <w:r>
        <w:rPr>
          <w:spacing w:val="-9"/>
          <w:sz w:val="20"/>
          <w:szCs w:val="20"/>
        </w:rPr>
        <w:t xml:space="preserve"> </w:t>
      </w:r>
      <w:r>
        <w:rPr>
          <w:sz w:val="20"/>
          <w:szCs w:val="20"/>
        </w:rPr>
        <w:t>Working</w:t>
      </w:r>
      <w:r>
        <w:rPr>
          <w:spacing w:val="-11"/>
          <w:sz w:val="20"/>
          <w:szCs w:val="20"/>
        </w:rPr>
        <w:t xml:space="preserve"> </w:t>
      </w:r>
      <w:r>
        <w:rPr>
          <w:sz w:val="20"/>
          <w:szCs w:val="20"/>
        </w:rPr>
        <w:t>capital</w:t>
      </w:r>
      <w:r>
        <w:rPr>
          <w:spacing w:val="-12"/>
          <w:sz w:val="20"/>
          <w:szCs w:val="20"/>
        </w:rPr>
        <w:t xml:space="preserve"> </w:t>
      </w:r>
      <w:r>
        <w:rPr>
          <w:sz w:val="20"/>
          <w:szCs w:val="20"/>
        </w:rPr>
        <w:t>for</w:t>
      </w:r>
      <w:r>
        <w:rPr>
          <w:spacing w:val="-10"/>
          <w:sz w:val="20"/>
          <w:szCs w:val="20"/>
        </w:rPr>
        <w:t xml:space="preserve"> </w:t>
      </w:r>
      <w:r>
        <w:rPr>
          <w:sz w:val="20"/>
          <w:szCs w:val="20"/>
        </w:rPr>
        <w:t>the</w:t>
      </w:r>
      <w:r>
        <w:rPr>
          <w:spacing w:val="-11"/>
          <w:sz w:val="20"/>
          <w:szCs w:val="20"/>
        </w:rPr>
        <w:t xml:space="preserve"> </w:t>
      </w:r>
      <w:r>
        <w:rPr>
          <w:sz w:val="20"/>
          <w:szCs w:val="20"/>
        </w:rPr>
        <w:t>first</w:t>
      </w:r>
      <w:r>
        <w:rPr>
          <w:spacing w:val="-11"/>
          <w:sz w:val="20"/>
          <w:szCs w:val="20"/>
        </w:rPr>
        <w:t xml:space="preserve"> </w:t>
      </w:r>
      <w:r>
        <w:rPr>
          <w:sz w:val="20"/>
          <w:szCs w:val="20"/>
        </w:rPr>
        <w:t>3</w:t>
      </w:r>
      <w:r>
        <w:rPr>
          <w:spacing w:val="-9"/>
          <w:sz w:val="20"/>
          <w:szCs w:val="20"/>
        </w:rPr>
        <w:t xml:space="preserve"> </w:t>
      </w:r>
      <w:r>
        <w:rPr>
          <w:sz w:val="20"/>
          <w:szCs w:val="20"/>
        </w:rPr>
        <w:t>months.</w:t>
      </w:r>
      <w:r>
        <w:rPr>
          <w:spacing w:val="-9"/>
          <w:sz w:val="20"/>
          <w:szCs w:val="20"/>
        </w:rPr>
        <w:t xml:space="preserve"> </w:t>
      </w:r>
      <w:r>
        <w:rPr>
          <w:sz w:val="20"/>
          <w:szCs w:val="20"/>
        </w:rPr>
        <w:t>We</w:t>
      </w:r>
      <w:r>
        <w:rPr>
          <w:spacing w:val="-9"/>
          <w:sz w:val="20"/>
          <w:szCs w:val="20"/>
        </w:rPr>
        <w:t xml:space="preserve"> </w:t>
      </w:r>
      <w:r>
        <w:rPr>
          <w:sz w:val="20"/>
          <w:szCs w:val="20"/>
        </w:rPr>
        <w:t>cannot</w:t>
      </w:r>
      <w:r>
        <w:rPr>
          <w:spacing w:val="-8"/>
          <w:sz w:val="20"/>
          <w:szCs w:val="20"/>
        </w:rPr>
        <w:t xml:space="preserve"> </w:t>
      </w:r>
      <w:r>
        <w:rPr>
          <w:sz w:val="20"/>
          <w:szCs w:val="20"/>
        </w:rPr>
        <w:t>guarantee</w:t>
      </w:r>
      <w:r>
        <w:rPr>
          <w:spacing w:val="-9"/>
          <w:sz w:val="20"/>
          <w:szCs w:val="20"/>
        </w:rPr>
        <w:t xml:space="preserve"> </w:t>
      </w:r>
      <w:r>
        <w:rPr>
          <w:sz w:val="20"/>
          <w:szCs w:val="20"/>
        </w:rPr>
        <w:t>that</w:t>
      </w:r>
      <w:r>
        <w:rPr>
          <w:spacing w:val="-8"/>
          <w:sz w:val="20"/>
          <w:szCs w:val="20"/>
        </w:rPr>
        <w:t xml:space="preserve"> </w:t>
      </w:r>
      <w:r>
        <w:rPr>
          <w:sz w:val="20"/>
          <w:szCs w:val="20"/>
        </w:rPr>
        <w:t>our</w:t>
      </w:r>
      <w:r>
        <w:rPr>
          <w:spacing w:val="-8"/>
          <w:sz w:val="20"/>
          <w:szCs w:val="20"/>
        </w:rPr>
        <w:t xml:space="preserve"> </w:t>
      </w:r>
      <w:r>
        <w:rPr>
          <w:sz w:val="20"/>
          <w:szCs w:val="20"/>
        </w:rPr>
        <w:t>above</w:t>
      </w:r>
      <w:r>
        <w:rPr>
          <w:spacing w:val="-9"/>
          <w:sz w:val="20"/>
          <w:szCs w:val="20"/>
        </w:rPr>
        <w:t xml:space="preserve"> </w:t>
      </w:r>
      <w:r>
        <w:rPr>
          <w:sz w:val="20"/>
          <w:szCs w:val="20"/>
        </w:rPr>
        <w:t>estimate will be sufficient as additional funds may be required to cover your business operating expenses (as well</w:t>
      </w:r>
      <w:r>
        <w:rPr>
          <w:spacing w:val="-14"/>
          <w:sz w:val="20"/>
          <w:szCs w:val="20"/>
        </w:rPr>
        <w:t xml:space="preserve"> </w:t>
      </w:r>
      <w:r>
        <w:rPr>
          <w:sz w:val="20"/>
          <w:szCs w:val="20"/>
        </w:rPr>
        <w:t>as</w:t>
      </w:r>
      <w:r>
        <w:rPr>
          <w:spacing w:val="-10"/>
          <w:sz w:val="20"/>
          <w:szCs w:val="20"/>
        </w:rPr>
        <w:t xml:space="preserve"> </w:t>
      </w:r>
      <w:r>
        <w:rPr>
          <w:sz w:val="20"/>
          <w:szCs w:val="20"/>
        </w:rPr>
        <w:t>your</w:t>
      </w:r>
      <w:r>
        <w:rPr>
          <w:spacing w:val="-11"/>
          <w:sz w:val="20"/>
          <w:szCs w:val="20"/>
        </w:rPr>
        <w:t xml:space="preserve"> </w:t>
      </w:r>
      <w:r>
        <w:rPr>
          <w:sz w:val="20"/>
          <w:szCs w:val="20"/>
        </w:rPr>
        <w:t>personal</w:t>
      </w:r>
      <w:r>
        <w:rPr>
          <w:spacing w:val="-13"/>
          <w:sz w:val="20"/>
          <w:szCs w:val="20"/>
        </w:rPr>
        <w:t xml:space="preserve"> </w:t>
      </w:r>
      <w:r>
        <w:rPr>
          <w:sz w:val="20"/>
          <w:szCs w:val="20"/>
        </w:rPr>
        <w:t>expenses)</w:t>
      </w:r>
      <w:r>
        <w:rPr>
          <w:spacing w:val="-11"/>
          <w:sz w:val="20"/>
          <w:szCs w:val="20"/>
        </w:rPr>
        <w:t xml:space="preserve"> </w:t>
      </w:r>
      <w:r>
        <w:rPr>
          <w:sz w:val="20"/>
          <w:szCs w:val="20"/>
        </w:rPr>
        <w:t>until</w:t>
      </w:r>
      <w:r>
        <w:rPr>
          <w:spacing w:val="-13"/>
          <w:sz w:val="20"/>
          <w:szCs w:val="20"/>
        </w:rPr>
        <w:t xml:space="preserve"> </w:t>
      </w:r>
      <w:r>
        <w:rPr>
          <w:sz w:val="20"/>
          <w:szCs w:val="20"/>
        </w:rPr>
        <w:t>such</w:t>
      </w:r>
      <w:r>
        <w:rPr>
          <w:spacing w:val="-12"/>
          <w:sz w:val="20"/>
          <w:szCs w:val="20"/>
        </w:rPr>
        <w:t xml:space="preserve"> </w:t>
      </w:r>
      <w:r>
        <w:rPr>
          <w:sz w:val="20"/>
          <w:szCs w:val="20"/>
        </w:rPr>
        <w:t>time</w:t>
      </w:r>
      <w:r>
        <w:rPr>
          <w:spacing w:val="-12"/>
          <w:sz w:val="20"/>
          <w:szCs w:val="20"/>
        </w:rPr>
        <w:t xml:space="preserve"> </w:t>
      </w:r>
      <w:r>
        <w:rPr>
          <w:sz w:val="20"/>
          <w:szCs w:val="20"/>
        </w:rPr>
        <w:t>that</w:t>
      </w:r>
      <w:r>
        <w:rPr>
          <w:spacing w:val="-12"/>
          <w:sz w:val="20"/>
          <w:szCs w:val="20"/>
        </w:rPr>
        <w:t xml:space="preserve"> </w:t>
      </w:r>
      <w:r>
        <w:rPr>
          <w:sz w:val="20"/>
          <w:szCs w:val="20"/>
        </w:rPr>
        <w:t>you</w:t>
      </w:r>
      <w:r>
        <w:rPr>
          <w:spacing w:val="-14"/>
          <w:sz w:val="20"/>
          <w:szCs w:val="20"/>
        </w:rPr>
        <w:t xml:space="preserve"> </w:t>
      </w:r>
      <w:r>
        <w:rPr>
          <w:sz w:val="20"/>
          <w:szCs w:val="20"/>
        </w:rPr>
        <w:t>could</w:t>
      </w:r>
      <w:r>
        <w:rPr>
          <w:spacing w:val="-12"/>
          <w:sz w:val="20"/>
          <w:szCs w:val="20"/>
        </w:rPr>
        <w:t xml:space="preserve"> </w:t>
      </w:r>
      <w:r>
        <w:rPr>
          <w:sz w:val="20"/>
          <w:szCs w:val="20"/>
        </w:rPr>
        <w:t>produce</w:t>
      </w:r>
      <w:r>
        <w:rPr>
          <w:spacing w:val="-12"/>
          <w:sz w:val="20"/>
          <w:szCs w:val="20"/>
        </w:rPr>
        <w:t xml:space="preserve"> </w:t>
      </w:r>
      <w:r>
        <w:rPr>
          <w:sz w:val="20"/>
          <w:szCs w:val="20"/>
        </w:rPr>
        <w:t>a</w:t>
      </w:r>
      <w:r>
        <w:rPr>
          <w:spacing w:val="-12"/>
          <w:sz w:val="20"/>
          <w:szCs w:val="20"/>
        </w:rPr>
        <w:t xml:space="preserve"> </w:t>
      </w:r>
      <w:r>
        <w:rPr>
          <w:sz w:val="20"/>
          <w:szCs w:val="20"/>
        </w:rPr>
        <w:t>positive</w:t>
      </w:r>
      <w:r>
        <w:rPr>
          <w:spacing w:val="-14"/>
          <w:sz w:val="20"/>
          <w:szCs w:val="20"/>
        </w:rPr>
        <w:t xml:space="preserve"> </w:t>
      </w:r>
      <w:r>
        <w:rPr>
          <w:sz w:val="20"/>
          <w:szCs w:val="20"/>
        </w:rPr>
        <w:t>cash</w:t>
      </w:r>
      <w:r>
        <w:rPr>
          <w:spacing w:val="-12"/>
          <w:sz w:val="20"/>
          <w:szCs w:val="20"/>
        </w:rPr>
        <w:t xml:space="preserve"> </w:t>
      </w:r>
      <w:r>
        <w:rPr>
          <w:sz w:val="20"/>
          <w:szCs w:val="20"/>
        </w:rPr>
        <w:t>flow.</w:t>
      </w:r>
      <w:r>
        <w:rPr>
          <w:spacing w:val="32"/>
          <w:sz w:val="20"/>
          <w:szCs w:val="20"/>
        </w:rPr>
        <w:t xml:space="preserve"> </w:t>
      </w:r>
      <w:r>
        <w:rPr>
          <w:sz w:val="20"/>
          <w:szCs w:val="20"/>
        </w:rPr>
        <w:t xml:space="preserve">Additional working capital may be required if sales are low or operating costs are high. By providing you with a </w:t>
      </w:r>
      <w:r>
        <w:rPr>
          <w:spacing w:val="-2"/>
          <w:sz w:val="20"/>
          <w:szCs w:val="20"/>
        </w:rPr>
        <w:t>working</w:t>
      </w:r>
      <w:r>
        <w:rPr>
          <w:spacing w:val="-7"/>
          <w:sz w:val="20"/>
          <w:szCs w:val="20"/>
        </w:rPr>
        <w:t xml:space="preserve"> </w:t>
      </w:r>
      <w:r>
        <w:rPr>
          <w:spacing w:val="-2"/>
          <w:sz w:val="20"/>
          <w:szCs w:val="20"/>
        </w:rPr>
        <w:t>capital</w:t>
      </w:r>
      <w:r>
        <w:rPr>
          <w:spacing w:val="-5"/>
          <w:sz w:val="20"/>
          <w:szCs w:val="20"/>
        </w:rPr>
        <w:t xml:space="preserve"> </w:t>
      </w:r>
      <w:r>
        <w:rPr>
          <w:spacing w:val="-2"/>
          <w:sz w:val="20"/>
          <w:szCs w:val="20"/>
        </w:rPr>
        <w:t>estimate,</w:t>
      </w:r>
      <w:r>
        <w:rPr>
          <w:spacing w:val="-7"/>
          <w:sz w:val="20"/>
          <w:szCs w:val="20"/>
        </w:rPr>
        <w:t xml:space="preserve"> </w:t>
      </w:r>
      <w:r>
        <w:rPr>
          <w:spacing w:val="-2"/>
          <w:sz w:val="20"/>
          <w:szCs w:val="20"/>
        </w:rPr>
        <w:t>we</w:t>
      </w:r>
      <w:r>
        <w:rPr>
          <w:spacing w:val="-7"/>
          <w:sz w:val="20"/>
          <w:szCs w:val="20"/>
        </w:rPr>
        <w:t xml:space="preserve"> </w:t>
      </w:r>
      <w:r>
        <w:rPr>
          <w:spacing w:val="-2"/>
          <w:sz w:val="20"/>
          <w:szCs w:val="20"/>
        </w:rPr>
        <w:t>are</w:t>
      </w:r>
      <w:r>
        <w:rPr>
          <w:spacing w:val="-7"/>
          <w:sz w:val="20"/>
          <w:szCs w:val="20"/>
        </w:rPr>
        <w:t xml:space="preserve"> </w:t>
      </w:r>
      <w:r>
        <w:rPr>
          <w:spacing w:val="-2"/>
          <w:sz w:val="20"/>
          <w:szCs w:val="20"/>
        </w:rPr>
        <w:t>not</w:t>
      </w:r>
      <w:r>
        <w:rPr>
          <w:spacing w:val="-4"/>
          <w:sz w:val="20"/>
          <w:szCs w:val="20"/>
        </w:rPr>
        <w:t xml:space="preserve"> </w:t>
      </w:r>
      <w:r>
        <w:rPr>
          <w:spacing w:val="-2"/>
          <w:sz w:val="20"/>
          <w:szCs w:val="20"/>
        </w:rPr>
        <w:t>necessarily</w:t>
      </w:r>
      <w:r>
        <w:rPr>
          <w:spacing w:val="-5"/>
          <w:sz w:val="20"/>
          <w:szCs w:val="20"/>
        </w:rPr>
        <w:t xml:space="preserve"> </w:t>
      </w:r>
      <w:r>
        <w:rPr>
          <w:spacing w:val="-2"/>
          <w:sz w:val="20"/>
          <w:szCs w:val="20"/>
        </w:rPr>
        <w:t>suggesting</w:t>
      </w:r>
      <w:r>
        <w:rPr>
          <w:spacing w:val="-4"/>
          <w:sz w:val="20"/>
          <w:szCs w:val="20"/>
        </w:rPr>
        <w:t xml:space="preserve"> </w:t>
      </w:r>
      <w:r>
        <w:rPr>
          <w:spacing w:val="-2"/>
          <w:sz w:val="20"/>
          <w:szCs w:val="20"/>
        </w:rPr>
        <w:t>that</w:t>
      </w:r>
      <w:r>
        <w:rPr>
          <w:spacing w:val="-10"/>
          <w:sz w:val="20"/>
          <w:szCs w:val="20"/>
        </w:rPr>
        <w:t xml:space="preserve"> </w:t>
      </w:r>
      <w:r>
        <w:rPr>
          <w:spacing w:val="-2"/>
          <w:sz w:val="20"/>
          <w:szCs w:val="20"/>
        </w:rPr>
        <w:t>you</w:t>
      </w:r>
      <w:r>
        <w:rPr>
          <w:spacing w:val="-7"/>
          <w:sz w:val="20"/>
          <w:szCs w:val="20"/>
        </w:rPr>
        <w:t xml:space="preserve"> </w:t>
      </w:r>
      <w:r>
        <w:rPr>
          <w:spacing w:val="-2"/>
          <w:sz w:val="20"/>
          <w:szCs w:val="20"/>
        </w:rPr>
        <w:t>will</w:t>
      </w:r>
      <w:r>
        <w:rPr>
          <w:spacing w:val="-8"/>
          <w:sz w:val="20"/>
          <w:szCs w:val="20"/>
        </w:rPr>
        <w:t xml:space="preserve"> </w:t>
      </w:r>
      <w:r>
        <w:rPr>
          <w:spacing w:val="-2"/>
          <w:sz w:val="20"/>
          <w:szCs w:val="20"/>
        </w:rPr>
        <w:t>reach</w:t>
      </w:r>
      <w:r>
        <w:rPr>
          <w:spacing w:val="-7"/>
          <w:sz w:val="20"/>
          <w:szCs w:val="20"/>
        </w:rPr>
        <w:t xml:space="preserve"> </w:t>
      </w:r>
      <w:r>
        <w:rPr>
          <w:spacing w:val="-2"/>
          <w:sz w:val="20"/>
          <w:szCs w:val="20"/>
        </w:rPr>
        <w:t>“breakeven”</w:t>
      </w:r>
      <w:r>
        <w:rPr>
          <w:spacing w:val="-5"/>
          <w:sz w:val="20"/>
          <w:szCs w:val="20"/>
        </w:rPr>
        <w:t xml:space="preserve"> </w:t>
      </w:r>
      <w:r>
        <w:rPr>
          <w:spacing w:val="-2"/>
          <w:sz w:val="20"/>
          <w:szCs w:val="20"/>
        </w:rPr>
        <w:t>or any</w:t>
      </w:r>
      <w:r>
        <w:rPr>
          <w:spacing w:val="-5"/>
          <w:sz w:val="20"/>
          <w:szCs w:val="20"/>
        </w:rPr>
        <w:t xml:space="preserve"> </w:t>
      </w:r>
      <w:r>
        <w:rPr>
          <w:spacing w:val="-2"/>
          <w:sz w:val="20"/>
          <w:szCs w:val="20"/>
        </w:rPr>
        <w:t xml:space="preserve">other </w:t>
      </w:r>
      <w:r>
        <w:rPr>
          <w:sz w:val="20"/>
          <w:szCs w:val="20"/>
        </w:rPr>
        <w:t xml:space="preserve">financial goal within this period or any other </w:t>
      </w:r>
      <w:proofErr w:type="gramStart"/>
      <w:r>
        <w:rPr>
          <w:sz w:val="20"/>
          <w:szCs w:val="20"/>
        </w:rPr>
        <w:t>particular timeframe</w:t>
      </w:r>
      <w:proofErr w:type="gramEnd"/>
      <w:r>
        <w:rPr>
          <w:sz w:val="20"/>
          <w:szCs w:val="20"/>
        </w:rPr>
        <w:t>.</w:t>
      </w:r>
    </w:p>
    <w:p w14:paraId="65C10390" w14:textId="354290CA" w:rsidR="00C811EF" w:rsidRDefault="00C811EF">
      <w:pPr>
        <w:pStyle w:val="BodyText"/>
        <w:kinsoku w:val="0"/>
        <w:overflowPunct w:val="0"/>
        <w:spacing w:before="228"/>
        <w:ind w:left="1146" w:right="714"/>
        <w:jc w:val="both"/>
      </w:pPr>
      <w:r>
        <w:t>The</w:t>
      </w:r>
      <w:r>
        <w:rPr>
          <w:spacing w:val="-14"/>
        </w:rPr>
        <w:t xml:space="preserve"> </w:t>
      </w:r>
      <w:r>
        <w:t>range</w:t>
      </w:r>
      <w:r>
        <w:rPr>
          <w:spacing w:val="-13"/>
        </w:rPr>
        <w:t xml:space="preserve"> </w:t>
      </w:r>
      <w:r>
        <w:t>of</w:t>
      </w:r>
      <w:r>
        <w:rPr>
          <w:spacing w:val="-11"/>
        </w:rPr>
        <w:t xml:space="preserve"> </w:t>
      </w:r>
      <w:r>
        <w:t>working</w:t>
      </w:r>
      <w:r>
        <w:rPr>
          <w:spacing w:val="-13"/>
        </w:rPr>
        <w:t xml:space="preserve"> </w:t>
      </w:r>
      <w:r>
        <w:t>capital</w:t>
      </w:r>
      <w:r>
        <w:rPr>
          <w:spacing w:val="-12"/>
        </w:rPr>
        <w:t xml:space="preserve"> </w:t>
      </w:r>
      <w:r>
        <w:t>does</w:t>
      </w:r>
      <w:r>
        <w:rPr>
          <w:spacing w:val="-12"/>
        </w:rPr>
        <w:t xml:space="preserve"> </w:t>
      </w:r>
      <w:r>
        <w:t>not</w:t>
      </w:r>
      <w:r>
        <w:rPr>
          <w:spacing w:val="-13"/>
        </w:rPr>
        <w:t xml:space="preserve"> </w:t>
      </w:r>
      <w:r>
        <w:t>include</w:t>
      </w:r>
      <w:r>
        <w:rPr>
          <w:spacing w:val="-14"/>
        </w:rPr>
        <w:t xml:space="preserve"> </w:t>
      </w:r>
      <w:r>
        <w:t>an</w:t>
      </w:r>
      <w:r>
        <w:rPr>
          <w:spacing w:val="-14"/>
        </w:rPr>
        <w:t xml:space="preserve"> </w:t>
      </w:r>
      <w:r>
        <w:t>amount</w:t>
      </w:r>
      <w:r>
        <w:rPr>
          <w:spacing w:val="-14"/>
        </w:rPr>
        <w:t xml:space="preserve"> </w:t>
      </w:r>
      <w:r>
        <w:t>for</w:t>
      </w:r>
      <w:r>
        <w:rPr>
          <w:spacing w:val="-12"/>
        </w:rPr>
        <w:t xml:space="preserve"> </w:t>
      </w:r>
      <w:r>
        <w:t>payment</w:t>
      </w:r>
      <w:r>
        <w:rPr>
          <w:spacing w:val="-14"/>
        </w:rPr>
        <w:t xml:space="preserve"> </w:t>
      </w:r>
      <w:r>
        <w:t>of</w:t>
      </w:r>
      <w:r>
        <w:rPr>
          <w:spacing w:val="-13"/>
        </w:rPr>
        <w:t xml:space="preserve"> </w:t>
      </w:r>
      <w:r>
        <w:t>your</w:t>
      </w:r>
      <w:r>
        <w:rPr>
          <w:spacing w:val="-14"/>
        </w:rPr>
        <w:t xml:space="preserve"> </w:t>
      </w:r>
      <w:r>
        <w:t>personal</w:t>
      </w:r>
      <w:r>
        <w:rPr>
          <w:spacing w:val="-14"/>
        </w:rPr>
        <w:t xml:space="preserve"> </w:t>
      </w:r>
      <w:r>
        <w:t>living</w:t>
      </w:r>
      <w:r>
        <w:rPr>
          <w:spacing w:val="-14"/>
        </w:rPr>
        <w:t xml:space="preserve"> </w:t>
      </w:r>
      <w:r>
        <w:t xml:space="preserve">expenses. This is not an </w:t>
      </w:r>
      <w:proofErr w:type="gramStart"/>
      <w:r>
        <w:t>all exhaustive</w:t>
      </w:r>
      <w:proofErr w:type="gramEnd"/>
      <w:r>
        <w:t xml:space="preserve"> list as you may incur additional expenses in establishing and operating the </w:t>
      </w:r>
      <w:del w:id="367" w:author="Matthew Levine" w:date="2025-06-06T13:47:00Z" w16du:dateUtc="2025-06-06T17:47:00Z">
        <w:r w:rsidDel="006721CE">
          <w:delText>Studio</w:delText>
        </w:r>
      </w:del>
      <w:ins w:id="368" w:author="Matthew Levine" w:date="2025-06-06T13:47:00Z" w16du:dateUtc="2025-06-06T17:47:00Z">
        <w:r w:rsidR="006721CE">
          <w:t>[Premise Café]</w:t>
        </w:r>
      </w:ins>
      <w:r>
        <w:t>.</w:t>
      </w:r>
      <w:r>
        <w:rPr>
          <w:spacing w:val="40"/>
        </w:rPr>
        <w:t xml:space="preserve"> </w:t>
      </w:r>
      <w:r>
        <w:t>We strongly recommend that you have (or have access to) additional start-up capital beyond the amount shown in the above table, since</w:t>
      </w:r>
      <w:r>
        <w:rPr>
          <w:spacing w:val="-1"/>
        </w:rPr>
        <w:t xml:space="preserve"> </w:t>
      </w:r>
      <w:r>
        <w:t>there</w:t>
      </w:r>
      <w:r>
        <w:rPr>
          <w:spacing w:val="-1"/>
        </w:rPr>
        <w:t xml:space="preserve"> </w:t>
      </w:r>
      <w:r>
        <w:t>can be no reliable projection as to</w:t>
      </w:r>
      <w:r>
        <w:rPr>
          <w:spacing w:val="-1"/>
        </w:rPr>
        <w:t xml:space="preserve"> </w:t>
      </w:r>
      <w:r>
        <w:t>when</w:t>
      </w:r>
      <w:r>
        <w:rPr>
          <w:spacing w:val="-1"/>
        </w:rPr>
        <w:t xml:space="preserve"> </w:t>
      </w:r>
      <w:r>
        <w:t xml:space="preserve">(if ever) the </w:t>
      </w:r>
      <w:del w:id="369" w:author="Matthew Levine" w:date="2025-06-06T13:47:00Z" w16du:dateUtc="2025-06-06T17:47:00Z">
        <w:r w:rsidDel="006721CE">
          <w:delText>Studio</w:delText>
        </w:r>
      </w:del>
      <w:ins w:id="370" w:author="Matthew Levine" w:date="2025-06-06T13:47:00Z" w16du:dateUtc="2025-06-06T17:47:00Z">
        <w:r w:rsidR="006721CE">
          <w:t>[Premise Café]</w:t>
        </w:r>
      </w:ins>
      <w:r>
        <w:t xml:space="preserve"> will reach breakeven or any other financial goal and it is possible that the figures shown for working capital may not be adequate for your needs.</w:t>
      </w:r>
      <w:r>
        <w:rPr>
          <w:spacing w:val="40"/>
        </w:rPr>
        <w:t xml:space="preserve"> </w:t>
      </w:r>
      <w:r>
        <w:t xml:space="preserve">The </w:t>
      </w:r>
      <w:del w:id="371" w:author="Matthew Levine" w:date="2025-06-06T13:47:00Z" w16du:dateUtc="2025-06-06T17:47:00Z">
        <w:r w:rsidDel="006721CE">
          <w:delText>Studio</w:delText>
        </w:r>
      </w:del>
      <w:ins w:id="372" w:author="Matthew Levine" w:date="2025-06-06T13:47:00Z" w16du:dateUtc="2025-06-06T17:47:00Z">
        <w:r w:rsidR="006721CE">
          <w:t>[Premise Café]</w:t>
        </w:r>
      </w:ins>
      <w:r>
        <w:t xml:space="preserve"> may </w:t>
      </w:r>
      <w:r>
        <w:lastRenderedPageBreak/>
        <w:t>have negative cash flow</w:t>
      </w:r>
      <w:r>
        <w:rPr>
          <w:spacing w:val="-4"/>
        </w:rPr>
        <w:t xml:space="preserve"> </w:t>
      </w:r>
      <w:r>
        <w:t>for</w:t>
      </w:r>
      <w:r>
        <w:rPr>
          <w:spacing w:val="-6"/>
        </w:rPr>
        <w:t xml:space="preserve"> </w:t>
      </w:r>
      <w:r>
        <w:t>the</w:t>
      </w:r>
      <w:r>
        <w:rPr>
          <w:spacing w:val="-7"/>
        </w:rPr>
        <w:t xml:space="preserve"> </w:t>
      </w:r>
      <w:r>
        <w:t>first</w:t>
      </w:r>
      <w:r>
        <w:rPr>
          <w:spacing w:val="-7"/>
        </w:rPr>
        <w:t xml:space="preserve"> </w:t>
      </w:r>
      <w:r>
        <w:t>year</w:t>
      </w:r>
      <w:r>
        <w:rPr>
          <w:spacing w:val="-6"/>
        </w:rPr>
        <w:t xml:space="preserve"> </w:t>
      </w:r>
      <w:r>
        <w:t>or</w:t>
      </w:r>
      <w:r>
        <w:rPr>
          <w:spacing w:val="-4"/>
        </w:rPr>
        <w:t xml:space="preserve"> </w:t>
      </w:r>
      <w:r>
        <w:t>longer.</w:t>
      </w:r>
      <w:r>
        <w:rPr>
          <w:spacing w:val="-7"/>
        </w:rPr>
        <w:t xml:space="preserve"> </w:t>
      </w:r>
      <w:r>
        <w:t>There</w:t>
      </w:r>
      <w:r>
        <w:rPr>
          <w:spacing w:val="-7"/>
        </w:rPr>
        <w:t xml:space="preserve"> </w:t>
      </w:r>
      <w:r>
        <w:t>is</w:t>
      </w:r>
      <w:r>
        <w:rPr>
          <w:spacing w:val="-6"/>
        </w:rPr>
        <w:t xml:space="preserve"> </w:t>
      </w:r>
      <w:r>
        <w:t>no</w:t>
      </w:r>
      <w:r>
        <w:rPr>
          <w:spacing w:val="-7"/>
        </w:rPr>
        <w:t xml:space="preserve"> </w:t>
      </w:r>
      <w:r>
        <w:t>assurance</w:t>
      </w:r>
      <w:r>
        <w:rPr>
          <w:spacing w:val="-7"/>
        </w:rPr>
        <w:t xml:space="preserve"> </w:t>
      </w:r>
      <w:r>
        <w:t>that</w:t>
      </w:r>
      <w:r>
        <w:rPr>
          <w:spacing w:val="-5"/>
        </w:rPr>
        <w:t xml:space="preserve"> </w:t>
      </w:r>
      <w:r>
        <w:t>further</w:t>
      </w:r>
      <w:r>
        <w:rPr>
          <w:spacing w:val="-6"/>
        </w:rPr>
        <w:t xml:space="preserve"> </w:t>
      </w:r>
      <w:r>
        <w:t>funds</w:t>
      </w:r>
      <w:r>
        <w:rPr>
          <w:spacing w:val="-6"/>
        </w:rPr>
        <w:t xml:space="preserve"> </w:t>
      </w:r>
      <w:r>
        <w:t>will</w:t>
      </w:r>
      <w:r>
        <w:rPr>
          <w:spacing w:val="-8"/>
        </w:rPr>
        <w:t xml:space="preserve"> </w:t>
      </w:r>
      <w:r>
        <w:t>not</w:t>
      </w:r>
      <w:r>
        <w:rPr>
          <w:spacing w:val="-7"/>
        </w:rPr>
        <w:t xml:space="preserve"> </w:t>
      </w:r>
      <w:r>
        <w:t>be</w:t>
      </w:r>
      <w:r>
        <w:rPr>
          <w:spacing w:val="-10"/>
        </w:rPr>
        <w:t xml:space="preserve"> </w:t>
      </w:r>
      <w:r>
        <w:t>needed.</w:t>
      </w:r>
      <w:r>
        <w:rPr>
          <w:spacing w:val="-7"/>
        </w:rPr>
        <w:t xml:space="preserve"> </w:t>
      </w:r>
      <w:r>
        <w:t>The</w:t>
      </w:r>
      <w:r>
        <w:rPr>
          <w:spacing w:val="-7"/>
        </w:rPr>
        <w:t xml:space="preserve"> </w:t>
      </w:r>
      <w:r>
        <w:t>actual</w:t>
      </w:r>
    </w:p>
    <w:p w14:paraId="38B293D7" w14:textId="77777777" w:rsidR="00C811EF" w:rsidRDefault="00C811EF">
      <w:pPr>
        <w:pStyle w:val="BodyText"/>
        <w:kinsoku w:val="0"/>
        <w:overflowPunct w:val="0"/>
        <w:spacing w:before="228"/>
        <w:ind w:left="1146" w:right="714"/>
        <w:jc w:val="both"/>
        <w:sectPr w:rsidR="00C811EF">
          <w:pgSz w:w="12240" w:h="15840"/>
          <w:pgMar w:top="400" w:right="720" w:bottom="1440" w:left="720" w:header="200" w:footer="1257" w:gutter="0"/>
          <w:cols w:space="720"/>
          <w:noEndnote/>
        </w:sectPr>
      </w:pPr>
    </w:p>
    <w:p w14:paraId="35DE617E" w14:textId="77777777" w:rsidR="00C811EF" w:rsidRDefault="00C811EF">
      <w:pPr>
        <w:pStyle w:val="BodyText"/>
        <w:kinsoku w:val="0"/>
        <w:overflowPunct w:val="0"/>
      </w:pPr>
    </w:p>
    <w:p w14:paraId="2F4EF611" w14:textId="77777777" w:rsidR="00C811EF" w:rsidRDefault="00C811EF">
      <w:pPr>
        <w:pStyle w:val="BodyText"/>
        <w:kinsoku w:val="0"/>
        <w:overflowPunct w:val="0"/>
      </w:pPr>
    </w:p>
    <w:p w14:paraId="0342B51C" w14:textId="77777777" w:rsidR="00C811EF" w:rsidRDefault="00C811EF">
      <w:pPr>
        <w:pStyle w:val="BodyText"/>
        <w:kinsoku w:val="0"/>
        <w:overflowPunct w:val="0"/>
      </w:pPr>
    </w:p>
    <w:p w14:paraId="312A98DD" w14:textId="77777777" w:rsidR="00C811EF" w:rsidRDefault="00C811EF">
      <w:pPr>
        <w:pStyle w:val="BodyText"/>
        <w:kinsoku w:val="0"/>
        <w:overflowPunct w:val="0"/>
        <w:spacing w:before="119"/>
      </w:pPr>
    </w:p>
    <w:p w14:paraId="4A3717C6" w14:textId="4B1D6A7B" w:rsidR="00C811EF" w:rsidRDefault="00C811EF">
      <w:pPr>
        <w:pStyle w:val="BodyText"/>
        <w:kinsoku w:val="0"/>
        <w:overflowPunct w:val="0"/>
        <w:ind w:left="1146" w:right="714"/>
        <w:jc w:val="both"/>
      </w:pPr>
      <w:r>
        <w:t>needs</w:t>
      </w:r>
      <w:r>
        <w:rPr>
          <w:spacing w:val="-7"/>
        </w:rPr>
        <w:t xml:space="preserve"> </w:t>
      </w:r>
      <w:r>
        <w:t>of</w:t>
      </w:r>
      <w:r>
        <w:rPr>
          <w:spacing w:val="-8"/>
        </w:rPr>
        <w:t xml:space="preserve"> </w:t>
      </w:r>
      <w:r>
        <w:t>the</w:t>
      </w:r>
      <w:r>
        <w:rPr>
          <w:spacing w:val="-6"/>
        </w:rPr>
        <w:t xml:space="preserve"> </w:t>
      </w:r>
      <w:del w:id="373" w:author="Matthew Levine" w:date="2025-06-06T13:47:00Z" w16du:dateUtc="2025-06-06T17:47:00Z">
        <w:r w:rsidDel="006721CE">
          <w:delText>Studio</w:delText>
        </w:r>
      </w:del>
      <w:ins w:id="374" w:author="Matthew Levine" w:date="2025-06-06T13:47:00Z" w16du:dateUtc="2025-06-06T17:47:00Z">
        <w:r w:rsidR="006721CE">
          <w:t>[Premise Café]</w:t>
        </w:r>
      </w:ins>
      <w:r>
        <w:rPr>
          <w:spacing w:val="-8"/>
        </w:rPr>
        <w:t xml:space="preserve"> </w:t>
      </w:r>
      <w:r>
        <w:t>are</w:t>
      </w:r>
      <w:r>
        <w:rPr>
          <w:spacing w:val="-6"/>
        </w:rPr>
        <w:t xml:space="preserve"> </w:t>
      </w:r>
      <w:r>
        <w:t>highly</w:t>
      </w:r>
      <w:r>
        <w:rPr>
          <w:spacing w:val="-7"/>
        </w:rPr>
        <w:t xml:space="preserve"> </w:t>
      </w:r>
      <w:r>
        <w:t>variable</w:t>
      </w:r>
      <w:r>
        <w:rPr>
          <w:spacing w:val="-6"/>
        </w:rPr>
        <w:t xml:space="preserve"> </w:t>
      </w:r>
      <w:r>
        <w:t>and</w:t>
      </w:r>
      <w:r>
        <w:rPr>
          <w:spacing w:val="-10"/>
        </w:rPr>
        <w:t xml:space="preserve"> </w:t>
      </w:r>
      <w:r>
        <w:t>subject</w:t>
      </w:r>
      <w:r>
        <w:rPr>
          <w:spacing w:val="-6"/>
        </w:rPr>
        <w:t xml:space="preserve"> </w:t>
      </w:r>
      <w:r>
        <w:t>to</w:t>
      </w:r>
      <w:r>
        <w:rPr>
          <w:spacing w:val="-6"/>
        </w:rPr>
        <w:t xml:space="preserve"> </w:t>
      </w:r>
      <w:r>
        <w:t>factors</w:t>
      </w:r>
      <w:r>
        <w:rPr>
          <w:spacing w:val="-4"/>
        </w:rPr>
        <w:t xml:space="preserve"> </w:t>
      </w:r>
      <w:r>
        <w:t>beyond</w:t>
      </w:r>
      <w:r>
        <w:rPr>
          <w:spacing w:val="-8"/>
        </w:rPr>
        <w:t xml:space="preserve"> </w:t>
      </w:r>
      <w:r>
        <w:t>our</w:t>
      </w:r>
      <w:r>
        <w:rPr>
          <w:spacing w:val="-8"/>
        </w:rPr>
        <w:t xml:space="preserve"> </w:t>
      </w:r>
      <w:r>
        <w:t>control,</w:t>
      </w:r>
      <w:r>
        <w:rPr>
          <w:spacing w:val="-8"/>
        </w:rPr>
        <w:t xml:space="preserve"> </w:t>
      </w:r>
      <w:r>
        <w:t>such</w:t>
      </w:r>
      <w:r>
        <w:rPr>
          <w:spacing w:val="-6"/>
        </w:rPr>
        <w:t xml:space="preserve"> </w:t>
      </w:r>
      <w:r>
        <w:t>as</w:t>
      </w:r>
      <w:r>
        <w:rPr>
          <w:spacing w:val="-7"/>
        </w:rPr>
        <w:t xml:space="preserve"> </w:t>
      </w:r>
      <w:r>
        <w:t>location</w:t>
      </w:r>
      <w:r>
        <w:rPr>
          <w:spacing w:val="-6"/>
        </w:rPr>
        <w:t xml:space="preserve"> </w:t>
      </w:r>
      <w:r>
        <w:t>and your managerial ability, among others. You should carefully consider these possible capital needs before making any investment or signing any binding documents with us.</w:t>
      </w:r>
    </w:p>
    <w:p w14:paraId="3E97EE55" w14:textId="77777777" w:rsidR="00C811EF" w:rsidRDefault="00C811EF">
      <w:pPr>
        <w:pStyle w:val="BodyText"/>
        <w:kinsoku w:val="0"/>
        <w:overflowPunct w:val="0"/>
      </w:pPr>
    </w:p>
    <w:p w14:paraId="659EFFD4" w14:textId="77777777" w:rsidR="00C811EF" w:rsidRDefault="00C811EF">
      <w:pPr>
        <w:pStyle w:val="ListParagraph"/>
        <w:numPr>
          <w:ilvl w:val="0"/>
          <w:numId w:val="99"/>
        </w:numPr>
        <w:tabs>
          <w:tab w:val="left" w:pos="1146"/>
        </w:tabs>
        <w:kinsoku w:val="0"/>
        <w:overflowPunct w:val="0"/>
        <w:ind w:left="1146" w:right="715"/>
        <w:rPr>
          <w:sz w:val="20"/>
          <w:szCs w:val="20"/>
        </w:rPr>
      </w:pPr>
      <w:r>
        <w:rPr>
          <w:sz w:val="20"/>
          <w:szCs w:val="20"/>
          <w:u w:val="single"/>
        </w:rPr>
        <w:t>Legal Fee for Document Preparation</w:t>
      </w:r>
      <w:r>
        <w:rPr>
          <w:sz w:val="20"/>
          <w:szCs w:val="20"/>
        </w:rPr>
        <w:t xml:space="preserve"> - The fee is for the preparation of the various agreements including lease review services. Typically, you will </w:t>
      </w:r>
      <w:proofErr w:type="gramStart"/>
      <w:r>
        <w:rPr>
          <w:sz w:val="20"/>
          <w:szCs w:val="20"/>
        </w:rPr>
        <w:t>enter into</w:t>
      </w:r>
      <w:proofErr w:type="gramEnd"/>
      <w:r>
        <w:rPr>
          <w:sz w:val="20"/>
          <w:szCs w:val="20"/>
        </w:rPr>
        <w:t xml:space="preserve"> the sublease with the Franchisor. We or our</w:t>
      </w:r>
      <w:r>
        <w:rPr>
          <w:spacing w:val="-3"/>
          <w:sz w:val="20"/>
          <w:szCs w:val="20"/>
        </w:rPr>
        <w:t xml:space="preserve"> </w:t>
      </w:r>
      <w:r>
        <w:rPr>
          <w:sz w:val="20"/>
          <w:szCs w:val="20"/>
        </w:rPr>
        <w:t>Affiliates</w:t>
      </w:r>
      <w:r>
        <w:rPr>
          <w:spacing w:val="-3"/>
          <w:sz w:val="20"/>
          <w:szCs w:val="20"/>
        </w:rPr>
        <w:t xml:space="preserve"> </w:t>
      </w:r>
      <w:r>
        <w:rPr>
          <w:sz w:val="20"/>
          <w:szCs w:val="20"/>
        </w:rPr>
        <w:t>or</w:t>
      </w:r>
      <w:r>
        <w:rPr>
          <w:spacing w:val="-3"/>
          <w:sz w:val="20"/>
          <w:szCs w:val="20"/>
        </w:rPr>
        <w:t xml:space="preserve"> </w:t>
      </w:r>
      <w:r>
        <w:rPr>
          <w:sz w:val="20"/>
          <w:szCs w:val="20"/>
        </w:rPr>
        <w:t>area</w:t>
      </w:r>
      <w:r>
        <w:rPr>
          <w:spacing w:val="-4"/>
          <w:sz w:val="20"/>
          <w:szCs w:val="20"/>
        </w:rPr>
        <w:t xml:space="preserve"> </w:t>
      </w:r>
      <w:r>
        <w:rPr>
          <w:sz w:val="20"/>
          <w:szCs w:val="20"/>
        </w:rPr>
        <w:t>developers</w:t>
      </w:r>
      <w:r>
        <w:rPr>
          <w:spacing w:val="-3"/>
          <w:sz w:val="20"/>
          <w:szCs w:val="20"/>
        </w:rPr>
        <w:t xml:space="preserve"> </w:t>
      </w:r>
      <w:r>
        <w:rPr>
          <w:sz w:val="20"/>
          <w:szCs w:val="20"/>
        </w:rPr>
        <w:t>will</w:t>
      </w:r>
      <w:r>
        <w:rPr>
          <w:spacing w:val="-5"/>
          <w:sz w:val="20"/>
          <w:szCs w:val="20"/>
        </w:rPr>
        <w:t xml:space="preserve"> </w:t>
      </w:r>
      <w:r>
        <w:rPr>
          <w:sz w:val="20"/>
          <w:szCs w:val="20"/>
        </w:rPr>
        <w:t>negotiate</w:t>
      </w:r>
      <w:r>
        <w:rPr>
          <w:spacing w:val="-4"/>
          <w:sz w:val="20"/>
          <w:szCs w:val="20"/>
        </w:rPr>
        <w:t xml:space="preserve"> </w:t>
      </w:r>
      <w:r>
        <w:rPr>
          <w:sz w:val="20"/>
          <w:szCs w:val="20"/>
        </w:rPr>
        <w:t>for</w:t>
      </w:r>
      <w:r>
        <w:rPr>
          <w:spacing w:val="-3"/>
          <w:sz w:val="20"/>
          <w:szCs w:val="20"/>
        </w:rPr>
        <w:t xml:space="preserve"> </w:t>
      </w:r>
      <w:r>
        <w:rPr>
          <w:sz w:val="20"/>
          <w:szCs w:val="20"/>
        </w:rPr>
        <w:t>possession</w:t>
      </w:r>
      <w:r>
        <w:rPr>
          <w:spacing w:val="-4"/>
          <w:sz w:val="20"/>
          <w:szCs w:val="20"/>
        </w:rPr>
        <w:t xml:space="preserve"> </w:t>
      </w:r>
      <w:r>
        <w:rPr>
          <w:sz w:val="20"/>
          <w:szCs w:val="20"/>
        </w:rPr>
        <w:t>of</w:t>
      </w:r>
      <w:r>
        <w:rPr>
          <w:spacing w:val="-4"/>
          <w:sz w:val="20"/>
          <w:szCs w:val="20"/>
        </w:rPr>
        <w:t xml:space="preserve"> </w:t>
      </w:r>
      <w:r>
        <w:rPr>
          <w:sz w:val="20"/>
          <w:szCs w:val="20"/>
        </w:rPr>
        <w:t>the</w:t>
      </w:r>
      <w:r>
        <w:rPr>
          <w:spacing w:val="-4"/>
          <w:sz w:val="20"/>
          <w:szCs w:val="20"/>
        </w:rPr>
        <w:t xml:space="preserve"> </w:t>
      </w:r>
      <w:proofErr w:type="gramStart"/>
      <w:r>
        <w:rPr>
          <w:sz w:val="20"/>
          <w:szCs w:val="20"/>
        </w:rPr>
        <w:t>Premises</w:t>
      </w:r>
      <w:proofErr w:type="gramEnd"/>
      <w:r>
        <w:rPr>
          <w:spacing w:val="-3"/>
          <w:sz w:val="20"/>
          <w:szCs w:val="20"/>
        </w:rPr>
        <w:t xml:space="preserve"> </w:t>
      </w:r>
      <w:r>
        <w:rPr>
          <w:sz w:val="20"/>
          <w:szCs w:val="20"/>
        </w:rPr>
        <w:t>and</w:t>
      </w:r>
      <w:r>
        <w:rPr>
          <w:spacing w:val="-2"/>
          <w:sz w:val="20"/>
          <w:szCs w:val="20"/>
        </w:rPr>
        <w:t xml:space="preserve"> </w:t>
      </w:r>
      <w:r>
        <w:rPr>
          <w:sz w:val="20"/>
          <w:szCs w:val="20"/>
        </w:rPr>
        <w:t>you</w:t>
      </w:r>
      <w:r>
        <w:rPr>
          <w:spacing w:val="-5"/>
          <w:sz w:val="20"/>
          <w:szCs w:val="20"/>
        </w:rPr>
        <w:t xml:space="preserve"> </w:t>
      </w:r>
      <w:r>
        <w:rPr>
          <w:sz w:val="20"/>
          <w:szCs w:val="20"/>
        </w:rPr>
        <w:t>must</w:t>
      </w:r>
      <w:r>
        <w:rPr>
          <w:spacing w:val="-4"/>
          <w:sz w:val="20"/>
          <w:szCs w:val="20"/>
        </w:rPr>
        <w:t xml:space="preserve"> </w:t>
      </w:r>
      <w:r>
        <w:rPr>
          <w:sz w:val="20"/>
          <w:szCs w:val="20"/>
        </w:rPr>
        <w:t>pay</w:t>
      </w:r>
      <w:r>
        <w:rPr>
          <w:spacing w:val="-3"/>
          <w:sz w:val="20"/>
          <w:szCs w:val="20"/>
        </w:rPr>
        <w:t xml:space="preserve"> </w:t>
      </w:r>
      <w:r>
        <w:rPr>
          <w:sz w:val="20"/>
          <w:szCs w:val="20"/>
        </w:rPr>
        <w:t>to</w:t>
      </w:r>
      <w:r>
        <w:rPr>
          <w:spacing w:val="-4"/>
          <w:sz w:val="20"/>
          <w:szCs w:val="20"/>
        </w:rPr>
        <w:t xml:space="preserve"> </w:t>
      </w:r>
      <w:r>
        <w:rPr>
          <w:sz w:val="20"/>
          <w:szCs w:val="20"/>
        </w:rPr>
        <w:t>us our</w:t>
      </w:r>
      <w:r>
        <w:rPr>
          <w:spacing w:val="-7"/>
          <w:sz w:val="20"/>
          <w:szCs w:val="20"/>
        </w:rPr>
        <w:t xml:space="preserve"> </w:t>
      </w:r>
      <w:r>
        <w:rPr>
          <w:sz w:val="20"/>
          <w:szCs w:val="20"/>
        </w:rPr>
        <w:t>then</w:t>
      </w:r>
      <w:r>
        <w:rPr>
          <w:spacing w:val="-8"/>
          <w:sz w:val="20"/>
          <w:szCs w:val="20"/>
        </w:rPr>
        <w:t xml:space="preserve"> </w:t>
      </w:r>
      <w:r>
        <w:rPr>
          <w:sz w:val="20"/>
          <w:szCs w:val="20"/>
        </w:rPr>
        <w:t>current</w:t>
      </w:r>
      <w:r>
        <w:rPr>
          <w:spacing w:val="-8"/>
          <w:sz w:val="20"/>
          <w:szCs w:val="20"/>
        </w:rPr>
        <w:t xml:space="preserve"> </w:t>
      </w:r>
      <w:r>
        <w:rPr>
          <w:sz w:val="20"/>
          <w:szCs w:val="20"/>
        </w:rPr>
        <w:t>fee.</w:t>
      </w:r>
      <w:r>
        <w:rPr>
          <w:spacing w:val="-6"/>
          <w:sz w:val="20"/>
          <w:szCs w:val="20"/>
        </w:rPr>
        <w:t xml:space="preserve"> </w:t>
      </w:r>
      <w:r>
        <w:rPr>
          <w:sz w:val="20"/>
          <w:szCs w:val="20"/>
        </w:rPr>
        <w:t>Alternatively,</w:t>
      </w:r>
      <w:r>
        <w:rPr>
          <w:spacing w:val="-8"/>
          <w:sz w:val="20"/>
          <w:szCs w:val="20"/>
        </w:rPr>
        <w:t xml:space="preserve"> </w:t>
      </w:r>
      <w:r>
        <w:rPr>
          <w:sz w:val="20"/>
          <w:szCs w:val="20"/>
        </w:rPr>
        <w:t>we</w:t>
      </w:r>
      <w:r>
        <w:rPr>
          <w:spacing w:val="-8"/>
          <w:sz w:val="20"/>
          <w:szCs w:val="20"/>
        </w:rPr>
        <w:t xml:space="preserve"> </w:t>
      </w:r>
      <w:r>
        <w:rPr>
          <w:sz w:val="20"/>
          <w:szCs w:val="20"/>
        </w:rPr>
        <w:t>may</w:t>
      </w:r>
      <w:r>
        <w:rPr>
          <w:spacing w:val="-6"/>
          <w:sz w:val="20"/>
          <w:szCs w:val="20"/>
        </w:rPr>
        <w:t xml:space="preserve"> </w:t>
      </w:r>
      <w:r>
        <w:rPr>
          <w:sz w:val="20"/>
          <w:szCs w:val="20"/>
        </w:rPr>
        <w:t>permit</w:t>
      </w:r>
      <w:r>
        <w:rPr>
          <w:spacing w:val="-8"/>
          <w:sz w:val="20"/>
          <w:szCs w:val="20"/>
        </w:rPr>
        <w:t xml:space="preserve"> </w:t>
      </w:r>
      <w:r>
        <w:rPr>
          <w:sz w:val="20"/>
          <w:szCs w:val="20"/>
        </w:rPr>
        <w:t>you</w:t>
      </w:r>
      <w:r>
        <w:rPr>
          <w:spacing w:val="-8"/>
          <w:sz w:val="20"/>
          <w:szCs w:val="20"/>
        </w:rPr>
        <w:t xml:space="preserve"> </w:t>
      </w:r>
      <w:r>
        <w:rPr>
          <w:sz w:val="20"/>
          <w:szCs w:val="20"/>
        </w:rPr>
        <w:t>to</w:t>
      </w:r>
      <w:r>
        <w:rPr>
          <w:spacing w:val="-8"/>
          <w:sz w:val="20"/>
          <w:szCs w:val="20"/>
        </w:rPr>
        <w:t xml:space="preserve"> </w:t>
      </w:r>
      <w:proofErr w:type="gramStart"/>
      <w:r>
        <w:rPr>
          <w:sz w:val="20"/>
          <w:szCs w:val="20"/>
        </w:rPr>
        <w:t>enter</w:t>
      </w:r>
      <w:r>
        <w:rPr>
          <w:spacing w:val="-7"/>
          <w:sz w:val="20"/>
          <w:szCs w:val="20"/>
        </w:rPr>
        <w:t xml:space="preserve"> </w:t>
      </w:r>
      <w:r>
        <w:rPr>
          <w:sz w:val="20"/>
          <w:szCs w:val="20"/>
        </w:rPr>
        <w:t>into</w:t>
      </w:r>
      <w:proofErr w:type="gramEnd"/>
      <w:r>
        <w:rPr>
          <w:spacing w:val="-8"/>
          <w:sz w:val="20"/>
          <w:szCs w:val="20"/>
        </w:rPr>
        <w:t xml:space="preserve"> </w:t>
      </w:r>
      <w:r>
        <w:rPr>
          <w:sz w:val="20"/>
          <w:szCs w:val="20"/>
        </w:rPr>
        <w:t>a</w:t>
      </w:r>
      <w:r>
        <w:rPr>
          <w:spacing w:val="-6"/>
          <w:sz w:val="20"/>
          <w:szCs w:val="20"/>
        </w:rPr>
        <w:t xml:space="preserve"> </w:t>
      </w:r>
      <w:r>
        <w:rPr>
          <w:sz w:val="20"/>
          <w:szCs w:val="20"/>
        </w:rPr>
        <w:t>lease</w:t>
      </w:r>
      <w:r>
        <w:rPr>
          <w:spacing w:val="-8"/>
          <w:sz w:val="20"/>
          <w:szCs w:val="20"/>
        </w:rPr>
        <w:t xml:space="preserve"> </w:t>
      </w:r>
      <w:r>
        <w:rPr>
          <w:sz w:val="20"/>
          <w:szCs w:val="20"/>
        </w:rPr>
        <w:t>with</w:t>
      </w:r>
      <w:r>
        <w:rPr>
          <w:spacing w:val="-6"/>
          <w:sz w:val="20"/>
          <w:szCs w:val="20"/>
        </w:rPr>
        <w:t xml:space="preserve"> </w:t>
      </w:r>
      <w:r>
        <w:rPr>
          <w:sz w:val="20"/>
          <w:szCs w:val="20"/>
        </w:rPr>
        <w:t>a</w:t>
      </w:r>
      <w:r>
        <w:rPr>
          <w:spacing w:val="-8"/>
          <w:sz w:val="20"/>
          <w:szCs w:val="20"/>
        </w:rPr>
        <w:t xml:space="preserve"> </w:t>
      </w:r>
      <w:r>
        <w:rPr>
          <w:sz w:val="20"/>
          <w:szCs w:val="20"/>
        </w:rPr>
        <w:t>landlord</w:t>
      </w:r>
      <w:r>
        <w:rPr>
          <w:spacing w:val="-8"/>
          <w:sz w:val="20"/>
          <w:szCs w:val="20"/>
        </w:rPr>
        <w:t xml:space="preserve"> </w:t>
      </w:r>
      <w:r>
        <w:rPr>
          <w:sz w:val="20"/>
          <w:szCs w:val="20"/>
        </w:rPr>
        <w:t>directly,</w:t>
      </w:r>
      <w:r>
        <w:rPr>
          <w:spacing w:val="-8"/>
          <w:sz w:val="20"/>
          <w:szCs w:val="20"/>
        </w:rPr>
        <w:t xml:space="preserve"> </w:t>
      </w:r>
      <w:r>
        <w:rPr>
          <w:sz w:val="20"/>
          <w:szCs w:val="20"/>
        </w:rPr>
        <w:t>and in such event, you will be solely responsible for the negotiation and acquisition of the Lease. Notwithstanding</w:t>
      </w:r>
      <w:r>
        <w:rPr>
          <w:spacing w:val="-7"/>
          <w:sz w:val="20"/>
          <w:szCs w:val="20"/>
        </w:rPr>
        <w:t xml:space="preserve"> </w:t>
      </w:r>
      <w:r>
        <w:rPr>
          <w:sz w:val="20"/>
          <w:szCs w:val="20"/>
        </w:rPr>
        <w:t>the</w:t>
      </w:r>
      <w:r>
        <w:rPr>
          <w:spacing w:val="-7"/>
          <w:sz w:val="20"/>
          <w:szCs w:val="20"/>
        </w:rPr>
        <w:t xml:space="preserve"> </w:t>
      </w:r>
      <w:r>
        <w:rPr>
          <w:sz w:val="20"/>
          <w:szCs w:val="20"/>
        </w:rPr>
        <w:t>foregoing,</w:t>
      </w:r>
      <w:r>
        <w:rPr>
          <w:spacing w:val="-6"/>
          <w:sz w:val="20"/>
          <w:szCs w:val="20"/>
        </w:rPr>
        <w:t xml:space="preserve"> </w:t>
      </w:r>
      <w:r>
        <w:rPr>
          <w:sz w:val="20"/>
          <w:szCs w:val="20"/>
        </w:rPr>
        <w:t>you</w:t>
      </w:r>
      <w:r>
        <w:rPr>
          <w:spacing w:val="-4"/>
          <w:sz w:val="20"/>
          <w:szCs w:val="20"/>
        </w:rPr>
        <w:t xml:space="preserve"> </w:t>
      </w:r>
      <w:r>
        <w:rPr>
          <w:sz w:val="20"/>
          <w:szCs w:val="20"/>
        </w:rPr>
        <w:t>must</w:t>
      </w:r>
      <w:r>
        <w:rPr>
          <w:spacing w:val="-7"/>
          <w:sz w:val="20"/>
          <w:szCs w:val="20"/>
        </w:rPr>
        <w:t xml:space="preserve"> </w:t>
      </w:r>
      <w:r>
        <w:rPr>
          <w:sz w:val="20"/>
          <w:szCs w:val="20"/>
        </w:rPr>
        <w:t>submit</w:t>
      </w:r>
      <w:r>
        <w:rPr>
          <w:spacing w:val="-7"/>
          <w:sz w:val="20"/>
          <w:szCs w:val="20"/>
        </w:rPr>
        <w:t xml:space="preserve"> </w:t>
      </w:r>
      <w:r>
        <w:rPr>
          <w:sz w:val="20"/>
          <w:szCs w:val="20"/>
        </w:rPr>
        <w:t>to</w:t>
      </w:r>
      <w:r>
        <w:rPr>
          <w:spacing w:val="-7"/>
          <w:sz w:val="20"/>
          <w:szCs w:val="20"/>
        </w:rPr>
        <w:t xml:space="preserve"> </w:t>
      </w:r>
      <w:r>
        <w:rPr>
          <w:sz w:val="20"/>
          <w:szCs w:val="20"/>
        </w:rPr>
        <w:t>us</w:t>
      </w:r>
      <w:r>
        <w:rPr>
          <w:spacing w:val="-5"/>
          <w:sz w:val="20"/>
          <w:szCs w:val="20"/>
        </w:rPr>
        <w:t xml:space="preserve"> </w:t>
      </w:r>
      <w:r>
        <w:rPr>
          <w:sz w:val="20"/>
          <w:szCs w:val="20"/>
        </w:rPr>
        <w:t>for</w:t>
      </w:r>
      <w:r>
        <w:rPr>
          <w:spacing w:val="-5"/>
          <w:sz w:val="20"/>
          <w:szCs w:val="20"/>
        </w:rPr>
        <w:t xml:space="preserve"> </w:t>
      </w:r>
      <w:r>
        <w:rPr>
          <w:sz w:val="20"/>
          <w:szCs w:val="20"/>
        </w:rPr>
        <w:t>our</w:t>
      </w:r>
      <w:r>
        <w:rPr>
          <w:spacing w:val="-5"/>
          <w:sz w:val="20"/>
          <w:szCs w:val="20"/>
        </w:rPr>
        <w:t xml:space="preserve"> </w:t>
      </w:r>
      <w:r>
        <w:rPr>
          <w:sz w:val="20"/>
          <w:szCs w:val="20"/>
        </w:rPr>
        <w:t>review</w:t>
      </w:r>
      <w:r>
        <w:rPr>
          <w:spacing w:val="-4"/>
          <w:sz w:val="20"/>
          <w:szCs w:val="20"/>
        </w:rPr>
        <w:t xml:space="preserve"> </w:t>
      </w:r>
      <w:r>
        <w:rPr>
          <w:sz w:val="20"/>
          <w:szCs w:val="20"/>
        </w:rPr>
        <w:t>and</w:t>
      </w:r>
      <w:r>
        <w:rPr>
          <w:spacing w:val="-4"/>
          <w:sz w:val="20"/>
          <w:szCs w:val="20"/>
        </w:rPr>
        <w:t xml:space="preserve"> </w:t>
      </w:r>
      <w:r>
        <w:rPr>
          <w:sz w:val="20"/>
          <w:szCs w:val="20"/>
        </w:rPr>
        <w:t>approval</w:t>
      </w:r>
      <w:r>
        <w:rPr>
          <w:spacing w:val="-5"/>
          <w:sz w:val="20"/>
          <w:szCs w:val="20"/>
        </w:rPr>
        <w:t xml:space="preserve"> </w:t>
      </w:r>
      <w:r>
        <w:rPr>
          <w:sz w:val="20"/>
          <w:szCs w:val="20"/>
        </w:rPr>
        <w:t>a</w:t>
      </w:r>
      <w:r>
        <w:rPr>
          <w:spacing w:val="-7"/>
          <w:sz w:val="20"/>
          <w:szCs w:val="20"/>
        </w:rPr>
        <w:t xml:space="preserve"> </w:t>
      </w:r>
      <w:r>
        <w:rPr>
          <w:sz w:val="20"/>
          <w:szCs w:val="20"/>
        </w:rPr>
        <w:t>copy</w:t>
      </w:r>
      <w:r>
        <w:rPr>
          <w:spacing w:val="-5"/>
          <w:sz w:val="20"/>
          <w:szCs w:val="20"/>
        </w:rPr>
        <w:t xml:space="preserve"> </w:t>
      </w:r>
      <w:r>
        <w:rPr>
          <w:sz w:val="20"/>
          <w:szCs w:val="20"/>
        </w:rPr>
        <w:t>of</w:t>
      </w:r>
      <w:r>
        <w:rPr>
          <w:spacing w:val="-7"/>
          <w:sz w:val="20"/>
          <w:szCs w:val="20"/>
        </w:rPr>
        <w:t xml:space="preserve"> </w:t>
      </w:r>
      <w:r>
        <w:rPr>
          <w:sz w:val="20"/>
          <w:szCs w:val="20"/>
        </w:rPr>
        <w:t>the</w:t>
      </w:r>
      <w:r>
        <w:rPr>
          <w:spacing w:val="-7"/>
          <w:sz w:val="20"/>
          <w:szCs w:val="20"/>
        </w:rPr>
        <w:t xml:space="preserve"> </w:t>
      </w:r>
      <w:r>
        <w:rPr>
          <w:sz w:val="20"/>
          <w:szCs w:val="20"/>
        </w:rPr>
        <w:t>Lease (prior to the execution of the Lease), which must include the terms contained in the Addendum to Lease and such other terms and conditions as we may advise from time to time and we may also provide</w:t>
      </w:r>
      <w:r>
        <w:rPr>
          <w:spacing w:val="-6"/>
          <w:sz w:val="20"/>
          <w:szCs w:val="20"/>
        </w:rPr>
        <w:t xml:space="preserve"> </w:t>
      </w:r>
      <w:r>
        <w:rPr>
          <w:sz w:val="20"/>
          <w:szCs w:val="20"/>
        </w:rPr>
        <w:t>to</w:t>
      </w:r>
      <w:r>
        <w:rPr>
          <w:spacing w:val="-6"/>
          <w:sz w:val="20"/>
          <w:szCs w:val="20"/>
        </w:rPr>
        <w:t xml:space="preserve"> </w:t>
      </w:r>
      <w:r>
        <w:rPr>
          <w:sz w:val="20"/>
          <w:szCs w:val="20"/>
        </w:rPr>
        <w:t>you</w:t>
      </w:r>
      <w:r>
        <w:rPr>
          <w:spacing w:val="-6"/>
          <w:sz w:val="20"/>
          <w:szCs w:val="20"/>
        </w:rPr>
        <w:t xml:space="preserve"> </w:t>
      </w:r>
      <w:r>
        <w:rPr>
          <w:sz w:val="20"/>
          <w:szCs w:val="20"/>
        </w:rPr>
        <w:t>lease</w:t>
      </w:r>
      <w:r>
        <w:rPr>
          <w:spacing w:val="-6"/>
          <w:sz w:val="20"/>
          <w:szCs w:val="20"/>
        </w:rPr>
        <w:t xml:space="preserve"> </w:t>
      </w:r>
      <w:r>
        <w:rPr>
          <w:sz w:val="20"/>
          <w:szCs w:val="20"/>
        </w:rPr>
        <w:t>review</w:t>
      </w:r>
      <w:r>
        <w:rPr>
          <w:spacing w:val="-3"/>
          <w:sz w:val="20"/>
          <w:szCs w:val="20"/>
        </w:rPr>
        <w:t xml:space="preserve"> </w:t>
      </w:r>
      <w:r>
        <w:rPr>
          <w:sz w:val="20"/>
          <w:szCs w:val="20"/>
        </w:rPr>
        <w:t>services</w:t>
      </w:r>
      <w:r>
        <w:rPr>
          <w:spacing w:val="-4"/>
          <w:sz w:val="20"/>
          <w:szCs w:val="20"/>
        </w:rPr>
        <w:t xml:space="preserve"> </w:t>
      </w:r>
      <w:r>
        <w:rPr>
          <w:sz w:val="20"/>
          <w:szCs w:val="20"/>
        </w:rPr>
        <w:t>in</w:t>
      </w:r>
      <w:r>
        <w:rPr>
          <w:spacing w:val="-6"/>
          <w:sz w:val="20"/>
          <w:szCs w:val="20"/>
        </w:rPr>
        <w:t xml:space="preserve"> </w:t>
      </w:r>
      <w:r>
        <w:rPr>
          <w:sz w:val="20"/>
          <w:szCs w:val="20"/>
        </w:rPr>
        <w:t>respect</w:t>
      </w:r>
      <w:r>
        <w:rPr>
          <w:spacing w:val="-6"/>
          <w:sz w:val="20"/>
          <w:szCs w:val="20"/>
        </w:rPr>
        <w:t xml:space="preserve"> </w:t>
      </w:r>
      <w:r>
        <w:rPr>
          <w:sz w:val="20"/>
          <w:szCs w:val="20"/>
        </w:rPr>
        <w:t>of</w:t>
      </w:r>
      <w:r>
        <w:rPr>
          <w:spacing w:val="-5"/>
          <w:sz w:val="20"/>
          <w:szCs w:val="20"/>
        </w:rPr>
        <w:t xml:space="preserve"> </w:t>
      </w:r>
      <w:r>
        <w:rPr>
          <w:sz w:val="20"/>
          <w:szCs w:val="20"/>
        </w:rPr>
        <w:t>the</w:t>
      </w:r>
      <w:r>
        <w:rPr>
          <w:spacing w:val="-6"/>
          <w:sz w:val="20"/>
          <w:szCs w:val="20"/>
        </w:rPr>
        <w:t xml:space="preserve"> </w:t>
      </w:r>
      <w:r>
        <w:rPr>
          <w:sz w:val="20"/>
          <w:szCs w:val="20"/>
        </w:rPr>
        <w:t>lease.</w:t>
      </w:r>
      <w:r>
        <w:rPr>
          <w:spacing w:val="-6"/>
          <w:sz w:val="20"/>
          <w:szCs w:val="20"/>
        </w:rPr>
        <w:t xml:space="preserve"> </w:t>
      </w:r>
      <w:r>
        <w:rPr>
          <w:sz w:val="20"/>
          <w:szCs w:val="20"/>
        </w:rPr>
        <w:t>You</w:t>
      </w:r>
      <w:r>
        <w:rPr>
          <w:spacing w:val="-6"/>
          <w:sz w:val="20"/>
          <w:szCs w:val="20"/>
        </w:rPr>
        <w:t xml:space="preserve"> </w:t>
      </w:r>
      <w:r>
        <w:rPr>
          <w:sz w:val="20"/>
          <w:szCs w:val="20"/>
        </w:rPr>
        <w:t>must</w:t>
      </w:r>
      <w:r>
        <w:rPr>
          <w:spacing w:val="-6"/>
          <w:sz w:val="20"/>
          <w:szCs w:val="20"/>
        </w:rPr>
        <w:t xml:space="preserve"> </w:t>
      </w:r>
      <w:r>
        <w:rPr>
          <w:sz w:val="20"/>
          <w:szCs w:val="20"/>
        </w:rPr>
        <w:t>also</w:t>
      </w:r>
      <w:r>
        <w:rPr>
          <w:spacing w:val="-6"/>
          <w:sz w:val="20"/>
          <w:szCs w:val="20"/>
        </w:rPr>
        <w:t xml:space="preserve"> </w:t>
      </w:r>
      <w:r>
        <w:rPr>
          <w:sz w:val="20"/>
          <w:szCs w:val="20"/>
        </w:rPr>
        <w:t>provide</w:t>
      </w:r>
      <w:r>
        <w:rPr>
          <w:spacing w:val="-6"/>
          <w:sz w:val="20"/>
          <w:szCs w:val="20"/>
        </w:rPr>
        <w:t xml:space="preserve"> </w:t>
      </w:r>
      <w:r>
        <w:rPr>
          <w:sz w:val="20"/>
          <w:szCs w:val="20"/>
        </w:rPr>
        <w:t>to</w:t>
      </w:r>
      <w:r>
        <w:rPr>
          <w:spacing w:val="-6"/>
          <w:sz w:val="20"/>
          <w:szCs w:val="20"/>
        </w:rPr>
        <w:t xml:space="preserve"> </w:t>
      </w:r>
      <w:r>
        <w:rPr>
          <w:sz w:val="20"/>
          <w:szCs w:val="20"/>
        </w:rPr>
        <w:t>us</w:t>
      </w:r>
      <w:r>
        <w:rPr>
          <w:spacing w:val="-4"/>
          <w:sz w:val="20"/>
          <w:szCs w:val="20"/>
        </w:rPr>
        <w:t xml:space="preserve"> </w:t>
      </w:r>
      <w:r>
        <w:rPr>
          <w:sz w:val="20"/>
          <w:szCs w:val="20"/>
        </w:rPr>
        <w:t>a</w:t>
      </w:r>
      <w:r>
        <w:rPr>
          <w:spacing w:val="-6"/>
          <w:sz w:val="20"/>
          <w:szCs w:val="20"/>
        </w:rPr>
        <w:t xml:space="preserve"> </w:t>
      </w:r>
      <w:r>
        <w:rPr>
          <w:sz w:val="20"/>
          <w:szCs w:val="20"/>
        </w:rPr>
        <w:t>copy</w:t>
      </w:r>
      <w:r>
        <w:rPr>
          <w:spacing w:val="-4"/>
          <w:sz w:val="20"/>
          <w:szCs w:val="20"/>
        </w:rPr>
        <w:t xml:space="preserve"> </w:t>
      </w:r>
      <w:r>
        <w:rPr>
          <w:sz w:val="20"/>
          <w:szCs w:val="20"/>
        </w:rPr>
        <w:t>of</w:t>
      </w:r>
      <w:r>
        <w:rPr>
          <w:spacing w:val="-6"/>
          <w:sz w:val="20"/>
          <w:szCs w:val="20"/>
        </w:rPr>
        <w:t xml:space="preserve"> </w:t>
      </w:r>
      <w:r>
        <w:rPr>
          <w:sz w:val="20"/>
          <w:szCs w:val="20"/>
        </w:rPr>
        <w:t>the executed Lease, and upon renewal, a copy of such renewal agreement.</w:t>
      </w:r>
    </w:p>
    <w:p w14:paraId="1FC956C3" w14:textId="77777777" w:rsidR="00C811EF" w:rsidRDefault="00C811EF">
      <w:pPr>
        <w:pStyle w:val="BodyText"/>
        <w:kinsoku w:val="0"/>
        <w:overflowPunct w:val="0"/>
        <w:spacing w:before="230"/>
        <w:ind w:left="720"/>
        <w:rPr>
          <w:b/>
          <w:bCs/>
        </w:rPr>
      </w:pPr>
      <w:r>
        <w:rPr>
          <w:b/>
          <w:bCs/>
          <w:u w:val="thick"/>
        </w:rPr>
        <w:t>Note</w:t>
      </w:r>
      <w:r>
        <w:rPr>
          <w:b/>
          <w:bCs/>
          <w:spacing w:val="-7"/>
          <w:u w:val="thick"/>
        </w:rPr>
        <w:t xml:space="preserve"> </w:t>
      </w:r>
      <w:r>
        <w:rPr>
          <w:b/>
          <w:bCs/>
          <w:u w:val="thick"/>
        </w:rPr>
        <w:t>to</w:t>
      </w:r>
      <w:r>
        <w:rPr>
          <w:b/>
          <w:bCs/>
          <w:spacing w:val="-6"/>
          <w:u w:val="thick"/>
        </w:rPr>
        <w:t xml:space="preserve"> </w:t>
      </w:r>
      <w:r>
        <w:rPr>
          <w:b/>
          <w:bCs/>
          <w:u w:val="thick"/>
        </w:rPr>
        <w:t>Franchise</w:t>
      </w:r>
      <w:r>
        <w:rPr>
          <w:b/>
          <w:bCs/>
          <w:spacing w:val="-7"/>
          <w:u w:val="thick"/>
        </w:rPr>
        <w:t xml:space="preserve"> </w:t>
      </w:r>
      <w:r>
        <w:rPr>
          <w:b/>
          <w:bCs/>
          <w:spacing w:val="-2"/>
          <w:u w:val="thick"/>
        </w:rPr>
        <w:t>Transferees</w:t>
      </w:r>
    </w:p>
    <w:p w14:paraId="0A123C27" w14:textId="77777777" w:rsidR="00C811EF" w:rsidRDefault="00C811EF">
      <w:pPr>
        <w:pStyle w:val="BodyText"/>
        <w:kinsoku w:val="0"/>
        <w:overflowPunct w:val="0"/>
        <w:rPr>
          <w:b/>
          <w:bCs/>
        </w:rPr>
      </w:pPr>
    </w:p>
    <w:p w14:paraId="789A5851" w14:textId="54E67F93" w:rsidR="00C811EF" w:rsidRDefault="00C811EF">
      <w:pPr>
        <w:pStyle w:val="BodyText"/>
        <w:kinsoku w:val="0"/>
        <w:overflowPunct w:val="0"/>
        <w:ind w:left="720" w:right="718"/>
        <w:jc w:val="both"/>
      </w:pPr>
      <w:r>
        <w:t>It</w:t>
      </w:r>
      <w:r>
        <w:rPr>
          <w:spacing w:val="-11"/>
        </w:rPr>
        <w:t xml:space="preserve"> </w:t>
      </w:r>
      <w:r>
        <w:t>is</w:t>
      </w:r>
      <w:r>
        <w:rPr>
          <w:spacing w:val="-9"/>
        </w:rPr>
        <w:t xml:space="preserve"> </w:t>
      </w:r>
      <w:r>
        <w:t>up</w:t>
      </w:r>
      <w:r>
        <w:rPr>
          <w:spacing w:val="-10"/>
        </w:rPr>
        <w:t xml:space="preserve"> </w:t>
      </w:r>
      <w:r>
        <w:t>to</w:t>
      </w:r>
      <w:r>
        <w:rPr>
          <w:spacing w:val="-10"/>
        </w:rPr>
        <w:t xml:space="preserve"> </w:t>
      </w:r>
      <w:r>
        <w:t>you</w:t>
      </w:r>
      <w:r>
        <w:rPr>
          <w:spacing w:val="-10"/>
        </w:rPr>
        <w:t xml:space="preserve"> </w:t>
      </w:r>
      <w:r>
        <w:t>and</w:t>
      </w:r>
      <w:r>
        <w:rPr>
          <w:spacing w:val="-11"/>
        </w:rPr>
        <w:t xml:space="preserve"> </w:t>
      </w:r>
      <w:r>
        <w:t>the</w:t>
      </w:r>
      <w:r>
        <w:rPr>
          <w:spacing w:val="-11"/>
        </w:rPr>
        <w:t xml:space="preserve"> </w:t>
      </w:r>
      <w:r>
        <w:t>selling</w:t>
      </w:r>
      <w:r>
        <w:rPr>
          <w:spacing w:val="-11"/>
        </w:rPr>
        <w:t xml:space="preserve"> </w:t>
      </w:r>
      <w:r>
        <w:t>franchisee</w:t>
      </w:r>
      <w:r>
        <w:rPr>
          <w:spacing w:val="-11"/>
        </w:rPr>
        <w:t xml:space="preserve"> </w:t>
      </w:r>
      <w:r>
        <w:t>to</w:t>
      </w:r>
      <w:r>
        <w:rPr>
          <w:spacing w:val="-11"/>
        </w:rPr>
        <w:t xml:space="preserve"> </w:t>
      </w:r>
      <w:r>
        <w:t>negotiate</w:t>
      </w:r>
      <w:r>
        <w:rPr>
          <w:spacing w:val="-11"/>
        </w:rPr>
        <w:t xml:space="preserve"> </w:t>
      </w:r>
      <w:r>
        <w:t>and</w:t>
      </w:r>
      <w:r>
        <w:rPr>
          <w:spacing w:val="-11"/>
        </w:rPr>
        <w:t xml:space="preserve"> </w:t>
      </w:r>
      <w:r>
        <w:t>determine</w:t>
      </w:r>
      <w:r>
        <w:rPr>
          <w:spacing w:val="-11"/>
        </w:rPr>
        <w:t xml:space="preserve"> </w:t>
      </w:r>
      <w:r>
        <w:t>the</w:t>
      </w:r>
      <w:r>
        <w:rPr>
          <w:spacing w:val="-11"/>
        </w:rPr>
        <w:t xml:space="preserve"> </w:t>
      </w:r>
      <w:r>
        <w:t>purchase</w:t>
      </w:r>
      <w:r>
        <w:rPr>
          <w:spacing w:val="-10"/>
        </w:rPr>
        <w:t xml:space="preserve"> </w:t>
      </w:r>
      <w:r>
        <w:t>price</w:t>
      </w:r>
      <w:r>
        <w:rPr>
          <w:spacing w:val="-11"/>
        </w:rPr>
        <w:t xml:space="preserve"> </w:t>
      </w:r>
      <w:r>
        <w:t>for</w:t>
      </w:r>
      <w:r>
        <w:rPr>
          <w:spacing w:val="-9"/>
        </w:rPr>
        <w:t xml:space="preserve"> </w:t>
      </w:r>
      <w:r>
        <w:t>the</w:t>
      </w:r>
      <w:r>
        <w:rPr>
          <w:spacing w:val="-10"/>
        </w:rPr>
        <w:t xml:space="preserve"> </w:t>
      </w:r>
      <w:del w:id="375" w:author="Matthew Levine" w:date="2025-06-06T13:47:00Z" w16du:dateUtc="2025-06-06T17:47:00Z">
        <w:r w:rsidDel="006721CE">
          <w:delText>Studio</w:delText>
        </w:r>
      </w:del>
      <w:ins w:id="376" w:author="Matthew Levine" w:date="2025-06-06T13:47:00Z" w16du:dateUtc="2025-06-06T17:47:00Z">
        <w:r w:rsidR="006721CE">
          <w:t>[Premise Café]</w:t>
        </w:r>
      </w:ins>
      <w:r>
        <w:t>,</w:t>
      </w:r>
      <w:r>
        <w:rPr>
          <w:spacing w:val="-10"/>
        </w:rPr>
        <w:t xml:space="preserve"> </w:t>
      </w:r>
      <w:r>
        <w:t xml:space="preserve">which may include some or </w:t>
      </w:r>
      <w:proofErr w:type="gramStart"/>
      <w:r>
        <w:t>all of</w:t>
      </w:r>
      <w:proofErr w:type="gramEnd"/>
      <w:r>
        <w:t xml:space="preserve"> the items listed in the table above. We will not necessarily review or comment on the sufficiency or appropriateness of the purchase price to be paid by you. However, we may require that you have your accountant or professional advisor attest to the appropriateness of the purchase price paid by you.</w:t>
      </w:r>
      <w:r>
        <w:rPr>
          <w:spacing w:val="40"/>
        </w:rPr>
        <w:t xml:space="preserve"> </w:t>
      </w:r>
      <w:r>
        <w:t>To the extent that any of the items listed above are not included in the purchase price, you may need to incur these costs in addition to the purchase price.</w:t>
      </w:r>
    </w:p>
    <w:p w14:paraId="543B0573" w14:textId="77777777" w:rsidR="00C811EF" w:rsidRDefault="00C811EF">
      <w:pPr>
        <w:pStyle w:val="BodyText"/>
        <w:kinsoku w:val="0"/>
        <w:overflowPunct w:val="0"/>
        <w:spacing w:before="1"/>
      </w:pPr>
    </w:p>
    <w:p w14:paraId="774CE783" w14:textId="2CDAC41A" w:rsidR="00C811EF" w:rsidRDefault="00C811EF">
      <w:pPr>
        <w:pStyle w:val="BodyText"/>
        <w:kinsoku w:val="0"/>
        <w:overflowPunct w:val="0"/>
        <w:ind w:left="720" w:right="717"/>
        <w:jc w:val="both"/>
      </w:pPr>
      <w:r>
        <w:t>The</w:t>
      </w:r>
      <w:r>
        <w:rPr>
          <w:spacing w:val="-14"/>
        </w:rPr>
        <w:t xml:space="preserve"> </w:t>
      </w:r>
      <w:r>
        <w:t>information</w:t>
      </w:r>
      <w:r>
        <w:rPr>
          <w:spacing w:val="-14"/>
        </w:rPr>
        <w:t xml:space="preserve"> </w:t>
      </w:r>
      <w:r>
        <w:t>contained</w:t>
      </w:r>
      <w:r>
        <w:rPr>
          <w:spacing w:val="-14"/>
        </w:rPr>
        <w:t xml:space="preserve"> </w:t>
      </w:r>
      <w:r>
        <w:t>below</w:t>
      </w:r>
      <w:r>
        <w:rPr>
          <w:spacing w:val="-14"/>
        </w:rPr>
        <w:t xml:space="preserve"> </w:t>
      </w:r>
      <w:r>
        <w:t>is</w:t>
      </w:r>
      <w:r>
        <w:rPr>
          <w:spacing w:val="-14"/>
        </w:rPr>
        <w:t xml:space="preserve"> </w:t>
      </w:r>
      <w:r>
        <w:t>meant</w:t>
      </w:r>
      <w:r>
        <w:rPr>
          <w:spacing w:val="-14"/>
        </w:rPr>
        <w:t xml:space="preserve"> </w:t>
      </w:r>
      <w:r>
        <w:t>to</w:t>
      </w:r>
      <w:r>
        <w:rPr>
          <w:spacing w:val="-14"/>
        </w:rPr>
        <w:t xml:space="preserve"> </w:t>
      </w:r>
      <w:r>
        <w:t>describe</w:t>
      </w:r>
      <w:r>
        <w:rPr>
          <w:spacing w:val="-14"/>
        </w:rPr>
        <w:t xml:space="preserve"> </w:t>
      </w:r>
      <w:r>
        <w:t>in</w:t>
      </w:r>
      <w:r>
        <w:rPr>
          <w:spacing w:val="-14"/>
        </w:rPr>
        <w:t xml:space="preserve"> </w:t>
      </w:r>
      <w:r>
        <w:t>general</w:t>
      </w:r>
      <w:r>
        <w:rPr>
          <w:spacing w:val="-13"/>
        </w:rPr>
        <w:t xml:space="preserve"> </w:t>
      </w:r>
      <w:r>
        <w:t>terms</w:t>
      </w:r>
      <w:r>
        <w:rPr>
          <w:spacing w:val="-14"/>
        </w:rPr>
        <w:t xml:space="preserve"> </w:t>
      </w:r>
      <w:r>
        <w:t>the</w:t>
      </w:r>
      <w:r>
        <w:rPr>
          <w:spacing w:val="-14"/>
        </w:rPr>
        <w:t xml:space="preserve"> </w:t>
      </w:r>
      <w:r>
        <w:t>financial</w:t>
      </w:r>
      <w:r>
        <w:rPr>
          <w:spacing w:val="-14"/>
        </w:rPr>
        <w:t xml:space="preserve"> </w:t>
      </w:r>
      <w:r>
        <w:t>requirements</w:t>
      </w:r>
      <w:r>
        <w:rPr>
          <w:spacing w:val="-14"/>
        </w:rPr>
        <w:t xml:space="preserve"> </w:t>
      </w:r>
      <w:r>
        <w:t>necessary to comply with certain of the conditions in the Franchise Agreement in the event of a proposed transfer. Generally,</w:t>
      </w:r>
      <w:r>
        <w:rPr>
          <w:spacing w:val="-4"/>
        </w:rPr>
        <w:t xml:space="preserve"> </w:t>
      </w:r>
      <w:r>
        <w:t>when</w:t>
      </w:r>
      <w:r>
        <w:rPr>
          <w:spacing w:val="-2"/>
        </w:rPr>
        <w:t xml:space="preserve"> </w:t>
      </w:r>
      <w:r>
        <w:t>a</w:t>
      </w:r>
      <w:r>
        <w:rPr>
          <w:spacing w:val="-2"/>
        </w:rPr>
        <w:t xml:space="preserve"> </w:t>
      </w:r>
      <w:r>
        <w:t>franchisee</w:t>
      </w:r>
      <w:r>
        <w:rPr>
          <w:spacing w:val="-4"/>
        </w:rPr>
        <w:t xml:space="preserve"> </w:t>
      </w:r>
      <w:r>
        <w:t>wishes</w:t>
      </w:r>
      <w:r>
        <w:rPr>
          <w:spacing w:val="-3"/>
        </w:rPr>
        <w:t xml:space="preserve"> </w:t>
      </w:r>
      <w:r>
        <w:t>to</w:t>
      </w:r>
      <w:r>
        <w:rPr>
          <w:spacing w:val="-4"/>
        </w:rPr>
        <w:t xml:space="preserve"> </w:t>
      </w:r>
      <w:r>
        <w:t>sell</w:t>
      </w:r>
      <w:r>
        <w:rPr>
          <w:spacing w:val="-3"/>
        </w:rPr>
        <w:t xml:space="preserve"> </w:t>
      </w:r>
      <w:r>
        <w:t xml:space="preserve">its </w:t>
      </w:r>
      <w:del w:id="377" w:author="Matthew Levine" w:date="2025-06-06T13:47:00Z" w16du:dateUtc="2025-06-06T17:47:00Z">
        <w:r w:rsidDel="006721CE">
          <w:delText>Studio</w:delText>
        </w:r>
      </w:del>
      <w:ins w:id="378" w:author="Matthew Levine" w:date="2025-06-06T13:47:00Z" w16du:dateUtc="2025-06-06T17:47:00Z">
        <w:r w:rsidR="006721CE">
          <w:t>[Premise Café]</w:t>
        </w:r>
      </w:ins>
      <w:r>
        <w:rPr>
          <w:spacing w:val="-2"/>
        </w:rPr>
        <w:t xml:space="preserve"> </w:t>
      </w:r>
      <w:r>
        <w:t>(whether through</w:t>
      </w:r>
      <w:r>
        <w:rPr>
          <w:spacing w:val="-2"/>
        </w:rPr>
        <w:t xml:space="preserve"> </w:t>
      </w:r>
      <w:r>
        <w:t>an</w:t>
      </w:r>
      <w:r>
        <w:rPr>
          <w:spacing w:val="-2"/>
        </w:rPr>
        <w:t xml:space="preserve"> </w:t>
      </w:r>
      <w:r>
        <w:t>asset</w:t>
      </w:r>
      <w:r>
        <w:rPr>
          <w:spacing w:val="-2"/>
        </w:rPr>
        <w:t xml:space="preserve"> </w:t>
      </w:r>
      <w:r>
        <w:t>sale</w:t>
      </w:r>
      <w:r>
        <w:rPr>
          <w:spacing w:val="-2"/>
        </w:rPr>
        <w:t xml:space="preserve"> </w:t>
      </w:r>
      <w:r>
        <w:t>or</w:t>
      </w:r>
      <w:r>
        <w:rPr>
          <w:spacing w:val="-3"/>
        </w:rPr>
        <w:t xml:space="preserve"> </w:t>
      </w:r>
      <w:r>
        <w:t>a</w:t>
      </w:r>
      <w:r>
        <w:rPr>
          <w:spacing w:val="-2"/>
        </w:rPr>
        <w:t xml:space="preserve"> </w:t>
      </w:r>
      <w:r>
        <w:t>share</w:t>
      </w:r>
      <w:r>
        <w:rPr>
          <w:spacing w:val="-4"/>
        </w:rPr>
        <w:t xml:space="preserve"> </w:t>
      </w:r>
      <w:r>
        <w:t>sale),</w:t>
      </w:r>
      <w:r>
        <w:rPr>
          <w:spacing w:val="-2"/>
        </w:rPr>
        <w:t xml:space="preserve"> </w:t>
      </w:r>
      <w:r>
        <w:t xml:space="preserve">the </w:t>
      </w:r>
      <w:r>
        <w:rPr>
          <w:spacing w:val="-2"/>
        </w:rPr>
        <w:t>Franchise Agreement provides</w:t>
      </w:r>
      <w:r>
        <w:rPr>
          <w:spacing w:val="-4"/>
        </w:rPr>
        <w:t xml:space="preserve"> </w:t>
      </w:r>
      <w:r>
        <w:rPr>
          <w:spacing w:val="-2"/>
        </w:rPr>
        <w:t>for the conditions applicable, including that</w:t>
      </w:r>
      <w:r>
        <w:rPr>
          <w:spacing w:val="-6"/>
        </w:rPr>
        <w:t xml:space="preserve"> </w:t>
      </w:r>
      <w:r>
        <w:rPr>
          <w:spacing w:val="-2"/>
        </w:rPr>
        <w:t>the proposed</w:t>
      </w:r>
      <w:r>
        <w:rPr>
          <w:spacing w:val="-6"/>
        </w:rPr>
        <w:t xml:space="preserve"> </w:t>
      </w:r>
      <w:r>
        <w:rPr>
          <w:spacing w:val="-2"/>
        </w:rPr>
        <w:t xml:space="preserve">price and proposed </w:t>
      </w:r>
      <w:r>
        <w:t>purchaser</w:t>
      </w:r>
      <w:r>
        <w:rPr>
          <w:spacing w:val="-3"/>
        </w:rPr>
        <w:t xml:space="preserve"> </w:t>
      </w:r>
      <w:r>
        <w:t>be</w:t>
      </w:r>
      <w:r>
        <w:rPr>
          <w:spacing w:val="-2"/>
        </w:rPr>
        <w:t xml:space="preserve"> </w:t>
      </w:r>
      <w:r>
        <w:t>acceptable</w:t>
      </w:r>
      <w:r>
        <w:rPr>
          <w:spacing w:val="-4"/>
        </w:rPr>
        <w:t xml:space="preserve"> </w:t>
      </w:r>
      <w:r>
        <w:t>to</w:t>
      </w:r>
      <w:r>
        <w:rPr>
          <w:spacing w:val="-2"/>
        </w:rPr>
        <w:t xml:space="preserve"> </w:t>
      </w:r>
      <w:r>
        <w:t>us.</w:t>
      </w:r>
      <w:r>
        <w:rPr>
          <w:spacing w:val="-4"/>
        </w:rPr>
        <w:t xml:space="preserve"> </w:t>
      </w:r>
      <w:r>
        <w:t>This</w:t>
      </w:r>
      <w:r>
        <w:rPr>
          <w:spacing w:val="-3"/>
        </w:rPr>
        <w:t xml:space="preserve"> </w:t>
      </w:r>
      <w:r>
        <w:t>process</w:t>
      </w:r>
      <w:r>
        <w:rPr>
          <w:spacing w:val="-2"/>
        </w:rPr>
        <w:t xml:space="preserve"> </w:t>
      </w:r>
      <w:r>
        <w:t>generally takes</w:t>
      </w:r>
      <w:r>
        <w:rPr>
          <w:spacing w:val="-2"/>
        </w:rPr>
        <w:t xml:space="preserve"> </w:t>
      </w:r>
      <w:r>
        <w:t>between</w:t>
      </w:r>
      <w:r>
        <w:rPr>
          <w:spacing w:val="-2"/>
        </w:rPr>
        <w:t xml:space="preserve"> </w:t>
      </w:r>
      <w:r>
        <w:t>3</w:t>
      </w:r>
      <w:r>
        <w:rPr>
          <w:spacing w:val="-4"/>
        </w:rPr>
        <w:t xml:space="preserve"> </w:t>
      </w:r>
      <w:r>
        <w:t>and</w:t>
      </w:r>
      <w:r>
        <w:rPr>
          <w:spacing w:val="-2"/>
        </w:rPr>
        <w:t xml:space="preserve"> </w:t>
      </w:r>
      <w:r>
        <w:t>6</w:t>
      </w:r>
      <w:r>
        <w:rPr>
          <w:spacing w:val="-4"/>
        </w:rPr>
        <w:t xml:space="preserve"> </w:t>
      </w:r>
      <w:r>
        <w:t>months.</w:t>
      </w:r>
      <w:r>
        <w:rPr>
          <w:spacing w:val="-4"/>
        </w:rPr>
        <w:t xml:space="preserve"> </w:t>
      </w:r>
      <w:r>
        <w:t>As</w:t>
      </w:r>
      <w:r>
        <w:rPr>
          <w:spacing w:val="-3"/>
        </w:rPr>
        <w:t xml:space="preserve"> </w:t>
      </w:r>
      <w:r>
        <w:t>to</w:t>
      </w:r>
      <w:r>
        <w:rPr>
          <w:spacing w:val="-4"/>
        </w:rPr>
        <w:t xml:space="preserve"> </w:t>
      </w:r>
      <w:r>
        <w:t>the</w:t>
      </w:r>
      <w:r>
        <w:rPr>
          <w:spacing w:val="-4"/>
        </w:rPr>
        <w:t xml:space="preserve"> </w:t>
      </w:r>
      <w:r>
        <w:t>proposed purchaser,</w:t>
      </w:r>
      <w:r>
        <w:rPr>
          <w:spacing w:val="-8"/>
        </w:rPr>
        <w:t xml:space="preserve"> </w:t>
      </w:r>
      <w:r>
        <w:t>we</w:t>
      </w:r>
      <w:r>
        <w:rPr>
          <w:spacing w:val="-8"/>
        </w:rPr>
        <w:t xml:space="preserve"> </w:t>
      </w:r>
      <w:r>
        <w:t>will</w:t>
      </w:r>
      <w:r>
        <w:rPr>
          <w:spacing w:val="-6"/>
        </w:rPr>
        <w:t xml:space="preserve"> </w:t>
      </w:r>
      <w:r>
        <w:t>look</w:t>
      </w:r>
      <w:r>
        <w:rPr>
          <w:spacing w:val="-7"/>
        </w:rPr>
        <w:t xml:space="preserve"> </w:t>
      </w:r>
      <w:r>
        <w:t>essentially</w:t>
      </w:r>
      <w:r>
        <w:rPr>
          <w:spacing w:val="-6"/>
        </w:rPr>
        <w:t xml:space="preserve"> </w:t>
      </w:r>
      <w:r>
        <w:t>for</w:t>
      </w:r>
      <w:r>
        <w:rPr>
          <w:spacing w:val="-4"/>
        </w:rPr>
        <w:t xml:space="preserve"> </w:t>
      </w:r>
      <w:r>
        <w:t>its</w:t>
      </w:r>
      <w:r>
        <w:rPr>
          <w:spacing w:val="-4"/>
        </w:rPr>
        <w:t xml:space="preserve"> </w:t>
      </w:r>
      <w:r>
        <w:t>ability</w:t>
      </w:r>
      <w:r>
        <w:rPr>
          <w:spacing w:val="-6"/>
        </w:rPr>
        <w:t xml:space="preserve"> </w:t>
      </w:r>
      <w:r>
        <w:t>to</w:t>
      </w:r>
      <w:r>
        <w:rPr>
          <w:spacing w:val="-8"/>
        </w:rPr>
        <w:t xml:space="preserve"> </w:t>
      </w:r>
      <w:r>
        <w:t>operate</w:t>
      </w:r>
      <w:r>
        <w:rPr>
          <w:spacing w:val="-6"/>
        </w:rPr>
        <w:t xml:space="preserve"> </w:t>
      </w:r>
      <w:r>
        <w:t>the</w:t>
      </w:r>
      <w:r>
        <w:rPr>
          <w:spacing w:val="-6"/>
        </w:rPr>
        <w:t xml:space="preserve"> </w:t>
      </w:r>
      <w:del w:id="379" w:author="Matthew Levine" w:date="2025-06-06T13:47:00Z" w16du:dateUtc="2025-06-06T17:47:00Z">
        <w:r w:rsidDel="006721CE">
          <w:delText>Studio</w:delText>
        </w:r>
      </w:del>
      <w:ins w:id="380" w:author="Matthew Levine" w:date="2025-06-06T13:47:00Z" w16du:dateUtc="2025-06-06T17:47:00Z">
        <w:r w:rsidR="006721CE">
          <w:t>[Premise Café]</w:t>
        </w:r>
      </w:ins>
      <w:r>
        <w:rPr>
          <w:spacing w:val="-6"/>
        </w:rPr>
        <w:t xml:space="preserve"> </w:t>
      </w:r>
      <w:r>
        <w:t>and</w:t>
      </w:r>
      <w:r>
        <w:rPr>
          <w:spacing w:val="-8"/>
        </w:rPr>
        <w:t xml:space="preserve"> </w:t>
      </w:r>
      <w:r>
        <w:t>for</w:t>
      </w:r>
      <w:r>
        <w:rPr>
          <w:spacing w:val="-7"/>
        </w:rPr>
        <w:t xml:space="preserve"> </w:t>
      </w:r>
      <w:r>
        <w:t>its</w:t>
      </w:r>
      <w:r>
        <w:rPr>
          <w:spacing w:val="-6"/>
        </w:rPr>
        <w:t xml:space="preserve"> </w:t>
      </w:r>
      <w:r>
        <w:t>financial</w:t>
      </w:r>
      <w:r>
        <w:rPr>
          <w:spacing w:val="-9"/>
        </w:rPr>
        <w:t xml:space="preserve"> </w:t>
      </w:r>
      <w:r>
        <w:t>strength,</w:t>
      </w:r>
      <w:r>
        <w:rPr>
          <w:spacing w:val="-5"/>
        </w:rPr>
        <w:t xml:space="preserve"> </w:t>
      </w:r>
      <w:r>
        <w:t>including its</w:t>
      </w:r>
      <w:r>
        <w:rPr>
          <w:spacing w:val="-9"/>
        </w:rPr>
        <w:t xml:space="preserve"> </w:t>
      </w:r>
      <w:r>
        <w:t>capacity</w:t>
      </w:r>
      <w:r>
        <w:rPr>
          <w:spacing w:val="-9"/>
        </w:rPr>
        <w:t xml:space="preserve"> </w:t>
      </w:r>
      <w:r>
        <w:t>to</w:t>
      </w:r>
      <w:r>
        <w:rPr>
          <w:spacing w:val="-10"/>
        </w:rPr>
        <w:t xml:space="preserve"> </w:t>
      </w:r>
      <w:r>
        <w:t>support</w:t>
      </w:r>
      <w:r>
        <w:rPr>
          <w:spacing w:val="-8"/>
        </w:rPr>
        <w:t xml:space="preserve"> </w:t>
      </w:r>
      <w:r>
        <w:t>the</w:t>
      </w:r>
      <w:r>
        <w:rPr>
          <w:spacing w:val="-8"/>
        </w:rPr>
        <w:t xml:space="preserve"> </w:t>
      </w:r>
      <w:r>
        <w:t>proposed</w:t>
      </w:r>
      <w:r>
        <w:rPr>
          <w:spacing w:val="-8"/>
        </w:rPr>
        <w:t xml:space="preserve"> </w:t>
      </w:r>
      <w:r>
        <w:t>purchase</w:t>
      </w:r>
      <w:r>
        <w:rPr>
          <w:spacing w:val="-11"/>
        </w:rPr>
        <w:t xml:space="preserve"> </w:t>
      </w:r>
      <w:r>
        <w:t>price</w:t>
      </w:r>
      <w:r>
        <w:rPr>
          <w:spacing w:val="-8"/>
        </w:rPr>
        <w:t xml:space="preserve"> </w:t>
      </w:r>
      <w:r>
        <w:t>and</w:t>
      </w:r>
      <w:r>
        <w:rPr>
          <w:spacing w:val="-11"/>
        </w:rPr>
        <w:t xml:space="preserve"> </w:t>
      </w:r>
      <w:r>
        <w:t>the</w:t>
      </w:r>
      <w:r>
        <w:rPr>
          <w:spacing w:val="-8"/>
        </w:rPr>
        <w:t xml:space="preserve"> </w:t>
      </w:r>
      <w:r>
        <w:t>operations</w:t>
      </w:r>
      <w:r>
        <w:rPr>
          <w:spacing w:val="-9"/>
        </w:rPr>
        <w:t xml:space="preserve"> </w:t>
      </w:r>
      <w:r>
        <w:t>on</w:t>
      </w:r>
      <w:r>
        <w:rPr>
          <w:spacing w:val="-8"/>
        </w:rPr>
        <w:t xml:space="preserve"> </w:t>
      </w:r>
      <w:r>
        <w:t>a</w:t>
      </w:r>
      <w:r>
        <w:rPr>
          <w:spacing w:val="-10"/>
        </w:rPr>
        <w:t xml:space="preserve"> </w:t>
      </w:r>
      <w:r>
        <w:t>post-transfer</w:t>
      </w:r>
      <w:r>
        <w:rPr>
          <w:spacing w:val="-9"/>
        </w:rPr>
        <w:t xml:space="preserve"> </w:t>
      </w:r>
      <w:r>
        <w:t>basis.</w:t>
      </w:r>
      <w:r>
        <w:rPr>
          <w:spacing w:val="-10"/>
        </w:rPr>
        <w:t xml:space="preserve"> </w:t>
      </w:r>
      <w:r>
        <w:t>The</w:t>
      </w:r>
      <w:r>
        <w:rPr>
          <w:spacing w:val="-10"/>
        </w:rPr>
        <w:t xml:space="preserve"> </w:t>
      </w:r>
      <w:r>
        <w:t>selling franchisee</w:t>
      </w:r>
      <w:r>
        <w:rPr>
          <w:spacing w:val="-6"/>
        </w:rPr>
        <w:t xml:space="preserve"> </w:t>
      </w:r>
      <w:r>
        <w:t>will</w:t>
      </w:r>
      <w:r>
        <w:rPr>
          <w:spacing w:val="-6"/>
        </w:rPr>
        <w:t xml:space="preserve"> </w:t>
      </w:r>
      <w:r>
        <w:t>be</w:t>
      </w:r>
      <w:r>
        <w:rPr>
          <w:spacing w:val="-6"/>
        </w:rPr>
        <w:t xml:space="preserve"> </w:t>
      </w:r>
      <w:r>
        <w:t>responsible</w:t>
      </w:r>
      <w:r>
        <w:rPr>
          <w:spacing w:val="-6"/>
        </w:rPr>
        <w:t xml:space="preserve"> </w:t>
      </w:r>
      <w:r>
        <w:t>to</w:t>
      </w:r>
      <w:r>
        <w:rPr>
          <w:spacing w:val="-6"/>
        </w:rPr>
        <w:t xml:space="preserve"> </w:t>
      </w:r>
      <w:r>
        <w:t>pay</w:t>
      </w:r>
      <w:r>
        <w:rPr>
          <w:spacing w:val="-4"/>
        </w:rPr>
        <w:t xml:space="preserve"> </w:t>
      </w:r>
      <w:r>
        <w:t>the</w:t>
      </w:r>
      <w:r>
        <w:rPr>
          <w:spacing w:val="-6"/>
        </w:rPr>
        <w:t xml:space="preserve"> </w:t>
      </w:r>
      <w:r>
        <w:t>transfer</w:t>
      </w:r>
      <w:r>
        <w:rPr>
          <w:spacing w:val="-4"/>
        </w:rPr>
        <w:t xml:space="preserve"> </w:t>
      </w:r>
      <w:r>
        <w:t>fee</w:t>
      </w:r>
      <w:r>
        <w:rPr>
          <w:spacing w:val="-6"/>
        </w:rPr>
        <w:t xml:space="preserve"> </w:t>
      </w:r>
      <w:r>
        <w:t>and</w:t>
      </w:r>
      <w:r>
        <w:rPr>
          <w:spacing w:val="-6"/>
        </w:rPr>
        <w:t xml:space="preserve"> </w:t>
      </w:r>
      <w:r>
        <w:t>the</w:t>
      </w:r>
      <w:r>
        <w:rPr>
          <w:spacing w:val="-6"/>
        </w:rPr>
        <w:t xml:space="preserve"> </w:t>
      </w:r>
      <w:del w:id="381" w:author="Matthew Levine" w:date="2025-06-06T13:47:00Z" w16du:dateUtc="2025-06-06T17:47:00Z">
        <w:r w:rsidDel="006721CE">
          <w:delText>Studio</w:delText>
        </w:r>
      </w:del>
      <w:ins w:id="382" w:author="Matthew Levine" w:date="2025-06-06T13:47:00Z" w16du:dateUtc="2025-06-06T17:47:00Z">
        <w:r w:rsidR="006721CE">
          <w:t>[Premise Café]</w:t>
        </w:r>
      </w:ins>
      <w:r>
        <w:rPr>
          <w:spacing w:val="-6"/>
        </w:rPr>
        <w:t xml:space="preserve"> </w:t>
      </w:r>
      <w:r>
        <w:t>upgrade</w:t>
      </w:r>
      <w:r>
        <w:rPr>
          <w:spacing w:val="-6"/>
        </w:rPr>
        <w:t xml:space="preserve"> </w:t>
      </w:r>
      <w:r>
        <w:t>costs</w:t>
      </w:r>
      <w:r>
        <w:rPr>
          <w:spacing w:val="-4"/>
        </w:rPr>
        <w:t xml:space="preserve"> </w:t>
      </w:r>
      <w:r>
        <w:t>(at</w:t>
      </w:r>
      <w:r>
        <w:rPr>
          <w:spacing w:val="-5"/>
        </w:rPr>
        <w:t xml:space="preserve"> </w:t>
      </w:r>
      <w:r>
        <w:t>least</w:t>
      </w:r>
      <w:r>
        <w:rPr>
          <w:spacing w:val="-5"/>
        </w:rPr>
        <w:t xml:space="preserve"> </w:t>
      </w:r>
      <w:r>
        <w:t>30</w:t>
      </w:r>
      <w:r>
        <w:rPr>
          <w:spacing w:val="-6"/>
        </w:rPr>
        <w:t xml:space="preserve"> </w:t>
      </w:r>
      <w:r>
        <w:t>days</w:t>
      </w:r>
      <w:r>
        <w:rPr>
          <w:spacing w:val="-4"/>
        </w:rPr>
        <w:t xml:space="preserve"> </w:t>
      </w:r>
      <w:r>
        <w:t>before the</w:t>
      </w:r>
      <w:r>
        <w:rPr>
          <w:spacing w:val="-6"/>
        </w:rPr>
        <w:t xml:space="preserve"> </w:t>
      </w:r>
      <w:r>
        <w:t>scheduled</w:t>
      </w:r>
      <w:r>
        <w:rPr>
          <w:spacing w:val="-6"/>
        </w:rPr>
        <w:t xml:space="preserve"> </w:t>
      </w:r>
      <w:r>
        <w:t>transfer</w:t>
      </w:r>
      <w:r>
        <w:rPr>
          <w:spacing w:val="-4"/>
        </w:rPr>
        <w:t xml:space="preserve"> </w:t>
      </w:r>
      <w:r>
        <w:t>date),</w:t>
      </w:r>
      <w:r>
        <w:rPr>
          <w:spacing w:val="-5"/>
        </w:rPr>
        <w:t xml:space="preserve"> </w:t>
      </w:r>
      <w:r>
        <w:t>while</w:t>
      </w:r>
      <w:r>
        <w:rPr>
          <w:spacing w:val="-6"/>
        </w:rPr>
        <w:t xml:space="preserve"> </w:t>
      </w:r>
      <w:r>
        <w:t>the</w:t>
      </w:r>
      <w:r>
        <w:rPr>
          <w:spacing w:val="-6"/>
        </w:rPr>
        <w:t xml:space="preserve"> </w:t>
      </w:r>
      <w:r>
        <w:t>proposed</w:t>
      </w:r>
      <w:r>
        <w:rPr>
          <w:spacing w:val="-6"/>
        </w:rPr>
        <w:t xml:space="preserve"> </w:t>
      </w:r>
      <w:r>
        <w:t>buyer</w:t>
      </w:r>
      <w:r>
        <w:rPr>
          <w:spacing w:val="-2"/>
        </w:rPr>
        <w:t xml:space="preserve"> </w:t>
      </w:r>
      <w:r>
        <w:t>will</w:t>
      </w:r>
      <w:r>
        <w:rPr>
          <w:spacing w:val="-6"/>
        </w:rPr>
        <w:t xml:space="preserve"> </w:t>
      </w:r>
      <w:r>
        <w:t>be</w:t>
      </w:r>
      <w:r>
        <w:rPr>
          <w:spacing w:val="-6"/>
        </w:rPr>
        <w:t xml:space="preserve"> </w:t>
      </w:r>
      <w:r>
        <w:t>responsible</w:t>
      </w:r>
      <w:r>
        <w:rPr>
          <w:spacing w:val="-6"/>
        </w:rPr>
        <w:t xml:space="preserve"> </w:t>
      </w:r>
      <w:r>
        <w:t>for</w:t>
      </w:r>
      <w:r>
        <w:rPr>
          <w:spacing w:val="-2"/>
        </w:rPr>
        <w:t xml:space="preserve"> </w:t>
      </w:r>
      <w:r>
        <w:t>paying</w:t>
      </w:r>
      <w:r>
        <w:rPr>
          <w:spacing w:val="-6"/>
        </w:rPr>
        <w:t xml:space="preserve"> </w:t>
      </w:r>
      <w:r>
        <w:t>the</w:t>
      </w:r>
      <w:r>
        <w:rPr>
          <w:spacing w:val="-3"/>
        </w:rPr>
        <w:t xml:space="preserve"> </w:t>
      </w:r>
      <w:r>
        <w:t>fee</w:t>
      </w:r>
      <w:r>
        <w:rPr>
          <w:spacing w:val="-6"/>
        </w:rPr>
        <w:t xml:space="preserve"> </w:t>
      </w:r>
      <w:r>
        <w:t>(at</w:t>
      </w:r>
      <w:r>
        <w:rPr>
          <w:spacing w:val="-6"/>
        </w:rPr>
        <w:t xml:space="preserve"> </w:t>
      </w:r>
      <w:r>
        <w:t>the</w:t>
      </w:r>
      <w:r>
        <w:rPr>
          <w:spacing w:val="-6"/>
        </w:rPr>
        <w:t xml:space="preserve"> </w:t>
      </w:r>
      <w:r>
        <w:t>time</w:t>
      </w:r>
      <w:r>
        <w:rPr>
          <w:spacing w:val="-3"/>
        </w:rPr>
        <w:t xml:space="preserve"> </w:t>
      </w:r>
      <w:r>
        <w:t>of the signing of the Franchise Agreement or the transfer agreement). In addition to the costs contemplated under Item 9, the proposed transferee will also have to pay the purchase price (for the assets or shares) and certain transactional costs, and the selling franchisee will have to support a certain number of transactional costs and, if applicable, a business broker commission.</w:t>
      </w:r>
    </w:p>
    <w:p w14:paraId="5C5A8B84" w14:textId="77777777" w:rsidR="00C811EF" w:rsidRDefault="00C811EF">
      <w:pPr>
        <w:pStyle w:val="BodyText"/>
        <w:kinsoku w:val="0"/>
        <w:overflowPunct w:val="0"/>
        <w:spacing w:before="229"/>
        <w:ind w:left="720" w:right="717"/>
        <w:jc w:val="both"/>
      </w:pPr>
      <w:r>
        <w:t>Additional</w:t>
      </w:r>
      <w:r>
        <w:rPr>
          <w:spacing w:val="-14"/>
        </w:rPr>
        <w:t xml:space="preserve"> </w:t>
      </w:r>
      <w:r>
        <w:t>information,</w:t>
      </w:r>
      <w:r>
        <w:rPr>
          <w:spacing w:val="-11"/>
        </w:rPr>
        <w:t xml:space="preserve"> </w:t>
      </w:r>
      <w:r>
        <w:t>if</w:t>
      </w:r>
      <w:r>
        <w:rPr>
          <w:spacing w:val="-14"/>
        </w:rPr>
        <w:t xml:space="preserve"> </w:t>
      </w:r>
      <w:r>
        <w:t>any,</w:t>
      </w:r>
      <w:r>
        <w:rPr>
          <w:spacing w:val="-14"/>
        </w:rPr>
        <w:t xml:space="preserve"> </w:t>
      </w:r>
      <w:r>
        <w:t>specific</w:t>
      </w:r>
      <w:r>
        <w:rPr>
          <w:spacing w:val="-12"/>
        </w:rPr>
        <w:t xml:space="preserve"> </w:t>
      </w:r>
      <w:r>
        <w:t>to</w:t>
      </w:r>
      <w:r>
        <w:rPr>
          <w:spacing w:val="-14"/>
        </w:rPr>
        <w:t xml:space="preserve"> </w:t>
      </w:r>
      <w:r>
        <w:t>said</w:t>
      </w:r>
      <w:r>
        <w:rPr>
          <w:spacing w:val="-14"/>
        </w:rPr>
        <w:t xml:space="preserve"> </w:t>
      </w:r>
      <w:r>
        <w:t>existing</w:t>
      </w:r>
      <w:r>
        <w:rPr>
          <w:spacing w:val="-14"/>
        </w:rPr>
        <w:t xml:space="preserve"> </w:t>
      </w:r>
      <w:r>
        <w:t>franchise</w:t>
      </w:r>
      <w:r>
        <w:rPr>
          <w:spacing w:val="-13"/>
        </w:rPr>
        <w:t xml:space="preserve"> </w:t>
      </w:r>
      <w:r>
        <w:t>(such</w:t>
      </w:r>
      <w:r>
        <w:rPr>
          <w:spacing w:val="-14"/>
        </w:rPr>
        <w:t xml:space="preserve"> </w:t>
      </w:r>
      <w:r>
        <w:t>as</w:t>
      </w:r>
      <w:r>
        <w:rPr>
          <w:spacing w:val="-12"/>
        </w:rPr>
        <w:t xml:space="preserve"> </w:t>
      </w:r>
      <w:r>
        <w:t>the</w:t>
      </w:r>
      <w:r>
        <w:rPr>
          <w:spacing w:val="-14"/>
        </w:rPr>
        <w:t xml:space="preserve"> </w:t>
      </w:r>
      <w:r>
        <w:t>current</w:t>
      </w:r>
      <w:r>
        <w:rPr>
          <w:spacing w:val="-14"/>
        </w:rPr>
        <w:t xml:space="preserve"> </w:t>
      </w:r>
      <w:r>
        <w:t>lease</w:t>
      </w:r>
      <w:r>
        <w:rPr>
          <w:spacing w:val="-14"/>
        </w:rPr>
        <w:t xml:space="preserve"> </w:t>
      </w:r>
      <w:r>
        <w:t>terms</w:t>
      </w:r>
      <w:r>
        <w:rPr>
          <w:spacing w:val="-12"/>
        </w:rPr>
        <w:t xml:space="preserve"> </w:t>
      </w:r>
      <w:r>
        <w:t>or</w:t>
      </w:r>
      <w:r>
        <w:rPr>
          <w:spacing w:val="-13"/>
        </w:rPr>
        <w:t xml:space="preserve"> </w:t>
      </w:r>
      <w:r>
        <w:t>historical financial</w:t>
      </w:r>
      <w:r>
        <w:rPr>
          <w:spacing w:val="-3"/>
        </w:rPr>
        <w:t xml:space="preserve"> </w:t>
      </w:r>
      <w:r>
        <w:t>information)</w:t>
      </w:r>
      <w:r>
        <w:rPr>
          <w:spacing w:val="-3"/>
        </w:rPr>
        <w:t xml:space="preserve"> </w:t>
      </w:r>
      <w:r>
        <w:t>is included</w:t>
      </w:r>
      <w:r>
        <w:rPr>
          <w:spacing w:val="-2"/>
        </w:rPr>
        <w:t xml:space="preserve"> </w:t>
      </w:r>
      <w:r>
        <w:t>in</w:t>
      </w:r>
      <w:r>
        <w:rPr>
          <w:spacing w:val="-1"/>
        </w:rPr>
        <w:t xml:space="preserve"> </w:t>
      </w:r>
      <w:r>
        <w:rPr>
          <w:b/>
          <w:bCs/>
        </w:rPr>
        <w:t>Exhibit</w:t>
      </w:r>
      <w:r>
        <w:rPr>
          <w:b/>
          <w:bCs/>
          <w:spacing w:val="-1"/>
        </w:rPr>
        <w:t xml:space="preserve"> </w:t>
      </w:r>
      <w:r>
        <w:rPr>
          <w:b/>
          <w:bCs/>
        </w:rPr>
        <w:t>H</w:t>
      </w:r>
      <w:r>
        <w:t>.</w:t>
      </w:r>
      <w:r>
        <w:rPr>
          <w:spacing w:val="-2"/>
        </w:rPr>
        <w:t xml:space="preserve"> </w:t>
      </w:r>
      <w:r>
        <w:t>We</w:t>
      </w:r>
      <w:r>
        <w:rPr>
          <w:spacing w:val="-2"/>
        </w:rPr>
        <w:t xml:space="preserve"> </w:t>
      </w:r>
      <w:r>
        <w:t>have</w:t>
      </w:r>
      <w:r>
        <w:rPr>
          <w:spacing w:val="-4"/>
        </w:rPr>
        <w:t xml:space="preserve"> </w:t>
      </w:r>
      <w:r>
        <w:t>received</w:t>
      </w:r>
      <w:r>
        <w:rPr>
          <w:spacing w:val="-4"/>
        </w:rPr>
        <w:t xml:space="preserve"> </w:t>
      </w:r>
      <w:r>
        <w:t>the</w:t>
      </w:r>
      <w:r>
        <w:rPr>
          <w:spacing w:val="-2"/>
        </w:rPr>
        <w:t xml:space="preserve"> </w:t>
      </w:r>
      <w:r>
        <w:t>historical</w:t>
      </w:r>
      <w:r>
        <w:rPr>
          <w:spacing w:val="-3"/>
        </w:rPr>
        <w:t xml:space="preserve"> </w:t>
      </w:r>
      <w:r>
        <w:t>financial</w:t>
      </w:r>
      <w:r>
        <w:rPr>
          <w:spacing w:val="-3"/>
        </w:rPr>
        <w:t xml:space="preserve"> </w:t>
      </w:r>
      <w:r>
        <w:t>information,</w:t>
      </w:r>
      <w:r>
        <w:rPr>
          <w:spacing w:val="-2"/>
        </w:rPr>
        <w:t xml:space="preserve"> </w:t>
      </w:r>
      <w:r>
        <w:t>if</w:t>
      </w:r>
      <w:r>
        <w:rPr>
          <w:spacing w:val="-2"/>
        </w:rPr>
        <w:t xml:space="preserve"> </w:t>
      </w:r>
      <w:r>
        <w:t>any, from the selling franchisee and has not independently reviewed, audited or otherwise confirmed the accuracy or completeness of the historical financial information. We make no representations, warranties or guarantees about the content, accuracy or completeness of such information. The historical financial information</w:t>
      </w:r>
      <w:r>
        <w:rPr>
          <w:spacing w:val="-2"/>
        </w:rPr>
        <w:t xml:space="preserve"> </w:t>
      </w:r>
      <w:r>
        <w:t>is historical</w:t>
      </w:r>
      <w:r>
        <w:rPr>
          <w:spacing w:val="-3"/>
        </w:rPr>
        <w:t xml:space="preserve"> </w:t>
      </w:r>
      <w:r>
        <w:t>only</w:t>
      </w:r>
      <w:r>
        <w:rPr>
          <w:spacing w:val="-2"/>
        </w:rPr>
        <w:t xml:space="preserve"> </w:t>
      </w:r>
      <w:r>
        <w:t>and</w:t>
      </w:r>
      <w:r>
        <w:rPr>
          <w:spacing w:val="-2"/>
        </w:rPr>
        <w:t xml:space="preserve"> </w:t>
      </w:r>
      <w:r>
        <w:t>should</w:t>
      </w:r>
      <w:r>
        <w:rPr>
          <w:spacing w:val="-2"/>
        </w:rPr>
        <w:t xml:space="preserve"> </w:t>
      </w:r>
      <w:r>
        <w:t>not</w:t>
      </w:r>
      <w:r>
        <w:rPr>
          <w:spacing w:val="-1"/>
        </w:rPr>
        <w:t xml:space="preserve"> </w:t>
      </w:r>
      <w:r>
        <w:t>be</w:t>
      </w:r>
      <w:r>
        <w:rPr>
          <w:spacing w:val="-4"/>
        </w:rPr>
        <w:t xml:space="preserve"> </w:t>
      </w:r>
      <w:r>
        <w:t>considered</w:t>
      </w:r>
      <w:r>
        <w:rPr>
          <w:spacing w:val="-2"/>
        </w:rPr>
        <w:t xml:space="preserve"> </w:t>
      </w:r>
      <w:r>
        <w:t>as</w:t>
      </w:r>
      <w:r>
        <w:rPr>
          <w:spacing w:val="-3"/>
        </w:rPr>
        <w:t xml:space="preserve"> </w:t>
      </w:r>
      <w:r>
        <w:t>a</w:t>
      </w:r>
      <w:r>
        <w:rPr>
          <w:spacing w:val="-2"/>
        </w:rPr>
        <w:t xml:space="preserve"> </w:t>
      </w:r>
      <w:r>
        <w:t>projection,</w:t>
      </w:r>
      <w:r>
        <w:rPr>
          <w:spacing w:val="-2"/>
        </w:rPr>
        <w:t xml:space="preserve"> </w:t>
      </w:r>
      <w:r>
        <w:t>endorsement</w:t>
      </w:r>
      <w:r>
        <w:rPr>
          <w:spacing w:val="-2"/>
        </w:rPr>
        <w:t xml:space="preserve"> </w:t>
      </w:r>
      <w:r>
        <w:t>or</w:t>
      </w:r>
      <w:r>
        <w:rPr>
          <w:spacing w:val="-1"/>
        </w:rPr>
        <w:t xml:space="preserve"> </w:t>
      </w:r>
      <w:r>
        <w:t>guarantee</w:t>
      </w:r>
      <w:r>
        <w:rPr>
          <w:spacing w:val="-4"/>
        </w:rPr>
        <w:t xml:space="preserve"> </w:t>
      </w:r>
      <w:r>
        <w:t>that you will achieve the same or similar results if you acquire that specific franchise. In fact, your financial results may differ from the historical financial information due to many factors, including but not limited to the following: you creditworthiness, your financing costs and your available working capital, the gross margin on the products you sell, how closely you follow our methods and procedures, your management skills, experience and business acumen, changes or developments in the system or the terms and conditions of the Franchise Agreement, changes in the local market or economic environment generally, and</w:t>
      </w:r>
      <w:r>
        <w:rPr>
          <w:spacing w:val="-6"/>
        </w:rPr>
        <w:t xml:space="preserve"> </w:t>
      </w:r>
      <w:r>
        <w:t>the</w:t>
      </w:r>
      <w:r>
        <w:rPr>
          <w:spacing w:val="-6"/>
        </w:rPr>
        <w:t xml:space="preserve"> </w:t>
      </w:r>
      <w:r>
        <w:t>extent</w:t>
      </w:r>
      <w:r>
        <w:rPr>
          <w:spacing w:val="-8"/>
        </w:rPr>
        <w:t xml:space="preserve"> </w:t>
      </w:r>
      <w:r>
        <w:t>to</w:t>
      </w:r>
      <w:r>
        <w:rPr>
          <w:spacing w:val="-6"/>
        </w:rPr>
        <w:t xml:space="preserve"> </w:t>
      </w:r>
      <w:r>
        <w:t>which</w:t>
      </w:r>
      <w:r>
        <w:rPr>
          <w:spacing w:val="-8"/>
        </w:rPr>
        <w:t xml:space="preserve"> </w:t>
      </w:r>
      <w:r>
        <w:t>you</w:t>
      </w:r>
      <w:r>
        <w:rPr>
          <w:spacing w:val="-6"/>
        </w:rPr>
        <w:t xml:space="preserve"> </w:t>
      </w:r>
      <w:r>
        <w:t>are</w:t>
      </w:r>
      <w:r>
        <w:rPr>
          <w:spacing w:val="-8"/>
        </w:rPr>
        <w:t xml:space="preserve"> </w:t>
      </w:r>
      <w:r>
        <w:t>directly</w:t>
      </w:r>
      <w:r>
        <w:rPr>
          <w:spacing w:val="-4"/>
        </w:rPr>
        <w:t xml:space="preserve"> </w:t>
      </w:r>
      <w:r>
        <w:t>involved</w:t>
      </w:r>
      <w:r>
        <w:rPr>
          <w:spacing w:val="-6"/>
        </w:rPr>
        <w:t xml:space="preserve"> </w:t>
      </w:r>
      <w:r>
        <w:t>in</w:t>
      </w:r>
      <w:r>
        <w:rPr>
          <w:spacing w:val="-6"/>
        </w:rPr>
        <w:t xml:space="preserve"> </w:t>
      </w:r>
      <w:r>
        <w:t>the</w:t>
      </w:r>
      <w:r>
        <w:rPr>
          <w:spacing w:val="-6"/>
        </w:rPr>
        <w:t xml:space="preserve"> </w:t>
      </w:r>
      <w:r>
        <w:t>day-to-day</w:t>
      </w:r>
      <w:r>
        <w:rPr>
          <w:spacing w:val="-6"/>
        </w:rPr>
        <w:t xml:space="preserve"> </w:t>
      </w:r>
      <w:r>
        <w:t>operations.</w:t>
      </w:r>
      <w:r>
        <w:rPr>
          <w:spacing w:val="-8"/>
        </w:rPr>
        <w:t xml:space="preserve"> </w:t>
      </w:r>
      <w:r>
        <w:t>Please</w:t>
      </w:r>
      <w:r>
        <w:rPr>
          <w:spacing w:val="-8"/>
        </w:rPr>
        <w:t xml:space="preserve"> </w:t>
      </w:r>
      <w:r>
        <w:t>be</w:t>
      </w:r>
      <w:r>
        <w:rPr>
          <w:spacing w:val="-8"/>
        </w:rPr>
        <w:t xml:space="preserve"> </w:t>
      </w:r>
      <w:r>
        <w:t>sure</w:t>
      </w:r>
      <w:r>
        <w:rPr>
          <w:spacing w:val="-6"/>
        </w:rPr>
        <w:t xml:space="preserve"> </w:t>
      </w:r>
      <w:r>
        <w:t>to</w:t>
      </w:r>
      <w:r>
        <w:rPr>
          <w:spacing w:val="-6"/>
        </w:rPr>
        <w:t xml:space="preserve"> </w:t>
      </w:r>
      <w:r>
        <w:t>take</w:t>
      </w:r>
      <w:r>
        <w:rPr>
          <w:spacing w:val="-6"/>
        </w:rPr>
        <w:t xml:space="preserve"> </w:t>
      </w:r>
      <w:r>
        <w:t>these differences into account when you assess this information.</w:t>
      </w:r>
    </w:p>
    <w:p w14:paraId="18A73BC5" w14:textId="77777777" w:rsidR="00C811EF" w:rsidRDefault="00C811EF">
      <w:pPr>
        <w:pStyle w:val="BodyText"/>
        <w:kinsoku w:val="0"/>
        <w:overflowPunct w:val="0"/>
        <w:spacing w:before="229"/>
        <w:ind w:left="720" w:right="717"/>
        <w:jc w:val="both"/>
        <w:sectPr w:rsidR="00C811EF">
          <w:pgSz w:w="12240" w:h="15840"/>
          <w:pgMar w:top="400" w:right="720" w:bottom="1440" w:left="720" w:header="200" w:footer="1257" w:gutter="0"/>
          <w:cols w:space="720"/>
          <w:noEndnote/>
        </w:sectPr>
      </w:pPr>
    </w:p>
    <w:p w14:paraId="62ACAEDC" w14:textId="77777777" w:rsidR="00C811EF" w:rsidRDefault="00C811EF">
      <w:pPr>
        <w:pStyle w:val="BodyText"/>
        <w:kinsoku w:val="0"/>
        <w:overflowPunct w:val="0"/>
      </w:pPr>
    </w:p>
    <w:p w14:paraId="15BD13E7" w14:textId="77777777" w:rsidR="00C811EF" w:rsidRDefault="00C811EF">
      <w:pPr>
        <w:pStyle w:val="BodyText"/>
        <w:kinsoku w:val="0"/>
        <w:overflowPunct w:val="0"/>
      </w:pPr>
    </w:p>
    <w:p w14:paraId="11B14090" w14:textId="77777777" w:rsidR="00C811EF" w:rsidRDefault="00C811EF">
      <w:pPr>
        <w:pStyle w:val="BodyText"/>
        <w:kinsoku w:val="0"/>
        <w:overflowPunct w:val="0"/>
      </w:pPr>
    </w:p>
    <w:p w14:paraId="58069E44" w14:textId="77777777" w:rsidR="00C811EF" w:rsidRDefault="00C811EF">
      <w:pPr>
        <w:pStyle w:val="BodyText"/>
        <w:kinsoku w:val="0"/>
        <w:overflowPunct w:val="0"/>
        <w:spacing w:before="119"/>
      </w:pPr>
    </w:p>
    <w:p w14:paraId="10F27B43" w14:textId="77777777" w:rsidR="00C811EF" w:rsidRDefault="00C811EF">
      <w:pPr>
        <w:pStyle w:val="BodyText"/>
        <w:kinsoku w:val="0"/>
        <w:overflowPunct w:val="0"/>
        <w:ind w:left="720" w:right="718"/>
        <w:jc w:val="both"/>
      </w:pPr>
      <w:r>
        <w:t>We make no representations, warranties, conditions, undertakings, assurances or guarantees, express, implied or collateral, written or oral, about the potential or actual success, profitability or achievement of any</w:t>
      </w:r>
      <w:r>
        <w:rPr>
          <w:spacing w:val="-1"/>
        </w:rPr>
        <w:t xml:space="preserve"> </w:t>
      </w:r>
      <w:proofErr w:type="gramStart"/>
      <w:r>
        <w:t>particular</w:t>
      </w:r>
      <w:r>
        <w:rPr>
          <w:spacing w:val="-1"/>
        </w:rPr>
        <w:t xml:space="preserve"> </w:t>
      </w:r>
      <w:r>
        <w:t>sales</w:t>
      </w:r>
      <w:proofErr w:type="gramEnd"/>
      <w:r>
        <w:rPr>
          <w:spacing w:val="-1"/>
        </w:rPr>
        <w:t xml:space="preserve"> </w:t>
      </w:r>
      <w:r>
        <w:t>or</w:t>
      </w:r>
      <w:r>
        <w:rPr>
          <w:spacing w:val="-1"/>
        </w:rPr>
        <w:t xml:space="preserve"> </w:t>
      </w:r>
      <w:r>
        <w:t>profit</w:t>
      </w:r>
      <w:r>
        <w:rPr>
          <w:spacing w:val="-1"/>
        </w:rPr>
        <w:t xml:space="preserve"> </w:t>
      </w:r>
      <w:r>
        <w:t>levels</w:t>
      </w:r>
      <w:r>
        <w:rPr>
          <w:spacing w:val="-1"/>
        </w:rPr>
        <w:t xml:space="preserve"> </w:t>
      </w:r>
      <w:r>
        <w:t>relative</w:t>
      </w:r>
      <w:r>
        <w:rPr>
          <w:spacing w:val="-2"/>
        </w:rPr>
        <w:t xml:space="preserve"> </w:t>
      </w:r>
      <w:r>
        <w:t>to</w:t>
      </w:r>
      <w:r>
        <w:rPr>
          <w:spacing w:val="-2"/>
        </w:rPr>
        <w:t xml:space="preserve"> </w:t>
      </w:r>
      <w:r>
        <w:t>that</w:t>
      </w:r>
      <w:r>
        <w:rPr>
          <w:spacing w:val="-2"/>
        </w:rPr>
        <w:t xml:space="preserve"> </w:t>
      </w:r>
      <w:r>
        <w:t>specific</w:t>
      </w:r>
      <w:r>
        <w:rPr>
          <w:spacing w:val="-1"/>
        </w:rPr>
        <w:t xml:space="preserve"> </w:t>
      </w:r>
      <w:r>
        <w:t>franchise,</w:t>
      </w:r>
      <w:r>
        <w:rPr>
          <w:spacing w:val="-2"/>
        </w:rPr>
        <w:t xml:space="preserve"> </w:t>
      </w:r>
      <w:r>
        <w:t>and</w:t>
      </w:r>
      <w:r>
        <w:rPr>
          <w:spacing w:val="-2"/>
        </w:rPr>
        <w:t xml:space="preserve"> </w:t>
      </w:r>
      <w:r>
        <w:t>we</w:t>
      </w:r>
      <w:r>
        <w:rPr>
          <w:spacing w:val="-2"/>
        </w:rPr>
        <w:t xml:space="preserve"> </w:t>
      </w:r>
      <w:r>
        <w:t>specifically</w:t>
      </w:r>
      <w:r>
        <w:rPr>
          <w:spacing w:val="-1"/>
        </w:rPr>
        <w:t xml:space="preserve"> </w:t>
      </w:r>
      <w:r>
        <w:t>disclaim</w:t>
      </w:r>
      <w:r>
        <w:rPr>
          <w:spacing w:val="-2"/>
        </w:rPr>
        <w:t xml:space="preserve"> </w:t>
      </w:r>
      <w:r>
        <w:t>any</w:t>
      </w:r>
      <w:r>
        <w:rPr>
          <w:spacing w:val="-1"/>
        </w:rPr>
        <w:t xml:space="preserve"> </w:t>
      </w:r>
      <w:r>
        <w:t>such representations,</w:t>
      </w:r>
      <w:r>
        <w:rPr>
          <w:spacing w:val="-7"/>
        </w:rPr>
        <w:t xml:space="preserve"> </w:t>
      </w:r>
      <w:r>
        <w:t>warranties,</w:t>
      </w:r>
      <w:r>
        <w:rPr>
          <w:spacing w:val="-8"/>
        </w:rPr>
        <w:t xml:space="preserve"> </w:t>
      </w:r>
      <w:r>
        <w:t>conditions,</w:t>
      </w:r>
      <w:r>
        <w:rPr>
          <w:spacing w:val="-7"/>
        </w:rPr>
        <w:t xml:space="preserve"> </w:t>
      </w:r>
      <w:r>
        <w:t>undertakings,</w:t>
      </w:r>
      <w:r>
        <w:rPr>
          <w:spacing w:val="-5"/>
        </w:rPr>
        <w:t xml:space="preserve"> </w:t>
      </w:r>
      <w:r>
        <w:t>assurances</w:t>
      </w:r>
      <w:r>
        <w:rPr>
          <w:spacing w:val="-6"/>
        </w:rPr>
        <w:t xml:space="preserve"> </w:t>
      </w:r>
      <w:r>
        <w:t>or</w:t>
      </w:r>
      <w:r>
        <w:rPr>
          <w:spacing w:val="-6"/>
        </w:rPr>
        <w:t xml:space="preserve"> </w:t>
      </w:r>
      <w:r>
        <w:t>guarantees.</w:t>
      </w:r>
      <w:r>
        <w:rPr>
          <w:spacing w:val="-5"/>
        </w:rPr>
        <w:t xml:space="preserve"> </w:t>
      </w:r>
      <w:r>
        <w:t>If</w:t>
      </w:r>
      <w:r>
        <w:rPr>
          <w:spacing w:val="-8"/>
        </w:rPr>
        <w:t xml:space="preserve"> </w:t>
      </w:r>
      <w:r>
        <w:t>you</w:t>
      </w:r>
      <w:r>
        <w:rPr>
          <w:spacing w:val="-5"/>
        </w:rPr>
        <w:t xml:space="preserve"> </w:t>
      </w:r>
      <w:r>
        <w:t>have</w:t>
      </w:r>
      <w:r>
        <w:rPr>
          <w:spacing w:val="-8"/>
        </w:rPr>
        <w:t xml:space="preserve"> </w:t>
      </w:r>
      <w:r>
        <w:t>received</w:t>
      </w:r>
      <w:r>
        <w:rPr>
          <w:spacing w:val="-5"/>
        </w:rPr>
        <w:t xml:space="preserve"> </w:t>
      </w:r>
      <w:r>
        <w:t>any information</w:t>
      </w:r>
      <w:r>
        <w:rPr>
          <w:spacing w:val="-8"/>
        </w:rPr>
        <w:t xml:space="preserve"> </w:t>
      </w:r>
      <w:r>
        <w:t>about</w:t>
      </w:r>
      <w:r>
        <w:rPr>
          <w:spacing w:val="-8"/>
        </w:rPr>
        <w:t xml:space="preserve"> </w:t>
      </w:r>
      <w:r>
        <w:t>historical</w:t>
      </w:r>
      <w:r>
        <w:rPr>
          <w:spacing w:val="-6"/>
        </w:rPr>
        <w:t xml:space="preserve"> </w:t>
      </w:r>
      <w:r>
        <w:t>financial</w:t>
      </w:r>
      <w:r>
        <w:rPr>
          <w:spacing w:val="-8"/>
        </w:rPr>
        <w:t xml:space="preserve"> </w:t>
      </w:r>
      <w:r>
        <w:t>performance</w:t>
      </w:r>
      <w:r>
        <w:rPr>
          <w:spacing w:val="-5"/>
        </w:rPr>
        <w:t xml:space="preserve"> </w:t>
      </w:r>
      <w:r>
        <w:t>of</w:t>
      </w:r>
      <w:r>
        <w:rPr>
          <w:spacing w:val="-7"/>
        </w:rPr>
        <w:t xml:space="preserve"> </w:t>
      </w:r>
      <w:r>
        <w:t>this</w:t>
      </w:r>
      <w:r>
        <w:rPr>
          <w:spacing w:val="-6"/>
        </w:rPr>
        <w:t xml:space="preserve"> </w:t>
      </w:r>
      <w:r>
        <w:t>specific</w:t>
      </w:r>
      <w:r>
        <w:rPr>
          <w:spacing w:val="-6"/>
        </w:rPr>
        <w:t xml:space="preserve"> </w:t>
      </w:r>
      <w:r>
        <w:t>franchise</w:t>
      </w:r>
      <w:r>
        <w:rPr>
          <w:spacing w:val="-5"/>
        </w:rPr>
        <w:t xml:space="preserve"> </w:t>
      </w:r>
      <w:r>
        <w:t>location</w:t>
      </w:r>
      <w:r>
        <w:rPr>
          <w:spacing w:val="-5"/>
        </w:rPr>
        <w:t xml:space="preserve"> </w:t>
      </w:r>
      <w:r>
        <w:t>that</w:t>
      </w:r>
      <w:r>
        <w:rPr>
          <w:spacing w:val="-7"/>
        </w:rPr>
        <w:t xml:space="preserve"> </w:t>
      </w:r>
      <w:r>
        <w:t>differs</w:t>
      </w:r>
      <w:r>
        <w:rPr>
          <w:spacing w:val="-6"/>
        </w:rPr>
        <w:t xml:space="preserve"> </w:t>
      </w:r>
      <w:r>
        <w:t>from</w:t>
      </w:r>
      <w:r>
        <w:rPr>
          <w:spacing w:val="-8"/>
        </w:rPr>
        <w:t xml:space="preserve"> </w:t>
      </w:r>
      <w:r>
        <w:t>what</w:t>
      </w:r>
      <w:r>
        <w:rPr>
          <w:spacing w:val="-8"/>
        </w:rPr>
        <w:t xml:space="preserve"> </w:t>
      </w:r>
      <w:r>
        <w:t xml:space="preserve">is found in </w:t>
      </w:r>
      <w:r>
        <w:rPr>
          <w:b/>
          <w:bCs/>
        </w:rPr>
        <w:t xml:space="preserve">Exhibit H </w:t>
      </w:r>
      <w:r>
        <w:t>herein, you must let us know prior to signing the Franchise Agreement.</w:t>
      </w:r>
    </w:p>
    <w:p w14:paraId="416F63AD" w14:textId="77777777" w:rsidR="00C811EF" w:rsidRDefault="00C811EF">
      <w:pPr>
        <w:pStyle w:val="BodyText"/>
        <w:kinsoku w:val="0"/>
        <w:overflowPunct w:val="0"/>
        <w:spacing w:before="1"/>
      </w:pPr>
    </w:p>
    <w:p w14:paraId="694FAF60" w14:textId="77777777" w:rsidR="00C811EF" w:rsidRDefault="00C811EF">
      <w:pPr>
        <w:pStyle w:val="BodyText"/>
        <w:kinsoku w:val="0"/>
        <w:overflowPunct w:val="0"/>
        <w:ind w:left="720" w:right="720"/>
        <w:jc w:val="both"/>
      </w:pPr>
      <w:r>
        <w:rPr>
          <w:spacing w:val="-2"/>
        </w:rPr>
        <w:t>We consider</w:t>
      </w:r>
      <w:r>
        <w:rPr>
          <w:spacing w:val="-5"/>
        </w:rPr>
        <w:t xml:space="preserve"> </w:t>
      </w:r>
      <w:r>
        <w:rPr>
          <w:spacing w:val="-2"/>
        </w:rPr>
        <w:t>the historical</w:t>
      </w:r>
      <w:r>
        <w:rPr>
          <w:spacing w:val="-3"/>
        </w:rPr>
        <w:t xml:space="preserve"> </w:t>
      </w:r>
      <w:r>
        <w:rPr>
          <w:spacing w:val="-2"/>
        </w:rPr>
        <w:t>financial</w:t>
      </w:r>
      <w:r>
        <w:rPr>
          <w:spacing w:val="-3"/>
        </w:rPr>
        <w:t xml:space="preserve"> </w:t>
      </w:r>
      <w:r>
        <w:rPr>
          <w:spacing w:val="-2"/>
        </w:rPr>
        <w:t>information provided</w:t>
      </w:r>
      <w:r>
        <w:rPr>
          <w:spacing w:val="-5"/>
        </w:rPr>
        <w:t xml:space="preserve"> </w:t>
      </w:r>
      <w:r>
        <w:rPr>
          <w:spacing w:val="-2"/>
        </w:rPr>
        <w:t>to you to be</w:t>
      </w:r>
      <w:r>
        <w:rPr>
          <w:spacing w:val="-3"/>
        </w:rPr>
        <w:t xml:space="preserve"> </w:t>
      </w:r>
      <w:r>
        <w:rPr>
          <w:spacing w:val="-2"/>
        </w:rPr>
        <w:t>non-public,</w:t>
      </w:r>
      <w:r>
        <w:rPr>
          <w:spacing w:val="-5"/>
        </w:rPr>
        <w:t xml:space="preserve"> </w:t>
      </w:r>
      <w:r>
        <w:rPr>
          <w:spacing w:val="-2"/>
        </w:rPr>
        <w:t>confidential</w:t>
      </w:r>
      <w:r>
        <w:rPr>
          <w:spacing w:val="-6"/>
        </w:rPr>
        <w:t xml:space="preserve"> </w:t>
      </w:r>
      <w:r>
        <w:rPr>
          <w:spacing w:val="-2"/>
        </w:rPr>
        <w:t xml:space="preserve">and proprietary </w:t>
      </w:r>
      <w:r>
        <w:t>in</w:t>
      </w:r>
      <w:r>
        <w:rPr>
          <w:spacing w:val="-7"/>
        </w:rPr>
        <w:t xml:space="preserve"> </w:t>
      </w:r>
      <w:r>
        <w:t>nature</w:t>
      </w:r>
      <w:r>
        <w:rPr>
          <w:spacing w:val="-9"/>
        </w:rPr>
        <w:t xml:space="preserve"> </w:t>
      </w:r>
      <w:r>
        <w:t>and</w:t>
      </w:r>
      <w:r>
        <w:rPr>
          <w:spacing w:val="-7"/>
        </w:rPr>
        <w:t xml:space="preserve"> </w:t>
      </w:r>
      <w:r>
        <w:t>accordingly,</w:t>
      </w:r>
      <w:r>
        <w:rPr>
          <w:spacing w:val="-9"/>
        </w:rPr>
        <w:t xml:space="preserve"> </w:t>
      </w:r>
      <w:r>
        <w:t>you</w:t>
      </w:r>
      <w:r>
        <w:rPr>
          <w:spacing w:val="-9"/>
        </w:rPr>
        <w:t xml:space="preserve"> </w:t>
      </w:r>
      <w:r>
        <w:t>should</w:t>
      </w:r>
      <w:r>
        <w:rPr>
          <w:spacing w:val="-9"/>
        </w:rPr>
        <w:t xml:space="preserve"> </w:t>
      </w:r>
      <w:r>
        <w:t>not</w:t>
      </w:r>
      <w:r>
        <w:rPr>
          <w:spacing w:val="-6"/>
        </w:rPr>
        <w:t xml:space="preserve"> </w:t>
      </w:r>
      <w:r>
        <w:t>make</w:t>
      </w:r>
      <w:r>
        <w:rPr>
          <w:spacing w:val="-7"/>
        </w:rPr>
        <w:t xml:space="preserve"> </w:t>
      </w:r>
      <w:r>
        <w:t>any</w:t>
      </w:r>
      <w:r>
        <w:rPr>
          <w:spacing w:val="-8"/>
        </w:rPr>
        <w:t xml:space="preserve"> </w:t>
      </w:r>
      <w:r>
        <w:t>copies</w:t>
      </w:r>
      <w:r>
        <w:rPr>
          <w:spacing w:val="-5"/>
        </w:rPr>
        <w:t xml:space="preserve"> </w:t>
      </w:r>
      <w:r>
        <w:t>of</w:t>
      </w:r>
      <w:r>
        <w:rPr>
          <w:spacing w:val="-9"/>
        </w:rPr>
        <w:t xml:space="preserve"> </w:t>
      </w:r>
      <w:r>
        <w:t>such</w:t>
      </w:r>
      <w:r>
        <w:rPr>
          <w:spacing w:val="-7"/>
        </w:rPr>
        <w:t xml:space="preserve"> </w:t>
      </w:r>
      <w:r>
        <w:t>historical</w:t>
      </w:r>
      <w:r>
        <w:rPr>
          <w:spacing w:val="-7"/>
        </w:rPr>
        <w:t xml:space="preserve"> </w:t>
      </w:r>
      <w:r>
        <w:t>financial</w:t>
      </w:r>
      <w:r>
        <w:rPr>
          <w:spacing w:val="-7"/>
        </w:rPr>
        <w:t xml:space="preserve"> </w:t>
      </w:r>
      <w:r>
        <w:t>information,</w:t>
      </w:r>
      <w:r>
        <w:rPr>
          <w:spacing w:val="-7"/>
        </w:rPr>
        <w:t xml:space="preserve"> </w:t>
      </w:r>
      <w:r>
        <w:t>in</w:t>
      </w:r>
      <w:r>
        <w:rPr>
          <w:spacing w:val="-7"/>
        </w:rPr>
        <w:t xml:space="preserve"> </w:t>
      </w:r>
      <w:r>
        <w:t>whole or</w:t>
      </w:r>
      <w:r>
        <w:rPr>
          <w:spacing w:val="-5"/>
        </w:rPr>
        <w:t xml:space="preserve"> </w:t>
      </w:r>
      <w:r>
        <w:t>in</w:t>
      </w:r>
      <w:r>
        <w:rPr>
          <w:spacing w:val="-4"/>
        </w:rPr>
        <w:t xml:space="preserve"> </w:t>
      </w:r>
      <w:r>
        <w:t>part,</w:t>
      </w:r>
      <w:r>
        <w:rPr>
          <w:spacing w:val="-4"/>
        </w:rPr>
        <w:t xml:space="preserve"> </w:t>
      </w:r>
      <w:r>
        <w:t>nor</w:t>
      </w:r>
      <w:r>
        <w:rPr>
          <w:spacing w:val="-3"/>
        </w:rPr>
        <w:t xml:space="preserve"> </w:t>
      </w:r>
      <w:r>
        <w:t>disclose</w:t>
      </w:r>
      <w:r>
        <w:rPr>
          <w:spacing w:val="-4"/>
        </w:rPr>
        <w:t xml:space="preserve"> </w:t>
      </w:r>
      <w:r>
        <w:t>any</w:t>
      </w:r>
      <w:r>
        <w:rPr>
          <w:spacing w:val="-3"/>
        </w:rPr>
        <w:t xml:space="preserve"> </w:t>
      </w:r>
      <w:r>
        <w:t>of</w:t>
      </w:r>
      <w:r>
        <w:rPr>
          <w:spacing w:val="-4"/>
        </w:rPr>
        <w:t xml:space="preserve"> </w:t>
      </w:r>
      <w:r>
        <w:t>its</w:t>
      </w:r>
      <w:r>
        <w:rPr>
          <w:spacing w:val="-5"/>
        </w:rPr>
        <w:t xml:space="preserve"> </w:t>
      </w:r>
      <w:r>
        <w:t>content,</w:t>
      </w:r>
      <w:r>
        <w:rPr>
          <w:spacing w:val="-7"/>
        </w:rPr>
        <w:t xml:space="preserve"> </w:t>
      </w:r>
      <w:r>
        <w:t>to</w:t>
      </w:r>
      <w:r>
        <w:rPr>
          <w:spacing w:val="-4"/>
        </w:rPr>
        <w:t xml:space="preserve"> </w:t>
      </w:r>
      <w:r>
        <w:t>any</w:t>
      </w:r>
      <w:r>
        <w:rPr>
          <w:spacing w:val="-3"/>
        </w:rPr>
        <w:t xml:space="preserve"> </w:t>
      </w:r>
      <w:r>
        <w:t>persons</w:t>
      </w:r>
      <w:r>
        <w:rPr>
          <w:spacing w:val="-5"/>
        </w:rPr>
        <w:t xml:space="preserve"> </w:t>
      </w:r>
      <w:r>
        <w:t>other</w:t>
      </w:r>
      <w:r>
        <w:rPr>
          <w:spacing w:val="-3"/>
        </w:rPr>
        <w:t xml:space="preserve"> </w:t>
      </w:r>
      <w:r>
        <w:t>than</w:t>
      </w:r>
      <w:r>
        <w:rPr>
          <w:spacing w:val="-4"/>
        </w:rPr>
        <w:t xml:space="preserve"> </w:t>
      </w:r>
      <w:r>
        <w:t>your</w:t>
      </w:r>
      <w:r>
        <w:rPr>
          <w:spacing w:val="-3"/>
        </w:rPr>
        <w:t xml:space="preserve"> </w:t>
      </w:r>
      <w:r>
        <w:t>professional</w:t>
      </w:r>
      <w:r>
        <w:rPr>
          <w:spacing w:val="-5"/>
        </w:rPr>
        <w:t xml:space="preserve"> </w:t>
      </w:r>
      <w:r>
        <w:t>advisors,</w:t>
      </w:r>
      <w:r>
        <w:rPr>
          <w:spacing w:val="-7"/>
        </w:rPr>
        <w:t xml:space="preserve"> </w:t>
      </w:r>
      <w:r>
        <w:t>and</w:t>
      </w:r>
      <w:r>
        <w:rPr>
          <w:spacing w:val="-4"/>
        </w:rPr>
        <w:t xml:space="preserve"> </w:t>
      </w:r>
      <w:r>
        <w:t>should return</w:t>
      </w:r>
      <w:r>
        <w:rPr>
          <w:spacing w:val="-2"/>
        </w:rPr>
        <w:t xml:space="preserve"> </w:t>
      </w:r>
      <w:r>
        <w:t>such</w:t>
      </w:r>
      <w:r>
        <w:rPr>
          <w:spacing w:val="-2"/>
        </w:rPr>
        <w:t xml:space="preserve"> </w:t>
      </w:r>
      <w:r>
        <w:t>historical</w:t>
      </w:r>
      <w:r>
        <w:rPr>
          <w:spacing w:val="-2"/>
        </w:rPr>
        <w:t xml:space="preserve"> </w:t>
      </w:r>
      <w:r>
        <w:t>financial information</w:t>
      </w:r>
      <w:r>
        <w:rPr>
          <w:spacing w:val="-2"/>
        </w:rPr>
        <w:t xml:space="preserve"> </w:t>
      </w:r>
      <w:r>
        <w:t>to</w:t>
      </w:r>
      <w:r>
        <w:rPr>
          <w:spacing w:val="-2"/>
        </w:rPr>
        <w:t xml:space="preserve"> </w:t>
      </w:r>
      <w:r>
        <w:t>us</w:t>
      </w:r>
      <w:r>
        <w:rPr>
          <w:spacing w:val="-1"/>
        </w:rPr>
        <w:t xml:space="preserve"> </w:t>
      </w:r>
      <w:r>
        <w:t>if</w:t>
      </w:r>
      <w:r>
        <w:rPr>
          <w:spacing w:val="-1"/>
        </w:rPr>
        <w:t xml:space="preserve"> </w:t>
      </w:r>
      <w:r>
        <w:t>you</w:t>
      </w:r>
      <w:r>
        <w:rPr>
          <w:spacing w:val="-2"/>
        </w:rPr>
        <w:t xml:space="preserve"> </w:t>
      </w:r>
      <w:r>
        <w:t>do</w:t>
      </w:r>
      <w:r>
        <w:rPr>
          <w:spacing w:val="-2"/>
        </w:rPr>
        <w:t xml:space="preserve"> </w:t>
      </w:r>
      <w:r>
        <w:t>not</w:t>
      </w:r>
      <w:r>
        <w:rPr>
          <w:spacing w:val="-1"/>
        </w:rPr>
        <w:t xml:space="preserve"> </w:t>
      </w:r>
      <w:r>
        <w:t>proceed</w:t>
      </w:r>
      <w:r>
        <w:rPr>
          <w:spacing w:val="-2"/>
        </w:rPr>
        <w:t xml:space="preserve"> </w:t>
      </w:r>
      <w:r>
        <w:t>to</w:t>
      </w:r>
      <w:r>
        <w:rPr>
          <w:spacing w:val="-2"/>
        </w:rPr>
        <w:t xml:space="preserve"> </w:t>
      </w:r>
      <w:r>
        <w:t>enter</w:t>
      </w:r>
      <w:r>
        <w:rPr>
          <w:spacing w:val="-1"/>
        </w:rPr>
        <w:t xml:space="preserve"> </w:t>
      </w:r>
      <w:r>
        <w:t>into</w:t>
      </w:r>
      <w:r>
        <w:rPr>
          <w:spacing w:val="-2"/>
        </w:rPr>
        <w:t xml:space="preserve"> </w:t>
      </w:r>
      <w:r>
        <w:t>a</w:t>
      </w:r>
      <w:r>
        <w:rPr>
          <w:spacing w:val="-2"/>
        </w:rPr>
        <w:t xml:space="preserve"> </w:t>
      </w:r>
      <w:r>
        <w:t>Franchise</w:t>
      </w:r>
      <w:r>
        <w:rPr>
          <w:spacing w:val="-2"/>
        </w:rPr>
        <w:t xml:space="preserve"> </w:t>
      </w:r>
      <w:r>
        <w:t>Agreement with us.</w:t>
      </w:r>
    </w:p>
    <w:p w14:paraId="3107D350" w14:textId="77777777" w:rsidR="00C811EF" w:rsidRDefault="00C811EF">
      <w:pPr>
        <w:pStyle w:val="BodyText"/>
        <w:kinsoku w:val="0"/>
        <w:overflowPunct w:val="0"/>
      </w:pPr>
    </w:p>
    <w:p w14:paraId="14426AF3" w14:textId="77777777" w:rsidR="00C811EF" w:rsidRDefault="00C811EF">
      <w:pPr>
        <w:pStyle w:val="BodyText"/>
        <w:kinsoku w:val="0"/>
        <w:overflowPunct w:val="0"/>
        <w:ind w:left="720" w:right="718"/>
        <w:jc w:val="both"/>
      </w:pPr>
      <w:r>
        <w:t xml:space="preserve">The Franchise Agreement which you must sign (attached to this Disclosure Document as </w:t>
      </w:r>
      <w:r>
        <w:rPr>
          <w:b/>
          <w:bCs/>
        </w:rPr>
        <w:t>Exhibit C</w:t>
      </w:r>
      <w:r>
        <w:t>) may contain</w:t>
      </w:r>
      <w:r>
        <w:rPr>
          <w:spacing w:val="-14"/>
        </w:rPr>
        <w:t xml:space="preserve"> </w:t>
      </w:r>
      <w:r>
        <w:t>substantially</w:t>
      </w:r>
      <w:r>
        <w:rPr>
          <w:spacing w:val="-13"/>
        </w:rPr>
        <w:t xml:space="preserve"> </w:t>
      </w:r>
      <w:r>
        <w:t>different</w:t>
      </w:r>
      <w:r>
        <w:rPr>
          <w:spacing w:val="-14"/>
        </w:rPr>
        <w:t xml:space="preserve"> </w:t>
      </w:r>
      <w:r>
        <w:t>terms</w:t>
      </w:r>
      <w:r>
        <w:rPr>
          <w:spacing w:val="-12"/>
        </w:rPr>
        <w:t xml:space="preserve"> </w:t>
      </w:r>
      <w:r>
        <w:t>and</w:t>
      </w:r>
      <w:r>
        <w:rPr>
          <w:spacing w:val="-14"/>
        </w:rPr>
        <w:t xml:space="preserve"> </w:t>
      </w:r>
      <w:r>
        <w:t>obligations</w:t>
      </w:r>
      <w:r>
        <w:rPr>
          <w:spacing w:val="-12"/>
        </w:rPr>
        <w:t xml:space="preserve"> </w:t>
      </w:r>
      <w:r>
        <w:t>than</w:t>
      </w:r>
      <w:r>
        <w:rPr>
          <w:spacing w:val="-14"/>
        </w:rPr>
        <w:t xml:space="preserve"> </w:t>
      </w:r>
      <w:r>
        <w:t>the</w:t>
      </w:r>
      <w:r>
        <w:rPr>
          <w:spacing w:val="-14"/>
        </w:rPr>
        <w:t xml:space="preserve"> </w:t>
      </w:r>
      <w:r>
        <w:t>Franchise</w:t>
      </w:r>
      <w:r>
        <w:rPr>
          <w:spacing w:val="-14"/>
        </w:rPr>
        <w:t xml:space="preserve"> </w:t>
      </w:r>
      <w:r>
        <w:t>Agreement</w:t>
      </w:r>
      <w:r>
        <w:rPr>
          <w:spacing w:val="-11"/>
        </w:rPr>
        <w:t xml:space="preserve"> </w:t>
      </w:r>
      <w:r>
        <w:t>of</w:t>
      </w:r>
      <w:r>
        <w:rPr>
          <w:spacing w:val="-14"/>
        </w:rPr>
        <w:t xml:space="preserve"> </w:t>
      </w:r>
      <w:r>
        <w:t>the</w:t>
      </w:r>
      <w:r>
        <w:rPr>
          <w:spacing w:val="-14"/>
        </w:rPr>
        <w:t xml:space="preserve"> </w:t>
      </w:r>
      <w:r>
        <w:t>selling</w:t>
      </w:r>
      <w:r>
        <w:rPr>
          <w:spacing w:val="-14"/>
        </w:rPr>
        <w:t xml:space="preserve"> </w:t>
      </w:r>
      <w:r>
        <w:t xml:space="preserve">franchisee. For instance, you must </w:t>
      </w:r>
      <w:proofErr w:type="gramStart"/>
      <w:r>
        <w:t>take into account</w:t>
      </w:r>
      <w:proofErr w:type="gramEnd"/>
      <w:r>
        <w:t xml:space="preserve"> the remaining term that you are purchasing from the selling franchisee</w:t>
      </w:r>
      <w:r>
        <w:rPr>
          <w:spacing w:val="-2"/>
        </w:rPr>
        <w:t xml:space="preserve"> </w:t>
      </w:r>
      <w:r>
        <w:t>in</w:t>
      </w:r>
      <w:r>
        <w:rPr>
          <w:spacing w:val="-2"/>
        </w:rPr>
        <w:t xml:space="preserve"> </w:t>
      </w:r>
      <w:r>
        <w:t>establishing</w:t>
      </w:r>
      <w:r>
        <w:rPr>
          <w:spacing w:val="-2"/>
        </w:rPr>
        <w:t xml:space="preserve"> </w:t>
      </w:r>
      <w:r>
        <w:t>the</w:t>
      </w:r>
      <w:r>
        <w:rPr>
          <w:spacing w:val="-2"/>
        </w:rPr>
        <w:t xml:space="preserve"> </w:t>
      </w:r>
      <w:r>
        <w:t>purchase</w:t>
      </w:r>
      <w:r>
        <w:rPr>
          <w:spacing w:val="-1"/>
        </w:rPr>
        <w:t xml:space="preserve"> </w:t>
      </w:r>
      <w:r>
        <w:t>price.</w:t>
      </w:r>
      <w:r>
        <w:rPr>
          <w:spacing w:val="-4"/>
        </w:rPr>
        <w:t xml:space="preserve"> </w:t>
      </w:r>
      <w:r>
        <w:t>This is important</w:t>
      </w:r>
      <w:r>
        <w:rPr>
          <w:spacing w:val="-2"/>
        </w:rPr>
        <w:t xml:space="preserve"> </w:t>
      </w:r>
      <w:r>
        <w:t>as</w:t>
      </w:r>
      <w:r>
        <w:rPr>
          <w:spacing w:val="-3"/>
        </w:rPr>
        <w:t xml:space="preserve"> </w:t>
      </w:r>
      <w:r>
        <w:t>the</w:t>
      </w:r>
      <w:r>
        <w:rPr>
          <w:spacing w:val="-2"/>
        </w:rPr>
        <w:t xml:space="preserve"> </w:t>
      </w:r>
      <w:r>
        <w:t>price</w:t>
      </w:r>
      <w:r>
        <w:rPr>
          <w:spacing w:val="-2"/>
        </w:rPr>
        <w:t xml:space="preserve"> </w:t>
      </w:r>
      <w:r>
        <w:t>you will</w:t>
      </w:r>
      <w:r>
        <w:rPr>
          <w:spacing w:val="-2"/>
        </w:rPr>
        <w:t xml:space="preserve"> </w:t>
      </w:r>
      <w:r>
        <w:t>pay is likely</w:t>
      </w:r>
      <w:r>
        <w:rPr>
          <w:spacing w:val="-3"/>
        </w:rPr>
        <w:t xml:space="preserve"> </w:t>
      </w:r>
      <w:r>
        <w:t>tied</w:t>
      </w:r>
      <w:r>
        <w:rPr>
          <w:spacing w:val="-1"/>
        </w:rPr>
        <w:t xml:space="preserve"> </w:t>
      </w:r>
      <w:r>
        <w:t>to</w:t>
      </w:r>
      <w:r>
        <w:rPr>
          <w:spacing w:val="-4"/>
        </w:rPr>
        <w:t xml:space="preserve"> </w:t>
      </w:r>
      <w:r>
        <w:t>the term</w:t>
      </w:r>
      <w:r>
        <w:rPr>
          <w:spacing w:val="-14"/>
        </w:rPr>
        <w:t xml:space="preserve"> </w:t>
      </w:r>
      <w:r>
        <w:t>remaining</w:t>
      </w:r>
      <w:r>
        <w:rPr>
          <w:spacing w:val="-14"/>
        </w:rPr>
        <w:t xml:space="preserve"> </w:t>
      </w:r>
      <w:r>
        <w:t>to</w:t>
      </w:r>
      <w:r>
        <w:rPr>
          <w:spacing w:val="-14"/>
        </w:rPr>
        <w:t xml:space="preserve"> </w:t>
      </w:r>
      <w:r>
        <w:t>the</w:t>
      </w:r>
      <w:r>
        <w:rPr>
          <w:spacing w:val="-14"/>
        </w:rPr>
        <w:t xml:space="preserve"> </w:t>
      </w:r>
      <w:r>
        <w:t>franchise</w:t>
      </w:r>
      <w:r>
        <w:rPr>
          <w:spacing w:val="-14"/>
        </w:rPr>
        <w:t xml:space="preserve"> </w:t>
      </w:r>
      <w:r>
        <w:t>agreement.</w:t>
      </w:r>
      <w:r>
        <w:rPr>
          <w:spacing w:val="-14"/>
        </w:rPr>
        <w:t xml:space="preserve"> </w:t>
      </w:r>
      <w:r>
        <w:t>To</w:t>
      </w:r>
      <w:r>
        <w:rPr>
          <w:spacing w:val="-14"/>
        </w:rPr>
        <w:t xml:space="preserve"> </w:t>
      </w:r>
      <w:r>
        <w:t>estimate</w:t>
      </w:r>
      <w:r>
        <w:rPr>
          <w:spacing w:val="-14"/>
        </w:rPr>
        <w:t xml:space="preserve"> </w:t>
      </w:r>
      <w:r>
        <w:t>the</w:t>
      </w:r>
      <w:r>
        <w:rPr>
          <w:spacing w:val="-14"/>
        </w:rPr>
        <w:t xml:space="preserve"> </w:t>
      </w:r>
      <w:r>
        <w:t>value</w:t>
      </w:r>
      <w:r>
        <w:rPr>
          <w:spacing w:val="-13"/>
        </w:rPr>
        <w:t xml:space="preserve"> </w:t>
      </w:r>
      <w:r>
        <w:t>of</w:t>
      </w:r>
      <w:r>
        <w:rPr>
          <w:spacing w:val="-12"/>
        </w:rPr>
        <w:t xml:space="preserve"> </w:t>
      </w:r>
      <w:r>
        <w:t>a</w:t>
      </w:r>
      <w:r>
        <w:rPr>
          <w:spacing w:val="-13"/>
        </w:rPr>
        <w:t xml:space="preserve"> </w:t>
      </w:r>
      <w:r>
        <w:t>franchise,</w:t>
      </w:r>
      <w:r>
        <w:rPr>
          <w:spacing w:val="-13"/>
        </w:rPr>
        <w:t xml:space="preserve"> </w:t>
      </w:r>
      <w:r>
        <w:t>we</w:t>
      </w:r>
      <w:r>
        <w:rPr>
          <w:spacing w:val="-14"/>
        </w:rPr>
        <w:t xml:space="preserve"> </w:t>
      </w:r>
      <w:r>
        <w:t>generally</w:t>
      </w:r>
      <w:r>
        <w:rPr>
          <w:spacing w:val="-11"/>
        </w:rPr>
        <w:t xml:space="preserve"> </w:t>
      </w:r>
      <w:r>
        <w:t>use</w:t>
      </w:r>
      <w:r>
        <w:rPr>
          <w:spacing w:val="-13"/>
        </w:rPr>
        <w:t xml:space="preserve"> </w:t>
      </w:r>
      <w:r>
        <w:t>a</w:t>
      </w:r>
      <w:r>
        <w:rPr>
          <w:spacing w:val="-14"/>
        </w:rPr>
        <w:t xml:space="preserve"> </w:t>
      </w:r>
      <w:r>
        <w:t xml:space="preserve">formula that </w:t>
      </w:r>
      <w:proofErr w:type="gramStart"/>
      <w:r>
        <w:t>takes into account</w:t>
      </w:r>
      <w:proofErr w:type="gramEnd"/>
      <w:r>
        <w:t xml:space="preserve"> recent profitability and the term left. You must ensure that the selling franchisee confirms</w:t>
      </w:r>
      <w:r>
        <w:rPr>
          <w:spacing w:val="-5"/>
        </w:rPr>
        <w:t xml:space="preserve"> </w:t>
      </w:r>
      <w:r>
        <w:t>to</w:t>
      </w:r>
      <w:r>
        <w:rPr>
          <w:spacing w:val="-7"/>
        </w:rPr>
        <w:t xml:space="preserve"> </w:t>
      </w:r>
      <w:r>
        <w:t>you</w:t>
      </w:r>
      <w:r>
        <w:rPr>
          <w:spacing w:val="-7"/>
        </w:rPr>
        <w:t xml:space="preserve"> </w:t>
      </w:r>
      <w:r>
        <w:t>the</w:t>
      </w:r>
      <w:r>
        <w:rPr>
          <w:spacing w:val="-4"/>
        </w:rPr>
        <w:t xml:space="preserve"> </w:t>
      </w:r>
      <w:r>
        <w:t>expiry</w:t>
      </w:r>
      <w:r>
        <w:rPr>
          <w:spacing w:val="-5"/>
        </w:rPr>
        <w:t xml:space="preserve"> </w:t>
      </w:r>
      <w:r>
        <w:t>date</w:t>
      </w:r>
      <w:r>
        <w:rPr>
          <w:spacing w:val="-7"/>
        </w:rPr>
        <w:t xml:space="preserve"> </w:t>
      </w:r>
      <w:r>
        <w:t>of</w:t>
      </w:r>
      <w:r>
        <w:rPr>
          <w:spacing w:val="-4"/>
        </w:rPr>
        <w:t xml:space="preserve"> </w:t>
      </w:r>
      <w:r>
        <w:t>its</w:t>
      </w:r>
      <w:r>
        <w:rPr>
          <w:spacing w:val="-5"/>
        </w:rPr>
        <w:t xml:space="preserve"> </w:t>
      </w:r>
      <w:r>
        <w:t>franchise</w:t>
      </w:r>
      <w:r>
        <w:rPr>
          <w:spacing w:val="-7"/>
        </w:rPr>
        <w:t xml:space="preserve"> </w:t>
      </w:r>
      <w:r>
        <w:t>agreement</w:t>
      </w:r>
      <w:r>
        <w:rPr>
          <w:spacing w:val="-6"/>
        </w:rPr>
        <w:t xml:space="preserve"> </w:t>
      </w:r>
      <w:r>
        <w:t>and</w:t>
      </w:r>
      <w:r>
        <w:rPr>
          <w:spacing w:val="-4"/>
        </w:rPr>
        <w:t xml:space="preserve"> </w:t>
      </w:r>
      <w:r>
        <w:t>its</w:t>
      </w:r>
      <w:r>
        <w:rPr>
          <w:spacing w:val="-5"/>
        </w:rPr>
        <w:t xml:space="preserve"> </w:t>
      </w:r>
      <w:r>
        <w:t>renewal</w:t>
      </w:r>
      <w:r>
        <w:rPr>
          <w:spacing w:val="-7"/>
        </w:rPr>
        <w:t xml:space="preserve"> </w:t>
      </w:r>
      <w:r>
        <w:t>options</w:t>
      </w:r>
      <w:r>
        <w:rPr>
          <w:spacing w:val="-5"/>
        </w:rPr>
        <w:t xml:space="preserve"> </w:t>
      </w:r>
      <w:r>
        <w:t>(if</w:t>
      </w:r>
      <w:r>
        <w:rPr>
          <w:spacing w:val="-7"/>
        </w:rPr>
        <w:t xml:space="preserve"> </w:t>
      </w:r>
      <w:r>
        <w:t>any).</w:t>
      </w:r>
      <w:r>
        <w:rPr>
          <w:spacing w:val="-7"/>
        </w:rPr>
        <w:t xml:space="preserve"> </w:t>
      </w:r>
      <w:r>
        <w:t>You</w:t>
      </w:r>
      <w:r>
        <w:rPr>
          <w:spacing w:val="-7"/>
        </w:rPr>
        <w:t xml:space="preserve"> </w:t>
      </w:r>
      <w:r>
        <w:t>must</w:t>
      </w:r>
      <w:r>
        <w:rPr>
          <w:spacing w:val="-6"/>
        </w:rPr>
        <w:t xml:space="preserve"> </w:t>
      </w:r>
      <w:r>
        <w:t>do</w:t>
      </w:r>
      <w:r>
        <w:rPr>
          <w:spacing w:val="-7"/>
        </w:rPr>
        <w:t xml:space="preserve"> </w:t>
      </w:r>
      <w:r>
        <w:t>the same exercise for the lease.</w:t>
      </w:r>
    </w:p>
    <w:p w14:paraId="530D994F" w14:textId="77777777" w:rsidR="00C811EF" w:rsidRDefault="00C811EF">
      <w:pPr>
        <w:pStyle w:val="BodyText"/>
        <w:kinsoku w:val="0"/>
        <w:overflowPunct w:val="0"/>
        <w:spacing w:before="229"/>
        <w:ind w:left="720" w:right="718"/>
        <w:jc w:val="both"/>
      </w:pPr>
      <w:r>
        <w:t>You are also</w:t>
      </w:r>
      <w:r>
        <w:rPr>
          <w:spacing w:val="-2"/>
        </w:rPr>
        <w:t xml:space="preserve"> </w:t>
      </w:r>
      <w:r>
        <w:t>responsible</w:t>
      </w:r>
      <w:r>
        <w:rPr>
          <w:spacing w:val="-2"/>
        </w:rPr>
        <w:t xml:space="preserve"> </w:t>
      </w:r>
      <w:r>
        <w:t>to ensure</w:t>
      </w:r>
      <w:r>
        <w:rPr>
          <w:spacing w:val="-2"/>
        </w:rPr>
        <w:t xml:space="preserve"> </w:t>
      </w:r>
      <w:r>
        <w:t>that the assets you are</w:t>
      </w:r>
      <w:r>
        <w:rPr>
          <w:spacing w:val="-2"/>
        </w:rPr>
        <w:t xml:space="preserve"> </w:t>
      </w:r>
      <w:r>
        <w:t>purchasing</w:t>
      </w:r>
      <w:r>
        <w:rPr>
          <w:spacing w:val="-2"/>
        </w:rPr>
        <w:t xml:space="preserve"> </w:t>
      </w:r>
      <w:r>
        <w:t>(through an</w:t>
      </w:r>
      <w:r>
        <w:rPr>
          <w:spacing w:val="-2"/>
        </w:rPr>
        <w:t xml:space="preserve"> </w:t>
      </w:r>
      <w:r>
        <w:t>asset</w:t>
      </w:r>
      <w:r>
        <w:rPr>
          <w:spacing w:val="-2"/>
        </w:rPr>
        <w:t xml:space="preserve"> </w:t>
      </w:r>
      <w:r>
        <w:t>sale</w:t>
      </w:r>
      <w:r>
        <w:rPr>
          <w:spacing w:val="-2"/>
        </w:rPr>
        <w:t xml:space="preserve"> </w:t>
      </w:r>
      <w:r>
        <w:t>or indirectly through a share sale) are in proper working conditions. Do not rely on the selling franchisee or on us for this review. You must perform your own due diligence of all important aspects of the business you are purchasing, including the assets, the employees, any deposit to be required by third parties, the state of the relationship of the selling franchisee with its suppliers, any adjustment for prepaid expenses and the lease terms. You should seek to include detailed representations about the business in your purchase agreement and request an indemnity in the event those representations were not accurate.</w:t>
      </w:r>
    </w:p>
    <w:p w14:paraId="4BBF4BE8" w14:textId="77777777" w:rsidR="00C811EF" w:rsidRDefault="00C811EF">
      <w:pPr>
        <w:pStyle w:val="BodyText"/>
        <w:kinsoku w:val="0"/>
        <w:overflowPunct w:val="0"/>
        <w:spacing w:before="1"/>
      </w:pPr>
    </w:p>
    <w:p w14:paraId="04CFE5D1" w14:textId="61DC5549" w:rsidR="00C811EF" w:rsidRDefault="00C811EF">
      <w:pPr>
        <w:pStyle w:val="BodyText"/>
        <w:kinsoku w:val="0"/>
        <w:overflowPunct w:val="0"/>
        <w:ind w:left="720" w:right="718"/>
        <w:jc w:val="both"/>
      </w:pPr>
      <w:r>
        <w:t>We do not provide any purchase documents to be used between you and the selling franchisee. The agreement to purchase the existing franchise will be subject to negotiations between you and the selling franchisee.</w:t>
      </w:r>
      <w:r>
        <w:rPr>
          <w:spacing w:val="-2"/>
        </w:rPr>
        <w:t xml:space="preserve"> </w:t>
      </w:r>
      <w:r>
        <w:t>We</w:t>
      </w:r>
      <w:r>
        <w:rPr>
          <w:spacing w:val="-2"/>
        </w:rPr>
        <w:t xml:space="preserve"> </w:t>
      </w:r>
      <w:r>
        <w:t>do</w:t>
      </w:r>
      <w:r>
        <w:rPr>
          <w:spacing w:val="-2"/>
        </w:rPr>
        <w:t xml:space="preserve"> </w:t>
      </w:r>
      <w:r>
        <w:t>not</w:t>
      </w:r>
      <w:r>
        <w:rPr>
          <w:spacing w:val="-2"/>
        </w:rPr>
        <w:t xml:space="preserve"> </w:t>
      </w:r>
      <w:r>
        <w:t>review</w:t>
      </w:r>
      <w:r>
        <w:rPr>
          <w:spacing w:val="-4"/>
        </w:rPr>
        <w:t xml:space="preserve"> </w:t>
      </w:r>
      <w:r>
        <w:t>the</w:t>
      </w:r>
      <w:r>
        <w:rPr>
          <w:spacing w:val="-2"/>
        </w:rPr>
        <w:t xml:space="preserve"> </w:t>
      </w:r>
      <w:r>
        <w:t>purchase</w:t>
      </w:r>
      <w:r>
        <w:rPr>
          <w:spacing w:val="-4"/>
        </w:rPr>
        <w:t xml:space="preserve"> </w:t>
      </w:r>
      <w:r>
        <w:t>agreement</w:t>
      </w:r>
      <w:r>
        <w:rPr>
          <w:spacing w:val="-2"/>
        </w:rPr>
        <w:t xml:space="preserve"> </w:t>
      </w:r>
      <w:r>
        <w:t>or</w:t>
      </w:r>
      <w:r>
        <w:rPr>
          <w:spacing w:val="-3"/>
        </w:rPr>
        <w:t xml:space="preserve"> </w:t>
      </w:r>
      <w:r>
        <w:t>other</w:t>
      </w:r>
      <w:r>
        <w:rPr>
          <w:spacing w:val="-3"/>
        </w:rPr>
        <w:t xml:space="preserve"> </w:t>
      </w:r>
      <w:r>
        <w:t>documents</w:t>
      </w:r>
      <w:r>
        <w:rPr>
          <w:spacing w:val="-2"/>
        </w:rPr>
        <w:t xml:space="preserve"> </w:t>
      </w:r>
      <w:r>
        <w:t>to</w:t>
      </w:r>
      <w:r>
        <w:rPr>
          <w:spacing w:val="-2"/>
        </w:rPr>
        <w:t xml:space="preserve"> </w:t>
      </w:r>
      <w:r>
        <w:t>determine</w:t>
      </w:r>
      <w:r>
        <w:rPr>
          <w:spacing w:val="-2"/>
        </w:rPr>
        <w:t xml:space="preserve"> </w:t>
      </w:r>
      <w:r>
        <w:t>what</w:t>
      </w:r>
      <w:r>
        <w:rPr>
          <w:spacing w:val="-2"/>
        </w:rPr>
        <w:t xml:space="preserve"> </w:t>
      </w:r>
      <w:r>
        <w:t>is</w:t>
      </w:r>
      <w:r>
        <w:rPr>
          <w:spacing w:val="-3"/>
        </w:rPr>
        <w:t xml:space="preserve"> </w:t>
      </w:r>
      <w:r>
        <w:t>and</w:t>
      </w:r>
      <w:r>
        <w:rPr>
          <w:spacing w:val="-2"/>
        </w:rPr>
        <w:t xml:space="preserve"> </w:t>
      </w:r>
      <w:r>
        <w:t>is</w:t>
      </w:r>
      <w:r>
        <w:rPr>
          <w:spacing w:val="-3"/>
        </w:rPr>
        <w:t xml:space="preserve"> </w:t>
      </w:r>
      <w:r>
        <w:t xml:space="preserve">not included in the purchase price as this is your responsibility as the proposed purchaser. We make no representations, warranties, conditions, undertakings, assurances or guarantees, express, implied or collateral, written or oral, that the purchase agreement you sign contains provisions that are </w:t>
      </w:r>
      <w:proofErr w:type="spellStart"/>
      <w:r>
        <w:t>favourable</w:t>
      </w:r>
      <w:proofErr w:type="spellEnd"/>
      <w:r>
        <w:t xml:space="preserve"> to you, or that are applicable to and address all matters relevant to the resale of the </w:t>
      </w:r>
      <w:del w:id="383" w:author="Matthew Levine" w:date="2025-06-06T13:47:00Z" w16du:dateUtc="2025-06-06T17:47:00Z">
        <w:r w:rsidDel="00690989">
          <w:delText>Studio</w:delText>
        </w:r>
      </w:del>
      <w:ins w:id="384" w:author="Matthew Levine" w:date="2025-06-06T13:47:00Z" w16du:dateUtc="2025-06-06T17:47:00Z">
        <w:r w:rsidR="00690989">
          <w:t>[Premise Café]</w:t>
        </w:r>
      </w:ins>
      <w:r>
        <w:t xml:space="preserve"> contemplated under this Disclosure Document, and we specifically disclaim any such representations, warranties, conditions, undertakings, assurances or guarantees. We strongly recommend that you seek independent financial and legal advice before entering into any definitive purchase agreement.</w:t>
      </w:r>
    </w:p>
    <w:p w14:paraId="36B030EF" w14:textId="77777777" w:rsidR="00C811EF" w:rsidRDefault="00C811EF">
      <w:pPr>
        <w:pStyle w:val="BodyText"/>
        <w:kinsoku w:val="0"/>
        <w:overflowPunct w:val="0"/>
      </w:pPr>
    </w:p>
    <w:p w14:paraId="20520888" w14:textId="77777777" w:rsidR="00C811EF" w:rsidRDefault="00C811EF">
      <w:pPr>
        <w:pStyle w:val="BodyText"/>
        <w:kinsoku w:val="0"/>
        <w:overflowPunct w:val="0"/>
        <w:ind w:left="720" w:right="717"/>
        <w:jc w:val="both"/>
      </w:pPr>
      <w:r>
        <w:t>Any requested consent to the sale of a franchise must be made to us by the selling franchisee and must comply</w:t>
      </w:r>
      <w:r>
        <w:rPr>
          <w:spacing w:val="-10"/>
        </w:rPr>
        <w:t xml:space="preserve"> </w:t>
      </w:r>
      <w:r>
        <w:t>with</w:t>
      </w:r>
      <w:r>
        <w:rPr>
          <w:spacing w:val="-11"/>
        </w:rPr>
        <w:t xml:space="preserve"> </w:t>
      </w:r>
      <w:r>
        <w:t>the</w:t>
      </w:r>
      <w:r>
        <w:rPr>
          <w:spacing w:val="-11"/>
        </w:rPr>
        <w:t xml:space="preserve"> </w:t>
      </w:r>
      <w:r>
        <w:t>Franchise</w:t>
      </w:r>
      <w:r>
        <w:rPr>
          <w:spacing w:val="-9"/>
        </w:rPr>
        <w:t xml:space="preserve"> </w:t>
      </w:r>
      <w:r>
        <w:t>Agreement</w:t>
      </w:r>
      <w:r>
        <w:rPr>
          <w:spacing w:val="-11"/>
        </w:rPr>
        <w:t xml:space="preserve"> </w:t>
      </w:r>
      <w:r>
        <w:t>of</w:t>
      </w:r>
      <w:r>
        <w:rPr>
          <w:spacing w:val="-11"/>
        </w:rPr>
        <w:t xml:space="preserve"> </w:t>
      </w:r>
      <w:r>
        <w:t>the</w:t>
      </w:r>
      <w:r>
        <w:rPr>
          <w:spacing w:val="-11"/>
        </w:rPr>
        <w:t xml:space="preserve"> </w:t>
      </w:r>
      <w:r>
        <w:t>selling</w:t>
      </w:r>
      <w:r>
        <w:rPr>
          <w:spacing w:val="-12"/>
        </w:rPr>
        <w:t xml:space="preserve"> </w:t>
      </w:r>
      <w:r>
        <w:t>franchisee.</w:t>
      </w:r>
      <w:r>
        <w:rPr>
          <w:spacing w:val="-11"/>
        </w:rPr>
        <w:t xml:space="preserve"> </w:t>
      </w:r>
      <w:r>
        <w:t>Delivery</w:t>
      </w:r>
      <w:r>
        <w:rPr>
          <w:spacing w:val="-10"/>
        </w:rPr>
        <w:t xml:space="preserve"> </w:t>
      </w:r>
      <w:r>
        <w:t>of</w:t>
      </w:r>
      <w:r>
        <w:rPr>
          <w:spacing w:val="-11"/>
        </w:rPr>
        <w:t xml:space="preserve"> </w:t>
      </w:r>
      <w:r>
        <w:t>this</w:t>
      </w:r>
      <w:r>
        <w:rPr>
          <w:spacing w:val="-10"/>
        </w:rPr>
        <w:t xml:space="preserve"> </w:t>
      </w:r>
      <w:r>
        <w:t>Disclosure</w:t>
      </w:r>
      <w:r>
        <w:rPr>
          <w:spacing w:val="-12"/>
        </w:rPr>
        <w:t xml:space="preserve"> </w:t>
      </w:r>
      <w:r>
        <w:t>Document</w:t>
      </w:r>
      <w:r>
        <w:rPr>
          <w:spacing w:val="-11"/>
        </w:rPr>
        <w:t xml:space="preserve"> </w:t>
      </w:r>
      <w:r>
        <w:t>to</w:t>
      </w:r>
      <w:r>
        <w:rPr>
          <w:spacing w:val="-11"/>
        </w:rPr>
        <w:t xml:space="preserve"> </w:t>
      </w:r>
      <w:r>
        <w:t>you cannot be construed as consent to the proposed resale of said franchise and is subject to the Franchise Agreement</w:t>
      </w:r>
      <w:r>
        <w:rPr>
          <w:spacing w:val="-2"/>
        </w:rPr>
        <w:t xml:space="preserve"> </w:t>
      </w:r>
      <w:r>
        <w:t>of</w:t>
      </w:r>
      <w:r>
        <w:rPr>
          <w:spacing w:val="-2"/>
        </w:rPr>
        <w:t xml:space="preserve"> </w:t>
      </w:r>
      <w:r>
        <w:t>the</w:t>
      </w:r>
      <w:r>
        <w:rPr>
          <w:spacing w:val="-2"/>
        </w:rPr>
        <w:t xml:space="preserve"> </w:t>
      </w:r>
      <w:r>
        <w:t>selling</w:t>
      </w:r>
      <w:r>
        <w:rPr>
          <w:spacing w:val="-2"/>
        </w:rPr>
        <w:t xml:space="preserve"> </w:t>
      </w:r>
      <w:r>
        <w:t>franchisee</w:t>
      </w:r>
      <w:r>
        <w:rPr>
          <w:spacing w:val="-2"/>
        </w:rPr>
        <w:t xml:space="preserve"> </w:t>
      </w:r>
      <w:r>
        <w:t>and</w:t>
      </w:r>
      <w:r>
        <w:rPr>
          <w:spacing w:val="-2"/>
        </w:rPr>
        <w:t xml:space="preserve"> </w:t>
      </w:r>
      <w:r>
        <w:t>to</w:t>
      </w:r>
      <w:r>
        <w:rPr>
          <w:spacing w:val="-2"/>
        </w:rPr>
        <w:t xml:space="preserve"> </w:t>
      </w:r>
      <w:r>
        <w:t>compliance with</w:t>
      </w:r>
      <w:r>
        <w:rPr>
          <w:spacing w:val="-2"/>
        </w:rPr>
        <w:t xml:space="preserve"> </w:t>
      </w:r>
      <w:r>
        <w:t>the</w:t>
      </w:r>
      <w:r>
        <w:rPr>
          <w:spacing w:val="-2"/>
        </w:rPr>
        <w:t xml:space="preserve"> </w:t>
      </w:r>
      <w:r>
        <w:t>terms of</w:t>
      </w:r>
      <w:r>
        <w:rPr>
          <w:spacing w:val="-2"/>
        </w:rPr>
        <w:t xml:space="preserve"> </w:t>
      </w:r>
      <w:r>
        <w:t>the</w:t>
      </w:r>
      <w:r>
        <w:rPr>
          <w:spacing w:val="-2"/>
        </w:rPr>
        <w:t xml:space="preserve"> </w:t>
      </w:r>
      <w:r>
        <w:t>conditional</w:t>
      </w:r>
      <w:r>
        <w:rPr>
          <w:spacing w:val="-3"/>
        </w:rPr>
        <w:t xml:space="preserve"> </w:t>
      </w:r>
      <w:r>
        <w:t>consent</w:t>
      </w:r>
      <w:r>
        <w:rPr>
          <w:spacing w:val="-2"/>
        </w:rPr>
        <w:t xml:space="preserve"> </w:t>
      </w:r>
      <w:r>
        <w:t>issued</w:t>
      </w:r>
      <w:r>
        <w:rPr>
          <w:spacing w:val="-2"/>
        </w:rPr>
        <w:t xml:space="preserve"> </w:t>
      </w:r>
      <w:r>
        <w:t>by us</w:t>
      </w:r>
      <w:r>
        <w:rPr>
          <w:spacing w:val="-6"/>
        </w:rPr>
        <w:t xml:space="preserve"> </w:t>
      </w:r>
      <w:r>
        <w:t>and</w:t>
      </w:r>
      <w:r>
        <w:rPr>
          <w:spacing w:val="-6"/>
        </w:rPr>
        <w:t xml:space="preserve"> </w:t>
      </w:r>
      <w:r>
        <w:t>accepted</w:t>
      </w:r>
      <w:r>
        <w:rPr>
          <w:spacing w:val="-8"/>
        </w:rPr>
        <w:t xml:space="preserve"> </w:t>
      </w:r>
      <w:r>
        <w:t>by</w:t>
      </w:r>
      <w:r>
        <w:rPr>
          <w:spacing w:val="-6"/>
        </w:rPr>
        <w:t xml:space="preserve"> </w:t>
      </w:r>
      <w:r>
        <w:t>the</w:t>
      </w:r>
      <w:r>
        <w:rPr>
          <w:spacing w:val="-8"/>
        </w:rPr>
        <w:t xml:space="preserve"> </w:t>
      </w:r>
      <w:r>
        <w:t>selling</w:t>
      </w:r>
      <w:r>
        <w:rPr>
          <w:spacing w:val="-8"/>
        </w:rPr>
        <w:t xml:space="preserve"> </w:t>
      </w:r>
      <w:r>
        <w:t>franchisee.</w:t>
      </w:r>
      <w:r>
        <w:rPr>
          <w:spacing w:val="-8"/>
        </w:rPr>
        <w:t xml:space="preserve"> </w:t>
      </w:r>
      <w:r>
        <w:t>One</w:t>
      </w:r>
      <w:r>
        <w:rPr>
          <w:spacing w:val="-6"/>
        </w:rPr>
        <w:t xml:space="preserve"> </w:t>
      </w:r>
      <w:r>
        <w:t>of</w:t>
      </w:r>
      <w:r>
        <w:rPr>
          <w:spacing w:val="-8"/>
        </w:rPr>
        <w:t xml:space="preserve"> </w:t>
      </w:r>
      <w:r>
        <w:t>the</w:t>
      </w:r>
      <w:r>
        <w:rPr>
          <w:spacing w:val="-8"/>
        </w:rPr>
        <w:t xml:space="preserve"> </w:t>
      </w:r>
      <w:r>
        <w:t>conditions</w:t>
      </w:r>
      <w:r>
        <w:rPr>
          <w:spacing w:val="-7"/>
        </w:rPr>
        <w:t xml:space="preserve"> </w:t>
      </w:r>
      <w:r>
        <w:t>of</w:t>
      </w:r>
      <w:r>
        <w:rPr>
          <w:spacing w:val="-5"/>
        </w:rPr>
        <w:t xml:space="preserve"> </w:t>
      </w:r>
      <w:r>
        <w:t>the</w:t>
      </w:r>
      <w:r>
        <w:rPr>
          <w:spacing w:val="-8"/>
        </w:rPr>
        <w:t xml:space="preserve"> </w:t>
      </w:r>
      <w:r>
        <w:t>consent</w:t>
      </w:r>
      <w:r>
        <w:rPr>
          <w:spacing w:val="-5"/>
        </w:rPr>
        <w:t xml:space="preserve"> </w:t>
      </w:r>
      <w:r>
        <w:t>is</w:t>
      </w:r>
      <w:r>
        <w:rPr>
          <w:spacing w:val="-6"/>
        </w:rPr>
        <w:t xml:space="preserve"> </w:t>
      </w:r>
      <w:r>
        <w:t>that</w:t>
      </w:r>
      <w:r>
        <w:rPr>
          <w:spacing w:val="-8"/>
        </w:rPr>
        <w:t xml:space="preserve"> </w:t>
      </w:r>
      <w:r>
        <w:t>you</w:t>
      </w:r>
      <w:r>
        <w:rPr>
          <w:spacing w:val="-6"/>
        </w:rPr>
        <w:t xml:space="preserve"> </w:t>
      </w:r>
      <w:r>
        <w:t>will</w:t>
      </w:r>
      <w:r>
        <w:rPr>
          <w:spacing w:val="-6"/>
        </w:rPr>
        <w:t xml:space="preserve"> </w:t>
      </w:r>
      <w:r>
        <w:t>be</w:t>
      </w:r>
      <w:r>
        <w:rPr>
          <w:spacing w:val="-6"/>
        </w:rPr>
        <w:t xml:space="preserve"> </w:t>
      </w:r>
      <w:r>
        <w:t>approved as franchisee and that you will enter into our then-current form of Franchise Agreement and ancillary agreements that</w:t>
      </w:r>
      <w:r>
        <w:rPr>
          <w:spacing w:val="-2"/>
        </w:rPr>
        <w:t xml:space="preserve"> </w:t>
      </w:r>
      <w:r>
        <w:t>are attached as exhibits to this Disclosure</w:t>
      </w:r>
      <w:r>
        <w:rPr>
          <w:spacing w:val="-2"/>
        </w:rPr>
        <w:t xml:space="preserve"> </w:t>
      </w:r>
      <w:r>
        <w:t>Document,</w:t>
      </w:r>
      <w:r>
        <w:rPr>
          <w:spacing w:val="-1"/>
        </w:rPr>
        <w:t xml:space="preserve"> </w:t>
      </w:r>
      <w:r>
        <w:t>and these documents may contain different terms and conditions than the Franchise Agreement that may be less advantageous to you, as proposed buyer.</w:t>
      </w:r>
    </w:p>
    <w:p w14:paraId="061E1CBB" w14:textId="77777777" w:rsidR="00C811EF" w:rsidRDefault="00C811EF">
      <w:pPr>
        <w:pStyle w:val="BodyText"/>
        <w:kinsoku w:val="0"/>
        <w:overflowPunct w:val="0"/>
        <w:ind w:left="720" w:right="717"/>
        <w:jc w:val="both"/>
        <w:sectPr w:rsidR="00C811EF">
          <w:pgSz w:w="12240" w:h="15840"/>
          <w:pgMar w:top="400" w:right="720" w:bottom="1440" w:left="720" w:header="200" w:footer="1257" w:gutter="0"/>
          <w:cols w:space="720"/>
          <w:noEndnote/>
        </w:sectPr>
      </w:pPr>
    </w:p>
    <w:p w14:paraId="4C40E4CF" w14:textId="77777777" w:rsidR="00C811EF" w:rsidRDefault="00C811EF">
      <w:pPr>
        <w:pStyle w:val="BodyText"/>
        <w:kinsoku w:val="0"/>
        <w:overflowPunct w:val="0"/>
      </w:pPr>
    </w:p>
    <w:p w14:paraId="7096BFD9" w14:textId="77777777" w:rsidR="00C811EF" w:rsidRDefault="00C811EF">
      <w:pPr>
        <w:pStyle w:val="BodyText"/>
        <w:kinsoku w:val="0"/>
        <w:overflowPunct w:val="0"/>
      </w:pPr>
    </w:p>
    <w:p w14:paraId="624AE230" w14:textId="77777777" w:rsidR="00C811EF" w:rsidRDefault="00C811EF">
      <w:pPr>
        <w:pStyle w:val="BodyText"/>
        <w:kinsoku w:val="0"/>
        <w:overflowPunct w:val="0"/>
      </w:pPr>
    </w:p>
    <w:p w14:paraId="6DD43D1A" w14:textId="77777777" w:rsidR="00C811EF" w:rsidRDefault="00C811EF">
      <w:pPr>
        <w:pStyle w:val="BodyText"/>
        <w:kinsoku w:val="0"/>
        <w:overflowPunct w:val="0"/>
        <w:spacing w:before="119"/>
      </w:pPr>
    </w:p>
    <w:p w14:paraId="0238FD58" w14:textId="77777777" w:rsidR="00C811EF" w:rsidRDefault="00C811EF">
      <w:pPr>
        <w:pStyle w:val="BodyText"/>
        <w:kinsoku w:val="0"/>
        <w:overflowPunct w:val="0"/>
        <w:ind w:left="720"/>
        <w:rPr>
          <w:b/>
          <w:bCs/>
        </w:rPr>
      </w:pPr>
      <w:r>
        <w:rPr>
          <w:b/>
          <w:bCs/>
          <w:u w:val="thick"/>
        </w:rPr>
        <w:t>Note</w:t>
      </w:r>
      <w:r>
        <w:rPr>
          <w:b/>
          <w:bCs/>
          <w:spacing w:val="-7"/>
          <w:u w:val="thick"/>
        </w:rPr>
        <w:t xml:space="preserve"> </w:t>
      </w:r>
      <w:r>
        <w:rPr>
          <w:b/>
          <w:bCs/>
          <w:u w:val="thick"/>
        </w:rPr>
        <w:t>to</w:t>
      </w:r>
      <w:r>
        <w:rPr>
          <w:b/>
          <w:bCs/>
          <w:spacing w:val="-5"/>
          <w:u w:val="thick"/>
        </w:rPr>
        <w:t xml:space="preserve"> </w:t>
      </w:r>
      <w:r>
        <w:rPr>
          <w:b/>
          <w:bCs/>
          <w:u w:val="thick"/>
        </w:rPr>
        <w:t>Renewal</w:t>
      </w:r>
      <w:r>
        <w:rPr>
          <w:b/>
          <w:bCs/>
          <w:spacing w:val="-6"/>
          <w:u w:val="thick"/>
        </w:rPr>
        <w:t xml:space="preserve"> </w:t>
      </w:r>
      <w:r>
        <w:rPr>
          <w:b/>
          <w:bCs/>
          <w:spacing w:val="-2"/>
          <w:u w:val="thick"/>
        </w:rPr>
        <w:t>Franchisees</w:t>
      </w:r>
    </w:p>
    <w:p w14:paraId="5F5BC5D9" w14:textId="694375FA" w:rsidR="00C811EF" w:rsidRDefault="00C811EF">
      <w:pPr>
        <w:pStyle w:val="BodyText"/>
        <w:kinsoku w:val="0"/>
        <w:overflowPunct w:val="0"/>
        <w:spacing w:before="229"/>
        <w:ind w:left="720" w:right="718"/>
        <w:jc w:val="both"/>
        <w:rPr>
          <w:spacing w:val="-2"/>
        </w:rPr>
      </w:pPr>
      <w:r>
        <w:t>As</w:t>
      </w:r>
      <w:r>
        <w:rPr>
          <w:spacing w:val="-4"/>
        </w:rPr>
        <w:t xml:space="preserve"> </w:t>
      </w:r>
      <w:r>
        <w:t>upon</w:t>
      </w:r>
      <w:r>
        <w:rPr>
          <w:spacing w:val="-6"/>
        </w:rPr>
        <w:t xml:space="preserve"> </w:t>
      </w:r>
      <w:r>
        <w:t>renewal,</w:t>
      </w:r>
      <w:r>
        <w:rPr>
          <w:spacing w:val="-6"/>
        </w:rPr>
        <w:t xml:space="preserve"> </w:t>
      </w:r>
      <w:r>
        <w:t>you</w:t>
      </w:r>
      <w:r>
        <w:rPr>
          <w:spacing w:val="-3"/>
        </w:rPr>
        <w:t xml:space="preserve"> </w:t>
      </w:r>
      <w:r>
        <w:t>will</w:t>
      </w:r>
      <w:r>
        <w:rPr>
          <w:spacing w:val="-4"/>
        </w:rPr>
        <w:t xml:space="preserve"> </w:t>
      </w:r>
      <w:r>
        <w:t>have</w:t>
      </w:r>
      <w:r>
        <w:rPr>
          <w:spacing w:val="-6"/>
        </w:rPr>
        <w:t xml:space="preserve"> </w:t>
      </w:r>
      <w:r>
        <w:t>already</w:t>
      </w:r>
      <w:r>
        <w:rPr>
          <w:spacing w:val="-4"/>
        </w:rPr>
        <w:t xml:space="preserve"> </w:t>
      </w:r>
      <w:r>
        <w:t>established</w:t>
      </w:r>
      <w:r>
        <w:rPr>
          <w:spacing w:val="-5"/>
        </w:rPr>
        <w:t xml:space="preserve"> </w:t>
      </w:r>
      <w:r>
        <w:t>the</w:t>
      </w:r>
      <w:r>
        <w:rPr>
          <w:spacing w:val="-3"/>
        </w:rPr>
        <w:t xml:space="preserve"> </w:t>
      </w:r>
      <w:del w:id="385" w:author="Matthew Levine" w:date="2025-06-06T13:47:00Z" w16du:dateUtc="2025-06-06T17:47:00Z">
        <w:r w:rsidDel="00690989">
          <w:delText>Studio</w:delText>
        </w:r>
      </w:del>
      <w:ins w:id="386" w:author="Matthew Levine" w:date="2025-06-06T13:47:00Z" w16du:dateUtc="2025-06-06T17:47:00Z">
        <w:r w:rsidR="00690989">
          <w:t>[Premise Café]</w:t>
        </w:r>
      </w:ins>
      <w:r>
        <w:t>,</w:t>
      </w:r>
      <w:r>
        <w:rPr>
          <w:spacing w:val="-5"/>
        </w:rPr>
        <w:t xml:space="preserve"> </w:t>
      </w:r>
      <w:r>
        <w:t>you</w:t>
      </w:r>
      <w:r>
        <w:rPr>
          <w:spacing w:val="-5"/>
        </w:rPr>
        <w:t xml:space="preserve"> </w:t>
      </w:r>
      <w:r>
        <w:t>will</w:t>
      </w:r>
      <w:r>
        <w:rPr>
          <w:spacing w:val="-6"/>
        </w:rPr>
        <w:t xml:space="preserve"> </w:t>
      </w:r>
      <w:r>
        <w:t>not</w:t>
      </w:r>
      <w:r>
        <w:rPr>
          <w:spacing w:val="-5"/>
        </w:rPr>
        <w:t xml:space="preserve"> </w:t>
      </w:r>
      <w:r>
        <w:t>incur</w:t>
      </w:r>
      <w:r>
        <w:rPr>
          <w:spacing w:val="-4"/>
        </w:rPr>
        <w:t xml:space="preserve"> </w:t>
      </w:r>
      <w:proofErr w:type="gramStart"/>
      <w:r>
        <w:t>all</w:t>
      </w:r>
      <w:r>
        <w:rPr>
          <w:spacing w:val="-4"/>
        </w:rPr>
        <w:t xml:space="preserve"> </w:t>
      </w:r>
      <w:r>
        <w:t>of</w:t>
      </w:r>
      <w:proofErr w:type="gramEnd"/>
      <w:r>
        <w:rPr>
          <w:spacing w:val="-5"/>
        </w:rPr>
        <w:t xml:space="preserve"> </w:t>
      </w:r>
      <w:r>
        <w:t>the</w:t>
      </w:r>
      <w:r>
        <w:rPr>
          <w:spacing w:val="-6"/>
        </w:rPr>
        <w:t xml:space="preserve"> </w:t>
      </w:r>
      <w:r>
        <w:t>above</w:t>
      </w:r>
      <w:r>
        <w:rPr>
          <w:spacing w:val="-6"/>
        </w:rPr>
        <w:t xml:space="preserve"> </w:t>
      </w:r>
      <w:r>
        <w:t>estimated amounts.</w:t>
      </w:r>
      <w:r>
        <w:rPr>
          <w:spacing w:val="-6"/>
        </w:rPr>
        <w:t xml:space="preserve"> </w:t>
      </w:r>
      <w:r>
        <w:t>However,</w:t>
      </w:r>
      <w:r>
        <w:rPr>
          <w:spacing w:val="-4"/>
        </w:rPr>
        <w:t xml:space="preserve"> </w:t>
      </w:r>
      <w:r>
        <w:t>we</w:t>
      </w:r>
      <w:r>
        <w:rPr>
          <w:spacing w:val="-4"/>
        </w:rPr>
        <w:t xml:space="preserve"> </w:t>
      </w:r>
      <w:r>
        <w:t>may</w:t>
      </w:r>
      <w:r>
        <w:rPr>
          <w:spacing w:val="-5"/>
        </w:rPr>
        <w:t xml:space="preserve"> </w:t>
      </w:r>
      <w:r>
        <w:t>require</w:t>
      </w:r>
      <w:r>
        <w:rPr>
          <w:spacing w:val="-4"/>
        </w:rPr>
        <w:t xml:space="preserve"> </w:t>
      </w:r>
      <w:r>
        <w:t>you</w:t>
      </w:r>
      <w:r>
        <w:rPr>
          <w:spacing w:val="-6"/>
        </w:rPr>
        <w:t xml:space="preserve"> </w:t>
      </w:r>
      <w:r>
        <w:t>to</w:t>
      </w:r>
      <w:r>
        <w:rPr>
          <w:spacing w:val="-6"/>
        </w:rPr>
        <w:t xml:space="preserve"> </w:t>
      </w:r>
      <w:r>
        <w:t>renovate,</w:t>
      </w:r>
      <w:r>
        <w:rPr>
          <w:spacing w:val="-4"/>
        </w:rPr>
        <w:t xml:space="preserve"> </w:t>
      </w:r>
      <w:r>
        <w:t>modernize,</w:t>
      </w:r>
      <w:r>
        <w:rPr>
          <w:spacing w:val="-4"/>
        </w:rPr>
        <w:t xml:space="preserve"> </w:t>
      </w:r>
      <w:r>
        <w:t>remodel</w:t>
      </w:r>
      <w:r>
        <w:rPr>
          <w:spacing w:val="-6"/>
        </w:rPr>
        <w:t xml:space="preserve"> </w:t>
      </w:r>
      <w:r>
        <w:t>and</w:t>
      </w:r>
      <w:r>
        <w:rPr>
          <w:spacing w:val="-6"/>
        </w:rPr>
        <w:t xml:space="preserve"> </w:t>
      </w:r>
      <w:r>
        <w:t>refurbish</w:t>
      </w:r>
      <w:r>
        <w:rPr>
          <w:spacing w:val="-6"/>
        </w:rPr>
        <w:t xml:space="preserve"> </w:t>
      </w:r>
      <w:r>
        <w:t>the</w:t>
      </w:r>
      <w:r>
        <w:rPr>
          <w:spacing w:val="-4"/>
        </w:rPr>
        <w:t xml:space="preserve"> </w:t>
      </w:r>
      <w:del w:id="387" w:author="Matthew Levine" w:date="2025-06-06T13:47:00Z" w16du:dateUtc="2025-06-06T17:47:00Z">
        <w:r w:rsidDel="00690989">
          <w:delText>Studio</w:delText>
        </w:r>
      </w:del>
      <w:ins w:id="388" w:author="Matthew Levine" w:date="2025-06-06T13:47:00Z" w16du:dateUtc="2025-06-06T17:47:00Z">
        <w:r w:rsidR="00690989">
          <w:t>[Premise Café]</w:t>
        </w:r>
      </w:ins>
      <w:r>
        <w:rPr>
          <w:spacing w:val="-6"/>
        </w:rPr>
        <w:t xml:space="preserve"> </w:t>
      </w:r>
      <w:proofErr w:type="gramStart"/>
      <w:r>
        <w:t>so</w:t>
      </w:r>
      <w:r>
        <w:rPr>
          <w:spacing w:val="-4"/>
        </w:rPr>
        <w:t xml:space="preserve"> </w:t>
      </w:r>
      <w:r>
        <w:t>as</w:t>
      </w:r>
      <w:r>
        <w:rPr>
          <w:spacing w:val="-5"/>
        </w:rPr>
        <w:t xml:space="preserve"> </w:t>
      </w:r>
      <w:r>
        <w:t>to</w:t>
      </w:r>
      <w:proofErr w:type="gramEnd"/>
      <w:r>
        <w:t xml:space="preserve"> reflect</w:t>
      </w:r>
      <w:r>
        <w:rPr>
          <w:spacing w:val="-4"/>
        </w:rPr>
        <w:t xml:space="preserve"> </w:t>
      </w:r>
      <w:r>
        <w:t>and</w:t>
      </w:r>
      <w:r>
        <w:rPr>
          <w:spacing w:val="-4"/>
        </w:rPr>
        <w:t xml:space="preserve"> </w:t>
      </w:r>
      <w:r>
        <w:t>to</w:t>
      </w:r>
      <w:r>
        <w:rPr>
          <w:spacing w:val="-4"/>
        </w:rPr>
        <w:t xml:space="preserve"> </w:t>
      </w:r>
      <w:r>
        <w:t>comply</w:t>
      </w:r>
      <w:r>
        <w:rPr>
          <w:spacing w:val="-3"/>
        </w:rPr>
        <w:t xml:space="preserve"> </w:t>
      </w:r>
      <w:r>
        <w:t>with</w:t>
      </w:r>
      <w:r>
        <w:rPr>
          <w:spacing w:val="-4"/>
        </w:rPr>
        <w:t xml:space="preserve"> </w:t>
      </w:r>
      <w:r>
        <w:t>our</w:t>
      </w:r>
      <w:r>
        <w:rPr>
          <w:spacing w:val="-3"/>
        </w:rPr>
        <w:t xml:space="preserve"> </w:t>
      </w:r>
      <w:r>
        <w:t>then-current</w:t>
      </w:r>
      <w:r>
        <w:rPr>
          <w:spacing w:val="-4"/>
        </w:rPr>
        <w:t xml:space="preserve"> </w:t>
      </w:r>
      <w:r>
        <w:t>standards</w:t>
      </w:r>
      <w:r>
        <w:rPr>
          <w:spacing w:val="-3"/>
        </w:rPr>
        <w:t xml:space="preserve"> </w:t>
      </w:r>
      <w:r>
        <w:t>and</w:t>
      </w:r>
      <w:r>
        <w:rPr>
          <w:spacing w:val="-4"/>
        </w:rPr>
        <w:t xml:space="preserve"> </w:t>
      </w:r>
      <w:r>
        <w:t>image.</w:t>
      </w:r>
      <w:r>
        <w:rPr>
          <w:spacing w:val="-4"/>
        </w:rPr>
        <w:t xml:space="preserve"> </w:t>
      </w:r>
      <w:r>
        <w:t>The</w:t>
      </w:r>
      <w:r>
        <w:rPr>
          <w:spacing w:val="-4"/>
        </w:rPr>
        <w:t xml:space="preserve"> </w:t>
      </w:r>
      <w:r>
        <w:t>cost</w:t>
      </w:r>
      <w:r>
        <w:rPr>
          <w:spacing w:val="-4"/>
        </w:rPr>
        <w:t xml:space="preserve"> </w:t>
      </w:r>
      <w:r>
        <w:t>of</w:t>
      </w:r>
      <w:r>
        <w:rPr>
          <w:spacing w:val="-4"/>
        </w:rPr>
        <w:t xml:space="preserve"> </w:t>
      </w:r>
      <w:r>
        <w:t>such</w:t>
      </w:r>
      <w:r>
        <w:rPr>
          <w:spacing w:val="-2"/>
        </w:rPr>
        <w:t xml:space="preserve"> </w:t>
      </w:r>
      <w:r>
        <w:t>renovation,</w:t>
      </w:r>
      <w:r>
        <w:rPr>
          <w:spacing w:val="-4"/>
        </w:rPr>
        <w:t xml:space="preserve"> </w:t>
      </w:r>
      <w:proofErr w:type="spellStart"/>
      <w:r>
        <w:t>remodelling</w:t>
      </w:r>
      <w:proofErr w:type="spellEnd"/>
      <w:r>
        <w:t xml:space="preserve"> and</w:t>
      </w:r>
      <w:r>
        <w:rPr>
          <w:spacing w:val="-6"/>
        </w:rPr>
        <w:t xml:space="preserve"> </w:t>
      </w:r>
      <w:r>
        <w:t>refurbishing</w:t>
      </w:r>
      <w:r>
        <w:rPr>
          <w:spacing w:val="-6"/>
        </w:rPr>
        <w:t xml:space="preserve"> </w:t>
      </w:r>
      <w:r>
        <w:t>of</w:t>
      </w:r>
      <w:r>
        <w:rPr>
          <w:spacing w:val="-5"/>
        </w:rPr>
        <w:t xml:space="preserve"> </w:t>
      </w:r>
      <w:r>
        <w:t>the</w:t>
      </w:r>
      <w:r>
        <w:rPr>
          <w:spacing w:val="-6"/>
        </w:rPr>
        <w:t xml:space="preserve"> </w:t>
      </w:r>
      <w:del w:id="389" w:author="Matthew Levine" w:date="2025-06-06T13:47:00Z" w16du:dateUtc="2025-06-06T17:47:00Z">
        <w:r w:rsidDel="00690989">
          <w:delText>Studio</w:delText>
        </w:r>
      </w:del>
      <w:ins w:id="390" w:author="Matthew Levine" w:date="2025-06-06T13:47:00Z" w16du:dateUtc="2025-06-06T17:47:00Z">
        <w:r w:rsidR="00690989">
          <w:t>[Premise Café]</w:t>
        </w:r>
      </w:ins>
      <w:r>
        <w:rPr>
          <w:spacing w:val="-6"/>
        </w:rPr>
        <w:t xml:space="preserve"> </w:t>
      </w:r>
      <w:r>
        <w:t>will</w:t>
      </w:r>
      <w:r>
        <w:rPr>
          <w:spacing w:val="-6"/>
        </w:rPr>
        <w:t xml:space="preserve"> </w:t>
      </w:r>
      <w:r>
        <w:t>vary</w:t>
      </w:r>
      <w:r>
        <w:rPr>
          <w:spacing w:val="-6"/>
        </w:rPr>
        <w:t xml:space="preserve"> </w:t>
      </w:r>
      <w:r>
        <w:t>depending</w:t>
      </w:r>
      <w:r>
        <w:rPr>
          <w:spacing w:val="-6"/>
        </w:rPr>
        <w:t xml:space="preserve"> </w:t>
      </w:r>
      <w:r>
        <w:t>on</w:t>
      </w:r>
      <w:r>
        <w:rPr>
          <w:spacing w:val="-6"/>
        </w:rPr>
        <w:t xml:space="preserve"> </w:t>
      </w:r>
      <w:r>
        <w:t>the</w:t>
      </w:r>
      <w:r>
        <w:rPr>
          <w:spacing w:val="-8"/>
        </w:rPr>
        <w:t xml:space="preserve"> </w:t>
      </w:r>
      <w:r>
        <w:t>condition</w:t>
      </w:r>
      <w:r>
        <w:rPr>
          <w:spacing w:val="-8"/>
        </w:rPr>
        <w:t xml:space="preserve"> </w:t>
      </w:r>
      <w:r>
        <w:t>of</w:t>
      </w:r>
      <w:r>
        <w:rPr>
          <w:spacing w:val="-8"/>
        </w:rPr>
        <w:t xml:space="preserve"> </w:t>
      </w:r>
      <w:r>
        <w:t>the</w:t>
      </w:r>
      <w:r>
        <w:rPr>
          <w:spacing w:val="-6"/>
        </w:rPr>
        <w:t xml:space="preserve"> </w:t>
      </w:r>
      <w:del w:id="391" w:author="Matthew Levine" w:date="2025-06-06T13:47:00Z" w16du:dateUtc="2025-06-06T17:47:00Z">
        <w:r w:rsidDel="00690989">
          <w:delText>Studio</w:delText>
        </w:r>
      </w:del>
      <w:ins w:id="392" w:author="Matthew Levine" w:date="2025-06-06T13:47:00Z" w16du:dateUtc="2025-06-06T17:47:00Z">
        <w:r w:rsidR="00690989">
          <w:t>[Premise Café]</w:t>
        </w:r>
      </w:ins>
      <w:r>
        <w:rPr>
          <w:spacing w:val="-6"/>
        </w:rPr>
        <w:t xml:space="preserve"> </w:t>
      </w:r>
      <w:r>
        <w:t>and</w:t>
      </w:r>
      <w:r>
        <w:rPr>
          <w:spacing w:val="-8"/>
        </w:rPr>
        <w:t xml:space="preserve"> </w:t>
      </w:r>
      <w:r>
        <w:t>our</w:t>
      </w:r>
      <w:r>
        <w:rPr>
          <w:spacing w:val="-7"/>
        </w:rPr>
        <w:t xml:space="preserve"> </w:t>
      </w:r>
      <w:r>
        <w:t>assessment</w:t>
      </w:r>
      <w:r>
        <w:rPr>
          <w:spacing w:val="-5"/>
        </w:rPr>
        <w:t xml:space="preserve"> </w:t>
      </w:r>
      <w:r>
        <w:t>of</w:t>
      </w:r>
      <w:r>
        <w:rPr>
          <w:spacing w:val="-8"/>
        </w:rPr>
        <w:t xml:space="preserve"> </w:t>
      </w:r>
      <w:r>
        <w:t xml:space="preserve">the renovations which need to be made to bring the </w:t>
      </w:r>
      <w:del w:id="393" w:author="Matthew Levine" w:date="2025-06-06T13:47:00Z" w16du:dateUtc="2025-06-06T17:47:00Z">
        <w:r w:rsidDel="00690989">
          <w:delText>Studio</w:delText>
        </w:r>
      </w:del>
      <w:ins w:id="394" w:author="Matthew Levine" w:date="2025-06-06T13:47:00Z" w16du:dateUtc="2025-06-06T17:47:00Z">
        <w:r w:rsidR="00690989">
          <w:t>[Premise Café]</w:t>
        </w:r>
      </w:ins>
      <w:r>
        <w:t xml:space="preserve"> up to date with our then-current standards and </w:t>
      </w:r>
      <w:r>
        <w:rPr>
          <w:spacing w:val="-2"/>
        </w:rPr>
        <w:t>image.</w:t>
      </w:r>
    </w:p>
    <w:p w14:paraId="5EC20E78" w14:textId="77777777" w:rsidR="00C811EF" w:rsidRDefault="00C811EF">
      <w:pPr>
        <w:pStyle w:val="BodyText"/>
        <w:kinsoku w:val="0"/>
        <w:overflowPunct w:val="0"/>
      </w:pPr>
    </w:p>
    <w:p w14:paraId="55B1ED01" w14:textId="77777777" w:rsidR="00C811EF" w:rsidRDefault="00C811EF">
      <w:pPr>
        <w:pStyle w:val="BodyText"/>
        <w:kinsoku w:val="0"/>
        <w:overflowPunct w:val="0"/>
        <w:spacing w:before="1"/>
        <w:ind w:left="720"/>
        <w:jc w:val="both"/>
        <w:rPr>
          <w:b/>
          <w:bCs/>
        </w:rPr>
      </w:pPr>
      <w:r>
        <w:rPr>
          <w:b/>
          <w:bCs/>
          <w:u w:val="thick"/>
        </w:rPr>
        <w:t>Miscellaneous</w:t>
      </w:r>
      <w:r>
        <w:rPr>
          <w:b/>
          <w:bCs/>
          <w:spacing w:val="-10"/>
          <w:u w:val="thick"/>
        </w:rPr>
        <w:t xml:space="preserve"> </w:t>
      </w:r>
      <w:r>
        <w:rPr>
          <w:b/>
          <w:bCs/>
          <w:u w:val="thick"/>
        </w:rPr>
        <w:t>Comments</w:t>
      </w:r>
      <w:r>
        <w:rPr>
          <w:b/>
          <w:bCs/>
          <w:spacing w:val="-10"/>
          <w:u w:val="thick"/>
        </w:rPr>
        <w:t xml:space="preserve"> </w:t>
      </w:r>
      <w:r>
        <w:rPr>
          <w:b/>
          <w:bCs/>
          <w:u w:val="thick"/>
        </w:rPr>
        <w:t>and</w:t>
      </w:r>
      <w:r>
        <w:rPr>
          <w:b/>
          <w:bCs/>
          <w:spacing w:val="-9"/>
          <w:u w:val="thick"/>
        </w:rPr>
        <w:t xml:space="preserve"> </w:t>
      </w:r>
      <w:r>
        <w:rPr>
          <w:b/>
          <w:bCs/>
          <w:spacing w:val="-2"/>
          <w:u w:val="thick"/>
        </w:rPr>
        <w:t>Disclaimers.</w:t>
      </w:r>
    </w:p>
    <w:p w14:paraId="25DE3048" w14:textId="77777777" w:rsidR="00C811EF" w:rsidRDefault="00C811EF">
      <w:pPr>
        <w:pStyle w:val="BodyText"/>
        <w:kinsoku w:val="0"/>
        <w:overflowPunct w:val="0"/>
        <w:rPr>
          <w:b/>
          <w:bCs/>
        </w:rPr>
      </w:pPr>
    </w:p>
    <w:p w14:paraId="57EF09BB" w14:textId="77777777" w:rsidR="00C811EF" w:rsidRDefault="00C811EF">
      <w:pPr>
        <w:pStyle w:val="ListParagraph"/>
        <w:numPr>
          <w:ilvl w:val="0"/>
          <w:numId w:val="98"/>
        </w:numPr>
        <w:tabs>
          <w:tab w:val="left" w:pos="1078"/>
        </w:tabs>
        <w:kinsoku w:val="0"/>
        <w:overflowPunct w:val="0"/>
        <w:ind w:left="1078" w:hanging="358"/>
        <w:jc w:val="left"/>
        <w:rPr>
          <w:spacing w:val="-2"/>
          <w:sz w:val="20"/>
          <w:szCs w:val="20"/>
        </w:rPr>
      </w:pPr>
      <w:r>
        <w:rPr>
          <w:sz w:val="20"/>
          <w:szCs w:val="20"/>
        </w:rPr>
        <w:t>The</w:t>
      </w:r>
      <w:r>
        <w:rPr>
          <w:spacing w:val="-7"/>
          <w:sz w:val="20"/>
          <w:szCs w:val="20"/>
        </w:rPr>
        <w:t xml:space="preserve"> </w:t>
      </w:r>
      <w:r>
        <w:rPr>
          <w:sz w:val="20"/>
          <w:szCs w:val="20"/>
        </w:rPr>
        <w:t>refundability</w:t>
      </w:r>
      <w:r>
        <w:rPr>
          <w:spacing w:val="-4"/>
          <w:sz w:val="20"/>
          <w:szCs w:val="20"/>
        </w:rPr>
        <w:t xml:space="preserve"> </w:t>
      </w:r>
      <w:r>
        <w:rPr>
          <w:sz w:val="20"/>
          <w:szCs w:val="20"/>
        </w:rPr>
        <w:t>of</w:t>
      </w:r>
      <w:r>
        <w:rPr>
          <w:spacing w:val="-6"/>
          <w:sz w:val="20"/>
          <w:szCs w:val="20"/>
        </w:rPr>
        <w:t xml:space="preserve"> </w:t>
      </w:r>
      <w:r>
        <w:rPr>
          <w:sz w:val="20"/>
          <w:szCs w:val="20"/>
        </w:rPr>
        <w:t>payments</w:t>
      </w:r>
      <w:r>
        <w:rPr>
          <w:spacing w:val="-5"/>
          <w:sz w:val="20"/>
          <w:szCs w:val="20"/>
        </w:rPr>
        <w:t xml:space="preserve"> </w:t>
      </w:r>
      <w:r>
        <w:rPr>
          <w:sz w:val="20"/>
          <w:szCs w:val="20"/>
        </w:rPr>
        <w:t>is</w:t>
      </w:r>
      <w:r>
        <w:rPr>
          <w:spacing w:val="-6"/>
          <w:sz w:val="20"/>
          <w:szCs w:val="20"/>
        </w:rPr>
        <w:t xml:space="preserve"> </w:t>
      </w:r>
      <w:r>
        <w:rPr>
          <w:sz w:val="20"/>
          <w:szCs w:val="20"/>
        </w:rPr>
        <w:t>up</w:t>
      </w:r>
      <w:r>
        <w:rPr>
          <w:spacing w:val="-5"/>
          <w:sz w:val="20"/>
          <w:szCs w:val="20"/>
        </w:rPr>
        <w:t xml:space="preserve"> </w:t>
      </w:r>
      <w:r>
        <w:rPr>
          <w:sz w:val="20"/>
          <w:szCs w:val="20"/>
        </w:rPr>
        <w:t>to</w:t>
      </w:r>
      <w:r>
        <w:rPr>
          <w:spacing w:val="-6"/>
          <w:sz w:val="20"/>
          <w:szCs w:val="20"/>
        </w:rPr>
        <w:t xml:space="preserve"> </w:t>
      </w:r>
      <w:r>
        <w:rPr>
          <w:sz w:val="20"/>
          <w:szCs w:val="20"/>
        </w:rPr>
        <w:t>the</w:t>
      </w:r>
      <w:r>
        <w:rPr>
          <w:spacing w:val="-5"/>
          <w:sz w:val="20"/>
          <w:szCs w:val="20"/>
        </w:rPr>
        <w:t xml:space="preserve"> </w:t>
      </w:r>
      <w:r>
        <w:rPr>
          <w:sz w:val="20"/>
          <w:szCs w:val="20"/>
        </w:rPr>
        <w:t>individual</w:t>
      </w:r>
      <w:r>
        <w:rPr>
          <w:spacing w:val="-7"/>
          <w:sz w:val="20"/>
          <w:szCs w:val="20"/>
        </w:rPr>
        <w:t xml:space="preserve"> </w:t>
      </w:r>
      <w:r>
        <w:rPr>
          <w:sz w:val="20"/>
          <w:szCs w:val="20"/>
        </w:rPr>
        <w:t>vendors</w:t>
      </w:r>
      <w:r>
        <w:rPr>
          <w:spacing w:val="-5"/>
          <w:sz w:val="20"/>
          <w:szCs w:val="20"/>
        </w:rPr>
        <w:t xml:space="preserve"> </w:t>
      </w:r>
      <w:r>
        <w:rPr>
          <w:sz w:val="20"/>
          <w:szCs w:val="20"/>
        </w:rPr>
        <w:t>with</w:t>
      </w:r>
      <w:r>
        <w:rPr>
          <w:spacing w:val="-5"/>
          <w:sz w:val="20"/>
          <w:szCs w:val="20"/>
        </w:rPr>
        <w:t xml:space="preserve"> </w:t>
      </w:r>
      <w:r>
        <w:rPr>
          <w:sz w:val="20"/>
          <w:szCs w:val="20"/>
        </w:rPr>
        <w:t>whom</w:t>
      </w:r>
      <w:r>
        <w:rPr>
          <w:spacing w:val="-6"/>
          <w:sz w:val="20"/>
          <w:szCs w:val="20"/>
        </w:rPr>
        <w:t xml:space="preserve"> </w:t>
      </w:r>
      <w:r>
        <w:rPr>
          <w:sz w:val="20"/>
          <w:szCs w:val="20"/>
        </w:rPr>
        <w:t>you</w:t>
      </w:r>
      <w:r>
        <w:rPr>
          <w:spacing w:val="-8"/>
          <w:sz w:val="20"/>
          <w:szCs w:val="20"/>
        </w:rPr>
        <w:t xml:space="preserve"> </w:t>
      </w:r>
      <w:r>
        <w:rPr>
          <w:spacing w:val="-2"/>
          <w:sz w:val="20"/>
          <w:szCs w:val="20"/>
        </w:rPr>
        <w:t>contract.</w:t>
      </w:r>
    </w:p>
    <w:p w14:paraId="08552108" w14:textId="77777777" w:rsidR="00C811EF" w:rsidRDefault="00C811EF">
      <w:pPr>
        <w:pStyle w:val="BodyText"/>
        <w:kinsoku w:val="0"/>
        <w:overflowPunct w:val="0"/>
        <w:spacing w:before="1"/>
      </w:pPr>
    </w:p>
    <w:p w14:paraId="44E0D811" w14:textId="43B6B553" w:rsidR="00C811EF" w:rsidRDefault="00C811EF">
      <w:pPr>
        <w:pStyle w:val="ListParagraph"/>
        <w:numPr>
          <w:ilvl w:val="0"/>
          <w:numId w:val="98"/>
        </w:numPr>
        <w:tabs>
          <w:tab w:val="left" w:pos="1080"/>
        </w:tabs>
        <w:kinsoku w:val="0"/>
        <w:overflowPunct w:val="0"/>
        <w:ind w:right="720"/>
        <w:rPr>
          <w:sz w:val="20"/>
          <w:szCs w:val="20"/>
        </w:rPr>
      </w:pPr>
      <w:r>
        <w:rPr>
          <w:sz w:val="20"/>
          <w:szCs w:val="20"/>
        </w:rPr>
        <w:t>No</w:t>
      </w:r>
      <w:r>
        <w:rPr>
          <w:spacing w:val="-14"/>
          <w:sz w:val="20"/>
          <w:szCs w:val="20"/>
        </w:rPr>
        <w:t xml:space="preserve"> </w:t>
      </w:r>
      <w:r>
        <w:rPr>
          <w:sz w:val="20"/>
          <w:szCs w:val="20"/>
        </w:rPr>
        <w:t>allowance</w:t>
      </w:r>
      <w:r>
        <w:rPr>
          <w:spacing w:val="-14"/>
          <w:sz w:val="20"/>
          <w:szCs w:val="20"/>
        </w:rPr>
        <w:t xml:space="preserve"> </w:t>
      </w:r>
      <w:r>
        <w:rPr>
          <w:sz w:val="20"/>
          <w:szCs w:val="20"/>
        </w:rPr>
        <w:t>has</w:t>
      </w:r>
      <w:r>
        <w:rPr>
          <w:spacing w:val="-14"/>
          <w:sz w:val="20"/>
          <w:szCs w:val="20"/>
        </w:rPr>
        <w:t xml:space="preserve"> </w:t>
      </w:r>
      <w:r>
        <w:rPr>
          <w:sz w:val="20"/>
          <w:szCs w:val="20"/>
        </w:rPr>
        <w:t>been</w:t>
      </w:r>
      <w:r>
        <w:rPr>
          <w:spacing w:val="-14"/>
          <w:sz w:val="20"/>
          <w:szCs w:val="20"/>
        </w:rPr>
        <w:t xml:space="preserve"> </w:t>
      </w:r>
      <w:r>
        <w:rPr>
          <w:sz w:val="20"/>
          <w:szCs w:val="20"/>
        </w:rPr>
        <w:t>made</w:t>
      </w:r>
      <w:r>
        <w:rPr>
          <w:spacing w:val="-14"/>
          <w:sz w:val="20"/>
          <w:szCs w:val="20"/>
        </w:rPr>
        <w:t xml:space="preserve"> </w:t>
      </w:r>
      <w:r>
        <w:rPr>
          <w:sz w:val="20"/>
          <w:szCs w:val="20"/>
        </w:rPr>
        <w:t>in</w:t>
      </w:r>
      <w:r>
        <w:rPr>
          <w:spacing w:val="-14"/>
          <w:sz w:val="20"/>
          <w:szCs w:val="20"/>
        </w:rPr>
        <w:t xml:space="preserve"> </w:t>
      </w:r>
      <w:r>
        <w:rPr>
          <w:sz w:val="20"/>
          <w:szCs w:val="20"/>
        </w:rPr>
        <w:t>this</w:t>
      </w:r>
      <w:r>
        <w:rPr>
          <w:spacing w:val="-14"/>
          <w:sz w:val="20"/>
          <w:szCs w:val="20"/>
        </w:rPr>
        <w:t xml:space="preserve"> </w:t>
      </w:r>
      <w:r>
        <w:rPr>
          <w:sz w:val="20"/>
          <w:szCs w:val="20"/>
        </w:rPr>
        <w:t>table</w:t>
      </w:r>
      <w:r>
        <w:rPr>
          <w:spacing w:val="-14"/>
          <w:sz w:val="20"/>
          <w:szCs w:val="20"/>
        </w:rPr>
        <w:t xml:space="preserve"> </w:t>
      </w:r>
      <w:r>
        <w:rPr>
          <w:sz w:val="20"/>
          <w:szCs w:val="20"/>
        </w:rPr>
        <w:t>for</w:t>
      </w:r>
      <w:r>
        <w:rPr>
          <w:spacing w:val="-14"/>
          <w:sz w:val="20"/>
          <w:szCs w:val="20"/>
        </w:rPr>
        <w:t xml:space="preserve"> </w:t>
      </w:r>
      <w:r>
        <w:rPr>
          <w:sz w:val="20"/>
          <w:szCs w:val="20"/>
        </w:rPr>
        <w:t>any</w:t>
      </w:r>
      <w:r>
        <w:rPr>
          <w:spacing w:val="-13"/>
          <w:sz w:val="20"/>
          <w:szCs w:val="20"/>
        </w:rPr>
        <w:t xml:space="preserve"> </w:t>
      </w:r>
      <w:r>
        <w:rPr>
          <w:sz w:val="20"/>
          <w:szCs w:val="20"/>
        </w:rPr>
        <w:t>principal</w:t>
      </w:r>
      <w:r>
        <w:rPr>
          <w:spacing w:val="-14"/>
          <w:sz w:val="20"/>
          <w:szCs w:val="20"/>
        </w:rPr>
        <w:t xml:space="preserve"> </w:t>
      </w:r>
      <w:r>
        <w:rPr>
          <w:sz w:val="20"/>
          <w:szCs w:val="20"/>
        </w:rPr>
        <w:t>or</w:t>
      </w:r>
      <w:r>
        <w:rPr>
          <w:spacing w:val="-14"/>
          <w:sz w:val="20"/>
          <w:szCs w:val="20"/>
        </w:rPr>
        <w:t xml:space="preserve"> </w:t>
      </w:r>
      <w:r>
        <w:rPr>
          <w:sz w:val="20"/>
          <w:szCs w:val="20"/>
        </w:rPr>
        <w:t>interest</w:t>
      </w:r>
      <w:r>
        <w:rPr>
          <w:spacing w:val="-14"/>
          <w:sz w:val="20"/>
          <w:szCs w:val="20"/>
        </w:rPr>
        <w:t xml:space="preserve"> </w:t>
      </w:r>
      <w:r>
        <w:rPr>
          <w:sz w:val="20"/>
          <w:szCs w:val="20"/>
        </w:rPr>
        <w:t>expenses</w:t>
      </w:r>
      <w:r>
        <w:rPr>
          <w:spacing w:val="-14"/>
          <w:sz w:val="20"/>
          <w:szCs w:val="20"/>
        </w:rPr>
        <w:t xml:space="preserve"> </w:t>
      </w:r>
      <w:r>
        <w:rPr>
          <w:sz w:val="20"/>
          <w:szCs w:val="20"/>
        </w:rPr>
        <w:t>required</w:t>
      </w:r>
      <w:r>
        <w:rPr>
          <w:spacing w:val="-14"/>
          <w:sz w:val="20"/>
          <w:szCs w:val="20"/>
        </w:rPr>
        <w:t xml:space="preserve"> </w:t>
      </w:r>
      <w:r>
        <w:rPr>
          <w:sz w:val="20"/>
          <w:szCs w:val="20"/>
        </w:rPr>
        <w:t>for</w:t>
      </w:r>
      <w:r>
        <w:rPr>
          <w:spacing w:val="-14"/>
          <w:sz w:val="20"/>
          <w:szCs w:val="20"/>
        </w:rPr>
        <w:t xml:space="preserve"> </w:t>
      </w:r>
      <w:r>
        <w:rPr>
          <w:sz w:val="20"/>
          <w:szCs w:val="20"/>
        </w:rPr>
        <w:t>the</w:t>
      </w:r>
      <w:r>
        <w:rPr>
          <w:spacing w:val="-14"/>
          <w:sz w:val="20"/>
          <w:szCs w:val="20"/>
        </w:rPr>
        <w:t xml:space="preserve"> </w:t>
      </w:r>
      <w:r>
        <w:rPr>
          <w:sz w:val="20"/>
          <w:szCs w:val="20"/>
        </w:rPr>
        <w:t xml:space="preserve">opening of the </w:t>
      </w:r>
      <w:del w:id="395" w:author="Matthew Levine" w:date="2025-06-06T13:47:00Z" w16du:dateUtc="2025-06-06T17:47:00Z">
        <w:r w:rsidDel="00690989">
          <w:rPr>
            <w:sz w:val="20"/>
            <w:szCs w:val="20"/>
          </w:rPr>
          <w:delText>Studio</w:delText>
        </w:r>
      </w:del>
      <w:ins w:id="396" w:author="Matthew Levine" w:date="2025-06-06T13:47:00Z" w16du:dateUtc="2025-06-06T17:47:00Z">
        <w:r w:rsidR="00690989">
          <w:rPr>
            <w:sz w:val="20"/>
            <w:szCs w:val="20"/>
          </w:rPr>
          <w:t>[Premise Café]</w:t>
        </w:r>
      </w:ins>
      <w:r>
        <w:rPr>
          <w:sz w:val="20"/>
          <w:szCs w:val="20"/>
        </w:rPr>
        <w:t>.</w:t>
      </w:r>
      <w:r>
        <w:rPr>
          <w:spacing w:val="40"/>
          <w:sz w:val="20"/>
          <w:szCs w:val="20"/>
        </w:rPr>
        <w:t xml:space="preserve"> </w:t>
      </w:r>
      <w:r>
        <w:rPr>
          <w:sz w:val="20"/>
          <w:szCs w:val="20"/>
        </w:rPr>
        <w:t xml:space="preserve">The need for this type of expense will vary with the terms of any financing you get in connection with the </w:t>
      </w:r>
      <w:del w:id="397" w:author="Matthew Levine" w:date="2025-06-06T13:47:00Z" w16du:dateUtc="2025-06-06T17:47:00Z">
        <w:r w:rsidDel="00690989">
          <w:rPr>
            <w:sz w:val="20"/>
            <w:szCs w:val="20"/>
          </w:rPr>
          <w:delText>Studio</w:delText>
        </w:r>
      </w:del>
      <w:ins w:id="398" w:author="Matthew Levine" w:date="2025-06-06T13:47:00Z" w16du:dateUtc="2025-06-06T17:47:00Z">
        <w:r w:rsidR="00690989">
          <w:rPr>
            <w:sz w:val="20"/>
            <w:szCs w:val="20"/>
          </w:rPr>
          <w:t>[Premise Café]</w:t>
        </w:r>
      </w:ins>
      <w:r>
        <w:rPr>
          <w:sz w:val="20"/>
          <w:szCs w:val="20"/>
        </w:rPr>
        <w:t>.</w:t>
      </w:r>
    </w:p>
    <w:p w14:paraId="00CDEBCE" w14:textId="77777777" w:rsidR="00C811EF" w:rsidRDefault="00C811EF">
      <w:pPr>
        <w:pStyle w:val="ListParagraph"/>
        <w:numPr>
          <w:ilvl w:val="0"/>
          <w:numId w:val="98"/>
        </w:numPr>
        <w:tabs>
          <w:tab w:val="left" w:pos="1080"/>
        </w:tabs>
        <w:kinsoku w:val="0"/>
        <w:overflowPunct w:val="0"/>
        <w:spacing w:before="229"/>
        <w:ind w:right="720"/>
        <w:rPr>
          <w:sz w:val="20"/>
          <w:szCs w:val="20"/>
        </w:rPr>
      </w:pPr>
      <w:r>
        <w:rPr>
          <w:sz w:val="20"/>
          <w:szCs w:val="20"/>
        </w:rPr>
        <w:t>We relied on our Affiliates’ experience to compile these estimates. You should review these figures carefully with a business advisor before making any decision to purchase the franchise.</w:t>
      </w:r>
    </w:p>
    <w:p w14:paraId="76DBF953" w14:textId="77777777" w:rsidR="00C811EF" w:rsidRDefault="00C811EF">
      <w:pPr>
        <w:pStyle w:val="ListParagraph"/>
        <w:numPr>
          <w:ilvl w:val="0"/>
          <w:numId w:val="98"/>
        </w:numPr>
        <w:tabs>
          <w:tab w:val="left" w:pos="1080"/>
        </w:tabs>
        <w:kinsoku w:val="0"/>
        <w:overflowPunct w:val="0"/>
        <w:spacing w:before="229"/>
        <w:ind w:right="721"/>
        <w:rPr>
          <w:sz w:val="20"/>
          <w:szCs w:val="20"/>
        </w:rPr>
      </w:pPr>
      <w:r>
        <w:rPr>
          <w:sz w:val="20"/>
          <w:szCs w:val="20"/>
        </w:rPr>
        <w:t>We</w:t>
      </w:r>
      <w:r>
        <w:rPr>
          <w:spacing w:val="-2"/>
          <w:sz w:val="20"/>
          <w:szCs w:val="20"/>
        </w:rPr>
        <w:t xml:space="preserve"> </w:t>
      </w:r>
      <w:r>
        <w:rPr>
          <w:sz w:val="20"/>
          <w:szCs w:val="20"/>
        </w:rPr>
        <w:t>do</w:t>
      </w:r>
      <w:r>
        <w:rPr>
          <w:spacing w:val="-2"/>
          <w:sz w:val="20"/>
          <w:szCs w:val="20"/>
        </w:rPr>
        <w:t xml:space="preserve"> </w:t>
      </w:r>
      <w:r>
        <w:rPr>
          <w:sz w:val="20"/>
          <w:szCs w:val="20"/>
        </w:rPr>
        <w:t>not</w:t>
      </w:r>
      <w:r>
        <w:rPr>
          <w:spacing w:val="-2"/>
          <w:sz w:val="20"/>
          <w:szCs w:val="20"/>
        </w:rPr>
        <w:t xml:space="preserve"> </w:t>
      </w:r>
      <w:r>
        <w:rPr>
          <w:sz w:val="20"/>
          <w:szCs w:val="20"/>
        </w:rPr>
        <w:t>ordinarily</w:t>
      </w:r>
      <w:r>
        <w:rPr>
          <w:spacing w:val="-3"/>
          <w:sz w:val="20"/>
          <w:szCs w:val="20"/>
        </w:rPr>
        <w:t xml:space="preserve"> </w:t>
      </w:r>
      <w:r>
        <w:rPr>
          <w:sz w:val="20"/>
          <w:szCs w:val="20"/>
        </w:rPr>
        <w:t>offer</w:t>
      </w:r>
      <w:r>
        <w:rPr>
          <w:spacing w:val="-3"/>
          <w:sz w:val="20"/>
          <w:szCs w:val="20"/>
        </w:rPr>
        <w:t xml:space="preserve"> </w:t>
      </w:r>
      <w:r>
        <w:rPr>
          <w:sz w:val="20"/>
          <w:szCs w:val="20"/>
        </w:rPr>
        <w:t>direct</w:t>
      </w:r>
      <w:r>
        <w:rPr>
          <w:spacing w:val="-4"/>
          <w:sz w:val="20"/>
          <w:szCs w:val="20"/>
        </w:rPr>
        <w:t xml:space="preserve"> </w:t>
      </w:r>
      <w:r>
        <w:rPr>
          <w:sz w:val="20"/>
          <w:szCs w:val="20"/>
        </w:rPr>
        <w:t>or</w:t>
      </w:r>
      <w:r>
        <w:rPr>
          <w:spacing w:val="-3"/>
          <w:sz w:val="20"/>
          <w:szCs w:val="20"/>
        </w:rPr>
        <w:t xml:space="preserve"> </w:t>
      </w:r>
      <w:r>
        <w:rPr>
          <w:sz w:val="20"/>
          <w:szCs w:val="20"/>
        </w:rPr>
        <w:t>indirect</w:t>
      </w:r>
      <w:r>
        <w:rPr>
          <w:spacing w:val="-4"/>
          <w:sz w:val="20"/>
          <w:szCs w:val="20"/>
        </w:rPr>
        <w:t xml:space="preserve"> </w:t>
      </w:r>
      <w:r>
        <w:rPr>
          <w:sz w:val="20"/>
          <w:szCs w:val="20"/>
        </w:rPr>
        <w:t>financing</w:t>
      </w:r>
      <w:r>
        <w:rPr>
          <w:spacing w:val="-2"/>
          <w:sz w:val="20"/>
          <w:szCs w:val="20"/>
        </w:rPr>
        <w:t xml:space="preserve"> </w:t>
      </w:r>
      <w:r>
        <w:rPr>
          <w:sz w:val="20"/>
          <w:szCs w:val="20"/>
        </w:rPr>
        <w:t>to</w:t>
      </w:r>
      <w:r>
        <w:rPr>
          <w:spacing w:val="-2"/>
          <w:sz w:val="20"/>
          <w:szCs w:val="20"/>
        </w:rPr>
        <w:t xml:space="preserve"> </w:t>
      </w:r>
      <w:r>
        <w:rPr>
          <w:sz w:val="20"/>
          <w:szCs w:val="20"/>
        </w:rPr>
        <w:t>our</w:t>
      </w:r>
      <w:r>
        <w:rPr>
          <w:spacing w:val="-3"/>
          <w:sz w:val="20"/>
          <w:szCs w:val="20"/>
        </w:rPr>
        <w:t xml:space="preserve"> </w:t>
      </w:r>
      <w:r>
        <w:rPr>
          <w:sz w:val="20"/>
          <w:szCs w:val="20"/>
        </w:rPr>
        <w:t>franchisees</w:t>
      </w:r>
      <w:r>
        <w:rPr>
          <w:spacing w:val="-3"/>
          <w:sz w:val="20"/>
          <w:szCs w:val="20"/>
        </w:rPr>
        <w:t xml:space="preserve"> </w:t>
      </w:r>
      <w:r>
        <w:rPr>
          <w:sz w:val="20"/>
          <w:szCs w:val="20"/>
        </w:rPr>
        <w:t>(See</w:t>
      </w:r>
      <w:r>
        <w:rPr>
          <w:spacing w:val="-2"/>
          <w:sz w:val="20"/>
          <w:szCs w:val="20"/>
        </w:rPr>
        <w:t xml:space="preserve"> </w:t>
      </w:r>
      <w:r>
        <w:rPr>
          <w:sz w:val="20"/>
          <w:szCs w:val="20"/>
        </w:rPr>
        <w:t>Item</w:t>
      </w:r>
      <w:r>
        <w:rPr>
          <w:spacing w:val="-2"/>
          <w:sz w:val="20"/>
          <w:szCs w:val="20"/>
        </w:rPr>
        <w:t xml:space="preserve"> </w:t>
      </w:r>
      <w:r>
        <w:rPr>
          <w:sz w:val="20"/>
          <w:szCs w:val="20"/>
        </w:rPr>
        <w:t>14</w:t>
      </w:r>
      <w:r>
        <w:rPr>
          <w:spacing w:val="-4"/>
          <w:sz w:val="20"/>
          <w:szCs w:val="20"/>
        </w:rPr>
        <w:t xml:space="preserve"> </w:t>
      </w:r>
      <w:r>
        <w:rPr>
          <w:sz w:val="20"/>
          <w:szCs w:val="20"/>
        </w:rPr>
        <w:t>of</w:t>
      </w:r>
      <w:r>
        <w:rPr>
          <w:spacing w:val="-4"/>
          <w:sz w:val="20"/>
          <w:szCs w:val="20"/>
        </w:rPr>
        <w:t xml:space="preserve"> </w:t>
      </w:r>
      <w:r>
        <w:rPr>
          <w:sz w:val="20"/>
          <w:szCs w:val="20"/>
        </w:rPr>
        <w:t>this</w:t>
      </w:r>
      <w:r>
        <w:rPr>
          <w:spacing w:val="-3"/>
          <w:sz w:val="20"/>
          <w:szCs w:val="20"/>
        </w:rPr>
        <w:t xml:space="preserve"> </w:t>
      </w:r>
      <w:r>
        <w:rPr>
          <w:sz w:val="20"/>
          <w:szCs w:val="20"/>
        </w:rPr>
        <w:t>Disclosure Document). These estimates do not include the cost to you of any financing that may be required to establish your franchise.</w:t>
      </w:r>
    </w:p>
    <w:p w14:paraId="6FF8EDE5" w14:textId="77777777" w:rsidR="00C811EF" w:rsidRDefault="00C811EF">
      <w:pPr>
        <w:pStyle w:val="BodyText"/>
        <w:kinsoku w:val="0"/>
        <w:overflowPunct w:val="0"/>
        <w:spacing w:before="2"/>
      </w:pPr>
    </w:p>
    <w:p w14:paraId="3BCB629A" w14:textId="77777777" w:rsidR="00C811EF" w:rsidRDefault="00C811EF">
      <w:pPr>
        <w:pStyle w:val="ListParagraph"/>
        <w:numPr>
          <w:ilvl w:val="0"/>
          <w:numId w:val="98"/>
        </w:numPr>
        <w:tabs>
          <w:tab w:val="left" w:pos="1080"/>
        </w:tabs>
        <w:kinsoku w:val="0"/>
        <w:overflowPunct w:val="0"/>
        <w:ind w:right="719"/>
        <w:rPr>
          <w:sz w:val="20"/>
          <w:szCs w:val="20"/>
        </w:rPr>
      </w:pPr>
      <w:r>
        <w:rPr>
          <w:sz w:val="20"/>
          <w:szCs w:val="20"/>
        </w:rPr>
        <w:t>You</w:t>
      </w:r>
      <w:r>
        <w:rPr>
          <w:spacing w:val="-14"/>
          <w:sz w:val="20"/>
          <w:szCs w:val="20"/>
        </w:rPr>
        <w:t xml:space="preserve"> </w:t>
      </w:r>
      <w:r>
        <w:rPr>
          <w:sz w:val="20"/>
          <w:szCs w:val="20"/>
        </w:rPr>
        <w:t>should</w:t>
      </w:r>
      <w:r>
        <w:rPr>
          <w:spacing w:val="-14"/>
          <w:sz w:val="20"/>
          <w:szCs w:val="20"/>
        </w:rPr>
        <w:t xml:space="preserve"> </w:t>
      </w:r>
      <w:r>
        <w:rPr>
          <w:sz w:val="20"/>
          <w:szCs w:val="20"/>
        </w:rPr>
        <w:t>also</w:t>
      </w:r>
      <w:r>
        <w:rPr>
          <w:spacing w:val="-14"/>
          <w:sz w:val="20"/>
          <w:szCs w:val="20"/>
        </w:rPr>
        <w:t xml:space="preserve"> </w:t>
      </w:r>
      <w:r>
        <w:rPr>
          <w:sz w:val="20"/>
          <w:szCs w:val="20"/>
        </w:rPr>
        <w:t>consider</w:t>
      </w:r>
      <w:r>
        <w:rPr>
          <w:spacing w:val="-14"/>
          <w:sz w:val="20"/>
          <w:szCs w:val="20"/>
        </w:rPr>
        <w:t xml:space="preserve"> </w:t>
      </w:r>
      <w:r>
        <w:rPr>
          <w:sz w:val="20"/>
          <w:szCs w:val="20"/>
        </w:rPr>
        <w:t>the</w:t>
      </w:r>
      <w:r>
        <w:rPr>
          <w:spacing w:val="-14"/>
          <w:sz w:val="20"/>
          <w:szCs w:val="20"/>
        </w:rPr>
        <w:t xml:space="preserve"> </w:t>
      </w:r>
      <w:r>
        <w:rPr>
          <w:sz w:val="20"/>
          <w:szCs w:val="20"/>
        </w:rPr>
        <w:t>ancillary</w:t>
      </w:r>
      <w:r>
        <w:rPr>
          <w:spacing w:val="-14"/>
          <w:sz w:val="20"/>
          <w:szCs w:val="20"/>
        </w:rPr>
        <w:t xml:space="preserve"> </w:t>
      </w:r>
      <w:r>
        <w:rPr>
          <w:sz w:val="20"/>
          <w:szCs w:val="20"/>
        </w:rPr>
        <w:t>cost</w:t>
      </w:r>
      <w:r>
        <w:rPr>
          <w:spacing w:val="-14"/>
          <w:sz w:val="20"/>
          <w:szCs w:val="20"/>
        </w:rPr>
        <w:t xml:space="preserve"> </w:t>
      </w:r>
      <w:r>
        <w:rPr>
          <w:sz w:val="20"/>
          <w:szCs w:val="20"/>
        </w:rPr>
        <w:t>of</w:t>
      </w:r>
      <w:r>
        <w:rPr>
          <w:spacing w:val="-14"/>
          <w:sz w:val="20"/>
          <w:szCs w:val="20"/>
        </w:rPr>
        <w:t xml:space="preserve"> </w:t>
      </w:r>
      <w:proofErr w:type="spellStart"/>
      <w:r>
        <w:rPr>
          <w:sz w:val="20"/>
          <w:szCs w:val="20"/>
        </w:rPr>
        <w:t>labour</w:t>
      </w:r>
      <w:proofErr w:type="spellEnd"/>
      <w:r>
        <w:rPr>
          <w:spacing w:val="-14"/>
          <w:sz w:val="20"/>
          <w:szCs w:val="20"/>
        </w:rPr>
        <w:t xml:space="preserve"> </w:t>
      </w:r>
      <w:r>
        <w:rPr>
          <w:sz w:val="20"/>
          <w:szCs w:val="20"/>
        </w:rPr>
        <w:t>in</w:t>
      </w:r>
      <w:r>
        <w:rPr>
          <w:spacing w:val="-13"/>
          <w:sz w:val="20"/>
          <w:szCs w:val="20"/>
        </w:rPr>
        <w:t xml:space="preserve"> </w:t>
      </w:r>
      <w:r>
        <w:rPr>
          <w:sz w:val="20"/>
          <w:szCs w:val="20"/>
        </w:rPr>
        <w:t>operating</w:t>
      </w:r>
      <w:r>
        <w:rPr>
          <w:spacing w:val="-14"/>
          <w:sz w:val="20"/>
          <w:szCs w:val="20"/>
        </w:rPr>
        <w:t xml:space="preserve"> </w:t>
      </w:r>
      <w:r>
        <w:rPr>
          <w:sz w:val="20"/>
          <w:szCs w:val="20"/>
        </w:rPr>
        <w:t>your</w:t>
      </w:r>
      <w:r>
        <w:rPr>
          <w:spacing w:val="-14"/>
          <w:sz w:val="20"/>
          <w:szCs w:val="20"/>
        </w:rPr>
        <w:t xml:space="preserve"> </w:t>
      </w:r>
      <w:r>
        <w:rPr>
          <w:sz w:val="20"/>
          <w:szCs w:val="20"/>
        </w:rPr>
        <w:t>franchise.</w:t>
      </w:r>
      <w:r>
        <w:rPr>
          <w:spacing w:val="8"/>
          <w:sz w:val="20"/>
          <w:szCs w:val="20"/>
        </w:rPr>
        <w:t xml:space="preserve"> </w:t>
      </w:r>
      <w:proofErr w:type="spellStart"/>
      <w:r>
        <w:rPr>
          <w:sz w:val="20"/>
          <w:szCs w:val="20"/>
        </w:rPr>
        <w:t>Labour</w:t>
      </w:r>
      <w:proofErr w:type="spellEnd"/>
      <w:r>
        <w:rPr>
          <w:spacing w:val="-14"/>
          <w:sz w:val="20"/>
          <w:szCs w:val="20"/>
        </w:rPr>
        <w:t xml:space="preserve"> </w:t>
      </w:r>
      <w:r>
        <w:rPr>
          <w:sz w:val="20"/>
          <w:szCs w:val="20"/>
        </w:rPr>
        <w:t>costs</w:t>
      </w:r>
      <w:r>
        <w:rPr>
          <w:spacing w:val="-14"/>
          <w:sz w:val="20"/>
          <w:szCs w:val="20"/>
        </w:rPr>
        <w:t xml:space="preserve"> </w:t>
      </w:r>
      <w:r>
        <w:rPr>
          <w:sz w:val="20"/>
          <w:szCs w:val="20"/>
        </w:rPr>
        <w:t>comprise a significant component of the costs of operating a franchised business.</w:t>
      </w:r>
      <w:r>
        <w:rPr>
          <w:spacing w:val="40"/>
          <w:sz w:val="20"/>
          <w:szCs w:val="20"/>
        </w:rPr>
        <w:t xml:space="preserve"> </w:t>
      </w:r>
      <w:proofErr w:type="spellStart"/>
      <w:r>
        <w:rPr>
          <w:sz w:val="20"/>
          <w:szCs w:val="20"/>
        </w:rPr>
        <w:t>Labour</w:t>
      </w:r>
      <w:proofErr w:type="spellEnd"/>
      <w:r>
        <w:rPr>
          <w:sz w:val="20"/>
          <w:szCs w:val="20"/>
        </w:rPr>
        <w:t xml:space="preserve"> costs also typically include</w:t>
      </w:r>
      <w:r>
        <w:rPr>
          <w:spacing w:val="-10"/>
          <w:sz w:val="20"/>
          <w:szCs w:val="20"/>
        </w:rPr>
        <w:t xml:space="preserve"> </w:t>
      </w:r>
      <w:r>
        <w:rPr>
          <w:sz w:val="20"/>
          <w:szCs w:val="20"/>
        </w:rPr>
        <w:t>Canada</w:t>
      </w:r>
      <w:r>
        <w:rPr>
          <w:spacing w:val="-10"/>
          <w:sz w:val="20"/>
          <w:szCs w:val="20"/>
        </w:rPr>
        <w:t xml:space="preserve"> </w:t>
      </w:r>
      <w:r>
        <w:rPr>
          <w:sz w:val="20"/>
          <w:szCs w:val="20"/>
        </w:rPr>
        <w:t>Pension</w:t>
      </w:r>
      <w:r>
        <w:rPr>
          <w:spacing w:val="-10"/>
          <w:sz w:val="20"/>
          <w:szCs w:val="20"/>
        </w:rPr>
        <w:t xml:space="preserve"> </w:t>
      </w:r>
      <w:r>
        <w:rPr>
          <w:sz w:val="20"/>
          <w:szCs w:val="20"/>
        </w:rPr>
        <w:t>Plan,</w:t>
      </w:r>
      <w:r>
        <w:rPr>
          <w:spacing w:val="-10"/>
          <w:sz w:val="20"/>
          <w:szCs w:val="20"/>
        </w:rPr>
        <w:t xml:space="preserve"> </w:t>
      </w:r>
      <w:r>
        <w:rPr>
          <w:sz w:val="20"/>
          <w:szCs w:val="20"/>
        </w:rPr>
        <w:t>Employment</w:t>
      </w:r>
      <w:r>
        <w:rPr>
          <w:spacing w:val="-10"/>
          <w:sz w:val="20"/>
          <w:szCs w:val="20"/>
        </w:rPr>
        <w:t xml:space="preserve"> </w:t>
      </w:r>
      <w:r>
        <w:rPr>
          <w:sz w:val="20"/>
          <w:szCs w:val="20"/>
        </w:rPr>
        <w:t>Insurance,</w:t>
      </w:r>
      <w:r>
        <w:rPr>
          <w:spacing w:val="-10"/>
          <w:sz w:val="20"/>
          <w:szCs w:val="20"/>
        </w:rPr>
        <w:t xml:space="preserve"> </w:t>
      </w:r>
      <w:r>
        <w:rPr>
          <w:sz w:val="20"/>
          <w:szCs w:val="20"/>
        </w:rPr>
        <w:t>worker’s</w:t>
      </w:r>
      <w:r>
        <w:rPr>
          <w:spacing w:val="-11"/>
          <w:sz w:val="20"/>
          <w:szCs w:val="20"/>
        </w:rPr>
        <w:t xml:space="preserve"> </w:t>
      </w:r>
      <w:r>
        <w:rPr>
          <w:sz w:val="20"/>
          <w:szCs w:val="20"/>
        </w:rPr>
        <w:t>compensation,</w:t>
      </w:r>
      <w:r>
        <w:rPr>
          <w:spacing w:val="-10"/>
          <w:sz w:val="20"/>
          <w:szCs w:val="20"/>
        </w:rPr>
        <w:t xml:space="preserve"> </w:t>
      </w:r>
      <w:r>
        <w:rPr>
          <w:sz w:val="20"/>
          <w:szCs w:val="20"/>
        </w:rPr>
        <w:t>vacation</w:t>
      </w:r>
      <w:r>
        <w:rPr>
          <w:spacing w:val="-10"/>
          <w:sz w:val="20"/>
          <w:szCs w:val="20"/>
        </w:rPr>
        <w:t xml:space="preserve"> </w:t>
      </w:r>
      <w:r>
        <w:rPr>
          <w:sz w:val="20"/>
          <w:szCs w:val="20"/>
        </w:rPr>
        <w:t>pay</w:t>
      </w:r>
      <w:r>
        <w:rPr>
          <w:spacing w:val="-11"/>
          <w:sz w:val="20"/>
          <w:szCs w:val="20"/>
        </w:rPr>
        <w:t xml:space="preserve"> </w:t>
      </w:r>
      <w:r>
        <w:rPr>
          <w:sz w:val="20"/>
          <w:szCs w:val="20"/>
        </w:rPr>
        <w:t>and</w:t>
      </w:r>
      <w:r>
        <w:rPr>
          <w:spacing w:val="-13"/>
          <w:sz w:val="20"/>
          <w:szCs w:val="20"/>
        </w:rPr>
        <w:t xml:space="preserve"> </w:t>
      </w:r>
      <w:r>
        <w:rPr>
          <w:sz w:val="20"/>
          <w:szCs w:val="20"/>
        </w:rPr>
        <w:t>other payments</w:t>
      </w:r>
      <w:r>
        <w:rPr>
          <w:spacing w:val="-12"/>
          <w:sz w:val="20"/>
          <w:szCs w:val="20"/>
        </w:rPr>
        <w:t xml:space="preserve"> </w:t>
      </w:r>
      <w:r>
        <w:rPr>
          <w:sz w:val="20"/>
          <w:szCs w:val="20"/>
        </w:rPr>
        <w:t>which</w:t>
      </w:r>
      <w:r>
        <w:rPr>
          <w:spacing w:val="-14"/>
          <w:sz w:val="20"/>
          <w:szCs w:val="20"/>
        </w:rPr>
        <w:t xml:space="preserve"> </w:t>
      </w:r>
      <w:r>
        <w:rPr>
          <w:sz w:val="20"/>
          <w:szCs w:val="20"/>
        </w:rPr>
        <w:t>you</w:t>
      </w:r>
      <w:r>
        <w:rPr>
          <w:spacing w:val="-12"/>
          <w:sz w:val="20"/>
          <w:szCs w:val="20"/>
        </w:rPr>
        <w:t xml:space="preserve"> </w:t>
      </w:r>
      <w:r>
        <w:rPr>
          <w:sz w:val="20"/>
          <w:szCs w:val="20"/>
        </w:rPr>
        <w:t>as</w:t>
      </w:r>
      <w:r>
        <w:rPr>
          <w:spacing w:val="-12"/>
          <w:sz w:val="20"/>
          <w:szCs w:val="20"/>
        </w:rPr>
        <w:t xml:space="preserve"> </w:t>
      </w:r>
      <w:r>
        <w:rPr>
          <w:sz w:val="20"/>
          <w:szCs w:val="20"/>
        </w:rPr>
        <w:t>an</w:t>
      </w:r>
      <w:r>
        <w:rPr>
          <w:spacing w:val="-9"/>
          <w:sz w:val="20"/>
          <w:szCs w:val="20"/>
        </w:rPr>
        <w:t xml:space="preserve"> </w:t>
      </w:r>
      <w:r>
        <w:rPr>
          <w:sz w:val="20"/>
          <w:szCs w:val="20"/>
        </w:rPr>
        <w:t>employer</w:t>
      </w:r>
      <w:r>
        <w:rPr>
          <w:spacing w:val="-13"/>
          <w:sz w:val="20"/>
          <w:szCs w:val="20"/>
        </w:rPr>
        <w:t xml:space="preserve"> </w:t>
      </w:r>
      <w:r>
        <w:rPr>
          <w:sz w:val="20"/>
          <w:szCs w:val="20"/>
        </w:rPr>
        <w:t>would</w:t>
      </w:r>
      <w:r>
        <w:rPr>
          <w:spacing w:val="-11"/>
          <w:sz w:val="20"/>
          <w:szCs w:val="20"/>
        </w:rPr>
        <w:t xml:space="preserve"> </w:t>
      </w:r>
      <w:r>
        <w:rPr>
          <w:sz w:val="20"/>
          <w:szCs w:val="20"/>
        </w:rPr>
        <w:t>be</w:t>
      </w:r>
      <w:r>
        <w:rPr>
          <w:spacing w:val="-11"/>
          <w:sz w:val="20"/>
          <w:szCs w:val="20"/>
        </w:rPr>
        <w:t xml:space="preserve"> </w:t>
      </w:r>
      <w:r>
        <w:rPr>
          <w:sz w:val="20"/>
          <w:szCs w:val="20"/>
        </w:rPr>
        <w:t>required</w:t>
      </w:r>
      <w:r>
        <w:rPr>
          <w:spacing w:val="-11"/>
          <w:sz w:val="20"/>
          <w:szCs w:val="20"/>
        </w:rPr>
        <w:t xml:space="preserve"> </w:t>
      </w:r>
      <w:r>
        <w:rPr>
          <w:sz w:val="20"/>
          <w:szCs w:val="20"/>
        </w:rPr>
        <w:t>to</w:t>
      </w:r>
      <w:r>
        <w:rPr>
          <w:spacing w:val="-11"/>
          <w:sz w:val="20"/>
          <w:szCs w:val="20"/>
        </w:rPr>
        <w:t xml:space="preserve"> </w:t>
      </w:r>
      <w:r>
        <w:rPr>
          <w:sz w:val="20"/>
          <w:szCs w:val="20"/>
        </w:rPr>
        <w:t>make</w:t>
      </w:r>
      <w:r>
        <w:rPr>
          <w:spacing w:val="-12"/>
          <w:sz w:val="20"/>
          <w:szCs w:val="20"/>
        </w:rPr>
        <w:t xml:space="preserve"> </w:t>
      </w:r>
      <w:r>
        <w:rPr>
          <w:sz w:val="20"/>
          <w:szCs w:val="20"/>
        </w:rPr>
        <w:t>for</w:t>
      </w:r>
      <w:r>
        <w:rPr>
          <w:spacing w:val="-10"/>
          <w:sz w:val="20"/>
          <w:szCs w:val="20"/>
        </w:rPr>
        <w:t xml:space="preserve"> </w:t>
      </w:r>
      <w:r>
        <w:rPr>
          <w:sz w:val="20"/>
          <w:szCs w:val="20"/>
        </w:rPr>
        <w:t>employees.</w:t>
      </w:r>
      <w:r>
        <w:rPr>
          <w:spacing w:val="31"/>
          <w:sz w:val="20"/>
          <w:szCs w:val="20"/>
        </w:rPr>
        <w:t xml:space="preserve"> </w:t>
      </w:r>
      <w:r>
        <w:rPr>
          <w:sz w:val="20"/>
          <w:szCs w:val="20"/>
        </w:rPr>
        <w:t>Any</w:t>
      </w:r>
      <w:r>
        <w:rPr>
          <w:spacing w:val="-12"/>
          <w:sz w:val="20"/>
          <w:szCs w:val="20"/>
        </w:rPr>
        <w:t xml:space="preserve"> </w:t>
      </w:r>
      <w:r>
        <w:rPr>
          <w:sz w:val="20"/>
          <w:szCs w:val="20"/>
        </w:rPr>
        <w:t>incentive</w:t>
      </w:r>
      <w:r>
        <w:rPr>
          <w:spacing w:val="-11"/>
          <w:sz w:val="20"/>
          <w:szCs w:val="20"/>
        </w:rPr>
        <w:t xml:space="preserve"> </w:t>
      </w:r>
      <w:r>
        <w:rPr>
          <w:sz w:val="20"/>
          <w:szCs w:val="20"/>
        </w:rPr>
        <w:t>or</w:t>
      </w:r>
      <w:r>
        <w:rPr>
          <w:spacing w:val="-10"/>
          <w:sz w:val="20"/>
          <w:szCs w:val="20"/>
        </w:rPr>
        <w:t xml:space="preserve"> </w:t>
      </w:r>
      <w:r>
        <w:rPr>
          <w:sz w:val="20"/>
          <w:szCs w:val="20"/>
        </w:rPr>
        <w:t xml:space="preserve">bonus programs for your employees would also form part of the </w:t>
      </w:r>
      <w:proofErr w:type="spellStart"/>
      <w:r>
        <w:rPr>
          <w:sz w:val="20"/>
          <w:szCs w:val="20"/>
        </w:rPr>
        <w:t>labour</w:t>
      </w:r>
      <w:proofErr w:type="spellEnd"/>
      <w:r>
        <w:rPr>
          <w:sz w:val="20"/>
          <w:szCs w:val="20"/>
        </w:rPr>
        <w:t xml:space="preserve"> costs of your franchise.</w:t>
      </w:r>
    </w:p>
    <w:p w14:paraId="049283E4" w14:textId="77777777" w:rsidR="00C811EF" w:rsidRDefault="00C811EF">
      <w:pPr>
        <w:pStyle w:val="BodyText"/>
        <w:kinsoku w:val="0"/>
        <w:overflowPunct w:val="0"/>
      </w:pPr>
    </w:p>
    <w:p w14:paraId="03DA826C" w14:textId="77777777" w:rsidR="00C811EF" w:rsidRDefault="00C811EF">
      <w:pPr>
        <w:pStyle w:val="ListParagraph"/>
        <w:numPr>
          <w:ilvl w:val="0"/>
          <w:numId w:val="98"/>
        </w:numPr>
        <w:tabs>
          <w:tab w:val="left" w:pos="1080"/>
        </w:tabs>
        <w:kinsoku w:val="0"/>
        <w:overflowPunct w:val="0"/>
        <w:ind w:right="721"/>
        <w:rPr>
          <w:sz w:val="20"/>
          <w:szCs w:val="20"/>
        </w:rPr>
      </w:pPr>
      <w:r>
        <w:rPr>
          <w:sz w:val="20"/>
          <w:szCs w:val="20"/>
        </w:rPr>
        <w:t>We have not provided for capital or other reserve funds necessary for you to reach “break-even”, “positive cash flow” or any other financial position.</w:t>
      </w:r>
      <w:r>
        <w:rPr>
          <w:spacing w:val="40"/>
          <w:sz w:val="20"/>
          <w:szCs w:val="20"/>
        </w:rPr>
        <w:t xml:space="preserve"> </w:t>
      </w:r>
      <w:r>
        <w:rPr>
          <w:sz w:val="20"/>
          <w:szCs w:val="20"/>
        </w:rPr>
        <w:t xml:space="preserve">We do not </w:t>
      </w:r>
      <w:proofErr w:type="gramStart"/>
      <w:r>
        <w:rPr>
          <w:sz w:val="20"/>
          <w:szCs w:val="20"/>
        </w:rPr>
        <w:t>furnish</w:t>
      </w:r>
      <w:proofErr w:type="gramEnd"/>
      <w:r>
        <w:rPr>
          <w:sz w:val="20"/>
          <w:szCs w:val="20"/>
        </w:rPr>
        <w:t xml:space="preserve"> nor do we authorize our salespersons or anyone else to furnish estimates of those amounts.</w:t>
      </w:r>
    </w:p>
    <w:p w14:paraId="70CA0C60" w14:textId="77777777" w:rsidR="00C811EF" w:rsidRDefault="00C811EF">
      <w:pPr>
        <w:pStyle w:val="ListParagraph"/>
        <w:numPr>
          <w:ilvl w:val="0"/>
          <w:numId w:val="98"/>
        </w:numPr>
        <w:tabs>
          <w:tab w:val="left" w:pos="1080"/>
        </w:tabs>
        <w:kinsoku w:val="0"/>
        <w:overflowPunct w:val="0"/>
        <w:spacing w:before="229"/>
        <w:ind w:right="719"/>
        <w:rPr>
          <w:sz w:val="20"/>
          <w:szCs w:val="20"/>
        </w:rPr>
      </w:pPr>
      <w:r>
        <w:rPr>
          <w:sz w:val="20"/>
          <w:szCs w:val="20"/>
        </w:rPr>
        <w:t>We recommend that you obtain independent estimates from third-party vendors of the costs which would apply to your establishment and operation of a franchise and discuss the economic experience of</w:t>
      </w:r>
      <w:r>
        <w:rPr>
          <w:spacing w:val="-9"/>
          <w:sz w:val="20"/>
          <w:szCs w:val="20"/>
        </w:rPr>
        <w:t xml:space="preserve"> </w:t>
      </w:r>
      <w:r>
        <w:rPr>
          <w:sz w:val="20"/>
          <w:szCs w:val="20"/>
        </w:rPr>
        <w:t>opening</w:t>
      </w:r>
      <w:r>
        <w:rPr>
          <w:spacing w:val="-9"/>
          <w:sz w:val="20"/>
          <w:szCs w:val="20"/>
        </w:rPr>
        <w:t xml:space="preserve"> </w:t>
      </w:r>
      <w:r>
        <w:rPr>
          <w:sz w:val="20"/>
          <w:szCs w:val="20"/>
        </w:rPr>
        <w:t>and</w:t>
      </w:r>
      <w:r>
        <w:rPr>
          <w:spacing w:val="-9"/>
          <w:sz w:val="20"/>
          <w:szCs w:val="20"/>
        </w:rPr>
        <w:t xml:space="preserve"> </w:t>
      </w:r>
      <w:r>
        <w:rPr>
          <w:sz w:val="20"/>
          <w:szCs w:val="20"/>
        </w:rPr>
        <w:t>operating</w:t>
      </w:r>
      <w:r>
        <w:rPr>
          <w:spacing w:val="-9"/>
          <w:sz w:val="20"/>
          <w:szCs w:val="20"/>
        </w:rPr>
        <w:t xml:space="preserve"> </w:t>
      </w:r>
      <w:r>
        <w:rPr>
          <w:sz w:val="20"/>
          <w:szCs w:val="20"/>
        </w:rPr>
        <w:t>a</w:t>
      </w:r>
      <w:r>
        <w:rPr>
          <w:spacing w:val="-7"/>
          <w:sz w:val="20"/>
          <w:szCs w:val="20"/>
        </w:rPr>
        <w:t xml:space="preserve"> </w:t>
      </w:r>
      <w:r>
        <w:rPr>
          <w:sz w:val="20"/>
          <w:szCs w:val="20"/>
        </w:rPr>
        <w:t>franchise</w:t>
      </w:r>
      <w:r>
        <w:rPr>
          <w:spacing w:val="-9"/>
          <w:sz w:val="20"/>
          <w:szCs w:val="20"/>
        </w:rPr>
        <w:t xml:space="preserve"> </w:t>
      </w:r>
      <w:r>
        <w:rPr>
          <w:sz w:val="20"/>
          <w:szCs w:val="20"/>
        </w:rPr>
        <w:t>with</w:t>
      </w:r>
      <w:r>
        <w:rPr>
          <w:spacing w:val="-9"/>
          <w:sz w:val="20"/>
          <w:szCs w:val="20"/>
        </w:rPr>
        <w:t xml:space="preserve"> </w:t>
      </w:r>
      <w:r>
        <w:rPr>
          <w:sz w:val="20"/>
          <w:szCs w:val="20"/>
        </w:rPr>
        <w:t>our</w:t>
      </w:r>
      <w:r>
        <w:rPr>
          <w:spacing w:val="-8"/>
          <w:sz w:val="20"/>
          <w:szCs w:val="20"/>
        </w:rPr>
        <w:t xml:space="preserve"> </w:t>
      </w:r>
      <w:r>
        <w:rPr>
          <w:sz w:val="20"/>
          <w:szCs w:val="20"/>
        </w:rPr>
        <w:t>current</w:t>
      </w:r>
      <w:r>
        <w:rPr>
          <w:spacing w:val="-9"/>
          <w:sz w:val="20"/>
          <w:szCs w:val="20"/>
        </w:rPr>
        <w:t xml:space="preserve"> </w:t>
      </w:r>
      <w:r>
        <w:rPr>
          <w:sz w:val="20"/>
          <w:szCs w:val="20"/>
        </w:rPr>
        <w:t>and</w:t>
      </w:r>
      <w:r>
        <w:rPr>
          <w:spacing w:val="-9"/>
          <w:sz w:val="20"/>
          <w:szCs w:val="20"/>
        </w:rPr>
        <w:t xml:space="preserve"> </w:t>
      </w:r>
      <w:r>
        <w:rPr>
          <w:sz w:val="20"/>
          <w:szCs w:val="20"/>
        </w:rPr>
        <w:t>former</w:t>
      </w:r>
      <w:r>
        <w:rPr>
          <w:spacing w:val="-8"/>
          <w:sz w:val="20"/>
          <w:szCs w:val="20"/>
        </w:rPr>
        <w:t xml:space="preserve"> </w:t>
      </w:r>
      <w:r>
        <w:rPr>
          <w:sz w:val="20"/>
          <w:szCs w:val="20"/>
        </w:rPr>
        <w:t>franchisees,</w:t>
      </w:r>
      <w:r>
        <w:rPr>
          <w:spacing w:val="-9"/>
          <w:sz w:val="20"/>
          <w:szCs w:val="20"/>
        </w:rPr>
        <w:t xml:space="preserve"> </w:t>
      </w:r>
      <w:r>
        <w:rPr>
          <w:sz w:val="20"/>
          <w:szCs w:val="20"/>
        </w:rPr>
        <w:t>if</w:t>
      </w:r>
      <w:r>
        <w:rPr>
          <w:spacing w:val="-9"/>
          <w:sz w:val="20"/>
          <w:szCs w:val="20"/>
        </w:rPr>
        <w:t xml:space="preserve"> </w:t>
      </w:r>
      <w:r>
        <w:rPr>
          <w:sz w:val="20"/>
          <w:szCs w:val="20"/>
        </w:rPr>
        <w:t>any</w:t>
      </w:r>
      <w:r>
        <w:rPr>
          <w:spacing w:val="-7"/>
          <w:sz w:val="20"/>
          <w:szCs w:val="20"/>
        </w:rPr>
        <w:t xml:space="preserve"> </w:t>
      </w:r>
      <w:r>
        <w:rPr>
          <w:sz w:val="20"/>
          <w:szCs w:val="20"/>
        </w:rPr>
        <w:t>exist</w:t>
      </w:r>
      <w:r>
        <w:rPr>
          <w:spacing w:val="-9"/>
          <w:sz w:val="20"/>
          <w:szCs w:val="20"/>
        </w:rPr>
        <w:t xml:space="preserve"> </w:t>
      </w:r>
      <w:r>
        <w:rPr>
          <w:sz w:val="20"/>
          <w:szCs w:val="20"/>
        </w:rPr>
        <w:t>as</w:t>
      </w:r>
      <w:r>
        <w:rPr>
          <w:spacing w:val="-7"/>
          <w:sz w:val="20"/>
          <w:szCs w:val="20"/>
        </w:rPr>
        <w:t xml:space="preserve"> </w:t>
      </w:r>
      <w:r>
        <w:rPr>
          <w:sz w:val="20"/>
          <w:szCs w:val="20"/>
        </w:rPr>
        <w:t>of</w:t>
      </w:r>
      <w:r>
        <w:rPr>
          <w:spacing w:val="-9"/>
          <w:sz w:val="20"/>
          <w:szCs w:val="20"/>
        </w:rPr>
        <w:t xml:space="preserve"> </w:t>
      </w:r>
      <w:r>
        <w:rPr>
          <w:sz w:val="20"/>
          <w:szCs w:val="20"/>
        </w:rPr>
        <w:t>the</w:t>
      </w:r>
      <w:r>
        <w:rPr>
          <w:spacing w:val="-9"/>
          <w:sz w:val="20"/>
          <w:szCs w:val="20"/>
        </w:rPr>
        <w:t xml:space="preserve"> </w:t>
      </w:r>
      <w:r>
        <w:rPr>
          <w:sz w:val="20"/>
          <w:szCs w:val="20"/>
        </w:rPr>
        <w:t>date of this Disclosure Document.</w:t>
      </w:r>
    </w:p>
    <w:p w14:paraId="12499FFC" w14:textId="77777777" w:rsidR="00C811EF" w:rsidRDefault="00C811EF">
      <w:pPr>
        <w:pStyle w:val="BodyText"/>
        <w:kinsoku w:val="0"/>
        <w:overflowPunct w:val="0"/>
      </w:pPr>
    </w:p>
    <w:p w14:paraId="2D8B499C" w14:textId="77777777" w:rsidR="00C811EF" w:rsidRDefault="00C811EF">
      <w:pPr>
        <w:pStyle w:val="BodyText"/>
        <w:kinsoku w:val="0"/>
        <w:overflowPunct w:val="0"/>
      </w:pPr>
    </w:p>
    <w:p w14:paraId="5393AEF3" w14:textId="77777777" w:rsidR="00C811EF" w:rsidRDefault="00C811EF">
      <w:pPr>
        <w:pStyle w:val="Heading7"/>
        <w:kinsoku w:val="0"/>
        <w:overflowPunct w:val="0"/>
        <w:ind w:right="1"/>
        <w:rPr>
          <w:spacing w:val="-4"/>
        </w:rPr>
      </w:pPr>
      <w:bookmarkStart w:id="399" w:name="ITEM_11_ñ_estimate_of_operating_costs"/>
      <w:bookmarkEnd w:id="399"/>
      <w:r>
        <w:t>ITEM</w:t>
      </w:r>
      <w:r>
        <w:rPr>
          <w:spacing w:val="-5"/>
        </w:rPr>
        <w:t xml:space="preserve"> </w:t>
      </w:r>
      <w:r>
        <w:t>11</w:t>
      </w:r>
      <w:r>
        <w:rPr>
          <w:spacing w:val="-7"/>
        </w:rPr>
        <w:t xml:space="preserve"> </w:t>
      </w:r>
      <w:r>
        <w:t>–</w:t>
      </w:r>
      <w:r>
        <w:rPr>
          <w:spacing w:val="-4"/>
        </w:rPr>
        <w:t xml:space="preserve"> </w:t>
      </w:r>
      <w:r>
        <w:t>ESTIMATE</w:t>
      </w:r>
      <w:r>
        <w:rPr>
          <w:spacing w:val="-8"/>
        </w:rPr>
        <w:t xml:space="preserve"> </w:t>
      </w:r>
      <w:r>
        <w:t>OF</w:t>
      </w:r>
      <w:r>
        <w:rPr>
          <w:spacing w:val="-4"/>
        </w:rPr>
        <w:t xml:space="preserve"> </w:t>
      </w:r>
      <w:r>
        <w:t>OPERATING</w:t>
      </w:r>
      <w:r>
        <w:rPr>
          <w:spacing w:val="-5"/>
        </w:rPr>
        <w:t xml:space="preserve"> </w:t>
      </w:r>
      <w:r>
        <w:rPr>
          <w:spacing w:val="-4"/>
        </w:rPr>
        <w:t>COSTS</w:t>
      </w:r>
    </w:p>
    <w:p w14:paraId="63AB92D7" w14:textId="77777777" w:rsidR="00C811EF" w:rsidRDefault="00C811EF">
      <w:pPr>
        <w:pStyle w:val="BodyText"/>
        <w:kinsoku w:val="0"/>
        <w:overflowPunct w:val="0"/>
        <w:spacing w:before="11"/>
        <w:rPr>
          <w:b/>
          <w:bCs/>
        </w:rPr>
      </w:pPr>
    </w:p>
    <w:p w14:paraId="482D37E4" w14:textId="20D9B8A2" w:rsidR="00C811EF" w:rsidRDefault="00C811EF">
      <w:pPr>
        <w:pStyle w:val="BodyText"/>
        <w:kinsoku w:val="0"/>
        <w:overflowPunct w:val="0"/>
        <w:ind w:left="720" w:right="720"/>
        <w:jc w:val="both"/>
      </w:pPr>
      <w:r>
        <w:t xml:space="preserve">We do </w:t>
      </w:r>
      <w:r>
        <w:rPr>
          <w:b/>
          <w:bCs/>
          <w:u w:val="thick"/>
        </w:rPr>
        <w:t>not</w:t>
      </w:r>
      <w:r>
        <w:rPr>
          <w:b/>
          <w:bCs/>
        </w:rPr>
        <w:t xml:space="preserve"> </w:t>
      </w:r>
      <w:r>
        <w:t xml:space="preserve">provide an estimate of operating </w:t>
      </w:r>
      <w:proofErr w:type="gramStart"/>
      <w:r>
        <w:t>costs</w:t>
      </w:r>
      <w:proofErr w:type="gramEnd"/>
      <w:r>
        <w:t xml:space="preserve"> and we do </w:t>
      </w:r>
      <w:r>
        <w:rPr>
          <w:b/>
          <w:bCs/>
          <w:u w:val="thick"/>
        </w:rPr>
        <w:t>not</w:t>
      </w:r>
      <w:r>
        <w:rPr>
          <w:b/>
          <w:bCs/>
        </w:rPr>
        <w:t xml:space="preserve"> </w:t>
      </w:r>
      <w:r>
        <w:t xml:space="preserve">authorize our salespersons or anyone else to provide an estimate of the annual operating costs for the </w:t>
      </w:r>
      <w:del w:id="400" w:author="Matthew Levine" w:date="2025-06-06T13:47:00Z" w16du:dateUtc="2025-06-06T17:47:00Z">
        <w:r w:rsidDel="00690989">
          <w:delText>Studio</w:delText>
        </w:r>
      </w:del>
      <w:ins w:id="401" w:author="Matthew Levine" w:date="2025-06-06T13:47:00Z" w16du:dateUtc="2025-06-06T17:47:00Z">
        <w:r w:rsidR="00690989">
          <w:t>[Premise Café]</w:t>
        </w:r>
      </w:ins>
      <w:r>
        <w:t>, or of operating costs for another regular period.</w:t>
      </w:r>
    </w:p>
    <w:p w14:paraId="09C6145A" w14:textId="77777777" w:rsidR="00C811EF" w:rsidRDefault="00C811EF">
      <w:pPr>
        <w:pStyle w:val="BodyText"/>
        <w:kinsoku w:val="0"/>
        <w:overflowPunct w:val="0"/>
        <w:spacing w:before="229"/>
        <w:ind w:left="720"/>
        <w:jc w:val="both"/>
        <w:rPr>
          <w:spacing w:val="-4"/>
        </w:rPr>
      </w:pPr>
      <w:r>
        <w:t>If</w:t>
      </w:r>
      <w:r>
        <w:rPr>
          <w:spacing w:val="-9"/>
        </w:rPr>
        <w:t xml:space="preserve"> </w:t>
      </w:r>
      <w:r>
        <w:t>any</w:t>
      </w:r>
      <w:r>
        <w:rPr>
          <w:spacing w:val="-7"/>
        </w:rPr>
        <w:t xml:space="preserve"> </w:t>
      </w:r>
      <w:r>
        <w:t>such</w:t>
      </w:r>
      <w:r>
        <w:rPr>
          <w:spacing w:val="-6"/>
        </w:rPr>
        <w:t xml:space="preserve"> </w:t>
      </w:r>
      <w:r>
        <w:t>information,</w:t>
      </w:r>
      <w:r>
        <w:rPr>
          <w:spacing w:val="-8"/>
        </w:rPr>
        <w:t xml:space="preserve"> </w:t>
      </w:r>
      <w:r>
        <w:t>promises,</w:t>
      </w:r>
      <w:r>
        <w:rPr>
          <w:spacing w:val="-8"/>
        </w:rPr>
        <w:t xml:space="preserve"> </w:t>
      </w:r>
      <w:r>
        <w:t>representations</w:t>
      </w:r>
      <w:r>
        <w:rPr>
          <w:spacing w:val="-7"/>
        </w:rPr>
        <w:t xml:space="preserve"> </w:t>
      </w:r>
      <w:r>
        <w:t>and/or</w:t>
      </w:r>
      <w:r>
        <w:rPr>
          <w:spacing w:val="-7"/>
        </w:rPr>
        <w:t xml:space="preserve"> </w:t>
      </w:r>
      <w:r>
        <w:t>warranties</w:t>
      </w:r>
      <w:r>
        <w:rPr>
          <w:spacing w:val="-8"/>
        </w:rPr>
        <w:t xml:space="preserve"> </w:t>
      </w:r>
      <w:r>
        <w:t>have</w:t>
      </w:r>
      <w:r>
        <w:rPr>
          <w:spacing w:val="-8"/>
        </w:rPr>
        <w:t xml:space="preserve"> </w:t>
      </w:r>
      <w:r>
        <w:t>been</w:t>
      </w:r>
      <w:r>
        <w:rPr>
          <w:spacing w:val="-6"/>
        </w:rPr>
        <w:t xml:space="preserve"> </w:t>
      </w:r>
      <w:r>
        <w:t>provided</w:t>
      </w:r>
      <w:r>
        <w:rPr>
          <w:spacing w:val="-8"/>
        </w:rPr>
        <w:t xml:space="preserve"> </w:t>
      </w:r>
      <w:r>
        <w:t>to</w:t>
      </w:r>
      <w:r>
        <w:rPr>
          <w:spacing w:val="-8"/>
        </w:rPr>
        <w:t xml:space="preserve"> </w:t>
      </w:r>
      <w:r>
        <w:rPr>
          <w:spacing w:val="-4"/>
        </w:rPr>
        <w:t>you:</w:t>
      </w:r>
    </w:p>
    <w:p w14:paraId="0F07711A" w14:textId="77777777" w:rsidR="00C811EF" w:rsidRDefault="00C811EF">
      <w:pPr>
        <w:pStyle w:val="BodyText"/>
        <w:kinsoku w:val="0"/>
        <w:overflowPunct w:val="0"/>
        <w:spacing w:before="1"/>
      </w:pPr>
    </w:p>
    <w:p w14:paraId="2B8AB2F6" w14:textId="77777777" w:rsidR="00C811EF" w:rsidRDefault="00C811EF">
      <w:pPr>
        <w:pStyle w:val="ListParagraph"/>
        <w:numPr>
          <w:ilvl w:val="0"/>
          <w:numId w:val="97"/>
        </w:numPr>
        <w:tabs>
          <w:tab w:val="left" w:pos="1080"/>
        </w:tabs>
        <w:kinsoku w:val="0"/>
        <w:overflowPunct w:val="0"/>
        <w:ind w:right="720"/>
        <w:rPr>
          <w:spacing w:val="-4"/>
          <w:sz w:val="20"/>
          <w:szCs w:val="20"/>
        </w:rPr>
      </w:pPr>
      <w:r>
        <w:rPr>
          <w:sz w:val="20"/>
          <w:szCs w:val="20"/>
        </w:rPr>
        <w:t>They</w:t>
      </w:r>
      <w:r>
        <w:rPr>
          <w:spacing w:val="-4"/>
          <w:sz w:val="20"/>
          <w:szCs w:val="20"/>
        </w:rPr>
        <w:t xml:space="preserve"> </w:t>
      </w:r>
      <w:r>
        <w:rPr>
          <w:sz w:val="20"/>
          <w:szCs w:val="20"/>
        </w:rPr>
        <w:t>have</w:t>
      </w:r>
      <w:r>
        <w:rPr>
          <w:spacing w:val="-3"/>
          <w:sz w:val="20"/>
          <w:szCs w:val="20"/>
        </w:rPr>
        <w:t xml:space="preserve"> </w:t>
      </w:r>
      <w:r>
        <w:rPr>
          <w:sz w:val="20"/>
          <w:szCs w:val="20"/>
        </w:rPr>
        <w:t>not</w:t>
      </w:r>
      <w:r>
        <w:rPr>
          <w:spacing w:val="-3"/>
          <w:sz w:val="20"/>
          <w:szCs w:val="20"/>
        </w:rPr>
        <w:t xml:space="preserve"> </w:t>
      </w:r>
      <w:r>
        <w:rPr>
          <w:sz w:val="20"/>
          <w:szCs w:val="20"/>
        </w:rPr>
        <w:t>been</w:t>
      </w:r>
      <w:r>
        <w:rPr>
          <w:spacing w:val="-6"/>
          <w:sz w:val="20"/>
          <w:szCs w:val="20"/>
        </w:rPr>
        <w:t xml:space="preserve"> </w:t>
      </w:r>
      <w:r>
        <w:rPr>
          <w:sz w:val="20"/>
          <w:szCs w:val="20"/>
        </w:rPr>
        <w:t>authorized,</w:t>
      </w:r>
      <w:r>
        <w:rPr>
          <w:spacing w:val="-6"/>
          <w:sz w:val="20"/>
          <w:szCs w:val="20"/>
        </w:rPr>
        <w:t xml:space="preserve"> </w:t>
      </w:r>
      <w:r>
        <w:rPr>
          <w:sz w:val="20"/>
          <w:szCs w:val="20"/>
        </w:rPr>
        <w:t>they</w:t>
      </w:r>
      <w:r>
        <w:rPr>
          <w:spacing w:val="-4"/>
          <w:sz w:val="20"/>
          <w:szCs w:val="20"/>
        </w:rPr>
        <w:t xml:space="preserve"> </w:t>
      </w:r>
      <w:r>
        <w:rPr>
          <w:sz w:val="20"/>
          <w:szCs w:val="20"/>
        </w:rPr>
        <w:t>should</w:t>
      </w:r>
      <w:r>
        <w:rPr>
          <w:spacing w:val="-6"/>
          <w:sz w:val="20"/>
          <w:szCs w:val="20"/>
        </w:rPr>
        <w:t xml:space="preserve"> </w:t>
      </w:r>
      <w:r>
        <w:rPr>
          <w:sz w:val="20"/>
          <w:szCs w:val="20"/>
        </w:rPr>
        <w:t>not</w:t>
      </w:r>
      <w:r>
        <w:rPr>
          <w:spacing w:val="-6"/>
          <w:sz w:val="20"/>
          <w:szCs w:val="20"/>
        </w:rPr>
        <w:t xml:space="preserve"> </w:t>
      </w:r>
      <w:r>
        <w:rPr>
          <w:sz w:val="20"/>
          <w:szCs w:val="20"/>
        </w:rPr>
        <w:t>be</w:t>
      </w:r>
      <w:r>
        <w:rPr>
          <w:spacing w:val="-6"/>
          <w:sz w:val="20"/>
          <w:szCs w:val="20"/>
        </w:rPr>
        <w:t xml:space="preserve"> </w:t>
      </w:r>
      <w:r>
        <w:rPr>
          <w:sz w:val="20"/>
          <w:szCs w:val="20"/>
        </w:rPr>
        <w:t>relied</w:t>
      </w:r>
      <w:r>
        <w:rPr>
          <w:spacing w:val="-6"/>
          <w:sz w:val="20"/>
          <w:szCs w:val="20"/>
        </w:rPr>
        <w:t xml:space="preserve"> </w:t>
      </w:r>
      <w:r>
        <w:rPr>
          <w:sz w:val="20"/>
          <w:szCs w:val="20"/>
        </w:rPr>
        <w:t>on,</w:t>
      </w:r>
      <w:r>
        <w:rPr>
          <w:spacing w:val="-6"/>
          <w:sz w:val="20"/>
          <w:szCs w:val="20"/>
        </w:rPr>
        <w:t xml:space="preserve"> </w:t>
      </w:r>
      <w:r>
        <w:rPr>
          <w:sz w:val="20"/>
          <w:szCs w:val="20"/>
        </w:rPr>
        <w:t>we</w:t>
      </w:r>
      <w:r>
        <w:rPr>
          <w:spacing w:val="-3"/>
          <w:sz w:val="20"/>
          <w:szCs w:val="20"/>
        </w:rPr>
        <w:t xml:space="preserve"> </w:t>
      </w:r>
      <w:r>
        <w:rPr>
          <w:sz w:val="20"/>
          <w:szCs w:val="20"/>
        </w:rPr>
        <w:t>will</w:t>
      </w:r>
      <w:r>
        <w:rPr>
          <w:spacing w:val="-4"/>
          <w:sz w:val="20"/>
          <w:szCs w:val="20"/>
        </w:rPr>
        <w:t xml:space="preserve"> </w:t>
      </w:r>
      <w:r>
        <w:rPr>
          <w:sz w:val="20"/>
          <w:szCs w:val="20"/>
        </w:rPr>
        <w:t>not</w:t>
      </w:r>
      <w:r>
        <w:rPr>
          <w:spacing w:val="-3"/>
          <w:sz w:val="20"/>
          <w:szCs w:val="20"/>
        </w:rPr>
        <w:t xml:space="preserve"> </w:t>
      </w:r>
      <w:r>
        <w:rPr>
          <w:sz w:val="20"/>
          <w:szCs w:val="20"/>
        </w:rPr>
        <w:t>be</w:t>
      </w:r>
      <w:r>
        <w:rPr>
          <w:spacing w:val="-6"/>
          <w:sz w:val="20"/>
          <w:szCs w:val="20"/>
        </w:rPr>
        <w:t xml:space="preserve"> </w:t>
      </w:r>
      <w:r>
        <w:rPr>
          <w:sz w:val="20"/>
          <w:szCs w:val="20"/>
        </w:rPr>
        <w:t>bound</w:t>
      </w:r>
      <w:r>
        <w:rPr>
          <w:spacing w:val="-3"/>
          <w:sz w:val="20"/>
          <w:szCs w:val="20"/>
        </w:rPr>
        <w:t xml:space="preserve"> </w:t>
      </w:r>
      <w:r>
        <w:rPr>
          <w:sz w:val="20"/>
          <w:szCs w:val="20"/>
        </w:rPr>
        <w:t>by</w:t>
      </w:r>
      <w:r>
        <w:rPr>
          <w:spacing w:val="-4"/>
          <w:sz w:val="20"/>
          <w:szCs w:val="20"/>
        </w:rPr>
        <w:t xml:space="preserve"> </w:t>
      </w:r>
      <w:r>
        <w:rPr>
          <w:sz w:val="20"/>
          <w:szCs w:val="20"/>
        </w:rPr>
        <w:t>them,</w:t>
      </w:r>
      <w:r>
        <w:rPr>
          <w:spacing w:val="-6"/>
          <w:sz w:val="20"/>
          <w:szCs w:val="20"/>
        </w:rPr>
        <w:t xml:space="preserve"> </w:t>
      </w:r>
      <w:r>
        <w:rPr>
          <w:sz w:val="20"/>
          <w:szCs w:val="20"/>
        </w:rPr>
        <w:t>and,</w:t>
      </w:r>
      <w:r>
        <w:rPr>
          <w:spacing w:val="-3"/>
          <w:sz w:val="20"/>
          <w:szCs w:val="20"/>
        </w:rPr>
        <w:t xml:space="preserve"> </w:t>
      </w:r>
      <w:r>
        <w:rPr>
          <w:sz w:val="20"/>
          <w:szCs w:val="20"/>
        </w:rPr>
        <w:t>if</w:t>
      </w:r>
      <w:r>
        <w:rPr>
          <w:spacing w:val="-5"/>
          <w:sz w:val="20"/>
          <w:szCs w:val="20"/>
        </w:rPr>
        <w:t xml:space="preserve"> </w:t>
      </w:r>
      <w:r>
        <w:rPr>
          <w:sz w:val="20"/>
          <w:szCs w:val="20"/>
        </w:rPr>
        <w:t xml:space="preserve">you do rely on such information, promises, representations and/or warranties, you do so at your own risk; </w:t>
      </w:r>
      <w:r>
        <w:rPr>
          <w:spacing w:val="-4"/>
          <w:sz w:val="20"/>
          <w:szCs w:val="20"/>
        </w:rPr>
        <w:t>and</w:t>
      </w:r>
    </w:p>
    <w:p w14:paraId="030049E8" w14:textId="46C3974A" w:rsidR="00C811EF" w:rsidRDefault="00C811EF">
      <w:pPr>
        <w:pStyle w:val="ListParagraph"/>
        <w:numPr>
          <w:ilvl w:val="0"/>
          <w:numId w:val="97"/>
        </w:numPr>
        <w:tabs>
          <w:tab w:val="left" w:pos="1080"/>
        </w:tabs>
        <w:kinsoku w:val="0"/>
        <w:overflowPunct w:val="0"/>
        <w:spacing w:before="229"/>
        <w:ind w:right="718"/>
        <w:rPr>
          <w:sz w:val="20"/>
          <w:szCs w:val="20"/>
        </w:rPr>
      </w:pPr>
      <w:r>
        <w:rPr>
          <w:sz w:val="20"/>
          <w:szCs w:val="20"/>
        </w:rPr>
        <w:t>We</w:t>
      </w:r>
      <w:r>
        <w:rPr>
          <w:spacing w:val="-1"/>
          <w:sz w:val="20"/>
          <w:szCs w:val="20"/>
        </w:rPr>
        <w:t xml:space="preserve"> </w:t>
      </w:r>
      <w:r>
        <w:rPr>
          <w:sz w:val="20"/>
          <w:szCs w:val="20"/>
        </w:rPr>
        <w:t>urge</w:t>
      </w:r>
      <w:r>
        <w:rPr>
          <w:spacing w:val="-3"/>
          <w:sz w:val="20"/>
          <w:szCs w:val="20"/>
        </w:rPr>
        <w:t xml:space="preserve"> </w:t>
      </w:r>
      <w:r>
        <w:rPr>
          <w:sz w:val="20"/>
          <w:szCs w:val="20"/>
        </w:rPr>
        <w:t>you</w:t>
      </w:r>
      <w:r>
        <w:rPr>
          <w:spacing w:val="-3"/>
          <w:sz w:val="20"/>
          <w:szCs w:val="20"/>
        </w:rPr>
        <w:t xml:space="preserve"> </w:t>
      </w:r>
      <w:r>
        <w:rPr>
          <w:sz w:val="20"/>
          <w:szCs w:val="20"/>
        </w:rPr>
        <w:t>to</w:t>
      </w:r>
      <w:r>
        <w:rPr>
          <w:spacing w:val="-1"/>
          <w:sz w:val="20"/>
          <w:szCs w:val="20"/>
        </w:rPr>
        <w:t xml:space="preserve"> </w:t>
      </w:r>
      <w:r>
        <w:rPr>
          <w:sz w:val="20"/>
          <w:szCs w:val="20"/>
        </w:rPr>
        <w:t>immediately</w:t>
      </w:r>
      <w:r>
        <w:rPr>
          <w:spacing w:val="-1"/>
          <w:sz w:val="20"/>
          <w:szCs w:val="20"/>
        </w:rPr>
        <w:t xml:space="preserve"> </w:t>
      </w:r>
      <w:r>
        <w:rPr>
          <w:sz w:val="20"/>
          <w:szCs w:val="20"/>
        </w:rPr>
        <w:t>notify</w:t>
      </w:r>
      <w:r>
        <w:rPr>
          <w:spacing w:val="-2"/>
          <w:sz w:val="20"/>
          <w:szCs w:val="20"/>
        </w:rPr>
        <w:t xml:space="preserve"> </w:t>
      </w:r>
      <w:r>
        <w:rPr>
          <w:sz w:val="20"/>
          <w:szCs w:val="20"/>
        </w:rPr>
        <w:t>us,</w:t>
      </w:r>
      <w:r>
        <w:rPr>
          <w:spacing w:val="-1"/>
          <w:sz w:val="20"/>
          <w:szCs w:val="20"/>
        </w:rPr>
        <w:t xml:space="preserve"> </w:t>
      </w:r>
      <w:r>
        <w:rPr>
          <w:sz w:val="20"/>
          <w:szCs w:val="20"/>
        </w:rPr>
        <w:t>in</w:t>
      </w:r>
      <w:r>
        <w:rPr>
          <w:spacing w:val="-3"/>
          <w:sz w:val="20"/>
          <w:szCs w:val="20"/>
        </w:rPr>
        <w:t xml:space="preserve"> </w:t>
      </w:r>
      <w:r>
        <w:rPr>
          <w:sz w:val="20"/>
          <w:szCs w:val="20"/>
        </w:rPr>
        <w:t>writing,</w:t>
      </w:r>
      <w:r>
        <w:rPr>
          <w:spacing w:val="-1"/>
          <w:sz w:val="20"/>
          <w:szCs w:val="20"/>
        </w:rPr>
        <w:t xml:space="preserve"> </w:t>
      </w:r>
      <w:r>
        <w:rPr>
          <w:sz w:val="20"/>
          <w:szCs w:val="20"/>
        </w:rPr>
        <w:t>with</w:t>
      </w:r>
      <w:r>
        <w:rPr>
          <w:spacing w:val="-3"/>
          <w:sz w:val="20"/>
          <w:szCs w:val="20"/>
        </w:rPr>
        <w:t xml:space="preserve"> </w:t>
      </w:r>
      <w:r>
        <w:rPr>
          <w:sz w:val="20"/>
          <w:szCs w:val="20"/>
        </w:rPr>
        <w:t>respect</w:t>
      </w:r>
      <w:r>
        <w:rPr>
          <w:spacing w:val="-3"/>
          <w:sz w:val="20"/>
          <w:szCs w:val="20"/>
        </w:rPr>
        <w:t xml:space="preserve"> </w:t>
      </w:r>
      <w:r>
        <w:rPr>
          <w:sz w:val="20"/>
          <w:szCs w:val="20"/>
        </w:rPr>
        <w:t>to</w:t>
      </w:r>
      <w:r>
        <w:rPr>
          <w:spacing w:val="-1"/>
          <w:sz w:val="20"/>
          <w:szCs w:val="20"/>
        </w:rPr>
        <w:t xml:space="preserve"> </w:t>
      </w:r>
      <w:r>
        <w:rPr>
          <w:sz w:val="20"/>
          <w:szCs w:val="20"/>
        </w:rPr>
        <w:t>such</w:t>
      </w:r>
      <w:r>
        <w:rPr>
          <w:spacing w:val="-1"/>
          <w:sz w:val="20"/>
          <w:szCs w:val="20"/>
        </w:rPr>
        <w:t xml:space="preserve"> </w:t>
      </w:r>
      <w:r>
        <w:rPr>
          <w:sz w:val="20"/>
          <w:szCs w:val="20"/>
        </w:rPr>
        <w:t>information prior</w:t>
      </w:r>
      <w:r>
        <w:rPr>
          <w:spacing w:val="-2"/>
          <w:sz w:val="20"/>
          <w:szCs w:val="20"/>
        </w:rPr>
        <w:t xml:space="preserve"> </w:t>
      </w:r>
      <w:r>
        <w:rPr>
          <w:sz w:val="20"/>
          <w:szCs w:val="20"/>
        </w:rPr>
        <w:t>to</w:t>
      </w:r>
      <w:r>
        <w:rPr>
          <w:spacing w:val="-3"/>
          <w:sz w:val="20"/>
          <w:szCs w:val="20"/>
        </w:rPr>
        <w:t xml:space="preserve"> </w:t>
      </w:r>
      <w:r>
        <w:rPr>
          <w:sz w:val="20"/>
          <w:szCs w:val="20"/>
        </w:rPr>
        <w:t>the</w:t>
      </w:r>
      <w:r>
        <w:rPr>
          <w:spacing w:val="-3"/>
          <w:sz w:val="20"/>
          <w:szCs w:val="20"/>
        </w:rPr>
        <w:t xml:space="preserve"> </w:t>
      </w:r>
      <w:r>
        <w:rPr>
          <w:sz w:val="20"/>
          <w:szCs w:val="20"/>
        </w:rPr>
        <w:t xml:space="preserve">purchase of the </w:t>
      </w:r>
      <w:del w:id="402" w:author="Matthew Levine" w:date="2025-06-06T13:47:00Z" w16du:dateUtc="2025-06-06T17:47:00Z">
        <w:r w:rsidDel="00690989">
          <w:rPr>
            <w:sz w:val="20"/>
            <w:szCs w:val="20"/>
          </w:rPr>
          <w:delText>Studio</w:delText>
        </w:r>
      </w:del>
      <w:ins w:id="403" w:author="Matthew Levine" w:date="2025-06-06T13:47:00Z" w16du:dateUtc="2025-06-06T17:47:00Z">
        <w:r w:rsidR="00690989">
          <w:rPr>
            <w:sz w:val="20"/>
            <w:szCs w:val="20"/>
          </w:rPr>
          <w:t>[Premise Café]</w:t>
        </w:r>
      </w:ins>
      <w:r>
        <w:rPr>
          <w:sz w:val="20"/>
          <w:szCs w:val="20"/>
        </w:rPr>
        <w:t>; that is, prior to you signing the Franchise Agreement.</w:t>
      </w:r>
    </w:p>
    <w:p w14:paraId="3D200826" w14:textId="77777777" w:rsidR="00C811EF" w:rsidRDefault="00C811EF">
      <w:pPr>
        <w:pStyle w:val="ListParagraph"/>
        <w:numPr>
          <w:ilvl w:val="0"/>
          <w:numId w:val="97"/>
        </w:numPr>
        <w:tabs>
          <w:tab w:val="left" w:pos="1080"/>
        </w:tabs>
        <w:kinsoku w:val="0"/>
        <w:overflowPunct w:val="0"/>
        <w:spacing w:before="229"/>
        <w:ind w:right="718"/>
        <w:rPr>
          <w:sz w:val="20"/>
          <w:szCs w:val="20"/>
        </w:rPr>
        <w:sectPr w:rsidR="00C811EF">
          <w:pgSz w:w="12240" w:h="15840"/>
          <w:pgMar w:top="400" w:right="720" w:bottom="1440" w:left="720" w:header="200" w:footer="1257" w:gutter="0"/>
          <w:cols w:space="720"/>
          <w:noEndnote/>
        </w:sectPr>
      </w:pPr>
    </w:p>
    <w:p w14:paraId="10E55C7F" w14:textId="77777777" w:rsidR="00C811EF" w:rsidRDefault="00C811EF">
      <w:pPr>
        <w:pStyle w:val="BodyText"/>
        <w:kinsoku w:val="0"/>
        <w:overflowPunct w:val="0"/>
      </w:pPr>
    </w:p>
    <w:p w14:paraId="4A1A3194" w14:textId="77777777" w:rsidR="00C811EF" w:rsidRDefault="00C811EF">
      <w:pPr>
        <w:pStyle w:val="BodyText"/>
        <w:kinsoku w:val="0"/>
        <w:overflowPunct w:val="0"/>
      </w:pPr>
    </w:p>
    <w:p w14:paraId="69ECD281" w14:textId="77777777" w:rsidR="00C811EF" w:rsidRDefault="00C811EF">
      <w:pPr>
        <w:pStyle w:val="BodyText"/>
        <w:kinsoku w:val="0"/>
        <w:overflowPunct w:val="0"/>
      </w:pPr>
    </w:p>
    <w:p w14:paraId="3D54939A" w14:textId="77777777" w:rsidR="00C811EF" w:rsidRDefault="00C811EF">
      <w:pPr>
        <w:pStyle w:val="BodyText"/>
        <w:kinsoku w:val="0"/>
        <w:overflowPunct w:val="0"/>
        <w:spacing w:before="119"/>
      </w:pPr>
    </w:p>
    <w:p w14:paraId="70AF54A2" w14:textId="77777777" w:rsidR="00C811EF" w:rsidRDefault="00C811EF">
      <w:pPr>
        <w:pStyle w:val="BodyText"/>
        <w:kinsoku w:val="0"/>
        <w:overflowPunct w:val="0"/>
        <w:ind w:left="720"/>
        <w:rPr>
          <w:b/>
          <w:bCs/>
        </w:rPr>
      </w:pPr>
      <w:r>
        <w:rPr>
          <w:b/>
          <w:bCs/>
          <w:u w:val="thick"/>
        </w:rPr>
        <w:t>Note</w:t>
      </w:r>
      <w:r>
        <w:rPr>
          <w:b/>
          <w:bCs/>
          <w:spacing w:val="-7"/>
          <w:u w:val="thick"/>
        </w:rPr>
        <w:t xml:space="preserve"> </w:t>
      </w:r>
      <w:r>
        <w:rPr>
          <w:b/>
          <w:bCs/>
          <w:u w:val="thick"/>
        </w:rPr>
        <w:t>to</w:t>
      </w:r>
      <w:r>
        <w:rPr>
          <w:b/>
          <w:bCs/>
          <w:spacing w:val="-6"/>
          <w:u w:val="thick"/>
        </w:rPr>
        <w:t xml:space="preserve"> </w:t>
      </w:r>
      <w:r>
        <w:rPr>
          <w:b/>
          <w:bCs/>
          <w:u w:val="thick"/>
        </w:rPr>
        <w:t>Franchise</w:t>
      </w:r>
      <w:r>
        <w:rPr>
          <w:b/>
          <w:bCs/>
          <w:spacing w:val="-7"/>
          <w:u w:val="thick"/>
        </w:rPr>
        <w:t xml:space="preserve"> </w:t>
      </w:r>
      <w:r>
        <w:rPr>
          <w:b/>
          <w:bCs/>
          <w:spacing w:val="-2"/>
          <w:u w:val="thick"/>
        </w:rPr>
        <w:t>Transferees</w:t>
      </w:r>
    </w:p>
    <w:p w14:paraId="114EB4F4" w14:textId="1D7C216B" w:rsidR="00C811EF" w:rsidRDefault="00C811EF">
      <w:pPr>
        <w:pStyle w:val="BodyText"/>
        <w:kinsoku w:val="0"/>
        <w:overflowPunct w:val="0"/>
        <w:spacing w:before="229"/>
        <w:ind w:left="720" w:right="718"/>
        <w:jc w:val="both"/>
      </w:pPr>
      <w:r>
        <w:t xml:space="preserve">The selling franchisee may provide you with actual financial records of the </w:t>
      </w:r>
      <w:del w:id="404" w:author="Matthew Levine" w:date="2025-06-06T13:47:00Z" w16du:dateUtc="2025-06-06T17:47:00Z">
        <w:r w:rsidDel="00690989">
          <w:delText>Studio</w:delText>
        </w:r>
      </w:del>
      <w:ins w:id="405" w:author="Matthew Levine" w:date="2025-06-06T13:47:00Z" w16du:dateUtc="2025-06-06T17:47:00Z">
        <w:r w:rsidR="00690989">
          <w:t>[Premise Café]</w:t>
        </w:r>
      </w:ins>
      <w:r>
        <w:t xml:space="preserve"> you are purchasing, including financial statements, and information with respect to operating costs.</w:t>
      </w:r>
      <w:r>
        <w:rPr>
          <w:spacing w:val="40"/>
        </w:rPr>
        <w:t xml:space="preserve"> </w:t>
      </w:r>
      <w:r>
        <w:t>We make no representations, conditions, warranties or guarantees about the accuracy or completeness of such information and we encourage you to consult with your professional advisors when reviewing same.</w:t>
      </w:r>
    </w:p>
    <w:p w14:paraId="1380AFE9" w14:textId="77777777" w:rsidR="00C811EF" w:rsidRDefault="00C811EF">
      <w:pPr>
        <w:pStyle w:val="BodyText"/>
        <w:kinsoku w:val="0"/>
        <w:overflowPunct w:val="0"/>
      </w:pPr>
    </w:p>
    <w:p w14:paraId="4AE94B1F" w14:textId="77777777" w:rsidR="00C811EF" w:rsidRDefault="00C811EF">
      <w:pPr>
        <w:pStyle w:val="BodyText"/>
        <w:kinsoku w:val="0"/>
        <w:overflowPunct w:val="0"/>
      </w:pPr>
    </w:p>
    <w:p w14:paraId="72F3B70E" w14:textId="77777777" w:rsidR="00C811EF" w:rsidRDefault="00C811EF">
      <w:pPr>
        <w:pStyle w:val="Heading7"/>
        <w:kinsoku w:val="0"/>
        <w:overflowPunct w:val="0"/>
        <w:rPr>
          <w:spacing w:val="-2"/>
        </w:rPr>
      </w:pPr>
      <w:bookmarkStart w:id="406" w:name="ITEM_12_ñ_HISTORICAL_CLAIMS"/>
      <w:bookmarkEnd w:id="406"/>
      <w:r>
        <w:t>ITEM</w:t>
      </w:r>
      <w:r>
        <w:rPr>
          <w:spacing w:val="-5"/>
        </w:rPr>
        <w:t xml:space="preserve"> </w:t>
      </w:r>
      <w:r>
        <w:t>12</w:t>
      </w:r>
      <w:r>
        <w:rPr>
          <w:spacing w:val="-7"/>
        </w:rPr>
        <w:t xml:space="preserve"> </w:t>
      </w:r>
      <w:r>
        <w:t>–</w:t>
      </w:r>
      <w:r>
        <w:rPr>
          <w:spacing w:val="-5"/>
        </w:rPr>
        <w:t xml:space="preserve"> </w:t>
      </w:r>
      <w:r>
        <w:t>HISTORICAL</w:t>
      </w:r>
      <w:r>
        <w:rPr>
          <w:spacing w:val="-6"/>
        </w:rPr>
        <w:t xml:space="preserve"> </w:t>
      </w:r>
      <w:r>
        <w:rPr>
          <w:spacing w:val="-2"/>
        </w:rPr>
        <w:t>CLAIMS</w:t>
      </w:r>
    </w:p>
    <w:p w14:paraId="0AC28947" w14:textId="77777777" w:rsidR="00C811EF" w:rsidRDefault="00C811EF">
      <w:pPr>
        <w:pStyle w:val="BodyText"/>
        <w:kinsoku w:val="0"/>
        <w:overflowPunct w:val="0"/>
        <w:spacing w:before="10"/>
        <w:rPr>
          <w:b/>
          <w:bCs/>
        </w:rPr>
      </w:pPr>
    </w:p>
    <w:p w14:paraId="64191F90" w14:textId="0BD8D45B" w:rsidR="00C811EF" w:rsidRDefault="00C811EF">
      <w:pPr>
        <w:pStyle w:val="BodyText"/>
        <w:kinsoku w:val="0"/>
        <w:overflowPunct w:val="0"/>
        <w:spacing w:before="1"/>
        <w:ind w:left="720" w:right="718"/>
        <w:jc w:val="both"/>
      </w:pPr>
      <w:r>
        <w:t>Since</w:t>
      </w:r>
      <w:r>
        <w:rPr>
          <w:spacing w:val="-2"/>
        </w:rPr>
        <w:t xml:space="preserve"> </w:t>
      </w:r>
      <w:r>
        <w:t>actual</w:t>
      </w:r>
      <w:r>
        <w:rPr>
          <w:spacing w:val="-5"/>
        </w:rPr>
        <w:t xml:space="preserve"> </w:t>
      </w:r>
      <w:r>
        <w:t>results</w:t>
      </w:r>
      <w:r>
        <w:rPr>
          <w:spacing w:val="-3"/>
        </w:rPr>
        <w:t xml:space="preserve"> </w:t>
      </w:r>
      <w:r>
        <w:t>vary</w:t>
      </w:r>
      <w:r>
        <w:rPr>
          <w:spacing w:val="-3"/>
        </w:rPr>
        <w:t xml:space="preserve"> </w:t>
      </w:r>
      <w:r>
        <w:t>from</w:t>
      </w:r>
      <w:r>
        <w:rPr>
          <w:spacing w:val="-4"/>
        </w:rPr>
        <w:t xml:space="preserve"> </w:t>
      </w:r>
      <w:r>
        <w:t>location</w:t>
      </w:r>
      <w:r>
        <w:rPr>
          <w:spacing w:val="-4"/>
        </w:rPr>
        <w:t xml:space="preserve"> </w:t>
      </w:r>
      <w:r>
        <w:t>to</w:t>
      </w:r>
      <w:r>
        <w:rPr>
          <w:spacing w:val="-4"/>
        </w:rPr>
        <w:t xml:space="preserve"> </w:t>
      </w:r>
      <w:r>
        <w:t>location,</w:t>
      </w:r>
      <w:r>
        <w:rPr>
          <w:spacing w:val="-2"/>
        </w:rPr>
        <w:t xml:space="preserve"> </w:t>
      </w:r>
      <w:r>
        <w:t>the large</w:t>
      </w:r>
      <w:r>
        <w:rPr>
          <w:spacing w:val="-2"/>
        </w:rPr>
        <w:t xml:space="preserve"> </w:t>
      </w:r>
      <w:r>
        <w:t>number</w:t>
      </w:r>
      <w:r>
        <w:rPr>
          <w:spacing w:val="-1"/>
        </w:rPr>
        <w:t xml:space="preserve"> </w:t>
      </w:r>
      <w:r>
        <w:t>of</w:t>
      </w:r>
      <w:r>
        <w:rPr>
          <w:spacing w:val="-4"/>
        </w:rPr>
        <w:t xml:space="preserve"> </w:t>
      </w:r>
      <w:r>
        <w:t>factors</w:t>
      </w:r>
      <w:r>
        <w:rPr>
          <w:spacing w:val="-2"/>
        </w:rPr>
        <w:t xml:space="preserve"> </w:t>
      </w:r>
      <w:r>
        <w:t>outside</w:t>
      </w:r>
      <w:r>
        <w:rPr>
          <w:spacing w:val="-4"/>
        </w:rPr>
        <w:t xml:space="preserve"> </w:t>
      </w:r>
      <w:r>
        <w:t>of</w:t>
      </w:r>
      <w:r>
        <w:rPr>
          <w:spacing w:val="-4"/>
        </w:rPr>
        <w:t xml:space="preserve"> </w:t>
      </w:r>
      <w:r>
        <w:t>our</w:t>
      </w:r>
      <w:r>
        <w:rPr>
          <w:spacing w:val="-3"/>
        </w:rPr>
        <w:t xml:space="preserve"> </w:t>
      </w:r>
      <w:r>
        <w:t>control</w:t>
      </w:r>
      <w:r>
        <w:rPr>
          <w:spacing w:val="-2"/>
        </w:rPr>
        <w:t xml:space="preserve"> </w:t>
      </w:r>
      <w:r>
        <w:t>and</w:t>
      </w:r>
      <w:r>
        <w:rPr>
          <w:spacing w:val="-4"/>
        </w:rPr>
        <w:t xml:space="preserve"> </w:t>
      </w:r>
      <w:r>
        <w:t xml:space="preserve">in all cases, the performance of the </w:t>
      </w:r>
      <w:del w:id="407" w:author="Matthew Levine" w:date="2025-06-06T13:47:00Z" w16du:dateUtc="2025-06-06T17:47:00Z">
        <w:r w:rsidDel="00690989">
          <w:delText>Studio</w:delText>
        </w:r>
      </w:del>
      <w:ins w:id="408" w:author="Matthew Levine" w:date="2025-06-06T13:47:00Z" w16du:dateUtc="2025-06-06T17:47:00Z">
        <w:r w:rsidR="00690989">
          <w:t>[Premise Café]</w:t>
        </w:r>
      </w:ins>
      <w:r>
        <w:t xml:space="preserve"> is primarily dependent upon you, we cannot reliably estimate the results of any particular franchise and cannot reliably predict, forecast or project future performance, revenues,</w:t>
      </w:r>
      <w:r>
        <w:rPr>
          <w:spacing w:val="-2"/>
        </w:rPr>
        <w:t xml:space="preserve"> </w:t>
      </w:r>
      <w:r>
        <w:t>profits</w:t>
      </w:r>
      <w:r>
        <w:rPr>
          <w:spacing w:val="-3"/>
        </w:rPr>
        <w:t xml:space="preserve"> </w:t>
      </w:r>
      <w:r>
        <w:t>or otherwise</w:t>
      </w:r>
      <w:r>
        <w:rPr>
          <w:spacing w:val="-4"/>
        </w:rPr>
        <w:t xml:space="preserve"> </w:t>
      </w:r>
      <w:r>
        <w:t>of</w:t>
      </w:r>
      <w:r>
        <w:rPr>
          <w:spacing w:val="-2"/>
        </w:rPr>
        <w:t xml:space="preserve"> </w:t>
      </w:r>
      <w:r>
        <w:t xml:space="preserve">any </w:t>
      </w:r>
      <w:r w:rsidR="00696E1A">
        <w:t>[TRADE MARK]</w:t>
      </w:r>
      <w:r>
        <w:rPr>
          <w:b/>
          <w:bCs/>
          <w:vertAlign w:val="superscript"/>
        </w:rPr>
        <w:t>TM</w:t>
      </w:r>
      <w:r>
        <w:rPr>
          <w:b/>
          <w:bCs/>
          <w:spacing w:val="-4"/>
        </w:rPr>
        <w:t xml:space="preserve"> </w:t>
      </w:r>
      <w:r>
        <w:t>franchise,</w:t>
      </w:r>
      <w:r>
        <w:rPr>
          <w:spacing w:val="-2"/>
        </w:rPr>
        <w:t xml:space="preserve"> </w:t>
      </w:r>
      <w:r>
        <w:t>even</w:t>
      </w:r>
      <w:r>
        <w:rPr>
          <w:spacing w:val="-2"/>
        </w:rPr>
        <w:t xml:space="preserve"> </w:t>
      </w:r>
      <w:r>
        <w:t>including</w:t>
      </w:r>
      <w:r>
        <w:rPr>
          <w:spacing w:val="-2"/>
        </w:rPr>
        <w:t xml:space="preserve"> </w:t>
      </w:r>
      <w:r>
        <w:t>ones</w:t>
      </w:r>
      <w:r>
        <w:rPr>
          <w:spacing w:val="-3"/>
        </w:rPr>
        <w:t xml:space="preserve"> </w:t>
      </w:r>
      <w:r>
        <w:t>owned</w:t>
      </w:r>
      <w:r>
        <w:rPr>
          <w:spacing w:val="-2"/>
        </w:rPr>
        <w:t xml:space="preserve"> </w:t>
      </w:r>
      <w:r>
        <w:t>and/or</w:t>
      </w:r>
      <w:r>
        <w:rPr>
          <w:spacing w:val="-3"/>
        </w:rPr>
        <w:t xml:space="preserve"> </w:t>
      </w:r>
      <w:r>
        <w:t>operated by us, if any.</w:t>
      </w:r>
    </w:p>
    <w:p w14:paraId="32DCCF0D" w14:textId="77777777" w:rsidR="00C811EF" w:rsidRDefault="00C811EF">
      <w:pPr>
        <w:pStyle w:val="BodyText"/>
        <w:kinsoku w:val="0"/>
        <w:overflowPunct w:val="0"/>
        <w:spacing w:before="230"/>
        <w:ind w:left="720" w:right="719"/>
        <w:jc w:val="both"/>
      </w:pPr>
      <w:r>
        <w:t>Accordingly, we expressly disclaim the making of, and we do not furnish or authorize our salespersons or anyone else to furnish, any information, warranty, representation, statement, promise, guarantee or inducement, express, implied or collateral, whether oral or written, as to:</w:t>
      </w:r>
    </w:p>
    <w:p w14:paraId="5BFFE33D" w14:textId="77777777" w:rsidR="00C811EF" w:rsidRDefault="00C811EF">
      <w:pPr>
        <w:pStyle w:val="BodyText"/>
        <w:kinsoku w:val="0"/>
        <w:overflowPunct w:val="0"/>
        <w:spacing w:before="16"/>
      </w:pPr>
    </w:p>
    <w:p w14:paraId="02BD79E0" w14:textId="77777777" w:rsidR="00C811EF" w:rsidRDefault="00C811EF" w:rsidP="00CB5590">
      <w:pPr>
        <w:pStyle w:val="ListParagraph"/>
        <w:numPr>
          <w:ilvl w:val="1"/>
          <w:numId w:val="120"/>
        </w:numPr>
        <w:tabs>
          <w:tab w:val="left" w:pos="1439"/>
        </w:tabs>
        <w:kinsoku w:val="0"/>
        <w:overflowPunct w:val="0"/>
        <w:jc w:val="left"/>
        <w:rPr>
          <w:spacing w:val="-2"/>
          <w:sz w:val="20"/>
          <w:szCs w:val="20"/>
        </w:rPr>
      </w:pPr>
      <w:r>
        <w:rPr>
          <w:sz w:val="20"/>
          <w:szCs w:val="20"/>
        </w:rPr>
        <w:t>any</w:t>
      </w:r>
      <w:r>
        <w:rPr>
          <w:spacing w:val="-14"/>
          <w:sz w:val="20"/>
          <w:szCs w:val="20"/>
        </w:rPr>
        <w:t xml:space="preserve"> </w:t>
      </w:r>
      <w:r>
        <w:rPr>
          <w:sz w:val="20"/>
          <w:szCs w:val="20"/>
        </w:rPr>
        <w:t>working</w:t>
      </w:r>
      <w:r>
        <w:rPr>
          <w:spacing w:val="-14"/>
          <w:sz w:val="20"/>
          <w:szCs w:val="20"/>
        </w:rPr>
        <w:t xml:space="preserve"> </w:t>
      </w:r>
      <w:r>
        <w:rPr>
          <w:sz w:val="20"/>
          <w:szCs w:val="20"/>
        </w:rPr>
        <w:t>capital</w:t>
      </w:r>
      <w:r>
        <w:rPr>
          <w:spacing w:val="-13"/>
          <w:sz w:val="20"/>
          <w:szCs w:val="20"/>
        </w:rPr>
        <w:t xml:space="preserve"> </w:t>
      </w:r>
      <w:r>
        <w:rPr>
          <w:sz w:val="20"/>
          <w:szCs w:val="20"/>
        </w:rPr>
        <w:t>or</w:t>
      </w:r>
      <w:r>
        <w:rPr>
          <w:spacing w:val="-11"/>
          <w:sz w:val="20"/>
          <w:szCs w:val="20"/>
        </w:rPr>
        <w:t xml:space="preserve"> </w:t>
      </w:r>
      <w:r>
        <w:rPr>
          <w:sz w:val="20"/>
          <w:szCs w:val="20"/>
        </w:rPr>
        <w:t>other</w:t>
      </w:r>
      <w:r>
        <w:rPr>
          <w:spacing w:val="-11"/>
          <w:sz w:val="20"/>
          <w:szCs w:val="20"/>
        </w:rPr>
        <w:t xml:space="preserve"> </w:t>
      </w:r>
      <w:r>
        <w:rPr>
          <w:sz w:val="20"/>
          <w:szCs w:val="20"/>
        </w:rPr>
        <w:t>funds</w:t>
      </w:r>
      <w:r>
        <w:rPr>
          <w:spacing w:val="-13"/>
          <w:sz w:val="20"/>
          <w:szCs w:val="20"/>
        </w:rPr>
        <w:t xml:space="preserve"> </w:t>
      </w:r>
      <w:r>
        <w:rPr>
          <w:sz w:val="20"/>
          <w:szCs w:val="20"/>
        </w:rPr>
        <w:t>necessary</w:t>
      </w:r>
      <w:r>
        <w:rPr>
          <w:spacing w:val="-13"/>
          <w:sz w:val="20"/>
          <w:szCs w:val="20"/>
        </w:rPr>
        <w:t xml:space="preserve"> </w:t>
      </w:r>
      <w:r>
        <w:rPr>
          <w:sz w:val="20"/>
          <w:szCs w:val="20"/>
        </w:rPr>
        <w:t>to</w:t>
      </w:r>
      <w:r>
        <w:rPr>
          <w:spacing w:val="-14"/>
          <w:sz w:val="20"/>
          <w:szCs w:val="20"/>
        </w:rPr>
        <w:t xml:space="preserve"> </w:t>
      </w:r>
      <w:r>
        <w:rPr>
          <w:sz w:val="20"/>
          <w:szCs w:val="20"/>
        </w:rPr>
        <w:t>reach</w:t>
      </w:r>
      <w:r>
        <w:rPr>
          <w:spacing w:val="-12"/>
          <w:sz w:val="20"/>
          <w:szCs w:val="20"/>
        </w:rPr>
        <w:t xml:space="preserve"> </w:t>
      </w:r>
      <w:r>
        <w:rPr>
          <w:sz w:val="20"/>
          <w:szCs w:val="20"/>
        </w:rPr>
        <w:t>any</w:t>
      </w:r>
      <w:r>
        <w:rPr>
          <w:spacing w:val="-13"/>
          <w:sz w:val="20"/>
          <w:szCs w:val="20"/>
        </w:rPr>
        <w:t xml:space="preserve"> </w:t>
      </w:r>
      <w:r>
        <w:rPr>
          <w:sz w:val="20"/>
          <w:szCs w:val="20"/>
        </w:rPr>
        <w:t>“break-even”</w:t>
      </w:r>
      <w:r>
        <w:rPr>
          <w:spacing w:val="-11"/>
          <w:sz w:val="20"/>
          <w:szCs w:val="20"/>
        </w:rPr>
        <w:t xml:space="preserve"> </w:t>
      </w:r>
      <w:r>
        <w:rPr>
          <w:sz w:val="20"/>
          <w:szCs w:val="20"/>
        </w:rPr>
        <w:t>or</w:t>
      </w:r>
      <w:r>
        <w:rPr>
          <w:spacing w:val="-13"/>
          <w:sz w:val="20"/>
          <w:szCs w:val="20"/>
        </w:rPr>
        <w:t xml:space="preserve"> </w:t>
      </w:r>
      <w:r>
        <w:rPr>
          <w:sz w:val="20"/>
          <w:szCs w:val="20"/>
        </w:rPr>
        <w:t>any</w:t>
      </w:r>
      <w:r>
        <w:rPr>
          <w:spacing w:val="-13"/>
          <w:sz w:val="20"/>
          <w:szCs w:val="20"/>
        </w:rPr>
        <w:t xml:space="preserve"> </w:t>
      </w:r>
      <w:r>
        <w:rPr>
          <w:sz w:val="20"/>
          <w:szCs w:val="20"/>
        </w:rPr>
        <w:t>other</w:t>
      </w:r>
      <w:r>
        <w:rPr>
          <w:spacing w:val="-13"/>
          <w:sz w:val="20"/>
          <w:szCs w:val="20"/>
        </w:rPr>
        <w:t xml:space="preserve"> </w:t>
      </w:r>
      <w:r>
        <w:rPr>
          <w:sz w:val="20"/>
          <w:szCs w:val="20"/>
        </w:rPr>
        <w:t>financial</w:t>
      </w:r>
      <w:r>
        <w:rPr>
          <w:spacing w:val="-13"/>
          <w:sz w:val="20"/>
          <w:szCs w:val="20"/>
        </w:rPr>
        <w:t xml:space="preserve"> </w:t>
      </w:r>
      <w:proofErr w:type="gramStart"/>
      <w:r>
        <w:rPr>
          <w:spacing w:val="-2"/>
          <w:sz w:val="20"/>
          <w:szCs w:val="20"/>
        </w:rPr>
        <w:t>level;</w:t>
      </w:r>
      <w:proofErr w:type="gramEnd"/>
    </w:p>
    <w:p w14:paraId="39F92A44" w14:textId="3C4839B2" w:rsidR="00C811EF" w:rsidRDefault="00C811EF" w:rsidP="00CB5590">
      <w:pPr>
        <w:pStyle w:val="ListParagraph"/>
        <w:numPr>
          <w:ilvl w:val="1"/>
          <w:numId w:val="120"/>
        </w:numPr>
        <w:tabs>
          <w:tab w:val="left" w:pos="1439"/>
        </w:tabs>
        <w:kinsoku w:val="0"/>
        <w:overflowPunct w:val="0"/>
        <w:spacing w:before="11"/>
        <w:jc w:val="left"/>
        <w:rPr>
          <w:spacing w:val="-2"/>
          <w:sz w:val="20"/>
          <w:szCs w:val="20"/>
        </w:rPr>
      </w:pPr>
      <w:r>
        <w:rPr>
          <w:sz w:val="20"/>
          <w:szCs w:val="20"/>
        </w:rPr>
        <w:t>the</w:t>
      </w:r>
      <w:r>
        <w:rPr>
          <w:spacing w:val="-6"/>
          <w:sz w:val="20"/>
          <w:szCs w:val="20"/>
        </w:rPr>
        <w:t xml:space="preserve"> </w:t>
      </w:r>
      <w:r>
        <w:rPr>
          <w:sz w:val="20"/>
          <w:szCs w:val="20"/>
        </w:rPr>
        <w:t>future</w:t>
      </w:r>
      <w:r>
        <w:rPr>
          <w:spacing w:val="-4"/>
          <w:sz w:val="20"/>
          <w:szCs w:val="20"/>
        </w:rPr>
        <w:t xml:space="preserve"> </w:t>
      </w:r>
      <w:r>
        <w:rPr>
          <w:sz w:val="20"/>
          <w:szCs w:val="20"/>
        </w:rPr>
        <w:t>growth</w:t>
      </w:r>
      <w:r>
        <w:rPr>
          <w:spacing w:val="-3"/>
          <w:sz w:val="20"/>
          <w:szCs w:val="20"/>
        </w:rPr>
        <w:t xml:space="preserve"> </w:t>
      </w:r>
      <w:r>
        <w:rPr>
          <w:sz w:val="20"/>
          <w:szCs w:val="20"/>
        </w:rPr>
        <w:t>of</w:t>
      </w:r>
      <w:r>
        <w:rPr>
          <w:spacing w:val="-5"/>
          <w:sz w:val="20"/>
          <w:szCs w:val="20"/>
        </w:rPr>
        <w:t xml:space="preserve"> </w:t>
      </w:r>
      <w:r w:rsidR="00B61E46">
        <w:rPr>
          <w:sz w:val="20"/>
          <w:szCs w:val="20"/>
        </w:rPr>
        <w:t>[SYSTEM NAME</w:t>
      </w:r>
      <w:proofErr w:type="gramStart"/>
      <w:r w:rsidR="00B61E46">
        <w:rPr>
          <w:sz w:val="20"/>
          <w:szCs w:val="20"/>
        </w:rPr>
        <w:t>]</w:t>
      </w:r>
      <w:r>
        <w:rPr>
          <w:spacing w:val="-2"/>
          <w:sz w:val="20"/>
          <w:szCs w:val="20"/>
        </w:rPr>
        <w:t>;</w:t>
      </w:r>
      <w:proofErr w:type="gramEnd"/>
    </w:p>
    <w:p w14:paraId="26D74CC5" w14:textId="77777777" w:rsidR="00C811EF" w:rsidRDefault="00C811EF" w:rsidP="00CB5590">
      <w:pPr>
        <w:pStyle w:val="ListParagraph"/>
        <w:numPr>
          <w:ilvl w:val="1"/>
          <w:numId w:val="120"/>
        </w:numPr>
        <w:tabs>
          <w:tab w:val="left" w:pos="1439"/>
        </w:tabs>
        <w:kinsoku w:val="0"/>
        <w:overflowPunct w:val="0"/>
        <w:spacing w:before="14"/>
        <w:jc w:val="left"/>
        <w:rPr>
          <w:spacing w:val="-2"/>
          <w:sz w:val="20"/>
          <w:szCs w:val="20"/>
        </w:rPr>
      </w:pPr>
      <w:r>
        <w:rPr>
          <w:sz w:val="20"/>
          <w:szCs w:val="20"/>
        </w:rPr>
        <w:t>your</w:t>
      </w:r>
      <w:r>
        <w:rPr>
          <w:spacing w:val="-7"/>
          <w:sz w:val="20"/>
          <w:szCs w:val="20"/>
        </w:rPr>
        <w:t xml:space="preserve"> </w:t>
      </w:r>
      <w:r>
        <w:rPr>
          <w:sz w:val="20"/>
          <w:szCs w:val="20"/>
        </w:rPr>
        <w:t>anticipated</w:t>
      </w:r>
      <w:r>
        <w:rPr>
          <w:spacing w:val="-6"/>
          <w:sz w:val="20"/>
          <w:szCs w:val="20"/>
        </w:rPr>
        <w:t xml:space="preserve"> </w:t>
      </w:r>
      <w:r>
        <w:rPr>
          <w:sz w:val="20"/>
          <w:szCs w:val="20"/>
        </w:rPr>
        <w:t>sales,</w:t>
      </w:r>
      <w:r>
        <w:rPr>
          <w:spacing w:val="-5"/>
          <w:sz w:val="20"/>
          <w:szCs w:val="20"/>
        </w:rPr>
        <w:t xml:space="preserve"> </w:t>
      </w:r>
      <w:r>
        <w:rPr>
          <w:sz w:val="20"/>
          <w:szCs w:val="20"/>
        </w:rPr>
        <w:t>income,</w:t>
      </w:r>
      <w:r>
        <w:rPr>
          <w:spacing w:val="-8"/>
          <w:sz w:val="20"/>
          <w:szCs w:val="20"/>
        </w:rPr>
        <w:t xml:space="preserve"> </w:t>
      </w:r>
      <w:r>
        <w:rPr>
          <w:sz w:val="20"/>
          <w:szCs w:val="20"/>
        </w:rPr>
        <w:t>earnings</w:t>
      </w:r>
      <w:r>
        <w:rPr>
          <w:spacing w:val="-6"/>
          <w:sz w:val="20"/>
          <w:szCs w:val="20"/>
        </w:rPr>
        <w:t xml:space="preserve"> </w:t>
      </w:r>
      <w:r>
        <w:rPr>
          <w:sz w:val="20"/>
          <w:szCs w:val="20"/>
        </w:rPr>
        <w:t>and</w:t>
      </w:r>
      <w:r>
        <w:rPr>
          <w:spacing w:val="-8"/>
          <w:sz w:val="20"/>
          <w:szCs w:val="20"/>
        </w:rPr>
        <w:t xml:space="preserve"> </w:t>
      </w:r>
      <w:r>
        <w:rPr>
          <w:sz w:val="20"/>
          <w:szCs w:val="20"/>
        </w:rPr>
        <w:t>growth</w:t>
      </w:r>
      <w:r>
        <w:rPr>
          <w:spacing w:val="-5"/>
          <w:sz w:val="20"/>
          <w:szCs w:val="20"/>
        </w:rPr>
        <w:t xml:space="preserve"> </w:t>
      </w:r>
      <w:r>
        <w:rPr>
          <w:sz w:val="20"/>
          <w:szCs w:val="20"/>
        </w:rPr>
        <w:t>or</w:t>
      </w:r>
      <w:r>
        <w:rPr>
          <w:spacing w:val="-5"/>
          <w:sz w:val="20"/>
          <w:szCs w:val="20"/>
        </w:rPr>
        <w:t xml:space="preserve"> </w:t>
      </w:r>
      <w:proofErr w:type="gramStart"/>
      <w:r>
        <w:rPr>
          <w:spacing w:val="-2"/>
          <w:sz w:val="20"/>
          <w:szCs w:val="20"/>
        </w:rPr>
        <w:t>success;</w:t>
      </w:r>
      <w:proofErr w:type="gramEnd"/>
    </w:p>
    <w:p w14:paraId="2CA8F8C9" w14:textId="77777777" w:rsidR="00C811EF" w:rsidRDefault="00C811EF" w:rsidP="00CB5590">
      <w:pPr>
        <w:pStyle w:val="ListParagraph"/>
        <w:numPr>
          <w:ilvl w:val="1"/>
          <w:numId w:val="120"/>
        </w:numPr>
        <w:tabs>
          <w:tab w:val="left" w:pos="1439"/>
        </w:tabs>
        <w:kinsoku w:val="0"/>
        <w:overflowPunct w:val="0"/>
        <w:spacing w:before="12"/>
        <w:jc w:val="left"/>
        <w:rPr>
          <w:spacing w:val="-5"/>
          <w:sz w:val="20"/>
          <w:szCs w:val="20"/>
        </w:rPr>
      </w:pPr>
      <w:r>
        <w:rPr>
          <w:sz w:val="20"/>
          <w:szCs w:val="20"/>
        </w:rPr>
        <w:t>any</w:t>
      </w:r>
      <w:r>
        <w:rPr>
          <w:spacing w:val="-9"/>
          <w:sz w:val="20"/>
          <w:szCs w:val="20"/>
        </w:rPr>
        <w:t xml:space="preserve"> </w:t>
      </w:r>
      <w:r>
        <w:rPr>
          <w:sz w:val="20"/>
          <w:szCs w:val="20"/>
        </w:rPr>
        <w:t>historical</w:t>
      </w:r>
      <w:r>
        <w:rPr>
          <w:spacing w:val="-8"/>
          <w:sz w:val="20"/>
          <w:szCs w:val="20"/>
        </w:rPr>
        <w:t xml:space="preserve"> </w:t>
      </w:r>
      <w:r>
        <w:rPr>
          <w:sz w:val="20"/>
          <w:szCs w:val="20"/>
        </w:rPr>
        <w:t>results,</w:t>
      </w:r>
      <w:r>
        <w:rPr>
          <w:spacing w:val="-8"/>
          <w:sz w:val="20"/>
          <w:szCs w:val="20"/>
        </w:rPr>
        <w:t xml:space="preserve"> </w:t>
      </w:r>
      <w:r>
        <w:rPr>
          <w:sz w:val="20"/>
          <w:szCs w:val="20"/>
        </w:rPr>
        <w:t>projections</w:t>
      </w:r>
      <w:r>
        <w:rPr>
          <w:spacing w:val="-8"/>
          <w:sz w:val="20"/>
          <w:szCs w:val="20"/>
        </w:rPr>
        <w:t xml:space="preserve"> </w:t>
      </w:r>
      <w:r>
        <w:rPr>
          <w:sz w:val="20"/>
          <w:szCs w:val="20"/>
        </w:rPr>
        <w:t>or</w:t>
      </w:r>
      <w:r>
        <w:rPr>
          <w:spacing w:val="-9"/>
          <w:sz w:val="20"/>
          <w:szCs w:val="20"/>
        </w:rPr>
        <w:t xml:space="preserve"> </w:t>
      </w:r>
      <w:r>
        <w:rPr>
          <w:sz w:val="20"/>
          <w:szCs w:val="20"/>
        </w:rPr>
        <w:t>otherwise;</w:t>
      </w:r>
      <w:r>
        <w:rPr>
          <w:spacing w:val="-10"/>
          <w:sz w:val="20"/>
          <w:szCs w:val="20"/>
        </w:rPr>
        <w:t xml:space="preserve"> </w:t>
      </w:r>
      <w:r>
        <w:rPr>
          <w:spacing w:val="-5"/>
          <w:sz w:val="20"/>
          <w:szCs w:val="20"/>
        </w:rPr>
        <w:t>or</w:t>
      </w:r>
    </w:p>
    <w:p w14:paraId="695CFAFA" w14:textId="77777777" w:rsidR="00C811EF" w:rsidRDefault="00C811EF" w:rsidP="00CB5590">
      <w:pPr>
        <w:pStyle w:val="ListParagraph"/>
        <w:numPr>
          <w:ilvl w:val="1"/>
          <w:numId w:val="120"/>
        </w:numPr>
        <w:tabs>
          <w:tab w:val="left" w:pos="1439"/>
        </w:tabs>
        <w:kinsoku w:val="0"/>
        <w:overflowPunct w:val="0"/>
        <w:spacing w:before="11"/>
        <w:jc w:val="left"/>
        <w:rPr>
          <w:spacing w:val="-2"/>
          <w:sz w:val="20"/>
          <w:szCs w:val="20"/>
        </w:rPr>
      </w:pPr>
      <w:r>
        <w:rPr>
          <w:sz w:val="20"/>
          <w:szCs w:val="20"/>
        </w:rPr>
        <w:t>the</w:t>
      </w:r>
      <w:r>
        <w:rPr>
          <w:spacing w:val="-8"/>
          <w:sz w:val="20"/>
          <w:szCs w:val="20"/>
        </w:rPr>
        <w:t xml:space="preserve"> </w:t>
      </w:r>
      <w:r>
        <w:rPr>
          <w:sz w:val="20"/>
          <w:szCs w:val="20"/>
        </w:rPr>
        <w:t>viability</w:t>
      </w:r>
      <w:r>
        <w:rPr>
          <w:spacing w:val="-7"/>
          <w:sz w:val="20"/>
          <w:szCs w:val="20"/>
        </w:rPr>
        <w:t xml:space="preserve"> </w:t>
      </w:r>
      <w:r>
        <w:rPr>
          <w:sz w:val="20"/>
          <w:szCs w:val="20"/>
        </w:rPr>
        <w:t>of</w:t>
      </w:r>
      <w:r>
        <w:rPr>
          <w:spacing w:val="-8"/>
          <w:sz w:val="20"/>
          <w:szCs w:val="20"/>
        </w:rPr>
        <w:t xml:space="preserve"> </w:t>
      </w:r>
      <w:r>
        <w:rPr>
          <w:sz w:val="20"/>
          <w:szCs w:val="20"/>
        </w:rPr>
        <w:t>the</w:t>
      </w:r>
      <w:r>
        <w:rPr>
          <w:spacing w:val="-8"/>
          <w:sz w:val="20"/>
          <w:szCs w:val="20"/>
        </w:rPr>
        <w:t xml:space="preserve"> </w:t>
      </w:r>
      <w:r>
        <w:rPr>
          <w:sz w:val="20"/>
          <w:szCs w:val="20"/>
        </w:rPr>
        <w:t>business</w:t>
      </w:r>
      <w:r>
        <w:rPr>
          <w:spacing w:val="-7"/>
          <w:sz w:val="20"/>
          <w:szCs w:val="20"/>
        </w:rPr>
        <w:t xml:space="preserve"> </w:t>
      </w:r>
      <w:r>
        <w:rPr>
          <w:sz w:val="20"/>
          <w:szCs w:val="20"/>
        </w:rPr>
        <w:t>opportunity</w:t>
      </w:r>
      <w:r>
        <w:rPr>
          <w:spacing w:val="-7"/>
          <w:sz w:val="20"/>
          <w:szCs w:val="20"/>
        </w:rPr>
        <w:t xml:space="preserve"> </w:t>
      </w:r>
      <w:r>
        <w:rPr>
          <w:sz w:val="20"/>
          <w:szCs w:val="20"/>
        </w:rPr>
        <w:t>licensed</w:t>
      </w:r>
      <w:r>
        <w:rPr>
          <w:spacing w:val="-6"/>
          <w:sz w:val="20"/>
          <w:szCs w:val="20"/>
        </w:rPr>
        <w:t xml:space="preserve"> </w:t>
      </w:r>
      <w:r>
        <w:rPr>
          <w:sz w:val="20"/>
          <w:szCs w:val="20"/>
        </w:rPr>
        <w:t>by</w:t>
      </w:r>
      <w:r>
        <w:rPr>
          <w:spacing w:val="-7"/>
          <w:sz w:val="20"/>
          <w:szCs w:val="20"/>
        </w:rPr>
        <w:t xml:space="preserve"> </w:t>
      </w:r>
      <w:r>
        <w:rPr>
          <w:sz w:val="20"/>
          <w:szCs w:val="20"/>
        </w:rPr>
        <w:t>the</w:t>
      </w:r>
      <w:r>
        <w:rPr>
          <w:spacing w:val="-4"/>
          <w:sz w:val="20"/>
          <w:szCs w:val="20"/>
        </w:rPr>
        <w:t xml:space="preserve"> </w:t>
      </w:r>
      <w:r>
        <w:rPr>
          <w:sz w:val="20"/>
          <w:szCs w:val="20"/>
        </w:rPr>
        <w:t>Franchise</w:t>
      </w:r>
      <w:r>
        <w:rPr>
          <w:spacing w:val="-6"/>
          <w:sz w:val="20"/>
          <w:szCs w:val="20"/>
        </w:rPr>
        <w:t xml:space="preserve"> </w:t>
      </w:r>
      <w:r>
        <w:rPr>
          <w:spacing w:val="-2"/>
          <w:sz w:val="20"/>
          <w:szCs w:val="20"/>
        </w:rPr>
        <w:t>Agreement.</w:t>
      </w:r>
    </w:p>
    <w:p w14:paraId="2F153F5C" w14:textId="77777777" w:rsidR="00C811EF" w:rsidRDefault="00C811EF">
      <w:pPr>
        <w:pStyle w:val="BodyText"/>
        <w:kinsoku w:val="0"/>
        <w:overflowPunct w:val="0"/>
        <w:spacing w:before="9"/>
      </w:pPr>
    </w:p>
    <w:p w14:paraId="5D2C6D88" w14:textId="77777777" w:rsidR="00C811EF" w:rsidRDefault="00C811EF">
      <w:pPr>
        <w:pStyle w:val="BodyText"/>
        <w:kinsoku w:val="0"/>
        <w:overflowPunct w:val="0"/>
        <w:spacing w:before="1"/>
        <w:ind w:left="720"/>
        <w:jc w:val="both"/>
        <w:rPr>
          <w:spacing w:val="-4"/>
        </w:rPr>
      </w:pPr>
      <w:r>
        <w:t>If</w:t>
      </w:r>
      <w:r>
        <w:rPr>
          <w:spacing w:val="-8"/>
        </w:rPr>
        <w:t xml:space="preserve"> </w:t>
      </w:r>
      <w:r>
        <w:t>any</w:t>
      </w:r>
      <w:r>
        <w:rPr>
          <w:spacing w:val="-7"/>
        </w:rPr>
        <w:t xml:space="preserve"> </w:t>
      </w:r>
      <w:r>
        <w:t>such</w:t>
      </w:r>
      <w:r>
        <w:rPr>
          <w:spacing w:val="-6"/>
        </w:rPr>
        <w:t xml:space="preserve"> </w:t>
      </w:r>
      <w:r>
        <w:t>information,</w:t>
      </w:r>
      <w:r>
        <w:rPr>
          <w:spacing w:val="-8"/>
        </w:rPr>
        <w:t xml:space="preserve"> </w:t>
      </w:r>
      <w:r>
        <w:t>promises,</w:t>
      </w:r>
      <w:r>
        <w:rPr>
          <w:spacing w:val="-7"/>
        </w:rPr>
        <w:t xml:space="preserve"> </w:t>
      </w:r>
      <w:r>
        <w:t>representations</w:t>
      </w:r>
      <w:r>
        <w:rPr>
          <w:spacing w:val="-7"/>
        </w:rPr>
        <w:t xml:space="preserve"> </w:t>
      </w:r>
      <w:r>
        <w:t>or</w:t>
      </w:r>
      <w:r>
        <w:rPr>
          <w:spacing w:val="-7"/>
        </w:rPr>
        <w:t xml:space="preserve"> </w:t>
      </w:r>
      <w:r>
        <w:t>warranties</w:t>
      </w:r>
      <w:r>
        <w:rPr>
          <w:spacing w:val="-7"/>
        </w:rPr>
        <w:t xml:space="preserve"> </w:t>
      </w:r>
      <w:r>
        <w:t>have</w:t>
      </w:r>
      <w:r>
        <w:rPr>
          <w:spacing w:val="-6"/>
        </w:rPr>
        <w:t xml:space="preserve"> </w:t>
      </w:r>
      <w:r>
        <w:t>been</w:t>
      </w:r>
      <w:r>
        <w:rPr>
          <w:spacing w:val="-7"/>
        </w:rPr>
        <w:t xml:space="preserve"> </w:t>
      </w:r>
      <w:r>
        <w:t>provided</w:t>
      </w:r>
      <w:r>
        <w:rPr>
          <w:spacing w:val="-8"/>
        </w:rPr>
        <w:t xml:space="preserve"> </w:t>
      </w:r>
      <w:r>
        <w:t>to</w:t>
      </w:r>
      <w:r>
        <w:rPr>
          <w:spacing w:val="-6"/>
        </w:rPr>
        <w:t xml:space="preserve"> </w:t>
      </w:r>
      <w:r>
        <w:rPr>
          <w:spacing w:val="-4"/>
        </w:rPr>
        <w:t>you:</w:t>
      </w:r>
    </w:p>
    <w:p w14:paraId="0C72F4B1" w14:textId="77777777" w:rsidR="00C811EF" w:rsidRDefault="00C811EF">
      <w:pPr>
        <w:pStyle w:val="BodyText"/>
        <w:kinsoku w:val="0"/>
        <w:overflowPunct w:val="0"/>
        <w:spacing w:before="10"/>
      </w:pPr>
    </w:p>
    <w:p w14:paraId="3121EE90" w14:textId="77777777" w:rsidR="00C811EF" w:rsidRDefault="00C811EF">
      <w:pPr>
        <w:pStyle w:val="ListParagraph"/>
        <w:numPr>
          <w:ilvl w:val="0"/>
          <w:numId w:val="96"/>
        </w:numPr>
        <w:tabs>
          <w:tab w:val="left" w:pos="1146"/>
        </w:tabs>
        <w:kinsoku w:val="0"/>
        <w:overflowPunct w:val="0"/>
        <w:ind w:left="1146" w:right="715"/>
        <w:jc w:val="left"/>
        <w:rPr>
          <w:sz w:val="20"/>
          <w:szCs w:val="20"/>
        </w:rPr>
      </w:pPr>
      <w:r>
        <w:rPr>
          <w:sz w:val="20"/>
          <w:szCs w:val="20"/>
        </w:rPr>
        <w:t>They</w:t>
      </w:r>
      <w:r>
        <w:rPr>
          <w:spacing w:val="-4"/>
          <w:sz w:val="20"/>
          <w:szCs w:val="20"/>
        </w:rPr>
        <w:t xml:space="preserve"> </w:t>
      </w:r>
      <w:r>
        <w:rPr>
          <w:sz w:val="20"/>
          <w:szCs w:val="20"/>
        </w:rPr>
        <w:t>have</w:t>
      </w:r>
      <w:r>
        <w:rPr>
          <w:spacing w:val="-3"/>
          <w:sz w:val="20"/>
          <w:szCs w:val="20"/>
        </w:rPr>
        <w:t xml:space="preserve"> </w:t>
      </w:r>
      <w:r>
        <w:rPr>
          <w:sz w:val="20"/>
          <w:szCs w:val="20"/>
        </w:rPr>
        <w:t>not</w:t>
      </w:r>
      <w:r>
        <w:rPr>
          <w:spacing w:val="-5"/>
          <w:sz w:val="20"/>
          <w:szCs w:val="20"/>
        </w:rPr>
        <w:t xml:space="preserve"> </w:t>
      </w:r>
      <w:r>
        <w:rPr>
          <w:sz w:val="20"/>
          <w:szCs w:val="20"/>
        </w:rPr>
        <w:t>been</w:t>
      </w:r>
      <w:r>
        <w:rPr>
          <w:spacing w:val="-3"/>
          <w:sz w:val="20"/>
          <w:szCs w:val="20"/>
        </w:rPr>
        <w:t xml:space="preserve"> </w:t>
      </w:r>
      <w:r>
        <w:rPr>
          <w:sz w:val="20"/>
          <w:szCs w:val="20"/>
        </w:rPr>
        <w:t>authorized,</w:t>
      </w:r>
      <w:r>
        <w:rPr>
          <w:spacing w:val="-5"/>
          <w:sz w:val="20"/>
          <w:szCs w:val="20"/>
        </w:rPr>
        <w:t xml:space="preserve"> </w:t>
      </w:r>
      <w:r>
        <w:rPr>
          <w:sz w:val="20"/>
          <w:szCs w:val="20"/>
        </w:rPr>
        <w:t>do</w:t>
      </w:r>
      <w:r>
        <w:rPr>
          <w:spacing w:val="-6"/>
          <w:sz w:val="20"/>
          <w:szCs w:val="20"/>
        </w:rPr>
        <w:t xml:space="preserve"> </w:t>
      </w:r>
      <w:r>
        <w:rPr>
          <w:sz w:val="20"/>
          <w:szCs w:val="20"/>
        </w:rPr>
        <w:t>not</w:t>
      </w:r>
      <w:r>
        <w:rPr>
          <w:spacing w:val="-5"/>
          <w:sz w:val="20"/>
          <w:szCs w:val="20"/>
        </w:rPr>
        <w:t xml:space="preserve"> </w:t>
      </w:r>
      <w:r>
        <w:rPr>
          <w:sz w:val="20"/>
          <w:szCs w:val="20"/>
        </w:rPr>
        <w:t>rely</w:t>
      </w:r>
      <w:r>
        <w:rPr>
          <w:spacing w:val="-4"/>
          <w:sz w:val="20"/>
          <w:szCs w:val="20"/>
        </w:rPr>
        <w:t xml:space="preserve"> </w:t>
      </w:r>
      <w:r>
        <w:rPr>
          <w:sz w:val="20"/>
          <w:szCs w:val="20"/>
        </w:rPr>
        <w:t>on</w:t>
      </w:r>
      <w:r>
        <w:rPr>
          <w:spacing w:val="-6"/>
          <w:sz w:val="20"/>
          <w:szCs w:val="20"/>
        </w:rPr>
        <w:t xml:space="preserve"> </w:t>
      </w:r>
      <w:r>
        <w:rPr>
          <w:sz w:val="20"/>
          <w:szCs w:val="20"/>
        </w:rPr>
        <w:t>them,</w:t>
      </w:r>
      <w:r>
        <w:rPr>
          <w:spacing w:val="-3"/>
          <w:sz w:val="20"/>
          <w:szCs w:val="20"/>
        </w:rPr>
        <w:t xml:space="preserve"> </w:t>
      </w:r>
      <w:r>
        <w:rPr>
          <w:sz w:val="20"/>
          <w:szCs w:val="20"/>
        </w:rPr>
        <w:t>we</w:t>
      </w:r>
      <w:r>
        <w:rPr>
          <w:spacing w:val="-6"/>
          <w:sz w:val="20"/>
          <w:szCs w:val="20"/>
        </w:rPr>
        <w:t xml:space="preserve"> </w:t>
      </w:r>
      <w:r>
        <w:rPr>
          <w:sz w:val="20"/>
          <w:szCs w:val="20"/>
        </w:rPr>
        <w:t>are</w:t>
      </w:r>
      <w:r>
        <w:rPr>
          <w:spacing w:val="-3"/>
          <w:sz w:val="20"/>
          <w:szCs w:val="20"/>
        </w:rPr>
        <w:t xml:space="preserve"> </w:t>
      </w:r>
      <w:r>
        <w:rPr>
          <w:sz w:val="20"/>
          <w:szCs w:val="20"/>
        </w:rPr>
        <w:t>not</w:t>
      </w:r>
      <w:r>
        <w:rPr>
          <w:spacing w:val="-3"/>
          <w:sz w:val="20"/>
          <w:szCs w:val="20"/>
        </w:rPr>
        <w:t xml:space="preserve"> </w:t>
      </w:r>
      <w:r>
        <w:rPr>
          <w:sz w:val="20"/>
          <w:szCs w:val="20"/>
        </w:rPr>
        <w:t>bound</w:t>
      </w:r>
      <w:r>
        <w:rPr>
          <w:spacing w:val="-6"/>
          <w:sz w:val="20"/>
          <w:szCs w:val="20"/>
        </w:rPr>
        <w:t xml:space="preserve"> </w:t>
      </w:r>
      <w:r>
        <w:rPr>
          <w:sz w:val="20"/>
          <w:szCs w:val="20"/>
        </w:rPr>
        <w:t>by</w:t>
      </w:r>
      <w:r>
        <w:rPr>
          <w:spacing w:val="-2"/>
          <w:sz w:val="20"/>
          <w:szCs w:val="20"/>
        </w:rPr>
        <w:t xml:space="preserve"> </w:t>
      </w:r>
      <w:r>
        <w:rPr>
          <w:sz w:val="20"/>
          <w:szCs w:val="20"/>
        </w:rPr>
        <w:t>them,</w:t>
      </w:r>
      <w:r>
        <w:rPr>
          <w:spacing w:val="-3"/>
          <w:sz w:val="20"/>
          <w:szCs w:val="20"/>
        </w:rPr>
        <w:t xml:space="preserve"> </w:t>
      </w:r>
      <w:r>
        <w:rPr>
          <w:sz w:val="20"/>
          <w:szCs w:val="20"/>
        </w:rPr>
        <w:t>and,</w:t>
      </w:r>
      <w:r>
        <w:rPr>
          <w:spacing w:val="-3"/>
          <w:sz w:val="20"/>
          <w:szCs w:val="20"/>
        </w:rPr>
        <w:t xml:space="preserve"> </w:t>
      </w:r>
      <w:r>
        <w:rPr>
          <w:sz w:val="20"/>
          <w:szCs w:val="20"/>
        </w:rPr>
        <w:t>if</w:t>
      </w:r>
      <w:r>
        <w:rPr>
          <w:spacing w:val="-5"/>
          <w:sz w:val="20"/>
          <w:szCs w:val="20"/>
        </w:rPr>
        <w:t xml:space="preserve"> </w:t>
      </w:r>
      <w:r>
        <w:rPr>
          <w:sz w:val="20"/>
          <w:szCs w:val="20"/>
        </w:rPr>
        <w:t>you</w:t>
      </w:r>
      <w:r>
        <w:rPr>
          <w:spacing w:val="-6"/>
          <w:sz w:val="20"/>
          <w:szCs w:val="20"/>
        </w:rPr>
        <w:t xml:space="preserve"> </w:t>
      </w:r>
      <w:r>
        <w:rPr>
          <w:sz w:val="20"/>
          <w:szCs w:val="20"/>
        </w:rPr>
        <w:t>do</w:t>
      </w:r>
      <w:r>
        <w:rPr>
          <w:spacing w:val="-6"/>
          <w:sz w:val="20"/>
          <w:szCs w:val="20"/>
        </w:rPr>
        <w:t xml:space="preserve"> </w:t>
      </w:r>
      <w:r>
        <w:rPr>
          <w:sz w:val="20"/>
          <w:szCs w:val="20"/>
        </w:rPr>
        <w:t>rely</w:t>
      </w:r>
      <w:r>
        <w:rPr>
          <w:spacing w:val="-4"/>
          <w:sz w:val="20"/>
          <w:szCs w:val="20"/>
        </w:rPr>
        <w:t xml:space="preserve"> </w:t>
      </w:r>
      <w:r>
        <w:rPr>
          <w:sz w:val="20"/>
          <w:szCs w:val="20"/>
        </w:rPr>
        <w:t>on such information, promises, representations or warranties, you do so at your own risk; and</w:t>
      </w:r>
    </w:p>
    <w:p w14:paraId="7DC9CFFE" w14:textId="77777777" w:rsidR="00C811EF" w:rsidRDefault="00C811EF">
      <w:pPr>
        <w:pStyle w:val="BodyText"/>
        <w:kinsoku w:val="0"/>
        <w:overflowPunct w:val="0"/>
        <w:spacing w:before="9"/>
      </w:pPr>
    </w:p>
    <w:p w14:paraId="423D40A1" w14:textId="5EA0CAEF" w:rsidR="00C811EF" w:rsidRDefault="00C811EF">
      <w:pPr>
        <w:pStyle w:val="ListParagraph"/>
        <w:numPr>
          <w:ilvl w:val="0"/>
          <w:numId w:val="96"/>
        </w:numPr>
        <w:tabs>
          <w:tab w:val="left" w:pos="1146"/>
        </w:tabs>
        <w:kinsoku w:val="0"/>
        <w:overflowPunct w:val="0"/>
        <w:ind w:left="1146" w:right="720"/>
        <w:jc w:val="left"/>
        <w:rPr>
          <w:sz w:val="20"/>
          <w:szCs w:val="20"/>
        </w:rPr>
      </w:pPr>
      <w:r>
        <w:rPr>
          <w:sz w:val="20"/>
          <w:szCs w:val="20"/>
        </w:rPr>
        <w:t>We</w:t>
      </w:r>
      <w:r>
        <w:rPr>
          <w:spacing w:val="-7"/>
          <w:sz w:val="20"/>
          <w:szCs w:val="20"/>
        </w:rPr>
        <w:t xml:space="preserve"> </w:t>
      </w:r>
      <w:r>
        <w:rPr>
          <w:sz w:val="20"/>
          <w:szCs w:val="20"/>
        </w:rPr>
        <w:t>urge</w:t>
      </w:r>
      <w:r>
        <w:rPr>
          <w:spacing w:val="-7"/>
          <w:sz w:val="20"/>
          <w:szCs w:val="20"/>
        </w:rPr>
        <w:t xml:space="preserve"> </w:t>
      </w:r>
      <w:r>
        <w:rPr>
          <w:sz w:val="20"/>
          <w:szCs w:val="20"/>
        </w:rPr>
        <w:t>you</w:t>
      </w:r>
      <w:r>
        <w:rPr>
          <w:spacing w:val="-7"/>
          <w:sz w:val="20"/>
          <w:szCs w:val="20"/>
        </w:rPr>
        <w:t xml:space="preserve"> </w:t>
      </w:r>
      <w:r>
        <w:rPr>
          <w:sz w:val="20"/>
          <w:szCs w:val="20"/>
        </w:rPr>
        <w:t>to</w:t>
      </w:r>
      <w:r>
        <w:rPr>
          <w:spacing w:val="-7"/>
          <w:sz w:val="20"/>
          <w:szCs w:val="20"/>
        </w:rPr>
        <w:t xml:space="preserve"> </w:t>
      </w:r>
      <w:r>
        <w:rPr>
          <w:sz w:val="20"/>
          <w:szCs w:val="20"/>
        </w:rPr>
        <w:t>immediately</w:t>
      </w:r>
      <w:r>
        <w:rPr>
          <w:spacing w:val="-5"/>
          <w:sz w:val="20"/>
          <w:szCs w:val="20"/>
        </w:rPr>
        <w:t xml:space="preserve"> </w:t>
      </w:r>
      <w:r>
        <w:rPr>
          <w:sz w:val="20"/>
          <w:szCs w:val="20"/>
        </w:rPr>
        <w:t>notify</w:t>
      </w:r>
      <w:r>
        <w:rPr>
          <w:spacing w:val="-5"/>
          <w:sz w:val="20"/>
          <w:szCs w:val="20"/>
        </w:rPr>
        <w:t xml:space="preserve"> </w:t>
      </w:r>
      <w:r>
        <w:rPr>
          <w:sz w:val="20"/>
          <w:szCs w:val="20"/>
        </w:rPr>
        <w:t>us,</w:t>
      </w:r>
      <w:r>
        <w:rPr>
          <w:spacing w:val="-6"/>
          <w:sz w:val="20"/>
          <w:szCs w:val="20"/>
        </w:rPr>
        <w:t xml:space="preserve"> </w:t>
      </w:r>
      <w:r>
        <w:rPr>
          <w:sz w:val="20"/>
          <w:szCs w:val="20"/>
        </w:rPr>
        <w:t>in</w:t>
      </w:r>
      <w:r>
        <w:rPr>
          <w:spacing w:val="-7"/>
          <w:sz w:val="20"/>
          <w:szCs w:val="20"/>
        </w:rPr>
        <w:t xml:space="preserve"> </w:t>
      </w:r>
      <w:r>
        <w:rPr>
          <w:sz w:val="20"/>
          <w:szCs w:val="20"/>
        </w:rPr>
        <w:t>writing,</w:t>
      </w:r>
      <w:r>
        <w:rPr>
          <w:spacing w:val="-6"/>
          <w:sz w:val="20"/>
          <w:szCs w:val="20"/>
        </w:rPr>
        <w:t xml:space="preserve"> </w:t>
      </w:r>
      <w:r>
        <w:rPr>
          <w:sz w:val="20"/>
          <w:szCs w:val="20"/>
        </w:rPr>
        <w:t>with</w:t>
      </w:r>
      <w:r>
        <w:rPr>
          <w:spacing w:val="-7"/>
          <w:sz w:val="20"/>
          <w:szCs w:val="20"/>
        </w:rPr>
        <w:t xml:space="preserve"> </w:t>
      </w:r>
      <w:r>
        <w:rPr>
          <w:sz w:val="20"/>
          <w:szCs w:val="20"/>
        </w:rPr>
        <w:t>respect</w:t>
      </w:r>
      <w:r>
        <w:rPr>
          <w:spacing w:val="-7"/>
          <w:sz w:val="20"/>
          <w:szCs w:val="20"/>
        </w:rPr>
        <w:t xml:space="preserve"> </w:t>
      </w:r>
      <w:r>
        <w:rPr>
          <w:sz w:val="20"/>
          <w:szCs w:val="20"/>
        </w:rPr>
        <w:t>to</w:t>
      </w:r>
      <w:r>
        <w:rPr>
          <w:spacing w:val="-7"/>
          <w:sz w:val="20"/>
          <w:szCs w:val="20"/>
        </w:rPr>
        <w:t xml:space="preserve"> </w:t>
      </w:r>
      <w:r>
        <w:rPr>
          <w:sz w:val="20"/>
          <w:szCs w:val="20"/>
        </w:rPr>
        <w:t>such</w:t>
      </w:r>
      <w:r>
        <w:rPr>
          <w:spacing w:val="-7"/>
          <w:sz w:val="20"/>
          <w:szCs w:val="20"/>
        </w:rPr>
        <w:t xml:space="preserve"> </w:t>
      </w:r>
      <w:r>
        <w:rPr>
          <w:sz w:val="20"/>
          <w:szCs w:val="20"/>
        </w:rPr>
        <w:t>information</w:t>
      </w:r>
      <w:r>
        <w:rPr>
          <w:spacing w:val="-4"/>
          <w:sz w:val="20"/>
          <w:szCs w:val="20"/>
        </w:rPr>
        <w:t xml:space="preserve"> </w:t>
      </w:r>
      <w:r>
        <w:rPr>
          <w:sz w:val="20"/>
          <w:szCs w:val="20"/>
        </w:rPr>
        <w:t>prior</w:t>
      </w:r>
      <w:r>
        <w:rPr>
          <w:spacing w:val="-5"/>
          <w:sz w:val="20"/>
          <w:szCs w:val="20"/>
        </w:rPr>
        <w:t xml:space="preserve"> </w:t>
      </w:r>
      <w:r>
        <w:rPr>
          <w:sz w:val="20"/>
          <w:szCs w:val="20"/>
        </w:rPr>
        <w:t>to</w:t>
      </w:r>
      <w:r>
        <w:rPr>
          <w:spacing w:val="-7"/>
          <w:sz w:val="20"/>
          <w:szCs w:val="20"/>
        </w:rPr>
        <w:t xml:space="preserve"> </w:t>
      </w:r>
      <w:r>
        <w:rPr>
          <w:sz w:val="20"/>
          <w:szCs w:val="20"/>
        </w:rPr>
        <w:t>the</w:t>
      </w:r>
      <w:r>
        <w:rPr>
          <w:spacing w:val="-4"/>
          <w:sz w:val="20"/>
          <w:szCs w:val="20"/>
        </w:rPr>
        <w:t xml:space="preserve"> </w:t>
      </w:r>
      <w:r>
        <w:rPr>
          <w:sz w:val="20"/>
          <w:szCs w:val="20"/>
        </w:rPr>
        <w:t xml:space="preserve">purchase of the </w:t>
      </w:r>
      <w:del w:id="409" w:author="Matthew Levine" w:date="2025-06-06T13:47:00Z" w16du:dateUtc="2025-06-06T17:47:00Z">
        <w:r w:rsidDel="00690989">
          <w:rPr>
            <w:sz w:val="20"/>
            <w:szCs w:val="20"/>
          </w:rPr>
          <w:delText>Studio</w:delText>
        </w:r>
      </w:del>
      <w:ins w:id="410" w:author="Matthew Levine" w:date="2025-06-06T13:47:00Z" w16du:dateUtc="2025-06-06T17:47:00Z">
        <w:r w:rsidR="00690989">
          <w:rPr>
            <w:sz w:val="20"/>
            <w:szCs w:val="20"/>
          </w:rPr>
          <w:t>[Premise Café]</w:t>
        </w:r>
      </w:ins>
      <w:r>
        <w:rPr>
          <w:sz w:val="20"/>
          <w:szCs w:val="20"/>
        </w:rPr>
        <w:t>; that is, prior to the signing of your Franchise Agreement.</w:t>
      </w:r>
    </w:p>
    <w:p w14:paraId="42E535FB" w14:textId="77777777" w:rsidR="00C811EF" w:rsidRDefault="00C811EF">
      <w:pPr>
        <w:pStyle w:val="BodyText"/>
        <w:kinsoku w:val="0"/>
        <w:overflowPunct w:val="0"/>
        <w:spacing w:before="1"/>
      </w:pPr>
    </w:p>
    <w:p w14:paraId="6E54C1B0" w14:textId="77777777" w:rsidR="00C811EF" w:rsidRDefault="00C811EF">
      <w:pPr>
        <w:pStyle w:val="BodyText"/>
        <w:kinsoku w:val="0"/>
        <w:overflowPunct w:val="0"/>
        <w:ind w:left="720"/>
        <w:jc w:val="both"/>
        <w:rPr>
          <w:b/>
          <w:bCs/>
        </w:rPr>
      </w:pPr>
      <w:r>
        <w:rPr>
          <w:b/>
          <w:bCs/>
          <w:u w:val="thick"/>
        </w:rPr>
        <w:t>Note</w:t>
      </w:r>
      <w:r>
        <w:rPr>
          <w:b/>
          <w:bCs/>
          <w:spacing w:val="-7"/>
          <w:u w:val="thick"/>
        </w:rPr>
        <w:t xml:space="preserve"> </w:t>
      </w:r>
      <w:r>
        <w:rPr>
          <w:b/>
          <w:bCs/>
          <w:u w:val="thick"/>
        </w:rPr>
        <w:t>to</w:t>
      </w:r>
      <w:r>
        <w:rPr>
          <w:b/>
          <w:bCs/>
          <w:spacing w:val="-6"/>
          <w:u w:val="thick"/>
        </w:rPr>
        <w:t xml:space="preserve"> </w:t>
      </w:r>
      <w:r>
        <w:rPr>
          <w:b/>
          <w:bCs/>
          <w:u w:val="thick"/>
        </w:rPr>
        <w:t>Franchise</w:t>
      </w:r>
      <w:r>
        <w:rPr>
          <w:b/>
          <w:bCs/>
          <w:spacing w:val="-7"/>
          <w:u w:val="thick"/>
        </w:rPr>
        <w:t xml:space="preserve"> </w:t>
      </w:r>
      <w:r>
        <w:rPr>
          <w:b/>
          <w:bCs/>
          <w:spacing w:val="-2"/>
          <w:u w:val="thick"/>
        </w:rPr>
        <w:t>Transferees</w:t>
      </w:r>
    </w:p>
    <w:p w14:paraId="44975F2B" w14:textId="36335C47" w:rsidR="00C811EF" w:rsidRDefault="00C811EF">
      <w:pPr>
        <w:pStyle w:val="BodyText"/>
        <w:kinsoku w:val="0"/>
        <w:overflowPunct w:val="0"/>
        <w:spacing w:before="228"/>
        <w:ind w:left="720" w:right="718"/>
        <w:jc w:val="both"/>
      </w:pPr>
      <w:r>
        <w:t xml:space="preserve">The selling franchisee may provide you with actual financial records of the </w:t>
      </w:r>
      <w:del w:id="411" w:author="Matthew Levine" w:date="2025-06-06T13:47:00Z" w16du:dateUtc="2025-06-06T17:47:00Z">
        <w:r w:rsidDel="00690989">
          <w:delText>Studio</w:delText>
        </w:r>
      </w:del>
      <w:ins w:id="412" w:author="Matthew Levine" w:date="2025-06-06T13:47:00Z" w16du:dateUtc="2025-06-06T17:47:00Z">
        <w:r w:rsidR="00690989">
          <w:t>[Premise Café]</w:t>
        </w:r>
      </w:ins>
      <w:r>
        <w:t xml:space="preserve"> you are purchasing, including</w:t>
      </w:r>
      <w:r>
        <w:rPr>
          <w:spacing w:val="-2"/>
        </w:rPr>
        <w:t xml:space="preserve"> </w:t>
      </w:r>
      <w:r>
        <w:t>financial</w:t>
      </w:r>
      <w:r>
        <w:rPr>
          <w:spacing w:val="-2"/>
        </w:rPr>
        <w:t xml:space="preserve"> </w:t>
      </w:r>
      <w:r>
        <w:t>statements,</w:t>
      </w:r>
      <w:r>
        <w:rPr>
          <w:spacing w:val="-4"/>
        </w:rPr>
        <w:t xml:space="preserve"> </w:t>
      </w:r>
      <w:r>
        <w:t>and</w:t>
      </w:r>
      <w:r>
        <w:rPr>
          <w:spacing w:val="-2"/>
        </w:rPr>
        <w:t xml:space="preserve"> </w:t>
      </w:r>
      <w:r>
        <w:t>information</w:t>
      </w:r>
      <w:r>
        <w:rPr>
          <w:spacing w:val="-4"/>
        </w:rPr>
        <w:t xml:space="preserve"> </w:t>
      </w:r>
      <w:r>
        <w:t>with</w:t>
      </w:r>
      <w:r>
        <w:rPr>
          <w:spacing w:val="-2"/>
        </w:rPr>
        <w:t xml:space="preserve"> </w:t>
      </w:r>
      <w:r>
        <w:t>respect</w:t>
      </w:r>
      <w:r>
        <w:rPr>
          <w:spacing w:val="-4"/>
        </w:rPr>
        <w:t xml:space="preserve"> </w:t>
      </w:r>
      <w:r>
        <w:t>to</w:t>
      </w:r>
      <w:r>
        <w:rPr>
          <w:spacing w:val="-2"/>
        </w:rPr>
        <w:t xml:space="preserve"> </w:t>
      </w:r>
      <w:r>
        <w:t>past</w:t>
      </w:r>
      <w:r>
        <w:rPr>
          <w:spacing w:val="-2"/>
        </w:rPr>
        <w:t xml:space="preserve"> </w:t>
      </w:r>
      <w:r>
        <w:t>sales volumes</w:t>
      </w:r>
      <w:r>
        <w:rPr>
          <w:spacing w:val="-3"/>
        </w:rPr>
        <w:t xml:space="preserve"> </w:t>
      </w:r>
      <w:r>
        <w:t>and</w:t>
      </w:r>
      <w:r>
        <w:rPr>
          <w:spacing w:val="-2"/>
        </w:rPr>
        <w:t xml:space="preserve"> </w:t>
      </w:r>
      <w:r>
        <w:t>costs.</w:t>
      </w:r>
      <w:r>
        <w:rPr>
          <w:spacing w:val="-4"/>
        </w:rPr>
        <w:t xml:space="preserve"> </w:t>
      </w:r>
      <w:r>
        <w:t>We</w:t>
      </w:r>
      <w:r>
        <w:rPr>
          <w:spacing w:val="-2"/>
        </w:rPr>
        <w:t xml:space="preserve"> </w:t>
      </w:r>
      <w:r>
        <w:t>make</w:t>
      </w:r>
      <w:r>
        <w:rPr>
          <w:spacing w:val="-2"/>
        </w:rPr>
        <w:t xml:space="preserve"> </w:t>
      </w:r>
      <w:r>
        <w:t>no representations, conditions, warranties or guarantees about the accuracy or completeness of such information and we encourage you to consult with your professional advisors when reviewing same.</w:t>
      </w:r>
    </w:p>
    <w:p w14:paraId="7E2AD38D" w14:textId="77777777" w:rsidR="00C811EF" w:rsidRDefault="00C811EF">
      <w:pPr>
        <w:pStyle w:val="BodyText"/>
        <w:kinsoku w:val="0"/>
        <w:overflowPunct w:val="0"/>
      </w:pPr>
    </w:p>
    <w:p w14:paraId="4C02CDBF" w14:textId="77777777" w:rsidR="00C811EF" w:rsidRDefault="00C811EF">
      <w:pPr>
        <w:pStyle w:val="BodyText"/>
        <w:kinsoku w:val="0"/>
        <w:overflowPunct w:val="0"/>
        <w:ind w:left="720" w:right="718"/>
        <w:jc w:val="both"/>
      </w:pPr>
      <w:r>
        <w:t>If anything in this Disclosure Document is deemed a financial performance representation, including but without</w:t>
      </w:r>
      <w:r>
        <w:rPr>
          <w:spacing w:val="-7"/>
        </w:rPr>
        <w:t xml:space="preserve"> </w:t>
      </w:r>
      <w:r>
        <w:t>limitation,</w:t>
      </w:r>
      <w:r>
        <w:rPr>
          <w:spacing w:val="-9"/>
        </w:rPr>
        <w:t xml:space="preserve"> </w:t>
      </w:r>
      <w:r>
        <w:t>any</w:t>
      </w:r>
      <w:r>
        <w:rPr>
          <w:spacing w:val="-8"/>
        </w:rPr>
        <w:t xml:space="preserve"> </w:t>
      </w:r>
      <w:r>
        <w:t>representation</w:t>
      </w:r>
      <w:r>
        <w:rPr>
          <w:spacing w:val="-7"/>
        </w:rPr>
        <w:t xml:space="preserve"> </w:t>
      </w:r>
      <w:r>
        <w:t>made</w:t>
      </w:r>
      <w:r>
        <w:rPr>
          <w:spacing w:val="-9"/>
        </w:rPr>
        <w:t xml:space="preserve"> </w:t>
      </w:r>
      <w:r>
        <w:t>in</w:t>
      </w:r>
      <w:r>
        <w:rPr>
          <w:spacing w:val="-9"/>
        </w:rPr>
        <w:t xml:space="preserve"> </w:t>
      </w:r>
      <w:r>
        <w:t>this</w:t>
      </w:r>
      <w:r>
        <w:rPr>
          <w:spacing w:val="-7"/>
        </w:rPr>
        <w:t xml:space="preserve"> </w:t>
      </w:r>
      <w:r>
        <w:t>Item,</w:t>
      </w:r>
      <w:r>
        <w:rPr>
          <w:spacing w:val="-7"/>
        </w:rPr>
        <w:t xml:space="preserve"> </w:t>
      </w:r>
      <w:r>
        <w:t>the</w:t>
      </w:r>
      <w:r>
        <w:rPr>
          <w:spacing w:val="-9"/>
        </w:rPr>
        <w:t xml:space="preserve"> </w:t>
      </w:r>
      <w:r>
        <w:t>information</w:t>
      </w:r>
      <w:r>
        <w:rPr>
          <w:spacing w:val="-9"/>
        </w:rPr>
        <w:t xml:space="preserve"> </w:t>
      </w:r>
      <w:r>
        <w:t>to</w:t>
      </w:r>
      <w:r>
        <w:rPr>
          <w:spacing w:val="-9"/>
        </w:rPr>
        <w:t xml:space="preserve"> </w:t>
      </w:r>
      <w:r>
        <w:t>substantiate</w:t>
      </w:r>
      <w:r>
        <w:rPr>
          <w:spacing w:val="-9"/>
        </w:rPr>
        <w:t xml:space="preserve"> </w:t>
      </w:r>
      <w:r>
        <w:t>such</w:t>
      </w:r>
      <w:r>
        <w:rPr>
          <w:spacing w:val="-9"/>
        </w:rPr>
        <w:t xml:space="preserve"> </w:t>
      </w:r>
      <w:r>
        <w:t>representation will be available for inspection at our office.</w:t>
      </w:r>
    </w:p>
    <w:p w14:paraId="229BE63D" w14:textId="77777777" w:rsidR="00C811EF" w:rsidRDefault="00C811EF">
      <w:pPr>
        <w:pStyle w:val="BodyText"/>
        <w:kinsoku w:val="0"/>
        <w:overflowPunct w:val="0"/>
        <w:spacing w:before="1"/>
      </w:pPr>
    </w:p>
    <w:p w14:paraId="51DC816F" w14:textId="77777777" w:rsidR="00C811EF" w:rsidRDefault="00C811EF">
      <w:pPr>
        <w:pStyle w:val="Heading7"/>
        <w:kinsoku w:val="0"/>
        <w:overflowPunct w:val="0"/>
        <w:spacing w:before="1"/>
        <w:rPr>
          <w:spacing w:val="-2"/>
        </w:rPr>
      </w:pPr>
      <w:bookmarkStart w:id="413" w:name="ITEM_13_-_GUARANTEES_&amp;_SECURITY_INTEREST"/>
      <w:bookmarkEnd w:id="413"/>
      <w:r>
        <w:t>ITEM</w:t>
      </w:r>
      <w:r>
        <w:rPr>
          <w:spacing w:val="-5"/>
        </w:rPr>
        <w:t xml:space="preserve"> </w:t>
      </w:r>
      <w:r>
        <w:t>13</w:t>
      </w:r>
      <w:r>
        <w:rPr>
          <w:spacing w:val="-7"/>
        </w:rPr>
        <w:t xml:space="preserve"> </w:t>
      </w:r>
      <w:r>
        <w:t>-</w:t>
      </w:r>
      <w:r>
        <w:rPr>
          <w:spacing w:val="-7"/>
        </w:rPr>
        <w:t xml:space="preserve"> </w:t>
      </w:r>
      <w:r>
        <w:t>GUARANTEES</w:t>
      </w:r>
      <w:r>
        <w:rPr>
          <w:spacing w:val="-3"/>
        </w:rPr>
        <w:t xml:space="preserve"> </w:t>
      </w:r>
      <w:r>
        <w:t>&amp;</w:t>
      </w:r>
      <w:r>
        <w:rPr>
          <w:spacing w:val="-6"/>
        </w:rPr>
        <w:t xml:space="preserve"> </w:t>
      </w:r>
      <w:r>
        <w:t>SECURITY</w:t>
      </w:r>
      <w:r>
        <w:rPr>
          <w:spacing w:val="-8"/>
        </w:rPr>
        <w:t xml:space="preserve"> </w:t>
      </w:r>
      <w:r>
        <w:rPr>
          <w:spacing w:val="-2"/>
        </w:rPr>
        <w:t>INTERESTS</w:t>
      </w:r>
    </w:p>
    <w:p w14:paraId="135E5FE9" w14:textId="77777777" w:rsidR="00C811EF" w:rsidRDefault="00C811EF">
      <w:pPr>
        <w:pStyle w:val="BodyText"/>
        <w:kinsoku w:val="0"/>
        <w:overflowPunct w:val="0"/>
        <w:spacing w:before="228"/>
        <w:ind w:left="720"/>
        <w:rPr>
          <w:b/>
          <w:bCs/>
          <w:spacing w:val="-2"/>
        </w:rPr>
      </w:pPr>
      <w:r>
        <w:rPr>
          <w:b/>
          <w:bCs/>
          <w:spacing w:val="-2"/>
          <w:u w:val="thick"/>
        </w:rPr>
        <w:t>Guarantee</w:t>
      </w:r>
    </w:p>
    <w:p w14:paraId="2692264B" w14:textId="77777777" w:rsidR="00C811EF" w:rsidRDefault="00C811EF">
      <w:pPr>
        <w:pStyle w:val="BodyText"/>
        <w:kinsoku w:val="0"/>
        <w:overflowPunct w:val="0"/>
        <w:spacing w:before="1"/>
        <w:rPr>
          <w:b/>
          <w:bCs/>
        </w:rPr>
      </w:pPr>
    </w:p>
    <w:p w14:paraId="4FD3CB02" w14:textId="77777777" w:rsidR="00C811EF" w:rsidRDefault="00C811EF">
      <w:pPr>
        <w:pStyle w:val="BodyText"/>
        <w:kinsoku w:val="0"/>
        <w:overflowPunct w:val="0"/>
        <w:ind w:left="720" w:right="715"/>
        <w:jc w:val="both"/>
      </w:pPr>
      <w:r>
        <w:t>The</w:t>
      </w:r>
      <w:r>
        <w:rPr>
          <w:spacing w:val="-14"/>
        </w:rPr>
        <w:t xml:space="preserve"> </w:t>
      </w:r>
      <w:r>
        <w:t>form</w:t>
      </w:r>
      <w:r>
        <w:rPr>
          <w:spacing w:val="-14"/>
        </w:rPr>
        <w:t xml:space="preserve"> </w:t>
      </w:r>
      <w:r>
        <w:t>of</w:t>
      </w:r>
      <w:r>
        <w:rPr>
          <w:spacing w:val="-14"/>
        </w:rPr>
        <w:t xml:space="preserve"> </w:t>
      </w:r>
      <w:r>
        <w:t>Guarantee</w:t>
      </w:r>
      <w:r>
        <w:rPr>
          <w:spacing w:val="-14"/>
        </w:rPr>
        <w:t xml:space="preserve"> </w:t>
      </w:r>
      <w:r>
        <w:t>to</w:t>
      </w:r>
      <w:r>
        <w:rPr>
          <w:spacing w:val="-14"/>
        </w:rPr>
        <w:t xml:space="preserve"> </w:t>
      </w:r>
      <w:r>
        <w:t>be</w:t>
      </w:r>
      <w:r>
        <w:rPr>
          <w:spacing w:val="-14"/>
        </w:rPr>
        <w:t xml:space="preserve"> </w:t>
      </w:r>
      <w:r>
        <w:t>executed</w:t>
      </w:r>
      <w:r>
        <w:rPr>
          <w:spacing w:val="-14"/>
        </w:rPr>
        <w:t xml:space="preserve"> </w:t>
      </w:r>
      <w:r>
        <w:t>by</w:t>
      </w:r>
      <w:r>
        <w:rPr>
          <w:spacing w:val="-14"/>
        </w:rPr>
        <w:t xml:space="preserve"> </w:t>
      </w:r>
      <w:r>
        <w:t>each</w:t>
      </w:r>
      <w:r>
        <w:rPr>
          <w:spacing w:val="-14"/>
        </w:rPr>
        <w:t xml:space="preserve"> </w:t>
      </w:r>
      <w:r>
        <w:t>of</w:t>
      </w:r>
      <w:r>
        <w:rPr>
          <w:spacing w:val="-13"/>
        </w:rPr>
        <w:t xml:space="preserve"> </w:t>
      </w:r>
      <w:r>
        <w:t>your</w:t>
      </w:r>
      <w:r>
        <w:rPr>
          <w:spacing w:val="-14"/>
        </w:rPr>
        <w:t xml:space="preserve"> </w:t>
      </w:r>
      <w:r>
        <w:t>shareholders</w:t>
      </w:r>
      <w:r>
        <w:rPr>
          <w:spacing w:val="-14"/>
        </w:rPr>
        <w:t xml:space="preserve"> </w:t>
      </w:r>
      <w:r>
        <w:t>pursuant</w:t>
      </w:r>
      <w:r>
        <w:rPr>
          <w:spacing w:val="-14"/>
        </w:rPr>
        <w:t xml:space="preserve"> </w:t>
      </w:r>
      <w:r>
        <w:t>to</w:t>
      </w:r>
      <w:r>
        <w:rPr>
          <w:spacing w:val="-14"/>
        </w:rPr>
        <w:t xml:space="preserve"> </w:t>
      </w:r>
      <w:r>
        <w:t>the</w:t>
      </w:r>
      <w:r>
        <w:rPr>
          <w:spacing w:val="-14"/>
        </w:rPr>
        <w:t xml:space="preserve"> </w:t>
      </w:r>
      <w:r>
        <w:t>Franchise</w:t>
      </w:r>
      <w:r>
        <w:rPr>
          <w:spacing w:val="-14"/>
        </w:rPr>
        <w:t xml:space="preserve"> </w:t>
      </w:r>
      <w:r>
        <w:t>Agreement</w:t>
      </w:r>
      <w:r>
        <w:rPr>
          <w:spacing w:val="-14"/>
        </w:rPr>
        <w:t xml:space="preserve"> </w:t>
      </w:r>
      <w:r>
        <w:t>is attached</w:t>
      </w:r>
      <w:r>
        <w:rPr>
          <w:spacing w:val="-4"/>
        </w:rPr>
        <w:t xml:space="preserve"> </w:t>
      </w:r>
      <w:r>
        <w:t>to</w:t>
      </w:r>
      <w:r>
        <w:rPr>
          <w:spacing w:val="-4"/>
        </w:rPr>
        <w:t xml:space="preserve"> </w:t>
      </w:r>
      <w:r>
        <w:t>the</w:t>
      </w:r>
      <w:r>
        <w:rPr>
          <w:spacing w:val="-6"/>
        </w:rPr>
        <w:t xml:space="preserve"> </w:t>
      </w:r>
      <w:r>
        <w:t>Franchise</w:t>
      </w:r>
      <w:r>
        <w:rPr>
          <w:spacing w:val="-4"/>
        </w:rPr>
        <w:t xml:space="preserve"> </w:t>
      </w:r>
      <w:r>
        <w:t>Agreement</w:t>
      </w:r>
      <w:r>
        <w:rPr>
          <w:spacing w:val="-4"/>
        </w:rPr>
        <w:t xml:space="preserve"> </w:t>
      </w:r>
      <w:r>
        <w:t>at</w:t>
      </w:r>
      <w:r>
        <w:rPr>
          <w:spacing w:val="-4"/>
        </w:rPr>
        <w:t xml:space="preserve"> </w:t>
      </w:r>
      <w:r>
        <w:rPr>
          <w:b/>
          <w:bCs/>
        </w:rPr>
        <w:t>Schedule</w:t>
      </w:r>
      <w:r>
        <w:rPr>
          <w:b/>
          <w:bCs/>
          <w:spacing w:val="-4"/>
        </w:rPr>
        <w:t xml:space="preserve"> </w:t>
      </w:r>
      <w:r>
        <w:rPr>
          <w:b/>
          <w:bCs/>
        </w:rPr>
        <w:t>A</w:t>
      </w:r>
      <w:r>
        <w:t>.</w:t>
      </w:r>
      <w:r>
        <w:rPr>
          <w:spacing w:val="-4"/>
        </w:rPr>
        <w:t xml:space="preserve"> </w:t>
      </w:r>
      <w:r>
        <w:t>If</w:t>
      </w:r>
      <w:r>
        <w:rPr>
          <w:spacing w:val="-4"/>
        </w:rPr>
        <w:t xml:space="preserve"> </w:t>
      </w:r>
      <w:r>
        <w:t>any</w:t>
      </w:r>
      <w:r>
        <w:rPr>
          <w:spacing w:val="-5"/>
        </w:rPr>
        <w:t xml:space="preserve"> </w:t>
      </w:r>
      <w:r>
        <w:t>such</w:t>
      </w:r>
      <w:r>
        <w:rPr>
          <w:spacing w:val="-4"/>
        </w:rPr>
        <w:t xml:space="preserve"> </w:t>
      </w:r>
      <w:r>
        <w:t>person</w:t>
      </w:r>
      <w:r>
        <w:rPr>
          <w:spacing w:val="-4"/>
        </w:rPr>
        <w:t xml:space="preserve"> </w:t>
      </w:r>
      <w:r>
        <w:t>is</w:t>
      </w:r>
      <w:r>
        <w:rPr>
          <w:spacing w:val="-5"/>
        </w:rPr>
        <w:t xml:space="preserve"> </w:t>
      </w:r>
      <w:r>
        <w:t>a</w:t>
      </w:r>
      <w:r>
        <w:rPr>
          <w:spacing w:val="-4"/>
        </w:rPr>
        <w:t xml:space="preserve"> </w:t>
      </w:r>
      <w:r>
        <w:t>resident</w:t>
      </w:r>
      <w:r>
        <w:rPr>
          <w:spacing w:val="-4"/>
        </w:rPr>
        <w:t xml:space="preserve"> </w:t>
      </w:r>
      <w:r>
        <w:t>of</w:t>
      </w:r>
      <w:r>
        <w:rPr>
          <w:spacing w:val="-4"/>
        </w:rPr>
        <w:t xml:space="preserve"> </w:t>
      </w:r>
      <w:r>
        <w:t>Alberta,</w:t>
      </w:r>
      <w:r>
        <w:rPr>
          <w:spacing w:val="-4"/>
        </w:rPr>
        <w:t xml:space="preserve"> </w:t>
      </w:r>
      <w:r>
        <w:t>he</w:t>
      </w:r>
      <w:r>
        <w:rPr>
          <w:spacing w:val="-4"/>
        </w:rPr>
        <w:t xml:space="preserve"> </w:t>
      </w:r>
      <w:r>
        <w:t>or</w:t>
      </w:r>
      <w:r>
        <w:rPr>
          <w:spacing w:val="-5"/>
        </w:rPr>
        <w:t xml:space="preserve"> </w:t>
      </w:r>
      <w:r>
        <w:t xml:space="preserve">she </w:t>
      </w:r>
      <w:r>
        <w:rPr>
          <w:spacing w:val="-2"/>
        </w:rPr>
        <w:t>must</w:t>
      </w:r>
      <w:r>
        <w:rPr>
          <w:spacing w:val="-9"/>
        </w:rPr>
        <w:t xml:space="preserve"> </w:t>
      </w:r>
      <w:r>
        <w:rPr>
          <w:spacing w:val="-2"/>
        </w:rPr>
        <w:t>also</w:t>
      </w:r>
      <w:r>
        <w:rPr>
          <w:spacing w:val="-12"/>
        </w:rPr>
        <w:t xml:space="preserve"> </w:t>
      </w:r>
      <w:r>
        <w:rPr>
          <w:spacing w:val="-2"/>
        </w:rPr>
        <w:t>complete</w:t>
      </w:r>
      <w:r>
        <w:rPr>
          <w:spacing w:val="-9"/>
        </w:rPr>
        <w:t xml:space="preserve"> </w:t>
      </w:r>
      <w:r>
        <w:rPr>
          <w:spacing w:val="-2"/>
        </w:rPr>
        <w:t>and</w:t>
      </w:r>
      <w:r>
        <w:rPr>
          <w:spacing w:val="-12"/>
        </w:rPr>
        <w:t xml:space="preserve"> </w:t>
      </w:r>
      <w:r>
        <w:rPr>
          <w:spacing w:val="-2"/>
        </w:rPr>
        <w:t>sign</w:t>
      </w:r>
      <w:r>
        <w:rPr>
          <w:spacing w:val="-12"/>
        </w:rPr>
        <w:t xml:space="preserve"> </w:t>
      </w:r>
      <w:r>
        <w:rPr>
          <w:spacing w:val="-2"/>
        </w:rPr>
        <w:t>the</w:t>
      </w:r>
      <w:r>
        <w:rPr>
          <w:spacing w:val="-12"/>
        </w:rPr>
        <w:t xml:space="preserve"> </w:t>
      </w:r>
      <w:r>
        <w:rPr>
          <w:i/>
          <w:iCs/>
          <w:spacing w:val="-2"/>
        </w:rPr>
        <w:t>Guarantees</w:t>
      </w:r>
      <w:r>
        <w:rPr>
          <w:i/>
          <w:iCs/>
          <w:spacing w:val="-8"/>
        </w:rPr>
        <w:t xml:space="preserve"> </w:t>
      </w:r>
      <w:r>
        <w:rPr>
          <w:i/>
          <w:iCs/>
          <w:spacing w:val="-2"/>
        </w:rPr>
        <w:t>Acknowledgment</w:t>
      </w:r>
      <w:r>
        <w:rPr>
          <w:i/>
          <w:iCs/>
          <w:spacing w:val="-9"/>
        </w:rPr>
        <w:t xml:space="preserve"> </w:t>
      </w:r>
      <w:r>
        <w:rPr>
          <w:i/>
          <w:iCs/>
          <w:spacing w:val="-2"/>
        </w:rPr>
        <w:t>Act</w:t>
      </w:r>
      <w:r>
        <w:rPr>
          <w:i/>
          <w:iCs/>
          <w:spacing w:val="-11"/>
        </w:rPr>
        <w:t xml:space="preserve"> </w:t>
      </w:r>
      <w:r>
        <w:rPr>
          <w:spacing w:val="-2"/>
        </w:rPr>
        <w:t>Certificate</w:t>
      </w:r>
      <w:r>
        <w:rPr>
          <w:spacing w:val="-12"/>
        </w:rPr>
        <w:t xml:space="preserve"> </w:t>
      </w:r>
      <w:r>
        <w:rPr>
          <w:spacing w:val="-2"/>
        </w:rPr>
        <w:t>(also</w:t>
      </w:r>
      <w:r>
        <w:rPr>
          <w:spacing w:val="-10"/>
        </w:rPr>
        <w:t xml:space="preserve"> </w:t>
      </w:r>
      <w:r>
        <w:rPr>
          <w:spacing w:val="-2"/>
        </w:rPr>
        <w:t>attached</w:t>
      </w:r>
      <w:r>
        <w:rPr>
          <w:spacing w:val="-12"/>
        </w:rPr>
        <w:t xml:space="preserve"> </w:t>
      </w:r>
      <w:r>
        <w:rPr>
          <w:spacing w:val="-2"/>
        </w:rPr>
        <w:t>to</w:t>
      </w:r>
      <w:r>
        <w:rPr>
          <w:spacing w:val="-12"/>
        </w:rPr>
        <w:t xml:space="preserve"> </w:t>
      </w:r>
      <w:r>
        <w:rPr>
          <w:spacing w:val="-2"/>
        </w:rPr>
        <w:t>the</w:t>
      </w:r>
      <w:r>
        <w:rPr>
          <w:spacing w:val="-12"/>
        </w:rPr>
        <w:t xml:space="preserve"> </w:t>
      </w:r>
      <w:r>
        <w:rPr>
          <w:spacing w:val="-2"/>
        </w:rPr>
        <w:t xml:space="preserve">Franchise </w:t>
      </w:r>
      <w:r>
        <w:t xml:space="preserve">Agreement at </w:t>
      </w:r>
      <w:r>
        <w:rPr>
          <w:b/>
          <w:bCs/>
        </w:rPr>
        <w:t>Schedule A</w:t>
      </w:r>
      <w:r>
        <w:t>).</w:t>
      </w:r>
    </w:p>
    <w:p w14:paraId="0B1FFBAC" w14:textId="77777777" w:rsidR="00C811EF" w:rsidRDefault="00C811EF">
      <w:pPr>
        <w:pStyle w:val="BodyText"/>
        <w:kinsoku w:val="0"/>
        <w:overflowPunct w:val="0"/>
        <w:ind w:left="720" w:right="715"/>
        <w:jc w:val="both"/>
        <w:sectPr w:rsidR="00C811EF">
          <w:pgSz w:w="12240" w:h="15840"/>
          <w:pgMar w:top="400" w:right="720" w:bottom="1440" w:left="720" w:header="200" w:footer="1257" w:gutter="0"/>
          <w:cols w:space="720"/>
          <w:noEndnote/>
        </w:sectPr>
      </w:pPr>
    </w:p>
    <w:p w14:paraId="6506B732" w14:textId="77777777" w:rsidR="00C811EF" w:rsidRDefault="00C811EF">
      <w:pPr>
        <w:pStyle w:val="BodyText"/>
        <w:kinsoku w:val="0"/>
        <w:overflowPunct w:val="0"/>
      </w:pPr>
    </w:p>
    <w:p w14:paraId="4DAEDE77" w14:textId="77777777" w:rsidR="00C811EF" w:rsidRDefault="00C811EF">
      <w:pPr>
        <w:pStyle w:val="BodyText"/>
        <w:kinsoku w:val="0"/>
        <w:overflowPunct w:val="0"/>
      </w:pPr>
    </w:p>
    <w:p w14:paraId="48996B40" w14:textId="77777777" w:rsidR="00C811EF" w:rsidRDefault="00C811EF">
      <w:pPr>
        <w:pStyle w:val="BodyText"/>
        <w:kinsoku w:val="0"/>
        <w:overflowPunct w:val="0"/>
      </w:pPr>
    </w:p>
    <w:p w14:paraId="40B43EEE" w14:textId="77777777" w:rsidR="00C811EF" w:rsidRDefault="00C811EF">
      <w:pPr>
        <w:pStyle w:val="BodyText"/>
        <w:kinsoku w:val="0"/>
        <w:overflowPunct w:val="0"/>
        <w:spacing w:before="119"/>
      </w:pPr>
    </w:p>
    <w:p w14:paraId="5DDF11A4" w14:textId="77777777" w:rsidR="00C811EF" w:rsidRDefault="00C811EF">
      <w:pPr>
        <w:pStyle w:val="BodyText"/>
        <w:kinsoku w:val="0"/>
        <w:overflowPunct w:val="0"/>
        <w:ind w:left="720" w:right="718"/>
        <w:jc w:val="both"/>
        <w:rPr>
          <w:spacing w:val="-2"/>
        </w:rPr>
      </w:pPr>
      <w:r>
        <w:t xml:space="preserve">Pursuant to the Guarantee, each of your shareholders is a “Guarantor” to the Franchise </w:t>
      </w:r>
      <w:proofErr w:type="gramStart"/>
      <w:r>
        <w:t>Agreement, and</w:t>
      </w:r>
      <w:proofErr w:type="gramEnd"/>
      <w:r>
        <w:t xml:space="preserve"> guarantees</w:t>
      </w:r>
      <w:r>
        <w:rPr>
          <w:spacing w:val="-4"/>
        </w:rPr>
        <w:t xml:space="preserve"> </w:t>
      </w:r>
      <w:r>
        <w:t>to</w:t>
      </w:r>
      <w:r>
        <w:rPr>
          <w:spacing w:val="-6"/>
        </w:rPr>
        <w:t xml:space="preserve"> </w:t>
      </w:r>
      <w:r>
        <w:t>us</w:t>
      </w:r>
      <w:r>
        <w:rPr>
          <w:spacing w:val="-4"/>
        </w:rPr>
        <w:t xml:space="preserve"> </w:t>
      </w:r>
      <w:r>
        <w:t>that</w:t>
      </w:r>
      <w:r>
        <w:rPr>
          <w:spacing w:val="-6"/>
        </w:rPr>
        <w:t xml:space="preserve"> </w:t>
      </w:r>
      <w:r>
        <w:t>each</w:t>
      </w:r>
      <w:r>
        <w:rPr>
          <w:spacing w:val="-3"/>
        </w:rPr>
        <w:t xml:space="preserve"> </w:t>
      </w:r>
      <w:r>
        <w:t>Guarantor</w:t>
      </w:r>
      <w:r>
        <w:rPr>
          <w:spacing w:val="-5"/>
        </w:rPr>
        <w:t xml:space="preserve"> </w:t>
      </w:r>
      <w:r>
        <w:t>will</w:t>
      </w:r>
      <w:r>
        <w:rPr>
          <w:spacing w:val="-7"/>
        </w:rPr>
        <w:t xml:space="preserve"> </w:t>
      </w:r>
      <w:r>
        <w:t>punctually</w:t>
      </w:r>
      <w:r>
        <w:rPr>
          <w:spacing w:val="-4"/>
        </w:rPr>
        <w:t xml:space="preserve"> </w:t>
      </w:r>
      <w:r>
        <w:t>pay</w:t>
      </w:r>
      <w:r>
        <w:rPr>
          <w:spacing w:val="-3"/>
        </w:rPr>
        <w:t xml:space="preserve"> </w:t>
      </w:r>
      <w:r>
        <w:t>and</w:t>
      </w:r>
      <w:r>
        <w:rPr>
          <w:spacing w:val="-3"/>
        </w:rPr>
        <w:t xml:space="preserve"> </w:t>
      </w:r>
      <w:r>
        <w:t>perform</w:t>
      </w:r>
      <w:r>
        <w:rPr>
          <w:spacing w:val="-2"/>
        </w:rPr>
        <w:t xml:space="preserve"> </w:t>
      </w:r>
      <w:proofErr w:type="gramStart"/>
      <w:r>
        <w:t>each</w:t>
      </w:r>
      <w:r>
        <w:rPr>
          <w:spacing w:val="-4"/>
        </w:rPr>
        <w:t xml:space="preserve"> </w:t>
      </w:r>
      <w:r>
        <w:t>and</w:t>
      </w:r>
      <w:r>
        <w:rPr>
          <w:spacing w:val="-2"/>
        </w:rPr>
        <w:t xml:space="preserve"> </w:t>
      </w:r>
      <w:r>
        <w:t>every</w:t>
      </w:r>
      <w:proofErr w:type="gramEnd"/>
      <w:r>
        <w:rPr>
          <w:spacing w:val="-3"/>
        </w:rPr>
        <w:t xml:space="preserve"> </w:t>
      </w:r>
      <w:r>
        <w:t>of</w:t>
      </w:r>
      <w:r>
        <w:rPr>
          <w:spacing w:val="-2"/>
        </w:rPr>
        <w:t xml:space="preserve"> </w:t>
      </w:r>
      <w:r>
        <w:t>your</w:t>
      </w:r>
      <w:r>
        <w:rPr>
          <w:spacing w:val="-1"/>
        </w:rPr>
        <w:t xml:space="preserve"> </w:t>
      </w:r>
      <w:r>
        <w:t xml:space="preserve">undertaking, agreement and covenant contained in the Franchise Agreement. Each Guarantor further agrees to be personally bound by, and personally liable for the breach of, </w:t>
      </w:r>
      <w:proofErr w:type="gramStart"/>
      <w:r>
        <w:t>each and every</w:t>
      </w:r>
      <w:proofErr w:type="gramEnd"/>
      <w:r>
        <w:t xml:space="preserve"> provision in the Franchise </w:t>
      </w:r>
      <w:r>
        <w:rPr>
          <w:spacing w:val="-2"/>
        </w:rPr>
        <w:t>Agreement.</w:t>
      </w:r>
    </w:p>
    <w:p w14:paraId="51B4B0F8" w14:textId="77777777" w:rsidR="00C811EF" w:rsidRDefault="00C811EF">
      <w:pPr>
        <w:pStyle w:val="BodyText"/>
        <w:kinsoku w:val="0"/>
        <w:overflowPunct w:val="0"/>
      </w:pPr>
    </w:p>
    <w:p w14:paraId="1BF6059E" w14:textId="77777777" w:rsidR="00C811EF" w:rsidRDefault="00C811EF">
      <w:pPr>
        <w:pStyle w:val="BodyText"/>
        <w:kinsoku w:val="0"/>
        <w:overflowPunct w:val="0"/>
        <w:ind w:left="720"/>
        <w:jc w:val="both"/>
        <w:rPr>
          <w:b/>
          <w:bCs/>
          <w:spacing w:val="-2"/>
        </w:rPr>
      </w:pPr>
      <w:r>
        <w:rPr>
          <w:b/>
          <w:bCs/>
          <w:spacing w:val="-2"/>
          <w:u w:val="thick"/>
        </w:rPr>
        <w:t>General</w:t>
      </w:r>
      <w:r>
        <w:rPr>
          <w:b/>
          <w:bCs/>
          <w:spacing w:val="-11"/>
          <w:u w:val="thick"/>
        </w:rPr>
        <w:t xml:space="preserve"> </w:t>
      </w:r>
      <w:r>
        <w:rPr>
          <w:b/>
          <w:bCs/>
          <w:spacing w:val="-2"/>
          <w:u w:val="thick"/>
        </w:rPr>
        <w:t>Security</w:t>
      </w:r>
      <w:r>
        <w:rPr>
          <w:b/>
          <w:bCs/>
          <w:spacing w:val="-11"/>
          <w:u w:val="thick"/>
        </w:rPr>
        <w:t xml:space="preserve"> </w:t>
      </w:r>
      <w:r>
        <w:rPr>
          <w:b/>
          <w:bCs/>
          <w:spacing w:val="-2"/>
          <w:u w:val="thick"/>
        </w:rPr>
        <w:t>Agreement</w:t>
      </w:r>
    </w:p>
    <w:p w14:paraId="48424AFA" w14:textId="77777777" w:rsidR="00C811EF" w:rsidRDefault="00C811EF">
      <w:pPr>
        <w:pStyle w:val="BodyText"/>
        <w:kinsoku w:val="0"/>
        <w:overflowPunct w:val="0"/>
        <w:spacing w:before="229"/>
        <w:ind w:left="720" w:right="715"/>
      </w:pPr>
      <w:r>
        <w:t xml:space="preserve">The form of General Security Agreement to be executed by you pursuant to the Franchise Agreement is found attached to the Franchise Agreement at </w:t>
      </w:r>
      <w:r>
        <w:rPr>
          <w:b/>
          <w:bCs/>
        </w:rPr>
        <w:t>Schedule E</w:t>
      </w:r>
      <w:r>
        <w:t>.</w:t>
      </w:r>
    </w:p>
    <w:p w14:paraId="324324B9" w14:textId="77777777" w:rsidR="00C811EF" w:rsidRDefault="00C811EF">
      <w:pPr>
        <w:pStyle w:val="BodyText"/>
        <w:kinsoku w:val="0"/>
        <w:overflowPunct w:val="0"/>
        <w:spacing w:before="1"/>
      </w:pPr>
    </w:p>
    <w:p w14:paraId="54E4A71F" w14:textId="77777777" w:rsidR="00C811EF" w:rsidRDefault="00C811EF">
      <w:pPr>
        <w:pStyle w:val="Heading7"/>
        <w:kinsoku w:val="0"/>
        <w:overflowPunct w:val="0"/>
        <w:ind w:right="1"/>
        <w:rPr>
          <w:spacing w:val="-2"/>
        </w:rPr>
      </w:pPr>
      <w:bookmarkStart w:id="414" w:name="ITEM_14_-_FINANCING"/>
      <w:bookmarkEnd w:id="414"/>
      <w:r>
        <w:t>ITEM</w:t>
      </w:r>
      <w:r>
        <w:rPr>
          <w:spacing w:val="-3"/>
        </w:rPr>
        <w:t xml:space="preserve"> </w:t>
      </w:r>
      <w:r>
        <w:t>14</w:t>
      </w:r>
      <w:r>
        <w:rPr>
          <w:spacing w:val="-5"/>
        </w:rPr>
        <w:t xml:space="preserve"> </w:t>
      </w:r>
      <w:r>
        <w:t>-</w:t>
      </w:r>
      <w:r>
        <w:rPr>
          <w:spacing w:val="-3"/>
        </w:rPr>
        <w:t xml:space="preserve"> </w:t>
      </w:r>
      <w:r>
        <w:rPr>
          <w:spacing w:val="-2"/>
        </w:rPr>
        <w:t>FINANCING</w:t>
      </w:r>
    </w:p>
    <w:p w14:paraId="62EC28E6" w14:textId="77777777" w:rsidR="00C811EF" w:rsidRDefault="00C811EF">
      <w:pPr>
        <w:pStyle w:val="BodyText"/>
        <w:kinsoku w:val="0"/>
        <w:overflowPunct w:val="0"/>
        <w:spacing w:before="1"/>
        <w:rPr>
          <w:b/>
          <w:bCs/>
        </w:rPr>
      </w:pPr>
    </w:p>
    <w:p w14:paraId="18E9FB30" w14:textId="77777777" w:rsidR="00C811EF" w:rsidRDefault="00C811EF">
      <w:pPr>
        <w:pStyle w:val="BodyText"/>
        <w:kinsoku w:val="0"/>
        <w:overflowPunct w:val="0"/>
        <w:ind w:left="720"/>
        <w:rPr>
          <w:spacing w:val="-2"/>
        </w:rPr>
      </w:pPr>
      <w:r>
        <w:t>We</w:t>
      </w:r>
      <w:r>
        <w:rPr>
          <w:spacing w:val="-4"/>
        </w:rPr>
        <w:t xml:space="preserve"> </w:t>
      </w:r>
      <w:r>
        <w:t>do</w:t>
      </w:r>
      <w:r>
        <w:rPr>
          <w:spacing w:val="-5"/>
        </w:rPr>
        <w:t xml:space="preserve"> </w:t>
      </w:r>
      <w:r>
        <w:t>not</w:t>
      </w:r>
      <w:r>
        <w:rPr>
          <w:spacing w:val="-6"/>
        </w:rPr>
        <w:t xml:space="preserve"> </w:t>
      </w:r>
      <w:r>
        <w:t>offer</w:t>
      </w:r>
      <w:r>
        <w:rPr>
          <w:spacing w:val="-5"/>
        </w:rPr>
        <w:t xml:space="preserve"> </w:t>
      </w:r>
      <w:r>
        <w:t>direct</w:t>
      </w:r>
      <w:r>
        <w:rPr>
          <w:spacing w:val="-5"/>
        </w:rPr>
        <w:t xml:space="preserve"> </w:t>
      </w:r>
      <w:r>
        <w:t>or</w:t>
      </w:r>
      <w:r>
        <w:rPr>
          <w:spacing w:val="-3"/>
        </w:rPr>
        <w:t xml:space="preserve"> </w:t>
      </w:r>
      <w:r>
        <w:t>indirect</w:t>
      </w:r>
      <w:r>
        <w:rPr>
          <w:spacing w:val="-5"/>
        </w:rPr>
        <w:t xml:space="preserve"> </w:t>
      </w:r>
      <w:r>
        <w:t>financing.</w:t>
      </w:r>
      <w:r>
        <w:rPr>
          <w:spacing w:val="47"/>
        </w:rPr>
        <w:t xml:space="preserve"> </w:t>
      </w:r>
      <w:r>
        <w:t>We</w:t>
      </w:r>
      <w:r>
        <w:rPr>
          <w:spacing w:val="-3"/>
        </w:rPr>
        <w:t xml:space="preserve"> </w:t>
      </w:r>
      <w:r>
        <w:t>do</w:t>
      </w:r>
      <w:r>
        <w:rPr>
          <w:spacing w:val="-6"/>
        </w:rPr>
        <w:t xml:space="preserve"> </w:t>
      </w:r>
      <w:r>
        <w:t>not</w:t>
      </w:r>
      <w:r>
        <w:rPr>
          <w:spacing w:val="-3"/>
        </w:rPr>
        <w:t xml:space="preserve"> </w:t>
      </w:r>
      <w:r>
        <w:t>guarantee</w:t>
      </w:r>
      <w:r>
        <w:rPr>
          <w:spacing w:val="-6"/>
        </w:rPr>
        <w:t xml:space="preserve"> </w:t>
      </w:r>
      <w:r>
        <w:t>your</w:t>
      </w:r>
      <w:r>
        <w:rPr>
          <w:spacing w:val="-4"/>
        </w:rPr>
        <w:t xml:space="preserve"> </w:t>
      </w:r>
      <w:r>
        <w:t>note,</w:t>
      </w:r>
      <w:r>
        <w:rPr>
          <w:spacing w:val="-3"/>
        </w:rPr>
        <w:t xml:space="preserve"> </w:t>
      </w:r>
      <w:r>
        <w:t>lease</w:t>
      </w:r>
      <w:r>
        <w:rPr>
          <w:spacing w:val="-4"/>
        </w:rPr>
        <w:t xml:space="preserve"> </w:t>
      </w:r>
      <w:r>
        <w:t>or</w:t>
      </w:r>
      <w:r>
        <w:rPr>
          <w:spacing w:val="-4"/>
        </w:rPr>
        <w:t xml:space="preserve"> </w:t>
      </w:r>
      <w:r>
        <w:t>other</w:t>
      </w:r>
      <w:r>
        <w:rPr>
          <w:spacing w:val="-5"/>
        </w:rPr>
        <w:t xml:space="preserve"> </w:t>
      </w:r>
      <w:r>
        <w:rPr>
          <w:spacing w:val="-2"/>
        </w:rPr>
        <w:t>obligations.</w:t>
      </w:r>
    </w:p>
    <w:p w14:paraId="63562F09" w14:textId="77777777" w:rsidR="00C811EF" w:rsidRDefault="00C811EF">
      <w:pPr>
        <w:pStyle w:val="BodyText"/>
        <w:kinsoku w:val="0"/>
        <w:overflowPunct w:val="0"/>
        <w:spacing w:before="229"/>
      </w:pPr>
    </w:p>
    <w:p w14:paraId="7C575ADC" w14:textId="77777777" w:rsidR="00C811EF" w:rsidRDefault="00C811EF">
      <w:pPr>
        <w:pStyle w:val="Heading7"/>
        <w:kinsoku w:val="0"/>
        <w:overflowPunct w:val="0"/>
        <w:ind w:left="1733" w:right="1735"/>
        <w:rPr>
          <w:spacing w:val="-2"/>
        </w:rPr>
      </w:pPr>
      <w:bookmarkStart w:id="415" w:name="ITEM_15_ñ_franchisor_OBLIGATIONS_AND_SIT"/>
      <w:bookmarkEnd w:id="415"/>
      <w:r>
        <w:t>ITEM</w:t>
      </w:r>
      <w:r>
        <w:rPr>
          <w:spacing w:val="-6"/>
        </w:rPr>
        <w:t xml:space="preserve"> </w:t>
      </w:r>
      <w:r>
        <w:t>15</w:t>
      </w:r>
      <w:r>
        <w:rPr>
          <w:spacing w:val="-8"/>
        </w:rPr>
        <w:t xml:space="preserve"> </w:t>
      </w:r>
      <w:r>
        <w:t>–</w:t>
      </w:r>
      <w:r>
        <w:rPr>
          <w:spacing w:val="-6"/>
        </w:rPr>
        <w:t xml:space="preserve"> </w:t>
      </w:r>
      <w:r>
        <w:t>FRANCHISOR</w:t>
      </w:r>
      <w:r>
        <w:rPr>
          <w:spacing w:val="-4"/>
        </w:rPr>
        <w:t xml:space="preserve"> </w:t>
      </w:r>
      <w:r>
        <w:t>OBLIGATIONS</w:t>
      </w:r>
      <w:r>
        <w:rPr>
          <w:spacing w:val="-8"/>
        </w:rPr>
        <w:t xml:space="preserve"> </w:t>
      </w:r>
      <w:r>
        <w:t>AND</w:t>
      </w:r>
      <w:r>
        <w:rPr>
          <w:spacing w:val="-5"/>
        </w:rPr>
        <w:t xml:space="preserve"> </w:t>
      </w:r>
      <w:r>
        <w:t>SITE</w:t>
      </w:r>
      <w:r>
        <w:rPr>
          <w:spacing w:val="-6"/>
        </w:rPr>
        <w:t xml:space="preserve"> </w:t>
      </w:r>
      <w:r>
        <w:rPr>
          <w:spacing w:val="-2"/>
        </w:rPr>
        <w:t>SELECTION</w:t>
      </w:r>
    </w:p>
    <w:p w14:paraId="3E45AE05" w14:textId="77777777" w:rsidR="00C811EF" w:rsidRDefault="00C811EF">
      <w:pPr>
        <w:pStyle w:val="BodyText"/>
        <w:kinsoku w:val="0"/>
        <w:overflowPunct w:val="0"/>
        <w:spacing w:before="1"/>
        <w:rPr>
          <w:b/>
          <w:bCs/>
        </w:rPr>
      </w:pPr>
    </w:p>
    <w:p w14:paraId="1231D8A6" w14:textId="77777777" w:rsidR="00C811EF" w:rsidRDefault="00C811EF">
      <w:pPr>
        <w:pStyle w:val="BodyText"/>
        <w:kinsoku w:val="0"/>
        <w:overflowPunct w:val="0"/>
        <w:ind w:left="720" w:right="715"/>
      </w:pPr>
      <w:r>
        <w:t>Except</w:t>
      </w:r>
      <w:r>
        <w:rPr>
          <w:spacing w:val="-3"/>
        </w:rPr>
        <w:t xml:space="preserve"> </w:t>
      </w:r>
      <w:r>
        <w:t>as</w:t>
      </w:r>
      <w:r>
        <w:rPr>
          <w:spacing w:val="-2"/>
        </w:rPr>
        <w:t xml:space="preserve"> </w:t>
      </w:r>
      <w:r>
        <w:t>provided</w:t>
      </w:r>
      <w:r>
        <w:rPr>
          <w:spacing w:val="-4"/>
        </w:rPr>
        <w:t xml:space="preserve"> </w:t>
      </w:r>
      <w:r>
        <w:t>immediately</w:t>
      </w:r>
      <w:r>
        <w:rPr>
          <w:spacing w:val="-2"/>
        </w:rPr>
        <w:t xml:space="preserve"> </w:t>
      </w:r>
      <w:r>
        <w:t>below</w:t>
      </w:r>
      <w:r>
        <w:rPr>
          <w:spacing w:val="-5"/>
        </w:rPr>
        <w:t xml:space="preserve"> </w:t>
      </w:r>
      <w:r>
        <w:t>and</w:t>
      </w:r>
      <w:r>
        <w:rPr>
          <w:spacing w:val="-3"/>
        </w:rPr>
        <w:t xml:space="preserve"> </w:t>
      </w:r>
      <w:r>
        <w:t>at</w:t>
      </w:r>
      <w:r>
        <w:rPr>
          <w:spacing w:val="-5"/>
        </w:rPr>
        <w:t xml:space="preserve"> </w:t>
      </w:r>
      <w:r>
        <w:t>Items</w:t>
      </w:r>
      <w:r>
        <w:rPr>
          <w:spacing w:val="-2"/>
        </w:rPr>
        <w:t xml:space="preserve"> </w:t>
      </w:r>
      <w:r>
        <w:t>16</w:t>
      </w:r>
      <w:r>
        <w:rPr>
          <w:spacing w:val="-6"/>
        </w:rPr>
        <w:t xml:space="preserve"> </w:t>
      </w:r>
      <w:r>
        <w:t>and</w:t>
      </w:r>
      <w:r>
        <w:rPr>
          <w:spacing w:val="-3"/>
        </w:rPr>
        <w:t xml:space="preserve"> </w:t>
      </w:r>
      <w:r>
        <w:t>17</w:t>
      </w:r>
      <w:r>
        <w:rPr>
          <w:spacing w:val="-3"/>
        </w:rPr>
        <w:t xml:space="preserve"> </w:t>
      </w:r>
      <w:r>
        <w:t>below,</w:t>
      </w:r>
      <w:r>
        <w:rPr>
          <w:spacing w:val="-3"/>
        </w:rPr>
        <w:t xml:space="preserve"> </w:t>
      </w:r>
      <w:r>
        <w:t>we</w:t>
      </w:r>
      <w:r>
        <w:rPr>
          <w:spacing w:val="-3"/>
        </w:rPr>
        <w:t xml:space="preserve"> </w:t>
      </w:r>
      <w:r>
        <w:t>need</w:t>
      </w:r>
      <w:r>
        <w:rPr>
          <w:spacing w:val="-4"/>
        </w:rPr>
        <w:t xml:space="preserve"> </w:t>
      </w:r>
      <w:r>
        <w:t>not</w:t>
      </w:r>
      <w:r>
        <w:rPr>
          <w:spacing w:val="-6"/>
        </w:rPr>
        <w:t xml:space="preserve"> </w:t>
      </w:r>
      <w:r>
        <w:t>provide</w:t>
      </w:r>
      <w:r>
        <w:rPr>
          <w:spacing w:val="-3"/>
        </w:rPr>
        <w:t xml:space="preserve"> </w:t>
      </w:r>
      <w:r>
        <w:t>any</w:t>
      </w:r>
      <w:r>
        <w:rPr>
          <w:spacing w:val="-2"/>
        </w:rPr>
        <w:t xml:space="preserve"> </w:t>
      </w:r>
      <w:r>
        <w:t>assistance to you under the Franchise Agreement.</w:t>
      </w:r>
    </w:p>
    <w:p w14:paraId="1D512230" w14:textId="77777777" w:rsidR="00C811EF" w:rsidRDefault="00C811EF">
      <w:pPr>
        <w:pStyle w:val="BodyText"/>
        <w:kinsoku w:val="0"/>
        <w:overflowPunct w:val="0"/>
        <w:spacing w:before="35"/>
      </w:pPr>
    </w:p>
    <w:p w14:paraId="4C9942A9" w14:textId="77777777" w:rsidR="00C811EF" w:rsidRDefault="00C811EF">
      <w:pPr>
        <w:pStyle w:val="BodyText"/>
        <w:kinsoku w:val="0"/>
        <w:overflowPunct w:val="0"/>
        <w:ind w:left="720"/>
        <w:rPr>
          <w:b/>
          <w:bCs/>
          <w:spacing w:val="-2"/>
        </w:rPr>
      </w:pPr>
      <w:r>
        <w:rPr>
          <w:b/>
          <w:bCs/>
          <w:spacing w:val="-2"/>
          <w:u w:val="thick"/>
        </w:rPr>
        <w:t>PRE-OPENING ASSISTANCE</w:t>
      </w:r>
    </w:p>
    <w:p w14:paraId="2E9F2237" w14:textId="77777777" w:rsidR="00C811EF" w:rsidRDefault="00C811EF">
      <w:pPr>
        <w:pStyle w:val="BodyText"/>
        <w:kinsoku w:val="0"/>
        <w:overflowPunct w:val="0"/>
        <w:spacing w:before="67"/>
        <w:rPr>
          <w:b/>
          <w:bCs/>
        </w:rPr>
      </w:pPr>
    </w:p>
    <w:p w14:paraId="29F06323" w14:textId="77777777" w:rsidR="00C811EF" w:rsidRDefault="00C811EF">
      <w:pPr>
        <w:pStyle w:val="BodyText"/>
        <w:kinsoku w:val="0"/>
        <w:overflowPunct w:val="0"/>
        <w:spacing w:before="1"/>
        <w:ind w:left="720"/>
        <w:rPr>
          <w:spacing w:val="-2"/>
        </w:rPr>
      </w:pPr>
      <w:r>
        <w:t>Before</w:t>
      </w:r>
      <w:r>
        <w:rPr>
          <w:spacing w:val="-14"/>
        </w:rPr>
        <w:t xml:space="preserve"> </w:t>
      </w:r>
      <w:r>
        <w:t>you</w:t>
      </w:r>
      <w:r>
        <w:rPr>
          <w:spacing w:val="-11"/>
        </w:rPr>
        <w:t xml:space="preserve"> </w:t>
      </w:r>
      <w:r>
        <w:t>open</w:t>
      </w:r>
      <w:r>
        <w:rPr>
          <w:spacing w:val="-11"/>
        </w:rPr>
        <w:t xml:space="preserve"> </w:t>
      </w:r>
      <w:r>
        <w:t>the</w:t>
      </w:r>
      <w:r>
        <w:rPr>
          <w:spacing w:val="-13"/>
        </w:rPr>
        <w:t xml:space="preserve"> </w:t>
      </w:r>
      <w:r>
        <w:t>Franchised</w:t>
      </w:r>
      <w:r>
        <w:rPr>
          <w:spacing w:val="-11"/>
        </w:rPr>
        <w:t xml:space="preserve"> </w:t>
      </w:r>
      <w:r>
        <w:t>Business,</w:t>
      </w:r>
      <w:r>
        <w:rPr>
          <w:spacing w:val="-13"/>
        </w:rPr>
        <w:t xml:space="preserve"> </w:t>
      </w:r>
      <w:r>
        <w:t>we</w:t>
      </w:r>
      <w:r>
        <w:rPr>
          <w:spacing w:val="-13"/>
        </w:rPr>
        <w:t xml:space="preserve"> </w:t>
      </w:r>
      <w:r>
        <w:t>will</w:t>
      </w:r>
      <w:r>
        <w:rPr>
          <w:spacing w:val="-12"/>
        </w:rPr>
        <w:t xml:space="preserve"> </w:t>
      </w:r>
      <w:r>
        <w:t>provide</w:t>
      </w:r>
      <w:r>
        <w:rPr>
          <w:spacing w:val="-12"/>
        </w:rPr>
        <w:t xml:space="preserve"> </w:t>
      </w:r>
      <w:r>
        <w:t>you</w:t>
      </w:r>
      <w:r>
        <w:rPr>
          <w:spacing w:val="-13"/>
        </w:rPr>
        <w:t xml:space="preserve"> </w:t>
      </w:r>
      <w:r>
        <w:t>with</w:t>
      </w:r>
      <w:r>
        <w:rPr>
          <w:spacing w:val="-13"/>
        </w:rPr>
        <w:t xml:space="preserve"> </w:t>
      </w:r>
      <w:r>
        <w:t>the</w:t>
      </w:r>
      <w:r>
        <w:rPr>
          <w:spacing w:val="-11"/>
        </w:rPr>
        <w:t xml:space="preserve"> </w:t>
      </w:r>
      <w:r>
        <w:t>following</w:t>
      </w:r>
      <w:r>
        <w:rPr>
          <w:spacing w:val="-14"/>
        </w:rPr>
        <w:t xml:space="preserve"> </w:t>
      </w:r>
      <w:r>
        <w:rPr>
          <w:spacing w:val="-2"/>
        </w:rPr>
        <w:t>assistance:</w:t>
      </w:r>
    </w:p>
    <w:p w14:paraId="0617F050" w14:textId="77777777" w:rsidR="00C811EF" w:rsidRDefault="00C811EF">
      <w:pPr>
        <w:pStyle w:val="BodyText"/>
        <w:kinsoku w:val="0"/>
        <w:overflowPunct w:val="0"/>
        <w:spacing w:before="34"/>
      </w:pPr>
    </w:p>
    <w:p w14:paraId="5F6AE22F" w14:textId="77777777" w:rsidR="00C811EF" w:rsidRDefault="00C811EF">
      <w:pPr>
        <w:pStyle w:val="BodyText"/>
        <w:kinsoku w:val="0"/>
        <w:overflowPunct w:val="0"/>
        <w:ind w:left="720"/>
        <w:rPr>
          <w:b/>
          <w:bCs/>
          <w:spacing w:val="-2"/>
        </w:rPr>
      </w:pPr>
      <w:r>
        <w:rPr>
          <w:b/>
          <w:bCs/>
          <w:spacing w:val="-2"/>
          <w:u w:val="thick"/>
        </w:rPr>
        <w:t>NOTES:</w:t>
      </w:r>
    </w:p>
    <w:p w14:paraId="22741CF6" w14:textId="77777777" w:rsidR="00C811EF" w:rsidRDefault="00C811EF">
      <w:pPr>
        <w:pStyle w:val="BodyText"/>
        <w:kinsoku w:val="0"/>
        <w:overflowPunct w:val="0"/>
        <w:spacing w:before="70"/>
        <w:rPr>
          <w:b/>
          <w:bCs/>
        </w:rPr>
      </w:pPr>
    </w:p>
    <w:p w14:paraId="5B87D4D2" w14:textId="77777777" w:rsidR="00C811EF" w:rsidRDefault="00C811EF">
      <w:pPr>
        <w:pStyle w:val="BodyText"/>
        <w:kinsoku w:val="0"/>
        <w:overflowPunct w:val="0"/>
        <w:ind w:left="720"/>
        <w:rPr>
          <w:b/>
          <w:bCs/>
          <w:spacing w:val="-2"/>
        </w:rPr>
      </w:pPr>
      <w:r>
        <w:rPr>
          <w:b/>
          <w:bCs/>
          <w:spacing w:val="-2"/>
          <w:u w:val="thick"/>
        </w:rPr>
        <w:t>PRE-OPENING ASSISTANCE</w:t>
      </w:r>
    </w:p>
    <w:p w14:paraId="04FC52C3" w14:textId="77777777" w:rsidR="00C811EF" w:rsidRDefault="00C811EF">
      <w:pPr>
        <w:pStyle w:val="BodyText"/>
        <w:kinsoku w:val="0"/>
        <w:overflowPunct w:val="0"/>
        <w:spacing w:before="69"/>
        <w:rPr>
          <w:b/>
          <w:bCs/>
        </w:rPr>
      </w:pPr>
    </w:p>
    <w:p w14:paraId="5EFFA77A" w14:textId="21F67DA9" w:rsidR="00C811EF" w:rsidRDefault="00C811EF">
      <w:pPr>
        <w:pStyle w:val="BodyText"/>
        <w:kinsoku w:val="0"/>
        <w:overflowPunct w:val="0"/>
        <w:ind w:left="720"/>
        <w:rPr>
          <w:spacing w:val="-2"/>
        </w:rPr>
      </w:pPr>
      <w:r>
        <w:t>Before</w:t>
      </w:r>
      <w:r>
        <w:rPr>
          <w:spacing w:val="-13"/>
        </w:rPr>
        <w:t xml:space="preserve"> </w:t>
      </w:r>
      <w:r>
        <w:t>you</w:t>
      </w:r>
      <w:r>
        <w:rPr>
          <w:spacing w:val="-9"/>
        </w:rPr>
        <w:t xml:space="preserve"> </w:t>
      </w:r>
      <w:r>
        <w:t>open</w:t>
      </w:r>
      <w:r>
        <w:rPr>
          <w:spacing w:val="-10"/>
        </w:rPr>
        <w:t xml:space="preserve"> </w:t>
      </w:r>
      <w:r>
        <w:t>the</w:t>
      </w:r>
      <w:r>
        <w:rPr>
          <w:spacing w:val="-12"/>
        </w:rPr>
        <w:t xml:space="preserve"> </w:t>
      </w:r>
      <w:ins w:id="416" w:author="Matthew Levine" w:date="2025-06-06T13:31:00Z" w16du:dateUtc="2025-06-06T17:31:00Z">
        <w:r w:rsidR="000817E3">
          <w:rPr>
            <w:spacing w:val="-12"/>
          </w:rPr>
          <w:t>[</w:t>
        </w:r>
      </w:ins>
      <w:del w:id="417" w:author="Matthew Levine" w:date="2025-06-06T13:31:00Z" w16du:dateUtc="2025-06-06T17:31:00Z">
        <w:r w:rsidDel="007C732E">
          <w:delText>Studio</w:delText>
        </w:r>
      </w:del>
      <w:ins w:id="418" w:author="Matthew Levine" w:date="2025-06-06T13:31:00Z" w16du:dateUtc="2025-06-06T17:31:00Z">
        <w:r w:rsidR="007C732E">
          <w:t>Pre</w:t>
        </w:r>
        <w:r w:rsidR="000817E3">
          <w:t>mise Café]</w:t>
        </w:r>
      </w:ins>
      <w:r>
        <w:t>,</w:t>
      </w:r>
      <w:r>
        <w:rPr>
          <w:spacing w:val="-12"/>
        </w:rPr>
        <w:t xml:space="preserve"> </w:t>
      </w:r>
      <w:r>
        <w:t>we</w:t>
      </w:r>
      <w:r>
        <w:rPr>
          <w:spacing w:val="-9"/>
        </w:rPr>
        <w:t xml:space="preserve"> </w:t>
      </w:r>
      <w:r>
        <w:t>will</w:t>
      </w:r>
      <w:r>
        <w:rPr>
          <w:spacing w:val="-10"/>
        </w:rPr>
        <w:t xml:space="preserve"> </w:t>
      </w:r>
      <w:r>
        <w:t>provide</w:t>
      </w:r>
      <w:r>
        <w:rPr>
          <w:spacing w:val="-13"/>
        </w:rPr>
        <w:t xml:space="preserve"> </w:t>
      </w:r>
      <w:r>
        <w:t>you</w:t>
      </w:r>
      <w:r>
        <w:rPr>
          <w:spacing w:val="-10"/>
        </w:rPr>
        <w:t xml:space="preserve"> </w:t>
      </w:r>
      <w:r>
        <w:t>with</w:t>
      </w:r>
      <w:r>
        <w:rPr>
          <w:spacing w:val="-12"/>
        </w:rPr>
        <w:t xml:space="preserve"> </w:t>
      </w:r>
      <w:r>
        <w:t>the</w:t>
      </w:r>
      <w:r>
        <w:rPr>
          <w:spacing w:val="-12"/>
        </w:rPr>
        <w:t xml:space="preserve"> </w:t>
      </w:r>
      <w:r>
        <w:t>following</w:t>
      </w:r>
      <w:r>
        <w:rPr>
          <w:spacing w:val="-10"/>
        </w:rPr>
        <w:t xml:space="preserve"> </w:t>
      </w:r>
      <w:r>
        <w:rPr>
          <w:spacing w:val="-2"/>
        </w:rPr>
        <w:t>assistance:</w:t>
      </w:r>
    </w:p>
    <w:p w14:paraId="10C8ECB5" w14:textId="77777777" w:rsidR="00C811EF" w:rsidRDefault="00C811EF">
      <w:pPr>
        <w:pStyle w:val="BodyText"/>
        <w:kinsoku w:val="0"/>
        <w:overflowPunct w:val="0"/>
        <w:spacing w:before="34"/>
      </w:pPr>
    </w:p>
    <w:p w14:paraId="072D9920" w14:textId="77777777" w:rsidR="00C811EF" w:rsidRDefault="00C811EF">
      <w:pPr>
        <w:pStyle w:val="BodyText"/>
        <w:kinsoku w:val="0"/>
        <w:overflowPunct w:val="0"/>
        <w:ind w:left="720"/>
        <w:rPr>
          <w:b/>
          <w:bCs/>
          <w:spacing w:val="-2"/>
        </w:rPr>
      </w:pPr>
      <w:r>
        <w:rPr>
          <w:b/>
          <w:bCs/>
          <w:spacing w:val="-2"/>
          <w:u w:val="thick"/>
        </w:rPr>
        <w:t>NOTES:</w:t>
      </w:r>
    </w:p>
    <w:p w14:paraId="7B580B08" w14:textId="77777777" w:rsidR="00C811EF" w:rsidRDefault="00C811EF">
      <w:pPr>
        <w:pStyle w:val="BodyText"/>
        <w:kinsoku w:val="0"/>
        <w:overflowPunct w:val="0"/>
        <w:spacing w:before="68"/>
        <w:rPr>
          <w:b/>
          <w:bCs/>
        </w:rPr>
      </w:pPr>
    </w:p>
    <w:p w14:paraId="7BAC2AC3" w14:textId="77777777" w:rsidR="00C811EF" w:rsidRDefault="00C811EF">
      <w:pPr>
        <w:pStyle w:val="BodyText"/>
        <w:kinsoku w:val="0"/>
        <w:overflowPunct w:val="0"/>
        <w:ind w:left="720"/>
        <w:rPr>
          <w:b/>
          <w:bCs/>
          <w:spacing w:val="-2"/>
        </w:rPr>
      </w:pPr>
      <w:r>
        <w:rPr>
          <w:b/>
          <w:bCs/>
          <w:spacing w:val="-2"/>
          <w:u w:val="thick"/>
        </w:rPr>
        <w:t>OTHER</w:t>
      </w:r>
      <w:r>
        <w:rPr>
          <w:b/>
          <w:bCs/>
          <w:spacing w:val="-3"/>
          <w:u w:val="thick"/>
        </w:rPr>
        <w:t xml:space="preserve"> </w:t>
      </w:r>
      <w:r>
        <w:rPr>
          <w:b/>
          <w:bCs/>
          <w:spacing w:val="-2"/>
          <w:u w:val="thick"/>
        </w:rPr>
        <w:t>ASSISTANCE PROVIDED</w:t>
      </w:r>
      <w:r>
        <w:rPr>
          <w:b/>
          <w:bCs/>
          <w:spacing w:val="-1"/>
          <w:u w:val="thick"/>
        </w:rPr>
        <w:t xml:space="preserve"> </w:t>
      </w:r>
      <w:r>
        <w:rPr>
          <w:b/>
          <w:bCs/>
          <w:spacing w:val="-2"/>
          <w:u w:val="thick"/>
        </w:rPr>
        <w:t>BY</w:t>
      </w:r>
      <w:r>
        <w:rPr>
          <w:b/>
          <w:bCs/>
          <w:spacing w:val="-4"/>
          <w:u w:val="thick"/>
        </w:rPr>
        <w:t xml:space="preserve"> </w:t>
      </w:r>
      <w:r>
        <w:rPr>
          <w:b/>
          <w:bCs/>
          <w:spacing w:val="-5"/>
          <w:u w:val="thick"/>
        </w:rPr>
        <w:t>US</w:t>
      </w:r>
    </w:p>
    <w:p w14:paraId="16F17A98" w14:textId="77777777" w:rsidR="00C811EF" w:rsidRDefault="00C811EF">
      <w:pPr>
        <w:pStyle w:val="BodyText"/>
        <w:kinsoku w:val="0"/>
        <w:overflowPunct w:val="0"/>
        <w:spacing w:before="80"/>
        <w:rPr>
          <w:b/>
          <w:bCs/>
        </w:rPr>
      </w:pPr>
    </w:p>
    <w:p w14:paraId="48F8E785" w14:textId="5BF187CA" w:rsidR="00C811EF" w:rsidRDefault="00C811EF">
      <w:pPr>
        <w:pStyle w:val="BodyText"/>
        <w:kinsoku w:val="0"/>
        <w:overflowPunct w:val="0"/>
        <w:ind w:left="775"/>
        <w:rPr>
          <w:spacing w:val="-2"/>
        </w:rPr>
      </w:pPr>
      <w:r>
        <w:t>Before</w:t>
      </w:r>
      <w:r>
        <w:rPr>
          <w:spacing w:val="-7"/>
        </w:rPr>
        <w:t xml:space="preserve"> </w:t>
      </w:r>
      <w:r>
        <w:t>you</w:t>
      </w:r>
      <w:r>
        <w:rPr>
          <w:spacing w:val="-4"/>
        </w:rPr>
        <w:t xml:space="preserve"> </w:t>
      </w:r>
      <w:r>
        <w:t>open</w:t>
      </w:r>
      <w:r>
        <w:rPr>
          <w:spacing w:val="-6"/>
        </w:rPr>
        <w:t xml:space="preserve"> </w:t>
      </w:r>
      <w:r>
        <w:t>the</w:t>
      </w:r>
      <w:r>
        <w:rPr>
          <w:spacing w:val="-5"/>
        </w:rPr>
        <w:t xml:space="preserve"> </w:t>
      </w:r>
      <w:del w:id="419" w:author="Matthew Levine" w:date="2025-06-06T13:47:00Z" w16du:dateUtc="2025-06-06T17:47:00Z">
        <w:r w:rsidDel="00690989">
          <w:delText>Studio</w:delText>
        </w:r>
      </w:del>
      <w:ins w:id="420" w:author="Matthew Levine" w:date="2025-06-06T13:47:00Z" w16du:dateUtc="2025-06-06T17:47:00Z">
        <w:r w:rsidR="00690989">
          <w:t>[Premise Café]</w:t>
        </w:r>
      </w:ins>
      <w:r>
        <w:t>,</w:t>
      </w:r>
      <w:r>
        <w:rPr>
          <w:spacing w:val="-6"/>
        </w:rPr>
        <w:t xml:space="preserve"> </w:t>
      </w:r>
      <w:r>
        <w:t>we</w:t>
      </w:r>
      <w:r>
        <w:rPr>
          <w:spacing w:val="-4"/>
        </w:rPr>
        <w:t xml:space="preserve"> </w:t>
      </w:r>
      <w:r>
        <w:t>will</w:t>
      </w:r>
      <w:r>
        <w:rPr>
          <w:spacing w:val="-5"/>
        </w:rPr>
        <w:t xml:space="preserve"> </w:t>
      </w:r>
      <w:r>
        <w:t>provide</w:t>
      </w:r>
      <w:r>
        <w:rPr>
          <w:spacing w:val="-6"/>
        </w:rPr>
        <w:t xml:space="preserve"> </w:t>
      </w:r>
      <w:r>
        <w:t>you</w:t>
      </w:r>
      <w:r>
        <w:rPr>
          <w:spacing w:val="-6"/>
        </w:rPr>
        <w:t xml:space="preserve"> </w:t>
      </w:r>
      <w:r>
        <w:t>with</w:t>
      </w:r>
      <w:r>
        <w:rPr>
          <w:spacing w:val="-4"/>
        </w:rPr>
        <w:t xml:space="preserve"> </w:t>
      </w:r>
      <w:r>
        <w:t>the</w:t>
      </w:r>
      <w:r>
        <w:rPr>
          <w:spacing w:val="-6"/>
        </w:rPr>
        <w:t xml:space="preserve"> </w:t>
      </w:r>
      <w:r>
        <w:t>following</w:t>
      </w:r>
      <w:r>
        <w:rPr>
          <w:spacing w:val="-4"/>
        </w:rPr>
        <w:t xml:space="preserve"> </w:t>
      </w:r>
      <w:r>
        <w:rPr>
          <w:spacing w:val="-2"/>
        </w:rPr>
        <w:t>assistance:</w:t>
      </w:r>
    </w:p>
    <w:p w14:paraId="0FD6AC0A" w14:textId="77777777" w:rsidR="00C811EF" w:rsidRDefault="00C811EF">
      <w:pPr>
        <w:pStyle w:val="BodyText"/>
        <w:kinsoku w:val="0"/>
        <w:overflowPunct w:val="0"/>
        <w:spacing w:before="1"/>
      </w:pPr>
    </w:p>
    <w:p w14:paraId="3992C37D" w14:textId="77777777" w:rsidR="00C811EF" w:rsidRDefault="00C811EF">
      <w:pPr>
        <w:pStyle w:val="ListParagraph"/>
        <w:numPr>
          <w:ilvl w:val="1"/>
          <w:numId w:val="96"/>
        </w:numPr>
        <w:tabs>
          <w:tab w:val="left" w:pos="1852"/>
        </w:tabs>
        <w:kinsoku w:val="0"/>
        <w:overflowPunct w:val="0"/>
        <w:ind w:hanging="566"/>
        <w:jc w:val="left"/>
        <w:rPr>
          <w:spacing w:val="-4"/>
          <w:sz w:val="20"/>
          <w:szCs w:val="20"/>
        </w:rPr>
      </w:pPr>
      <w:r>
        <w:rPr>
          <w:sz w:val="20"/>
          <w:szCs w:val="20"/>
        </w:rPr>
        <w:t>Consider</w:t>
      </w:r>
      <w:r>
        <w:rPr>
          <w:spacing w:val="-6"/>
          <w:sz w:val="20"/>
          <w:szCs w:val="20"/>
        </w:rPr>
        <w:t xml:space="preserve"> </w:t>
      </w:r>
      <w:r>
        <w:rPr>
          <w:sz w:val="20"/>
          <w:szCs w:val="20"/>
        </w:rPr>
        <w:t>any</w:t>
      </w:r>
      <w:r>
        <w:rPr>
          <w:spacing w:val="-6"/>
          <w:sz w:val="20"/>
          <w:szCs w:val="20"/>
        </w:rPr>
        <w:t xml:space="preserve"> </w:t>
      </w:r>
      <w:r>
        <w:rPr>
          <w:sz w:val="20"/>
          <w:szCs w:val="20"/>
        </w:rPr>
        <w:t>site</w:t>
      </w:r>
      <w:r>
        <w:rPr>
          <w:spacing w:val="-7"/>
          <w:sz w:val="20"/>
          <w:szCs w:val="20"/>
        </w:rPr>
        <w:t xml:space="preserve"> </w:t>
      </w:r>
      <w:r>
        <w:rPr>
          <w:sz w:val="20"/>
          <w:szCs w:val="20"/>
        </w:rPr>
        <w:t>for</w:t>
      </w:r>
      <w:r>
        <w:rPr>
          <w:spacing w:val="-6"/>
          <w:sz w:val="20"/>
          <w:szCs w:val="20"/>
        </w:rPr>
        <w:t xml:space="preserve"> </w:t>
      </w:r>
      <w:r>
        <w:rPr>
          <w:sz w:val="20"/>
          <w:szCs w:val="20"/>
        </w:rPr>
        <w:t>the</w:t>
      </w:r>
      <w:r>
        <w:rPr>
          <w:spacing w:val="-5"/>
          <w:sz w:val="20"/>
          <w:szCs w:val="20"/>
        </w:rPr>
        <w:t xml:space="preserve"> </w:t>
      </w:r>
      <w:r>
        <w:rPr>
          <w:sz w:val="20"/>
          <w:szCs w:val="20"/>
        </w:rPr>
        <w:t>Premises</w:t>
      </w:r>
      <w:r>
        <w:rPr>
          <w:spacing w:val="-6"/>
          <w:sz w:val="20"/>
          <w:szCs w:val="20"/>
        </w:rPr>
        <w:t xml:space="preserve"> </w:t>
      </w:r>
      <w:r>
        <w:rPr>
          <w:sz w:val="20"/>
          <w:szCs w:val="20"/>
        </w:rPr>
        <w:t>proposed</w:t>
      </w:r>
      <w:r>
        <w:rPr>
          <w:spacing w:val="-7"/>
          <w:sz w:val="20"/>
          <w:szCs w:val="20"/>
        </w:rPr>
        <w:t xml:space="preserve"> </w:t>
      </w:r>
      <w:r>
        <w:rPr>
          <w:sz w:val="20"/>
          <w:szCs w:val="20"/>
        </w:rPr>
        <w:t>by</w:t>
      </w:r>
      <w:r>
        <w:rPr>
          <w:spacing w:val="-6"/>
          <w:sz w:val="20"/>
          <w:szCs w:val="20"/>
        </w:rPr>
        <w:t xml:space="preserve"> </w:t>
      </w:r>
      <w:proofErr w:type="gramStart"/>
      <w:r>
        <w:rPr>
          <w:spacing w:val="-4"/>
          <w:sz w:val="20"/>
          <w:szCs w:val="20"/>
        </w:rPr>
        <w:t>you;</w:t>
      </w:r>
      <w:proofErr w:type="gramEnd"/>
    </w:p>
    <w:p w14:paraId="4E6273AB" w14:textId="77777777" w:rsidR="00C811EF" w:rsidRDefault="00C811EF">
      <w:pPr>
        <w:pStyle w:val="BodyText"/>
        <w:kinsoku w:val="0"/>
        <w:overflowPunct w:val="0"/>
        <w:spacing w:before="1"/>
      </w:pPr>
    </w:p>
    <w:p w14:paraId="31FC381F" w14:textId="77777777" w:rsidR="00C811EF" w:rsidRDefault="00C811EF">
      <w:pPr>
        <w:pStyle w:val="ListParagraph"/>
        <w:numPr>
          <w:ilvl w:val="1"/>
          <w:numId w:val="96"/>
        </w:numPr>
        <w:tabs>
          <w:tab w:val="left" w:pos="1852"/>
        </w:tabs>
        <w:kinsoku w:val="0"/>
        <w:overflowPunct w:val="0"/>
        <w:ind w:hanging="566"/>
        <w:jc w:val="left"/>
        <w:rPr>
          <w:spacing w:val="-2"/>
          <w:sz w:val="20"/>
          <w:szCs w:val="20"/>
        </w:rPr>
      </w:pPr>
      <w:r>
        <w:rPr>
          <w:sz w:val="20"/>
          <w:szCs w:val="20"/>
        </w:rPr>
        <w:t>Loan</w:t>
      </w:r>
      <w:r>
        <w:rPr>
          <w:spacing w:val="-2"/>
          <w:sz w:val="20"/>
          <w:szCs w:val="20"/>
        </w:rPr>
        <w:t xml:space="preserve"> </w:t>
      </w:r>
      <w:r>
        <w:rPr>
          <w:sz w:val="20"/>
          <w:szCs w:val="20"/>
        </w:rPr>
        <w:t>to</w:t>
      </w:r>
      <w:r>
        <w:rPr>
          <w:spacing w:val="-4"/>
          <w:sz w:val="20"/>
          <w:szCs w:val="20"/>
        </w:rPr>
        <w:t xml:space="preserve"> </w:t>
      </w:r>
      <w:r>
        <w:rPr>
          <w:sz w:val="20"/>
          <w:szCs w:val="20"/>
        </w:rPr>
        <w:t>you</w:t>
      </w:r>
      <w:r>
        <w:rPr>
          <w:spacing w:val="-4"/>
          <w:sz w:val="20"/>
          <w:szCs w:val="20"/>
        </w:rPr>
        <w:t xml:space="preserve"> </w:t>
      </w:r>
      <w:r>
        <w:rPr>
          <w:sz w:val="20"/>
          <w:szCs w:val="20"/>
        </w:rPr>
        <w:t>a</w:t>
      </w:r>
      <w:r>
        <w:rPr>
          <w:spacing w:val="-4"/>
          <w:sz w:val="20"/>
          <w:szCs w:val="20"/>
        </w:rPr>
        <w:t xml:space="preserve"> </w:t>
      </w:r>
      <w:r>
        <w:rPr>
          <w:sz w:val="20"/>
          <w:szCs w:val="20"/>
        </w:rPr>
        <w:t>copy</w:t>
      </w:r>
      <w:r>
        <w:rPr>
          <w:spacing w:val="-3"/>
          <w:sz w:val="20"/>
          <w:szCs w:val="20"/>
        </w:rPr>
        <w:t xml:space="preserve"> </w:t>
      </w:r>
      <w:r>
        <w:rPr>
          <w:sz w:val="20"/>
          <w:szCs w:val="20"/>
        </w:rPr>
        <w:t>of</w:t>
      </w:r>
      <w:r>
        <w:rPr>
          <w:spacing w:val="-4"/>
          <w:sz w:val="20"/>
          <w:szCs w:val="20"/>
        </w:rPr>
        <w:t xml:space="preserve"> </w:t>
      </w:r>
      <w:r>
        <w:rPr>
          <w:sz w:val="20"/>
          <w:szCs w:val="20"/>
        </w:rPr>
        <w:t>the</w:t>
      </w:r>
      <w:r>
        <w:rPr>
          <w:spacing w:val="-2"/>
          <w:sz w:val="20"/>
          <w:szCs w:val="20"/>
        </w:rPr>
        <w:t xml:space="preserve"> </w:t>
      </w:r>
      <w:proofErr w:type="gramStart"/>
      <w:r>
        <w:rPr>
          <w:spacing w:val="-2"/>
          <w:sz w:val="20"/>
          <w:szCs w:val="20"/>
        </w:rPr>
        <w:t>Manual;</w:t>
      </w:r>
      <w:proofErr w:type="gramEnd"/>
    </w:p>
    <w:p w14:paraId="3401BE4D" w14:textId="43A687E4" w:rsidR="00C811EF" w:rsidRDefault="00C811EF">
      <w:pPr>
        <w:pStyle w:val="ListParagraph"/>
        <w:numPr>
          <w:ilvl w:val="1"/>
          <w:numId w:val="96"/>
        </w:numPr>
        <w:tabs>
          <w:tab w:val="left" w:pos="1852"/>
        </w:tabs>
        <w:kinsoku w:val="0"/>
        <w:overflowPunct w:val="0"/>
        <w:spacing w:before="228"/>
        <w:ind w:hanging="566"/>
        <w:jc w:val="left"/>
        <w:rPr>
          <w:spacing w:val="-5"/>
          <w:sz w:val="20"/>
          <w:szCs w:val="20"/>
        </w:rPr>
      </w:pPr>
      <w:r>
        <w:rPr>
          <w:sz w:val="20"/>
          <w:szCs w:val="20"/>
        </w:rPr>
        <w:t>Provide</w:t>
      </w:r>
      <w:r>
        <w:rPr>
          <w:spacing w:val="-6"/>
          <w:sz w:val="20"/>
          <w:szCs w:val="20"/>
        </w:rPr>
        <w:t xml:space="preserve"> </w:t>
      </w:r>
      <w:r>
        <w:rPr>
          <w:sz w:val="20"/>
          <w:szCs w:val="20"/>
        </w:rPr>
        <w:t>you</w:t>
      </w:r>
      <w:r>
        <w:rPr>
          <w:spacing w:val="-6"/>
          <w:sz w:val="20"/>
          <w:szCs w:val="20"/>
        </w:rPr>
        <w:t xml:space="preserve"> </w:t>
      </w:r>
      <w:r>
        <w:rPr>
          <w:sz w:val="20"/>
          <w:szCs w:val="20"/>
        </w:rPr>
        <w:t>with</w:t>
      </w:r>
      <w:r>
        <w:rPr>
          <w:spacing w:val="-4"/>
          <w:sz w:val="20"/>
          <w:szCs w:val="20"/>
        </w:rPr>
        <w:t xml:space="preserve"> </w:t>
      </w:r>
      <w:r>
        <w:rPr>
          <w:sz w:val="20"/>
          <w:szCs w:val="20"/>
        </w:rPr>
        <w:t>the</w:t>
      </w:r>
      <w:r>
        <w:rPr>
          <w:spacing w:val="-3"/>
          <w:sz w:val="20"/>
          <w:szCs w:val="20"/>
        </w:rPr>
        <w:t xml:space="preserve"> </w:t>
      </w:r>
      <w:r>
        <w:rPr>
          <w:sz w:val="20"/>
          <w:szCs w:val="20"/>
        </w:rPr>
        <w:t>initial</w:t>
      </w:r>
      <w:r>
        <w:rPr>
          <w:spacing w:val="-7"/>
          <w:sz w:val="20"/>
          <w:szCs w:val="20"/>
        </w:rPr>
        <w:t xml:space="preserve"> </w:t>
      </w:r>
      <w:r>
        <w:rPr>
          <w:sz w:val="20"/>
          <w:szCs w:val="20"/>
        </w:rPr>
        <w:t>training</w:t>
      </w:r>
      <w:r>
        <w:rPr>
          <w:spacing w:val="-4"/>
          <w:sz w:val="20"/>
          <w:szCs w:val="20"/>
        </w:rPr>
        <w:t xml:space="preserve"> </w:t>
      </w:r>
      <w:r>
        <w:rPr>
          <w:sz w:val="20"/>
          <w:szCs w:val="20"/>
        </w:rPr>
        <w:t>as</w:t>
      </w:r>
      <w:r>
        <w:rPr>
          <w:spacing w:val="-4"/>
          <w:sz w:val="20"/>
          <w:szCs w:val="20"/>
        </w:rPr>
        <w:t xml:space="preserve"> </w:t>
      </w:r>
      <w:r>
        <w:rPr>
          <w:sz w:val="20"/>
          <w:szCs w:val="20"/>
        </w:rPr>
        <w:t>set</w:t>
      </w:r>
      <w:r>
        <w:rPr>
          <w:spacing w:val="-6"/>
          <w:sz w:val="20"/>
          <w:szCs w:val="20"/>
        </w:rPr>
        <w:t xml:space="preserve"> </w:t>
      </w:r>
      <w:r>
        <w:rPr>
          <w:sz w:val="20"/>
          <w:szCs w:val="20"/>
        </w:rPr>
        <w:t>out</w:t>
      </w:r>
      <w:r>
        <w:rPr>
          <w:spacing w:val="-6"/>
          <w:sz w:val="20"/>
          <w:szCs w:val="20"/>
        </w:rPr>
        <w:t xml:space="preserve"> </w:t>
      </w:r>
      <w:r>
        <w:rPr>
          <w:sz w:val="20"/>
          <w:szCs w:val="20"/>
        </w:rPr>
        <w:t>at</w:t>
      </w:r>
      <w:r>
        <w:rPr>
          <w:spacing w:val="-3"/>
          <w:sz w:val="20"/>
          <w:szCs w:val="20"/>
        </w:rPr>
        <w:t xml:space="preserve"> </w:t>
      </w:r>
      <w:ins w:id="421" w:author="Matthew Levine" w:date="2025-06-06T13:32:00Z" w16du:dateUtc="2025-06-06T17:32:00Z">
        <w:r w:rsidR="00E43AE1">
          <w:rPr>
            <w:spacing w:val="-3"/>
            <w:sz w:val="20"/>
            <w:szCs w:val="20"/>
          </w:rPr>
          <w:t>[</w:t>
        </w:r>
      </w:ins>
      <w:r>
        <w:rPr>
          <w:sz w:val="20"/>
          <w:szCs w:val="20"/>
        </w:rPr>
        <w:t>Section</w:t>
      </w:r>
      <w:r>
        <w:rPr>
          <w:spacing w:val="-5"/>
          <w:sz w:val="20"/>
          <w:szCs w:val="20"/>
        </w:rPr>
        <w:t xml:space="preserve"> </w:t>
      </w:r>
      <w:r>
        <w:rPr>
          <w:sz w:val="20"/>
          <w:szCs w:val="20"/>
        </w:rPr>
        <w:t>6</w:t>
      </w:r>
      <w:ins w:id="422" w:author="Matthew Levine" w:date="2025-06-06T13:32:00Z" w16du:dateUtc="2025-06-06T17:32:00Z">
        <w:r w:rsidR="00E43AE1">
          <w:rPr>
            <w:sz w:val="20"/>
            <w:szCs w:val="20"/>
          </w:rPr>
          <w:t>]</w:t>
        </w:r>
      </w:ins>
      <w:r>
        <w:rPr>
          <w:spacing w:val="-6"/>
          <w:sz w:val="20"/>
          <w:szCs w:val="20"/>
        </w:rPr>
        <w:t xml:space="preserve"> </w:t>
      </w:r>
      <w:r>
        <w:rPr>
          <w:sz w:val="20"/>
          <w:szCs w:val="20"/>
        </w:rPr>
        <w:t>of</w:t>
      </w:r>
      <w:r>
        <w:rPr>
          <w:spacing w:val="-5"/>
          <w:sz w:val="20"/>
          <w:szCs w:val="20"/>
        </w:rPr>
        <w:t xml:space="preserve"> </w:t>
      </w:r>
      <w:r>
        <w:rPr>
          <w:sz w:val="20"/>
          <w:szCs w:val="20"/>
        </w:rPr>
        <w:t>the</w:t>
      </w:r>
      <w:r>
        <w:rPr>
          <w:spacing w:val="-6"/>
          <w:sz w:val="20"/>
          <w:szCs w:val="20"/>
        </w:rPr>
        <w:t xml:space="preserve"> </w:t>
      </w:r>
      <w:r>
        <w:rPr>
          <w:sz w:val="20"/>
          <w:szCs w:val="20"/>
        </w:rPr>
        <w:t>Franchise</w:t>
      </w:r>
      <w:r>
        <w:rPr>
          <w:spacing w:val="-6"/>
          <w:sz w:val="20"/>
          <w:szCs w:val="20"/>
        </w:rPr>
        <w:t xml:space="preserve"> </w:t>
      </w:r>
      <w:r>
        <w:rPr>
          <w:sz w:val="20"/>
          <w:szCs w:val="20"/>
        </w:rPr>
        <w:t>Agreement;</w:t>
      </w:r>
      <w:r>
        <w:rPr>
          <w:spacing w:val="-4"/>
          <w:sz w:val="20"/>
          <w:szCs w:val="20"/>
        </w:rPr>
        <w:t xml:space="preserve"> </w:t>
      </w:r>
      <w:r>
        <w:rPr>
          <w:spacing w:val="-5"/>
          <w:sz w:val="20"/>
          <w:szCs w:val="20"/>
        </w:rPr>
        <w:t>and</w:t>
      </w:r>
    </w:p>
    <w:p w14:paraId="41EE5CED" w14:textId="77777777" w:rsidR="00C811EF" w:rsidRDefault="00C811EF">
      <w:pPr>
        <w:pStyle w:val="BodyText"/>
        <w:kinsoku w:val="0"/>
        <w:overflowPunct w:val="0"/>
        <w:spacing w:before="1"/>
      </w:pPr>
    </w:p>
    <w:p w14:paraId="706FB87A" w14:textId="29A46D0E" w:rsidR="00C811EF" w:rsidRDefault="00C811EF">
      <w:pPr>
        <w:pStyle w:val="ListParagraph"/>
        <w:numPr>
          <w:ilvl w:val="1"/>
          <w:numId w:val="96"/>
        </w:numPr>
        <w:tabs>
          <w:tab w:val="left" w:pos="1852"/>
        </w:tabs>
        <w:kinsoku w:val="0"/>
        <w:overflowPunct w:val="0"/>
        <w:ind w:right="722"/>
        <w:jc w:val="left"/>
        <w:rPr>
          <w:sz w:val="20"/>
          <w:szCs w:val="20"/>
        </w:rPr>
      </w:pPr>
      <w:r>
        <w:rPr>
          <w:sz w:val="20"/>
          <w:szCs w:val="20"/>
        </w:rPr>
        <w:t xml:space="preserve">Provide you with a list of equipment, supplies, approved suppliers and all opening inventory necessary to open the </w:t>
      </w:r>
      <w:del w:id="423" w:author="Matthew Levine" w:date="2025-06-06T13:33:00Z" w16du:dateUtc="2025-06-06T17:33:00Z">
        <w:r w:rsidDel="00E43AE1">
          <w:rPr>
            <w:sz w:val="20"/>
            <w:szCs w:val="20"/>
          </w:rPr>
          <w:delText>Studio</w:delText>
        </w:r>
      </w:del>
      <w:ins w:id="424" w:author="Matthew Levine" w:date="2025-06-06T13:33:00Z" w16du:dateUtc="2025-06-06T17:33:00Z">
        <w:r w:rsidR="00E43AE1">
          <w:rPr>
            <w:sz w:val="20"/>
            <w:szCs w:val="20"/>
          </w:rPr>
          <w:t>[Premise Café]</w:t>
        </w:r>
      </w:ins>
      <w:r>
        <w:rPr>
          <w:sz w:val="20"/>
          <w:szCs w:val="20"/>
        </w:rPr>
        <w:t>.</w:t>
      </w:r>
    </w:p>
    <w:p w14:paraId="09050BFF" w14:textId="77777777" w:rsidR="00C811EF" w:rsidRDefault="00C811EF">
      <w:pPr>
        <w:pStyle w:val="BodyText"/>
        <w:kinsoku w:val="0"/>
        <w:overflowPunct w:val="0"/>
        <w:spacing w:before="229"/>
        <w:ind w:left="720"/>
        <w:rPr>
          <w:b/>
          <w:bCs/>
        </w:rPr>
      </w:pPr>
      <w:bookmarkStart w:id="425" w:name="SITE_SELECTION"/>
      <w:bookmarkEnd w:id="425"/>
      <w:r>
        <w:rPr>
          <w:b/>
          <w:bCs/>
          <w:u w:val="thick"/>
        </w:rPr>
        <w:t>SITE</w:t>
      </w:r>
      <w:r>
        <w:rPr>
          <w:b/>
          <w:bCs/>
          <w:spacing w:val="-6"/>
          <w:u w:val="thick"/>
        </w:rPr>
        <w:t xml:space="preserve"> </w:t>
      </w:r>
      <w:r>
        <w:rPr>
          <w:b/>
          <w:bCs/>
          <w:spacing w:val="-2"/>
          <w:u w:val="thick"/>
        </w:rPr>
        <w:t>SELECTION</w:t>
      </w:r>
    </w:p>
    <w:p w14:paraId="21A9E9DD" w14:textId="77777777" w:rsidR="00C811EF" w:rsidRDefault="00C811EF">
      <w:pPr>
        <w:pStyle w:val="BodyText"/>
        <w:kinsoku w:val="0"/>
        <w:overflowPunct w:val="0"/>
        <w:spacing w:before="1"/>
        <w:rPr>
          <w:b/>
          <w:bCs/>
        </w:rPr>
      </w:pPr>
    </w:p>
    <w:p w14:paraId="0E7D8DEB" w14:textId="77777777" w:rsidR="00C811EF" w:rsidRDefault="00C811EF">
      <w:pPr>
        <w:pStyle w:val="BodyText"/>
        <w:kinsoku w:val="0"/>
        <w:overflowPunct w:val="0"/>
        <w:ind w:left="720" w:right="718"/>
        <w:jc w:val="both"/>
      </w:pPr>
      <w:r>
        <w:t>Unless</w:t>
      </w:r>
      <w:r>
        <w:rPr>
          <w:spacing w:val="-3"/>
        </w:rPr>
        <w:t xml:space="preserve"> </w:t>
      </w:r>
      <w:r>
        <w:t>we</w:t>
      </w:r>
      <w:r>
        <w:rPr>
          <w:spacing w:val="-2"/>
        </w:rPr>
        <w:t xml:space="preserve"> </w:t>
      </w:r>
      <w:r>
        <w:t>otherwise</w:t>
      </w:r>
      <w:r>
        <w:rPr>
          <w:spacing w:val="-2"/>
        </w:rPr>
        <w:t xml:space="preserve"> </w:t>
      </w:r>
      <w:r>
        <w:t>direct</w:t>
      </w:r>
      <w:r>
        <w:rPr>
          <w:spacing w:val="-2"/>
        </w:rPr>
        <w:t xml:space="preserve"> </w:t>
      </w:r>
      <w:r>
        <w:t>you</w:t>
      </w:r>
      <w:r>
        <w:rPr>
          <w:spacing w:val="-4"/>
        </w:rPr>
        <w:t xml:space="preserve"> </w:t>
      </w:r>
      <w:r>
        <w:t>in</w:t>
      </w:r>
      <w:r>
        <w:rPr>
          <w:spacing w:val="-2"/>
        </w:rPr>
        <w:t xml:space="preserve"> </w:t>
      </w:r>
      <w:r>
        <w:t>writing,</w:t>
      </w:r>
      <w:r>
        <w:rPr>
          <w:spacing w:val="-4"/>
        </w:rPr>
        <w:t xml:space="preserve"> </w:t>
      </w:r>
      <w:r>
        <w:t>you</w:t>
      </w:r>
      <w:r>
        <w:rPr>
          <w:spacing w:val="-2"/>
        </w:rPr>
        <w:t xml:space="preserve"> </w:t>
      </w:r>
      <w:r>
        <w:t>assume</w:t>
      </w:r>
      <w:r>
        <w:rPr>
          <w:spacing w:val="-2"/>
        </w:rPr>
        <w:t xml:space="preserve"> </w:t>
      </w:r>
      <w:r>
        <w:t>all</w:t>
      </w:r>
      <w:r>
        <w:rPr>
          <w:spacing w:val="-3"/>
        </w:rPr>
        <w:t xml:space="preserve"> </w:t>
      </w:r>
      <w:r>
        <w:t>cost,</w:t>
      </w:r>
      <w:r>
        <w:rPr>
          <w:spacing w:val="-4"/>
        </w:rPr>
        <w:t xml:space="preserve"> </w:t>
      </w:r>
      <w:r>
        <w:t>liability,</w:t>
      </w:r>
      <w:r>
        <w:rPr>
          <w:spacing w:val="-4"/>
        </w:rPr>
        <w:t xml:space="preserve"> </w:t>
      </w:r>
      <w:r>
        <w:t>expense</w:t>
      </w:r>
      <w:r>
        <w:rPr>
          <w:spacing w:val="-2"/>
        </w:rPr>
        <w:t xml:space="preserve"> </w:t>
      </w:r>
      <w:r>
        <w:t>and</w:t>
      </w:r>
      <w:r>
        <w:rPr>
          <w:spacing w:val="-4"/>
        </w:rPr>
        <w:t xml:space="preserve"> </w:t>
      </w:r>
      <w:r>
        <w:t>sole</w:t>
      </w:r>
      <w:r>
        <w:rPr>
          <w:spacing w:val="-4"/>
        </w:rPr>
        <w:t xml:space="preserve"> </w:t>
      </w:r>
      <w:r>
        <w:t>responsibility</w:t>
      </w:r>
      <w:r>
        <w:rPr>
          <w:spacing w:val="-3"/>
        </w:rPr>
        <w:t xml:space="preserve"> </w:t>
      </w:r>
      <w:r>
        <w:t>for locating,</w:t>
      </w:r>
      <w:r>
        <w:rPr>
          <w:spacing w:val="-11"/>
        </w:rPr>
        <w:t xml:space="preserve"> </w:t>
      </w:r>
      <w:r>
        <w:t>securing,</w:t>
      </w:r>
      <w:r>
        <w:rPr>
          <w:spacing w:val="-11"/>
        </w:rPr>
        <w:t xml:space="preserve"> </w:t>
      </w:r>
      <w:r>
        <w:t>developing,</w:t>
      </w:r>
      <w:r>
        <w:rPr>
          <w:spacing w:val="-12"/>
        </w:rPr>
        <w:t xml:space="preserve"> </w:t>
      </w:r>
      <w:r>
        <w:t>constructing</w:t>
      </w:r>
      <w:r>
        <w:rPr>
          <w:spacing w:val="-9"/>
        </w:rPr>
        <w:t xml:space="preserve"> </w:t>
      </w:r>
      <w:r>
        <w:t>and</w:t>
      </w:r>
      <w:r>
        <w:rPr>
          <w:spacing w:val="-9"/>
        </w:rPr>
        <w:t xml:space="preserve"> </w:t>
      </w:r>
      <w:r>
        <w:t>equipping</w:t>
      </w:r>
      <w:r>
        <w:rPr>
          <w:spacing w:val="-8"/>
        </w:rPr>
        <w:t xml:space="preserve"> </w:t>
      </w:r>
      <w:r>
        <w:t>a</w:t>
      </w:r>
      <w:r>
        <w:rPr>
          <w:spacing w:val="-11"/>
        </w:rPr>
        <w:t xml:space="preserve"> </w:t>
      </w:r>
      <w:r>
        <w:t>site</w:t>
      </w:r>
      <w:r>
        <w:rPr>
          <w:spacing w:val="-9"/>
        </w:rPr>
        <w:t xml:space="preserve"> </w:t>
      </w:r>
      <w:r>
        <w:t>for</w:t>
      </w:r>
      <w:r>
        <w:rPr>
          <w:spacing w:val="-11"/>
        </w:rPr>
        <w:t xml:space="preserve"> </w:t>
      </w:r>
      <w:r>
        <w:t>the</w:t>
      </w:r>
      <w:r>
        <w:rPr>
          <w:spacing w:val="-12"/>
        </w:rPr>
        <w:t xml:space="preserve"> </w:t>
      </w:r>
      <w:r>
        <w:t>Premises</w:t>
      </w:r>
      <w:r>
        <w:rPr>
          <w:spacing w:val="-8"/>
        </w:rPr>
        <w:t xml:space="preserve"> </w:t>
      </w:r>
      <w:r>
        <w:t>within</w:t>
      </w:r>
      <w:r>
        <w:rPr>
          <w:spacing w:val="-12"/>
        </w:rPr>
        <w:t xml:space="preserve"> </w:t>
      </w:r>
      <w:r>
        <w:t>the</w:t>
      </w:r>
      <w:r>
        <w:rPr>
          <w:spacing w:val="-11"/>
        </w:rPr>
        <w:t xml:space="preserve"> </w:t>
      </w:r>
      <w:r>
        <w:t>Territory.</w:t>
      </w:r>
      <w:r>
        <w:rPr>
          <w:spacing w:val="33"/>
        </w:rPr>
        <w:t xml:space="preserve"> </w:t>
      </w:r>
      <w:r>
        <w:t>Your proposed</w:t>
      </w:r>
      <w:r>
        <w:rPr>
          <w:spacing w:val="-9"/>
        </w:rPr>
        <w:t xml:space="preserve"> </w:t>
      </w:r>
      <w:r>
        <w:t>site</w:t>
      </w:r>
      <w:r>
        <w:rPr>
          <w:spacing w:val="-9"/>
        </w:rPr>
        <w:t xml:space="preserve"> </w:t>
      </w:r>
      <w:r>
        <w:t>for</w:t>
      </w:r>
      <w:r>
        <w:rPr>
          <w:spacing w:val="-5"/>
        </w:rPr>
        <w:t xml:space="preserve"> </w:t>
      </w:r>
      <w:r>
        <w:t>the</w:t>
      </w:r>
      <w:r>
        <w:rPr>
          <w:spacing w:val="-6"/>
        </w:rPr>
        <w:t xml:space="preserve"> </w:t>
      </w:r>
      <w:r>
        <w:t>Premises</w:t>
      </w:r>
      <w:r>
        <w:rPr>
          <w:spacing w:val="-7"/>
        </w:rPr>
        <w:t xml:space="preserve"> </w:t>
      </w:r>
      <w:r>
        <w:t>must</w:t>
      </w:r>
      <w:r>
        <w:rPr>
          <w:spacing w:val="-9"/>
        </w:rPr>
        <w:t xml:space="preserve"> </w:t>
      </w:r>
      <w:r>
        <w:t>meet</w:t>
      </w:r>
      <w:r>
        <w:rPr>
          <w:spacing w:val="-6"/>
        </w:rPr>
        <w:t xml:space="preserve"> </w:t>
      </w:r>
      <w:r>
        <w:t>our</w:t>
      </w:r>
      <w:r>
        <w:rPr>
          <w:spacing w:val="-8"/>
        </w:rPr>
        <w:t xml:space="preserve"> </w:t>
      </w:r>
      <w:r>
        <w:t>specifications</w:t>
      </w:r>
      <w:r>
        <w:rPr>
          <w:spacing w:val="-7"/>
        </w:rPr>
        <w:t xml:space="preserve"> </w:t>
      </w:r>
      <w:r>
        <w:t>and</w:t>
      </w:r>
      <w:r>
        <w:rPr>
          <w:spacing w:val="-9"/>
        </w:rPr>
        <w:t xml:space="preserve"> </w:t>
      </w:r>
      <w:r>
        <w:t>our</w:t>
      </w:r>
      <w:r>
        <w:rPr>
          <w:spacing w:val="-8"/>
        </w:rPr>
        <w:t xml:space="preserve"> </w:t>
      </w:r>
      <w:r>
        <w:t>then-current</w:t>
      </w:r>
      <w:r>
        <w:rPr>
          <w:spacing w:val="-7"/>
        </w:rPr>
        <w:t xml:space="preserve"> </w:t>
      </w:r>
      <w:r>
        <w:t>site</w:t>
      </w:r>
      <w:r>
        <w:rPr>
          <w:spacing w:val="-9"/>
        </w:rPr>
        <w:t xml:space="preserve"> </w:t>
      </w:r>
      <w:r>
        <w:t>selection</w:t>
      </w:r>
      <w:r>
        <w:rPr>
          <w:spacing w:val="-9"/>
        </w:rPr>
        <w:t xml:space="preserve"> </w:t>
      </w:r>
      <w:r>
        <w:t>criteria</w:t>
      </w:r>
      <w:r>
        <w:rPr>
          <w:spacing w:val="-7"/>
        </w:rPr>
        <w:t xml:space="preserve"> </w:t>
      </w:r>
      <w:r>
        <w:t>and written approval.</w:t>
      </w:r>
      <w:r>
        <w:rPr>
          <w:spacing w:val="40"/>
        </w:rPr>
        <w:t xml:space="preserve"> </w:t>
      </w:r>
      <w:r>
        <w:t>If we agree upon the location of the Premises and Territory on or before the Effective Date of the Franchise Agreement, we shall set them out on the Summary Page and in the Premises and</w:t>
      </w:r>
    </w:p>
    <w:p w14:paraId="01BA208E" w14:textId="77777777" w:rsidR="00C811EF" w:rsidRDefault="00C811EF">
      <w:pPr>
        <w:pStyle w:val="BodyText"/>
        <w:kinsoku w:val="0"/>
        <w:overflowPunct w:val="0"/>
        <w:ind w:left="720" w:right="718"/>
        <w:jc w:val="both"/>
        <w:sectPr w:rsidR="00C811EF">
          <w:pgSz w:w="12240" w:h="15840"/>
          <w:pgMar w:top="400" w:right="720" w:bottom="1440" w:left="720" w:header="200" w:footer="1257" w:gutter="0"/>
          <w:cols w:space="720"/>
          <w:noEndnote/>
        </w:sectPr>
      </w:pPr>
    </w:p>
    <w:p w14:paraId="5C7F9331" w14:textId="77777777" w:rsidR="00C811EF" w:rsidRDefault="00C811EF">
      <w:pPr>
        <w:pStyle w:val="BodyText"/>
        <w:kinsoku w:val="0"/>
        <w:overflowPunct w:val="0"/>
      </w:pPr>
    </w:p>
    <w:p w14:paraId="253EB411" w14:textId="77777777" w:rsidR="00C811EF" w:rsidRDefault="00C811EF">
      <w:pPr>
        <w:pStyle w:val="BodyText"/>
        <w:kinsoku w:val="0"/>
        <w:overflowPunct w:val="0"/>
      </w:pPr>
    </w:p>
    <w:p w14:paraId="718EC4EB" w14:textId="77777777" w:rsidR="00C811EF" w:rsidRDefault="00C811EF">
      <w:pPr>
        <w:pStyle w:val="BodyText"/>
        <w:kinsoku w:val="0"/>
        <w:overflowPunct w:val="0"/>
      </w:pPr>
    </w:p>
    <w:p w14:paraId="0D2555EC" w14:textId="77777777" w:rsidR="00C811EF" w:rsidRDefault="00C811EF">
      <w:pPr>
        <w:pStyle w:val="BodyText"/>
        <w:kinsoku w:val="0"/>
        <w:overflowPunct w:val="0"/>
        <w:spacing w:before="119"/>
      </w:pPr>
    </w:p>
    <w:p w14:paraId="6C5DFD99" w14:textId="77777777" w:rsidR="00C811EF" w:rsidRDefault="00C811EF">
      <w:pPr>
        <w:pStyle w:val="BodyText"/>
        <w:kinsoku w:val="0"/>
        <w:overflowPunct w:val="0"/>
        <w:ind w:left="720" w:right="718"/>
        <w:jc w:val="both"/>
      </w:pPr>
      <w:r>
        <w:t>Territory</w:t>
      </w:r>
      <w:r>
        <w:rPr>
          <w:spacing w:val="-3"/>
        </w:rPr>
        <w:t xml:space="preserve"> </w:t>
      </w:r>
      <w:r>
        <w:t>Acceptance</w:t>
      </w:r>
      <w:r>
        <w:rPr>
          <w:spacing w:val="-2"/>
        </w:rPr>
        <w:t xml:space="preserve"> </w:t>
      </w:r>
      <w:r>
        <w:t>Statement</w:t>
      </w:r>
      <w:r>
        <w:rPr>
          <w:spacing w:val="-2"/>
        </w:rPr>
        <w:t xml:space="preserve"> </w:t>
      </w:r>
      <w:r>
        <w:t>at</w:t>
      </w:r>
      <w:r>
        <w:rPr>
          <w:spacing w:val="-2"/>
        </w:rPr>
        <w:t xml:space="preserve"> </w:t>
      </w:r>
      <w:r>
        <w:rPr>
          <w:b/>
          <w:bCs/>
        </w:rPr>
        <w:t>SCHEDULE</w:t>
      </w:r>
      <w:r>
        <w:rPr>
          <w:b/>
          <w:bCs/>
          <w:spacing w:val="-5"/>
        </w:rPr>
        <w:t xml:space="preserve"> </w:t>
      </w:r>
      <w:r>
        <w:rPr>
          <w:b/>
          <w:bCs/>
        </w:rPr>
        <w:t>H</w:t>
      </w:r>
      <w:r>
        <w:rPr>
          <w:b/>
          <w:bCs/>
          <w:spacing w:val="-4"/>
        </w:rPr>
        <w:t xml:space="preserve"> </w:t>
      </w:r>
      <w:r>
        <w:t>to</w:t>
      </w:r>
      <w:r>
        <w:rPr>
          <w:spacing w:val="-4"/>
        </w:rPr>
        <w:t xml:space="preserve"> </w:t>
      </w:r>
      <w:r>
        <w:t>the</w:t>
      </w:r>
      <w:r>
        <w:rPr>
          <w:spacing w:val="-4"/>
        </w:rPr>
        <w:t xml:space="preserve"> </w:t>
      </w:r>
      <w:r>
        <w:t>Franchise</w:t>
      </w:r>
      <w:r>
        <w:rPr>
          <w:spacing w:val="-2"/>
        </w:rPr>
        <w:t xml:space="preserve"> </w:t>
      </w:r>
      <w:r>
        <w:t>Agreement.</w:t>
      </w:r>
      <w:r>
        <w:rPr>
          <w:spacing w:val="40"/>
        </w:rPr>
        <w:t xml:space="preserve"> </w:t>
      </w:r>
      <w:proofErr w:type="gramStart"/>
      <w:r>
        <w:t>If</w:t>
      </w:r>
      <w:proofErr w:type="gramEnd"/>
      <w:r>
        <w:rPr>
          <w:spacing w:val="-4"/>
        </w:rPr>
        <w:t xml:space="preserve"> </w:t>
      </w:r>
      <w:r>
        <w:t>however,</w:t>
      </w:r>
      <w:r>
        <w:rPr>
          <w:spacing w:val="-4"/>
        </w:rPr>
        <w:t xml:space="preserve"> </w:t>
      </w:r>
      <w:r>
        <w:t>the</w:t>
      </w:r>
      <w:r>
        <w:rPr>
          <w:spacing w:val="-2"/>
        </w:rPr>
        <w:t xml:space="preserve"> </w:t>
      </w:r>
      <w:r>
        <w:t>location</w:t>
      </w:r>
      <w:r>
        <w:rPr>
          <w:spacing w:val="-4"/>
        </w:rPr>
        <w:t xml:space="preserve"> </w:t>
      </w:r>
      <w:r>
        <w:t>of the Premises is not determined on or before the Effective Date, you must obtain our approval of the proposed site within 180 days of the Effective Date.</w:t>
      </w:r>
      <w:r>
        <w:rPr>
          <w:spacing w:val="40"/>
        </w:rPr>
        <w:t xml:space="preserve"> </w:t>
      </w:r>
      <w:r>
        <w:t>You acknowledge and agree that:</w:t>
      </w:r>
    </w:p>
    <w:p w14:paraId="6CD6BFA1" w14:textId="77777777" w:rsidR="00C811EF" w:rsidRDefault="00C811EF">
      <w:pPr>
        <w:pStyle w:val="BodyText"/>
        <w:kinsoku w:val="0"/>
        <w:overflowPunct w:val="0"/>
        <w:spacing w:before="9"/>
      </w:pPr>
    </w:p>
    <w:p w14:paraId="058276CF" w14:textId="77777777" w:rsidR="00C811EF" w:rsidRDefault="00C811EF">
      <w:pPr>
        <w:pStyle w:val="ListParagraph"/>
        <w:numPr>
          <w:ilvl w:val="0"/>
          <w:numId w:val="95"/>
        </w:numPr>
        <w:tabs>
          <w:tab w:val="left" w:pos="1440"/>
        </w:tabs>
        <w:kinsoku w:val="0"/>
        <w:overflowPunct w:val="0"/>
        <w:ind w:right="722" w:hanging="720"/>
        <w:rPr>
          <w:spacing w:val="-2"/>
          <w:sz w:val="20"/>
          <w:szCs w:val="20"/>
        </w:rPr>
      </w:pPr>
      <w:r>
        <w:rPr>
          <w:sz w:val="20"/>
          <w:szCs w:val="20"/>
        </w:rPr>
        <w:t xml:space="preserve">the location, selection, procurement and development of a site for the Premises is your </w:t>
      </w:r>
      <w:proofErr w:type="gramStart"/>
      <w:r>
        <w:rPr>
          <w:spacing w:val="-2"/>
          <w:sz w:val="20"/>
          <w:szCs w:val="20"/>
        </w:rPr>
        <w:t>responsibility;</w:t>
      </w:r>
      <w:proofErr w:type="gramEnd"/>
    </w:p>
    <w:p w14:paraId="7914854A" w14:textId="77777777" w:rsidR="00C811EF" w:rsidRDefault="00C811EF">
      <w:pPr>
        <w:pStyle w:val="BodyText"/>
        <w:kinsoku w:val="0"/>
        <w:overflowPunct w:val="0"/>
        <w:spacing w:before="11"/>
      </w:pPr>
    </w:p>
    <w:p w14:paraId="234A5A86" w14:textId="77777777" w:rsidR="00C811EF" w:rsidRDefault="00C811EF">
      <w:pPr>
        <w:pStyle w:val="ListParagraph"/>
        <w:numPr>
          <w:ilvl w:val="0"/>
          <w:numId w:val="95"/>
        </w:numPr>
        <w:tabs>
          <w:tab w:val="left" w:pos="1440"/>
        </w:tabs>
        <w:kinsoku w:val="0"/>
        <w:overflowPunct w:val="0"/>
        <w:ind w:right="718" w:hanging="720"/>
        <w:rPr>
          <w:sz w:val="20"/>
          <w:szCs w:val="20"/>
        </w:rPr>
      </w:pPr>
      <w:r>
        <w:rPr>
          <w:sz w:val="20"/>
          <w:szCs w:val="20"/>
        </w:rPr>
        <w:t>if at the time of the execution of the Franchise Agreement, a site for the Premises has not been found</w:t>
      </w:r>
      <w:r>
        <w:rPr>
          <w:spacing w:val="-6"/>
          <w:sz w:val="20"/>
          <w:szCs w:val="20"/>
        </w:rPr>
        <w:t xml:space="preserve"> </w:t>
      </w:r>
      <w:r>
        <w:rPr>
          <w:sz w:val="20"/>
          <w:szCs w:val="20"/>
        </w:rPr>
        <w:t>by</w:t>
      </w:r>
      <w:r>
        <w:rPr>
          <w:spacing w:val="-4"/>
          <w:sz w:val="20"/>
          <w:szCs w:val="20"/>
        </w:rPr>
        <w:t xml:space="preserve"> </w:t>
      </w:r>
      <w:r>
        <w:rPr>
          <w:sz w:val="20"/>
          <w:szCs w:val="20"/>
        </w:rPr>
        <w:t>you</w:t>
      </w:r>
      <w:r>
        <w:rPr>
          <w:spacing w:val="-6"/>
          <w:sz w:val="20"/>
          <w:szCs w:val="20"/>
        </w:rPr>
        <w:t xml:space="preserve"> </w:t>
      </w:r>
      <w:r>
        <w:rPr>
          <w:sz w:val="20"/>
          <w:szCs w:val="20"/>
        </w:rPr>
        <w:t>or</w:t>
      </w:r>
      <w:r>
        <w:rPr>
          <w:spacing w:val="-2"/>
          <w:sz w:val="20"/>
          <w:szCs w:val="20"/>
        </w:rPr>
        <w:t xml:space="preserve"> </w:t>
      </w:r>
      <w:r>
        <w:rPr>
          <w:sz w:val="20"/>
          <w:szCs w:val="20"/>
        </w:rPr>
        <w:t>us</w:t>
      </w:r>
      <w:r>
        <w:rPr>
          <w:spacing w:val="-4"/>
          <w:sz w:val="20"/>
          <w:szCs w:val="20"/>
        </w:rPr>
        <w:t xml:space="preserve"> </w:t>
      </w:r>
      <w:r>
        <w:rPr>
          <w:sz w:val="20"/>
          <w:szCs w:val="20"/>
        </w:rPr>
        <w:t>or</w:t>
      </w:r>
      <w:r>
        <w:rPr>
          <w:spacing w:val="-4"/>
          <w:sz w:val="20"/>
          <w:szCs w:val="20"/>
        </w:rPr>
        <w:t xml:space="preserve"> </w:t>
      </w:r>
      <w:r>
        <w:rPr>
          <w:sz w:val="20"/>
          <w:szCs w:val="20"/>
        </w:rPr>
        <w:t>we</w:t>
      </w:r>
      <w:r>
        <w:rPr>
          <w:spacing w:val="-5"/>
          <w:sz w:val="20"/>
          <w:szCs w:val="20"/>
        </w:rPr>
        <w:t xml:space="preserve"> </w:t>
      </w:r>
      <w:r>
        <w:rPr>
          <w:sz w:val="20"/>
          <w:szCs w:val="20"/>
        </w:rPr>
        <w:t>have</w:t>
      </w:r>
      <w:r>
        <w:rPr>
          <w:spacing w:val="-6"/>
          <w:sz w:val="20"/>
          <w:szCs w:val="20"/>
        </w:rPr>
        <w:t xml:space="preserve"> </w:t>
      </w:r>
      <w:r>
        <w:rPr>
          <w:sz w:val="20"/>
          <w:szCs w:val="20"/>
        </w:rPr>
        <w:t>not</w:t>
      </w:r>
      <w:r>
        <w:rPr>
          <w:spacing w:val="-6"/>
          <w:sz w:val="20"/>
          <w:szCs w:val="20"/>
        </w:rPr>
        <w:t xml:space="preserve"> </w:t>
      </w:r>
      <w:r>
        <w:rPr>
          <w:sz w:val="20"/>
          <w:szCs w:val="20"/>
        </w:rPr>
        <w:t>approved</w:t>
      </w:r>
      <w:r>
        <w:rPr>
          <w:spacing w:val="-3"/>
          <w:sz w:val="20"/>
          <w:szCs w:val="20"/>
        </w:rPr>
        <w:t xml:space="preserve"> </w:t>
      </w:r>
      <w:r>
        <w:rPr>
          <w:sz w:val="20"/>
          <w:szCs w:val="20"/>
        </w:rPr>
        <w:t>a</w:t>
      </w:r>
      <w:r>
        <w:rPr>
          <w:spacing w:val="-6"/>
          <w:sz w:val="20"/>
          <w:szCs w:val="20"/>
        </w:rPr>
        <w:t xml:space="preserve"> </w:t>
      </w:r>
      <w:r>
        <w:rPr>
          <w:sz w:val="20"/>
          <w:szCs w:val="20"/>
        </w:rPr>
        <w:t>location</w:t>
      </w:r>
      <w:r>
        <w:rPr>
          <w:spacing w:val="-3"/>
          <w:sz w:val="20"/>
          <w:szCs w:val="20"/>
        </w:rPr>
        <w:t xml:space="preserve"> </w:t>
      </w:r>
      <w:r>
        <w:rPr>
          <w:sz w:val="20"/>
          <w:szCs w:val="20"/>
        </w:rPr>
        <w:t>proposed</w:t>
      </w:r>
      <w:r>
        <w:rPr>
          <w:spacing w:val="-6"/>
          <w:sz w:val="20"/>
          <w:szCs w:val="20"/>
        </w:rPr>
        <w:t xml:space="preserve"> </w:t>
      </w:r>
      <w:r>
        <w:rPr>
          <w:sz w:val="20"/>
          <w:szCs w:val="20"/>
        </w:rPr>
        <w:t>by</w:t>
      </w:r>
      <w:r>
        <w:rPr>
          <w:spacing w:val="-4"/>
          <w:sz w:val="20"/>
          <w:szCs w:val="20"/>
        </w:rPr>
        <w:t xml:space="preserve"> </w:t>
      </w:r>
      <w:r>
        <w:rPr>
          <w:sz w:val="20"/>
          <w:szCs w:val="20"/>
        </w:rPr>
        <w:t>you,</w:t>
      </w:r>
      <w:r>
        <w:rPr>
          <w:spacing w:val="-6"/>
          <w:sz w:val="20"/>
          <w:szCs w:val="20"/>
        </w:rPr>
        <w:t xml:space="preserve"> </w:t>
      </w:r>
      <w:r>
        <w:rPr>
          <w:sz w:val="20"/>
          <w:szCs w:val="20"/>
        </w:rPr>
        <w:t>we</w:t>
      </w:r>
      <w:r>
        <w:rPr>
          <w:spacing w:val="-6"/>
          <w:sz w:val="20"/>
          <w:szCs w:val="20"/>
        </w:rPr>
        <w:t xml:space="preserve"> </w:t>
      </w:r>
      <w:r>
        <w:rPr>
          <w:sz w:val="20"/>
          <w:szCs w:val="20"/>
        </w:rPr>
        <w:t>may</w:t>
      </w:r>
      <w:r>
        <w:rPr>
          <w:spacing w:val="-2"/>
          <w:sz w:val="20"/>
          <w:szCs w:val="20"/>
        </w:rPr>
        <w:t xml:space="preserve"> </w:t>
      </w:r>
      <w:r>
        <w:rPr>
          <w:sz w:val="20"/>
          <w:szCs w:val="20"/>
        </w:rPr>
        <w:t>assist</w:t>
      </w:r>
      <w:r>
        <w:rPr>
          <w:spacing w:val="-5"/>
          <w:sz w:val="20"/>
          <w:szCs w:val="20"/>
        </w:rPr>
        <w:t xml:space="preserve"> </w:t>
      </w:r>
      <w:r>
        <w:rPr>
          <w:sz w:val="20"/>
          <w:szCs w:val="20"/>
        </w:rPr>
        <w:t>you</w:t>
      </w:r>
      <w:r>
        <w:rPr>
          <w:spacing w:val="-5"/>
          <w:sz w:val="20"/>
          <w:szCs w:val="20"/>
        </w:rPr>
        <w:t xml:space="preserve"> </w:t>
      </w:r>
      <w:r>
        <w:rPr>
          <w:sz w:val="20"/>
          <w:szCs w:val="20"/>
        </w:rPr>
        <w:t>to</w:t>
      </w:r>
      <w:r>
        <w:rPr>
          <w:spacing w:val="-6"/>
          <w:sz w:val="20"/>
          <w:szCs w:val="20"/>
        </w:rPr>
        <w:t xml:space="preserve"> </w:t>
      </w:r>
      <w:r>
        <w:rPr>
          <w:sz w:val="20"/>
          <w:szCs w:val="20"/>
        </w:rPr>
        <w:t xml:space="preserve">find a suitable location for the </w:t>
      </w:r>
      <w:proofErr w:type="gramStart"/>
      <w:r>
        <w:rPr>
          <w:sz w:val="20"/>
          <w:szCs w:val="20"/>
        </w:rPr>
        <w:t>Premises;</w:t>
      </w:r>
      <w:proofErr w:type="gramEnd"/>
    </w:p>
    <w:p w14:paraId="767F9D38" w14:textId="77777777" w:rsidR="00C811EF" w:rsidRDefault="00C811EF">
      <w:pPr>
        <w:pStyle w:val="BodyText"/>
        <w:kinsoku w:val="0"/>
        <w:overflowPunct w:val="0"/>
        <w:spacing w:before="9"/>
      </w:pPr>
    </w:p>
    <w:p w14:paraId="18BF65AE" w14:textId="77777777" w:rsidR="00C811EF" w:rsidRDefault="00C811EF">
      <w:pPr>
        <w:pStyle w:val="ListParagraph"/>
        <w:numPr>
          <w:ilvl w:val="0"/>
          <w:numId w:val="95"/>
        </w:numPr>
        <w:tabs>
          <w:tab w:val="left" w:pos="1440"/>
        </w:tabs>
        <w:kinsoku w:val="0"/>
        <w:overflowPunct w:val="0"/>
        <w:ind w:right="722" w:hanging="720"/>
        <w:rPr>
          <w:spacing w:val="-2"/>
          <w:sz w:val="20"/>
          <w:szCs w:val="20"/>
        </w:rPr>
      </w:pPr>
      <w:r>
        <w:rPr>
          <w:sz w:val="20"/>
          <w:szCs w:val="20"/>
        </w:rPr>
        <w:t>in</w:t>
      </w:r>
      <w:r>
        <w:rPr>
          <w:spacing w:val="-4"/>
          <w:sz w:val="20"/>
          <w:szCs w:val="20"/>
        </w:rPr>
        <w:t xml:space="preserve"> </w:t>
      </w:r>
      <w:r>
        <w:rPr>
          <w:sz w:val="20"/>
          <w:szCs w:val="20"/>
        </w:rPr>
        <w:t>discharging</w:t>
      </w:r>
      <w:r>
        <w:rPr>
          <w:spacing w:val="-4"/>
          <w:sz w:val="20"/>
          <w:szCs w:val="20"/>
        </w:rPr>
        <w:t xml:space="preserve"> </w:t>
      </w:r>
      <w:r>
        <w:rPr>
          <w:sz w:val="20"/>
          <w:szCs w:val="20"/>
        </w:rPr>
        <w:t>such</w:t>
      </w:r>
      <w:r>
        <w:rPr>
          <w:spacing w:val="-4"/>
          <w:sz w:val="20"/>
          <w:szCs w:val="20"/>
        </w:rPr>
        <w:t xml:space="preserve"> </w:t>
      </w:r>
      <w:proofErr w:type="gramStart"/>
      <w:r>
        <w:rPr>
          <w:sz w:val="20"/>
          <w:szCs w:val="20"/>
        </w:rPr>
        <w:t>responsibility</w:t>
      </w:r>
      <w:proofErr w:type="gramEnd"/>
      <w:r>
        <w:rPr>
          <w:spacing w:val="-3"/>
          <w:sz w:val="20"/>
          <w:szCs w:val="20"/>
        </w:rPr>
        <w:t xml:space="preserve"> </w:t>
      </w:r>
      <w:r>
        <w:rPr>
          <w:sz w:val="20"/>
          <w:szCs w:val="20"/>
        </w:rPr>
        <w:t>you</w:t>
      </w:r>
      <w:r>
        <w:rPr>
          <w:spacing w:val="-5"/>
          <w:sz w:val="20"/>
          <w:szCs w:val="20"/>
        </w:rPr>
        <w:t xml:space="preserve"> </w:t>
      </w:r>
      <w:r>
        <w:rPr>
          <w:sz w:val="20"/>
          <w:szCs w:val="20"/>
        </w:rPr>
        <w:t>shall</w:t>
      </w:r>
      <w:r>
        <w:rPr>
          <w:spacing w:val="-5"/>
          <w:sz w:val="20"/>
          <w:szCs w:val="20"/>
        </w:rPr>
        <w:t xml:space="preserve"> </w:t>
      </w:r>
      <w:r>
        <w:rPr>
          <w:sz w:val="20"/>
          <w:szCs w:val="20"/>
        </w:rPr>
        <w:t>consult</w:t>
      </w:r>
      <w:r>
        <w:rPr>
          <w:spacing w:val="-4"/>
          <w:sz w:val="20"/>
          <w:szCs w:val="20"/>
        </w:rPr>
        <w:t xml:space="preserve"> </w:t>
      </w:r>
      <w:r>
        <w:rPr>
          <w:sz w:val="20"/>
          <w:szCs w:val="20"/>
        </w:rPr>
        <w:t>with</w:t>
      </w:r>
      <w:r>
        <w:rPr>
          <w:spacing w:val="-4"/>
          <w:sz w:val="20"/>
          <w:szCs w:val="20"/>
        </w:rPr>
        <w:t xml:space="preserve"> </w:t>
      </w:r>
      <w:r>
        <w:rPr>
          <w:sz w:val="20"/>
          <w:szCs w:val="20"/>
        </w:rPr>
        <w:t>real</w:t>
      </w:r>
      <w:r>
        <w:rPr>
          <w:spacing w:val="-5"/>
          <w:sz w:val="20"/>
          <w:szCs w:val="20"/>
        </w:rPr>
        <w:t xml:space="preserve"> </w:t>
      </w:r>
      <w:r>
        <w:rPr>
          <w:sz w:val="20"/>
          <w:szCs w:val="20"/>
        </w:rPr>
        <w:t>estate</w:t>
      </w:r>
      <w:r>
        <w:rPr>
          <w:spacing w:val="-4"/>
          <w:sz w:val="20"/>
          <w:szCs w:val="20"/>
        </w:rPr>
        <w:t xml:space="preserve"> </w:t>
      </w:r>
      <w:r>
        <w:rPr>
          <w:sz w:val="20"/>
          <w:szCs w:val="20"/>
        </w:rPr>
        <w:t>and</w:t>
      </w:r>
      <w:r>
        <w:rPr>
          <w:spacing w:val="-4"/>
          <w:sz w:val="20"/>
          <w:szCs w:val="20"/>
        </w:rPr>
        <w:t xml:space="preserve"> </w:t>
      </w:r>
      <w:r>
        <w:rPr>
          <w:sz w:val="20"/>
          <w:szCs w:val="20"/>
        </w:rPr>
        <w:t>other</w:t>
      </w:r>
      <w:r>
        <w:rPr>
          <w:spacing w:val="-4"/>
          <w:sz w:val="20"/>
          <w:szCs w:val="20"/>
        </w:rPr>
        <w:t xml:space="preserve"> </w:t>
      </w:r>
      <w:r>
        <w:rPr>
          <w:sz w:val="20"/>
          <w:szCs w:val="20"/>
        </w:rPr>
        <w:t>professionals</w:t>
      </w:r>
      <w:r>
        <w:rPr>
          <w:spacing w:val="-3"/>
          <w:sz w:val="20"/>
          <w:szCs w:val="20"/>
        </w:rPr>
        <w:t xml:space="preserve"> </w:t>
      </w:r>
      <w:r>
        <w:rPr>
          <w:sz w:val="20"/>
          <w:szCs w:val="20"/>
        </w:rPr>
        <w:t>of</w:t>
      </w:r>
      <w:r>
        <w:rPr>
          <w:spacing w:val="-4"/>
          <w:sz w:val="20"/>
          <w:szCs w:val="20"/>
        </w:rPr>
        <w:t xml:space="preserve"> </w:t>
      </w:r>
      <w:r>
        <w:rPr>
          <w:sz w:val="20"/>
          <w:szCs w:val="20"/>
        </w:rPr>
        <w:t xml:space="preserve">your </w:t>
      </w:r>
      <w:proofErr w:type="gramStart"/>
      <w:r>
        <w:rPr>
          <w:spacing w:val="-2"/>
          <w:sz w:val="20"/>
          <w:szCs w:val="20"/>
        </w:rPr>
        <w:t>choosing;</w:t>
      </w:r>
      <w:proofErr w:type="gramEnd"/>
    </w:p>
    <w:p w14:paraId="01AC9344" w14:textId="77777777" w:rsidR="00C811EF" w:rsidRDefault="00C811EF">
      <w:pPr>
        <w:pStyle w:val="BodyText"/>
        <w:kinsoku w:val="0"/>
        <w:overflowPunct w:val="0"/>
        <w:spacing w:before="11"/>
      </w:pPr>
    </w:p>
    <w:p w14:paraId="549A3D04" w14:textId="77777777" w:rsidR="00C811EF" w:rsidRDefault="00C811EF">
      <w:pPr>
        <w:pStyle w:val="ListParagraph"/>
        <w:numPr>
          <w:ilvl w:val="0"/>
          <w:numId w:val="95"/>
        </w:numPr>
        <w:tabs>
          <w:tab w:val="left" w:pos="1440"/>
        </w:tabs>
        <w:kinsoku w:val="0"/>
        <w:overflowPunct w:val="0"/>
        <w:ind w:right="720" w:hanging="720"/>
        <w:rPr>
          <w:sz w:val="20"/>
          <w:szCs w:val="20"/>
        </w:rPr>
      </w:pPr>
      <w:r>
        <w:rPr>
          <w:sz w:val="20"/>
          <w:szCs w:val="20"/>
        </w:rPr>
        <w:t>you will not make any binding commitment to a prospective vendor or landlord of real estate with respect</w:t>
      </w:r>
      <w:r>
        <w:rPr>
          <w:spacing w:val="-7"/>
          <w:sz w:val="20"/>
          <w:szCs w:val="20"/>
        </w:rPr>
        <w:t xml:space="preserve"> </w:t>
      </w:r>
      <w:r>
        <w:rPr>
          <w:sz w:val="20"/>
          <w:szCs w:val="20"/>
        </w:rPr>
        <w:t>to</w:t>
      </w:r>
      <w:r>
        <w:rPr>
          <w:spacing w:val="-4"/>
          <w:sz w:val="20"/>
          <w:szCs w:val="20"/>
        </w:rPr>
        <w:t xml:space="preserve"> </w:t>
      </w:r>
      <w:r>
        <w:rPr>
          <w:sz w:val="20"/>
          <w:szCs w:val="20"/>
        </w:rPr>
        <w:t>a</w:t>
      </w:r>
      <w:r>
        <w:rPr>
          <w:spacing w:val="-4"/>
          <w:sz w:val="20"/>
          <w:szCs w:val="20"/>
        </w:rPr>
        <w:t xml:space="preserve"> </w:t>
      </w:r>
      <w:r>
        <w:rPr>
          <w:sz w:val="20"/>
          <w:szCs w:val="20"/>
        </w:rPr>
        <w:t>site</w:t>
      </w:r>
      <w:r>
        <w:rPr>
          <w:spacing w:val="-4"/>
          <w:sz w:val="20"/>
          <w:szCs w:val="20"/>
        </w:rPr>
        <w:t xml:space="preserve"> </w:t>
      </w:r>
      <w:r>
        <w:rPr>
          <w:sz w:val="20"/>
          <w:szCs w:val="20"/>
        </w:rPr>
        <w:t>for</w:t>
      </w:r>
      <w:r>
        <w:rPr>
          <w:spacing w:val="-3"/>
          <w:sz w:val="20"/>
          <w:szCs w:val="20"/>
        </w:rPr>
        <w:t xml:space="preserve"> </w:t>
      </w:r>
      <w:r>
        <w:rPr>
          <w:sz w:val="20"/>
          <w:szCs w:val="20"/>
        </w:rPr>
        <w:t>the</w:t>
      </w:r>
      <w:r>
        <w:rPr>
          <w:spacing w:val="-2"/>
          <w:sz w:val="20"/>
          <w:szCs w:val="20"/>
        </w:rPr>
        <w:t xml:space="preserve"> </w:t>
      </w:r>
      <w:r>
        <w:rPr>
          <w:sz w:val="20"/>
          <w:szCs w:val="20"/>
        </w:rPr>
        <w:t>Premises</w:t>
      </w:r>
      <w:r>
        <w:rPr>
          <w:spacing w:val="-5"/>
          <w:sz w:val="20"/>
          <w:szCs w:val="20"/>
        </w:rPr>
        <w:t xml:space="preserve"> </w:t>
      </w:r>
      <w:r>
        <w:rPr>
          <w:sz w:val="20"/>
          <w:szCs w:val="20"/>
        </w:rPr>
        <w:t>unless</w:t>
      </w:r>
      <w:r>
        <w:rPr>
          <w:spacing w:val="-5"/>
          <w:sz w:val="20"/>
          <w:szCs w:val="20"/>
        </w:rPr>
        <w:t xml:space="preserve"> </w:t>
      </w:r>
      <w:r>
        <w:rPr>
          <w:sz w:val="20"/>
          <w:szCs w:val="20"/>
        </w:rPr>
        <w:t>the</w:t>
      </w:r>
      <w:r>
        <w:rPr>
          <w:spacing w:val="-4"/>
          <w:sz w:val="20"/>
          <w:szCs w:val="20"/>
        </w:rPr>
        <w:t xml:space="preserve"> </w:t>
      </w:r>
      <w:r>
        <w:rPr>
          <w:sz w:val="20"/>
          <w:szCs w:val="20"/>
        </w:rPr>
        <w:t>site</w:t>
      </w:r>
      <w:r>
        <w:rPr>
          <w:spacing w:val="-4"/>
          <w:sz w:val="20"/>
          <w:szCs w:val="20"/>
        </w:rPr>
        <w:t xml:space="preserve"> </w:t>
      </w:r>
      <w:r>
        <w:rPr>
          <w:sz w:val="20"/>
          <w:szCs w:val="20"/>
        </w:rPr>
        <w:t>is</w:t>
      </w:r>
      <w:r>
        <w:rPr>
          <w:spacing w:val="-5"/>
          <w:sz w:val="20"/>
          <w:szCs w:val="20"/>
        </w:rPr>
        <w:t xml:space="preserve"> </w:t>
      </w:r>
      <w:r>
        <w:rPr>
          <w:sz w:val="20"/>
          <w:szCs w:val="20"/>
        </w:rPr>
        <w:t>approved</w:t>
      </w:r>
      <w:r>
        <w:rPr>
          <w:spacing w:val="-7"/>
          <w:sz w:val="20"/>
          <w:szCs w:val="20"/>
        </w:rPr>
        <w:t xml:space="preserve"> </w:t>
      </w:r>
      <w:r>
        <w:rPr>
          <w:sz w:val="20"/>
          <w:szCs w:val="20"/>
        </w:rPr>
        <w:t>by</w:t>
      </w:r>
      <w:r>
        <w:rPr>
          <w:spacing w:val="-2"/>
          <w:sz w:val="20"/>
          <w:szCs w:val="20"/>
        </w:rPr>
        <w:t xml:space="preserve"> </w:t>
      </w:r>
      <w:r>
        <w:rPr>
          <w:sz w:val="20"/>
          <w:szCs w:val="20"/>
        </w:rPr>
        <w:t>us</w:t>
      </w:r>
      <w:r>
        <w:rPr>
          <w:spacing w:val="-3"/>
          <w:sz w:val="20"/>
          <w:szCs w:val="20"/>
        </w:rPr>
        <w:t xml:space="preserve"> </w:t>
      </w:r>
      <w:r>
        <w:rPr>
          <w:sz w:val="20"/>
          <w:szCs w:val="20"/>
        </w:rPr>
        <w:t>in</w:t>
      </w:r>
      <w:r>
        <w:rPr>
          <w:spacing w:val="-4"/>
          <w:sz w:val="20"/>
          <w:szCs w:val="20"/>
        </w:rPr>
        <w:t xml:space="preserve"> </w:t>
      </w:r>
      <w:r>
        <w:rPr>
          <w:sz w:val="20"/>
          <w:szCs w:val="20"/>
        </w:rPr>
        <w:t>writing</w:t>
      </w:r>
      <w:r>
        <w:rPr>
          <w:spacing w:val="-4"/>
          <w:sz w:val="20"/>
          <w:szCs w:val="20"/>
        </w:rPr>
        <w:t xml:space="preserve"> </w:t>
      </w:r>
      <w:r>
        <w:rPr>
          <w:sz w:val="20"/>
          <w:szCs w:val="20"/>
        </w:rPr>
        <w:t>as</w:t>
      </w:r>
      <w:r>
        <w:rPr>
          <w:spacing w:val="-5"/>
          <w:sz w:val="20"/>
          <w:szCs w:val="20"/>
        </w:rPr>
        <w:t xml:space="preserve"> </w:t>
      </w:r>
      <w:r>
        <w:rPr>
          <w:sz w:val="20"/>
          <w:szCs w:val="20"/>
        </w:rPr>
        <w:t>set</w:t>
      </w:r>
      <w:r>
        <w:rPr>
          <w:spacing w:val="-6"/>
          <w:sz w:val="20"/>
          <w:szCs w:val="20"/>
        </w:rPr>
        <w:t xml:space="preserve"> </w:t>
      </w:r>
      <w:r>
        <w:rPr>
          <w:sz w:val="20"/>
          <w:szCs w:val="20"/>
        </w:rPr>
        <w:t>out</w:t>
      </w:r>
      <w:r>
        <w:rPr>
          <w:spacing w:val="-6"/>
          <w:sz w:val="20"/>
          <w:szCs w:val="20"/>
        </w:rPr>
        <w:t xml:space="preserve"> </w:t>
      </w:r>
      <w:r>
        <w:rPr>
          <w:sz w:val="20"/>
          <w:szCs w:val="20"/>
        </w:rPr>
        <w:t>below,</w:t>
      </w:r>
      <w:r>
        <w:rPr>
          <w:spacing w:val="-4"/>
          <w:sz w:val="20"/>
          <w:szCs w:val="20"/>
        </w:rPr>
        <w:t xml:space="preserve"> </w:t>
      </w:r>
      <w:r>
        <w:rPr>
          <w:sz w:val="20"/>
          <w:szCs w:val="20"/>
        </w:rPr>
        <w:t>and any</w:t>
      </w:r>
      <w:r>
        <w:rPr>
          <w:spacing w:val="-7"/>
          <w:sz w:val="20"/>
          <w:szCs w:val="20"/>
        </w:rPr>
        <w:t xml:space="preserve"> </w:t>
      </w:r>
      <w:r>
        <w:rPr>
          <w:sz w:val="20"/>
          <w:szCs w:val="20"/>
        </w:rPr>
        <w:t>offer</w:t>
      </w:r>
      <w:r>
        <w:rPr>
          <w:spacing w:val="-8"/>
          <w:sz w:val="20"/>
          <w:szCs w:val="20"/>
        </w:rPr>
        <w:t xml:space="preserve"> </w:t>
      </w:r>
      <w:r>
        <w:rPr>
          <w:sz w:val="20"/>
          <w:szCs w:val="20"/>
        </w:rPr>
        <w:t>to</w:t>
      </w:r>
      <w:r>
        <w:rPr>
          <w:spacing w:val="-7"/>
          <w:sz w:val="20"/>
          <w:szCs w:val="20"/>
        </w:rPr>
        <w:t xml:space="preserve"> </w:t>
      </w:r>
      <w:r>
        <w:rPr>
          <w:sz w:val="20"/>
          <w:szCs w:val="20"/>
        </w:rPr>
        <w:t>lease,</w:t>
      </w:r>
      <w:r>
        <w:rPr>
          <w:spacing w:val="-9"/>
          <w:sz w:val="20"/>
          <w:szCs w:val="20"/>
        </w:rPr>
        <w:t xml:space="preserve"> </w:t>
      </w:r>
      <w:r>
        <w:rPr>
          <w:sz w:val="20"/>
          <w:szCs w:val="20"/>
        </w:rPr>
        <w:t>Lease</w:t>
      </w:r>
      <w:r>
        <w:rPr>
          <w:spacing w:val="-9"/>
          <w:sz w:val="20"/>
          <w:szCs w:val="20"/>
        </w:rPr>
        <w:t xml:space="preserve"> </w:t>
      </w:r>
      <w:r>
        <w:rPr>
          <w:sz w:val="20"/>
          <w:szCs w:val="20"/>
        </w:rPr>
        <w:t>or</w:t>
      </w:r>
      <w:r>
        <w:rPr>
          <w:spacing w:val="-8"/>
          <w:sz w:val="20"/>
          <w:szCs w:val="20"/>
        </w:rPr>
        <w:t xml:space="preserve"> </w:t>
      </w:r>
      <w:r>
        <w:rPr>
          <w:sz w:val="20"/>
          <w:szCs w:val="20"/>
        </w:rPr>
        <w:t>any</w:t>
      </w:r>
      <w:r>
        <w:rPr>
          <w:spacing w:val="-8"/>
          <w:sz w:val="20"/>
          <w:szCs w:val="20"/>
        </w:rPr>
        <w:t xml:space="preserve"> </w:t>
      </w:r>
      <w:r>
        <w:rPr>
          <w:sz w:val="20"/>
          <w:szCs w:val="20"/>
        </w:rPr>
        <w:t>renewal</w:t>
      </w:r>
      <w:r>
        <w:rPr>
          <w:spacing w:val="-10"/>
          <w:sz w:val="20"/>
          <w:szCs w:val="20"/>
        </w:rPr>
        <w:t xml:space="preserve"> </w:t>
      </w:r>
      <w:r>
        <w:rPr>
          <w:sz w:val="20"/>
          <w:szCs w:val="20"/>
        </w:rPr>
        <w:t>or</w:t>
      </w:r>
      <w:r>
        <w:rPr>
          <w:spacing w:val="-8"/>
          <w:sz w:val="20"/>
          <w:szCs w:val="20"/>
        </w:rPr>
        <w:t xml:space="preserve"> </w:t>
      </w:r>
      <w:r>
        <w:rPr>
          <w:sz w:val="20"/>
          <w:szCs w:val="20"/>
        </w:rPr>
        <w:t>amendment</w:t>
      </w:r>
      <w:r>
        <w:rPr>
          <w:spacing w:val="-7"/>
          <w:sz w:val="20"/>
          <w:szCs w:val="20"/>
        </w:rPr>
        <w:t xml:space="preserve"> </w:t>
      </w:r>
      <w:r>
        <w:rPr>
          <w:sz w:val="20"/>
          <w:szCs w:val="20"/>
        </w:rPr>
        <w:t>to</w:t>
      </w:r>
      <w:r>
        <w:rPr>
          <w:spacing w:val="-9"/>
          <w:sz w:val="20"/>
          <w:szCs w:val="20"/>
        </w:rPr>
        <w:t xml:space="preserve"> </w:t>
      </w:r>
      <w:r>
        <w:rPr>
          <w:sz w:val="20"/>
          <w:szCs w:val="20"/>
        </w:rPr>
        <w:t>any</w:t>
      </w:r>
      <w:r>
        <w:rPr>
          <w:spacing w:val="-8"/>
          <w:sz w:val="20"/>
          <w:szCs w:val="20"/>
        </w:rPr>
        <w:t xml:space="preserve"> </w:t>
      </w:r>
      <w:r>
        <w:rPr>
          <w:sz w:val="20"/>
          <w:szCs w:val="20"/>
        </w:rPr>
        <w:t>existing</w:t>
      </w:r>
      <w:r>
        <w:rPr>
          <w:spacing w:val="-9"/>
          <w:sz w:val="20"/>
          <w:szCs w:val="20"/>
        </w:rPr>
        <w:t xml:space="preserve"> </w:t>
      </w:r>
      <w:r>
        <w:rPr>
          <w:sz w:val="20"/>
          <w:szCs w:val="20"/>
        </w:rPr>
        <w:t>Lease,</w:t>
      </w:r>
      <w:r>
        <w:rPr>
          <w:spacing w:val="-9"/>
          <w:sz w:val="20"/>
          <w:szCs w:val="20"/>
        </w:rPr>
        <w:t xml:space="preserve"> </w:t>
      </w:r>
      <w:r>
        <w:rPr>
          <w:sz w:val="20"/>
          <w:szCs w:val="20"/>
        </w:rPr>
        <w:t>as</w:t>
      </w:r>
      <w:r>
        <w:rPr>
          <w:spacing w:val="-8"/>
          <w:sz w:val="20"/>
          <w:szCs w:val="20"/>
        </w:rPr>
        <w:t xml:space="preserve"> </w:t>
      </w:r>
      <w:r>
        <w:rPr>
          <w:sz w:val="20"/>
          <w:szCs w:val="20"/>
        </w:rPr>
        <w:t>the</w:t>
      </w:r>
      <w:r>
        <w:rPr>
          <w:spacing w:val="-9"/>
          <w:sz w:val="20"/>
          <w:szCs w:val="20"/>
        </w:rPr>
        <w:t xml:space="preserve"> </w:t>
      </w:r>
      <w:r>
        <w:rPr>
          <w:sz w:val="20"/>
          <w:szCs w:val="20"/>
        </w:rPr>
        <w:t>case</w:t>
      </w:r>
      <w:r>
        <w:rPr>
          <w:spacing w:val="-9"/>
          <w:sz w:val="20"/>
          <w:szCs w:val="20"/>
        </w:rPr>
        <w:t xml:space="preserve"> </w:t>
      </w:r>
      <w:r>
        <w:rPr>
          <w:sz w:val="20"/>
          <w:szCs w:val="20"/>
        </w:rPr>
        <w:t>may</w:t>
      </w:r>
      <w:r>
        <w:rPr>
          <w:spacing w:val="-7"/>
          <w:sz w:val="20"/>
          <w:szCs w:val="20"/>
        </w:rPr>
        <w:t xml:space="preserve"> </w:t>
      </w:r>
      <w:r>
        <w:rPr>
          <w:sz w:val="20"/>
          <w:szCs w:val="20"/>
        </w:rPr>
        <w:t>be, has been submitted to and approved in writing by us and subject to the provisions contained in Section 8.3 below;</w:t>
      </w:r>
      <w:r>
        <w:rPr>
          <w:spacing w:val="40"/>
          <w:sz w:val="20"/>
          <w:szCs w:val="20"/>
        </w:rPr>
        <w:t xml:space="preserve"> </w:t>
      </w:r>
      <w:r>
        <w:rPr>
          <w:sz w:val="20"/>
          <w:szCs w:val="20"/>
        </w:rPr>
        <w:t>and</w:t>
      </w:r>
    </w:p>
    <w:p w14:paraId="3C23ADD4" w14:textId="77777777" w:rsidR="00C811EF" w:rsidRDefault="00C811EF">
      <w:pPr>
        <w:pStyle w:val="BodyText"/>
        <w:kinsoku w:val="0"/>
        <w:overflowPunct w:val="0"/>
        <w:spacing w:before="10"/>
      </w:pPr>
    </w:p>
    <w:p w14:paraId="3FD073A9" w14:textId="77777777" w:rsidR="00C811EF" w:rsidRDefault="00C811EF">
      <w:pPr>
        <w:pStyle w:val="ListParagraph"/>
        <w:numPr>
          <w:ilvl w:val="0"/>
          <w:numId w:val="95"/>
        </w:numPr>
        <w:tabs>
          <w:tab w:val="left" w:pos="1440"/>
        </w:tabs>
        <w:kinsoku w:val="0"/>
        <w:overflowPunct w:val="0"/>
        <w:ind w:right="720" w:hanging="720"/>
        <w:rPr>
          <w:sz w:val="20"/>
          <w:szCs w:val="20"/>
        </w:rPr>
      </w:pPr>
      <w:r>
        <w:rPr>
          <w:sz w:val="20"/>
          <w:szCs w:val="20"/>
        </w:rPr>
        <w:t>you may not relocate the Premises outside of the Territory.</w:t>
      </w:r>
      <w:r>
        <w:rPr>
          <w:spacing w:val="40"/>
          <w:sz w:val="20"/>
          <w:szCs w:val="20"/>
        </w:rPr>
        <w:t xml:space="preserve"> </w:t>
      </w:r>
      <w:r>
        <w:rPr>
          <w:sz w:val="20"/>
          <w:szCs w:val="20"/>
        </w:rPr>
        <w:t>Should you wish to relocate the Premises</w:t>
      </w:r>
      <w:r>
        <w:rPr>
          <w:spacing w:val="-8"/>
          <w:sz w:val="20"/>
          <w:szCs w:val="20"/>
        </w:rPr>
        <w:t xml:space="preserve"> </w:t>
      </w:r>
      <w:r>
        <w:rPr>
          <w:sz w:val="20"/>
          <w:szCs w:val="20"/>
        </w:rPr>
        <w:t>within</w:t>
      </w:r>
      <w:r>
        <w:rPr>
          <w:spacing w:val="-7"/>
          <w:sz w:val="20"/>
          <w:szCs w:val="20"/>
        </w:rPr>
        <w:t xml:space="preserve"> </w:t>
      </w:r>
      <w:r>
        <w:rPr>
          <w:sz w:val="20"/>
          <w:szCs w:val="20"/>
        </w:rPr>
        <w:t>the</w:t>
      </w:r>
      <w:r>
        <w:rPr>
          <w:spacing w:val="-7"/>
          <w:sz w:val="20"/>
          <w:szCs w:val="20"/>
        </w:rPr>
        <w:t xml:space="preserve"> </w:t>
      </w:r>
      <w:r>
        <w:rPr>
          <w:sz w:val="20"/>
          <w:szCs w:val="20"/>
        </w:rPr>
        <w:t>Territory,</w:t>
      </w:r>
      <w:r>
        <w:rPr>
          <w:spacing w:val="-9"/>
          <w:sz w:val="20"/>
          <w:szCs w:val="20"/>
        </w:rPr>
        <w:t xml:space="preserve"> </w:t>
      </w:r>
      <w:r>
        <w:rPr>
          <w:sz w:val="20"/>
          <w:szCs w:val="20"/>
        </w:rPr>
        <w:t>you</w:t>
      </w:r>
      <w:r>
        <w:rPr>
          <w:spacing w:val="-7"/>
          <w:sz w:val="20"/>
          <w:szCs w:val="20"/>
        </w:rPr>
        <w:t xml:space="preserve"> </w:t>
      </w:r>
      <w:r>
        <w:rPr>
          <w:sz w:val="20"/>
          <w:szCs w:val="20"/>
        </w:rPr>
        <w:t>may</w:t>
      </w:r>
      <w:r>
        <w:rPr>
          <w:spacing w:val="-8"/>
          <w:sz w:val="20"/>
          <w:szCs w:val="20"/>
        </w:rPr>
        <w:t xml:space="preserve"> </w:t>
      </w:r>
      <w:r>
        <w:rPr>
          <w:sz w:val="20"/>
          <w:szCs w:val="20"/>
        </w:rPr>
        <w:t>only</w:t>
      </w:r>
      <w:r>
        <w:rPr>
          <w:spacing w:val="-5"/>
          <w:sz w:val="20"/>
          <w:szCs w:val="20"/>
        </w:rPr>
        <w:t xml:space="preserve"> </w:t>
      </w:r>
      <w:r>
        <w:rPr>
          <w:sz w:val="20"/>
          <w:szCs w:val="20"/>
        </w:rPr>
        <w:t>do</w:t>
      </w:r>
      <w:r>
        <w:rPr>
          <w:spacing w:val="-7"/>
          <w:sz w:val="20"/>
          <w:szCs w:val="20"/>
        </w:rPr>
        <w:t xml:space="preserve"> </w:t>
      </w:r>
      <w:r>
        <w:rPr>
          <w:sz w:val="20"/>
          <w:szCs w:val="20"/>
        </w:rPr>
        <w:t>so</w:t>
      </w:r>
      <w:r>
        <w:rPr>
          <w:spacing w:val="-9"/>
          <w:sz w:val="20"/>
          <w:szCs w:val="20"/>
        </w:rPr>
        <w:t xml:space="preserve"> </w:t>
      </w:r>
      <w:r>
        <w:rPr>
          <w:sz w:val="20"/>
          <w:szCs w:val="20"/>
        </w:rPr>
        <w:t>with</w:t>
      </w:r>
      <w:r>
        <w:rPr>
          <w:spacing w:val="-4"/>
          <w:sz w:val="20"/>
          <w:szCs w:val="20"/>
        </w:rPr>
        <w:t xml:space="preserve"> </w:t>
      </w:r>
      <w:r>
        <w:rPr>
          <w:sz w:val="20"/>
          <w:szCs w:val="20"/>
        </w:rPr>
        <w:t>our</w:t>
      </w:r>
      <w:r>
        <w:rPr>
          <w:spacing w:val="-8"/>
          <w:sz w:val="20"/>
          <w:szCs w:val="20"/>
        </w:rPr>
        <w:t xml:space="preserve"> </w:t>
      </w:r>
      <w:r>
        <w:rPr>
          <w:sz w:val="20"/>
          <w:szCs w:val="20"/>
        </w:rPr>
        <w:t>prior</w:t>
      </w:r>
      <w:r>
        <w:rPr>
          <w:spacing w:val="-8"/>
          <w:sz w:val="20"/>
          <w:szCs w:val="20"/>
        </w:rPr>
        <w:t xml:space="preserve"> </w:t>
      </w:r>
      <w:r>
        <w:rPr>
          <w:sz w:val="20"/>
          <w:szCs w:val="20"/>
        </w:rPr>
        <w:t>written</w:t>
      </w:r>
      <w:r>
        <w:rPr>
          <w:spacing w:val="-9"/>
          <w:sz w:val="20"/>
          <w:szCs w:val="20"/>
        </w:rPr>
        <w:t xml:space="preserve"> </w:t>
      </w:r>
      <w:r>
        <w:rPr>
          <w:sz w:val="20"/>
          <w:szCs w:val="20"/>
        </w:rPr>
        <w:t>approval,</w:t>
      </w:r>
      <w:r>
        <w:rPr>
          <w:spacing w:val="-6"/>
          <w:sz w:val="20"/>
          <w:szCs w:val="20"/>
        </w:rPr>
        <w:t xml:space="preserve"> </w:t>
      </w:r>
      <w:r>
        <w:rPr>
          <w:sz w:val="20"/>
          <w:szCs w:val="20"/>
        </w:rPr>
        <w:t>and</w:t>
      </w:r>
      <w:r>
        <w:rPr>
          <w:spacing w:val="-7"/>
          <w:sz w:val="20"/>
          <w:szCs w:val="20"/>
        </w:rPr>
        <w:t xml:space="preserve"> </w:t>
      </w:r>
      <w:proofErr w:type="gramStart"/>
      <w:r>
        <w:rPr>
          <w:sz w:val="20"/>
          <w:szCs w:val="20"/>
        </w:rPr>
        <w:t>provided</w:t>
      </w:r>
      <w:r>
        <w:rPr>
          <w:spacing w:val="-7"/>
          <w:sz w:val="20"/>
          <w:szCs w:val="20"/>
        </w:rPr>
        <w:t xml:space="preserve"> </w:t>
      </w:r>
      <w:r>
        <w:rPr>
          <w:sz w:val="20"/>
          <w:szCs w:val="20"/>
        </w:rPr>
        <w:t>that</w:t>
      </w:r>
      <w:proofErr w:type="gramEnd"/>
      <w:r>
        <w:rPr>
          <w:sz w:val="20"/>
          <w:szCs w:val="20"/>
        </w:rPr>
        <w:t xml:space="preserve"> you reimburse us for any expenses incurred by us (including, without limitation, any legal, disbursements and administrative fees and costs) and pay us our relocation fee of $5,000 in connection with any relocation of the Premises.</w:t>
      </w:r>
    </w:p>
    <w:p w14:paraId="3AF1E579" w14:textId="77777777" w:rsidR="00C811EF" w:rsidRDefault="00C811EF">
      <w:pPr>
        <w:pStyle w:val="BodyText"/>
        <w:kinsoku w:val="0"/>
        <w:overflowPunct w:val="0"/>
      </w:pPr>
    </w:p>
    <w:p w14:paraId="6CFD2CF2" w14:textId="77777777" w:rsidR="00C811EF" w:rsidRDefault="00C811EF">
      <w:pPr>
        <w:pStyle w:val="BodyText"/>
        <w:kinsoku w:val="0"/>
        <w:overflowPunct w:val="0"/>
        <w:spacing w:before="91"/>
      </w:pPr>
    </w:p>
    <w:p w14:paraId="47B21F86" w14:textId="77777777" w:rsidR="00C811EF" w:rsidRDefault="00C811EF">
      <w:pPr>
        <w:pStyle w:val="Heading7"/>
        <w:kinsoku w:val="0"/>
        <w:overflowPunct w:val="0"/>
        <w:ind w:right="1"/>
        <w:rPr>
          <w:spacing w:val="-2"/>
        </w:rPr>
      </w:pPr>
      <w:bookmarkStart w:id="426" w:name="ITEM_16_-_TRAINING"/>
      <w:bookmarkEnd w:id="426"/>
      <w:r>
        <w:t>ITEM</w:t>
      </w:r>
      <w:r>
        <w:rPr>
          <w:spacing w:val="-3"/>
        </w:rPr>
        <w:t xml:space="preserve"> </w:t>
      </w:r>
      <w:r>
        <w:t>16</w:t>
      </w:r>
      <w:r>
        <w:rPr>
          <w:spacing w:val="-5"/>
        </w:rPr>
        <w:t xml:space="preserve"> </w:t>
      </w:r>
      <w:r>
        <w:t>-</w:t>
      </w:r>
      <w:r>
        <w:rPr>
          <w:spacing w:val="-4"/>
        </w:rPr>
        <w:t xml:space="preserve"> </w:t>
      </w:r>
      <w:r>
        <w:rPr>
          <w:spacing w:val="-2"/>
        </w:rPr>
        <w:t>TRAINING</w:t>
      </w:r>
    </w:p>
    <w:p w14:paraId="177028D4" w14:textId="77777777" w:rsidR="00C811EF" w:rsidRDefault="00C811EF">
      <w:pPr>
        <w:pStyle w:val="BodyText"/>
        <w:kinsoku w:val="0"/>
        <w:overflowPunct w:val="0"/>
        <w:spacing w:before="1"/>
        <w:rPr>
          <w:b/>
          <w:bCs/>
        </w:rPr>
      </w:pPr>
    </w:p>
    <w:p w14:paraId="44DB1BFD" w14:textId="77777777" w:rsidR="00C811EF" w:rsidRDefault="00C811EF">
      <w:pPr>
        <w:pStyle w:val="BodyText"/>
        <w:kinsoku w:val="0"/>
        <w:overflowPunct w:val="0"/>
        <w:ind w:left="720"/>
        <w:jc w:val="both"/>
      </w:pPr>
      <w:r>
        <w:rPr>
          <w:u w:val="single"/>
        </w:rPr>
        <w:t>Initial</w:t>
      </w:r>
      <w:r>
        <w:rPr>
          <w:spacing w:val="-10"/>
          <w:u w:val="single"/>
        </w:rPr>
        <w:t xml:space="preserve"> </w:t>
      </w:r>
      <w:r>
        <w:rPr>
          <w:spacing w:val="-2"/>
          <w:u w:val="single"/>
        </w:rPr>
        <w:t>Training</w:t>
      </w:r>
    </w:p>
    <w:p w14:paraId="24CDA3FC" w14:textId="77777777" w:rsidR="00C811EF" w:rsidRDefault="00C811EF">
      <w:pPr>
        <w:pStyle w:val="BodyText"/>
        <w:kinsoku w:val="0"/>
        <w:overflowPunct w:val="0"/>
        <w:spacing w:before="1"/>
      </w:pPr>
    </w:p>
    <w:p w14:paraId="0018C3AE" w14:textId="7CA9AAB1" w:rsidR="00C811EF" w:rsidRDefault="00C811EF">
      <w:pPr>
        <w:pStyle w:val="BodyText"/>
        <w:kinsoku w:val="0"/>
        <w:overflowPunct w:val="0"/>
        <w:ind w:left="720" w:right="717"/>
        <w:jc w:val="both"/>
      </w:pPr>
      <w:r>
        <w:t>We</w:t>
      </w:r>
      <w:r>
        <w:rPr>
          <w:spacing w:val="-8"/>
        </w:rPr>
        <w:t xml:space="preserve"> </w:t>
      </w:r>
      <w:r>
        <w:t>will</w:t>
      </w:r>
      <w:r>
        <w:rPr>
          <w:spacing w:val="-9"/>
        </w:rPr>
        <w:t xml:space="preserve"> </w:t>
      </w:r>
      <w:r>
        <w:t>provide</w:t>
      </w:r>
      <w:r>
        <w:rPr>
          <w:spacing w:val="-6"/>
        </w:rPr>
        <w:t xml:space="preserve"> </w:t>
      </w:r>
      <w:r>
        <w:t>1</w:t>
      </w:r>
      <w:r>
        <w:rPr>
          <w:spacing w:val="-6"/>
        </w:rPr>
        <w:t xml:space="preserve"> </w:t>
      </w:r>
      <w:r>
        <w:t>of</w:t>
      </w:r>
      <w:r>
        <w:rPr>
          <w:spacing w:val="-8"/>
        </w:rPr>
        <w:t xml:space="preserve"> </w:t>
      </w:r>
      <w:r>
        <w:t>your</w:t>
      </w:r>
      <w:r>
        <w:rPr>
          <w:spacing w:val="-7"/>
        </w:rPr>
        <w:t xml:space="preserve"> </w:t>
      </w:r>
      <w:r>
        <w:t>Guarantors</w:t>
      </w:r>
      <w:r>
        <w:rPr>
          <w:spacing w:val="-7"/>
        </w:rPr>
        <w:t xml:space="preserve"> </w:t>
      </w:r>
      <w:r>
        <w:t>and</w:t>
      </w:r>
      <w:r>
        <w:rPr>
          <w:spacing w:val="-6"/>
        </w:rPr>
        <w:t xml:space="preserve"> </w:t>
      </w:r>
      <w:r>
        <w:t>up</w:t>
      </w:r>
      <w:r>
        <w:rPr>
          <w:spacing w:val="-6"/>
        </w:rPr>
        <w:t xml:space="preserve"> </w:t>
      </w:r>
      <w:r>
        <w:t>to</w:t>
      </w:r>
      <w:r>
        <w:rPr>
          <w:spacing w:val="-8"/>
        </w:rPr>
        <w:t xml:space="preserve"> </w:t>
      </w:r>
      <w:r>
        <w:t>2</w:t>
      </w:r>
      <w:r>
        <w:rPr>
          <w:spacing w:val="-6"/>
        </w:rPr>
        <w:t xml:space="preserve"> </w:t>
      </w:r>
      <w:r>
        <w:t>of</w:t>
      </w:r>
      <w:r>
        <w:rPr>
          <w:spacing w:val="-8"/>
        </w:rPr>
        <w:t xml:space="preserve"> </w:t>
      </w:r>
      <w:r>
        <w:t>your</w:t>
      </w:r>
      <w:r>
        <w:rPr>
          <w:spacing w:val="-7"/>
        </w:rPr>
        <w:t xml:space="preserve"> </w:t>
      </w:r>
      <w:r>
        <w:t>General</w:t>
      </w:r>
      <w:r>
        <w:rPr>
          <w:spacing w:val="-9"/>
        </w:rPr>
        <w:t xml:space="preserve"> </w:t>
      </w:r>
      <w:r>
        <w:t>Managers</w:t>
      </w:r>
      <w:r>
        <w:rPr>
          <w:spacing w:val="-6"/>
        </w:rPr>
        <w:t xml:space="preserve"> </w:t>
      </w:r>
      <w:r>
        <w:t>with</w:t>
      </w:r>
      <w:r>
        <w:rPr>
          <w:spacing w:val="-6"/>
        </w:rPr>
        <w:t xml:space="preserve"> </w:t>
      </w:r>
      <w:r>
        <w:t>our</w:t>
      </w:r>
      <w:r>
        <w:rPr>
          <w:spacing w:val="-7"/>
        </w:rPr>
        <w:t xml:space="preserve"> </w:t>
      </w:r>
      <w:r>
        <w:t>initial</w:t>
      </w:r>
      <w:r>
        <w:rPr>
          <w:spacing w:val="-7"/>
        </w:rPr>
        <w:t xml:space="preserve"> </w:t>
      </w:r>
      <w:r>
        <w:t>training</w:t>
      </w:r>
      <w:r>
        <w:rPr>
          <w:spacing w:val="-8"/>
        </w:rPr>
        <w:t xml:space="preserve"> </w:t>
      </w:r>
      <w:r>
        <w:t>program without charging you a fee.</w:t>
      </w:r>
      <w:r>
        <w:rPr>
          <w:spacing w:val="40"/>
        </w:rPr>
        <w:t xml:space="preserve"> </w:t>
      </w:r>
      <w:r>
        <w:t xml:space="preserve">The initial training program will take place at your Premises, our corporate training outlet or our Corporate Office, at an existing </w:t>
      </w:r>
      <w:r w:rsidR="00696E1A">
        <w:t>[</w:t>
      </w:r>
      <w:proofErr w:type="gramStart"/>
      <w:r w:rsidR="00696E1A">
        <w:t>TRADE MARK</w:t>
      </w:r>
      <w:proofErr w:type="gramEnd"/>
      <w:r w:rsidR="00696E1A">
        <w:t>]</w:t>
      </w:r>
      <w:r>
        <w:rPr>
          <w:b/>
          <w:bCs/>
          <w:vertAlign w:val="superscript"/>
        </w:rPr>
        <w:t>TM</w:t>
      </w:r>
      <w:r>
        <w:rPr>
          <w:b/>
          <w:bCs/>
        </w:rPr>
        <w:t xml:space="preserve"> </w:t>
      </w:r>
      <w:r>
        <w:t>location, the operating location of one of our Affiliates, or such other location or locations as we may designate from time to time and for the periods enumerated in the Manual.</w:t>
      </w:r>
      <w:r>
        <w:rPr>
          <w:spacing w:val="40"/>
        </w:rPr>
        <w:t xml:space="preserve"> </w:t>
      </w:r>
      <w:r>
        <w:t>You shall bear all costs and daily living expenses, including travel, accommodation, and transportation costs, wages, and living and other miscellaneous expenses, for you and</w:t>
      </w:r>
      <w:r>
        <w:rPr>
          <w:spacing w:val="-3"/>
        </w:rPr>
        <w:t xml:space="preserve"> </w:t>
      </w:r>
      <w:r>
        <w:t>these</w:t>
      </w:r>
      <w:r>
        <w:rPr>
          <w:spacing w:val="-3"/>
        </w:rPr>
        <w:t xml:space="preserve"> </w:t>
      </w:r>
      <w:r>
        <w:t>individuals</w:t>
      </w:r>
      <w:r>
        <w:rPr>
          <w:spacing w:val="-2"/>
        </w:rPr>
        <w:t xml:space="preserve"> </w:t>
      </w:r>
      <w:r>
        <w:t>to</w:t>
      </w:r>
      <w:r>
        <w:rPr>
          <w:spacing w:val="-4"/>
        </w:rPr>
        <w:t xml:space="preserve"> </w:t>
      </w:r>
      <w:r>
        <w:t>attend</w:t>
      </w:r>
      <w:r>
        <w:rPr>
          <w:spacing w:val="-3"/>
        </w:rPr>
        <w:t xml:space="preserve"> </w:t>
      </w:r>
      <w:r>
        <w:t>our</w:t>
      </w:r>
      <w:r>
        <w:rPr>
          <w:spacing w:val="-2"/>
        </w:rPr>
        <w:t xml:space="preserve"> </w:t>
      </w:r>
      <w:r>
        <w:t>initial</w:t>
      </w:r>
      <w:r>
        <w:rPr>
          <w:spacing w:val="-4"/>
        </w:rPr>
        <w:t xml:space="preserve"> </w:t>
      </w:r>
      <w:r>
        <w:t>training</w:t>
      </w:r>
      <w:r>
        <w:rPr>
          <w:spacing w:val="-3"/>
        </w:rPr>
        <w:t xml:space="preserve"> </w:t>
      </w:r>
      <w:r>
        <w:t>program.</w:t>
      </w:r>
      <w:r>
        <w:rPr>
          <w:spacing w:val="-3"/>
        </w:rPr>
        <w:t xml:space="preserve"> </w:t>
      </w:r>
      <w:r>
        <w:t>If</w:t>
      </w:r>
      <w:r>
        <w:rPr>
          <w:spacing w:val="-3"/>
        </w:rPr>
        <w:t xml:space="preserve"> </w:t>
      </w:r>
      <w:r>
        <w:t>you</w:t>
      </w:r>
      <w:r>
        <w:rPr>
          <w:spacing w:val="-3"/>
        </w:rPr>
        <w:t xml:space="preserve"> </w:t>
      </w:r>
      <w:r>
        <w:t>would</w:t>
      </w:r>
      <w:r>
        <w:rPr>
          <w:spacing w:val="-2"/>
        </w:rPr>
        <w:t xml:space="preserve"> </w:t>
      </w:r>
      <w:r>
        <w:t>like</w:t>
      </w:r>
      <w:r>
        <w:rPr>
          <w:spacing w:val="-3"/>
        </w:rPr>
        <w:t xml:space="preserve"> </w:t>
      </w:r>
      <w:r>
        <w:t>us</w:t>
      </w:r>
      <w:r>
        <w:rPr>
          <w:spacing w:val="-2"/>
        </w:rPr>
        <w:t xml:space="preserve"> </w:t>
      </w:r>
      <w:r>
        <w:t>to</w:t>
      </w:r>
      <w:r>
        <w:rPr>
          <w:spacing w:val="-3"/>
        </w:rPr>
        <w:t xml:space="preserve"> </w:t>
      </w:r>
      <w:r>
        <w:t>train</w:t>
      </w:r>
      <w:r>
        <w:rPr>
          <w:spacing w:val="-3"/>
        </w:rPr>
        <w:t xml:space="preserve"> </w:t>
      </w:r>
      <w:r>
        <w:t>more</w:t>
      </w:r>
      <w:r>
        <w:rPr>
          <w:spacing w:val="-3"/>
        </w:rPr>
        <w:t xml:space="preserve"> </w:t>
      </w:r>
      <w:r>
        <w:t>than</w:t>
      </w:r>
      <w:r>
        <w:rPr>
          <w:spacing w:val="-3"/>
        </w:rPr>
        <w:t xml:space="preserve"> </w:t>
      </w:r>
      <w:r>
        <w:t>the</w:t>
      </w:r>
      <w:r>
        <w:rPr>
          <w:spacing w:val="-4"/>
        </w:rPr>
        <w:t xml:space="preserve"> </w:t>
      </w:r>
      <w:r>
        <w:t>2</w:t>
      </w:r>
      <w:r>
        <w:rPr>
          <w:spacing w:val="-3"/>
        </w:rPr>
        <w:t xml:space="preserve"> </w:t>
      </w:r>
      <w:r>
        <w:t>to</w:t>
      </w:r>
      <w:r>
        <w:rPr>
          <w:spacing w:val="-3"/>
        </w:rPr>
        <w:t xml:space="preserve"> </w:t>
      </w:r>
      <w:r>
        <w:t>3 persons</w:t>
      </w:r>
      <w:r>
        <w:rPr>
          <w:spacing w:val="-8"/>
        </w:rPr>
        <w:t xml:space="preserve"> </w:t>
      </w:r>
      <w:r>
        <w:t>noted</w:t>
      </w:r>
      <w:r>
        <w:rPr>
          <w:spacing w:val="-9"/>
        </w:rPr>
        <w:t xml:space="preserve"> </w:t>
      </w:r>
      <w:r>
        <w:t>above,</w:t>
      </w:r>
      <w:r>
        <w:rPr>
          <w:spacing w:val="-9"/>
        </w:rPr>
        <w:t xml:space="preserve"> </w:t>
      </w:r>
      <w:r>
        <w:t>or</w:t>
      </w:r>
      <w:r>
        <w:rPr>
          <w:spacing w:val="-8"/>
        </w:rPr>
        <w:t xml:space="preserve"> </w:t>
      </w:r>
      <w:r>
        <w:t>if</w:t>
      </w:r>
      <w:r>
        <w:rPr>
          <w:spacing w:val="-6"/>
        </w:rPr>
        <w:t xml:space="preserve"> </w:t>
      </w:r>
      <w:r>
        <w:t>it</w:t>
      </w:r>
      <w:r>
        <w:rPr>
          <w:spacing w:val="-7"/>
        </w:rPr>
        <w:t xml:space="preserve"> </w:t>
      </w:r>
      <w:r>
        <w:t>becomes</w:t>
      </w:r>
      <w:r>
        <w:rPr>
          <w:spacing w:val="-8"/>
        </w:rPr>
        <w:t xml:space="preserve"> </w:t>
      </w:r>
      <w:r>
        <w:t>necessary</w:t>
      </w:r>
      <w:r>
        <w:rPr>
          <w:spacing w:val="-7"/>
        </w:rPr>
        <w:t xml:space="preserve"> </w:t>
      </w:r>
      <w:r>
        <w:t>to</w:t>
      </w:r>
      <w:r>
        <w:rPr>
          <w:spacing w:val="-9"/>
        </w:rPr>
        <w:t xml:space="preserve"> </w:t>
      </w:r>
      <w:r>
        <w:t>retrain</w:t>
      </w:r>
      <w:r>
        <w:rPr>
          <w:spacing w:val="-9"/>
        </w:rPr>
        <w:t xml:space="preserve"> </w:t>
      </w:r>
      <w:r>
        <w:t>a</w:t>
      </w:r>
      <w:r>
        <w:rPr>
          <w:spacing w:val="-9"/>
        </w:rPr>
        <w:t xml:space="preserve"> </w:t>
      </w:r>
      <w:r>
        <w:t>certain</w:t>
      </w:r>
      <w:r>
        <w:rPr>
          <w:spacing w:val="-7"/>
        </w:rPr>
        <w:t xml:space="preserve"> </w:t>
      </w:r>
      <w:r>
        <w:t>individual,</w:t>
      </w:r>
      <w:r>
        <w:rPr>
          <w:spacing w:val="-9"/>
        </w:rPr>
        <w:t xml:space="preserve"> </w:t>
      </w:r>
      <w:r>
        <w:t>we</w:t>
      </w:r>
      <w:r>
        <w:rPr>
          <w:spacing w:val="-6"/>
        </w:rPr>
        <w:t xml:space="preserve"> </w:t>
      </w:r>
      <w:r>
        <w:t>will</w:t>
      </w:r>
      <w:r>
        <w:rPr>
          <w:spacing w:val="-10"/>
        </w:rPr>
        <w:t xml:space="preserve"> </w:t>
      </w:r>
      <w:r>
        <w:t>charge</w:t>
      </w:r>
      <w:r>
        <w:rPr>
          <w:spacing w:val="-9"/>
        </w:rPr>
        <w:t xml:space="preserve"> </w:t>
      </w:r>
      <w:r>
        <w:t>you</w:t>
      </w:r>
      <w:r>
        <w:rPr>
          <w:spacing w:val="-9"/>
        </w:rPr>
        <w:t xml:space="preserve"> </w:t>
      </w:r>
      <w:r>
        <w:t>our</w:t>
      </w:r>
      <w:r>
        <w:rPr>
          <w:spacing w:val="-8"/>
        </w:rPr>
        <w:t xml:space="preserve"> </w:t>
      </w:r>
      <w:r>
        <w:t>then- current retraining fee, which fee will not exceed $250 per person per day (the “Daily Training Fee”).</w:t>
      </w:r>
      <w:r>
        <w:rPr>
          <w:spacing w:val="40"/>
        </w:rPr>
        <w:t xml:space="preserve"> </w:t>
      </w:r>
      <w:r>
        <w:t>Your General</w:t>
      </w:r>
      <w:r>
        <w:rPr>
          <w:spacing w:val="-5"/>
        </w:rPr>
        <w:t xml:space="preserve"> </w:t>
      </w:r>
      <w:r>
        <w:t>Managers</w:t>
      </w:r>
      <w:r>
        <w:rPr>
          <w:spacing w:val="-5"/>
        </w:rPr>
        <w:t xml:space="preserve"> </w:t>
      </w:r>
      <w:r>
        <w:t>must</w:t>
      </w:r>
      <w:r>
        <w:rPr>
          <w:spacing w:val="-7"/>
        </w:rPr>
        <w:t xml:space="preserve"> </w:t>
      </w:r>
      <w:r>
        <w:t>complete</w:t>
      </w:r>
      <w:r>
        <w:rPr>
          <w:spacing w:val="-7"/>
        </w:rPr>
        <w:t xml:space="preserve"> </w:t>
      </w:r>
      <w:r>
        <w:t>our</w:t>
      </w:r>
      <w:r>
        <w:rPr>
          <w:spacing w:val="-5"/>
        </w:rPr>
        <w:t xml:space="preserve"> </w:t>
      </w:r>
      <w:r>
        <w:t>initial</w:t>
      </w:r>
      <w:r>
        <w:rPr>
          <w:spacing w:val="-7"/>
        </w:rPr>
        <w:t xml:space="preserve"> </w:t>
      </w:r>
      <w:r>
        <w:t>training</w:t>
      </w:r>
      <w:r>
        <w:rPr>
          <w:spacing w:val="-7"/>
        </w:rPr>
        <w:t xml:space="preserve"> </w:t>
      </w:r>
      <w:r>
        <w:t>program</w:t>
      </w:r>
      <w:r>
        <w:rPr>
          <w:spacing w:val="-6"/>
        </w:rPr>
        <w:t xml:space="preserve"> </w:t>
      </w:r>
      <w:r>
        <w:t>to</w:t>
      </w:r>
      <w:r>
        <w:rPr>
          <w:spacing w:val="-7"/>
        </w:rPr>
        <w:t xml:space="preserve"> </w:t>
      </w:r>
      <w:r>
        <w:t>our</w:t>
      </w:r>
      <w:r>
        <w:rPr>
          <w:spacing w:val="-5"/>
        </w:rPr>
        <w:t xml:space="preserve"> </w:t>
      </w:r>
      <w:r>
        <w:t>satisfaction</w:t>
      </w:r>
      <w:r>
        <w:rPr>
          <w:spacing w:val="-7"/>
        </w:rPr>
        <w:t xml:space="preserve"> </w:t>
      </w:r>
      <w:r>
        <w:t>before</w:t>
      </w:r>
      <w:r>
        <w:rPr>
          <w:spacing w:val="-7"/>
        </w:rPr>
        <w:t xml:space="preserve"> </w:t>
      </w:r>
      <w:r>
        <w:t>the</w:t>
      </w:r>
      <w:r>
        <w:rPr>
          <w:spacing w:val="-4"/>
        </w:rPr>
        <w:t xml:space="preserve"> </w:t>
      </w:r>
      <w:del w:id="427" w:author="Matthew Levine" w:date="2025-06-06T13:33:00Z" w16du:dateUtc="2025-06-06T17:33:00Z">
        <w:r w:rsidDel="00E43AE1">
          <w:delText>Studio</w:delText>
        </w:r>
      </w:del>
      <w:ins w:id="428" w:author="Matthew Levine" w:date="2025-06-06T13:33:00Z" w16du:dateUtc="2025-06-06T17:33:00Z">
        <w:r w:rsidR="00E43AE1">
          <w:t>[Premise Café]</w:t>
        </w:r>
      </w:ins>
      <w:r>
        <w:rPr>
          <w:spacing w:val="-7"/>
        </w:rPr>
        <w:t xml:space="preserve"> </w:t>
      </w:r>
      <w:r>
        <w:t>opens</w:t>
      </w:r>
      <w:r>
        <w:rPr>
          <w:spacing w:val="-5"/>
        </w:rPr>
        <w:t xml:space="preserve"> </w:t>
      </w:r>
      <w:r>
        <w:t>to the</w:t>
      </w:r>
      <w:r>
        <w:rPr>
          <w:spacing w:val="-1"/>
        </w:rPr>
        <w:t xml:space="preserve"> </w:t>
      </w:r>
      <w:r>
        <w:t>public, but</w:t>
      </w:r>
      <w:r>
        <w:rPr>
          <w:spacing w:val="-1"/>
        </w:rPr>
        <w:t xml:space="preserve"> </w:t>
      </w:r>
      <w:r>
        <w:t>in</w:t>
      </w:r>
      <w:r>
        <w:rPr>
          <w:spacing w:val="-1"/>
        </w:rPr>
        <w:t xml:space="preserve"> </w:t>
      </w:r>
      <w:r>
        <w:t>no</w:t>
      </w:r>
      <w:r>
        <w:rPr>
          <w:spacing w:val="-1"/>
        </w:rPr>
        <w:t xml:space="preserve"> </w:t>
      </w:r>
      <w:r>
        <w:t>event</w:t>
      </w:r>
      <w:r>
        <w:rPr>
          <w:spacing w:val="-1"/>
        </w:rPr>
        <w:t xml:space="preserve"> </w:t>
      </w:r>
      <w:r>
        <w:t>later than</w:t>
      </w:r>
      <w:r>
        <w:rPr>
          <w:spacing w:val="-1"/>
        </w:rPr>
        <w:t xml:space="preserve"> </w:t>
      </w:r>
      <w:r>
        <w:t>the</w:t>
      </w:r>
      <w:r>
        <w:rPr>
          <w:spacing w:val="-1"/>
        </w:rPr>
        <w:t xml:space="preserve"> </w:t>
      </w:r>
      <w:r>
        <w:t>earlier of:</w:t>
      </w:r>
      <w:r>
        <w:rPr>
          <w:spacing w:val="-1"/>
        </w:rPr>
        <w:t xml:space="preserve"> </w:t>
      </w:r>
      <w:r>
        <w:t>(</w:t>
      </w:r>
      <w:proofErr w:type="spellStart"/>
      <w:r>
        <w:t>i</w:t>
      </w:r>
      <w:proofErr w:type="spellEnd"/>
      <w:r>
        <w:t>) 30</w:t>
      </w:r>
      <w:r>
        <w:rPr>
          <w:spacing w:val="-1"/>
        </w:rPr>
        <w:t xml:space="preserve"> </w:t>
      </w:r>
      <w:r>
        <w:t>days before</w:t>
      </w:r>
      <w:r>
        <w:rPr>
          <w:spacing w:val="-1"/>
        </w:rPr>
        <w:t xml:space="preserve"> </w:t>
      </w:r>
      <w:r>
        <w:t>the</w:t>
      </w:r>
      <w:r>
        <w:rPr>
          <w:spacing w:val="-1"/>
        </w:rPr>
        <w:t xml:space="preserve"> </w:t>
      </w:r>
      <w:r>
        <w:t>opening, or (ii) 120</w:t>
      </w:r>
      <w:r>
        <w:rPr>
          <w:spacing w:val="-1"/>
        </w:rPr>
        <w:t xml:space="preserve"> </w:t>
      </w:r>
      <w:r>
        <w:t>days after the Effective Date.</w:t>
      </w:r>
      <w:r>
        <w:rPr>
          <w:spacing w:val="40"/>
        </w:rPr>
        <w:t xml:space="preserve"> </w:t>
      </w:r>
      <w:r>
        <w:t xml:space="preserve">Each </w:t>
      </w:r>
      <w:del w:id="429" w:author="Matthew Levine" w:date="2025-06-06T13:33:00Z" w16du:dateUtc="2025-06-06T17:33:00Z">
        <w:r w:rsidDel="00E43AE1">
          <w:delText>Studio</w:delText>
        </w:r>
      </w:del>
      <w:ins w:id="430" w:author="Matthew Levine" w:date="2025-06-06T13:33:00Z" w16du:dateUtc="2025-06-06T17:33:00Z">
        <w:r w:rsidR="00E43AE1">
          <w:t>[Premise Café]</w:t>
        </w:r>
      </w:ins>
      <w:r>
        <w:t xml:space="preserve"> must be operated and supervised only by persons that have successfully completed all training as specified by us.</w:t>
      </w:r>
    </w:p>
    <w:p w14:paraId="5117A87A" w14:textId="77777777" w:rsidR="00C811EF" w:rsidRDefault="00C811EF">
      <w:pPr>
        <w:pStyle w:val="BodyText"/>
        <w:kinsoku w:val="0"/>
        <w:overflowPunct w:val="0"/>
        <w:spacing w:before="229"/>
        <w:ind w:left="720"/>
        <w:jc w:val="both"/>
      </w:pPr>
      <w:r>
        <w:rPr>
          <w:u w:val="single"/>
        </w:rPr>
        <w:t>Training</w:t>
      </w:r>
      <w:r>
        <w:rPr>
          <w:spacing w:val="-8"/>
          <w:u w:val="single"/>
        </w:rPr>
        <w:t xml:space="preserve"> </w:t>
      </w:r>
      <w:r>
        <w:rPr>
          <w:u w:val="single"/>
        </w:rPr>
        <w:t>of</w:t>
      </w:r>
      <w:r>
        <w:rPr>
          <w:spacing w:val="-7"/>
          <w:u w:val="single"/>
        </w:rPr>
        <w:t xml:space="preserve"> </w:t>
      </w:r>
      <w:r>
        <w:rPr>
          <w:u w:val="single"/>
        </w:rPr>
        <w:t>New</w:t>
      </w:r>
      <w:r>
        <w:rPr>
          <w:spacing w:val="-8"/>
          <w:u w:val="single"/>
        </w:rPr>
        <w:t xml:space="preserve"> </w:t>
      </w:r>
      <w:r>
        <w:rPr>
          <w:u w:val="single"/>
        </w:rPr>
        <w:t>General</w:t>
      </w:r>
      <w:r>
        <w:rPr>
          <w:spacing w:val="-5"/>
          <w:u w:val="single"/>
        </w:rPr>
        <w:t xml:space="preserve"> </w:t>
      </w:r>
      <w:r>
        <w:rPr>
          <w:spacing w:val="-2"/>
          <w:u w:val="single"/>
        </w:rPr>
        <w:t>Managers</w:t>
      </w:r>
    </w:p>
    <w:p w14:paraId="13A727FE" w14:textId="77777777" w:rsidR="00C811EF" w:rsidRDefault="00C811EF">
      <w:pPr>
        <w:pStyle w:val="BodyText"/>
        <w:kinsoku w:val="0"/>
        <w:overflowPunct w:val="0"/>
      </w:pPr>
    </w:p>
    <w:p w14:paraId="0EB5E9F5" w14:textId="4912E9F9" w:rsidR="00C811EF" w:rsidRDefault="00C811EF">
      <w:pPr>
        <w:pStyle w:val="BodyText"/>
        <w:kinsoku w:val="0"/>
        <w:overflowPunct w:val="0"/>
        <w:ind w:left="720" w:right="718"/>
        <w:jc w:val="both"/>
      </w:pPr>
      <w:r>
        <w:t>Any new General Managers you hire or retain must comply with our training requirements within a reasonable</w:t>
      </w:r>
      <w:r>
        <w:rPr>
          <w:spacing w:val="-1"/>
        </w:rPr>
        <w:t xml:space="preserve"> </w:t>
      </w:r>
      <w:r>
        <w:t>time as we may</w:t>
      </w:r>
      <w:r>
        <w:rPr>
          <w:spacing w:val="-2"/>
        </w:rPr>
        <w:t xml:space="preserve"> </w:t>
      </w:r>
      <w:r>
        <w:t>specify.</w:t>
      </w:r>
      <w:r>
        <w:rPr>
          <w:spacing w:val="40"/>
        </w:rPr>
        <w:t xml:space="preserve"> </w:t>
      </w:r>
      <w:r>
        <w:t>We</w:t>
      </w:r>
      <w:r>
        <w:rPr>
          <w:spacing w:val="-1"/>
        </w:rPr>
        <w:t xml:space="preserve"> </w:t>
      </w:r>
      <w:r>
        <w:t>shall</w:t>
      </w:r>
      <w:r>
        <w:rPr>
          <w:spacing w:val="-1"/>
        </w:rPr>
        <w:t xml:space="preserve"> </w:t>
      </w:r>
      <w:r>
        <w:t>be</w:t>
      </w:r>
      <w:r>
        <w:rPr>
          <w:spacing w:val="-1"/>
        </w:rPr>
        <w:t xml:space="preserve"> </w:t>
      </w:r>
      <w:r>
        <w:t>entitled</w:t>
      </w:r>
      <w:r>
        <w:rPr>
          <w:spacing w:val="-3"/>
        </w:rPr>
        <w:t xml:space="preserve"> </w:t>
      </w:r>
      <w:r>
        <w:t>to</w:t>
      </w:r>
      <w:r>
        <w:rPr>
          <w:spacing w:val="-1"/>
        </w:rPr>
        <w:t xml:space="preserve"> </w:t>
      </w:r>
      <w:r>
        <w:t>train</w:t>
      </w:r>
      <w:r>
        <w:rPr>
          <w:spacing w:val="-3"/>
        </w:rPr>
        <w:t xml:space="preserve"> </w:t>
      </w:r>
      <w:r>
        <w:t>the</w:t>
      </w:r>
      <w:r>
        <w:rPr>
          <w:spacing w:val="-1"/>
        </w:rPr>
        <w:t xml:space="preserve"> </w:t>
      </w:r>
      <w:r>
        <w:t>new General</w:t>
      </w:r>
      <w:r>
        <w:rPr>
          <w:spacing w:val="-2"/>
        </w:rPr>
        <w:t xml:space="preserve"> </w:t>
      </w:r>
      <w:r>
        <w:t>Managers</w:t>
      </w:r>
      <w:r>
        <w:rPr>
          <w:spacing w:val="-2"/>
        </w:rPr>
        <w:t xml:space="preserve"> </w:t>
      </w:r>
      <w:r>
        <w:t>at one</w:t>
      </w:r>
      <w:r>
        <w:rPr>
          <w:spacing w:val="-1"/>
        </w:rPr>
        <w:t xml:space="preserve"> </w:t>
      </w:r>
      <w:r>
        <w:t>of our corporate or an Affiliate’s location,</w:t>
      </w:r>
      <w:r>
        <w:rPr>
          <w:spacing w:val="-2"/>
        </w:rPr>
        <w:t xml:space="preserve"> </w:t>
      </w:r>
      <w:r>
        <w:t>but we may schedule</w:t>
      </w:r>
      <w:r>
        <w:rPr>
          <w:spacing w:val="-2"/>
        </w:rPr>
        <w:t xml:space="preserve"> </w:t>
      </w:r>
      <w:r>
        <w:t>your training at another</w:t>
      </w:r>
      <w:r>
        <w:rPr>
          <w:spacing w:val="-1"/>
        </w:rPr>
        <w:t xml:space="preserve"> </w:t>
      </w:r>
      <w:r>
        <w:t>site. You shall not permit the</w:t>
      </w:r>
      <w:r>
        <w:rPr>
          <w:spacing w:val="-14"/>
        </w:rPr>
        <w:t xml:space="preserve"> </w:t>
      </w:r>
      <w:r>
        <w:t>management</w:t>
      </w:r>
      <w:r>
        <w:rPr>
          <w:spacing w:val="-14"/>
        </w:rPr>
        <w:t xml:space="preserve"> </w:t>
      </w:r>
      <w:r>
        <w:t>of</w:t>
      </w:r>
      <w:r>
        <w:rPr>
          <w:spacing w:val="-14"/>
        </w:rPr>
        <w:t xml:space="preserve"> </w:t>
      </w:r>
      <w:r>
        <w:t>the</w:t>
      </w:r>
      <w:r>
        <w:rPr>
          <w:spacing w:val="-13"/>
        </w:rPr>
        <w:t xml:space="preserve"> </w:t>
      </w:r>
      <w:del w:id="431" w:author="Matthew Levine" w:date="2025-06-06T13:33:00Z" w16du:dateUtc="2025-06-06T17:33:00Z">
        <w:r w:rsidDel="00E43AE1">
          <w:delText>Studio</w:delText>
        </w:r>
      </w:del>
      <w:ins w:id="432" w:author="Matthew Levine" w:date="2025-06-06T13:33:00Z" w16du:dateUtc="2025-06-06T17:33:00Z">
        <w:r w:rsidR="00E43AE1">
          <w:t>[Premise Café]</w:t>
        </w:r>
      </w:ins>
      <w:r>
        <w:rPr>
          <w:spacing w:val="-14"/>
        </w:rPr>
        <w:t xml:space="preserve"> </w:t>
      </w:r>
      <w:r>
        <w:t>operation</w:t>
      </w:r>
      <w:r>
        <w:rPr>
          <w:spacing w:val="-14"/>
        </w:rPr>
        <w:t xml:space="preserve"> </w:t>
      </w:r>
      <w:r>
        <w:t>by</w:t>
      </w:r>
      <w:r>
        <w:rPr>
          <w:spacing w:val="-13"/>
        </w:rPr>
        <w:t xml:space="preserve"> </w:t>
      </w:r>
      <w:r>
        <w:t>a</w:t>
      </w:r>
      <w:r>
        <w:rPr>
          <w:spacing w:val="-14"/>
        </w:rPr>
        <w:t xml:space="preserve"> </w:t>
      </w:r>
      <w:r>
        <w:t>person</w:t>
      </w:r>
      <w:r>
        <w:rPr>
          <w:spacing w:val="-14"/>
        </w:rPr>
        <w:t xml:space="preserve"> </w:t>
      </w:r>
      <w:r>
        <w:t>who</w:t>
      </w:r>
      <w:r>
        <w:rPr>
          <w:spacing w:val="-14"/>
        </w:rPr>
        <w:t xml:space="preserve"> </w:t>
      </w:r>
      <w:r>
        <w:t>has</w:t>
      </w:r>
      <w:r>
        <w:rPr>
          <w:spacing w:val="-12"/>
        </w:rPr>
        <w:t xml:space="preserve"> </w:t>
      </w:r>
      <w:r>
        <w:t>not</w:t>
      </w:r>
      <w:r>
        <w:rPr>
          <w:spacing w:val="-14"/>
        </w:rPr>
        <w:t xml:space="preserve"> </w:t>
      </w:r>
      <w:r>
        <w:t>successfully</w:t>
      </w:r>
      <w:r>
        <w:rPr>
          <w:spacing w:val="-12"/>
        </w:rPr>
        <w:t xml:space="preserve"> </w:t>
      </w:r>
      <w:r>
        <w:t>completed</w:t>
      </w:r>
      <w:r>
        <w:rPr>
          <w:spacing w:val="-14"/>
        </w:rPr>
        <w:t xml:space="preserve"> </w:t>
      </w:r>
      <w:r>
        <w:t>to</w:t>
      </w:r>
      <w:r>
        <w:rPr>
          <w:spacing w:val="-14"/>
        </w:rPr>
        <w:t xml:space="preserve"> </w:t>
      </w:r>
      <w:r>
        <w:t>our</w:t>
      </w:r>
      <w:r>
        <w:rPr>
          <w:spacing w:val="-13"/>
        </w:rPr>
        <w:t xml:space="preserve"> </w:t>
      </w:r>
      <w:r>
        <w:t>reasonable satisfaction all applicable training we require.</w:t>
      </w:r>
      <w:r>
        <w:rPr>
          <w:spacing w:val="40"/>
        </w:rPr>
        <w:t xml:space="preserve"> </w:t>
      </w:r>
      <w:r>
        <w:t>Without limiting the generality of the foregoing, you may choose</w:t>
      </w:r>
      <w:r>
        <w:rPr>
          <w:spacing w:val="-12"/>
        </w:rPr>
        <w:t xml:space="preserve"> </w:t>
      </w:r>
      <w:r>
        <w:t>to</w:t>
      </w:r>
      <w:r>
        <w:rPr>
          <w:spacing w:val="-12"/>
        </w:rPr>
        <w:t xml:space="preserve"> </w:t>
      </w:r>
      <w:r>
        <w:t>send</w:t>
      </w:r>
      <w:r>
        <w:rPr>
          <w:spacing w:val="-9"/>
        </w:rPr>
        <w:t xml:space="preserve"> </w:t>
      </w:r>
      <w:r>
        <w:t>additional</w:t>
      </w:r>
      <w:r>
        <w:rPr>
          <w:spacing w:val="-10"/>
        </w:rPr>
        <w:t xml:space="preserve"> </w:t>
      </w:r>
      <w:r>
        <w:t>General</w:t>
      </w:r>
      <w:r>
        <w:rPr>
          <w:spacing w:val="-10"/>
        </w:rPr>
        <w:t xml:space="preserve"> </w:t>
      </w:r>
      <w:r>
        <w:t>Managers</w:t>
      </w:r>
      <w:r>
        <w:rPr>
          <w:spacing w:val="-7"/>
        </w:rPr>
        <w:t xml:space="preserve"> </w:t>
      </w:r>
      <w:r>
        <w:t>or</w:t>
      </w:r>
      <w:r>
        <w:rPr>
          <w:spacing w:val="-10"/>
        </w:rPr>
        <w:t xml:space="preserve"> </w:t>
      </w:r>
      <w:r>
        <w:t>employees</w:t>
      </w:r>
      <w:r>
        <w:rPr>
          <w:spacing w:val="-10"/>
        </w:rPr>
        <w:t xml:space="preserve"> </w:t>
      </w:r>
      <w:r>
        <w:t>for</w:t>
      </w:r>
      <w:r>
        <w:rPr>
          <w:spacing w:val="-8"/>
        </w:rPr>
        <w:t xml:space="preserve"> </w:t>
      </w:r>
      <w:r>
        <w:t>initial</w:t>
      </w:r>
      <w:r>
        <w:rPr>
          <w:spacing w:val="-10"/>
        </w:rPr>
        <w:t xml:space="preserve"> </w:t>
      </w:r>
      <w:proofErr w:type="gramStart"/>
      <w:r>
        <w:t>training</w:t>
      </w:r>
      <w:proofErr w:type="gramEnd"/>
      <w:r>
        <w:rPr>
          <w:spacing w:val="-9"/>
        </w:rPr>
        <w:t xml:space="preserve"> </w:t>
      </w:r>
      <w:r>
        <w:t>or</w:t>
      </w:r>
      <w:r>
        <w:rPr>
          <w:spacing w:val="-8"/>
        </w:rPr>
        <w:t xml:space="preserve"> </w:t>
      </w:r>
      <w:r>
        <w:t>any</w:t>
      </w:r>
      <w:r>
        <w:rPr>
          <w:spacing w:val="-8"/>
        </w:rPr>
        <w:t xml:space="preserve"> </w:t>
      </w:r>
      <w:r>
        <w:t>subsequent</w:t>
      </w:r>
      <w:r>
        <w:rPr>
          <w:spacing w:val="-9"/>
        </w:rPr>
        <w:t xml:space="preserve"> </w:t>
      </w:r>
      <w:r>
        <w:t>mandatory or</w:t>
      </w:r>
      <w:r>
        <w:rPr>
          <w:spacing w:val="-10"/>
        </w:rPr>
        <w:t xml:space="preserve"> </w:t>
      </w:r>
      <w:r>
        <w:t>optional</w:t>
      </w:r>
      <w:r>
        <w:rPr>
          <w:spacing w:val="-12"/>
        </w:rPr>
        <w:t xml:space="preserve"> </w:t>
      </w:r>
      <w:r>
        <w:t>training</w:t>
      </w:r>
      <w:r>
        <w:rPr>
          <w:spacing w:val="-9"/>
        </w:rPr>
        <w:t xml:space="preserve"> </w:t>
      </w:r>
      <w:r>
        <w:t>provided</w:t>
      </w:r>
      <w:r>
        <w:rPr>
          <w:spacing w:val="-9"/>
        </w:rPr>
        <w:t xml:space="preserve"> </w:t>
      </w:r>
      <w:r>
        <w:t>that:</w:t>
      </w:r>
      <w:r>
        <w:rPr>
          <w:spacing w:val="-11"/>
        </w:rPr>
        <w:t xml:space="preserve"> </w:t>
      </w:r>
      <w:r>
        <w:t>(a)</w:t>
      </w:r>
      <w:r>
        <w:rPr>
          <w:spacing w:val="-10"/>
        </w:rPr>
        <w:t xml:space="preserve"> </w:t>
      </w:r>
      <w:r>
        <w:t>we</w:t>
      </w:r>
      <w:r>
        <w:rPr>
          <w:spacing w:val="-11"/>
        </w:rPr>
        <w:t xml:space="preserve"> </w:t>
      </w:r>
      <w:r>
        <w:t>determine</w:t>
      </w:r>
      <w:r>
        <w:rPr>
          <w:spacing w:val="-9"/>
        </w:rPr>
        <w:t xml:space="preserve"> </w:t>
      </w:r>
      <w:r>
        <w:t>that</w:t>
      </w:r>
      <w:r>
        <w:rPr>
          <w:spacing w:val="-9"/>
        </w:rPr>
        <w:t xml:space="preserve"> </w:t>
      </w:r>
      <w:r>
        <w:t>space</w:t>
      </w:r>
      <w:r>
        <w:rPr>
          <w:spacing w:val="-11"/>
        </w:rPr>
        <w:t xml:space="preserve"> </w:t>
      </w:r>
      <w:r>
        <w:t>is</w:t>
      </w:r>
      <w:r>
        <w:rPr>
          <w:spacing w:val="-10"/>
        </w:rPr>
        <w:t xml:space="preserve"> </w:t>
      </w:r>
      <w:r>
        <w:t>available;</w:t>
      </w:r>
      <w:r>
        <w:rPr>
          <w:spacing w:val="-11"/>
        </w:rPr>
        <w:t xml:space="preserve"> </w:t>
      </w:r>
      <w:r>
        <w:t>(b)</w:t>
      </w:r>
      <w:r>
        <w:rPr>
          <w:spacing w:val="-10"/>
        </w:rPr>
        <w:t xml:space="preserve"> </w:t>
      </w:r>
      <w:r>
        <w:t>you</w:t>
      </w:r>
      <w:r>
        <w:rPr>
          <w:spacing w:val="-9"/>
        </w:rPr>
        <w:t xml:space="preserve"> </w:t>
      </w:r>
      <w:r>
        <w:t>pay</w:t>
      </w:r>
      <w:r>
        <w:rPr>
          <w:spacing w:val="-10"/>
        </w:rPr>
        <w:t xml:space="preserve"> </w:t>
      </w:r>
      <w:r>
        <w:t>us</w:t>
      </w:r>
      <w:r>
        <w:rPr>
          <w:spacing w:val="-10"/>
        </w:rPr>
        <w:t xml:space="preserve"> </w:t>
      </w:r>
      <w:r>
        <w:t>our</w:t>
      </w:r>
      <w:r>
        <w:rPr>
          <w:spacing w:val="-10"/>
        </w:rPr>
        <w:t xml:space="preserve"> </w:t>
      </w:r>
      <w:r>
        <w:t>Daily</w:t>
      </w:r>
      <w:r>
        <w:rPr>
          <w:spacing w:val="-10"/>
        </w:rPr>
        <w:t xml:space="preserve"> </w:t>
      </w:r>
      <w:r>
        <w:t>Training</w:t>
      </w:r>
    </w:p>
    <w:p w14:paraId="73DD15B2" w14:textId="77777777" w:rsidR="00C811EF" w:rsidRDefault="00C811EF">
      <w:pPr>
        <w:pStyle w:val="BodyText"/>
        <w:kinsoku w:val="0"/>
        <w:overflowPunct w:val="0"/>
        <w:ind w:left="720" w:right="718"/>
        <w:jc w:val="both"/>
        <w:sectPr w:rsidR="00C811EF">
          <w:pgSz w:w="12240" w:h="15840"/>
          <w:pgMar w:top="400" w:right="720" w:bottom="1440" w:left="720" w:header="200" w:footer="1257" w:gutter="0"/>
          <w:cols w:space="720"/>
          <w:noEndnote/>
        </w:sectPr>
      </w:pPr>
    </w:p>
    <w:p w14:paraId="039648A0" w14:textId="77777777" w:rsidR="00C811EF" w:rsidRDefault="00C811EF">
      <w:pPr>
        <w:pStyle w:val="BodyText"/>
        <w:kinsoku w:val="0"/>
        <w:overflowPunct w:val="0"/>
      </w:pPr>
    </w:p>
    <w:p w14:paraId="376CD873" w14:textId="77777777" w:rsidR="00C811EF" w:rsidRDefault="00C811EF">
      <w:pPr>
        <w:pStyle w:val="BodyText"/>
        <w:kinsoku w:val="0"/>
        <w:overflowPunct w:val="0"/>
      </w:pPr>
    </w:p>
    <w:p w14:paraId="65B881B3" w14:textId="77777777" w:rsidR="00C811EF" w:rsidRDefault="00C811EF">
      <w:pPr>
        <w:pStyle w:val="BodyText"/>
        <w:kinsoku w:val="0"/>
        <w:overflowPunct w:val="0"/>
      </w:pPr>
    </w:p>
    <w:p w14:paraId="7254ACA1" w14:textId="77777777" w:rsidR="00C811EF" w:rsidRDefault="00C811EF">
      <w:pPr>
        <w:pStyle w:val="BodyText"/>
        <w:kinsoku w:val="0"/>
        <w:overflowPunct w:val="0"/>
        <w:spacing w:before="119"/>
      </w:pPr>
    </w:p>
    <w:p w14:paraId="356F9F50" w14:textId="77777777" w:rsidR="00C811EF" w:rsidRDefault="00C811EF">
      <w:pPr>
        <w:pStyle w:val="BodyText"/>
        <w:kinsoku w:val="0"/>
        <w:overflowPunct w:val="0"/>
        <w:ind w:left="720" w:right="720"/>
        <w:jc w:val="both"/>
        <w:rPr>
          <w:spacing w:val="-2"/>
        </w:rPr>
      </w:pPr>
      <w:r>
        <w:t>Fee per person per day; and (c) you assume all costs and daily living expenses, including travel, accommodation,</w:t>
      </w:r>
      <w:r>
        <w:rPr>
          <w:spacing w:val="-8"/>
        </w:rPr>
        <w:t xml:space="preserve"> </w:t>
      </w:r>
      <w:r>
        <w:t>and</w:t>
      </w:r>
      <w:r>
        <w:rPr>
          <w:spacing w:val="-10"/>
        </w:rPr>
        <w:t xml:space="preserve"> </w:t>
      </w:r>
      <w:r>
        <w:t>transportation</w:t>
      </w:r>
      <w:r>
        <w:rPr>
          <w:spacing w:val="-8"/>
        </w:rPr>
        <w:t xml:space="preserve"> </w:t>
      </w:r>
      <w:r>
        <w:t>costs,</w:t>
      </w:r>
      <w:r>
        <w:rPr>
          <w:spacing w:val="-10"/>
        </w:rPr>
        <w:t xml:space="preserve"> </w:t>
      </w:r>
      <w:r>
        <w:t>and</w:t>
      </w:r>
      <w:r>
        <w:rPr>
          <w:spacing w:val="-8"/>
        </w:rPr>
        <w:t xml:space="preserve"> </w:t>
      </w:r>
      <w:r>
        <w:t>wages,</w:t>
      </w:r>
      <w:r>
        <w:rPr>
          <w:spacing w:val="-7"/>
        </w:rPr>
        <w:t xml:space="preserve"> </w:t>
      </w:r>
      <w:r>
        <w:t>living</w:t>
      </w:r>
      <w:r>
        <w:rPr>
          <w:spacing w:val="-8"/>
        </w:rPr>
        <w:t xml:space="preserve"> </w:t>
      </w:r>
      <w:r>
        <w:t>and</w:t>
      </w:r>
      <w:r>
        <w:rPr>
          <w:spacing w:val="-8"/>
        </w:rPr>
        <w:t xml:space="preserve"> </w:t>
      </w:r>
      <w:r>
        <w:t>other</w:t>
      </w:r>
      <w:r>
        <w:rPr>
          <w:spacing w:val="-9"/>
        </w:rPr>
        <w:t xml:space="preserve"> </w:t>
      </w:r>
      <w:r>
        <w:t>miscellaneous</w:t>
      </w:r>
      <w:r>
        <w:rPr>
          <w:spacing w:val="-9"/>
        </w:rPr>
        <w:t xml:space="preserve"> </w:t>
      </w:r>
      <w:r>
        <w:t>expenses,</w:t>
      </w:r>
      <w:r>
        <w:rPr>
          <w:spacing w:val="-10"/>
        </w:rPr>
        <w:t xml:space="preserve"> </w:t>
      </w:r>
      <w:r>
        <w:t>in</w:t>
      </w:r>
      <w:r>
        <w:rPr>
          <w:spacing w:val="-10"/>
        </w:rPr>
        <w:t xml:space="preserve"> </w:t>
      </w:r>
      <w:r>
        <w:t xml:space="preserve">relation </w:t>
      </w:r>
      <w:r>
        <w:rPr>
          <w:spacing w:val="-2"/>
        </w:rPr>
        <w:t>thereto.</w:t>
      </w:r>
    </w:p>
    <w:p w14:paraId="163F9F99" w14:textId="77777777" w:rsidR="00C811EF" w:rsidRDefault="00C811EF">
      <w:pPr>
        <w:pStyle w:val="BodyText"/>
        <w:kinsoku w:val="0"/>
        <w:overflowPunct w:val="0"/>
      </w:pPr>
    </w:p>
    <w:p w14:paraId="21DA7AC3" w14:textId="77777777" w:rsidR="00C811EF" w:rsidRDefault="00C811EF">
      <w:pPr>
        <w:pStyle w:val="BodyText"/>
        <w:kinsoku w:val="0"/>
        <w:overflowPunct w:val="0"/>
        <w:ind w:left="720"/>
        <w:jc w:val="both"/>
      </w:pPr>
      <w:r>
        <w:rPr>
          <w:u w:val="single"/>
        </w:rPr>
        <w:t>Additional</w:t>
      </w:r>
      <w:r>
        <w:rPr>
          <w:spacing w:val="-10"/>
          <w:u w:val="single"/>
        </w:rPr>
        <w:t xml:space="preserve"> </w:t>
      </w:r>
      <w:r>
        <w:rPr>
          <w:u w:val="single"/>
        </w:rPr>
        <w:t>Training</w:t>
      </w:r>
      <w:r>
        <w:rPr>
          <w:spacing w:val="-8"/>
          <w:u w:val="single"/>
        </w:rPr>
        <w:t xml:space="preserve"> </w:t>
      </w:r>
      <w:r>
        <w:rPr>
          <w:u w:val="single"/>
        </w:rPr>
        <w:t>upon</w:t>
      </w:r>
      <w:r>
        <w:rPr>
          <w:spacing w:val="-9"/>
          <w:u w:val="single"/>
        </w:rPr>
        <w:t xml:space="preserve"> </w:t>
      </w:r>
      <w:r>
        <w:rPr>
          <w:spacing w:val="-2"/>
          <w:u w:val="single"/>
        </w:rPr>
        <w:t>Default</w:t>
      </w:r>
    </w:p>
    <w:p w14:paraId="55A45DEF" w14:textId="77777777" w:rsidR="00C811EF" w:rsidRDefault="00C811EF">
      <w:pPr>
        <w:pStyle w:val="BodyText"/>
        <w:kinsoku w:val="0"/>
        <w:overflowPunct w:val="0"/>
      </w:pPr>
    </w:p>
    <w:p w14:paraId="1DB48486" w14:textId="77777777" w:rsidR="00C811EF" w:rsidRDefault="00C811EF">
      <w:pPr>
        <w:pStyle w:val="BodyText"/>
        <w:kinsoku w:val="0"/>
        <w:overflowPunct w:val="0"/>
        <w:ind w:left="720" w:right="718"/>
        <w:jc w:val="both"/>
      </w:pPr>
      <w:r>
        <w:t>In the event you are given notice of default, and the default relates to your failure to meet any operational standards, we have the right to require as a condition of curing the default that you and your General Managers comply with the additional training requirements we prescribe at your expense and at our Daily Training Fee.</w:t>
      </w:r>
    </w:p>
    <w:p w14:paraId="314CD555" w14:textId="77777777" w:rsidR="00C811EF" w:rsidRDefault="00C811EF">
      <w:pPr>
        <w:pStyle w:val="BodyText"/>
        <w:kinsoku w:val="0"/>
        <w:overflowPunct w:val="0"/>
      </w:pPr>
    </w:p>
    <w:p w14:paraId="6BA0F0BF" w14:textId="77777777" w:rsidR="00C811EF" w:rsidRDefault="00C811EF">
      <w:pPr>
        <w:pStyle w:val="BodyText"/>
        <w:kinsoku w:val="0"/>
        <w:overflowPunct w:val="0"/>
        <w:ind w:left="720"/>
        <w:jc w:val="both"/>
      </w:pPr>
      <w:r>
        <w:rPr>
          <w:u w:val="single"/>
        </w:rPr>
        <w:t>Failure</w:t>
      </w:r>
      <w:r>
        <w:rPr>
          <w:spacing w:val="-8"/>
          <w:u w:val="single"/>
        </w:rPr>
        <w:t xml:space="preserve"> </w:t>
      </w:r>
      <w:r>
        <w:rPr>
          <w:u w:val="single"/>
        </w:rPr>
        <w:t>to</w:t>
      </w:r>
      <w:r>
        <w:rPr>
          <w:spacing w:val="-5"/>
          <w:u w:val="single"/>
        </w:rPr>
        <w:t xml:space="preserve"> </w:t>
      </w:r>
      <w:r>
        <w:rPr>
          <w:u w:val="single"/>
        </w:rPr>
        <w:t>Complete</w:t>
      </w:r>
      <w:r>
        <w:rPr>
          <w:spacing w:val="-5"/>
          <w:u w:val="single"/>
        </w:rPr>
        <w:t xml:space="preserve"> </w:t>
      </w:r>
      <w:r>
        <w:rPr>
          <w:u w:val="single"/>
        </w:rPr>
        <w:t>Initial</w:t>
      </w:r>
      <w:r>
        <w:rPr>
          <w:spacing w:val="-8"/>
          <w:u w:val="single"/>
        </w:rPr>
        <w:t xml:space="preserve"> </w:t>
      </w:r>
      <w:r>
        <w:rPr>
          <w:u w:val="single"/>
        </w:rPr>
        <w:t>Training</w:t>
      </w:r>
      <w:r>
        <w:rPr>
          <w:spacing w:val="-6"/>
          <w:u w:val="single"/>
        </w:rPr>
        <w:t xml:space="preserve"> </w:t>
      </w:r>
      <w:r>
        <w:rPr>
          <w:u w:val="single"/>
        </w:rPr>
        <w:t>or</w:t>
      </w:r>
      <w:r>
        <w:rPr>
          <w:spacing w:val="-6"/>
          <w:u w:val="single"/>
        </w:rPr>
        <w:t xml:space="preserve"> </w:t>
      </w:r>
      <w:r>
        <w:rPr>
          <w:u w:val="single"/>
        </w:rPr>
        <w:t>to</w:t>
      </w:r>
      <w:r>
        <w:rPr>
          <w:spacing w:val="-7"/>
          <w:u w:val="single"/>
        </w:rPr>
        <w:t xml:space="preserve"> </w:t>
      </w:r>
      <w:r>
        <w:rPr>
          <w:u w:val="single"/>
        </w:rPr>
        <w:t>Commence</w:t>
      </w:r>
      <w:r>
        <w:rPr>
          <w:spacing w:val="-5"/>
          <w:u w:val="single"/>
        </w:rPr>
        <w:t xml:space="preserve"> </w:t>
      </w:r>
      <w:r>
        <w:rPr>
          <w:spacing w:val="-2"/>
          <w:u w:val="single"/>
        </w:rPr>
        <w:t>Operations</w:t>
      </w:r>
    </w:p>
    <w:p w14:paraId="1840CB8C" w14:textId="77777777" w:rsidR="00C811EF" w:rsidRDefault="00C811EF">
      <w:pPr>
        <w:pStyle w:val="BodyText"/>
        <w:kinsoku w:val="0"/>
        <w:overflowPunct w:val="0"/>
        <w:spacing w:before="1"/>
      </w:pPr>
    </w:p>
    <w:p w14:paraId="08CD6C97" w14:textId="77777777" w:rsidR="00C811EF" w:rsidRDefault="00C811EF">
      <w:pPr>
        <w:pStyle w:val="BodyText"/>
        <w:kinsoku w:val="0"/>
        <w:overflowPunct w:val="0"/>
        <w:ind w:left="720" w:right="718"/>
        <w:jc w:val="both"/>
      </w:pPr>
      <w:r>
        <w:t>If</w:t>
      </w:r>
      <w:r>
        <w:rPr>
          <w:spacing w:val="-9"/>
        </w:rPr>
        <w:t xml:space="preserve"> </w:t>
      </w:r>
      <w:r>
        <w:t>you</w:t>
      </w:r>
      <w:r>
        <w:rPr>
          <w:spacing w:val="-9"/>
        </w:rPr>
        <w:t xml:space="preserve"> </w:t>
      </w:r>
      <w:r>
        <w:t>or</w:t>
      </w:r>
      <w:r>
        <w:rPr>
          <w:spacing w:val="-8"/>
        </w:rPr>
        <w:t xml:space="preserve"> </w:t>
      </w:r>
      <w:r>
        <w:t>any</w:t>
      </w:r>
      <w:r>
        <w:rPr>
          <w:spacing w:val="-7"/>
        </w:rPr>
        <w:t xml:space="preserve"> </w:t>
      </w:r>
      <w:r>
        <w:t>of</w:t>
      </w:r>
      <w:r>
        <w:rPr>
          <w:spacing w:val="-9"/>
        </w:rPr>
        <w:t xml:space="preserve"> </w:t>
      </w:r>
      <w:r>
        <w:t>your</w:t>
      </w:r>
      <w:r>
        <w:rPr>
          <w:spacing w:val="-8"/>
        </w:rPr>
        <w:t xml:space="preserve"> </w:t>
      </w:r>
      <w:r>
        <w:t>General</w:t>
      </w:r>
      <w:r>
        <w:rPr>
          <w:spacing w:val="-10"/>
        </w:rPr>
        <w:t xml:space="preserve"> </w:t>
      </w:r>
      <w:r>
        <w:t>Managers</w:t>
      </w:r>
      <w:r>
        <w:rPr>
          <w:spacing w:val="-8"/>
        </w:rPr>
        <w:t xml:space="preserve"> </w:t>
      </w:r>
      <w:r>
        <w:t>fail</w:t>
      </w:r>
      <w:r>
        <w:rPr>
          <w:spacing w:val="-10"/>
        </w:rPr>
        <w:t xml:space="preserve"> </w:t>
      </w:r>
      <w:r>
        <w:t>to</w:t>
      </w:r>
      <w:r>
        <w:rPr>
          <w:spacing w:val="-9"/>
        </w:rPr>
        <w:t xml:space="preserve"> </w:t>
      </w:r>
      <w:r>
        <w:t>complete</w:t>
      </w:r>
      <w:r>
        <w:rPr>
          <w:spacing w:val="-7"/>
        </w:rPr>
        <w:t xml:space="preserve"> </w:t>
      </w:r>
      <w:r>
        <w:t>the</w:t>
      </w:r>
      <w:r>
        <w:rPr>
          <w:spacing w:val="-9"/>
        </w:rPr>
        <w:t xml:space="preserve"> </w:t>
      </w:r>
      <w:r>
        <w:t>initial</w:t>
      </w:r>
      <w:r>
        <w:rPr>
          <w:spacing w:val="-10"/>
        </w:rPr>
        <w:t xml:space="preserve"> </w:t>
      </w:r>
      <w:r>
        <w:t>training</w:t>
      </w:r>
      <w:r>
        <w:rPr>
          <w:spacing w:val="-9"/>
        </w:rPr>
        <w:t xml:space="preserve"> </w:t>
      </w:r>
      <w:r>
        <w:t>program</w:t>
      </w:r>
      <w:r>
        <w:rPr>
          <w:spacing w:val="-9"/>
        </w:rPr>
        <w:t xml:space="preserve"> </w:t>
      </w:r>
      <w:r>
        <w:t>to</w:t>
      </w:r>
      <w:r>
        <w:rPr>
          <w:spacing w:val="-9"/>
        </w:rPr>
        <w:t xml:space="preserve"> </w:t>
      </w:r>
      <w:r>
        <w:t>our</w:t>
      </w:r>
      <w:r>
        <w:rPr>
          <w:spacing w:val="-8"/>
        </w:rPr>
        <w:t xml:space="preserve"> </w:t>
      </w:r>
      <w:r>
        <w:t>satisfaction</w:t>
      </w:r>
      <w:r>
        <w:rPr>
          <w:spacing w:val="-9"/>
        </w:rPr>
        <w:t xml:space="preserve"> </w:t>
      </w:r>
      <w:r>
        <w:t>on</w:t>
      </w:r>
      <w:r>
        <w:rPr>
          <w:spacing w:val="-9"/>
        </w:rPr>
        <w:t xml:space="preserve"> </w:t>
      </w:r>
      <w:r>
        <w:t>the earlier of 30 days prior to the opening or 120 days after the Effective Date, or to commence operations within 240 days after execution of the Franchise Agreement or notice of your failure to pass such training is</w:t>
      </w:r>
      <w:r>
        <w:rPr>
          <w:spacing w:val="-2"/>
        </w:rPr>
        <w:t xml:space="preserve"> </w:t>
      </w:r>
      <w:r>
        <w:t>provided</w:t>
      </w:r>
      <w:r>
        <w:rPr>
          <w:spacing w:val="-3"/>
        </w:rPr>
        <w:t xml:space="preserve"> </w:t>
      </w:r>
      <w:r>
        <w:t>to</w:t>
      </w:r>
      <w:r>
        <w:rPr>
          <w:spacing w:val="-3"/>
        </w:rPr>
        <w:t xml:space="preserve"> </w:t>
      </w:r>
      <w:r>
        <w:t>you,</w:t>
      </w:r>
      <w:r>
        <w:rPr>
          <w:spacing w:val="-1"/>
        </w:rPr>
        <w:t xml:space="preserve"> </w:t>
      </w:r>
      <w:r>
        <w:t>as</w:t>
      </w:r>
      <w:r>
        <w:rPr>
          <w:spacing w:val="-2"/>
        </w:rPr>
        <w:t xml:space="preserve"> </w:t>
      </w:r>
      <w:r>
        <w:t>the</w:t>
      </w:r>
      <w:r>
        <w:rPr>
          <w:spacing w:val="-3"/>
        </w:rPr>
        <w:t xml:space="preserve"> </w:t>
      </w:r>
      <w:r>
        <w:t>case</w:t>
      </w:r>
      <w:r>
        <w:rPr>
          <w:spacing w:val="-3"/>
        </w:rPr>
        <w:t xml:space="preserve"> </w:t>
      </w:r>
      <w:r>
        <w:t>may</w:t>
      </w:r>
      <w:r>
        <w:rPr>
          <w:spacing w:val="-2"/>
        </w:rPr>
        <w:t xml:space="preserve"> </w:t>
      </w:r>
      <w:r>
        <w:t>be,</w:t>
      </w:r>
      <w:r>
        <w:rPr>
          <w:spacing w:val="-3"/>
        </w:rPr>
        <w:t xml:space="preserve"> </w:t>
      </w:r>
      <w:r>
        <w:t>we</w:t>
      </w:r>
      <w:r>
        <w:rPr>
          <w:spacing w:val="-3"/>
        </w:rPr>
        <w:t xml:space="preserve"> </w:t>
      </w:r>
      <w:r>
        <w:t>may</w:t>
      </w:r>
      <w:r>
        <w:rPr>
          <w:spacing w:val="-2"/>
        </w:rPr>
        <w:t xml:space="preserve"> </w:t>
      </w:r>
      <w:r>
        <w:t>terminate</w:t>
      </w:r>
      <w:r>
        <w:rPr>
          <w:spacing w:val="-3"/>
        </w:rPr>
        <w:t xml:space="preserve"> </w:t>
      </w:r>
      <w:r>
        <w:t>the</w:t>
      </w:r>
      <w:r>
        <w:rPr>
          <w:spacing w:val="-3"/>
        </w:rPr>
        <w:t xml:space="preserve"> </w:t>
      </w:r>
      <w:r>
        <w:t>Franchise</w:t>
      </w:r>
      <w:r>
        <w:rPr>
          <w:spacing w:val="-1"/>
        </w:rPr>
        <w:t xml:space="preserve"> </w:t>
      </w:r>
      <w:r>
        <w:t>Agreement</w:t>
      </w:r>
      <w:r>
        <w:rPr>
          <w:spacing w:val="-3"/>
        </w:rPr>
        <w:t xml:space="preserve"> </w:t>
      </w:r>
      <w:r>
        <w:t>upon</w:t>
      </w:r>
      <w:r>
        <w:rPr>
          <w:spacing w:val="-3"/>
        </w:rPr>
        <w:t xml:space="preserve"> </w:t>
      </w:r>
      <w:r>
        <w:t>written</w:t>
      </w:r>
      <w:r>
        <w:rPr>
          <w:spacing w:val="-3"/>
        </w:rPr>
        <w:t xml:space="preserve"> </w:t>
      </w:r>
      <w:r>
        <w:t>notice</w:t>
      </w:r>
      <w:r>
        <w:rPr>
          <w:spacing w:val="-3"/>
        </w:rPr>
        <w:t xml:space="preserve"> </w:t>
      </w:r>
      <w:r>
        <w:t>to you.</w:t>
      </w:r>
      <w:r>
        <w:rPr>
          <w:spacing w:val="-14"/>
        </w:rPr>
        <w:t xml:space="preserve"> </w:t>
      </w:r>
      <w:r>
        <w:t>Upon</w:t>
      </w:r>
      <w:r>
        <w:rPr>
          <w:spacing w:val="-14"/>
        </w:rPr>
        <w:t xml:space="preserve"> </w:t>
      </w:r>
      <w:r>
        <w:t>any</w:t>
      </w:r>
      <w:r>
        <w:rPr>
          <w:spacing w:val="-14"/>
        </w:rPr>
        <w:t xml:space="preserve"> </w:t>
      </w:r>
      <w:r>
        <w:t>termination</w:t>
      </w:r>
      <w:r>
        <w:rPr>
          <w:spacing w:val="-14"/>
        </w:rPr>
        <w:t xml:space="preserve"> </w:t>
      </w:r>
      <w:r>
        <w:t>of</w:t>
      </w:r>
      <w:r>
        <w:rPr>
          <w:spacing w:val="-14"/>
        </w:rPr>
        <w:t xml:space="preserve"> </w:t>
      </w:r>
      <w:r>
        <w:t>the</w:t>
      </w:r>
      <w:r>
        <w:rPr>
          <w:spacing w:val="-14"/>
        </w:rPr>
        <w:t xml:space="preserve"> </w:t>
      </w:r>
      <w:r>
        <w:t>Franchise</w:t>
      </w:r>
      <w:r>
        <w:rPr>
          <w:spacing w:val="-14"/>
        </w:rPr>
        <w:t xml:space="preserve"> </w:t>
      </w:r>
      <w:r>
        <w:t>Agreement</w:t>
      </w:r>
      <w:r>
        <w:rPr>
          <w:spacing w:val="-14"/>
        </w:rPr>
        <w:t xml:space="preserve"> </w:t>
      </w:r>
      <w:r>
        <w:t>in</w:t>
      </w:r>
      <w:r>
        <w:rPr>
          <w:spacing w:val="-13"/>
        </w:rPr>
        <w:t xml:space="preserve"> </w:t>
      </w:r>
      <w:r>
        <w:t>accordance</w:t>
      </w:r>
      <w:r>
        <w:rPr>
          <w:spacing w:val="-14"/>
        </w:rPr>
        <w:t xml:space="preserve"> </w:t>
      </w:r>
      <w:r>
        <w:t>with</w:t>
      </w:r>
      <w:r>
        <w:rPr>
          <w:spacing w:val="-13"/>
        </w:rPr>
        <w:t xml:space="preserve"> </w:t>
      </w:r>
      <w:r>
        <w:t>this</w:t>
      </w:r>
      <w:r>
        <w:rPr>
          <w:spacing w:val="-12"/>
        </w:rPr>
        <w:t xml:space="preserve"> </w:t>
      </w:r>
      <w:r>
        <w:t>Section</w:t>
      </w:r>
      <w:r>
        <w:rPr>
          <w:spacing w:val="-13"/>
        </w:rPr>
        <w:t xml:space="preserve"> </w:t>
      </w:r>
      <w:r>
        <w:t>6.4,</w:t>
      </w:r>
      <w:r>
        <w:rPr>
          <w:spacing w:val="-14"/>
        </w:rPr>
        <w:t xml:space="preserve"> </w:t>
      </w:r>
      <w:r>
        <w:t>you</w:t>
      </w:r>
      <w:r>
        <w:rPr>
          <w:spacing w:val="-14"/>
        </w:rPr>
        <w:t xml:space="preserve"> </w:t>
      </w:r>
      <w:r>
        <w:t>shall</w:t>
      </w:r>
      <w:r>
        <w:rPr>
          <w:spacing w:val="-13"/>
        </w:rPr>
        <w:t xml:space="preserve"> </w:t>
      </w:r>
      <w:r>
        <w:t>deliver to us, our directors, officers and shareholders, such full and final releases, to the extent permitted by applicable law (but excepting any claims under an applicable franchise law statute, if any, that are not permitted to be waived or released under that statute), and other documents as may be required by us. Upon compliance with the foregoing, we agree to refund to you one-quarter (1/4) of the Franchise Fee, which shall be the only amount(s) to be refunded or paid by us to you.</w:t>
      </w:r>
      <w:r>
        <w:rPr>
          <w:spacing w:val="64"/>
        </w:rPr>
        <w:t xml:space="preserve"> </w:t>
      </w:r>
      <w:r>
        <w:t>Alternatively, we may require you to substitute one or more of your General Managers with another person or persons and arrange for him/her/them to complete the initial training to our satisfaction.</w:t>
      </w:r>
    </w:p>
    <w:p w14:paraId="4BCB8F35" w14:textId="77777777" w:rsidR="00C811EF" w:rsidRDefault="00C811EF">
      <w:pPr>
        <w:pStyle w:val="BodyText"/>
        <w:kinsoku w:val="0"/>
        <w:overflowPunct w:val="0"/>
        <w:spacing w:before="228"/>
        <w:ind w:left="720"/>
        <w:jc w:val="both"/>
      </w:pPr>
      <w:r>
        <w:rPr>
          <w:u w:val="single"/>
        </w:rPr>
        <w:t>Annual</w:t>
      </w:r>
      <w:r>
        <w:rPr>
          <w:spacing w:val="-7"/>
          <w:u w:val="single"/>
        </w:rPr>
        <w:t xml:space="preserve"> </w:t>
      </w:r>
      <w:r>
        <w:rPr>
          <w:u w:val="single"/>
        </w:rPr>
        <w:t>or</w:t>
      </w:r>
      <w:r>
        <w:rPr>
          <w:spacing w:val="-5"/>
          <w:u w:val="single"/>
        </w:rPr>
        <w:t xml:space="preserve"> </w:t>
      </w:r>
      <w:r>
        <w:rPr>
          <w:u w:val="single"/>
        </w:rPr>
        <w:t>Regional</w:t>
      </w:r>
      <w:r>
        <w:rPr>
          <w:spacing w:val="-7"/>
          <w:u w:val="single"/>
        </w:rPr>
        <w:t xml:space="preserve"> </w:t>
      </w:r>
      <w:r>
        <w:rPr>
          <w:spacing w:val="-2"/>
          <w:u w:val="single"/>
        </w:rPr>
        <w:t>Conferences</w:t>
      </w:r>
    </w:p>
    <w:p w14:paraId="5B41C07D" w14:textId="77777777" w:rsidR="00C811EF" w:rsidRDefault="00C811EF">
      <w:pPr>
        <w:pStyle w:val="BodyText"/>
        <w:kinsoku w:val="0"/>
        <w:overflowPunct w:val="0"/>
        <w:spacing w:before="1"/>
      </w:pPr>
    </w:p>
    <w:p w14:paraId="04826C42" w14:textId="77777777" w:rsidR="00C811EF" w:rsidRDefault="00C811EF">
      <w:pPr>
        <w:pStyle w:val="BodyText"/>
        <w:kinsoku w:val="0"/>
        <w:overflowPunct w:val="0"/>
        <w:ind w:left="720" w:right="719"/>
        <w:jc w:val="both"/>
      </w:pPr>
      <w:r>
        <w:t>We</w:t>
      </w:r>
      <w:r>
        <w:rPr>
          <w:spacing w:val="-4"/>
        </w:rPr>
        <w:t xml:space="preserve"> </w:t>
      </w:r>
      <w:r>
        <w:t>may</w:t>
      </w:r>
      <w:r>
        <w:rPr>
          <w:spacing w:val="-3"/>
        </w:rPr>
        <w:t xml:space="preserve"> </w:t>
      </w:r>
      <w:r>
        <w:t>host</w:t>
      </w:r>
      <w:r>
        <w:rPr>
          <w:spacing w:val="-4"/>
        </w:rPr>
        <w:t xml:space="preserve"> </w:t>
      </w:r>
      <w:r>
        <w:t>an</w:t>
      </w:r>
      <w:r>
        <w:rPr>
          <w:spacing w:val="-4"/>
        </w:rPr>
        <w:t xml:space="preserve"> </w:t>
      </w:r>
      <w:r>
        <w:t>Annual</w:t>
      </w:r>
      <w:r>
        <w:rPr>
          <w:spacing w:val="-4"/>
        </w:rPr>
        <w:t xml:space="preserve"> </w:t>
      </w:r>
      <w:r>
        <w:t>and/or</w:t>
      </w:r>
      <w:r>
        <w:rPr>
          <w:spacing w:val="-4"/>
        </w:rPr>
        <w:t xml:space="preserve"> </w:t>
      </w:r>
      <w:r>
        <w:t>Regional</w:t>
      </w:r>
      <w:r>
        <w:rPr>
          <w:spacing w:val="-4"/>
        </w:rPr>
        <w:t xml:space="preserve"> </w:t>
      </w:r>
      <w:r>
        <w:t>Conference</w:t>
      </w:r>
      <w:r>
        <w:rPr>
          <w:spacing w:val="-6"/>
        </w:rPr>
        <w:t xml:space="preserve"> </w:t>
      </w:r>
      <w:r>
        <w:t>from</w:t>
      </w:r>
      <w:r>
        <w:rPr>
          <w:spacing w:val="-4"/>
        </w:rPr>
        <w:t xml:space="preserve"> </w:t>
      </w:r>
      <w:r>
        <w:t>time</w:t>
      </w:r>
      <w:r>
        <w:rPr>
          <w:spacing w:val="-4"/>
        </w:rPr>
        <w:t xml:space="preserve"> </w:t>
      </w:r>
      <w:r>
        <w:t>to</w:t>
      </w:r>
      <w:r>
        <w:rPr>
          <w:spacing w:val="-4"/>
        </w:rPr>
        <w:t xml:space="preserve"> </w:t>
      </w:r>
      <w:r>
        <w:t>time</w:t>
      </w:r>
      <w:r>
        <w:rPr>
          <w:spacing w:val="-4"/>
        </w:rPr>
        <w:t xml:space="preserve"> </w:t>
      </w:r>
      <w:r>
        <w:t>and</w:t>
      </w:r>
      <w:r>
        <w:rPr>
          <w:spacing w:val="-4"/>
        </w:rPr>
        <w:t xml:space="preserve"> </w:t>
      </w:r>
      <w:r>
        <w:t>in</w:t>
      </w:r>
      <w:r>
        <w:rPr>
          <w:spacing w:val="-4"/>
        </w:rPr>
        <w:t xml:space="preserve"> </w:t>
      </w:r>
      <w:r>
        <w:t>such</w:t>
      </w:r>
      <w:r>
        <w:rPr>
          <w:spacing w:val="-4"/>
        </w:rPr>
        <w:t xml:space="preserve"> </w:t>
      </w:r>
      <w:r>
        <w:t>event,</w:t>
      </w:r>
      <w:r>
        <w:rPr>
          <w:spacing w:val="-6"/>
        </w:rPr>
        <w:t xml:space="preserve"> </w:t>
      </w:r>
      <w:r>
        <w:t>you</w:t>
      </w:r>
      <w:r>
        <w:rPr>
          <w:spacing w:val="-4"/>
        </w:rPr>
        <w:t xml:space="preserve"> </w:t>
      </w:r>
      <w:r>
        <w:t>must</w:t>
      </w:r>
      <w:r>
        <w:rPr>
          <w:spacing w:val="-4"/>
        </w:rPr>
        <w:t xml:space="preserve"> </w:t>
      </w:r>
      <w:r>
        <w:t>attend the</w:t>
      </w:r>
      <w:r>
        <w:rPr>
          <w:spacing w:val="-4"/>
        </w:rPr>
        <w:t xml:space="preserve"> </w:t>
      </w:r>
      <w:r>
        <w:t>Annual</w:t>
      </w:r>
      <w:r>
        <w:rPr>
          <w:spacing w:val="-5"/>
        </w:rPr>
        <w:t xml:space="preserve"> </w:t>
      </w:r>
      <w:r>
        <w:t>or</w:t>
      </w:r>
      <w:r>
        <w:rPr>
          <w:spacing w:val="-6"/>
        </w:rPr>
        <w:t xml:space="preserve"> </w:t>
      </w:r>
      <w:r>
        <w:t>Regional</w:t>
      </w:r>
      <w:r>
        <w:rPr>
          <w:spacing w:val="-5"/>
        </w:rPr>
        <w:t xml:space="preserve"> </w:t>
      </w:r>
      <w:r>
        <w:t>Conference</w:t>
      </w:r>
      <w:r>
        <w:rPr>
          <w:spacing w:val="-4"/>
        </w:rPr>
        <w:t xml:space="preserve"> </w:t>
      </w:r>
      <w:r>
        <w:t>at</w:t>
      </w:r>
      <w:r>
        <w:rPr>
          <w:spacing w:val="-4"/>
        </w:rPr>
        <w:t xml:space="preserve"> </w:t>
      </w:r>
      <w:r>
        <w:t>a</w:t>
      </w:r>
      <w:r>
        <w:rPr>
          <w:spacing w:val="-4"/>
        </w:rPr>
        <w:t xml:space="preserve"> </w:t>
      </w:r>
      <w:r>
        <w:t>location</w:t>
      </w:r>
      <w:r>
        <w:rPr>
          <w:spacing w:val="-4"/>
        </w:rPr>
        <w:t xml:space="preserve"> </w:t>
      </w:r>
      <w:r>
        <w:t>to</w:t>
      </w:r>
      <w:r>
        <w:rPr>
          <w:spacing w:val="-5"/>
        </w:rPr>
        <w:t xml:space="preserve"> </w:t>
      </w:r>
      <w:r>
        <w:t>be</w:t>
      </w:r>
      <w:r>
        <w:rPr>
          <w:spacing w:val="-2"/>
        </w:rPr>
        <w:t xml:space="preserve"> </w:t>
      </w:r>
      <w:r>
        <w:t>determined</w:t>
      </w:r>
      <w:r>
        <w:rPr>
          <w:spacing w:val="-4"/>
        </w:rPr>
        <w:t xml:space="preserve"> </w:t>
      </w:r>
      <w:r>
        <w:t>by</w:t>
      </w:r>
      <w:r>
        <w:rPr>
          <w:spacing w:val="-3"/>
        </w:rPr>
        <w:t xml:space="preserve"> </w:t>
      </w:r>
      <w:r>
        <w:t>us.</w:t>
      </w:r>
      <w:r>
        <w:rPr>
          <w:spacing w:val="-4"/>
        </w:rPr>
        <w:t xml:space="preserve"> </w:t>
      </w:r>
      <w:r>
        <w:t>You</w:t>
      </w:r>
      <w:r>
        <w:rPr>
          <w:spacing w:val="-4"/>
        </w:rPr>
        <w:t xml:space="preserve"> </w:t>
      </w:r>
      <w:r>
        <w:t>are</w:t>
      </w:r>
      <w:r>
        <w:rPr>
          <w:spacing w:val="-2"/>
        </w:rPr>
        <w:t xml:space="preserve"> </w:t>
      </w:r>
      <w:r>
        <w:t>responsible</w:t>
      </w:r>
      <w:r>
        <w:rPr>
          <w:spacing w:val="-4"/>
        </w:rPr>
        <w:t xml:space="preserve"> </w:t>
      </w:r>
      <w:r>
        <w:t>for</w:t>
      </w:r>
      <w:r>
        <w:rPr>
          <w:spacing w:val="-3"/>
        </w:rPr>
        <w:t xml:space="preserve"> </w:t>
      </w:r>
      <w:r>
        <w:t>all</w:t>
      </w:r>
      <w:r>
        <w:rPr>
          <w:spacing w:val="-5"/>
        </w:rPr>
        <w:t xml:space="preserve"> </w:t>
      </w:r>
      <w:r>
        <w:t>travel, accommodation, transportation and living costs, as well as wages and other miscellaneous expenses associated with attending the Annual or Regional Conference.</w:t>
      </w:r>
    </w:p>
    <w:p w14:paraId="1A7FC239" w14:textId="77777777" w:rsidR="00C811EF" w:rsidRDefault="00C811EF">
      <w:pPr>
        <w:pStyle w:val="BodyText"/>
        <w:kinsoku w:val="0"/>
        <w:overflowPunct w:val="0"/>
      </w:pPr>
    </w:p>
    <w:p w14:paraId="324AB88F" w14:textId="77777777" w:rsidR="00C811EF" w:rsidRDefault="00C811EF">
      <w:pPr>
        <w:pStyle w:val="BodyText"/>
        <w:kinsoku w:val="0"/>
        <w:overflowPunct w:val="0"/>
        <w:ind w:left="720"/>
        <w:jc w:val="both"/>
      </w:pPr>
      <w:r>
        <w:rPr>
          <w:u w:val="single"/>
        </w:rPr>
        <w:t>Additional,</w:t>
      </w:r>
      <w:r>
        <w:rPr>
          <w:spacing w:val="-10"/>
          <w:u w:val="single"/>
        </w:rPr>
        <w:t xml:space="preserve"> </w:t>
      </w:r>
      <w:r>
        <w:rPr>
          <w:u w:val="single"/>
        </w:rPr>
        <w:t>Supplementary,</w:t>
      </w:r>
      <w:r>
        <w:rPr>
          <w:spacing w:val="-10"/>
          <w:u w:val="single"/>
        </w:rPr>
        <w:t xml:space="preserve"> </w:t>
      </w:r>
      <w:r>
        <w:rPr>
          <w:u w:val="single"/>
        </w:rPr>
        <w:t>and</w:t>
      </w:r>
      <w:r>
        <w:rPr>
          <w:spacing w:val="-10"/>
          <w:u w:val="single"/>
        </w:rPr>
        <w:t xml:space="preserve"> </w:t>
      </w:r>
      <w:r>
        <w:rPr>
          <w:u w:val="single"/>
        </w:rPr>
        <w:t>Special</w:t>
      </w:r>
      <w:r>
        <w:rPr>
          <w:spacing w:val="-12"/>
          <w:u w:val="single"/>
        </w:rPr>
        <w:t xml:space="preserve"> </w:t>
      </w:r>
      <w:r>
        <w:rPr>
          <w:spacing w:val="-2"/>
          <w:u w:val="single"/>
        </w:rPr>
        <w:t>Training</w:t>
      </w:r>
    </w:p>
    <w:p w14:paraId="77971419" w14:textId="77777777" w:rsidR="00C811EF" w:rsidRDefault="00C811EF">
      <w:pPr>
        <w:pStyle w:val="BodyText"/>
        <w:kinsoku w:val="0"/>
        <w:overflowPunct w:val="0"/>
      </w:pPr>
    </w:p>
    <w:p w14:paraId="79EAEE3A" w14:textId="77777777" w:rsidR="00C811EF" w:rsidRDefault="00C811EF">
      <w:pPr>
        <w:pStyle w:val="BodyText"/>
        <w:kinsoku w:val="0"/>
        <w:overflowPunct w:val="0"/>
        <w:spacing w:before="1"/>
        <w:ind w:left="720" w:right="718"/>
        <w:jc w:val="both"/>
      </w:pPr>
      <w:r>
        <w:t>We or you may determine that any of your General Managers or other personnel is required to undergo additional, supplementary, or special training at any time during the Term of the Franchise Agreement.</w:t>
      </w:r>
      <w:r>
        <w:rPr>
          <w:spacing w:val="40"/>
        </w:rPr>
        <w:t xml:space="preserve"> </w:t>
      </w:r>
      <w:r>
        <w:t>If such a determination is made, we are entitled to charge you our Daily Training Fee per person per day. We may require reimbursement for travel, food and lodging expenses for any additional, supplementary and special training that we administer or provide.</w:t>
      </w:r>
    </w:p>
    <w:p w14:paraId="44C21DAF" w14:textId="77777777" w:rsidR="00C811EF" w:rsidRDefault="00C811EF">
      <w:pPr>
        <w:pStyle w:val="BodyText"/>
        <w:kinsoku w:val="0"/>
        <w:overflowPunct w:val="0"/>
      </w:pPr>
    </w:p>
    <w:p w14:paraId="65F98ABA" w14:textId="77777777" w:rsidR="00C811EF" w:rsidRDefault="00C811EF">
      <w:pPr>
        <w:pStyle w:val="BodyText"/>
        <w:kinsoku w:val="0"/>
        <w:overflowPunct w:val="0"/>
        <w:ind w:left="720"/>
        <w:jc w:val="both"/>
      </w:pPr>
      <w:r>
        <w:rPr>
          <w:u w:val="single"/>
        </w:rPr>
        <w:t>Your</w:t>
      </w:r>
      <w:r>
        <w:rPr>
          <w:spacing w:val="-6"/>
          <w:u w:val="single"/>
        </w:rPr>
        <w:t xml:space="preserve"> </w:t>
      </w:r>
      <w:r>
        <w:rPr>
          <w:spacing w:val="-2"/>
          <w:u w:val="single"/>
        </w:rPr>
        <w:t>Expenses</w:t>
      </w:r>
    </w:p>
    <w:p w14:paraId="314BFEB4" w14:textId="77777777" w:rsidR="00C811EF" w:rsidRDefault="00C811EF">
      <w:pPr>
        <w:pStyle w:val="BodyText"/>
        <w:kinsoku w:val="0"/>
        <w:overflowPunct w:val="0"/>
        <w:spacing w:before="228"/>
        <w:ind w:left="720" w:right="720"/>
        <w:jc w:val="both"/>
      </w:pPr>
      <w:r>
        <w:t>For greater certainty, you shall pay for all other expenses incurred by you, your General Managers and other</w:t>
      </w:r>
      <w:r>
        <w:rPr>
          <w:spacing w:val="-14"/>
        </w:rPr>
        <w:t xml:space="preserve"> </w:t>
      </w:r>
      <w:r>
        <w:t>personnel</w:t>
      </w:r>
      <w:r>
        <w:rPr>
          <w:spacing w:val="-14"/>
        </w:rPr>
        <w:t xml:space="preserve"> </w:t>
      </w:r>
      <w:r>
        <w:t>in</w:t>
      </w:r>
      <w:r>
        <w:rPr>
          <w:spacing w:val="-14"/>
        </w:rPr>
        <w:t xml:space="preserve"> </w:t>
      </w:r>
      <w:r>
        <w:t>connection</w:t>
      </w:r>
      <w:r>
        <w:rPr>
          <w:spacing w:val="-14"/>
        </w:rPr>
        <w:t xml:space="preserve"> </w:t>
      </w:r>
      <w:r>
        <w:t>with</w:t>
      </w:r>
      <w:r>
        <w:rPr>
          <w:spacing w:val="-14"/>
        </w:rPr>
        <w:t xml:space="preserve"> </w:t>
      </w:r>
      <w:r>
        <w:t>all</w:t>
      </w:r>
      <w:r>
        <w:rPr>
          <w:spacing w:val="-14"/>
        </w:rPr>
        <w:t xml:space="preserve"> </w:t>
      </w:r>
      <w:r>
        <w:t>training</w:t>
      </w:r>
      <w:r>
        <w:rPr>
          <w:spacing w:val="-14"/>
        </w:rPr>
        <w:t xml:space="preserve"> </w:t>
      </w:r>
      <w:r>
        <w:t>programs</w:t>
      </w:r>
      <w:r>
        <w:rPr>
          <w:spacing w:val="-14"/>
        </w:rPr>
        <w:t xml:space="preserve"> </w:t>
      </w:r>
      <w:r>
        <w:t>including,</w:t>
      </w:r>
      <w:r>
        <w:rPr>
          <w:spacing w:val="-14"/>
        </w:rPr>
        <w:t xml:space="preserve"> </w:t>
      </w:r>
      <w:r>
        <w:t>without</w:t>
      </w:r>
      <w:r>
        <w:rPr>
          <w:spacing w:val="-13"/>
        </w:rPr>
        <w:t xml:space="preserve"> </w:t>
      </w:r>
      <w:r>
        <w:t>limitation,</w:t>
      </w:r>
      <w:r>
        <w:rPr>
          <w:spacing w:val="-14"/>
        </w:rPr>
        <w:t xml:space="preserve"> </w:t>
      </w:r>
      <w:r>
        <w:t>travel,</w:t>
      </w:r>
      <w:r>
        <w:rPr>
          <w:spacing w:val="-14"/>
        </w:rPr>
        <w:t xml:space="preserve"> </w:t>
      </w:r>
      <w:r>
        <w:t>accommodation, entertainment, meals and wages during the duration of all training.</w:t>
      </w:r>
    </w:p>
    <w:p w14:paraId="4B76FFE7" w14:textId="77777777" w:rsidR="00C811EF" w:rsidRDefault="00C811EF">
      <w:pPr>
        <w:pStyle w:val="BodyText"/>
        <w:kinsoku w:val="0"/>
        <w:overflowPunct w:val="0"/>
        <w:spacing w:before="2"/>
      </w:pPr>
    </w:p>
    <w:p w14:paraId="2F4429D2" w14:textId="77777777" w:rsidR="00C811EF" w:rsidRDefault="00C811EF">
      <w:pPr>
        <w:pStyle w:val="BodyText"/>
        <w:kinsoku w:val="0"/>
        <w:overflowPunct w:val="0"/>
        <w:ind w:left="720"/>
        <w:jc w:val="both"/>
        <w:rPr>
          <w:spacing w:val="-2"/>
        </w:rPr>
      </w:pPr>
      <w:r>
        <w:t>See</w:t>
      </w:r>
      <w:r>
        <w:rPr>
          <w:spacing w:val="-5"/>
        </w:rPr>
        <w:t xml:space="preserve"> </w:t>
      </w:r>
      <w:r>
        <w:t>Section</w:t>
      </w:r>
      <w:r>
        <w:rPr>
          <w:spacing w:val="-4"/>
        </w:rPr>
        <w:t xml:space="preserve"> </w:t>
      </w:r>
      <w:r>
        <w:t>6</w:t>
      </w:r>
      <w:r>
        <w:rPr>
          <w:spacing w:val="-5"/>
        </w:rPr>
        <w:t xml:space="preserve"> </w:t>
      </w:r>
      <w:r>
        <w:t>of</w:t>
      </w:r>
      <w:r>
        <w:rPr>
          <w:spacing w:val="-6"/>
        </w:rPr>
        <w:t xml:space="preserve"> </w:t>
      </w:r>
      <w:r>
        <w:t>the</w:t>
      </w:r>
      <w:r>
        <w:rPr>
          <w:spacing w:val="-6"/>
        </w:rPr>
        <w:t xml:space="preserve"> </w:t>
      </w:r>
      <w:r>
        <w:t>Franchise</w:t>
      </w:r>
      <w:r>
        <w:rPr>
          <w:spacing w:val="-4"/>
        </w:rPr>
        <w:t xml:space="preserve"> </w:t>
      </w:r>
      <w:r>
        <w:rPr>
          <w:spacing w:val="-2"/>
        </w:rPr>
        <w:t>Agreement.</w:t>
      </w:r>
    </w:p>
    <w:p w14:paraId="65051C27" w14:textId="77777777" w:rsidR="00C811EF" w:rsidRDefault="00C811EF">
      <w:pPr>
        <w:pStyle w:val="BodyText"/>
        <w:kinsoku w:val="0"/>
        <w:overflowPunct w:val="0"/>
        <w:ind w:left="720"/>
        <w:jc w:val="both"/>
        <w:rPr>
          <w:spacing w:val="-2"/>
        </w:rPr>
        <w:sectPr w:rsidR="00C811EF">
          <w:pgSz w:w="12240" w:h="15840"/>
          <w:pgMar w:top="400" w:right="720" w:bottom="1440" w:left="720" w:header="200" w:footer="1257" w:gutter="0"/>
          <w:cols w:space="720"/>
          <w:noEndnote/>
        </w:sectPr>
      </w:pPr>
    </w:p>
    <w:p w14:paraId="1015ED38" w14:textId="77777777" w:rsidR="00C811EF" w:rsidRDefault="00C811EF">
      <w:pPr>
        <w:pStyle w:val="BodyText"/>
        <w:kinsoku w:val="0"/>
        <w:overflowPunct w:val="0"/>
      </w:pPr>
    </w:p>
    <w:p w14:paraId="343A4A25" w14:textId="77777777" w:rsidR="00C811EF" w:rsidRDefault="00C811EF">
      <w:pPr>
        <w:pStyle w:val="BodyText"/>
        <w:kinsoku w:val="0"/>
        <w:overflowPunct w:val="0"/>
      </w:pPr>
    </w:p>
    <w:p w14:paraId="3B3B4E40" w14:textId="77777777" w:rsidR="00C811EF" w:rsidRDefault="00C811EF">
      <w:pPr>
        <w:pStyle w:val="BodyText"/>
        <w:kinsoku w:val="0"/>
        <w:overflowPunct w:val="0"/>
      </w:pPr>
    </w:p>
    <w:p w14:paraId="6D35BACC" w14:textId="77777777" w:rsidR="00C811EF" w:rsidRDefault="00C811EF">
      <w:pPr>
        <w:pStyle w:val="BodyText"/>
        <w:kinsoku w:val="0"/>
        <w:overflowPunct w:val="0"/>
        <w:spacing w:before="119"/>
      </w:pPr>
    </w:p>
    <w:p w14:paraId="414C243D" w14:textId="77777777" w:rsidR="00C811EF" w:rsidRDefault="00C811EF">
      <w:pPr>
        <w:pStyle w:val="Heading7"/>
        <w:kinsoku w:val="0"/>
        <w:overflowPunct w:val="0"/>
        <w:ind w:right="1"/>
        <w:rPr>
          <w:spacing w:val="-2"/>
        </w:rPr>
      </w:pPr>
      <w:bookmarkStart w:id="433" w:name="Item_17_-_MARKETING_and_Advertising"/>
      <w:bookmarkEnd w:id="433"/>
      <w:r>
        <w:t>ITEM</w:t>
      </w:r>
      <w:r>
        <w:rPr>
          <w:spacing w:val="-10"/>
        </w:rPr>
        <w:t xml:space="preserve"> </w:t>
      </w:r>
      <w:r>
        <w:t>17</w:t>
      </w:r>
      <w:r>
        <w:rPr>
          <w:spacing w:val="-11"/>
        </w:rPr>
        <w:t xml:space="preserve"> </w:t>
      </w:r>
      <w:r>
        <w:t>-</w:t>
      </w:r>
      <w:r>
        <w:rPr>
          <w:spacing w:val="-8"/>
        </w:rPr>
        <w:t xml:space="preserve"> </w:t>
      </w:r>
      <w:r>
        <w:t>MARKETING</w:t>
      </w:r>
      <w:r>
        <w:rPr>
          <w:spacing w:val="-10"/>
        </w:rPr>
        <w:t xml:space="preserve"> </w:t>
      </w:r>
      <w:r>
        <w:t>AND</w:t>
      </w:r>
      <w:r>
        <w:rPr>
          <w:spacing w:val="-9"/>
        </w:rPr>
        <w:t xml:space="preserve"> </w:t>
      </w:r>
      <w:r>
        <w:rPr>
          <w:spacing w:val="-2"/>
        </w:rPr>
        <w:t>ADVERTISING</w:t>
      </w:r>
    </w:p>
    <w:p w14:paraId="21170304" w14:textId="77777777" w:rsidR="00C811EF" w:rsidRDefault="00C811EF">
      <w:pPr>
        <w:pStyle w:val="BodyText"/>
        <w:kinsoku w:val="0"/>
        <w:overflowPunct w:val="0"/>
        <w:spacing w:before="11"/>
        <w:rPr>
          <w:b/>
          <w:bCs/>
        </w:rPr>
      </w:pPr>
    </w:p>
    <w:p w14:paraId="0ADB758A" w14:textId="77777777" w:rsidR="00C811EF" w:rsidRDefault="00C811EF">
      <w:pPr>
        <w:pStyle w:val="BodyText"/>
        <w:kinsoku w:val="0"/>
        <w:overflowPunct w:val="0"/>
        <w:ind w:left="720"/>
      </w:pPr>
      <w:r>
        <w:rPr>
          <w:u w:val="single"/>
        </w:rPr>
        <w:t>Marketing</w:t>
      </w:r>
      <w:r>
        <w:rPr>
          <w:spacing w:val="-10"/>
          <w:u w:val="single"/>
        </w:rPr>
        <w:t xml:space="preserve"> </w:t>
      </w:r>
      <w:r>
        <w:rPr>
          <w:u w:val="single"/>
        </w:rPr>
        <w:t>and</w:t>
      </w:r>
      <w:r>
        <w:rPr>
          <w:spacing w:val="-8"/>
          <w:u w:val="single"/>
        </w:rPr>
        <w:t xml:space="preserve"> </w:t>
      </w:r>
      <w:r>
        <w:rPr>
          <w:u w:val="single"/>
        </w:rPr>
        <w:t>Advertising</w:t>
      </w:r>
      <w:r>
        <w:rPr>
          <w:spacing w:val="-9"/>
          <w:u w:val="single"/>
        </w:rPr>
        <w:t xml:space="preserve"> </w:t>
      </w:r>
      <w:r>
        <w:rPr>
          <w:spacing w:val="-2"/>
          <w:u w:val="single"/>
        </w:rPr>
        <w:t>Materials</w:t>
      </w:r>
    </w:p>
    <w:p w14:paraId="2038F4BE" w14:textId="77777777" w:rsidR="00C811EF" w:rsidRDefault="00C811EF">
      <w:pPr>
        <w:pStyle w:val="BodyText"/>
        <w:kinsoku w:val="0"/>
        <w:overflowPunct w:val="0"/>
        <w:spacing w:before="44"/>
      </w:pPr>
    </w:p>
    <w:p w14:paraId="4411ED0C" w14:textId="515AF8C0" w:rsidR="00C811EF" w:rsidRDefault="00C811EF">
      <w:pPr>
        <w:pStyle w:val="BodyText"/>
        <w:kinsoku w:val="0"/>
        <w:overflowPunct w:val="0"/>
        <w:ind w:left="720" w:right="718"/>
        <w:jc w:val="both"/>
      </w:pPr>
      <w:r>
        <w:t xml:space="preserve">We may make available to you, from time to time, all advertising, marketing, signage and promotional materials for the </w:t>
      </w:r>
      <w:del w:id="434" w:author="Matthew Levine" w:date="2025-06-06T13:33:00Z" w16du:dateUtc="2025-06-06T17:33:00Z">
        <w:r w:rsidDel="00E43AE1">
          <w:delText>Studio</w:delText>
        </w:r>
      </w:del>
      <w:ins w:id="435" w:author="Matthew Levine" w:date="2025-06-06T13:33:00Z" w16du:dateUtc="2025-06-06T17:33:00Z">
        <w:r w:rsidR="00E43AE1">
          <w:t>[Premise Café]</w:t>
        </w:r>
      </w:ins>
      <w:r>
        <w:t xml:space="preserve"> which are used by us and our other franchisees.</w:t>
      </w:r>
      <w:r>
        <w:rPr>
          <w:spacing w:val="40"/>
        </w:rPr>
        <w:t xml:space="preserve"> </w:t>
      </w:r>
      <w:r>
        <w:t>As part of your advertising and marketing</w:t>
      </w:r>
      <w:r>
        <w:rPr>
          <w:spacing w:val="-14"/>
        </w:rPr>
        <w:t xml:space="preserve"> </w:t>
      </w:r>
      <w:r>
        <w:t>efforts,</w:t>
      </w:r>
      <w:r>
        <w:rPr>
          <w:spacing w:val="-14"/>
        </w:rPr>
        <w:t xml:space="preserve"> </w:t>
      </w:r>
      <w:r>
        <w:t>you</w:t>
      </w:r>
      <w:r>
        <w:rPr>
          <w:spacing w:val="-14"/>
        </w:rPr>
        <w:t xml:space="preserve"> </w:t>
      </w:r>
      <w:r>
        <w:t>shall,</w:t>
      </w:r>
      <w:r>
        <w:rPr>
          <w:spacing w:val="-14"/>
        </w:rPr>
        <w:t xml:space="preserve"> </w:t>
      </w:r>
      <w:r>
        <w:t>without</w:t>
      </w:r>
      <w:r>
        <w:rPr>
          <w:spacing w:val="-14"/>
        </w:rPr>
        <w:t xml:space="preserve"> </w:t>
      </w:r>
      <w:r>
        <w:t>limitation,</w:t>
      </w:r>
      <w:r>
        <w:rPr>
          <w:spacing w:val="-14"/>
        </w:rPr>
        <w:t xml:space="preserve"> </w:t>
      </w:r>
      <w:r>
        <w:t>purchase</w:t>
      </w:r>
      <w:r>
        <w:rPr>
          <w:spacing w:val="-14"/>
        </w:rPr>
        <w:t xml:space="preserve"> </w:t>
      </w:r>
      <w:r>
        <w:t>and</w:t>
      </w:r>
      <w:r>
        <w:rPr>
          <w:spacing w:val="-14"/>
        </w:rPr>
        <w:t xml:space="preserve"> </w:t>
      </w:r>
      <w:r>
        <w:t>maintain,</w:t>
      </w:r>
      <w:r>
        <w:rPr>
          <w:spacing w:val="-14"/>
        </w:rPr>
        <w:t xml:space="preserve"> </w:t>
      </w:r>
      <w:r>
        <w:t>throughout</w:t>
      </w:r>
      <w:r>
        <w:rPr>
          <w:spacing w:val="-13"/>
        </w:rPr>
        <w:t xml:space="preserve"> </w:t>
      </w:r>
      <w:r>
        <w:t>the</w:t>
      </w:r>
      <w:r>
        <w:rPr>
          <w:spacing w:val="-14"/>
        </w:rPr>
        <w:t xml:space="preserve"> </w:t>
      </w:r>
      <w:r>
        <w:t>Term</w:t>
      </w:r>
      <w:r>
        <w:rPr>
          <w:spacing w:val="-14"/>
        </w:rPr>
        <w:t xml:space="preserve"> </w:t>
      </w:r>
      <w:r>
        <w:t>of</w:t>
      </w:r>
      <w:r>
        <w:rPr>
          <w:spacing w:val="-14"/>
        </w:rPr>
        <w:t xml:space="preserve"> </w:t>
      </w:r>
      <w:r>
        <w:t>the</w:t>
      </w:r>
      <w:r>
        <w:rPr>
          <w:spacing w:val="-14"/>
        </w:rPr>
        <w:t xml:space="preserve"> </w:t>
      </w:r>
      <w:r>
        <w:t xml:space="preserve">Franchise Agreement digital advertising, Internet web pages, product giveaways and other advertising that promote the </w:t>
      </w:r>
      <w:del w:id="436" w:author="Matthew Levine" w:date="2025-06-06T13:33:00Z" w16du:dateUtc="2025-06-06T17:33:00Z">
        <w:r w:rsidDel="00E43AE1">
          <w:delText>Studio</w:delText>
        </w:r>
      </w:del>
      <w:ins w:id="437" w:author="Matthew Levine" w:date="2025-06-06T13:33:00Z" w16du:dateUtc="2025-06-06T17:33:00Z">
        <w:r w:rsidR="00E43AE1">
          <w:t>[Premise Café]</w:t>
        </w:r>
      </w:ins>
      <w:r>
        <w:t xml:space="preserve"> from either us or our approved suppliers.</w:t>
      </w:r>
    </w:p>
    <w:p w14:paraId="7EBFBEE5" w14:textId="77777777" w:rsidR="00C811EF" w:rsidRDefault="00C811EF">
      <w:pPr>
        <w:pStyle w:val="BodyText"/>
        <w:kinsoku w:val="0"/>
        <w:overflowPunct w:val="0"/>
      </w:pPr>
    </w:p>
    <w:p w14:paraId="1D0B59B8" w14:textId="77777777" w:rsidR="00C811EF" w:rsidRDefault="00C811EF">
      <w:pPr>
        <w:pStyle w:val="BodyText"/>
        <w:kinsoku w:val="0"/>
        <w:overflowPunct w:val="0"/>
        <w:ind w:left="720"/>
        <w:jc w:val="both"/>
      </w:pPr>
      <w:r>
        <w:rPr>
          <w:u w:val="single"/>
        </w:rPr>
        <w:t>Local</w:t>
      </w:r>
      <w:r>
        <w:rPr>
          <w:spacing w:val="-7"/>
          <w:u w:val="single"/>
        </w:rPr>
        <w:t xml:space="preserve"> </w:t>
      </w:r>
      <w:r>
        <w:rPr>
          <w:u w:val="single"/>
        </w:rPr>
        <w:t>Marketing</w:t>
      </w:r>
      <w:r>
        <w:rPr>
          <w:spacing w:val="-7"/>
          <w:u w:val="single"/>
        </w:rPr>
        <w:t xml:space="preserve"> </w:t>
      </w:r>
      <w:r>
        <w:rPr>
          <w:u w:val="single"/>
        </w:rPr>
        <w:t>and</w:t>
      </w:r>
      <w:r>
        <w:rPr>
          <w:spacing w:val="-7"/>
          <w:u w:val="single"/>
        </w:rPr>
        <w:t xml:space="preserve"> </w:t>
      </w:r>
      <w:r>
        <w:rPr>
          <w:spacing w:val="-2"/>
          <w:u w:val="single"/>
        </w:rPr>
        <w:t>Advertising</w:t>
      </w:r>
    </w:p>
    <w:p w14:paraId="577DAB81" w14:textId="77777777" w:rsidR="00C811EF" w:rsidRDefault="00C811EF">
      <w:pPr>
        <w:pStyle w:val="BodyText"/>
        <w:kinsoku w:val="0"/>
        <w:overflowPunct w:val="0"/>
        <w:spacing w:before="1"/>
      </w:pPr>
    </w:p>
    <w:p w14:paraId="0B294E88" w14:textId="77777777" w:rsidR="00C811EF" w:rsidRDefault="00C811EF">
      <w:pPr>
        <w:pStyle w:val="BodyText"/>
        <w:kinsoku w:val="0"/>
        <w:overflowPunct w:val="0"/>
        <w:ind w:left="720"/>
      </w:pPr>
      <w:r>
        <w:t>You</w:t>
      </w:r>
      <w:r>
        <w:rPr>
          <w:spacing w:val="29"/>
        </w:rPr>
        <w:t xml:space="preserve"> </w:t>
      </w:r>
      <w:r>
        <w:t>shall</w:t>
      </w:r>
      <w:r>
        <w:rPr>
          <w:spacing w:val="28"/>
        </w:rPr>
        <w:t xml:space="preserve"> </w:t>
      </w:r>
      <w:r>
        <w:t>actively</w:t>
      </w:r>
      <w:r>
        <w:rPr>
          <w:spacing w:val="28"/>
        </w:rPr>
        <w:t xml:space="preserve"> </w:t>
      </w:r>
      <w:r>
        <w:t>participate</w:t>
      </w:r>
      <w:r>
        <w:rPr>
          <w:spacing w:val="26"/>
        </w:rPr>
        <w:t xml:space="preserve"> </w:t>
      </w:r>
      <w:r>
        <w:t>in</w:t>
      </w:r>
      <w:r>
        <w:rPr>
          <w:spacing w:val="29"/>
        </w:rPr>
        <w:t xml:space="preserve"> </w:t>
      </w:r>
      <w:r>
        <w:t>and</w:t>
      </w:r>
      <w:r>
        <w:rPr>
          <w:spacing w:val="29"/>
        </w:rPr>
        <w:t xml:space="preserve"> </w:t>
      </w:r>
      <w:r>
        <w:t>co-operate</w:t>
      </w:r>
      <w:r>
        <w:rPr>
          <w:spacing w:val="29"/>
        </w:rPr>
        <w:t xml:space="preserve"> </w:t>
      </w:r>
      <w:r>
        <w:t>with</w:t>
      </w:r>
      <w:r>
        <w:rPr>
          <w:spacing w:val="29"/>
        </w:rPr>
        <w:t xml:space="preserve"> </w:t>
      </w:r>
      <w:proofErr w:type="gramStart"/>
      <w:r>
        <w:t>all</w:t>
      </w:r>
      <w:r>
        <w:rPr>
          <w:spacing w:val="28"/>
        </w:rPr>
        <w:t xml:space="preserve"> </w:t>
      </w:r>
      <w:r>
        <w:t>of</w:t>
      </w:r>
      <w:proofErr w:type="gramEnd"/>
      <w:r>
        <w:rPr>
          <w:spacing w:val="29"/>
        </w:rPr>
        <w:t xml:space="preserve"> </w:t>
      </w:r>
      <w:r>
        <w:t>our</w:t>
      </w:r>
      <w:r>
        <w:rPr>
          <w:spacing w:val="29"/>
        </w:rPr>
        <w:t xml:space="preserve"> </w:t>
      </w:r>
      <w:r>
        <w:t>national,</w:t>
      </w:r>
      <w:r>
        <w:rPr>
          <w:spacing w:val="26"/>
        </w:rPr>
        <w:t xml:space="preserve"> </w:t>
      </w:r>
      <w:r>
        <w:t>regional</w:t>
      </w:r>
      <w:r>
        <w:rPr>
          <w:spacing w:val="26"/>
        </w:rPr>
        <w:t xml:space="preserve"> </w:t>
      </w:r>
      <w:r>
        <w:t>and</w:t>
      </w:r>
      <w:r>
        <w:rPr>
          <w:spacing w:val="29"/>
        </w:rPr>
        <w:t xml:space="preserve"> </w:t>
      </w:r>
      <w:r>
        <w:t>local</w:t>
      </w:r>
      <w:r>
        <w:rPr>
          <w:spacing w:val="28"/>
        </w:rPr>
        <w:t xml:space="preserve"> </w:t>
      </w:r>
      <w:r>
        <w:t>advertising, marketing and sales promotion campaigns, and, without limiting the generality of the foregoing, you shall:</w:t>
      </w:r>
    </w:p>
    <w:p w14:paraId="4AB662A4" w14:textId="77777777" w:rsidR="00C811EF" w:rsidRDefault="00C811EF">
      <w:pPr>
        <w:pStyle w:val="BodyText"/>
        <w:kinsoku w:val="0"/>
        <w:overflowPunct w:val="0"/>
        <w:spacing w:before="1"/>
      </w:pPr>
    </w:p>
    <w:p w14:paraId="51F30000" w14:textId="3A74C111" w:rsidR="00C811EF" w:rsidRDefault="00C811EF">
      <w:pPr>
        <w:pStyle w:val="ListParagraph"/>
        <w:numPr>
          <w:ilvl w:val="1"/>
          <w:numId w:val="95"/>
        </w:numPr>
        <w:tabs>
          <w:tab w:val="left" w:pos="2520"/>
        </w:tabs>
        <w:kinsoku w:val="0"/>
        <w:overflowPunct w:val="0"/>
        <w:ind w:right="717"/>
        <w:rPr>
          <w:color w:val="000000"/>
          <w:sz w:val="20"/>
          <w:szCs w:val="20"/>
        </w:rPr>
      </w:pPr>
      <w:r>
        <w:rPr>
          <w:sz w:val="20"/>
          <w:szCs w:val="20"/>
        </w:rPr>
        <w:t xml:space="preserve">display in the </w:t>
      </w:r>
      <w:del w:id="438" w:author="Matthew Levine" w:date="2025-06-06T13:33:00Z" w16du:dateUtc="2025-06-06T17:33:00Z">
        <w:r w:rsidDel="00E43AE1">
          <w:rPr>
            <w:sz w:val="20"/>
            <w:szCs w:val="20"/>
          </w:rPr>
          <w:delText>Studio</w:delText>
        </w:r>
      </w:del>
      <w:ins w:id="439" w:author="Matthew Levine" w:date="2025-06-06T13:33:00Z" w16du:dateUtc="2025-06-06T17:33:00Z">
        <w:r w:rsidR="00E43AE1">
          <w:rPr>
            <w:sz w:val="20"/>
            <w:szCs w:val="20"/>
          </w:rPr>
          <w:t>[Premise Café]</w:t>
        </w:r>
      </w:ins>
      <w:r>
        <w:rPr>
          <w:sz w:val="20"/>
          <w:szCs w:val="20"/>
        </w:rPr>
        <w:t xml:space="preserve">, and in the manner specified by us, advertising and marketing material provided to you by us from time to </w:t>
      </w:r>
      <w:proofErr w:type="gramStart"/>
      <w:r>
        <w:rPr>
          <w:sz w:val="20"/>
          <w:szCs w:val="20"/>
        </w:rPr>
        <w:t>time;</w:t>
      </w:r>
      <w:proofErr w:type="gramEnd"/>
    </w:p>
    <w:p w14:paraId="7253D258" w14:textId="77777777" w:rsidR="00C811EF" w:rsidRDefault="00C811EF">
      <w:pPr>
        <w:pStyle w:val="ListParagraph"/>
        <w:numPr>
          <w:ilvl w:val="1"/>
          <w:numId w:val="95"/>
        </w:numPr>
        <w:tabs>
          <w:tab w:val="left" w:pos="2520"/>
        </w:tabs>
        <w:kinsoku w:val="0"/>
        <w:overflowPunct w:val="0"/>
        <w:ind w:right="718"/>
        <w:rPr>
          <w:color w:val="000000"/>
          <w:sz w:val="20"/>
          <w:szCs w:val="20"/>
        </w:rPr>
      </w:pPr>
      <w:r>
        <w:rPr>
          <w:sz w:val="20"/>
          <w:szCs w:val="20"/>
        </w:rPr>
        <w:t>conduct</w:t>
      </w:r>
      <w:r>
        <w:rPr>
          <w:spacing w:val="-12"/>
          <w:sz w:val="20"/>
          <w:szCs w:val="20"/>
        </w:rPr>
        <w:t xml:space="preserve"> </w:t>
      </w:r>
      <w:r>
        <w:rPr>
          <w:sz w:val="20"/>
          <w:szCs w:val="20"/>
        </w:rPr>
        <w:t>such</w:t>
      </w:r>
      <w:r>
        <w:rPr>
          <w:spacing w:val="-10"/>
          <w:sz w:val="20"/>
          <w:szCs w:val="20"/>
        </w:rPr>
        <w:t xml:space="preserve"> </w:t>
      </w:r>
      <w:r>
        <w:rPr>
          <w:sz w:val="20"/>
          <w:szCs w:val="20"/>
        </w:rPr>
        <w:t>promotions</w:t>
      </w:r>
      <w:r>
        <w:rPr>
          <w:spacing w:val="-11"/>
          <w:sz w:val="20"/>
          <w:szCs w:val="20"/>
        </w:rPr>
        <w:t xml:space="preserve"> </w:t>
      </w:r>
      <w:r>
        <w:rPr>
          <w:sz w:val="20"/>
          <w:szCs w:val="20"/>
        </w:rPr>
        <w:t>and</w:t>
      </w:r>
      <w:r>
        <w:rPr>
          <w:spacing w:val="-13"/>
          <w:sz w:val="20"/>
          <w:szCs w:val="20"/>
        </w:rPr>
        <w:t xml:space="preserve"> </w:t>
      </w:r>
      <w:r>
        <w:rPr>
          <w:sz w:val="20"/>
          <w:szCs w:val="20"/>
        </w:rPr>
        <w:t>special</w:t>
      </w:r>
      <w:r>
        <w:rPr>
          <w:spacing w:val="-11"/>
          <w:sz w:val="20"/>
          <w:szCs w:val="20"/>
        </w:rPr>
        <w:t xml:space="preserve"> </w:t>
      </w:r>
      <w:r>
        <w:rPr>
          <w:sz w:val="20"/>
          <w:szCs w:val="20"/>
        </w:rPr>
        <w:t>events,</w:t>
      </w:r>
      <w:r>
        <w:rPr>
          <w:spacing w:val="-10"/>
          <w:sz w:val="20"/>
          <w:szCs w:val="20"/>
        </w:rPr>
        <w:t xml:space="preserve"> </w:t>
      </w:r>
      <w:r>
        <w:rPr>
          <w:sz w:val="20"/>
          <w:szCs w:val="20"/>
        </w:rPr>
        <w:t>offer</w:t>
      </w:r>
      <w:r>
        <w:rPr>
          <w:spacing w:val="-11"/>
          <w:sz w:val="20"/>
          <w:szCs w:val="20"/>
        </w:rPr>
        <w:t xml:space="preserve"> </w:t>
      </w:r>
      <w:r>
        <w:rPr>
          <w:sz w:val="20"/>
          <w:szCs w:val="20"/>
        </w:rPr>
        <w:t>such</w:t>
      </w:r>
      <w:r>
        <w:rPr>
          <w:spacing w:val="-12"/>
          <w:sz w:val="20"/>
          <w:szCs w:val="20"/>
        </w:rPr>
        <w:t xml:space="preserve"> </w:t>
      </w:r>
      <w:r>
        <w:rPr>
          <w:sz w:val="20"/>
          <w:szCs w:val="20"/>
        </w:rPr>
        <w:t>local</w:t>
      </w:r>
      <w:r>
        <w:rPr>
          <w:spacing w:val="-11"/>
          <w:sz w:val="20"/>
          <w:szCs w:val="20"/>
        </w:rPr>
        <w:t xml:space="preserve"> </w:t>
      </w:r>
      <w:r>
        <w:rPr>
          <w:sz w:val="20"/>
          <w:szCs w:val="20"/>
        </w:rPr>
        <w:t>and</w:t>
      </w:r>
      <w:r>
        <w:rPr>
          <w:spacing w:val="-10"/>
          <w:sz w:val="20"/>
          <w:szCs w:val="20"/>
        </w:rPr>
        <w:t xml:space="preserve"> </w:t>
      </w:r>
      <w:r>
        <w:rPr>
          <w:sz w:val="20"/>
          <w:szCs w:val="20"/>
        </w:rPr>
        <w:t>national</w:t>
      </w:r>
      <w:r>
        <w:rPr>
          <w:spacing w:val="-11"/>
          <w:sz w:val="20"/>
          <w:szCs w:val="20"/>
        </w:rPr>
        <w:t xml:space="preserve"> </w:t>
      </w:r>
      <w:r>
        <w:rPr>
          <w:sz w:val="20"/>
          <w:szCs w:val="20"/>
        </w:rPr>
        <w:t xml:space="preserve">promotional items and accept such coupons and gift cards or certificates as we may from time to time </w:t>
      </w:r>
      <w:proofErr w:type="gramStart"/>
      <w:r>
        <w:rPr>
          <w:sz w:val="20"/>
          <w:szCs w:val="20"/>
        </w:rPr>
        <w:t>require;</w:t>
      </w:r>
      <w:proofErr w:type="gramEnd"/>
    </w:p>
    <w:p w14:paraId="14B96BB6" w14:textId="39DA38F5" w:rsidR="00C811EF" w:rsidRDefault="00C811EF">
      <w:pPr>
        <w:pStyle w:val="ListParagraph"/>
        <w:numPr>
          <w:ilvl w:val="1"/>
          <w:numId w:val="95"/>
        </w:numPr>
        <w:tabs>
          <w:tab w:val="left" w:pos="2520"/>
        </w:tabs>
        <w:kinsoku w:val="0"/>
        <w:overflowPunct w:val="0"/>
        <w:spacing w:before="2" w:line="237" w:lineRule="auto"/>
        <w:ind w:right="716"/>
        <w:rPr>
          <w:color w:val="000000"/>
          <w:sz w:val="20"/>
          <w:szCs w:val="20"/>
        </w:rPr>
      </w:pPr>
      <w:r>
        <w:rPr>
          <w:sz w:val="20"/>
          <w:szCs w:val="20"/>
        </w:rPr>
        <w:t>advertise</w:t>
      </w:r>
      <w:r>
        <w:rPr>
          <w:spacing w:val="-5"/>
          <w:sz w:val="20"/>
          <w:szCs w:val="20"/>
        </w:rPr>
        <w:t xml:space="preserve"> </w:t>
      </w:r>
      <w:r>
        <w:rPr>
          <w:sz w:val="20"/>
          <w:szCs w:val="20"/>
        </w:rPr>
        <w:t>and</w:t>
      </w:r>
      <w:r>
        <w:rPr>
          <w:spacing w:val="-7"/>
          <w:sz w:val="20"/>
          <w:szCs w:val="20"/>
        </w:rPr>
        <w:t xml:space="preserve"> </w:t>
      </w:r>
      <w:r>
        <w:rPr>
          <w:sz w:val="20"/>
          <w:szCs w:val="20"/>
        </w:rPr>
        <w:t>display</w:t>
      </w:r>
      <w:r>
        <w:rPr>
          <w:spacing w:val="-5"/>
          <w:sz w:val="20"/>
          <w:szCs w:val="20"/>
        </w:rPr>
        <w:t xml:space="preserve"> </w:t>
      </w:r>
      <w:r>
        <w:rPr>
          <w:sz w:val="20"/>
          <w:szCs w:val="20"/>
        </w:rPr>
        <w:t>such</w:t>
      </w:r>
      <w:r>
        <w:rPr>
          <w:spacing w:val="-5"/>
          <w:sz w:val="20"/>
          <w:szCs w:val="20"/>
        </w:rPr>
        <w:t xml:space="preserve"> </w:t>
      </w:r>
      <w:r>
        <w:rPr>
          <w:sz w:val="20"/>
          <w:szCs w:val="20"/>
        </w:rPr>
        <w:t>advertisements</w:t>
      </w:r>
      <w:r>
        <w:rPr>
          <w:spacing w:val="-4"/>
          <w:sz w:val="20"/>
          <w:szCs w:val="20"/>
        </w:rPr>
        <w:t xml:space="preserve"> </w:t>
      </w:r>
      <w:r>
        <w:rPr>
          <w:sz w:val="20"/>
          <w:szCs w:val="20"/>
        </w:rPr>
        <w:t>and</w:t>
      </w:r>
      <w:r>
        <w:rPr>
          <w:spacing w:val="-5"/>
          <w:sz w:val="20"/>
          <w:szCs w:val="20"/>
        </w:rPr>
        <w:t xml:space="preserve"> </w:t>
      </w:r>
      <w:r>
        <w:rPr>
          <w:sz w:val="20"/>
          <w:szCs w:val="20"/>
        </w:rPr>
        <w:t>solicitations</w:t>
      </w:r>
      <w:r>
        <w:rPr>
          <w:spacing w:val="-4"/>
          <w:sz w:val="20"/>
          <w:szCs w:val="20"/>
        </w:rPr>
        <w:t xml:space="preserve"> </w:t>
      </w:r>
      <w:r>
        <w:rPr>
          <w:sz w:val="20"/>
          <w:szCs w:val="20"/>
        </w:rPr>
        <w:t>on</w:t>
      </w:r>
      <w:r>
        <w:rPr>
          <w:spacing w:val="-7"/>
          <w:sz w:val="20"/>
          <w:szCs w:val="20"/>
        </w:rPr>
        <w:t xml:space="preserve"> </w:t>
      </w:r>
      <w:r>
        <w:rPr>
          <w:sz w:val="20"/>
          <w:szCs w:val="20"/>
        </w:rPr>
        <w:t>your</w:t>
      </w:r>
      <w:r>
        <w:rPr>
          <w:spacing w:val="-5"/>
          <w:sz w:val="20"/>
          <w:szCs w:val="20"/>
        </w:rPr>
        <w:t xml:space="preserve"> </w:t>
      </w:r>
      <w:r>
        <w:rPr>
          <w:sz w:val="20"/>
          <w:szCs w:val="20"/>
        </w:rPr>
        <w:t>vehicles</w:t>
      </w:r>
      <w:r>
        <w:rPr>
          <w:spacing w:val="-5"/>
          <w:sz w:val="20"/>
          <w:szCs w:val="20"/>
        </w:rPr>
        <w:t xml:space="preserve"> </w:t>
      </w:r>
      <w:r>
        <w:rPr>
          <w:sz w:val="20"/>
          <w:szCs w:val="20"/>
        </w:rPr>
        <w:t>to</w:t>
      </w:r>
      <w:r>
        <w:rPr>
          <w:spacing w:val="-7"/>
          <w:sz w:val="20"/>
          <w:szCs w:val="20"/>
        </w:rPr>
        <w:t xml:space="preserve"> </w:t>
      </w:r>
      <w:r>
        <w:rPr>
          <w:sz w:val="20"/>
          <w:szCs w:val="20"/>
        </w:rPr>
        <w:t xml:space="preserve">attract potential franchisees to </w:t>
      </w:r>
      <w:r w:rsidR="00B61E46">
        <w:rPr>
          <w:sz w:val="20"/>
          <w:szCs w:val="20"/>
        </w:rPr>
        <w:t>[SYSTEM NAME]</w:t>
      </w:r>
      <w:r>
        <w:rPr>
          <w:sz w:val="20"/>
          <w:szCs w:val="20"/>
        </w:rPr>
        <w:t xml:space="preserve"> as we may require from time to time; and</w:t>
      </w:r>
    </w:p>
    <w:p w14:paraId="2865F4C5" w14:textId="77777777" w:rsidR="00C811EF" w:rsidRDefault="00C811EF">
      <w:pPr>
        <w:pStyle w:val="ListParagraph"/>
        <w:numPr>
          <w:ilvl w:val="1"/>
          <w:numId w:val="95"/>
        </w:numPr>
        <w:tabs>
          <w:tab w:val="left" w:pos="2520"/>
        </w:tabs>
        <w:kinsoku w:val="0"/>
        <w:overflowPunct w:val="0"/>
        <w:spacing w:before="1"/>
        <w:ind w:right="720"/>
        <w:rPr>
          <w:color w:val="000000"/>
          <w:sz w:val="20"/>
          <w:szCs w:val="20"/>
        </w:rPr>
      </w:pPr>
      <w:r>
        <w:rPr>
          <w:sz w:val="20"/>
          <w:szCs w:val="20"/>
        </w:rPr>
        <w:t>not</w:t>
      </w:r>
      <w:r>
        <w:rPr>
          <w:spacing w:val="-14"/>
          <w:sz w:val="20"/>
          <w:szCs w:val="20"/>
        </w:rPr>
        <w:t xml:space="preserve"> </w:t>
      </w:r>
      <w:r>
        <w:rPr>
          <w:sz w:val="20"/>
          <w:szCs w:val="20"/>
        </w:rPr>
        <w:t>use</w:t>
      </w:r>
      <w:r>
        <w:rPr>
          <w:spacing w:val="-14"/>
          <w:sz w:val="20"/>
          <w:szCs w:val="20"/>
        </w:rPr>
        <w:t xml:space="preserve"> </w:t>
      </w:r>
      <w:r>
        <w:rPr>
          <w:sz w:val="20"/>
          <w:szCs w:val="20"/>
        </w:rPr>
        <w:t>the</w:t>
      </w:r>
      <w:r>
        <w:rPr>
          <w:spacing w:val="-14"/>
          <w:sz w:val="20"/>
          <w:szCs w:val="20"/>
        </w:rPr>
        <w:t xml:space="preserve"> </w:t>
      </w:r>
      <w:r>
        <w:rPr>
          <w:sz w:val="20"/>
          <w:szCs w:val="20"/>
        </w:rPr>
        <w:t>name</w:t>
      </w:r>
      <w:r>
        <w:rPr>
          <w:spacing w:val="-14"/>
          <w:sz w:val="20"/>
          <w:szCs w:val="20"/>
        </w:rPr>
        <w:t xml:space="preserve"> </w:t>
      </w:r>
      <w:r>
        <w:rPr>
          <w:sz w:val="20"/>
          <w:szCs w:val="20"/>
        </w:rPr>
        <w:t>of</w:t>
      </w:r>
      <w:r>
        <w:rPr>
          <w:spacing w:val="-14"/>
          <w:sz w:val="20"/>
          <w:szCs w:val="20"/>
        </w:rPr>
        <w:t xml:space="preserve"> </w:t>
      </w:r>
      <w:r>
        <w:rPr>
          <w:sz w:val="20"/>
          <w:szCs w:val="20"/>
        </w:rPr>
        <w:t>a</w:t>
      </w:r>
      <w:r>
        <w:rPr>
          <w:spacing w:val="-14"/>
          <w:sz w:val="20"/>
          <w:szCs w:val="20"/>
        </w:rPr>
        <w:t xml:space="preserve"> </w:t>
      </w:r>
      <w:r>
        <w:rPr>
          <w:sz w:val="20"/>
          <w:szCs w:val="20"/>
        </w:rPr>
        <w:t>public</w:t>
      </w:r>
      <w:r>
        <w:rPr>
          <w:spacing w:val="-14"/>
          <w:sz w:val="20"/>
          <w:szCs w:val="20"/>
        </w:rPr>
        <w:t xml:space="preserve"> </w:t>
      </w:r>
      <w:r>
        <w:rPr>
          <w:sz w:val="20"/>
          <w:szCs w:val="20"/>
        </w:rPr>
        <w:t>figure</w:t>
      </w:r>
      <w:r>
        <w:rPr>
          <w:spacing w:val="-13"/>
          <w:sz w:val="20"/>
          <w:szCs w:val="20"/>
        </w:rPr>
        <w:t xml:space="preserve"> </w:t>
      </w:r>
      <w:r>
        <w:rPr>
          <w:sz w:val="20"/>
          <w:szCs w:val="20"/>
        </w:rPr>
        <w:t>or</w:t>
      </w:r>
      <w:r>
        <w:rPr>
          <w:spacing w:val="-14"/>
          <w:sz w:val="20"/>
          <w:szCs w:val="20"/>
        </w:rPr>
        <w:t xml:space="preserve"> </w:t>
      </w:r>
      <w:r>
        <w:rPr>
          <w:sz w:val="20"/>
          <w:szCs w:val="20"/>
        </w:rPr>
        <w:t>celebrity</w:t>
      </w:r>
      <w:r>
        <w:rPr>
          <w:spacing w:val="-11"/>
          <w:sz w:val="20"/>
          <w:szCs w:val="20"/>
        </w:rPr>
        <w:t xml:space="preserve"> </w:t>
      </w:r>
      <w:r>
        <w:rPr>
          <w:sz w:val="20"/>
          <w:szCs w:val="20"/>
        </w:rPr>
        <w:t>in</w:t>
      </w:r>
      <w:r>
        <w:rPr>
          <w:spacing w:val="-14"/>
          <w:sz w:val="20"/>
          <w:szCs w:val="20"/>
        </w:rPr>
        <w:t xml:space="preserve"> </w:t>
      </w:r>
      <w:r>
        <w:rPr>
          <w:sz w:val="20"/>
          <w:szCs w:val="20"/>
        </w:rPr>
        <w:t>your</w:t>
      </w:r>
      <w:r>
        <w:rPr>
          <w:spacing w:val="-14"/>
          <w:sz w:val="20"/>
          <w:szCs w:val="20"/>
        </w:rPr>
        <w:t xml:space="preserve"> </w:t>
      </w:r>
      <w:r>
        <w:rPr>
          <w:sz w:val="20"/>
          <w:szCs w:val="20"/>
        </w:rPr>
        <w:t>promotional</w:t>
      </w:r>
      <w:r>
        <w:rPr>
          <w:spacing w:val="-14"/>
          <w:sz w:val="20"/>
          <w:szCs w:val="20"/>
        </w:rPr>
        <w:t xml:space="preserve"> </w:t>
      </w:r>
      <w:r>
        <w:rPr>
          <w:sz w:val="20"/>
          <w:szCs w:val="20"/>
        </w:rPr>
        <w:t>efforts</w:t>
      </w:r>
      <w:r>
        <w:rPr>
          <w:spacing w:val="-14"/>
          <w:sz w:val="20"/>
          <w:szCs w:val="20"/>
        </w:rPr>
        <w:t xml:space="preserve"> </w:t>
      </w:r>
      <w:r>
        <w:rPr>
          <w:sz w:val="20"/>
          <w:szCs w:val="20"/>
        </w:rPr>
        <w:t>or</w:t>
      </w:r>
      <w:r>
        <w:rPr>
          <w:spacing w:val="-12"/>
          <w:sz w:val="20"/>
          <w:szCs w:val="20"/>
        </w:rPr>
        <w:t xml:space="preserve"> </w:t>
      </w:r>
      <w:r>
        <w:rPr>
          <w:sz w:val="20"/>
          <w:szCs w:val="20"/>
        </w:rPr>
        <w:t>advertising or marketing without our express written approval.</w:t>
      </w:r>
    </w:p>
    <w:p w14:paraId="6A6BE043" w14:textId="77777777" w:rsidR="00C811EF" w:rsidRDefault="00C811EF">
      <w:pPr>
        <w:pStyle w:val="BodyText"/>
        <w:kinsoku w:val="0"/>
        <w:overflowPunct w:val="0"/>
        <w:spacing w:before="1"/>
      </w:pPr>
    </w:p>
    <w:p w14:paraId="47875B1B" w14:textId="77777777" w:rsidR="00C811EF" w:rsidRDefault="00C811EF">
      <w:pPr>
        <w:pStyle w:val="BodyText"/>
        <w:kinsoku w:val="0"/>
        <w:overflowPunct w:val="0"/>
        <w:ind w:left="720"/>
      </w:pPr>
      <w:r>
        <w:rPr>
          <w:u w:val="single"/>
        </w:rPr>
        <w:t>Customer</w:t>
      </w:r>
      <w:r>
        <w:rPr>
          <w:spacing w:val="-6"/>
          <w:u w:val="single"/>
        </w:rPr>
        <w:t xml:space="preserve"> </w:t>
      </w:r>
      <w:r>
        <w:rPr>
          <w:u w:val="single"/>
        </w:rPr>
        <w:t>Loyalty,</w:t>
      </w:r>
      <w:r>
        <w:rPr>
          <w:spacing w:val="-9"/>
          <w:u w:val="single"/>
        </w:rPr>
        <w:t xml:space="preserve"> </w:t>
      </w:r>
      <w:r>
        <w:rPr>
          <w:u w:val="single"/>
        </w:rPr>
        <w:t>Gift</w:t>
      </w:r>
      <w:r>
        <w:rPr>
          <w:spacing w:val="-7"/>
          <w:u w:val="single"/>
        </w:rPr>
        <w:t xml:space="preserve"> </w:t>
      </w:r>
      <w:r>
        <w:rPr>
          <w:u w:val="single"/>
        </w:rPr>
        <w:t>Certificate,</w:t>
      </w:r>
      <w:r>
        <w:rPr>
          <w:spacing w:val="-8"/>
          <w:u w:val="single"/>
        </w:rPr>
        <w:t xml:space="preserve"> </w:t>
      </w:r>
      <w:r>
        <w:rPr>
          <w:u w:val="single"/>
        </w:rPr>
        <w:t>Gift</w:t>
      </w:r>
      <w:r>
        <w:rPr>
          <w:spacing w:val="-9"/>
          <w:u w:val="single"/>
        </w:rPr>
        <w:t xml:space="preserve"> </w:t>
      </w:r>
      <w:r>
        <w:rPr>
          <w:u w:val="single"/>
        </w:rPr>
        <w:t>Card</w:t>
      </w:r>
      <w:r>
        <w:rPr>
          <w:spacing w:val="-6"/>
          <w:u w:val="single"/>
        </w:rPr>
        <w:t xml:space="preserve"> </w:t>
      </w:r>
      <w:r>
        <w:rPr>
          <w:u w:val="single"/>
        </w:rPr>
        <w:t>and</w:t>
      </w:r>
      <w:r>
        <w:rPr>
          <w:spacing w:val="-9"/>
          <w:u w:val="single"/>
        </w:rPr>
        <w:t xml:space="preserve"> </w:t>
      </w:r>
      <w:r>
        <w:rPr>
          <w:u w:val="single"/>
        </w:rPr>
        <w:t>Other</w:t>
      </w:r>
      <w:r>
        <w:rPr>
          <w:spacing w:val="-5"/>
          <w:u w:val="single"/>
        </w:rPr>
        <w:t xml:space="preserve"> </w:t>
      </w:r>
      <w:r>
        <w:rPr>
          <w:u w:val="single"/>
        </w:rPr>
        <w:t>Promotional</w:t>
      </w:r>
      <w:r>
        <w:rPr>
          <w:spacing w:val="-9"/>
          <w:u w:val="single"/>
        </w:rPr>
        <w:t xml:space="preserve"> </w:t>
      </w:r>
      <w:r>
        <w:rPr>
          <w:spacing w:val="-2"/>
          <w:u w:val="single"/>
        </w:rPr>
        <w:t>Programs</w:t>
      </w:r>
    </w:p>
    <w:p w14:paraId="2EBF02CF" w14:textId="77777777" w:rsidR="00C811EF" w:rsidRDefault="00C811EF">
      <w:pPr>
        <w:pStyle w:val="BodyText"/>
        <w:kinsoku w:val="0"/>
        <w:overflowPunct w:val="0"/>
        <w:spacing w:before="228"/>
        <w:ind w:left="720" w:right="720"/>
        <w:jc w:val="both"/>
      </w:pPr>
      <w:r>
        <w:t>You</w:t>
      </w:r>
      <w:r>
        <w:rPr>
          <w:spacing w:val="-9"/>
        </w:rPr>
        <w:t xml:space="preserve"> </w:t>
      </w:r>
      <w:r>
        <w:t>shall</w:t>
      </w:r>
      <w:r>
        <w:rPr>
          <w:spacing w:val="-10"/>
        </w:rPr>
        <w:t xml:space="preserve"> </w:t>
      </w:r>
      <w:r>
        <w:t>fully</w:t>
      </w:r>
      <w:r>
        <w:rPr>
          <w:spacing w:val="-10"/>
        </w:rPr>
        <w:t xml:space="preserve"> </w:t>
      </w:r>
      <w:r>
        <w:t>participate</w:t>
      </w:r>
      <w:r>
        <w:rPr>
          <w:spacing w:val="-9"/>
        </w:rPr>
        <w:t xml:space="preserve"> </w:t>
      </w:r>
      <w:r>
        <w:t>in</w:t>
      </w:r>
      <w:r>
        <w:rPr>
          <w:spacing w:val="-9"/>
        </w:rPr>
        <w:t xml:space="preserve"> </w:t>
      </w:r>
      <w:proofErr w:type="gramStart"/>
      <w:r>
        <w:t>any</w:t>
      </w:r>
      <w:r>
        <w:rPr>
          <w:spacing w:val="-10"/>
        </w:rPr>
        <w:t xml:space="preserve"> </w:t>
      </w:r>
      <w:r>
        <w:t>and</w:t>
      </w:r>
      <w:r>
        <w:rPr>
          <w:spacing w:val="-12"/>
        </w:rPr>
        <w:t xml:space="preserve"> </w:t>
      </w:r>
      <w:r>
        <w:t>all</w:t>
      </w:r>
      <w:proofErr w:type="gramEnd"/>
      <w:r>
        <w:rPr>
          <w:spacing w:val="-12"/>
        </w:rPr>
        <w:t xml:space="preserve"> </w:t>
      </w:r>
      <w:r>
        <w:t>advertising,</w:t>
      </w:r>
      <w:r>
        <w:rPr>
          <w:spacing w:val="-11"/>
        </w:rPr>
        <w:t xml:space="preserve"> </w:t>
      </w:r>
      <w:r>
        <w:t>sales,</w:t>
      </w:r>
      <w:r>
        <w:rPr>
          <w:spacing w:val="-11"/>
        </w:rPr>
        <w:t xml:space="preserve"> </w:t>
      </w:r>
      <w:r>
        <w:t>and</w:t>
      </w:r>
      <w:r>
        <w:rPr>
          <w:spacing w:val="-9"/>
        </w:rPr>
        <w:t xml:space="preserve"> </w:t>
      </w:r>
      <w:r>
        <w:t>promotional</w:t>
      </w:r>
      <w:r>
        <w:rPr>
          <w:spacing w:val="-10"/>
        </w:rPr>
        <w:t xml:space="preserve"> </w:t>
      </w:r>
      <w:r>
        <w:t>events</w:t>
      </w:r>
      <w:r>
        <w:rPr>
          <w:spacing w:val="-7"/>
        </w:rPr>
        <w:t xml:space="preserve"> </w:t>
      </w:r>
      <w:r>
        <w:t>and</w:t>
      </w:r>
      <w:r>
        <w:rPr>
          <w:spacing w:val="-11"/>
        </w:rPr>
        <w:t xml:space="preserve"> </w:t>
      </w:r>
      <w:r>
        <w:t>marketing</w:t>
      </w:r>
      <w:r>
        <w:rPr>
          <w:spacing w:val="-9"/>
        </w:rPr>
        <w:t xml:space="preserve"> </w:t>
      </w:r>
      <w:r>
        <w:t>programs organized</w:t>
      </w:r>
      <w:r>
        <w:rPr>
          <w:spacing w:val="-8"/>
        </w:rPr>
        <w:t xml:space="preserve"> </w:t>
      </w:r>
      <w:r>
        <w:t>or</w:t>
      </w:r>
      <w:r>
        <w:rPr>
          <w:spacing w:val="-9"/>
        </w:rPr>
        <w:t xml:space="preserve"> </w:t>
      </w:r>
      <w:r>
        <w:t>conducted</w:t>
      </w:r>
      <w:r>
        <w:rPr>
          <w:spacing w:val="-8"/>
        </w:rPr>
        <w:t xml:space="preserve"> </w:t>
      </w:r>
      <w:r>
        <w:t>by</w:t>
      </w:r>
      <w:r>
        <w:rPr>
          <w:spacing w:val="-6"/>
        </w:rPr>
        <w:t xml:space="preserve"> </w:t>
      </w:r>
      <w:r>
        <w:t>us,</w:t>
      </w:r>
      <w:r>
        <w:rPr>
          <w:spacing w:val="-9"/>
        </w:rPr>
        <w:t xml:space="preserve"> </w:t>
      </w:r>
      <w:r>
        <w:t>our</w:t>
      </w:r>
      <w:r>
        <w:rPr>
          <w:spacing w:val="-6"/>
        </w:rPr>
        <w:t xml:space="preserve"> </w:t>
      </w:r>
      <w:r>
        <w:t>Affiliates,</w:t>
      </w:r>
      <w:r>
        <w:rPr>
          <w:spacing w:val="-8"/>
        </w:rPr>
        <w:t xml:space="preserve"> </w:t>
      </w:r>
      <w:r>
        <w:t>or</w:t>
      </w:r>
      <w:r>
        <w:rPr>
          <w:spacing w:val="-9"/>
        </w:rPr>
        <w:t xml:space="preserve"> </w:t>
      </w:r>
      <w:r>
        <w:t>our</w:t>
      </w:r>
      <w:r>
        <w:rPr>
          <w:spacing w:val="-6"/>
        </w:rPr>
        <w:t xml:space="preserve"> </w:t>
      </w:r>
      <w:r>
        <w:t>authorized</w:t>
      </w:r>
      <w:r>
        <w:rPr>
          <w:spacing w:val="-8"/>
        </w:rPr>
        <w:t xml:space="preserve"> </w:t>
      </w:r>
      <w:r>
        <w:t>suppliers</w:t>
      </w:r>
      <w:r>
        <w:rPr>
          <w:spacing w:val="-8"/>
        </w:rPr>
        <w:t xml:space="preserve"> </w:t>
      </w:r>
      <w:r>
        <w:t>which</w:t>
      </w:r>
      <w:r>
        <w:rPr>
          <w:spacing w:val="-8"/>
        </w:rPr>
        <w:t xml:space="preserve"> </w:t>
      </w:r>
      <w:r>
        <w:t>we</w:t>
      </w:r>
      <w:r>
        <w:rPr>
          <w:spacing w:val="-7"/>
        </w:rPr>
        <w:t xml:space="preserve"> </w:t>
      </w:r>
      <w:r>
        <w:t>or</w:t>
      </w:r>
      <w:r>
        <w:rPr>
          <w:spacing w:val="-9"/>
        </w:rPr>
        <w:t xml:space="preserve"> </w:t>
      </w:r>
      <w:r>
        <w:t>they</w:t>
      </w:r>
      <w:r>
        <w:rPr>
          <w:spacing w:val="-6"/>
        </w:rPr>
        <w:t xml:space="preserve"> </w:t>
      </w:r>
      <w:r>
        <w:t>may</w:t>
      </w:r>
      <w:r>
        <w:rPr>
          <w:spacing w:val="-8"/>
        </w:rPr>
        <w:t xml:space="preserve"> </w:t>
      </w:r>
      <w:r>
        <w:t>develop</w:t>
      </w:r>
      <w:r>
        <w:rPr>
          <w:spacing w:val="-9"/>
        </w:rPr>
        <w:t xml:space="preserve"> </w:t>
      </w:r>
      <w:r>
        <w:t xml:space="preserve">and offer from time to time, including, without limitation, by participating in, accepting and </w:t>
      </w:r>
      <w:proofErr w:type="spellStart"/>
      <w:r>
        <w:t>honouring</w:t>
      </w:r>
      <w:proofErr w:type="spellEnd"/>
      <w:r>
        <w:t xml:space="preserve"> all:</w:t>
      </w:r>
    </w:p>
    <w:p w14:paraId="70DB9D88" w14:textId="77777777" w:rsidR="00C811EF" w:rsidRDefault="00C811EF">
      <w:pPr>
        <w:pStyle w:val="BodyText"/>
        <w:kinsoku w:val="0"/>
        <w:overflowPunct w:val="0"/>
        <w:spacing w:before="2"/>
      </w:pPr>
    </w:p>
    <w:p w14:paraId="34375E8C" w14:textId="77777777" w:rsidR="00C811EF" w:rsidRDefault="00C811EF">
      <w:pPr>
        <w:pStyle w:val="ListParagraph"/>
        <w:numPr>
          <w:ilvl w:val="0"/>
          <w:numId w:val="94"/>
        </w:numPr>
        <w:tabs>
          <w:tab w:val="left" w:pos="2421"/>
        </w:tabs>
        <w:kinsoku w:val="0"/>
        <w:overflowPunct w:val="0"/>
        <w:jc w:val="left"/>
        <w:rPr>
          <w:spacing w:val="-2"/>
          <w:sz w:val="20"/>
          <w:szCs w:val="20"/>
        </w:rPr>
      </w:pPr>
      <w:r>
        <w:rPr>
          <w:sz w:val="20"/>
          <w:szCs w:val="20"/>
        </w:rPr>
        <w:t>customer</w:t>
      </w:r>
      <w:r>
        <w:rPr>
          <w:spacing w:val="-8"/>
          <w:sz w:val="20"/>
          <w:szCs w:val="20"/>
        </w:rPr>
        <w:t xml:space="preserve"> </w:t>
      </w:r>
      <w:r>
        <w:rPr>
          <w:sz w:val="20"/>
          <w:szCs w:val="20"/>
        </w:rPr>
        <w:t>loyalty</w:t>
      </w:r>
      <w:r>
        <w:rPr>
          <w:spacing w:val="-4"/>
          <w:sz w:val="20"/>
          <w:szCs w:val="20"/>
        </w:rPr>
        <w:t xml:space="preserve"> </w:t>
      </w:r>
      <w:r>
        <w:rPr>
          <w:sz w:val="20"/>
          <w:szCs w:val="20"/>
        </w:rPr>
        <w:t>and</w:t>
      </w:r>
      <w:r>
        <w:rPr>
          <w:spacing w:val="-7"/>
          <w:sz w:val="20"/>
          <w:szCs w:val="20"/>
        </w:rPr>
        <w:t xml:space="preserve"> </w:t>
      </w:r>
      <w:r>
        <w:rPr>
          <w:sz w:val="20"/>
          <w:szCs w:val="20"/>
        </w:rPr>
        <w:t>reward</w:t>
      </w:r>
      <w:r>
        <w:rPr>
          <w:spacing w:val="-8"/>
          <w:sz w:val="20"/>
          <w:szCs w:val="20"/>
        </w:rPr>
        <w:t xml:space="preserve"> </w:t>
      </w:r>
      <w:proofErr w:type="gramStart"/>
      <w:r>
        <w:rPr>
          <w:spacing w:val="-2"/>
          <w:sz w:val="20"/>
          <w:szCs w:val="20"/>
        </w:rPr>
        <w:t>programs;</w:t>
      </w:r>
      <w:proofErr w:type="gramEnd"/>
    </w:p>
    <w:p w14:paraId="4B32E951" w14:textId="77777777" w:rsidR="00C811EF" w:rsidRDefault="00C811EF">
      <w:pPr>
        <w:pStyle w:val="ListParagraph"/>
        <w:numPr>
          <w:ilvl w:val="0"/>
          <w:numId w:val="94"/>
        </w:numPr>
        <w:tabs>
          <w:tab w:val="left" w:pos="2421"/>
        </w:tabs>
        <w:kinsoku w:val="0"/>
        <w:overflowPunct w:val="0"/>
        <w:spacing w:before="1" w:line="229" w:lineRule="exact"/>
        <w:jc w:val="left"/>
        <w:rPr>
          <w:spacing w:val="-2"/>
          <w:sz w:val="20"/>
          <w:szCs w:val="20"/>
        </w:rPr>
      </w:pPr>
      <w:r>
        <w:rPr>
          <w:sz w:val="20"/>
          <w:szCs w:val="20"/>
        </w:rPr>
        <w:t>contests,</w:t>
      </w:r>
      <w:r>
        <w:rPr>
          <w:spacing w:val="-9"/>
          <w:sz w:val="20"/>
          <w:szCs w:val="20"/>
        </w:rPr>
        <w:t xml:space="preserve"> </w:t>
      </w:r>
      <w:r>
        <w:rPr>
          <w:sz w:val="20"/>
          <w:szCs w:val="20"/>
        </w:rPr>
        <w:t>sweepstakes</w:t>
      </w:r>
      <w:r>
        <w:rPr>
          <w:spacing w:val="-9"/>
          <w:sz w:val="20"/>
          <w:szCs w:val="20"/>
        </w:rPr>
        <w:t xml:space="preserve"> </w:t>
      </w:r>
      <w:r>
        <w:rPr>
          <w:sz w:val="20"/>
          <w:szCs w:val="20"/>
        </w:rPr>
        <w:t>and</w:t>
      </w:r>
      <w:r>
        <w:rPr>
          <w:spacing w:val="-7"/>
          <w:sz w:val="20"/>
          <w:szCs w:val="20"/>
        </w:rPr>
        <w:t xml:space="preserve"> </w:t>
      </w:r>
      <w:r>
        <w:rPr>
          <w:sz w:val="20"/>
          <w:szCs w:val="20"/>
        </w:rPr>
        <w:t>other</w:t>
      </w:r>
      <w:r>
        <w:rPr>
          <w:spacing w:val="-6"/>
          <w:sz w:val="20"/>
          <w:szCs w:val="20"/>
        </w:rPr>
        <w:t xml:space="preserve"> </w:t>
      </w:r>
      <w:r>
        <w:rPr>
          <w:sz w:val="20"/>
          <w:szCs w:val="20"/>
        </w:rPr>
        <w:t>prize</w:t>
      </w:r>
      <w:r>
        <w:rPr>
          <w:spacing w:val="-9"/>
          <w:sz w:val="20"/>
          <w:szCs w:val="20"/>
        </w:rPr>
        <w:t xml:space="preserve"> </w:t>
      </w:r>
      <w:proofErr w:type="gramStart"/>
      <w:r>
        <w:rPr>
          <w:spacing w:val="-2"/>
          <w:sz w:val="20"/>
          <w:szCs w:val="20"/>
        </w:rPr>
        <w:t>promotions;</w:t>
      </w:r>
      <w:proofErr w:type="gramEnd"/>
    </w:p>
    <w:p w14:paraId="7B2D94B3" w14:textId="77777777" w:rsidR="00C811EF" w:rsidRDefault="00C811EF">
      <w:pPr>
        <w:pStyle w:val="ListParagraph"/>
        <w:numPr>
          <w:ilvl w:val="0"/>
          <w:numId w:val="94"/>
        </w:numPr>
        <w:tabs>
          <w:tab w:val="left" w:pos="2421"/>
        </w:tabs>
        <w:kinsoku w:val="0"/>
        <w:overflowPunct w:val="0"/>
        <w:spacing w:line="229" w:lineRule="exact"/>
        <w:jc w:val="left"/>
        <w:rPr>
          <w:spacing w:val="-2"/>
          <w:sz w:val="20"/>
          <w:szCs w:val="20"/>
        </w:rPr>
      </w:pPr>
      <w:r>
        <w:rPr>
          <w:sz w:val="20"/>
          <w:szCs w:val="20"/>
        </w:rPr>
        <w:t>warranty</w:t>
      </w:r>
      <w:r>
        <w:rPr>
          <w:spacing w:val="-11"/>
          <w:sz w:val="20"/>
          <w:szCs w:val="20"/>
        </w:rPr>
        <w:t xml:space="preserve"> </w:t>
      </w:r>
      <w:proofErr w:type="gramStart"/>
      <w:r>
        <w:rPr>
          <w:spacing w:val="-2"/>
          <w:sz w:val="20"/>
          <w:szCs w:val="20"/>
        </w:rPr>
        <w:t>programs;</w:t>
      </w:r>
      <w:proofErr w:type="gramEnd"/>
    </w:p>
    <w:p w14:paraId="1EAE93C9" w14:textId="77777777" w:rsidR="00C811EF" w:rsidRDefault="00C811EF">
      <w:pPr>
        <w:pStyle w:val="ListParagraph"/>
        <w:numPr>
          <w:ilvl w:val="0"/>
          <w:numId w:val="94"/>
        </w:numPr>
        <w:tabs>
          <w:tab w:val="left" w:pos="2421"/>
        </w:tabs>
        <w:kinsoku w:val="0"/>
        <w:overflowPunct w:val="0"/>
        <w:ind w:right="716"/>
        <w:rPr>
          <w:sz w:val="20"/>
          <w:szCs w:val="20"/>
        </w:rPr>
      </w:pPr>
      <w:r>
        <w:rPr>
          <w:sz w:val="20"/>
          <w:szCs w:val="20"/>
        </w:rPr>
        <w:t>such</w:t>
      </w:r>
      <w:r>
        <w:rPr>
          <w:spacing w:val="-10"/>
          <w:sz w:val="20"/>
          <w:szCs w:val="20"/>
        </w:rPr>
        <w:t xml:space="preserve"> </w:t>
      </w:r>
      <w:r>
        <w:rPr>
          <w:sz w:val="20"/>
          <w:szCs w:val="20"/>
        </w:rPr>
        <w:t>credit</w:t>
      </w:r>
      <w:r>
        <w:rPr>
          <w:spacing w:val="-10"/>
          <w:sz w:val="20"/>
          <w:szCs w:val="20"/>
        </w:rPr>
        <w:t xml:space="preserve"> </w:t>
      </w:r>
      <w:r>
        <w:rPr>
          <w:sz w:val="20"/>
          <w:szCs w:val="20"/>
        </w:rPr>
        <w:t>cards,</w:t>
      </w:r>
      <w:r>
        <w:rPr>
          <w:spacing w:val="-10"/>
          <w:sz w:val="20"/>
          <w:szCs w:val="20"/>
        </w:rPr>
        <w:t xml:space="preserve"> </w:t>
      </w:r>
      <w:r>
        <w:rPr>
          <w:sz w:val="20"/>
          <w:szCs w:val="20"/>
        </w:rPr>
        <w:t>courtesy</w:t>
      </w:r>
      <w:r>
        <w:rPr>
          <w:spacing w:val="-11"/>
          <w:sz w:val="20"/>
          <w:szCs w:val="20"/>
        </w:rPr>
        <w:t xml:space="preserve"> </w:t>
      </w:r>
      <w:r>
        <w:rPr>
          <w:sz w:val="20"/>
          <w:szCs w:val="20"/>
        </w:rPr>
        <w:t>cards,</w:t>
      </w:r>
      <w:r>
        <w:rPr>
          <w:spacing w:val="-10"/>
          <w:sz w:val="20"/>
          <w:szCs w:val="20"/>
        </w:rPr>
        <w:t xml:space="preserve"> </w:t>
      </w:r>
      <w:r>
        <w:rPr>
          <w:sz w:val="20"/>
          <w:szCs w:val="20"/>
        </w:rPr>
        <w:t>and</w:t>
      </w:r>
      <w:r>
        <w:rPr>
          <w:spacing w:val="-10"/>
          <w:sz w:val="20"/>
          <w:szCs w:val="20"/>
        </w:rPr>
        <w:t xml:space="preserve"> </w:t>
      </w:r>
      <w:r>
        <w:rPr>
          <w:sz w:val="20"/>
          <w:szCs w:val="20"/>
        </w:rPr>
        <w:t>other</w:t>
      </w:r>
      <w:r>
        <w:rPr>
          <w:spacing w:val="-9"/>
          <w:sz w:val="20"/>
          <w:szCs w:val="20"/>
        </w:rPr>
        <w:t xml:space="preserve"> </w:t>
      </w:r>
      <w:r>
        <w:rPr>
          <w:sz w:val="20"/>
          <w:szCs w:val="20"/>
        </w:rPr>
        <w:t>credit</w:t>
      </w:r>
      <w:r>
        <w:rPr>
          <w:spacing w:val="-10"/>
          <w:sz w:val="20"/>
          <w:szCs w:val="20"/>
        </w:rPr>
        <w:t xml:space="preserve"> </w:t>
      </w:r>
      <w:r>
        <w:rPr>
          <w:sz w:val="20"/>
          <w:szCs w:val="20"/>
        </w:rPr>
        <w:t>devices,</w:t>
      </w:r>
      <w:r>
        <w:rPr>
          <w:spacing w:val="-10"/>
          <w:sz w:val="20"/>
          <w:szCs w:val="20"/>
        </w:rPr>
        <w:t xml:space="preserve"> </w:t>
      </w:r>
      <w:r>
        <w:rPr>
          <w:sz w:val="20"/>
          <w:szCs w:val="20"/>
        </w:rPr>
        <w:t>programs</w:t>
      </w:r>
      <w:r>
        <w:rPr>
          <w:spacing w:val="-8"/>
          <w:sz w:val="20"/>
          <w:szCs w:val="20"/>
        </w:rPr>
        <w:t xml:space="preserve"> </w:t>
      </w:r>
      <w:r>
        <w:rPr>
          <w:sz w:val="20"/>
          <w:szCs w:val="20"/>
        </w:rPr>
        <w:t>and</w:t>
      </w:r>
      <w:r>
        <w:rPr>
          <w:spacing w:val="-10"/>
          <w:sz w:val="20"/>
          <w:szCs w:val="20"/>
        </w:rPr>
        <w:t xml:space="preserve"> </w:t>
      </w:r>
      <w:r>
        <w:rPr>
          <w:sz w:val="20"/>
          <w:szCs w:val="20"/>
        </w:rPr>
        <w:t>plans</w:t>
      </w:r>
      <w:r>
        <w:rPr>
          <w:spacing w:val="-8"/>
          <w:sz w:val="20"/>
          <w:szCs w:val="20"/>
        </w:rPr>
        <w:t xml:space="preserve"> </w:t>
      </w:r>
      <w:r>
        <w:rPr>
          <w:sz w:val="20"/>
          <w:szCs w:val="20"/>
        </w:rPr>
        <w:t>as</w:t>
      </w:r>
      <w:r>
        <w:rPr>
          <w:spacing w:val="-6"/>
          <w:sz w:val="20"/>
          <w:szCs w:val="20"/>
        </w:rPr>
        <w:t xml:space="preserve"> </w:t>
      </w:r>
      <w:r>
        <w:rPr>
          <w:sz w:val="20"/>
          <w:szCs w:val="20"/>
        </w:rPr>
        <w:t>may be</w:t>
      </w:r>
      <w:r>
        <w:rPr>
          <w:spacing w:val="-5"/>
          <w:sz w:val="20"/>
          <w:szCs w:val="20"/>
        </w:rPr>
        <w:t xml:space="preserve"> </w:t>
      </w:r>
      <w:r>
        <w:rPr>
          <w:sz w:val="20"/>
          <w:szCs w:val="20"/>
        </w:rPr>
        <w:t>issued</w:t>
      </w:r>
      <w:r>
        <w:rPr>
          <w:spacing w:val="-2"/>
          <w:sz w:val="20"/>
          <w:szCs w:val="20"/>
        </w:rPr>
        <w:t xml:space="preserve"> </w:t>
      </w:r>
      <w:r>
        <w:rPr>
          <w:sz w:val="20"/>
          <w:szCs w:val="20"/>
        </w:rPr>
        <w:t>or</w:t>
      </w:r>
      <w:r>
        <w:rPr>
          <w:spacing w:val="-3"/>
          <w:sz w:val="20"/>
          <w:szCs w:val="20"/>
        </w:rPr>
        <w:t xml:space="preserve"> </w:t>
      </w:r>
      <w:r>
        <w:rPr>
          <w:sz w:val="20"/>
          <w:szCs w:val="20"/>
        </w:rPr>
        <w:t>approved</w:t>
      </w:r>
      <w:r>
        <w:rPr>
          <w:spacing w:val="-4"/>
          <w:sz w:val="20"/>
          <w:szCs w:val="20"/>
        </w:rPr>
        <w:t xml:space="preserve"> </w:t>
      </w:r>
      <w:r>
        <w:rPr>
          <w:sz w:val="20"/>
          <w:szCs w:val="20"/>
        </w:rPr>
        <w:t>by</w:t>
      </w:r>
      <w:r>
        <w:rPr>
          <w:spacing w:val="-2"/>
          <w:sz w:val="20"/>
          <w:szCs w:val="20"/>
        </w:rPr>
        <w:t xml:space="preserve"> </w:t>
      </w:r>
      <w:r>
        <w:rPr>
          <w:sz w:val="20"/>
          <w:szCs w:val="20"/>
        </w:rPr>
        <w:t>us</w:t>
      </w:r>
      <w:r>
        <w:rPr>
          <w:spacing w:val="-3"/>
          <w:sz w:val="20"/>
          <w:szCs w:val="20"/>
        </w:rPr>
        <w:t xml:space="preserve"> </w:t>
      </w:r>
      <w:r>
        <w:rPr>
          <w:sz w:val="20"/>
          <w:szCs w:val="20"/>
        </w:rPr>
        <w:t>from</w:t>
      </w:r>
      <w:r>
        <w:rPr>
          <w:spacing w:val="-4"/>
          <w:sz w:val="20"/>
          <w:szCs w:val="20"/>
        </w:rPr>
        <w:t xml:space="preserve"> </w:t>
      </w:r>
      <w:r>
        <w:rPr>
          <w:sz w:val="20"/>
          <w:szCs w:val="20"/>
        </w:rPr>
        <w:t>time</w:t>
      </w:r>
      <w:r>
        <w:rPr>
          <w:spacing w:val="-4"/>
          <w:sz w:val="20"/>
          <w:szCs w:val="20"/>
        </w:rPr>
        <w:t xml:space="preserve"> </w:t>
      </w:r>
      <w:r>
        <w:rPr>
          <w:sz w:val="20"/>
          <w:szCs w:val="20"/>
        </w:rPr>
        <w:t>to</w:t>
      </w:r>
      <w:r>
        <w:rPr>
          <w:spacing w:val="-4"/>
          <w:sz w:val="20"/>
          <w:szCs w:val="20"/>
        </w:rPr>
        <w:t xml:space="preserve"> </w:t>
      </w:r>
      <w:r>
        <w:rPr>
          <w:sz w:val="20"/>
          <w:szCs w:val="20"/>
        </w:rPr>
        <w:t>time.</w:t>
      </w:r>
      <w:r>
        <w:rPr>
          <w:spacing w:val="40"/>
          <w:sz w:val="20"/>
          <w:szCs w:val="20"/>
        </w:rPr>
        <w:t xml:space="preserve"> </w:t>
      </w:r>
      <w:r>
        <w:rPr>
          <w:sz w:val="20"/>
          <w:szCs w:val="20"/>
        </w:rPr>
        <w:t>Any</w:t>
      </w:r>
      <w:r>
        <w:rPr>
          <w:spacing w:val="-3"/>
          <w:sz w:val="20"/>
          <w:szCs w:val="20"/>
        </w:rPr>
        <w:t xml:space="preserve"> </w:t>
      </w:r>
      <w:r>
        <w:rPr>
          <w:sz w:val="20"/>
          <w:szCs w:val="20"/>
        </w:rPr>
        <w:t>reasonable</w:t>
      </w:r>
      <w:r>
        <w:rPr>
          <w:spacing w:val="-4"/>
          <w:sz w:val="20"/>
          <w:szCs w:val="20"/>
        </w:rPr>
        <w:t xml:space="preserve"> </w:t>
      </w:r>
      <w:r>
        <w:rPr>
          <w:sz w:val="20"/>
          <w:szCs w:val="20"/>
        </w:rPr>
        <w:t>and</w:t>
      </w:r>
      <w:r>
        <w:rPr>
          <w:spacing w:val="-4"/>
          <w:sz w:val="20"/>
          <w:szCs w:val="20"/>
        </w:rPr>
        <w:t xml:space="preserve"> </w:t>
      </w:r>
      <w:r>
        <w:rPr>
          <w:sz w:val="20"/>
          <w:szCs w:val="20"/>
        </w:rPr>
        <w:t>customary</w:t>
      </w:r>
      <w:r>
        <w:rPr>
          <w:spacing w:val="-3"/>
          <w:sz w:val="20"/>
          <w:szCs w:val="20"/>
        </w:rPr>
        <w:t xml:space="preserve"> </w:t>
      </w:r>
      <w:r>
        <w:rPr>
          <w:sz w:val="20"/>
          <w:szCs w:val="20"/>
        </w:rPr>
        <w:t>service charges</w:t>
      </w:r>
      <w:r>
        <w:rPr>
          <w:spacing w:val="-11"/>
          <w:sz w:val="20"/>
          <w:szCs w:val="20"/>
        </w:rPr>
        <w:t xml:space="preserve"> </w:t>
      </w:r>
      <w:r>
        <w:rPr>
          <w:sz w:val="20"/>
          <w:szCs w:val="20"/>
        </w:rPr>
        <w:t>or</w:t>
      </w:r>
      <w:r>
        <w:rPr>
          <w:spacing w:val="-11"/>
          <w:sz w:val="20"/>
          <w:szCs w:val="20"/>
        </w:rPr>
        <w:t xml:space="preserve"> </w:t>
      </w:r>
      <w:r>
        <w:rPr>
          <w:sz w:val="20"/>
          <w:szCs w:val="20"/>
        </w:rPr>
        <w:t>discounts</w:t>
      </w:r>
      <w:r>
        <w:rPr>
          <w:spacing w:val="-11"/>
          <w:sz w:val="20"/>
          <w:szCs w:val="20"/>
        </w:rPr>
        <w:t xml:space="preserve"> </w:t>
      </w:r>
      <w:r>
        <w:rPr>
          <w:sz w:val="20"/>
          <w:szCs w:val="20"/>
        </w:rPr>
        <w:t>from</w:t>
      </w:r>
      <w:r>
        <w:rPr>
          <w:spacing w:val="-13"/>
          <w:sz w:val="20"/>
          <w:szCs w:val="20"/>
        </w:rPr>
        <w:t xml:space="preserve"> </w:t>
      </w:r>
      <w:r>
        <w:rPr>
          <w:sz w:val="20"/>
          <w:szCs w:val="20"/>
        </w:rPr>
        <w:t>reimbursements</w:t>
      </w:r>
      <w:r>
        <w:rPr>
          <w:spacing w:val="-11"/>
          <w:sz w:val="20"/>
          <w:szCs w:val="20"/>
        </w:rPr>
        <w:t xml:space="preserve"> </w:t>
      </w:r>
      <w:r>
        <w:rPr>
          <w:sz w:val="20"/>
          <w:szCs w:val="20"/>
        </w:rPr>
        <w:t>charged</w:t>
      </w:r>
      <w:r>
        <w:rPr>
          <w:spacing w:val="-10"/>
          <w:sz w:val="20"/>
          <w:szCs w:val="20"/>
        </w:rPr>
        <w:t xml:space="preserve"> </w:t>
      </w:r>
      <w:r>
        <w:rPr>
          <w:sz w:val="20"/>
          <w:szCs w:val="20"/>
        </w:rPr>
        <w:t>on</w:t>
      </w:r>
      <w:r>
        <w:rPr>
          <w:spacing w:val="-10"/>
          <w:sz w:val="20"/>
          <w:szCs w:val="20"/>
        </w:rPr>
        <w:t xml:space="preserve"> </w:t>
      </w:r>
      <w:r>
        <w:rPr>
          <w:sz w:val="20"/>
          <w:szCs w:val="20"/>
        </w:rPr>
        <w:t>such</w:t>
      </w:r>
      <w:r>
        <w:rPr>
          <w:spacing w:val="-13"/>
          <w:sz w:val="20"/>
          <w:szCs w:val="20"/>
        </w:rPr>
        <w:t xml:space="preserve"> </w:t>
      </w:r>
      <w:r>
        <w:rPr>
          <w:sz w:val="20"/>
          <w:szCs w:val="20"/>
        </w:rPr>
        <w:t>cards</w:t>
      </w:r>
      <w:r>
        <w:rPr>
          <w:spacing w:val="-11"/>
          <w:sz w:val="20"/>
          <w:szCs w:val="20"/>
        </w:rPr>
        <w:t xml:space="preserve"> </w:t>
      </w:r>
      <w:r>
        <w:rPr>
          <w:sz w:val="20"/>
          <w:szCs w:val="20"/>
        </w:rPr>
        <w:t>or</w:t>
      </w:r>
      <w:r>
        <w:rPr>
          <w:spacing w:val="-11"/>
          <w:sz w:val="20"/>
          <w:szCs w:val="20"/>
        </w:rPr>
        <w:t xml:space="preserve"> </w:t>
      </w:r>
      <w:r>
        <w:rPr>
          <w:sz w:val="20"/>
          <w:szCs w:val="20"/>
        </w:rPr>
        <w:t>authorizations</w:t>
      </w:r>
      <w:r>
        <w:rPr>
          <w:spacing w:val="-11"/>
          <w:sz w:val="20"/>
          <w:szCs w:val="20"/>
        </w:rPr>
        <w:t xml:space="preserve"> </w:t>
      </w:r>
      <w:r>
        <w:rPr>
          <w:sz w:val="20"/>
          <w:szCs w:val="20"/>
        </w:rPr>
        <w:t xml:space="preserve">will be at your sole </w:t>
      </w:r>
      <w:proofErr w:type="gramStart"/>
      <w:r>
        <w:rPr>
          <w:sz w:val="20"/>
          <w:szCs w:val="20"/>
        </w:rPr>
        <w:t>expense;</w:t>
      </w:r>
      <w:proofErr w:type="gramEnd"/>
    </w:p>
    <w:p w14:paraId="2A684A22" w14:textId="77777777" w:rsidR="00C811EF" w:rsidRDefault="00C811EF">
      <w:pPr>
        <w:pStyle w:val="ListParagraph"/>
        <w:numPr>
          <w:ilvl w:val="0"/>
          <w:numId w:val="94"/>
        </w:numPr>
        <w:tabs>
          <w:tab w:val="left" w:pos="2421"/>
        </w:tabs>
        <w:kinsoku w:val="0"/>
        <w:overflowPunct w:val="0"/>
        <w:spacing w:before="2"/>
        <w:ind w:right="719"/>
        <w:rPr>
          <w:sz w:val="20"/>
          <w:szCs w:val="20"/>
        </w:rPr>
      </w:pPr>
      <w:r>
        <w:rPr>
          <w:sz w:val="20"/>
          <w:szCs w:val="20"/>
        </w:rPr>
        <w:t>promotional material (for example, stored value card programs, coupons and gift certificates and gift cards) issued by other franchisees and presented to you for redemption; and</w:t>
      </w:r>
    </w:p>
    <w:p w14:paraId="7DF0B218" w14:textId="41AC8FB4" w:rsidR="00C811EF" w:rsidRDefault="00C811EF">
      <w:pPr>
        <w:pStyle w:val="ListParagraph"/>
        <w:numPr>
          <w:ilvl w:val="0"/>
          <w:numId w:val="94"/>
        </w:numPr>
        <w:tabs>
          <w:tab w:val="left" w:pos="2421"/>
        </w:tabs>
        <w:kinsoku w:val="0"/>
        <w:overflowPunct w:val="0"/>
        <w:ind w:right="717"/>
        <w:rPr>
          <w:sz w:val="20"/>
          <w:szCs w:val="20"/>
        </w:rPr>
      </w:pPr>
      <w:r>
        <w:rPr>
          <w:sz w:val="20"/>
          <w:szCs w:val="20"/>
        </w:rPr>
        <w:t xml:space="preserve">coupons or similar promotional materials, prescribed by us for use in connection with the </w:t>
      </w:r>
      <w:del w:id="440" w:author="Matthew Levine" w:date="2025-06-06T13:33:00Z" w16du:dateUtc="2025-06-06T17:33:00Z">
        <w:r w:rsidDel="00E43AE1">
          <w:rPr>
            <w:sz w:val="20"/>
            <w:szCs w:val="20"/>
          </w:rPr>
          <w:delText>Studio</w:delText>
        </w:r>
      </w:del>
      <w:ins w:id="441" w:author="Matthew Levine" w:date="2025-06-06T13:33:00Z" w16du:dateUtc="2025-06-06T17:33:00Z">
        <w:r w:rsidR="00E43AE1">
          <w:rPr>
            <w:sz w:val="20"/>
            <w:szCs w:val="20"/>
          </w:rPr>
          <w:t>[Premise Café]</w:t>
        </w:r>
      </w:ins>
      <w:r>
        <w:rPr>
          <w:sz w:val="20"/>
          <w:szCs w:val="20"/>
        </w:rPr>
        <w:t>.</w:t>
      </w:r>
    </w:p>
    <w:p w14:paraId="15ED4852" w14:textId="77777777" w:rsidR="00C811EF" w:rsidRDefault="00C811EF">
      <w:pPr>
        <w:pStyle w:val="BodyText"/>
        <w:kinsoku w:val="0"/>
        <w:overflowPunct w:val="0"/>
        <w:spacing w:before="228"/>
        <w:ind w:left="720" w:right="717"/>
        <w:jc w:val="both"/>
        <w:rPr>
          <w:spacing w:val="-2"/>
        </w:rPr>
      </w:pPr>
      <w:r>
        <w:t>We will communicate to you in writing the details of each such program and promotion, and you shall promptly display all point-of-sale advertising, marketing and promotion-related information at such places as we may designate, including on any vehicles operated by you or your employees or agents.</w:t>
      </w:r>
      <w:r>
        <w:rPr>
          <w:spacing w:val="40"/>
        </w:rPr>
        <w:t xml:space="preserve"> </w:t>
      </w:r>
      <w:r>
        <w:t xml:space="preserve">You shall purchase and distribute all coupons, clothing, and other collateral merchandise, and only those coupons, clothing, and collateral merchandise, designated by us for use in connection with each such program or </w:t>
      </w:r>
      <w:r>
        <w:rPr>
          <w:spacing w:val="-2"/>
        </w:rPr>
        <w:t>promotion.</w:t>
      </w:r>
    </w:p>
    <w:p w14:paraId="4AFC202B" w14:textId="77777777" w:rsidR="00C811EF" w:rsidRDefault="00C811EF">
      <w:pPr>
        <w:pStyle w:val="BodyText"/>
        <w:kinsoku w:val="0"/>
        <w:overflowPunct w:val="0"/>
      </w:pPr>
    </w:p>
    <w:p w14:paraId="456AFC2B" w14:textId="77777777" w:rsidR="00C811EF" w:rsidRDefault="00C811EF">
      <w:pPr>
        <w:pStyle w:val="BodyText"/>
        <w:kinsoku w:val="0"/>
        <w:overflowPunct w:val="0"/>
        <w:ind w:left="720" w:right="717"/>
        <w:jc w:val="both"/>
      </w:pPr>
      <w:r>
        <w:t>To the extent that we develop or authorize the sale of gift cards or certificates, or stored value cards, you shall</w:t>
      </w:r>
      <w:r>
        <w:rPr>
          <w:spacing w:val="-12"/>
        </w:rPr>
        <w:t xml:space="preserve"> </w:t>
      </w:r>
      <w:r>
        <w:t>at</w:t>
      </w:r>
      <w:r>
        <w:rPr>
          <w:spacing w:val="-14"/>
        </w:rPr>
        <w:t xml:space="preserve"> </w:t>
      </w:r>
      <w:r>
        <w:t>your</w:t>
      </w:r>
      <w:r>
        <w:rPr>
          <w:spacing w:val="-10"/>
        </w:rPr>
        <w:t xml:space="preserve"> </w:t>
      </w:r>
      <w:r>
        <w:t>sole</w:t>
      </w:r>
      <w:r>
        <w:rPr>
          <w:spacing w:val="-14"/>
        </w:rPr>
        <w:t xml:space="preserve"> </w:t>
      </w:r>
      <w:r>
        <w:t>cost,</w:t>
      </w:r>
      <w:r>
        <w:rPr>
          <w:spacing w:val="-11"/>
        </w:rPr>
        <w:t xml:space="preserve"> </w:t>
      </w:r>
      <w:r>
        <w:t>acquire</w:t>
      </w:r>
      <w:r>
        <w:rPr>
          <w:spacing w:val="-11"/>
        </w:rPr>
        <w:t xml:space="preserve"> </w:t>
      </w:r>
      <w:r>
        <w:t>and</w:t>
      </w:r>
      <w:r>
        <w:rPr>
          <w:spacing w:val="-12"/>
        </w:rPr>
        <w:t xml:space="preserve"> </w:t>
      </w:r>
      <w:r>
        <w:t>use</w:t>
      </w:r>
      <w:r>
        <w:rPr>
          <w:spacing w:val="-12"/>
        </w:rPr>
        <w:t xml:space="preserve"> </w:t>
      </w:r>
      <w:r>
        <w:t>all</w:t>
      </w:r>
      <w:r>
        <w:rPr>
          <w:spacing w:val="-12"/>
        </w:rPr>
        <w:t xml:space="preserve"> </w:t>
      </w:r>
      <w:r>
        <w:t>computer</w:t>
      </w:r>
      <w:r>
        <w:rPr>
          <w:spacing w:val="-10"/>
        </w:rPr>
        <w:t xml:space="preserve"> </w:t>
      </w:r>
      <w:r>
        <w:t>software</w:t>
      </w:r>
      <w:r>
        <w:rPr>
          <w:spacing w:val="-11"/>
        </w:rPr>
        <w:t xml:space="preserve"> </w:t>
      </w:r>
      <w:r>
        <w:t>and</w:t>
      </w:r>
      <w:r>
        <w:rPr>
          <w:spacing w:val="-11"/>
        </w:rPr>
        <w:t xml:space="preserve"> </w:t>
      </w:r>
      <w:r>
        <w:t>hardware</w:t>
      </w:r>
      <w:r>
        <w:rPr>
          <w:spacing w:val="-11"/>
        </w:rPr>
        <w:t xml:space="preserve"> </w:t>
      </w:r>
      <w:r>
        <w:t>necessary</w:t>
      </w:r>
      <w:r>
        <w:rPr>
          <w:spacing w:val="-12"/>
        </w:rPr>
        <w:t xml:space="preserve"> </w:t>
      </w:r>
      <w:r>
        <w:t>to</w:t>
      </w:r>
      <w:r>
        <w:rPr>
          <w:spacing w:val="-11"/>
        </w:rPr>
        <w:t xml:space="preserve"> </w:t>
      </w:r>
      <w:r>
        <w:t>process</w:t>
      </w:r>
      <w:r>
        <w:rPr>
          <w:spacing w:val="-12"/>
        </w:rPr>
        <w:t xml:space="preserve"> </w:t>
      </w:r>
      <w:r>
        <w:t>their</w:t>
      </w:r>
      <w:r>
        <w:rPr>
          <w:spacing w:val="-10"/>
        </w:rPr>
        <w:t xml:space="preserve"> </w:t>
      </w:r>
      <w:r>
        <w:t>sale and</w:t>
      </w:r>
      <w:r>
        <w:rPr>
          <w:spacing w:val="-2"/>
        </w:rPr>
        <w:t xml:space="preserve"> </w:t>
      </w:r>
      <w:r>
        <w:t>to</w:t>
      </w:r>
      <w:r>
        <w:rPr>
          <w:spacing w:val="-2"/>
        </w:rPr>
        <w:t xml:space="preserve"> </w:t>
      </w:r>
      <w:r>
        <w:t>process purchases made</w:t>
      </w:r>
      <w:r>
        <w:rPr>
          <w:spacing w:val="-2"/>
        </w:rPr>
        <w:t xml:space="preserve"> </w:t>
      </w:r>
      <w:r>
        <w:t>using</w:t>
      </w:r>
      <w:r>
        <w:rPr>
          <w:spacing w:val="-2"/>
        </w:rPr>
        <w:t xml:space="preserve"> </w:t>
      </w:r>
      <w:r>
        <w:t>them.</w:t>
      </w:r>
      <w:r>
        <w:rPr>
          <w:spacing w:val="40"/>
        </w:rPr>
        <w:t xml:space="preserve"> </w:t>
      </w:r>
      <w:r>
        <w:t>All</w:t>
      </w:r>
      <w:r>
        <w:rPr>
          <w:spacing w:val="-3"/>
        </w:rPr>
        <w:t xml:space="preserve"> </w:t>
      </w:r>
      <w:r>
        <w:t>proceeds from</w:t>
      </w:r>
      <w:r>
        <w:rPr>
          <w:spacing w:val="-2"/>
        </w:rPr>
        <w:t xml:space="preserve"> </w:t>
      </w:r>
      <w:r>
        <w:t>the</w:t>
      </w:r>
      <w:r>
        <w:rPr>
          <w:spacing w:val="-2"/>
        </w:rPr>
        <w:t xml:space="preserve"> </w:t>
      </w:r>
      <w:r>
        <w:t>sale</w:t>
      </w:r>
      <w:r>
        <w:rPr>
          <w:spacing w:val="-2"/>
        </w:rPr>
        <w:t xml:space="preserve"> </w:t>
      </w:r>
      <w:r>
        <w:t>of</w:t>
      </w:r>
      <w:r>
        <w:rPr>
          <w:spacing w:val="-2"/>
        </w:rPr>
        <w:t xml:space="preserve"> </w:t>
      </w:r>
      <w:r>
        <w:t>all</w:t>
      </w:r>
      <w:r>
        <w:rPr>
          <w:spacing w:val="-3"/>
        </w:rPr>
        <w:t xml:space="preserve"> </w:t>
      </w:r>
      <w:r>
        <w:t>gift cards or certificates and</w:t>
      </w:r>
    </w:p>
    <w:p w14:paraId="3458E2B3" w14:textId="77777777" w:rsidR="00C811EF" w:rsidRDefault="00C811EF">
      <w:pPr>
        <w:pStyle w:val="BodyText"/>
        <w:kinsoku w:val="0"/>
        <w:overflowPunct w:val="0"/>
        <w:ind w:left="720" w:right="717"/>
        <w:jc w:val="both"/>
        <w:sectPr w:rsidR="00C811EF">
          <w:pgSz w:w="12240" w:h="15840"/>
          <w:pgMar w:top="400" w:right="720" w:bottom="1440" w:left="720" w:header="200" w:footer="1257" w:gutter="0"/>
          <w:cols w:space="720"/>
          <w:noEndnote/>
        </w:sectPr>
      </w:pPr>
    </w:p>
    <w:p w14:paraId="50FDC824" w14:textId="77777777" w:rsidR="00C811EF" w:rsidRDefault="00C811EF">
      <w:pPr>
        <w:pStyle w:val="BodyText"/>
        <w:kinsoku w:val="0"/>
        <w:overflowPunct w:val="0"/>
      </w:pPr>
    </w:p>
    <w:p w14:paraId="32F3E21F" w14:textId="77777777" w:rsidR="00C811EF" w:rsidRDefault="00C811EF">
      <w:pPr>
        <w:pStyle w:val="BodyText"/>
        <w:kinsoku w:val="0"/>
        <w:overflowPunct w:val="0"/>
      </w:pPr>
    </w:p>
    <w:p w14:paraId="51369F52" w14:textId="77777777" w:rsidR="00C811EF" w:rsidRDefault="00C811EF">
      <w:pPr>
        <w:pStyle w:val="BodyText"/>
        <w:kinsoku w:val="0"/>
        <w:overflowPunct w:val="0"/>
      </w:pPr>
    </w:p>
    <w:p w14:paraId="378AE162" w14:textId="77777777" w:rsidR="00C811EF" w:rsidRDefault="00C811EF">
      <w:pPr>
        <w:pStyle w:val="BodyText"/>
        <w:kinsoku w:val="0"/>
        <w:overflowPunct w:val="0"/>
        <w:spacing w:before="119"/>
      </w:pPr>
    </w:p>
    <w:p w14:paraId="65F54936" w14:textId="2CE4230E" w:rsidR="00C811EF" w:rsidRDefault="00C811EF">
      <w:pPr>
        <w:pStyle w:val="BodyText"/>
        <w:kinsoku w:val="0"/>
        <w:overflowPunct w:val="0"/>
        <w:ind w:left="720" w:right="718"/>
        <w:jc w:val="both"/>
        <w:rPr>
          <w:b/>
          <w:bCs/>
        </w:rPr>
      </w:pPr>
      <w:r>
        <w:t>stored</w:t>
      </w:r>
      <w:r>
        <w:rPr>
          <w:spacing w:val="-8"/>
        </w:rPr>
        <w:t xml:space="preserve"> </w:t>
      </w:r>
      <w:r>
        <w:t>value</w:t>
      </w:r>
      <w:r>
        <w:rPr>
          <w:spacing w:val="-6"/>
        </w:rPr>
        <w:t xml:space="preserve"> </w:t>
      </w:r>
      <w:r>
        <w:t>cards</w:t>
      </w:r>
      <w:r>
        <w:rPr>
          <w:spacing w:val="-6"/>
        </w:rPr>
        <w:t xml:space="preserve"> </w:t>
      </w:r>
      <w:r>
        <w:t>belong</w:t>
      </w:r>
      <w:r>
        <w:rPr>
          <w:spacing w:val="-6"/>
        </w:rPr>
        <w:t xml:space="preserve"> </w:t>
      </w:r>
      <w:r>
        <w:t>exclusively</w:t>
      </w:r>
      <w:r>
        <w:rPr>
          <w:spacing w:val="-6"/>
        </w:rPr>
        <w:t xml:space="preserve"> </w:t>
      </w:r>
      <w:r>
        <w:t>to</w:t>
      </w:r>
      <w:r>
        <w:rPr>
          <w:spacing w:val="-6"/>
        </w:rPr>
        <w:t xml:space="preserve"> </w:t>
      </w:r>
      <w:r>
        <w:t>us,</w:t>
      </w:r>
      <w:r>
        <w:rPr>
          <w:spacing w:val="-6"/>
        </w:rPr>
        <w:t xml:space="preserve"> </w:t>
      </w:r>
      <w:r>
        <w:t>and</w:t>
      </w:r>
      <w:r>
        <w:rPr>
          <w:spacing w:val="-6"/>
        </w:rPr>
        <w:t xml:space="preserve"> </w:t>
      </w:r>
      <w:r>
        <w:t>you</w:t>
      </w:r>
      <w:r>
        <w:rPr>
          <w:spacing w:val="-8"/>
        </w:rPr>
        <w:t xml:space="preserve"> </w:t>
      </w:r>
      <w:r>
        <w:t>shall</w:t>
      </w:r>
      <w:r>
        <w:rPr>
          <w:spacing w:val="-6"/>
        </w:rPr>
        <w:t xml:space="preserve"> </w:t>
      </w:r>
      <w:r>
        <w:t>remit</w:t>
      </w:r>
      <w:r>
        <w:rPr>
          <w:spacing w:val="-8"/>
        </w:rPr>
        <w:t xml:space="preserve"> </w:t>
      </w:r>
      <w:r>
        <w:t>the</w:t>
      </w:r>
      <w:r>
        <w:rPr>
          <w:spacing w:val="-6"/>
        </w:rPr>
        <w:t xml:space="preserve"> </w:t>
      </w:r>
      <w:r>
        <w:t>proceeds</w:t>
      </w:r>
      <w:r>
        <w:rPr>
          <w:spacing w:val="-6"/>
        </w:rPr>
        <w:t xml:space="preserve"> </w:t>
      </w:r>
      <w:r>
        <w:t>of</w:t>
      </w:r>
      <w:r>
        <w:rPr>
          <w:spacing w:val="-8"/>
        </w:rPr>
        <w:t xml:space="preserve"> </w:t>
      </w:r>
      <w:r>
        <w:t>such</w:t>
      </w:r>
      <w:r>
        <w:rPr>
          <w:spacing w:val="-8"/>
        </w:rPr>
        <w:t xml:space="preserve"> </w:t>
      </w:r>
      <w:r>
        <w:t>sales</w:t>
      </w:r>
      <w:r>
        <w:rPr>
          <w:spacing w:val="-6"/>
        </w:rPr>
        <w:t xml:space="preserve"> </w:t>
      </w:r>
      <w:r>
        <w:t>to</w:t>
      </w:r>
      <w:r>
        <w:rPr>
          <w:spacing w:val="-8"/>
        </w:rPr>
        <w:t xml:space="preserve"> </w:t>
      </w:r>
      <w:r>
        <w:t>us</w:t>
      </w:r>
      <w:r>
        <w:rPr>
          <w:spacing w:val="-5"/>
        </w:rPr>
        <w:t xml:space="preserve"> </w:t>
      </w:r>
      <w:r>
        <w:t>according to</w:t>
      </w:r>
      <w:r>
        <w:rPr>
          <w:spacing w:val="-4"/>
        </w:rPr>
        <w:t xml:space="preserve"> </w:t>
      </w:r>
      <w:r>
        <w:t>the</w:t>
      </w:r>
      <w:r>
        <w:rPr>
          <w:spacing w:val="-1"/>
        </w:rPr>
        <w:t xml:space="preserve"> </w:t>
      </w:r>
      <w:r>
        <w:t>procedures that</w:t>
      </w:r>
      <w:r>
        <w:rPr>
          <w:spacing w:val="-3"/>
        </w:rPr>
        <w:t xml:space="preserve"> </w:t>
      </w:r>
      <w:r>
        <w:t>we</w:t>
      </w:r>
      <w:r>
        <w:rPr>
          <w:spacing w:val="-1"/>
        </w:rPr>
        <w:t xml:space="preserve"> </w:t>
      </w:r>
      <w:r>
        <w:t>prescribe</w:t>
      </w:r>
      <w:r>
        <w:rPr>
          <w:spacing w:val="-3"/>
        </w:rPr>
        <w:t xml:space="preserve"> </w:t>
      </w:r>
      <w:r>
        <w:t>from</w:t>
      </w:r>
      <w:r>
        <w:rPr>
          <w:spacing w:val="-1"/>
        </w:rPr>
        <w:t xml:space="preserve"> </w:t>
      </w:r>
      <w:r>
        <w:t>time</w:t>
      </w:r>
      <w:r>
        <w:rPr>
          <w:spacing w:val="-1"/>
        </w:rPr>
        <w:t xml:space="preserve"> </w:t>
      </w:r>
      <w:r>
        <w:t>to</w:t>
      </w:r>
      <w:r>
        <w:rPr>
          <w:spacing w:val="-1"/>
        </w:rPr>
        <w:t xml:space="preserve"> </w:t>
      </w:r>
      <w:r>
        <w:t>time.</w:t>
      </w:r>
      <w:r>
        <w:rPr>
          <w:spacing w:val="40"/>
        </w:rPr>
        <w:t xml:space="preserve"> </w:t>
      </w:r>
      <w:r>
        <w:t>We</w:t>
      </w:r>
      <w:r>
        <w:rPr>
          <w:spacing w:val="-3"/>
        </w:rPr>
        <w:t xml:space="preserve"> </w:t>
      </w:r>
      <w:r>
        <w:t>shall</w:t>
      </w:r>
      <w:r>
        <w:rPr>
          <w:spacing w:val="-4"/>
        </w:rPr>
        <w:t xml:space="preserve"> </w:t>
      </w:r>
      <w:r>
        <w:t>reimburse</w:t>
      </w:r>
      <w:r>
        <w:rPr>
          <w:spacing w:val="-3"/>
        </w:rPr>
        <w:t xml:space="preserve"> </w:t>
      </w:r>
      <w:r>
        <w:t>or credit</w:t>
      </w:r>
      <w:r>
        <w:rPr>
          <w:spacing w:val="-3"/>
        </w:rPr>
        <w:t xml:space="preserve"> </w:t>
      </w:r>
      <w:r>
        <w:t>you</w:t>
      </w:r>
      <w:r>
        <w:rPr>
          <w:spacing w:val="-3"/>
        </w:rPr>
        <w:t xml:space="preserve"> </w:t>
      </w:r>
      <w:r>
        <w:t>(at</w:t>
      </w:r>
      <w:r>
        <w:rPr>
          <w:spacing w:val="-3"/>
        </w:rPr>
        <w:t xml:space="preserve"> </w:t>
      </w:r>
      <w:r>
        <w:t>our</w:t>
      </w:r>
      <w:r>
        <w:rPr>
          <w:spacing w:val="-2"/>
        </w:rPr>
        <w:t xml:space="preserve"> </w:t>
      </w:r>
      <w:r>
        <w:t>option)</w:t>
      </w:r>
      <w:r>
        <w:rPr>
          <w:spacing w:val="-2"/>
        </w:rPr>
        <w:t xml:space="preserve"> </w:t>
      </w:r>
      <w:r>
        <w:t xml:space="preserve">the redeemed value of gift cards or certificates and stored value cards accepted by you as payment for the Products and Services sold or offered by the </w:t>
      </w:r>
      <w:del w:id="442" w:author="Matthew Levine" w:date="2025-06-06T13:33:00Z" w16du:dateUtc="2025-06-06T17:33:00Z">
        <w:r w:rsidDel="00E43AE1">
          <w:delText>Studio</w:delText>
        </w:r>
      </w:del>
      <w:ins w:id="443" w:author="Matthew Levine" w:date="2025-06-06T13:33:00Z" w16du:dateUtc="2025-06-06T17:33:00Z">
        <w:r w:rsidR="00E43AE1">
          <w:t>[Premise Café]</w:t>
        </w:r>
      </w:ins>
      <w:r>
        <w:rPr>
          <w:b/>
          <w:bCs/>
        </w:rPr>
        <w:t>.</w:t>
      </w:r>
    </w:p>
    <w:p w14:paraId="0E0689F1" w14:textId="77777777" w:rsidR="00C811EF" w:rsidRDefault="00C811EF">
      <w:pPr>
        <w:pStyle w:val="BodyText"/>
        <w:kinsoku w:val="0"/>
        <w:overflowPunct w:val="0"/>
        <w:rPr>
          <w:b/>
          <w:bCs/>
        </w:rPr>
      </w:pPr>
    </w:p>
    <w:p w14:paraId="2BE6968D" w14:textId="77777777" w:rsidR="00C811EF" w:rsidRDefault="00C811EF">
      <w:pPr>
        <w:pStyle w:val="BodyText"/>
        <w:kinsoku w:val="0"/>
        <w:overflowPunct w:val="0"/>
        <w:ind w:left="720" w:right="719"/>
        <w:jc w:val="both"/>
      </w:pPr>
      <w:r>
        <w:t>You</w:t>
      </w:r>
      <w:r>
        <w:rPr>
          <w:spacing w:val="-9"/>
        </w:rPr>
        <w:t xml:space="preserve"> </w:t>
      </w:r>
      <w:r>
        <w:t>agree</w:t>
      </w:r>
      <w:r>
        <w:rPr>
          <w:spacing w:val="-11"/>
        </w:rPr>
        <w:t xml:space="preserve"> </w:t>
      </w:r>
      <w:r>
        <w:t>to</w:t>
      </w:r>
      <w:r>
        <w:rPr>
          <w:spacing w:val="-9"/>
        </w:rPr>
        <w:t xml:space="preserve"> </w:t>
      </w:r>
      <w:r>
        <w:t>waive</w:t>
      </w:r>
      <w:r>
        <w:rPr>
          <w:spacing w:val="-12"/>
        </w:rPr>
        <w:t xml:space="preserve"> </w:t>
      </w:r>
      <w:r>
        <w:t>all</w:t>
      </w:r>
      <w:r>
        <w:rPr>
          <w:spacing w:val="-12"/>
        </w:rPr>
        <w:t xml:space="preserve"> </w:t>
      </w:r>
      <w:r>
        <w:t>claims</w:t>
      </w:r>
      <w:r>
        <w:rPr>
          <w:spacing w:val="-10"/>
        </w:rPr>
        <w:t xml:space="preserve"> </w:t>
      </w:r>
      <w:r>
        <w:t>and</w:t>
      </w:r>
      <w:r>
        <w:rPr>
          <w:spacing w:val="-9"/>
        </w:rPr>
        <w:t xml:space="preserve"> </w:t>
      </w:r>
      <w:r>
        <w:t>indemnify</w:t>
      </w:r>
      <w:r>
        <w:rPr>
          <w:spacing w:val="-10"/>
        </w:rPr>
        <w:t xml:space="preserve"> </w:t>
      </w:r>
      <w:r>
        <w:t>and</w:t>
      </w:r>
      <w:r>
        <w:rPr>
          <w:spacing w:val="-9"/>
        </w:rPr>
        <w:t xml:space="preserve"> </w:t>
      </w:r>
      <w:r>
        <w:t>hold</w:t>
      </w:r>
      <w:r>
        <w:rPr>
          <w:spacing w:val="-12"/>
        </w:rPr>
        <w:t xml:space="preserve"> </w:t>
      </w:r>
      <w:r>
        <w:t>us</w:t>
      </w:r>
      <w:r>
        <w:rPr>
          <w:spacing w:val="-7"/>
        </w:rPr>
        <w:t xml:space="preserve"> </w:t>
      </w:r>
      <w:r>
        <w:t>and</w:t>
      </w:r>
      <w:r>
        <w:rPr>
          <w:spacing w:val="-9"/>
        </w:rPr>
        <w:t xml:space="preserve"> </w:t>
      </w:r>
      <w:r>
        <w:t>our</w:t>
      </w:r>
      <w:r>
        <w:rPr>
          <w:spacing w:val="-8"/>
        </w:rPr>
        <w:t xml:space="preserve"> </w:t>
      </w:r>
      <w:r>
        <w:t>Affiliates</w:t>
      </w:r>
      <w:r>
        <w:rPr>
          <w:spacing w:val="-7"/>
        </w:rPr>
        <w:t xml:space="preserve"> </w:t>
      </w:r>
      <w:r>
        <w:t>harmless</w:t>
      </w:r>
      <w:r>
        <w:rPr>
          <w:spacing w:val="-8"/>
        </w:rPr>
        <w:t xml:space="preserve"> </w:t>
      </w:r>
      <w:r>
        <w:t>from</w:t>
      </w:r>
      <w:r>
        <w:rPr>
          <w:spacing w:val="-12"/>
        </w:rPr>
        <w:t xml:space="preserve"> </w:t>
      </w:r>
      <w:proofErr w:type="gramStart"/>
      <w:r>
        <w:t>any</w:t>
      </w:r>
      <w:r>
        <w:rPr>
          <w:spacing w:val="-10"/>
        </w:rPr>
        <w:t xml:space="preserve"> </w:t>
      </w:r>
      <w:r>
        <w:t>and</w:t>
      </w:r>
      <w:r>
        <w:rPr>
          <w:spacing w:val="-12"/>
        </w:rPr>
        <w:t xml:space="preserve"> </w:t>
      </w:r>
      <w:r>
        <w:t>all</w:t>
      </w:r>
      <w:proofErr w:type="gramEnd"/>
      <w:r>
        <w:rPr>
          <w:spacing w:val="-10"/>
        </w:rPr>
        <w:t xml:space="preserve"> </w:t>
      </w:r>
      <w:r>
        <w:t>losses resulting</w:t>
      </w:r>
      <w:r>
        <w:rPr>
          <w:spacing w:val="-14"/>
        </w:rPr>
        <w:t xml:space="preserve"> </w:t>
      </w:r>
      <w:r>
        <w:t>from</w:t>
      </w:r>
      <w:r>
        <w:rPr>
          <w:spacing w:val="-14"/>
        </w:rPr>
        <w:t xml:space="preserve"> </w:t>
      </w:r>
      <w:r>
        <w:t>charges</w:t>
      </w:r>
      <w:r>
        <w:rPr>
          <w:spacing w:val="-14"/>
        </w:rPr>
        <w:t xml:space="preserve"> </w:t>
      </w:r>
      <w:r>
        <w:t>incurred</w:t>
      </w:r>
      <w:r>
        <w:rPr>
          <w:spacing w:val="-14"/>
        </w:rPr>
        <w:t xml:space="preserve"> </w:t>
      </w:r>
      <w:r>
        <w:t>by</w:t>
      </w:r>
      <w:r>
        <w:rPr>
          <w:spacing w:val="-14"/>
        </w:rPr>
        <w:t xml:space="preserve"> </w:t>
      </w:r>
      <w:r>
        <w:t>you</w:t>
      </w:r>
      <w:r>
        <w:rPr>
          <w:spacing w:val="-14"/>
        </w:rPr>
        <w:t xml:space="preserve"> </w:t>
      </w:r>
      <w:proofErr w:type="gramStart"/>
      <w:r>
        <w:t>as</w:t>
      </w:r>
      <w:r>
        <w:rPr>
          <w:spacing w:val="-14"/>
        </w:rPr>
        <w:t xml:space="preserve"> </w:t>
      </w:r>
      <w:r>
        <w:t>a</w:t>
      </w:r>
      <w:r>
        <w:rPr>
          <w:spacing w:val="-14"/>
        </w:rPr>
        <w:t xml:space="preserve"> </w:t>
      </w:r>
      <w:r>
        <w:t>consequence</w:t>
      </w:r>
      <w:r>
        <w:rPr>
          <w:spacing w:val="-14"/>
        </w:rPr>
        <w:t xml:space="preserve"> </w:t>
      </w:r>
      <w:r>
        <w:t>of</w:t>
      </w:r>
      <w:proofErr w:type="gramEnd"/>
      <w:r>
        <w:rPr>
          <w:spacing w:val="-13"/>
        </w:rPr>
        <w:t xml:space="preserve"> </w:t>
      </w:r>
      <w:proofErr w:type="spellStart"/>
      <w:r>
        <w:t>honouring</w:t>
      </w:r>
      <w:proofErr w:type="spellEnd"/>
      <w:r>
        <w:rPr>
          <w:spacing w:val="-14"/>
        </w:rPr>
        <w:t xml:space="preserve"> </w:t>
      </w:r>
      <w:r>
        <w:t>any</w:t>
      </w:r>
      <w:r>
        <w:rPr>
          <w:spacing w:val="-14"/>
        </w:rPr>
        <w:t xml:space="preserve"> </w:t>
      </w:r>
      <w:r>
        <w:t>cards</w:t>
      </w:r>
      <w:r>
        <w:rPr>
          <w:spacing w:val="-14"/>
        </w:rPr>
        <w:t xml:space="preserve"> </w:t>
      </w:r>
      <w:r>
        <w:t>or</w:t>
      </w:r>
      <w:r>
        <w:rPr>
          <w:spacing w:val="-12"/>
        </w:rPr>
        <w:t xml:space="preserve"> </w:t>
      </w:r>
      <w:r>
        <w:t>authorizations</w:t>
      </w:r>
      <w:r>
        <w:rPr>
          <w:spacing w:val="-11"/>
        </w:rPr>
        <w:t xml:space="preserve"> </w:t>
      </w:r>
      <w:r>
        <w:t>for</w:t>
      </w:r>
      <w:r>
        <w:rPr>
          <w:spacing w:val="-14"/>
        </w:rPr>
        <w:t xml:space="preserve"> </w:t>
      </w:r>
      <w:r>
        <w:t>credit and identification purposes.</w:t>
      </w:r>
    </w:p>
    <w:p w14:paraId="482A7B4F" w14:textId="77777777" w:rsidR="00C811EF" w:rsidRDefault="00C811EF">
      <w:pPr>
        <w:pStyle w:val="BodyText"/>
        <w:kinsoku w:val="0"/>
        <w:overflowPunct w:val="0"/>
        <w:spacing w:before="230"/>
        <w:ind w:left="720"/>
        <w:jc w:val="both"/>
      </w:pPr>
      <w:r>
        <w:rPr>
          <w:u w:val="single"/>
        </w:rPr>
        <w:t>Grand</w:t>
      </w:r>
      <w:r>
        <w:rPr>
          <w:spacing w:val="-8"/>
          <w:u w:val="single"/>
        </w:rPr>
        <w:t xml:space="preserve"> </w:t>
      </w:r>
      <w:r>
        <w:rPr>
          <w:spacing w:val="-2"/>
          <w:u w:val="single"/>
        </w:rPr>
        <w:t>Opening</w:t>
      </w:r>
    </w:p>
    <w:p w14:paraId="20C9689B" w14:textId="77777777" w:rsidR="00C811EF" w:rsidRDefault="00C811EF">
      <w:pPr>
        <w:pStyle w:val="BodyText"/>
        <w:kinsoku w:val="0"/>
        <w:overflowPunct w:val="0"/>
      </w:pPr>
    </w:p>
    <w:p w14:paraId="69BED327" w14:textId="796A00CA" w:rsidR="00C811EF" w:rsidRDefault="00C811EF">
      <w:pPr>
        <w:pStyle w:val="BodyText"/>
        <w:kinsoku w:val="0"/>
        <w:overflowPunct w:val="0"/>
        <w:ind w:left="720" w:right="718"/>
        <w:jc w:val="both"/>
        <w:rPr>
          <w:spacing w:val="-2"/>
        </w:rPr>
      </w:pPr>
      <w:r>
        <w:t xml:space="preserve">You shall conduct a grand opening advertising, marketing and promotional program for the </w:t>
      </w:r>
      <w:del w:id="444" w:author="Matthew Levine" w:date="2025-06-06T13:33:00Z" w16du:dateUtc="2025-06-06T17:33:00Z">
        <w:r w:rsidDel="00E43AE1">
          <w:delText>Studio</w:delText>
        </w:r>
      </w:del>
      <w:ins w:id="445" w:author="Matthew Levine" w:date="2025-06-06T13:33:00Z" w16du:dateUtc="2025-06-06T17:33:00Z">
        <w:r w:rsidR="00E43AE1">
          <w:t>[Premise Café]</w:t>
        </w:r>
      </w:ins>
      <w:r>
        <w:t xml:space="preserve"> during the period commencing 30 days before and ending 30 days after the </w:t>
      </w:r>
      <w:del w:id="446" w:author="Matthew Levine" w:date="2025-06-06T13:33:00Z" w16du:dateUtc="2025-06-06T17:33:00Z">
        <w:r w:rsidDel="00E43AE1">
          <w:delText>Studio</w:delText>
        </w:r>
      </w:del>
      <w:ins w:id="447" w:author="Matthew Levine" w:date="2025-06-06T13:33:00Z" w16du:dateUtc="2025-06-06T17:33:00Z">
        <w:r w:rsidR="00E43AE1">
          <w:t>[Premise Café]</w:t>
        </w:r>
      </w:ins>
      <w:r>
        <w:t xml:space="preserve"> </w:t>
      </w:r>
      <w:proofErr w:type="gramStart"/>
      <w:r>
        <w:t>opens</w:t>
      </w:r>
      <w:proofErr w:type="gramEnd"/>
      <w:r>
        <w:t xml:space="preserve"> and you shall spend a minimum of $20,000 for the grand opening program.</w:t>
      </w:r>
      <w:r>
        <w:rPr>
          <w:spacing w:val="40"/>
        </w:rPr>
        <w:t xml:space="preserve"> </w:t>
      </w:r>
      <w:r>
        <w:t>You shall provide us with a summary of your grand opening</w:t>
      </w:r>
      <w:r>
        <w:rPr>
          <w:spacing w:val="-4"/>
        </w:rPr>
        <w:t xml:space="preserve"> </w:t>
      </w:r>
      <w:r>
        <w:t>expenditures</w:t>
      </w:r>
      <w:r>
        <w:rPr>
          <w:spacing w:val="-3"/>
        </w:rPr>
        <w:t xml:space="preserve"> </w:t>
      </w:r>
      <w:r>
        <w:t>within</w:t>
      </w:r>
      <w:r>
        <w:rPr>
          <w:spacing w:val="-4"/>
        </w:rPr>
        <w:t xml:space="preserve"> </w:t>
      </w:r>
      <w:r>
        <w:t>90</w:t>
      </w:r>
      <w:r>
        <w:rPr>
          <w:spacing w:val="-2"/>
        </w:rPr>
        <w:t xml:space="preserve"> </w:t>
      </w:r>
      <w:r>
        <w:t>days</w:t>
      </w:r>
      <w:r>
        <w:rPr>
          <w:spacing w:val="-2"/>
        </w:rPr>
        <w:t xml:space="preserve"> </w:t>
      </w:r>
      <w:r>
        <w:t>after the</w:t>
      </w:r>
      <w:r>
        <w:rPr>
          <w:spacing w:val="-2"/>
        </w:rPr>
        <w:t xml:space="preserve"> </w:t>
      </w:r>
      <w:del w:id="448" w:author="Matthew Levine" w:date="2025-06-06T13:33:00Z" w16du:dateUtc="2025-06-06T17:33:00Z">
        <w:r w:rsidDel="00E43AE1">
          <w:delText>Studio</w:delText>
        </w:r>
      </w:del>
      <w:ins w:id="449" w:author="Matthew Levine" w:date="2025-06-06T13:33:00Z" w16du:dateUtc="2025-06-06T17:33:00Z">
        <w:r w:rsidR="00E43AE1">
          <w:t>[Premise Café]</w:t>
        </w:r>
      </w:ins>
      <w:r>
        <w:rPr>
          <w:spacing w:val="-2"/>
        </w:rPr>
        <w:t xml:space="preserve"> </w:t>
      </w:r>
      <w:r>
        <w:t>opens.</w:t>
      </w:r>
      <w:r>
        <w:rPr>
          <w:spacing w:val="40"/>
        </w:rPr>
        <w:t xml:space="preserve"> </w:t>
      </w:r>
      <w:r>
        <w:t>In</w:t>
      </w:r>
      <w:r>
        <w:rPr>
          <w:spacing w:val="-2"/>
        </w:rPr>
        <w:t xml:space="preserve"> </w:t>
      </w:r>
      <w:r>
        <w:t>connection</w:t>
      </w:r>
      <w:r>
        <w:rPr>
          <w:spacing w:val="-4"/>
        </w:rPr>
        <w:t xml:space="preserve"> </w:t>
      </w:r>
      <w:r>
        <w:t>with</w:t>
      </w:r>
      <w:r>
        <w:rPr>
          <w:spacing w:val="-2"/>
        </w:rPr>
        <w:t xml:space="preserve"> </w:t>
      </w:r>
      <w:r>
        <w:t>the</w:t>
      </w:r>
      <w:r>
        <w:rPr>
          <w:spacing w:val="-4"/>
        </w:rPr>
        <w:t xml:space="preserve"> </w:t>
      </w:r>
      <w:r>
        <w:t>opening</w:t>
      </w:r>
      <w:r>
        <w:rPr>
          <w:spacing w:val="-2"/>
        </w:rPr>
        <w:t xml:space="preserve"> </w:t>
      </w:r>
      <w:r>
        <w:t>of</w:t>
      </w:r>
      <w:r>
        <w:rPr>
          <w:spacing w:val="-2"/>
        </w:rPr>
        <w:t xml:space="preserve"> </w:t>
      </w:r>
      <w:r>
        <w:t>the</w:t>
      </w:r>
      <w:r>
        <w:rPr>
          <w:spacing w:val="-2"/>
        </w:rPr>
        <w:t xml:space="preserve"> </w:t>
      </w:r>
      <w:del w:id="450" w:author="Matthew Levine" w:date="2025-06-06T13:33:00Z" w16du:dateUtc="2025-06-06T17:33:00Z">
        <w:r w:rsidDel="00E43AE1">
          <w:delText>Studio</w:delText>
        </w:r>
      </w:del>
      <w:ins w:id="451" w:author="Matthew Levine" w:date="2025-06-06T13:33:00Z" w16du:dateUtc="2025-06-06T17:33:00Z">
        <w:r w:rsidR="00E43AE1">
          <w:t>[Premise Café]</w:t>
        </w:r>
      </w:ins>
      <w:r>
        <w:t>, you</w:t>
      </w:r>
      <w:r>
        <w:rPr>
          <w:spacing w:val="-8"/>
        </w:rPr>
        <w:t xml:space="preserve"> </w:t>
      </w:r>
      <w:r>
        <w:t>shall</w:t>
      </w:r>
      <w:r>
        <w:rPr>
          <w:spacing w:val="-6"/>
        </w:rPr>
        <w:t xml:space="preserve"> </w:t>
      </w:r>
      <w:r>
        <w:t>obtain</w:t>
      </w:r>
      <w:r>
        <w:rPr>
          <w:spacing w:val="-8"/>
        </w:rPr>
        <w:t xml:space="preserve"> </w:t>
      </w:r>
      <w:r>
        <w:t>appropriate</w:t>
      </w:r>
      <w:r>
        <w:rPr>
          <w:spacing w:val="-5"/>
        </w:rPr>
        <w:t xml:space="preserve"> </w:t>
      </w:r>
      <w:r>
        <w:t>third-party</w:t>
      </w:r>
      <w:r>
        <w:rPr>
          <w:spacing w:val="-6"/>
        </w:rPr>
        <w:t xml:space="preserve"> </w:t>
      </w:r>
      <w:r>
        <w:t>services</w:t>
      </w:r>
      <w:r>
        <w:rPr>
          <w:spacing w:val="-6"/>
        </w:rPr>
        <w:t xml:space="preserve"> </w:t>
      </w:r>
      <w:r>
        <w:t>and</w:t>
      </w:r>
      <w:r>
        <w:rPr>
          <w:spacing w:val="-8"/>
        </w:rPr>
        <w:t xml:space="preserve"> </w:t>
      </w:r>
      <w:r>
        <w:t>purchase</w:t>
      </w:r>
      <w:r>
        <w:rPr>
          <w:spacing w:val="-8"/>
        </w:rPr>
        <w:t xml:space="preserve"> </w:t>
      </w:r>
      <w:r>
        <w:t>the</w:t>
      </w:r>
      <w:r>
        <w:rPr>
          <w:spacing w:val="-8"/>
        </w:rPr>
        <w:t xml:space="preserve"> </w:t>
      </w:r>
      <w:r>
        <w:t>necessary</w:t>
      </w:r>
      <w:r>
        <w:rPr>
          <w:spacing w:val="-6"/>
        </w:rPr>
        <w:t xml:space="preserve"> </w:t>
      </w:r>
      <w:r>
        <w:t>materials,</w:t>
      </w:r>
      <w:r>
        <w:rPr>
          <w:spacing w:val="-7"/>
        </w:rPr>
        <w:t xml:space="preserve"> </w:t>
      </w:r>
      <w:r>
        <w:t>as</w:t>
      </w:r>
      <w:r>
        <w:rPr>
          <w:spacing w:val="-6"/>
        </w:rPr>
        <w:t xml:space="preserve"> </w:t>
      </w:r>
      <w:r>
        <w:t>determined</w:t>
      </w:r>
      <w:r>
        <w:rPr>
          <w:spacing w:val="-8"/>
        </w:rPr>
        <w:t xml:space="preserve"> </w:t>
      </w:r>
      <w:r>
        <w:t xml:space="preserve">and approved by us, to assist you in planning and conducting grand opening advertising, publicity and public </w:t>
      </w:r>
      <w:r>
        <w:rPr>
          <w:spacing w:val="-2"/>
        </w:rPr>
        <w:t>relations.</w:t>
      </w:r>
    </w:p>
    <w:p w14:paraId="58B77EFF" w14:textId="77777777" w:rsidR="00C811EF" w:rsidRDefault="00C811EF">
      <w:pPr>
        <w:pStyle w:val="BodyText"/>
        <w:kinsoku w:val="0"/>
        <w:overflowPunct w:val="0"/>
        <w:spacing w:before="1"/>
      </w:pPr>
    </w:p>
    <w:p w14:paraId="128FD1D5" w14:textId="77777777" w:rsidR="00C811EF" w:rsidRDefault="00C811EF">
      <w:pPr>
        <w:pStyle w:val="BodyText"/>
        <w:kinsoku w:val="0"/>
        <w:overflowPunct w:val="0"/>
        <w:spacing w:line="477" w:lineRule="auto"/>
        <w:ind w:left="720" w:right="2380"/>
      </w:pPr>
      <w:r>
        <w:t>See</w:t>
      </w:r>
      <w:r>
        <w:rPr>
          <w:spacing w:val="-3"/>
        </w:rPr>
        <w:t xml:space="preserve"> </w:t>
      </w:r>
      <w:r>
        <w:t>Section</w:t>
      </w:r>
      <w:r>
        <w:rPr>
          <w:spacing w:val="-3"/>
        </w:rPr>
        <w:t xml:space="preserve"> </w:t>
      </w:r>
      <w:r>
        <w:t>9.2</w:t>
      </w:r>
      <w:r>
        <w:rPr>
          <w:spacing w:val="-3"/>
        </w:rPr>
        <w:t xml:space="preserve"> </w:t>
      </w:r>
      <w:r>
        <w:t>of</w:t>
      </w:r>
      <w:r>
        <w:rPr>
          <w:spacing w:val="-5"/>
        </w:rPr>
        <w:t xml:space="preserve"> </w:t>
      </w:r>
      <w:r>
        <w:t>the</w:t>
      </w:r>
      <w:r>
        <w:rPr>
          <w:spacing w:val="-6"/>
        </w:rPr>
        <w:t xml:space="preserve"> </w:t>
      </w:r>
      <w:r>
        <w:t>Franchise</w:t>
      </w:r>
      <w:r>
        <w:rPr>
          <w:spacing w:val="-5"/>
        </w:rPr>
        <w:t xml:space="preserve"> </w:t>
      </w:r>
      <w:r>
        <w:t>Agreement</w:t>
      </w:r>
      <w:r>
        <w:rPr>
          <w:spacing w:val="-3"/>
        </w:rPr>
        <w:t xml:space="preserve"> </w:t>
      </w:r>
      <w:r>
        <w:t>for</w:t>
      </w:r>
      <w:r>
        <w:rPr>
          <w:spacing w:val="-4"/>
        </w:rPr>
        <w:t xml:space="preserve"> </w:t>
      </w:r>
      <w:r>
        <w:t>further</w:t>
      </w:r>
      <w:r>
        <w:rPr>
          <w:spacing w:val="-1"/>
        </w:rPr>
        <w:t xml:space="preserve"> </w:t>
      </w:r>
      <w:r>
        <w:t>details</w:t>
      </w:r>
      <w:r>
        <w:rPr>
          <w:spacing w:val="-4"/>
        </w:rPr>
        <w:t xml:space="preserve"> </w:t>
      </w:r>
      <w:r>
        <w:t>regarding</w:t>
      </w:r>
      <w:r>
        <w:rPr>
          <w:spacing w:val="-3"/>
        </w:rPr>
        <w:t xml:space="preserve"> </w:t>
      </w:r>
      <w:r>
        <w:t>the</w:t>
      </w:r>
      <w:r>
        <w:rPr>
          <w:spacing w:val="-3"/>
        </w:rPr>
        <w:t xml:space="preserve"> </w:t>
      </w:r>
      <w:r>
        <w:t xml:space="preserve">above. </w:t>
      </w:r>
      <w:r>
        <w:rPr>
          <w:u w:val="single"/>
        </w:rPr>
        <w:t>Marketing Fund and Marketing Contributions</w:t>
      </w:r>
    </w:p>
    <w:p w14:paraId="3271A003" w14:textId="4D843A4C" w:rsidR="00C811EF" w:rsidRDefault="00C811EF">
      <w:pPr>
        <w:pStyle w:val="BodyText"/>
        <w:kinsoku w:val="0"/>
        <w:overflowPunct w:val="0"/>
        <w:spacing w:before="4"/>
        <w:ind w:left="720" w:right="718"/>
        <w:jc w:val="both"/>
      </w:pPr>
      <w:r>
        <w:t>In</w:t>
      </w:r>
      <w:r>
        <w:rPr>
          <w:spacing w:val="-12"/>
        </w:rPr>
        <w:t xml:space="preserve"> </w:t>
      </w:r>
      <w:r>
        <w:t>addition</w:t>
      </w:r>
      <w:r>
        <w:rPr>
          <w:spacing w:val="-9"/>
        </w:rPr>
        <w:t xml:space="preserve"> </w:t>
      </w:r>
      <w:r>
        <w:t>to</w:t>
      </w:r>
      <w:r>
        <w:rPr>
          <w:spacing w:val="-11"/>
        </w:rPr>
        <w:t xml:space="preserve"> </w:t>
      </w:r>
      <w:r>
        <w:t>any</w:t>
      </w:r>
      <w:r>
        <w:rPr>
          <w:spacing w:val="-10"/>
        </w:rPr>
        <w:t xml:space="preserve"> </w:t>
      </w:r>
      <w:r>
        <w:t>Marketing</w:t>
      </w:r>
      <w:r>
        <w:rPr>
          <w:spacing w:val="-9"/>
        </w:rPr>
        <w:t xml:space="preserve"> </w:t>
      </w:r>
      <w:r>
        <w:t>Contributions</w:t>
      </w:r>
      <w:r>
        <w:rPr>
          <w:spacing w:val="-10"/>
        </w:rPr>
        <w:t xml:space="preserve"> </w:t>
      </w:r>
      <w:r>
        <w:t>that</w:t>
      </w:r>
      <w:r>
        <w:rPr>
          <w:spacing w:val="-11"/>
        </w:rPr>
        <w:t xml:space="preserve"> </w:t>
      </w:r>
      <w:r>
        <w:t>you</w:t>
      </w:r>
      <w:r>
        <w:rPr>
          <w:spacing w:val="-11"/>
        </w:rPr>
        <w:t xml:space="preserve"> </w:t>
      </w:r>
      <w:r>
        <w:t>may</w:t>
      </w:r>
      <w:r>
        <w:rPr>
          <w:spacing w:val="-7"/>
        </w:rPr>
        <w:t xml:space="preserve"> </w:t>
      </w:r>
      <w:r>
        <w:t>be</w:t>
      </w:r>
      <w:r>
        <w:rPr>
          <w:spacing w:val="-12"/>
        </w:rPr>
        <w:t xml:space="preserve"> </w:t>
      </w:r>
      <w:r>
        <w:t>required</w:t>
      </w:r>
      <w:r>
        <w:rPr>
          <w:spacing w:val="-12"/>
        </w:rPr>
        <w:t xml:space="preserve"> </w:t>
      </w:r>
      <w:r>
        <w:t>to</w:t>
      </w:r>
      <w:r>
        <w:rPr>
          <w:spacing w:val="-9"/>
        </w:rPr>
        <w:t xml:space="preserve"> </w:t>
      </w:r>
      <w:r>
        <w:t>make,</w:t>
      </w:r>
      <w:r>
        <w:rPr>
          <w:spacing w:val="-11"/>
        </w:rPr>
        <w:t xml:space="preserve"> </w:t>
      </w:r>
      <w:r>
        <w:t>you</w:t>
      </w:r>
      <w:r>
        <w:rPr>
          <w:spacing w:val="-9"/>
        </w:rPr>
        <w:t xml:space="preserve"> </w:t>
      </w:r>
      <w:r>
        <w:t>shall</w:t>
      </w:r>
      <w:r>
        <w:rPr>
          <w:spacing w:val="-10"/>
        </w:rPr>
        <w:t xml:space="preserve"> </w:t>
      </w:r>
      <w:r>
        <w:t>use</w:t>
      </w:r>
      <w:r>
        <w:rPr>
          <w:spacing w:val="-11"/>
        </w:rPr>
        <w:t xml:space="preserve"> </w:t>
      </w:r>
      <w:r>
        <w:t>your</w:t>
      </w:r>
      <w:r>
        <w:rPr>
          <w:spacing w:val="-10"/>
        </w:rPr>
        <w:t xml:space="preserve"> </w:t>
      </w:r>
      <w:r>
        <w:t>best</w:t>
      </w:r>
      <w:r>
        <w:rPr>
          <w:spacing w:val="-11"/>
        </w:rPr>
        <w:t xml:space="preserve"> </w:t>
      </w:r>
      <w:r>
        <w:t xml:space="preserve">efforts to promote and advertise the </w:t>
      </w:r>
      <w:del w:id="452" w:author="Matthew Levine" w:date="2025-06-06T13:33:00Z" w16du:dateUtc="2025-06-06T17:33:00Z">
        <w:r w:rsidDel="00E43AE1">
          <w:delText>Studio</w:delText>
        </w:r>
      </w:del>
      <w:ins w:id="453" w:author="Matthew Levine" w:date="2025-06-06T13:33:00Z" w16du:dateUtc="2025-06-06T17:33:00Z">
        <w:r w:rsidR="00E43AE1">
          <w:t>[Premise Café]</w:t>
        </w:r>
      </w:ins>
      <w:r>
        <w:t xml:space="preserve"> and to conduct such local marketing, advertising and promotional programs</w:t>
      </w:r>
      <w:r>
        <w:rPr>
          <w:spacing w:val="-3"/>
        </w:rPr>
        <w:t xml:space="preserve"> </w:t>
      </w:r>
      <w:r>
        <w:t>as</w:t>
      </w:r>
      <w:r>
        <w:rPr>
          <w:spacing w:val="-5"/>
        </w:rPr>
        <w:t xml:space="preserve"> </w:t>
      </w:r>
      <w:r>
        <w:t>we</w:t>
      </w:r>
      <w:r>
        <w:rPr>
          <w:spacing w:val="-4"/>
        </w:rPr>
        <w:t xml:space="preserve"> </w:t>
      </w:r>
      <w:r>
        <w:t>may</w:t>
      </w:r>
      <w:r>
        <w:rPr>
          <w:spacing w:val="-2"/>
        </w:rPr>
        <w:t xml:space="preserve"> </w:t>
      </w:r>
      <w:r>
        <w:t>establish</w:t>
      </w:r>
      <w:r>
        <w:rPr>
          <w:spacing w:val="-7"/>
        </w:rPr>
        <w:t xml:space="preserve"> </w:t>
      </w:r>
      <w:r>
        <w:t>or</w:t>
      </w:r>
      <w:r>
        <w:rPr>
          <w:spacing w:val="-3"/>
        </w:rPr>
        <w:t xml:space="preserve"> </w:t>
      </w:r>
      <w:r>
        <w:t>approve</w:t>
      </w:r>
      <w:r>
        <w:rPr>
          <w:spacing w:val="-4"/>
        </w:rPr>
        <w:t xml:space="preserve"> </w:t>
      </w:r>
      <w:r>
        <w:t>from</w:t>
      </w:r>
      <w:r>
        <w:rPr>
          <w:spacing w:val="-4"/>
        </w:rPr>
        <w:t xml:space="preserve"> </w:t>
      </w:r>
      <w:r>
        <w:t>time</w:t>
      </w:r>
      <w:r>
        <w:rPr>
          <w:spacing w:val="-4"/>
        </w:rPr>
        <w:t xml:space="preserve"> </w:t>
      </w:r>
      <w:r>
        <w:t>to</w:t>
      </w:r>
      <w:r>
        <w:rPr>
          <w:spacing w:val="-4"/>
        </w:rPr>
        <w:t xml:space="preserve"> </w:t>
      </w:r>
      <w:r>
        <w:t>time.</w:t>
      </w:r>
      <w:r>
        <w:rPr>
          <w:spacing w:val="40"/>
        </w:rPr>
        <w:t xml:space="preserve"> </w:t>
      </w:r>
      <w:r>
        <w:t>This</w:t>
      </w:r>
      <w:r>
        <w:rPr>
          <w:spacing w:val="-5"/>
        </w:rPr>
        <w:t xml:space="preserve"> </w:t>
      </w:r>
      <w:r>
        <w:t>includes</w:t>
      </w:r>
      <w:r>
        <w:rPr>
          <w:spacing w:val="-5"/>
        </w:rPr>
        <w:t xml:space="preserve"> </w:t>
      </w:r>
      <w:r>
        <w:t>but</w:t>
      </w:r>
      <w:r>
        <w:rPr>
          <w:spacing w:val="-4"/>
        </w:rPr>
        <w:t xml:space="preserve"> </w:t>
      </w:r>
      <w:r>
        <w:t>is</w:t>
      </w:r>
      <w:r>
        <w:rPr>
          <w:spacing w:val="-5"/>
        </w:rPr>
        <w:t xml:space="preserve"> </w:t>
      </w:r>
      <w:r>
        <w:t>not</w:t>
      </w:r>
      <w:r>
        <w:rPr>
          <w:spacing w:val="-6"/>
        </w:rPr>
        <w:t xml:space="preserve"> </w:t>
      </w:r>
      <w:r>
        <w:t>limited</w:t>
      </w:r>
      <w:r>
        <w:rPr>
          <w:spacing w:val="-7"/>
        </w:rPr>
        <w:t xml:space="preserve"> </w:t>
      </w:r>
      <w:r>
        <w:t>to,</w:t>
      </w:r>
      <w:r>
        <w:rPr>
          <w:spacing w:val="-6"/>
        </w:rPr>
        <w:t xml:space="preserve"> </w:t>
      </w:r>
      <w:r>
        <w:t>all</w:t>
      </w:r>
      <w:r>
        <w:rPr>
          <w:spacing w:val="-5"/>
        </w:rPr>
        <w:t xml:space="preserve"> </w:t>
      </w:r>
      <w:r>
        <w:t>forms</w:t>
      </w:r>
      <w:r>
        <w:rPr>
          <w:spacing w:val="-3"/>
        </w:rPr>
        <w:t xml:space="preserve"> </w:t>
      </w:r>
      <w:r>
        <w:t>of digital</w:t>
      </w:r>
      <w:r>
        <w:rPr>
          <w:spacing w:val="-2"/>
        </w:rPr>
        <w:t xml:space="preserve"> </w:t>
      </w:r>
      <w:r>
        <w:t>and</w:t>
      </w:r>
      <w:r>
        <w:rPr>
          <w:spacing w:val="-2"/>
        </w:rPr>
        <w:t xml:space="preserve"> </w:t>
      </w:r>
      <w:r>
        <w:t>media</w:t>
      </w:r>
      <w:r>
        <w:rPr>
          <w:spacing w:val="-2"/>
        </w:rPr>
        <w:t xml:space="preserve"> </w:t>
      </w:r>
      <w:r>
        <w:t>marketing,</w:t>
      </w:r>
      <w:r>
        <w:rPr>
          <w:spacing w:val="-2"/>
        </w:rPr>
        <w:t xml:space="preserve"> </w:t>
      </w:r>
      <w:r>
        <w:t>such</w:t>
      </w:r>
      <w:r>
        <w:rPr>
          <w:spacing w:val="-2"/>
        </w:rPr>
        <w:t xml:space="preserve"> </w:t>
      </w:r>
      <w:r>
        <w:t>as Internet marketing,</w:t>
      </w:r>
      <w:r>
        <w:rPr>
          <w:spacing w:val="-2"/>
        </w:rPr>
        <w:t xml:space="preserve"> </w:t>
      </w:r>
      <w:r>
        <w:t>and</w:t>
      </w:r>
      <w:r>
        <w:rPr>
          <w:spacing w:val="-2"/>
        </w:rPr>
        <w:t xml:space="preserve"> </w:t>
      </w:r>
      <w:r>
        <w:t>similar forms of digital</w:t>
      </w:r>
      <w:r>
        <w:rPr>
          <w:spacing w:val="-3"/>
        </w:rPr>
        <w:t xml:space="preserve"> </w:t>
      </w:r>
      <w:r>
        <w:t>and</w:t>
      </w:r>
      <w:r>
        <w:rPr>
          <w:spacing w:val="-2"/>
        </w:rPr>
        <w:t xml:space="preserve"> </w:t>
      </w:r>
      <w:r>
        <w:t>media marketing. For</w:t>
      </w:r>
      <w:r>
        <w:rPr>
          <w:spacing w:val="-9"/>
        </w:rPr>
        <w:t xml:space="preserve"> </w:t>
      </w:r>
      <w:r>
        <w:t>greater</w:t>
      </w:r>
      <w:r>
        <w:rPr>
          <w:spacing w:val="-9"/>
        </w:rPr>
        <w:t xml:space="preserve"> </w:t>
      </w:r>
      <w:r>
        <w:t>clarity,</w:t>
      </w:r>
      <w:r>
        <w:rPr>
          <w:spacing w:val="-10"/>
        </w:rPr>
        <w:t xml:space="preserve"> </w:t>
      </w:r>
      <w:r>
        <w:t>this</w:t>
      </w:r>
      <w:r>
        <w:rPr>
          <w:spacing w:val="-9"/>
        </w:rPr>
        <w:t xml:space="preserve"> </w:t>
      </w:r>
      <w:r>
        <w:t>is</w:t>
      </w:r>
      <w:r>
        <w:rPr>
          <w:spacing w:val="-7"/>
        </w:rPr>
        <w:t xml:space="preserve"> </w:t>
      </w:r>
      <w:r>
        <w:t>in</w:t>
      </w:r>
      <w:r>
        <w:rPr>
          <w:spacing w:val="-6"/>
        </w:rPr>
        <w:t xml:space="preserve"> </w:t>
      </w:r>
      <w:r>
        <w:t>addition</w:t>
      </w:r>
      <w:r>
        <w:rPr>
          <w:spacing w:val="-10"/>
        </w:rPr>
        <w:t xml:space="preserve"> </w:t>
      </w:r>
      <w:r>
        <w:t>to</w:t>
      </w:r>
      <w:r>
        <w:rPr>
          <w:spacing w:val="-10"/>
        </w:rPr>
        <w:t xml:space="preserve"> </w:t>
      </w:r>
      <w:r>
        <w:t>any</w:t>
      </w:r>
      <w:r>
        <w:rPr>
          <w:spacing w:val="-9"/>
        </w:rPr>
        <w:t xml:space="preserve"> </w:t>
      </w:r>
      <w:r>
        <w:t>Marketing</w:t>
      </w:r>
      <w:r>
        <w:rPr>
          <w:spacing w:val="-11"/>
        </w:rPr>
        <w:t xml:space="preserve"> </w:t>
      </w:r>
      <w:r>
        <w:t>Contributions</w:t>
      </w:r>
      <w:r>
        <w:rPr>
          <w:spacing w:val="-9"/>
        </w:rPr>
        <w:t xml:space="preserve"> </w:t>
      </w:r>
      <w:r>
        <w:t>that</w:t>
      </w:r>
      <w:r>
        <w:rPr>
          <w:spacing w:val="-8"/>
        </w:rPr>
        <w:t xml:space="preserve"> </w:t>
      </w:r>
      <w:r>
        <w:t>you</w:t>
      </w:r>
      <w:r>
        <w:rPr>
          <w:spacing w:val="-8"/>
        </w:rPr>
        <w:t xml:space="preserve"> </w:t>
      </w:r>
      <w:r>
        <w:t>may</w:t>
      </w:r>
      <w:r>
        <w:rPr>
          <w:spacing w:val="-9"/>
        </w:rPr>
        <w:t xml:space="preserve"> </w:t>
      </w:r>
      <w:proofErr w:type="gramStart"/>
      <w:r>
        <w:t>make</w:t>
      </w:r>
      <w:proofErr w:type="gramEnd"/>
      <w:r>
        <w:rPr>
          <w:spacing w:val="-10"/>
        </w:rPr>
        <w:t xml:space="preserve"> </w:t>
      </w:r>
      <w:r>
        <w:t>and</w:t>
      </w:r>
      <w:r>
        <w:rPr>
          <w:spacing w:val="-11"/>
        </w:rPr>
        <w:t xml:space="preserve"> </w:t>
      </w:r>
      <w:r>
        <w:t>we</w:t>
      </w:r>
      <w:r>
        <w:rPr>
          <w:spacing w:val="-10"/>
        </w:rPr>
        <w:t xml:space="preserve"> </w:t>
      </w:r>
      <w:r>
        <w:t>may</w:t>
      </w:r>
      <w:r>
        <w:rPr>
          <w:spacing w:val="-9"/>
        </w:rPr>
        <w:t xml:space="preserve"> </w:t>
      </w:r>
      <w:r>
        <w:t>collect. You shall, on an annual basis, spend on approved local marketing, advertising and promotions in the Territory no</w:t>
      </w:r>
      <w:r>
        <w:rPr>
          <w:spacing w:val="-2"/>
        </w:rPr>
        <w:t xml:space="preserve"> </w:t>
      </w:r>
      <w:r>
        <w:t>less than</w:t>
      </w:r>
      <w:r>
        <w:rPr>
          <w:spacing w:val="-2"/>
        </w:rPr>
        <w:t xml:space="preserve"> </w:t>
      </w:r>
      <w:r>
        <w:t>an amount</w:t>
      </w:r>
      <w:r>
        <w:rPr>
          <w:spacing w:val="-2"/>
        </w:rPr>
        <w:t xml:space="preserve"> </w:t>
      </w:r>
      <w:r>
        <w:t>equal</w:t>
      </w:r>
      <w:r>
        <w:rPr>
          <w:spacing w:val="-3"/>
        </w:rPr>
        <w:t xml:space="preserve"> </w:t>
      </w:r>
      <w:r>
        <w:t>to</w:t>
      </w:r>
      <w:r>
        <w:rPr>
          <w:spacing w:val="-2"/>
        </w:rPr>
        <w:t xml:space="preserve"> </w:t>
      </w:r>
      <w:r>
        <w:t>the greater of:</w:t>
      </w:r>
      <w:r>
        <w:rPr>
          <w:spacing w:val="-2"/>
        </w:rPr>
        <w:t xml:space="preserve"> </w:t>
      </w:r>
      <w:proofErr w:type="spellStart"/>
      <w:r>
        <w:t>i</w:t>
      </w:r>
      <w:proofErr w:type="spellEnd"/>
      <w:r>
        <w:t xml:space="preserve">) </w:t>
      </w:r>
      <w:r>
        <w:rPr>
          <w:b/>
          <w:bCs/>
        </w:rPr>
        <w:t>10%</w:t>
      </w:r>
      <w:r>
        <w:rPr>
          <w:b/>
          <w:bCs/>
          <w:spacing w:val="-1"/>
        </w:rPr>
        <w:t xml:space="preserve"> </w:t>
      </w:r>
      <w:r>
        <w:t>of</w:t>
      </w:r>
      <w:r>
        <w:rPr>
          <w:spacing w:val="-2"/>
        </w:rPr>
        <w:t xml:space="preserve"> </w:t>
      </w:r>
      <w:r>
        <w:t>Gross Revenues per month</w:t>
      </w:r>
      <w:r>
        <w:rPr>
          <w:spacing w:val="-2"/>
        </w:rPr>
        <w:t xml:space="preserve"> </w:t>
      </w:r>
      <w:r>
        <w:t>in</w:t>
      </w:r>
      <w:r>
        <w:rPr>
          <w:spacing w:val="-2"/>
        </w:rPr>
        <w:t xml:space="preserve"> </w:t>
      </w:r>
      <w:r>
        <w:t>your first year of operations and 5% of Gross Revenues thereafter, and ii) such amount as you may be required to spend for such purposes by the lease for the Premises. Upon our request, you shall provide us with adequate</w:t>
      </w:r>
      <w:r>
        <w:rPr>
          <w:spacing w:val="-2"/>
        </w:rPr>
        <w:t xml:space="preserve"> </w:t>
      </w:r>
      <w:r>
        <w:t>documentation demonstrating</w:t>
      </w:r>
      <w:r>
        <w:rPr>
          <w:spacing w:val="-2"/>
        </w:rPr>
        <w:t xml:space="preserve"> </w:t>
      </w:r>
      <w:r>
        <w:t>that</w:t>
      </w:r>
      <w:r>
        <w:rPr>
          <w:spacing w:val="-2"/>
        </w:rPr>
        <w:t xml:space="preserve"> </w:t>
      </w:r>
      <w:r>
        <w:t>you have made</w:t>
      </w:r>
      <w:r>
        <w:rPr>
          <w:spacing w:val="-2"/>
        </w:rPr>
        <w:t xml:space="preserve"> </w:t>
      </w:r>
      <w:r>
        <w:t>these</w:t>
      </w:r>
      <w:r>
        <w:rPr>
          <w:spacing w:val="-2"/>
        </w:rPr>
        <w:t xml:space="preserve"> </w:t>
      </w:r>
      <w:r>
        <w:t>expenditures and an</w:t>
      </w:r>
      <w:r>
        <w:rPr>
          <w:spacing w:val="-2"/>
        </w:rPr>
        <w:t xml:space="preserve"> </w:t>
      </w:r>
      <w:r>
        <w:t>accounting of</w:t>
      </w:r>
      <w:r>
        <w:rPr>
          <w:spacing w:val="-2"/>
        </w:rPr>
        <w:t xml:space="preserve"> </w:t>
      </w:r>
      <w:r>
        <w:t>the monies that you have spent for approved local marketing. If you fail to make the required expenditure in any given</w:t>
      </w:r>
      <w:r>
        <w:rPr>
          <w:spacing w:val="-2"/>
        </w:rPr>
        <w:t xml:space="preserve"> </w:t>
      </w:r>
      <w:r>
        <w:t>year,</w:t>
      </w:r>
      <w:r>
        <w:rPr>
          <w:spacing w:val="-2"/>
        </w:rPr>
        <w:t xml:space="preserve"> </w:t>
      </w:r>
      <w:r>
        <w:t>we have</w:t>
      </w:r>
      <w:r>
        <w:rPr>
          <w:spacing w:val="-2"/>
        </w:rPr>
        <w:t xml:space="preserve"> </w:t>
      </w:r>
      <w:r>
        <w:t>the</w:t>
      </w:r>
      <w:r>
        <w:rPr>
          <w:spacing w:val="-2"/>
        </w:rPr>
        <w:t xml:space="preserve"> </w:t>
      </w:r>
      <w:r>
        <w:t>right</w:t>
      </w:r>
      <w:r>
        <w:rPr>
          <w:spacing w:val="-2"/>
        </w:rPr>
        <w:t xml:space="preserve"> </w:t>
      </w:r>
      <w:r>
        <w:t>to</w:t>
      </w:r>
      <w:r>
        <w:rPr>
          <w:spacing w:val="-2"/>
        </w:rPr>
        <w:t xml:space="preserve"> </w:t>
      </w:r>
      <w:r>
        <w:t>contribute</w:t>
      </w:r>
      <w:r>
        <w:rPr>
          <w:spacing w:val="-2"/>
        </w:rPr>
        <w:t xml:space="preserve"> </w:t>
      </w:r>
      <w:r>
        <w:t>the</w:t>
      </w:r>
      <w:r>
        <w:rPr>
          <w:spacing w:val="-2"/>
        </w:rPr>
        <w:t xml:space="preserve"> </w:t>
      </w:r>
      <w:r>
        <w:t>deficiency (the</w:t>
      </w:r>
      <w:r>
        <w:rPr>
          <w:spacing w:val="-2"/>
        </w:rPr>
        <w:t xml:space="preserve"> </w:t>
      </w:r>
      <w:r>
        <w:t>“Deficiency”) to</w:t>
      </w:r>
      <w:r>
        <w:rPr>
          <w:spacing w:val="-2"/>
        </w:rPr>
        <w:t xml:space="preserve"> </w:t>
      </w:r>
      <w:r>
        <w:t>the</w:t>
      </w:r>
      <w:r>
        <w:rPr>
          <w:spacing w:val="-2"/>
        </w:rPr>
        <w:t xml:space="preserve"> </w:t>
      </w:r>
      <w:r>
        <w:t>Marketing</w:t>
      </w:r>
      <w:r>
        <w:rPr>
          <w:spacing w:val="-2"/>
        </w:rPr>
        <w:t xml:space="preserve"> </w:t>
      </w:r>
      <w:r>
        <w:t>Fund</w:t>
      </w:r>
      <w:r>
        <w:rPr>
          <w:spacing w:val="-2"/>
        </w:rPr>
        <w:t xml:space="preserve"> </w:t>
      </w:r>
      <w:r>
        <w:t xml:space="preserve">and to then invoice you this amount, plus to charge you an administrative fee of </w:t>
      </w:r>
      <w:r>
        <w:rPr>
          <w:b/>
          <w:bCs/>
        </w:rPr>
        <w:t xml:space="preserve">15% </w:t>
      </w:r>
      <w:r>
        <w:t>of the Deficiency, which total amount is payable by you to us within 5 days of invoice.</w:t>
      </w:r>
    </w:p>
    <w:p w14:paraId="4C145F71" w14:textId="77777777" w:rsidR="00C811EF" w:rsidRDefault="00C811EF">
      <w:pPr>
        <w:pStyle w:val="BodyText"/>
        <w:kinsoku w:val="0"/>
        <w:overflowPunct w:val="0"/>
        <w:spacing w:before="229"/>
        <w:ind w:left="720"/>
        <w:jc w:val="both"/>
        <w:rPr>
          <w:spacing w:val="-2"/>
        </w:rPr>
      </w:pPr>
      <w:r>
        <w:t>See</w:t>
      </w:r>
      <w:r>
        <w:rPr>
          <w:spacing w:val="-6"/>
        </w:rPr>
        <w:t xml:space="preserve"> </w:t>
      </w:r>
      <w:r>
        <w:t>Section</w:t>
      </w:r>
      <w:r>
        <w:rPr>
          <w:spacing w:val="-5"/>
        </w:rPr>
        <w:t xml:space="preserve"> </w:t>
      </w:r>
      <w:r>
        <w:t>7</w:t>
      </w:r>
      <w:r>
        <w:rPr>
          <w:spacing w:val="-8"/>
        </w:rPr>
        <w:t xml:space="preserve"> </w:t>
      </w:r>
      <w:r>
        <w:t>of</w:t>
      </w:r>
      <w:r>
        <w:rPr>
          <w:spacing w:val="-7"/>
        </w:rPr>
        <w:t xml:space="preserve"> </w:t>
      </w:r>
      <w:r>
        <w:t>the</w:t>
      </w:r>
      <w:r>
        <w:rPr>
          <w:spacing w:val="-7"/>
        </w:rPr>
        <w:t xml:space="preserve"> </w:t>
      </w:r>
      <w:r>
        <w:t>Franchise</w:t>
      </w:r>
      <w:r>
        <w:rPr>
          <w:spacing w:val="-6"/>
        </w:rPr>
        <w:t xml:space="preserve"> </w:t>
      </w:r>
      <w:r>
        <w:t>Agreement</w:t>
      </w:r>
      <w:r>
        <w:rPr>
          <w:spacing w:val="-7"/>
        </w:rPr>
        <w:t xml:space="preserve"> </w:t>
      </w:r>
      <w:r>
        <w:t>for</w:t>
      </w:r>
      <w:r>
        <w:rPr>
          <w:spacing w:val="-6"/>
        </w:rPr>
        <w:t xml:space="preserve"> </w:t>
      </w:r>
      <w:r>
        <w:t>further</w:t>
      </w:r>
      <w:r>
        <w:rPr>
          <w:spacing w:val="-5"/>
        </w:rPr>
        <w:t xml:space="preserve"> </w:t>
      </w:r>
      <w:r>
        <w:t>details</w:t>
      </w:r>
      <w:r>
        <w:rPr>
          <w:spacing w:val="-5"/>
        </w:rPr>
        <w:t xml:space="preserve"> </w:t>
      </w:r>
      <w:r>
        <w:t>regarding</w:t>
      </w:r>
      <w:r>
        <w:rPr>
          <w:spacing w:val="-8"/>
        </w:rPr>
        <w:t xml:space="preserve"> </w:t>
      </w:r>
      <w:r>
        <w:t>the</w:t>
      </w:r>
      <w:r>
        <w:rPr>
          <w:spacing w:val="-5"/>
        </w:rPr>
        <w:t xml:space="preserve"> </w:t>
      </w:r>
      <w:r>
        <w:rPr>
          <w:spacing w:val="-2"/>
        </w:rPr>
        <w:t>above.</w:t>
      </w:r>
    </w:p>
    <w:p w14:paraId="449E4F69" w14:textId="77777777" w:rsidR="00C811EF" w:rsidRDefault="00C811EF">
      <w:pPr>
        <w:pStyle w:val="BodyText"/>
        <w:kinsoku w:val="0"/>
        <w:overflowPunct w:val="0"/>
        <w:spacing w:before="1"/>
      </w:pPr>
    </w:p>
    <w:p w14:paraId="0859556D" w14:textId="77777777" w:rsidR="00C811EF" w:rsidRDefault="00C811EF">
      <w:pPr>
        <w:pStyle w:val="Heading8"/>
        <w:kinsoku w:val="0"/>
        <w:overflowPunct w:val="0"/>
        <w:ind w:right="718"/>
        <w:jc w:val="both"/>
      </w:pPr>
      <w:bookmarkStart w:id="454" w:name="As_we_did_not_establish_a_Marketing_Fund"/>
      <w:bookmarkEnd w:id="454"/>
      <w:r>
        <w:t>As we did not establish a Marketing Fund in the fiscal years ended prior to the date of this Disclosure Document:</w:t>
      </w:r>
    </w:p>
    <w:p w14:paraId="662EE7C0" w14:textId="77777777" w:rsidR="00C811EF" w:rsidRDefault="00C811EF">
      <w:pPr>
        <w:pStyle w:val="BodyText"/>
        <w:kinsoku w:val="0"/>
        <w:overflowPunct w:val="0"/>
        <w:spacing w:before="13"/>
        <w:rPr>
          <w:b/>
          <w:bCs/>
        </w:rPr>
      </w:pPr>
    </w:p>
    <w:p w14:paraId="307D9096" w14:textId="77777777" w:rsidR="00C811EF" w:rsidRDefault="00C811EF" w:rsidP="00CB5590">
      <w:pPr>
        <w:pStyle w:val="ListParagraph"/>
        <w:numPr>
          <w:ilvl w:val="0"/>
          <w:numId w:val="121"/>
        </w:numPr>
        <w:tabs>
          <w:tab w:val="left" w:pos="1440"/>
        </w:tabs>
        <w:kinsoku w:val="0"/>
        <w:overflowPunct w:val="0"/>
        <w:ind w:right="720"/>
        <w:jc w:val="left"/>
        <w:rPr>
          <w:sz w:val="20"/>
          <w:szCs w:val="20"/>
        </w:rPr>
      </w:pPr>
      <w:bookmarkStart w:id="455" w:name="In_the_past_2_fiscal_years_immediately_p"/>
      <w:bookmarkEnd w:id="455"/>
      <w:r>
        <w:rPr>
          <w:sz w:val="20"/>
          <w:szCs w:val="20"/>
        </w:rPr>
        <w:t>In the past 2 fiscal years immediately preceding the date of this Disclosure Document, we have nothing to report about the amounts spent or retained in the Marketing Fund.</w:t>
      </w:r>
    </w:p>
    <w:p w14:paraId="5C208A2E" w14:textId="77777777" w:rsidR="00C811EF" w:rsidRDefault="00C811EF">
      <w:pPr>
        <w:pStyle w:val="BodyText"/>
        <w:kinsoku w:val="0"/>
        <w:overflowPunct w:val="0"/>
        <w:spacing w:before="15"/>
      </w:pPr>
    </w:p>
    <w:p w14:paraId="6761EFAF" w14:textId="77777777" w:rsidR="00C811EF" w:rsidRDefault="00C811EF" w:rsidP="00CB5590">
      <w:pPr>
        <w:pStyle w:val="ListParagraph"/>
        <w:numPr>
          <w:ilvl w:val="0"/>
          <w:numId w:val="121"/>
        </w:numPr>
        <w:tabs>
          <w:tab w:val="left" w:pos="1439"/>
        </w:tabs>
        <w:kinsoku w:val="0"/>
        <w:overflowPunct w:val="0"/>
        <w:jc w:val="left"/>
        <w:rPr>
          <w:spacing w:val="-4"/>
          <w:sz w:val="20"/>
          <w:szCs w:val="20"/>
        </w:rPr>
      </w:pPr>
      <w:bookmarkStart w:id="456" w:name="For_the_current_fiscal_year:"/>
      <w:bookmarkEnd w:id="456"/>
      <w:r>
        <w:rPr>
          <w:sz w:val="20"/>
          <w:szCs w:val="20"/>
        </w:rPr>
        <w:t>For</w:t>
      </w:r>
      <w:r>
        <w:rPr>
          <w:spacing w:val="-5"/>
          <w:sz w:val="20"/>
          <w:szCs w:val="20"/>
        </w:rPr>
        <w:t xml:space="preserve"> </w:t>
      </w:r>
      <w:r>
        <w:rPr>
          <w:sz w:val="20"/>
          <w:szCs w:val="20"/>
        </w:rPr>
        <w:t>the</w:t>
      </w:r>
      <w:r>
        <w:rPr>
          <w:spacing w:val="-5"/>
          <w:sz w:val="20"/>
          <w:szCs w:val="20"/>
        </w:rPr>
        <w:t xml:space="preserve"> </w:t>
      </w:r>
      <w:r>
        <w:rPr>
          <w:sz w:val="20"/>
          <w:szCs w:val="20"/>
        </w:rPr>
        <w:t>current</w:t>
      </w:r>
      <w:r>
        <w:rPr>
          <w:spacing w:val="-5"/>
          <w:sz w:val="20"/>
          <w:szCs w:val="20"/>
        </w:rPr>
        <w:t xml:space="preserve"> </w:t>
      </w:r>
      <w:r>
        <w:rPr>
          <w:sz w:val="20"/>
          <w:szCs w:val="20"/>
        </w:rPr>
        <w:t>fiscal</w:t>
      </w:r>
      <w:r>
        <w:rPr>
          <w:spacing w:val="-6"/>
          <w:sz w:val="20"/>
          <w:szCs w:val="20"/>
        </w:rPr>
        <w:t xml:space="preserve"> </w:t>
      </w:r>
      <w:r>
        <w:rPr>
          <w:spacing w:val="-4"/>
          <w:sz w:val="20"/>
          <w:szCs w:val="20"/>
        </w:rPr>
        <w:t>year:</w:t>
      </w:r>
    </w:p>
    <w:p w14:paraId="3334F8C6" w14:textId="77777777" w:rsidR="00C811EF" w:rsidRDefault="00C811EF">
      <w:pPr>
        <w:pStyle w:val="ListParagraph"/>
        <w:numPr>
          <w:ilvl w:val="1"/>
          <w:numId w:val="93"/>
        </w:numPr>
        <w:tabs>
          <w:tab w:val="left" w:pos="1996"/>
        </w:tabs>
        <w:kinsoku w:val="0"/>
        <w:overflowPunct w:val="0"/>
        <w:spacing w:before="228"/>
        <w:ind w:right="717"/>
        <w:rPr>
          <w:sz w:val="20"/>
          <w:szCs w:val="20"/>
        </w:rPr>
      </w:pPr>
      <w:bookmarkStart w:id="457" w:name="a._Because_we_have_just_established_our_"/>
      <w:bookmarkEnd w:id="457"/>
      <w:r>
        <w:rPr>
          <w:sz w:val="20"/>
          <w:szCs w:val="20"/>
        </w:rPr>
        <w:t>Because we have just established our System, we cannot estimate the number of franchisees</w:t>
      </w:r>
      <w:r>
        <w:rPr>
          <w:spacing w:val="-14"/>
          <w:sz w:val="20"/>
          <w:szCs w:val="20"/>
        </w:rPr>
        <w:t xml:space="preserve"> </w:t>
      </w:r>
      <w:r>
        <w:rPr>
          <w:sz w:val="20"/>
          <w:szCs w:val="20"/>
        </w:rPr>
        <w:t>that</w:t>
      </w:r>
      <w:r>
        <w:rPr>
          <w:spacing w:val="-14"/>
          <w:sz w:val="20"/>
          <w:szCs w:val="20"/>
        </w:rPr>
        <w:t xml:space="preserve"> </w:t>
      </w:r>
      <w:r>
        <w:rPr>
          <w:sz w:val="20"/>
          <w:szCs w:val="20"/>
        </w:rPr>
        <w:t>will</w:t>
      </w:r>
      <w:r>
        <w:rPr>
          <w:spacing w:val="-14"/>
          <w:sz w:val="20"/>
          <w:szCs w:val="20"/>
        </w:rPr>
        <w:t xml:space="preserve"> </w:t>
      </w:r>
      <w:r>
        <w:rPr>
          <w:sz w:val="20"/>
          <w:szCs w:val="20"/>
        </w:rPr>
        <w:t>join</w:t>
      </w:r>
      <w:r>
        <w:rPr>
          <w:spacing w:val="-14"/>
          <w:sz w:val="20"/>
          <w:szCs w:val="20"/>
        </w:rPr>
        <w:t xml:space="preserve"> </w:t>
      </w:r>
      <w:r>
        <w:rPr>
          <w:sz w:val="20"/>
          <w:szCs w:val="20"/>
        </w:rPr>
        <w:t>us</w:t>
      </w:r>
      <w:r>
        <w:rPr>
          <w:spacing w:val="-14"/>
          <w:sz w:val="20"/>
          <w:szCs w:val="20"/>
        </w:rPr>
        <w:t xml:space="preserve"> </w:t>
      </w:r>
      <w:r>
        <w:rPr>
          <w:sz w:val="20"/>
          <w:szCs w:val="20"/>
        </w:rPr>
        <w:t>in</w:t>
      </w:r>
      <w:r>
        <w:rPr>
          <w:spacing w:val="-14"/>
          <w:sz w:val="20"/>
          <w:szCs w:val="20"/>
        </w:rPr>
        <w:t xml:space="preserve"> </w:t>
      </w:r>
      <w:r>
        <w:rPr>
          <w:sz w:val="20"/>
          <w:szCs w:val="20"/>
        </w:rPr>
        <w:t>this</w:t>
      </w:r>
      <w:r>
        <w:rPr>
          <w:spacing w:val="-14"/>
          <w:sz w:val="20"/>
          <w:szCs w:val="20"/>
        </w:rPr>
        <w:t xml:space="preserve"> </w:t>
      </w:r>
      <w:r>
        <w:rPr>
          <w:sz w:val="20"/>
          <w:szCs w:val="20"/>
        </w:rPr>
        <w:t>current</w:t>
      </w:r>
      <w:r>
        <w:rPr>
          <w:spacing w:val="-14"/>
          <w:sz w:val="20"/>
          <w:szCs w:val="20"/>
        </w:rPr>
        <w:t xml:space="preserve"> </w:t>
      </w:r>
      <w:r>
        <w:rPr>
          <w:sz w:val="20"/>
          <w:szCs w:val="20"/>
        </w:rPr>
        <w:t>year,</w:t>
      </w:r>
      <w:r>
        <w:rPr>
          <w:spacing w:val="-14"/>
          <w:sz w:val="20"/>
          <w:szCs w:val="20"/>
        </w:rPr>
        <w:t xml:space="preserve"> </w:t>
      </w:r>
      <w:r>
        <w:rPr>
          <w:sz w:val="20"/>
          <w:szCs w:val="20"/>
        </w:rPr>
        <w:t>and</w:t>
      </w:r>
      <w:r>
        <w:rPr>
          <w:spacing w:val="-13"/>
          <w:sz w:val="20"/>
          <w:szCs w:val="20"/>
        </w:rPr>
        <w:t xml:space="preserve"> </w:t>
      </w:r>
      <w:r>
        <w:rPr>
          <w:sz w:val="20"/>
          <w:szCs w:val="20"/>
        </w:rPr>
        <w:t>therefore,</w:t>
      </w:r>
      <w:r>
        <w:rPr>
          <w:spacing w:val="-14"/>
          <w:sz w:val="20"/>
          <w:szCs w:val="20"/>
        </w:rPr>
        <w:t xml:space="preserve"> </w:t>
      </w:r>
      <w:r>
        <w:rPr>
          <w:sz w:val="20"/>
          <w:szCs w:val="20"/>
        </w:rPr>
        <w:t>we</w:t>
      </w:r>
      <w:r>
        <w:rPr>
          <w:spacing w:val="-14"/>
          <w:sz w:val="20"/>
          <w:szCs w:val="20"/>
        </w:rPr>
        <w:t xml:space="preserve"> </w:t>
      </w:r>
      <w:r>
        <w:rPr>
          <w:sz w:val="20"/>
          <w:szCs w:val="20"/>
        </w:rPr>
        <w:t>cannot</w:t>
      </w:r>
      <w:r>
        <w:rPr>
          <w:spacing w:val="-14"/>
          <w:sz w:val="20"/>
          <w:szCs w:val="20"/>
        </w:rPr>
        <w:t xml:space="preserve"> </w:t>
      </w:r>
      <w:r>
        <w:rPr>
          <w:sz w:val="20"/>
          <w:szCs w:val="20"/>
        </w:rPr>
        <w:t>reasonably</w:t>
      </w:r>
      <w:r>
        <w:rPr>
          <w:spacing w:val="-14"/>
          <w:sz w:val="20"/>
          <w:szCs w:val="20"/>
        </w:rPr>
        <w:t xml:space="preserve"> </w:t>
      </w:r>
      <w:r>
        <w:rPr>
          <w:sz w:val="20"/>
          <w:szCs w:val="20"/>
        </w:rPr>
        <w:t xml:space="preserve">estimate the amount that our franchisees will contribute to the Marketing </w:t>
      </w:r>
      <w:proofErr w:type="gramStart"/>
      <w:r>
        <w:rPr>
          <w:sz w:val="20"/>
          <w:szCs w:val="20"/>
        </w:rPr>
        <w:t>Fund;</w:t>
      </w:r>
      <w:proofErr w:type="gramEnd"/>
    </w:p>
    <w:p w14:paraId="1238827F" w14:textId="77777777" w:rsidR="00C811EF" w:rsidRDefault="00C811EF">
      <w:pPr>
        <w:pStyle w:val="ListParagraph"/>
        <w:numPr>
          <w:ilvl w:val="1"/>
          <w:numId w:val="93"/>
        </w:numPr>
        <w:tabs>
          <w:tab w:val="left" w:pos="1996"/>
        </w:tabs>
        <w:kinsoku w:val="0"/>
        <w:overflowPunct w:val="0"/>
        <w:spacing w:before="229"/>
        <w:ind w:right="718"/>
        <w:rPr>
          <w:sz w:val="20"/>
          <w:szCs w:val="20"/>
        </w:rPr>
      </w:pPr>
      <w:bookmarkStart w:id="458" w:name="b._We_cannot_reasonably_project_the_perc"/>
      <w:bookmarkEnd w:id="458"/>
      <w:r>
        <w:rPr>
          <w:sz w:val="20"/>
          <w:szCs w:val="20"/>
        </w:rPr>
        <w:t>We cannot reasonably project the percentage of the Marketing Fund that will be spent on national campaigns, local advertising and other promotional initiatives (which may include</w:t>
      </w:r>
    </w:p>
    <w:p w14:paraId="1CF30F51" w14:textId="77777777" w:rsidR="00C811EF" w:rsidRDefault="00C811EF">
      <w:pPr>
        <w:pStyle w:val="ListParagraph"/>
        <w:numPr>
          <w:ilvl w:val="1"/>
          <w:numId w:val="93"/>
        </w:numPr>
        <w:tabs>
          <w:tab w:val="left" w:pos="1996"/>
        </w:tabs>
        <w:kinsoku w:val="0"/>
        <w:overflowPunct w:val="0"/>
        <w:spacing w:before="229"/>
        <w:ind w:right="718"/>
        <w:rPr>
          <w:sz w:val="20"/>
          <w:szCs w:val="20"/>
        </w:rPr>
        <w:sectPr w:rsidR="00C811EF">
          <w:pgSz w:w="12240" w:h="15840"/>
          <w:pgMar w:top="400" w:right="720" w:bottom="1440" w:left="720" w:header="200" w:footer="1257" w:gutter="0"/>
          <w:cols w:space="720"/>
          <w:noEndnote/>
        </w:sectPr>
      </w:pPr>
    </w:p>
    <w:p w14:paraId="339F4D59" w14:textId="77777777" w:rsidR="00C811EF" w:rsidRDefault="00C811EF">
      <w:pPr>
        <w:pStyle w:val="BodyText"/>
        <w:kinsoku w:val="0"/>
        <w:overflowPunct w:val="0"/>
      </w:pPr>
    </w:p>
    <w:p w14:paraId="01672EA5" w14:textId="77777777" w:rsidR="00C811EF" w:rsidRDefault="00C811EF">
      <w:pPr>
        <w:pStyle w:val="BodyText"/>
        <w:kinsoku w:val="0"/>
        <w:overflowPunct w:val="0"/>
      </w:pPr>
    </w:p>
    <w:p w14:paraId="6E752537" w14:textId="77777777" w:rsidR="00C811EF" w:rsidRDefault="00C811EF">
      <w:pPr>
        <w:pStyle w:val="BodyText"/>
        <w:kinsoku w:val="0"/>
        <w:overflowPunct w:val="0"/>
      </w:pPr>
    </w:p>
    <w:p w14:paraId="1F218E71" w14:textId="77777777" w:rsidR="00C811EF" w:rsidRDefault="00C811EF">
      <w:pPr>
        <w:pStyle w:val="BodyText"/>
        <w:kinsoku w:val="0"/>
        <w:overflowPunct w:val="0"/>
        <w:spacing w:before="119"/>
      </w:pPr>
    </w:p>
    <w:p w14:paraId="656253CC" w14:textId="77777777" w:rsidR="00C811EF" w:rsidRDefault="00C811EF">
      <w:pPr>
        <w:pStyle w:val="BodyText"/>
        <w:kinsoku w:val="0"/>
        <w:overflowPunct w:val="0"/>
        <w:ind w:left="1996" w:right="715"/>
      </w:pPr>
      <w:r>
        <w:t>our cost of administrating and managing such campaigns, advertising and initiatives, and any associated legal, accounting and consulting services related thereto); and</w:t>
      </w:r>
    </w:p>
    <w:p w14:paraId="0835B5A5" w14:textId="77777777" w:rsidR="00C811EF" w:rsidRDefault="00C811EF">
      <w:pPr>
        <w:pStyle w:val="ListParagraph"/>
        <w:numPr>
          <w:ilvl w:val="1"/>
          <w:numId w:val="93"/>
        </w:numPr>
        <w:tabs>
          <w:tab w:val="left" w:pos="1996"/>
        </w:tabs>
        <w:kinsoku w:val="0"/>
        <w:overflowPunct w:val="0"/>
        <w:spacing w:before="229"/>
        <w:ind w:right="716"/>
        <w:jc w:val="left"/>
        <w:rPr>
          <w:sz w:val="20"/>
          <w:szCs w:val="20"/>
        </w:rPr>
      </w:pPr>
      <w:bookmarkStart w:id="459" w:name="c._We_cannot_reasonably_project_the_perc"/>
      <w:bookmarkEnd w:id="459"/>
      <w:r>
        <w:rPr>
          <w:sz w:val="20"/>
          <w:szCs w:val="20"/>
        </w:rPr>
        <w:t>We</w:t>
      </w:r>
      <w:r>
        <w:rPr>
          <w:spacing w:val="-4"/>
          <w:sz w:val="20"/>
          <w:szCs w:val="20"/>
        </w:rPr>
        <w:t xml:space="preserve"> </w:t>
      </w:r>
      <w:r>
        <w:rPr>
          <w:sz w:val="20"/>
          <w:szCs w:val="20"/>
        </w:rPr>
        <w:t>cannot</w:t>
      </w:r>
      <w:r>
        <w:rPr>
          <w:spacing w:val="-6"/>
          <w:sz w:val="20"/>
          <w:szCs w:val="20"/>
        </w:rPr>
        <w:t xml:space="preserve"> </w:t>
      </w:r>
      <w:r>
        <w:rPr>
          <w:sz w:val="20"/>
          <w:szCs w:val="20"/>
        </w:rPr>
        <w:t>reasonably</w:t>
      </w:r>
      <w:r>
        <w:rPr>
          <w:spacing w:val="-3"/>
          <w:sz w:val="20"/>
          <w:szCs w:val="20"/>
        </w:rPr>
        <w:t xml:space="preserve"> </w:t>
      </w:r>
      <w:r>
        <w:rPr>
          <w:sz w:val="20"/>
          <w:szCs w:val="20"/>
        </w:rPr>
        <w:t>project</w:t>
      </w:r>
      <w:r>
        <w:rPr>
          <w:spacing w:val="-6"/>
          <w:sz w:val="20"/>
          <w:szCs w:val="20"/>
        </w:rPr>
        <w:t xml:space="preserve"> </w:t>
      </w:r>
      <w:r>
        <w:rPr>
          <w:sz w:val="20"/>
          <w:szCs w:val="20"/>
        </w:rPr>
        <w:t>the</w:t>
      </w:r>
      <w:r>
        <w:rPr>
          <w:spacing w:val="-7"/>
          <w:sz w:val="20"/>
          <w:szCs w:val="20"/>
        </w:rPr>
        <w:t xml:space="preserve"> </w:t>
      </w:r>
      <w:r>
        <w:rPr>
          <w:sz w:val="20"/>
          <w:szCs w:val="20"/>
        </w:rPr>
        <w:t>percentage</w:t>
      </w:r>
      <w:r>
        <w:rPr>
          <w:spacing w:val="-4"/>
          <w:sz w:val="20"/>
          <w:szCs w:val="20"/>
        </w:rPr>
        <w:t xml:space="preserve"> </w:t>
      </w:r>
      <w:r>
        <w:rPr>
          <w:sz w:val="20"/>
          <w:szCs w:val="20"/>
        </w:rPr>
        <w:t>of</w:t>
      </w:r>
      <w:r>
        <w:rPr>
          <w:spacing w:val="-4"/>
          <w:sz w:val="20"/>
          <w:szCs w:val="20"/>
        </w:rPr>
        <w:t xml:space="preserve"> </w:t>
      </w:r>
      <w:r>
        <w:rPr>
          <w:sz w:val="20"/>
          <w:szCs w:val="20"/>
        </w:rPr>
        <w:t>the</w:t>
      </w:r>
      <w:r>
        <w:rPr>
          <w:spacing w:val="-4"/>
          <w:sz w:val="20"/>
          <w:szCs w:val="20"/>
        </w:rPr>
        <w:t xml:space="preserve"> </w:t>
      </w:r>
      <w:r>
        <w:rPr>
          <w:sz w:val="20"/>
          <w:szCs w:val="20"/>
        </w:rPr>
        <w:t>Marketing</w:t>
      </w:r>
      <w:r>
        <w:rPr>
          <w:spacing w:val="-4"/>
          <w:sz w:val="20"/>
          <w:szCs w:val="20"/>
        </w:rPr>
        <w:t xml:space="preserve"> </w:t>
      </w:r>
      <w:r>
        <w:rPr>
          <w:sz w:val="20"/>
          <w:szCs w:val="20"/>
        </w:rPr>
        <w:t>Fund</w:t>
      </w:r>
      <w:r>
        <w:rPr>
          <w:spacing w:val="-4"/>
          <w:sz w:val="20"/>
          <w:szCs w:val="20"/>
        </w:rPr>
        <w:t xml:space="preserve"> </w:t>
      </w:r>
      <w:r>
        <w:rPr>
          <w:sz w:val="20"/>
          <w:szCs w:val="20"/>
        </w:rPr>
        <w:t>that</w:t>
      </w:r>
      <w:r>
        <w:rPr>
          <w:spacing w:val="-6"/>
          <w:sz w:val="20"/>
          <w:szCs w:val="20"/>
        </w:rPr>
        <w:t xml:space="preserve"> </w:t>
      </w:r>
      <w:r>
        <w:rPr>
          <w:sz w:val="20"/>
          <w:szCs w:val="20"/>
        </w:rPr>
        <w:t>will</w:t>
      </w:r>
      <w:r>
        <w:rPr>
          <w:spacing w:val="-5"/>
          <w:sz w:val="20"/>
          <w:szCs w:val="20"/>
        </w:rPr>
        <w:t xml:space="preserve"> </w:t>
      </w:r>
      <w:r>
        <w:rPr>
          <w:sz w:val="20"/>
          <w:szCs w:val="20"/>
        </w:rPr>
        <w:t>be</w:t>
      </w:r>
      <w:r>
        <w:rPr>
          <w:spacing w:val="-4"/>
          <w:sz w:val="20"/>
          <w:szCs w:val="20"/>
        </w:rPr>
        <w:t xml:space="preserve"> </w:t>
      </w:r>
      <w:r>
        <w:rPr>
          <w:sz w:val="20"/>
          <w:szCs w:val="20"/>
        </w:rPr>
        <w:t>retained</w:t>
      </w:r>
      <w:r>
        <w:rPr>
          <w:spacing w:val="-4"/>
          <w:sz w:val="20"/>
          <w:szCs w:val="20"/>
        </w:rPr>
        <w:t xml:space="preserve"> </w:t>
      </w:r>
      <w:r>
        <w:rPr>
          <w:sz w:val="20"/>
          <w:szCs w:val="20"/>
        </w:rPr>
        <w:t>for ourselves, our parent or associates, if any</w:t>
      </w:r>
    </w:p>
    <w:p w14:paraId="0F862A13" w14:textId="77777777" w:rsidR="00C811EF" w:rsidRDefault="00C811EF">
      <w:pPr>
        <w:pStyle w:val="BodyText"/>
        <w:kinsoku w:val="0"/>
        <w:overflowPunct w:val="0"/>
      </w:pPr>
    </w:p>
    <w:p w14:paraId="2908D80C" w14:textId="77777777" w:rsidR="00C811EF" w:rsidRDefault="00C811EF">
      <w:pPr>
        <w:pStyle w:val="BodyText"/>
        <w:kinsoku w:val="0"/>
        <w:overflowPunct w:val="0"/>
        <w:spacing w:before="57"/>
      </w:pPr>
    </w:p>
    <w:p w14:paraId="5355003A" w14:textId="77777777" w:rsidR="00C811EF" w:rsidRDefault="00C811EF">
      <w:pPr>
        <w:pStyle w:val="Heading7"/>
        <w:kinsoku w:val="0"/>
        <w:overflowPunct w:val="0"/>
        <w:ind w:left="1733" w:right="1735"/>
        <w:rPr>
          <w:spacing w:val="-4"/>
        </w:rPr>
      </w:pPr>
      <w:bookmarkStart w:id="460" w:name="ITEM_18_-_RESTRICTIONS_ON_WHAT_THE_FRANC"/>
      <w:bookmarkEnd w:id="460"/>
      <w:r>
        <w:t>ITEM</w:t>
      </w:r>
      <w:r>
        <w:rPr>
          <w:spacing w:val="-7"/>
        </w:rPr>
        <w:t xml:space="preserve"> </w:t>
      </w:r>
      <w:r>
        <w:t>18</w:t>
      </w:r>
      <w:r>
        <w:rPr>
          <w:spacing w:val="-6"/>
        </w:rPr>
        <w:t xml:space="preserve"> </w:t>
      </w:r>
      <w:r>
        <w:t>-</w:t>
      </w:r>
      <w:r>
        <w:rPr>
          <w:spacing w:val="-5"/>
        </w:rPr>
        <w:t xml:space="preserve"> </w:t>
      </w:r>
      <w:r>
        <w:t>RESTRICTIONS</w:t>
      </w:r>
      <w:r>
        <w:rPr>
          <w:spacing w:val="-4"/>
        </w:rPr>
        <w:t xml:space="preserve"> </w:t>
      </w:r>
      <w:r>
        <w:t>ON</w:t>
      </w:r>
      <w:r>
        <w:rPr>
          <w:spacing w:val="-5"/>
        </w:rPr>
        <w:t xml:space="preserve"> </w:t>
      </w:r>
      <w:r>
        <w:t>WHAT</w:t>
      </w:r>
      <w:r>
        <w:rPr>
          <w:spacing w:val="-5"/>
        </w:rPr>
        <w:t xml:space="preserve"> </w:t>
      </w:r>
      <w:r>
        <w:t>THE</w:t>
      </w:r>
      <w:r>
        <w:rPr>
          <w:spacing w:val="-6"/>
        </w:rPr>
        <w:t xml:space="preserve"> </w:t>
      </w:r>
      <w:r>
        <w:t>FRANCHISEE</w:t>
      </w:r>
      <w:r>
        <w:rPr>
          <w:spacing w:val="-7"/>
        </w:rPr>
        <w:t xml:space="preserve"> </w:t>
      </w:r>
      <w:r>
        <w:t>MAY</w:t>
      </w:r>
      <w:r>
        <w:rPr>
          <w:spacing w:val="-4"/>
        </w:rPr>
        <w:t xml:space="preserve"> SELL</w:t>
      </w:r>
    </w:p>
    <w:p w14:paraId="7EF68FED" w14:textId="77777777" w:rsidR="00C811EF" w:rsidRDefault="00C811EF">
      <w:pPr>
        <w:pStyle w:val="BodyText"/>
        <w:kinsoku w:val="0"/>
        <w:overflowPunct w:val="0"/>
        <w:spacing w:before="1"/>
        <w:rPr>
          <w:b/>
          <w:bCs/>
        </w:rPr>
      </w:pPr>
    </w:p>
    <w:p w14:paraId="53FC75A7" w14:textId="77777777" w:rsidR="00C811EF" w:rsidRDefault="00C811EF">
      <w:pPr>
        <w:pStyle w:val="BodyText"/>
        <w:tabs>
          <w:tab w:val="left" w:pos="1439"/>
        </w:tabs>
        <w:kinsoku w:val="0"/>
        <w:overflowPunct w:val="0"/>
        <w:ind w:left="720" w:right="731"/>
        <w:rPr>
          <w:i/>
          <w:iCs/>
        </w:rPr>
      </w:pPr>
      <w:r>
        <w:rPr>
          <w:b/>
          <w:bCs/>
          <w:spacing w:val="-2"/>
          <w:u w:val="thick"/>
        </w:rPr>
        <w:t>Note:</w:t>
      </w:r>
      <w:r>
        <w:rPr>
          <w:b/>
          <w:bCs/>
        </w:rPr>
        <w:tab/>
      </w:r>
      <w:r>
        <w:rPr>
          <w:i/>
          <w:iCs/>
        </w:rPr>
        <w:t>The following is a description</w:t>
      </w:r>
      <w:r>
        <w:rPr>
          <w:i/>
          <w:iCs/>
          <w:spacing w:val="-1"/>
        </w:rPr>
        <w:t xml:space="preserve"> </w:t>
      </w:r>
      <w:r>
        <w:rPr>
          <w:i/>
          <w:iCs/>
        </w:rPr>
        <w:t>of any restrictions or requirements imposed</w:t>
      </w:r>
      <w:r>
        <w:rPr>
          <w:i/>
          <w:iCs/>
          <w:spacing w:val="-1"/>
        </w:rPr>
        <w:t xml:space="preserve"> </w:t>
      </w:r>
      <w:r>
        <w:rPr>
          <w:i/>
          <w:iCs/>
        </w:rPr>
        <w:t>by us, any Associate or the Franchise Agreement with respect to:</w:t>
      </w:r>
    </w:p>
    <w:p w14:paraId="173A5991" w14:textId="77777777" w:rsidR="00C811EF" w:rsidRDefault="00C811EF">
      <w:pPr>
        <w:pStyle w:val="ListParagraph"/>
        <w:numPr>
          <w:ilvl w:val="0"/>
          <w:numId w:val="92"/>
        </w:numPr>
        <w:tabs>
          <w:tab w:val="left" w:pos="1852"/>
        </w:tabs>
        <w:kinsoku w:val="0"/>
        <w:overflowPunct w:val="0"/>
        <w:spacing w:before="119"/>
        <w:ind w:hanging="676"/>
        <w:jc w:val="left"/>
        <w:rPr>
          <w:i/>
          <w:iCs/>
          <w:spacing w:val="-5"/>
          <w:sz w:val="20"/>
          <w:szCs w:val="20"/>
        </w:rPr>
      </w:pPr>
      <w:r>
        <w:rPr>
          <w:i/>
          <w:iCs/>
          <w:sz w:val="20"/>
          <w:szCs w:val="20"/>
        </w:rPr>
        <w:t>the</w:t>
      </w:r>
      <w:r>
        <w:rPr>
          <w:i/>
          <w:iCs/>
          <w:spacing w:val="-5"/>
          <w:sz w:val="20"/>
          <w:szCs w:val="20"/>
        </w:rPr>
        <w:t xml:space="preserve"> </w:t>
      </w:r>
      <w:r>
        <w:rPr>
          <w:i/>
          <w:iCs/>
          <w:sz w:val="20"/>
          <w:szCs w:val="20"/>
        </w:rPr>
        <w:t>Products</w:t>
      </w:r>
      <w:r>
        <w:rPr>
          <w:i/>
          <w:iCs/>
          <w:spacing w:val="-6"/>
          <w:sz w:val="20"/>
          <w:szCs w:val="20"/>
        </w:rPr>
        <w:t xml:space="preserve"> </w:t>
      </w:r>
      <w:r>
        <w:rPr>
          <w:i/>
          <w:iCs/>
          <w:sz w:val="20"/>
          <w:szCs w:val="20"/>
        </w:rPr>
        <w:t>and</w:t>
      </w:r>
      <w:r>
        <w:rPr>
          <w:i/>
          <w:iCs/>
          <w:spacing w:val="-5"/>
          <w:sz w:val="20"/>
          <w:szCs w:val="20"/>
        </w:rPr>
        <w:t xml:space="preserve"> </w:t>
      </w:r>
      <w:r>
        <w:rPr>
          <w:i/>
          <w:iCs/>
          <w:sz w:val="20"/>
          <w:szCs w:val="20"/>
        </w:rPr>
        <w:t>Services</w:t>
      </w:r>
      <w:r>
        <w:rPr>
          <w:i/>
          <w:iCs/>
          <w:spacing w:val="-6"/>
          <w:sz w:val="20"/>
          <w:szCs w:val="20"/>
        </w:rPr>
        <w:t xml:space="preserve"> </w:t>
      </w:r>
      <w:r>
        <w:rPr>
          <w:i/>
          <w:iCs/>
          <w:sz w:val="20"/>
          <w:szCs w:val="20"/>
        </w:rPr>
        <w:t>that</w:t>
      </w:r>
      <w:r>
        <w:rPr>
          <w:i/>
          <w:iCs/>
          <w:spacing w:val="-7"/>
          <w:sz w:val="20"/>
          <w:szCs w:val="20"/>
        </w:rPr>
        <w:t xml:space="preserve"> </w:t>
      </w:r>
      <w:r>
        <w:rPr>
          <w:i/>
          <w:iCs/>
          <w:sz w:val="20"/>
          <w:szCs w:val="20"/>
        </w:rPr>
        <w:t>you</w:t>
      </w:r>
      <w:r>
        <w:rPr>
          <w:i/>
          <w:iCs/>
          <w:spacing w:val="-4"/>
          <w:sz w:val="20"/>
          <w:szCs w:val="20"/>
        </w:rPr>
        <w:t xml:space="preserve"> </w:t>
      </w:r>
      <w:r>
        <w:rPr>
          <w:i/>
          <w:iCs/>
          <w:sz w:val="20"/>
          <w:szCs w:val="20"/>
        </w:rPr>
        <w:t>may</w:t>
      </w:r>
      <w:r>
        <w:rPr>
          <w:i/>
          <w:iCs/>
          <w:spacing w:val="-6"/>
          <w:sz w:val="20"/>
          <w:szCs w:val="20"/>
        </w:rPr>
        <w:t xml:space="preserve"> </w:t>
      </w:r>
      <w:r>
        <w:rPr>
          <w:i/>
          <w:iCs/>
          <w:sz w:val="20"/>
          <w:szCs w:val="20"/>
        </w:rPr>
        <w:t>sell,</w:t>
      </w:r>
      <w:r>
        <w:rPr>
          <w:i/>
          <w:iCs/>
          <w:spacing w:val="-5"/>
          <w:sz w:val="20"/>
          <w:szCs w:val="20"/>
        </w:rPr>
        <w:t xml:space="preserve"> and</w:t>
      </w:r>
    </w:p>
    <w:p w14:paraId="348AD79C" w14:textId="77777777" w:rsidR="00C811EF" w:rsidRDefault="00C811EF">
      <w:pPr>
        <w:pStyle w:val="ListParagraph"/>
        <w:numPr>
          <w:ilvl w:val="0"/>
          <w:numId w:val="92"/>
        </w:numPr>
        <w:tabs>
          <w:tab w:val="left" w:pos="2066"/>
        </w:tabs>
        <w:kinsoku w:val="0"/>
        <w:overflowPunct w:val="0"/>
        <w:spacing w:before="122"/>
        <w:ind w:left="2066" w:hanging="924"/>
        <w:jc w:val="left"/>
        <w:rPr>
          <w:rFonts w:ascii="Times New Roman" w:hAnsi="Times New Roman" w:cs="Times New Roman"/>
          <w:i/>
          <w:iCs/>
          <w:spacing w:val="-2"/>
          <w:sz w:val="26"/>
          <w:szCs w:val="26"/>
        </w:rPr>
      </w:pPr>
      <w:r>
        <w:rPr>
          <w:i/>
          <w:iCs/>
          <w:sz w:val="20"/>
          <w:szCs w:val="20"/>
        </w:rPr>
        <w:t>to</w:t>
      </w:r>
      <w:r>
        <w:rPr>
          <w:i/>
          <w:iCs/>
          <w:spacing w:val="-6"/>
          <w:sz w:val="20"/>
          <w:szCs w:val="20"/>
        </w:rPr>
        <w:t xml:space="preserve"> </w:t>
      </w:r>
      <w:r>
        <w:rPr>
          <w:i/>
          <w:iCs/>
          <w:sz w:val="20"/>
          <w:szCs w:val="20"/>
        </w:rPr>
        <w:t>whom</w:t>
      </w:r>
      <w:r>
        <w:rPr>
          <w:i/>
          <w:iCs/>
          <w:spacing w:val="-5"/>
          <w:sz w:val="20"/>
          <w:szCs w:val="20"/>
        </w:rPr>
        <w:t xml:space="preserve"> </w:t>
      </w:r>
      <w:r>
        <w:rPr>
          <w:i/>
          <w:iCs/>
          <w:sz w:val="20"/>
          <w:szCs w:val="20"/>
        </w:rPr>
        <w:t>and</w:t>
      </w:r>
      <w:r>
        <w:rPr>
          <w:i/>
          <w:iCs/>
          <w:spacing w:val="-3"/>
          <w:sz w:val="20"/>
          <w:szCs w:val="20"/>
        </w:rPr>
        <w:t xml:space="preserve"> </w:t>
      </w:r>
      <w:r>
        <w:rPr>
          <w:i/>
          <w:iCs/>
          <w:sz w:val="20"/>
          <w:szCs w:val="20"/>
        </w:rPr>
        <w:t>by</w:t>
      </w:r>
      <w:r>
        <w:rPr>
          <w:i/>
          <w:iCs/>
          <w:spacing w:val="-4"/>
          <w:sz w:val="20"/>
          <w:szCs w:val="20"/>
        </w:rPr>
        <w:t xml:space="preserve"> </w:t>
      </w:r>
      <w:r>
        <w:rPr>
          <w:i/>
          <w:iCs/>
          <w:sz w:val="20"/>
          <w:szCs w:val="20"/>
        </w:rPr>
        <w:t>what</w:t>
      </w:r>
      <w:r>
        <w:rPr>
          <w:i/>
          <w:iCs/>
          <w:spacing w:val="-6"/>
          <w:sz w:val="20"/>
          <w:szCs w:val="20"/>
        </w:rPr>
        <w:t xml:space="preserve"> </w:t>
      </w:r>
      <w:r>
        <w:rPr>
          <w:i/>
          <w:iCs/>
          <w:sz w:val="20"/>
          <w:szCs w:val="20"/>
        </w:rPr>
        <w:t>means</w:t>
      </w:r>
      <w:r>
        <w:rPr>
          <w:i/>
          <w:iCs/>
          <w:spacing w:val="-4"/>
          <w:sz w:val="20"/>
          <w:szCs w:val="20"/>
        </w:rPr>
        <w:t xml:space="preserve"> </w:t>
      </w:r>
      <w:r>
        <w:rPr>
          <w:i/>
          <w:iCs/>
          <w:sz w:val="20"/>
          <w:szCs w:val="20"/>
        </w:rPr>
        <w:t>you</w:t>
      </w:r>
      <w:r>
        <w:rPr>
          <w:i/>
          <w:iCs/>
          <w:spacing w:val="-5"/>
          <w:sz w:val="20"/>
          <w:szCs w:val="20"/>
        </w:rPr>
        <w:t xml:space="preserve"> </w:t>
      </w:r>
      <w:r>
        <w:rPr>
          <w:i/>
          <w:iCs/>
          <w:sz w:val="20"/>
          <w:szCs w:val="20"/>
        </w:rPr>
        <w:t>may</w:t>
      </w:r>
      <w:r>
        <w:rPr>
          <w:i/>
          <w:iCs/>
          <w:spacing w:val="-4"/>
          <w:sz w:val="20"/>
          <w:szCs w:val="20"/>
        </w:rPr>
        <w:t xml:space="preserve"> </w:t>
      </w:r>
      <w:r>
        <w:rPr>
          <w:i/>
          <w:iCs/>
          <w:sz w:val="20"/>
          <w:szCs w:val="20"/>
        </w:rPr>
        <w:t>sell</w:t>
      </w:r>
      <w:r>
        <w:rPr>
          <w:i/>
          <w:iCs/>
          <w:spacing w:val="-6"/>
          <w:sz w:val="20"/>
          <w:szCs w:val="20"/>
        </w:rPr>
        <w:t xml:space="preserve"> </w:t>
      </w:r>
      <w:r>
        <w:rPr>
          <w:i/>
          <w:iCs/>
          <w:sz w:val="20"/>
          <w:szCs w:val="20"/>
        </w:rPr>
        <w:t>the</w:t>
      </w:r>
      <w:r>
        <w:rPr>
          <w:i/>
          <w:iCs/>
          <w:spacing w:val="-4"/>
          <w:sz w:val="20"/>
          <w:szCs w:val="20"/>
        </w:rPr>
        <w:t xml:space="preserve"> </w:t>
      </w:r>
      <w:r>
        <w:rPr>
          <w:i/>
          <w:iCs/>
          <w:sz w:val="20"/>
          <w:szCs w:val="20"/>
        </w:rPr>
        <w:t>Products</w:t>
      </w:r>
      <w:r>
        <w:rPr>
          <w:i/>
          <w:iCs/>
          <w:spacing w:val="-4"/>
          <w:sz w:val="20"/>
          <w:szCs w:val="20"/>
        </w:rPr>
        <w:t xml:space="preserve"> </w:t>
      </w:r>
      <w:r>
        <w:rPr>
          <w:i/>
          <w:iCs/>
          <w:sz w:val="20"/>
          <w:szCs w:val="20"/>
        </w:rPr>
        <w:t>and</w:t>
      </w:r>
      <w:r>
        <w:rPr>
          <w:i/>
          <w:iCs/>
          <w:spacing w:val="-3"/>
          <w:sz w:val="20"/>
          <w:szCs w:val="20"/>
        </w:rPr>
        <w:t xml:space="preserve"> </w:t>
      </w:r>
      <w:r>
        <w:rPr>
          <w:i/>
          <w:iCs/>
          <w:spacing w:val="-2"/>
          <w:sz w:val="20"/>
          <w:szCs w:val="20"/>
        </w:rPr>
        <w:t>Services</w:t>
      </w:r>
      <w:r>
        <w:rPr>
          <w:rFonts w:ascii="Times New Roman" w:hAnsi="Times New Roman" w:cs="Times New Roman"/>
          <w:i/>
          <w:iCs/>
          <w:spacing w:val="-2"/>
          <w:sz w:val="26"/>
          <w:szCs w:val="26"/>
        </w:rPr>
        <w:t>.</w:t>
      </w:r>
    </w:p>
    <w:p w14:paraId="4D7E3D89" w14:textId="77CE4285" w:rsidR="00C811EF" w:rsidRDefault="00C811EF">
      <w:pPr>
        <w:pStyle w:val="BodyText"/>
        <w:kinsoku w:val="0"/>
        <w:overflowPunct w:val="0"/>
        <w:spacing w:before="121" w:line="237" w:lineRule="auto"/>
        <w:ind w:left="720" w:right="715"/>
      </w:pPr>
      <w:r>
        <w:t xml:space="preserve">Recognizing that the Products and Services to be used and offered by you in the </w:t>
      </w:r>
      <w:del w:id="461" w:author="Matthew Levine" w:date="2025-06-06T13:33:00Z" w16du:dateUtc="2025-06-06T17:33:00Z">
        <w:r w:rsidDel="00E43AE1">
          <w:delText>Studio</w:delText>
        </w:r>
      </w:del>
      <w:ins w:id="462" w:author="Matthew Levine" w:date="2025-06-06T13:33:00Z" w16du:dateUtc="2025-06-06T17:33:00Z">
        <w:r w:rsidR="00E43AE1">
          <w:t>[Premise Café]</w:t>
        </w:r>
      </w:ins>
      <w:r>
        <w:t xml:space="preserve"> must conform to our standards and specifications, you hereby agree:</w:t>
      </w:r>
    </w:p>
    <w:p w14:paraId="7F0B7DA4" w14:textId="77777777" w:rsidR="00C811EF" w:rsidRDefault="00C811EF">
      <w:pPr>
        <w:pStyle w:val="BodyText"/>
        <w:kinsoku w:val="0"/>
        <w:overflowPunct w:val="0"/>
        <w:spacing w:before="1"/>
      </w:pPr>
    </w:p>
    <w:p w14:paraId="76E00AB7" w14:textId="77777777" w:rsidR="00C811EF" w:rsidRDefault="00C811EF">
      <w:pPr>
        <w:pStyle w:val="ListParagraph"/>
        <w:numPr>
          <w:ilvl w:val="1"/>
          <w:numId w:val="92"/>
        </w:numPr>
        <w:tabs>
          <w:tab w:val="left" w:pos="1872"/>
        </w:tabs>
        <w:kinsoku w:val="0"/>
        <w:overflowPunct w:val="0"/>
        <w:ind w:right="717"/>
        <w:rPr>
          <w:sz w:val="20"/>
          <w:szCs w:val="20"/>
        </w:rPr>
      </w:pPr>
      <w:r>
        <w:rPr>
          <w:b/>
          <w:bCs/>
          <w:sz w:val="20"/>
          <w:szCs w:val="20"/>
        </w:rPr>
        <w:t>Approved</w:t>
      </w:r>
      <w:r>
        <w:rPr>
          <w:b/>
          <w:bCs/>
          <w:spacing w:val="-3"/>
          <w:sz w:val="20"/>
          <w:szCs w:val="20"/>
        </w:rPr>
        <w:t xml:space="preserve"> </w:t>
      </w:r>
      <w:r>
        <w:rPr>
          <w:b/>
          <w:bCs/>
          <w:sz w:val="20"/>
          <w:szCs w:val="20"/>
        </w:rPr>
        <w:t>Products</w:t>
      </w:r>
      <w:r>
        <w:rPr>
          <w:b/>
          <w:bCs/>
          <w:spacing w:val="-7"/>
          <w:sz w:val="20"/>
          <w:szCs w:val="20"/>
        </w:rPr>
        <w:t xml:space="preserve"> </w:t>
      </w:r>
      <w:r>
        <w:rPr>
          <w:b/>
          <w:bCs/>
          <w:sz w:val="20"/>
          <w:szCs w:val="20"/>
        </w:rPr>
        <w:t>and</w:t>
      </w:r>
      <w:r>
        <w:rPr>
          <w:b/>
          <w:bCs/>
          <w:spacing w:val="-3"/>
          <w:sz w:val="20"/>
          <w:szCs w:val="20"/>
        </w:rPr>
        <w:t xml:space="preserve"> </w:t>
      </w:r>
      <w:r>
        <w:rPr>
          <w:b/>
          <w:bCs/>
          <w:sz w:val="20"/>
          <w:szCs w:val="20"/>
        </w:rPr>
        <w:t>Services</w:t>
      </w:r>
      <w:r>
        <w:rPr>
          <w:b/>
          <w:bCs/>
          <w:spacing w:val="-5"/>
          <w:sz w:val="20"/>
          <w:szCs w:val="20"/>
        </w:rPr>
        <w:t xml:space="preserve"> </w:t>
      </w:r>
      <w:r>
        <w:rPr>
          <w:b/>
          <w:bCs/>
          <w:sz w:val="20"/>
          <w:szCs w:val="20"/>
        </w:rPr>
        <w:t>for</w:t>
      </w:r>
      <w:r>
        <w:rPr>
          <w:b/>
          <w:bCs/>
          <w:spacing w:val="-4"/>
          <w:sz w:val="20"/>
          <w:szCs w:val="20"/>
        </w:rPr>
        <w:t xml:space="preserve"> </w:t>
      </w:r>
      <w:r>
        <w:rPr>
          <w:b/>
          <w:bCs/>
          <w:sz w:val="20"/>
          <w:szCs w:val="20"/>
        </w:rPr>
        <w:t>Sale:</w:t>
      </w:r>
      <w:r>
        <w:rPr>
          <w:b/>
          <w:bCs/>
          <w:spacing w:val="-5"/>
          <w:sz w:val="20"/>
          <w:szCs w:val="20"/>
        </w:rPr>
        <w:t xml:space="preserve"> </w:t>
      </w:r>
      <w:r>
        <w:rPr>
          <w:sz w:val="20"/>
          <w:szCs w:val="20"/>
        </w:rPr>
        <w:t>o</w:t>
      </w:r>
      <w:r>
        <w:rPr>
          <w:spacing w:val="-7"/>
          <w:sz w:val="20"/>
          <w:szCs w:val="20"/>
        </w:rPr>
        <w:t xml:space="preserve"> </w:t>
      </w:r>
      <w:r>
        <w:rPr>
          <w:sz w:val="20"/>
          <w:szCs w:val="20"/>
        </w:rPr>
        <w:t>sell</w:t>
      </w:r>
      <w:r>
        <w:rPr>
          <w:spacing w:val="-5"/>
          <w:sz w:val="20"/>
          <w:szCs w:val="20"/>
        </w:rPr>
        <w:t xml:space="preserve"> </w:t>
      </w:r>
      <w:r>
        <w:rPr>
          <w:sz w:val="20"/>
          <w:szCs w:val="20"/>
        </w:rPr>
        <w:t>or</w:t>
      </w:r>
      <w:r>
        <w:rPr>
          <w:spacing w:val="-3"/>
          <w:sz w:val="20"/>
          <w:szCs w:val="20"/>
        </w:rPr>
        <w:t xml:space="preserve"> </w:t>
      </w:r>
      <w:r>
        <w:rPr>
          <w:sz w:val="20"/>
          <w:szCs w:val="20"/>
        </w:rPr>
        <w:t>offer</w:t>
      </w:r>
      <w:r>
        <w:rPr>
          <w:spacing w:val="-6"/>
          <w:sz w:val="20"/>
          <w:szCs w:val="20"/>
        </w:rPr>
        <w:t xml:space="preserve"> </w:t>
      </w:r>
      <w:r>
        <w:rPr>
          <w:sz w:val="20"/>
          <w:szCs w:val="20"/>
        </w:rPr>
        <w:t>for</w:t>
      </w:r>
      <w:r>
        <w:rPr>
          <w:spacing w:val="-5"/>
          <w:sz w:val="20"/>
          <w:szCs w:val="20"/>
        </w:rPr>
        <w:t xml:space="preserve"> </w:t>
      </w:r>
      <w:r>
        <w:rPr>
          <w:sz w:val="20"/>
          <w:szCs w:val="20"/>
        </w:rPr>
        <w:t>sale</w:t>
      </w:r>
      <w:r>
        <w:rPr>
          <w:spacing w:val="-7"/>
          <w:sz w:val="20"/>
          <w:szCs w:val="20"/>
        </w:rPr>
        <w:t xml:space="preserve"> </w:t>
      </w:r>
      <w:r>
        <w:rPr>
          <w:sz w:val="20"/>
          <w:szCs w:val="20"/>
        </w:rPr>
        <w:t>all</w:t>
      </w:r>
      <w:r>
        <w:rPr>
          <w:spacing w:val="-5"/>
          <w:sz w:val="20"/>
          <w:szCs w:val="20"/>
        </w:rPr>
        <w:t xml:space="preserve"> </w:t>
      </w:r>
      <w:r>
        <w:rPr>
          <w:sz w:val="20"/>
          <w:szCs w:val="20"/>
        </w:rPr>
        <w:t>Products</w:t>
      </w:r>
      <w:r>
        <w:rPr>
          <w:spacing w:val="-5"/>
          <w:sz w:val="20"/>
          <w:szCs w:val="20"/>
        </w:rPr>
        <w:t xml:space="preserve"> </w:t>
      </w:r>
      <w:r>
        <w:rPr>
          <w:sz w:val="20"/>
          <w:szCs w:val="20"/>
        </w:rPr>
        <w:t>and</w:t>
      </w:r>
      <w:r>
        <w:rPr>
          <w:spacing w:val="-4"/>
          <w:sz w:val="20"/>
          <w:szCs w:val="20"/>
        </w:rPr>
        <w:t xml:space="preserve"> </w:t>
      </w:r>
      <w:r>
        <w:rPr>
          <w:sz w:val="20"/>
          <w:szCs w:val="20"/>
        </w:rPr>
        <w:t>Services and</w:t>
      </w:r>
      <w:r>
        <w:rPr>
          <w:spacing w:val="-2"/>
          <w:sz w:val="20"/>
          <w:szCs w:val="20"/>
        </w:rPr>
        <w:t xml:space="preserve"> </w:t>
      </w:r>
      <w:r>
        <w:rPr>
          <w:sz w:val="20"/>
          <w:szCs w:val="20"/>
        </w:rPr>
        <w:t>only</w:t>
      </w:r>
      <w:r>
        <w:rPr>
          <w:spacing w:val="-3"/>
          <w:sz w:val="20"/>
          <w:szCs w:val="20"/>
        </w:rPr>
        <w:t xml:space="preserve"> </w:t>
      </w:r>
      <w:r>
        <w:rPr>
          <w:sz w:val="20"/>
          <w:szCs w:val="20"/>
        </w:rPr>
        <w:t>the</w:t>
      </w:r>
      <w:r>
        <w:rPr>
          <w:spacing w:val="-2"/>
          <w:sz w:val="20"/>
          <w:szCs w:val="20"/>
        </w:rPr>
        <w:t xml:space="preserve"> </w:t>
      </w:r>
      <w:r>
        <w:rPr>
          <w:sz w:val="20"/>
          <w:szCs w:val="20"/>
        </w:rPr>
        <w:t>Products</w:t>
      </w:r>
      <w:r>
        <w:rPr>
          <w:spacing w:val="-3"/>
          <w:sz w:val="20"/>
          <w:szCs w:val="20"/>
        </w:rPr>
        <w:t xml:space="preserve"> </w:t>
      </w:r>
      <w:r>
        <w:rPr>
          <w:sz w:val="20"/>
          <w:szCs w:val="20"/>
        </w:rPr>
        <w:t>and</w:t>
      </w:r>
      <w:r>
        <w:rPr>
          <w:spacing w:val="-2"/>
          <w:sz w:val="20"/>
          <w:szCs w:val="20"/>
        </w:rPr>
        <w:t xml:space="preserve"> </w:t>
      </w:r>
      <w:r>
        <w:rPr>
          <w:sz w:val="20"/>
          <w:szCs w:val="20"/>
        </w:rPr>
        <w:t>Services</w:t>
      </w:r>
      <w:r>
        <w:rPr>
          <w:spacing w:val="-3"/>
          <w:sz w:val="20"/>
          <w:szCs w:val="20"/>
        </w:rPr>
        <w:t xml:space="preserve"> </w:t>
      </w:r>
      <w:r>
        <w:rPr>
          <w:sz w:val="20"/>
          <w:szCs w:val="20"/>
        </w:rPr>
        <w:t>which</w:t>
      </w:r>
      <w:r>
        <w:rPr>
          <w:spacing w:val="-2"/>
          <w:sz w:val="20"/>
          <w:szCs w:val="20"/>
        </w:rPr>
        <w:t xml:space="preserve"> </w:t>
      </w:r>
      <w:r>
        <w:rPr>
          <w:sz w:val="20"/>
          <w:szCs w:val="20"/>
        </w:rPr>
        <w:t>have</w:t>
      </w:r>
      <w:r>
        <w:rPr>
          <w:spacing w:val="-2"/>
          <w:sz w:val="20"/>
          <w:szCs w:val="20"/>
        </w:rPr>
        <w:t xml:space="preserve"> </w:t>
      </w:r>
      <w:r>
        <w:rPr>
          <w:sz w:val="20"/>
          <w:szCs w:val="20"/>
        </w:rPr>
        <w:t>been approved</w:t>
      </w:r>
      <w:r>
        <w:rPr>
          <w:spacing w:val="-4"/>
          <w:sz w:val="20"/>
          <w:szCs w:val="20"/>
        </w:rPr>
        <w:t xml:space="preserve"> </w:t>
      </w:r>
      <w:r>
        <w:rPr>
          <w:sz w:val="20"/>
          <w:szCs w:val="20"/>
        </w:rPr>
        <w:t>for</w:t>
      </w:r>
      <w:r>
        <w:rPr>
          <w:spacing w:val="-3"/>
          <w:sz w:val="20"/>
          <w:szCs w:val="20"/>
        </w:rPr>
        <w:t xml:space="preserve"> </w:t>
      </w:r>
      <w:r>
        <w:rPr>
          <w:sz w:val="20"/>
          <w:szCs w:val="20"/>
        </w:rPr>
        <w:t>sale</w:t>
      </w:r>
      <w:r>
        <w:rPr>
          <w:spacing w:val="-2"/>
          <w:sz w:val="20"/>
          <w:szCs w:val="20"/>
        </w:rPr>
        <w:t xml:space="preserve"> </w:t>
      </w:r>
      <w:r>
        <w:rPr>
          <w:sz w:val="20"/>
          <w:szCs w:val="20"/>
        </w:rPr>
        <w:t>by</w:t>
      </w:r>
      <w:r>
        <w:rPr>
          <w:spacing w:val="-3"/>
          <w:sz w:val="20"/>
          <w:szCs w:val="20"/>
        </w:rPr>
        <w:t xml:space="preserve"> </w:t>
      </w:r>
      <w:r>
        <w:rPr>
          <w:sz w:val="20"/>
          <w:szCs w:val="20"/>
        </w:rPr>
        <w:t>us</w:t>
      </w:r>
      <w:r>
        <w:rPr>
          <w:spacing w:val="-1"/>
          <w:sz w:val="20"/>
          <w:szCs w:val="20"/>
        </w:rPr>
        <w:t xml:space="preserve"> </w:t>
      </w:r>
      <w:r>
        <w:rPr>
          <w:sz w:val="20"/>
          <w:szCs w:val="20"/>
        </w:rPr>
        <w:t>in writing,</w:t>
      </w:r>
      <w:r>
        <w:rPr>
          <w:spacing w:val="-2"/>
          <w:sz w:val="20"/>
          <w:szCs w:val="20"/>
        </w:rPr>
        <w:t xml:space="preserve"> </w:t>
      </w:r>
      <w:r>
        <w:rPr>
          <w:sz w:val="20"/>
          <w:szCs w:val="20"/>
        </w:rPr>
        <w:t>from time to time.</w:t>
      </w:r>
      <w:r>
        <w:rPr>
          <w:spacing w:val="40"/>
          <w:sz w:val="20"/>
          <w:szCs w:val="20"/>
        </w:rPr>
        <w:t xml:space="preserve"> </w:t>
      </w:r>
      <w:r>
        <w:rPr>
          <w:sz w:val="20"/>
          <w:szCs w:val="20"/>
        </w:rPr>
        <w:t>We have the right to make such modifications to those items from time to time, and</w:t>
      </w:r>
      <w:r>
        <w:rPr>
          <w:spacing w:val="-9"/>
          <w:sz w:val="20"/>
          <w:szCs w:val="20"/>
        </w:rPr>
        <w:t xml:space="preserve"> </w:t>
      </w:r>
      <w:r>
        <w:rPr>
          <w:sz w:val="20"/>
          <w:szCs w:val="20"/>
        </w:rPr>
        <w:t>you</w:t>
      </w:r>
      <w:r>
        <w:rPr>
          <w:spacing w:val="-7"/>
          <w:sz w:val="20"/>
          <w:szCs w:val="20"/>
        </w:rPr>
        <w:t xml:space="preserve"> </w:t>
      </w:r>
      <w:r>
        <w:rPr>
          <w:sz w:val="20"/>
          <w:szCs w:val="20"/>
        </w:rPr>
        <w:t>agree</w:t>
      </w:r>
      <w:r>
        <w:rPr>
          <w:spacing w:val="-7"/>
          <w:sz w:val="20"/>
          <w:szCs w:val="20"/>
        </w:rPr>
        <w:t xml:space="preserve"> </w:t>
      </w:r>
      <w:r>
        <w:rPr>
          <w:sz w:val="20"/>
          <w:szCs w:val="20"/>
        </w:rPr>
        <w:t>to</w:t>
      </w:r>
      <w:r>
        <w:rPr>
          <w:spacing w:val="-9"/>
          <w:sz w:val="20"/>
          <w:szCs w:val="20"/>
        </w:rPr>
        <w:t xml:space="preserve"> </w:t>
      </w:r>
      <w:r>
        <w:rPr>
          <w:sz w:val="20"/>
          <w:szCs w:val="20"/>
        </w:rPr>
        <w:t>immediately</w:t>
      </w:r>
      <w:r>
        <w:rPr>
          <w:spacing w:val="-8"/>
          <w:sz w:val="20"/>
          <w:szCs w:val="20"/>
        </w:rPr>
        <w:t xml:space="preserve"> </w:t>
      </w:r>
      <w:r>
        <w:rPr>
          <w:sz w:val="20"/>
          <w:szCs w:val="20"/>
        </w:rPr>
        <w:t>comply</w:t>
      </w:r>
      <w:r>
        <w:rPr>
          <w:spacing w:val="-7"/>
          <w:sz w:val="20"/>
          <w:szCs w:val="20"/>
        </w:rPr>
        <w:t xml:space="preserve"> </w:t>
      </w:r>
      <w:r>
        <w:rPr>
          <w:sz w:val="20"/>
          <w:szCs w:val="20"/>
        </w:rPr>
        <w:t>with</w:t>
      </w:r>
      <w:r>
        <w:rPr>
          <w:spacing w:val="-9"/>
          <w:sz w:val="20"/>
          <w:szCs w:val="20"/>
        </w:rPr>
        <w:t xml:space="preserve"> </w:t>
      </w:r>
      <w:r>
        <w:rPr>
          <w:sz w:val="20"/>
          <w:szCs w:val="20"/>
        </w:rPr>
        <w:t>all</w:t>
      </w:r>
      <w:r>
        <w:rPr>
          <w:spacing w:val="-10"/>
          <w:sz w:val="20"/>
          <w:szCs w:val="20"/>
        </w:rPr>
        <w:t xml:space="preserve"> </w:t>
      </w:r>
      <w:r>
        <w:rPr>
          <w:sz w:val="20"/>
          <w:szCs w:val="20"/>
        </w:rPr>
        <w:t>such</w:t>
      </w:r>
      <w:r>
        <w:rPr>
          <w:spacing w:val="-9"/>
          <w:sz w:val="20"/>
          <w:szCs w:val="20"/>
        </w:rPr>
        <w:t xml:space="preserve"> </w:t>
      </w:r>
      <w:r>
        <w:rPr>
          <w:sz w:val="20"/>
          <w:szCs w:val="20"/>
        </w:rPr>
        <w:t>modifications.</w:t>
      </w:r>
      <w:r>
        <w:rPr>
          <w:spacing w:val="39"/>
          <w:sz w:val="20"/>
          <w:szCs w:val="20"/>
        </w:rPr>
        <w:t xml:space="preserve"> </w:t>
      </w:r>
      <w:r>
        <w:rPr>
          <w:sz w:val="20"/>
          <w:szCs w:val="20"/>
        </w:rPr>
        <w:t>You</w:t>
      </w:r>
      <w:r>
        <w:rPr>
          <w:spacing w:val="-9"/>
          <w:sz w:val="20"/>
          <w:szCs w:val="20"/>
        </w:rPr>
        <w:t xml:space="preserve"> </w:t>
      </w:r>
      <w:r>
        <w:rPr>
          <w:sz w:val="20"/>
          <w:szCs w:val="20"/>
        </w:rPr>
        <w:t>shall</w:t>
      </w:r>
      <w:r>
        <w:rPr>
          <w:spacing w:val="-7"/>
          <w:sz w:val="20"/>
          <w:szCs w:val="20"/>
        </w:rPr>
        <w:t xml:space="preserve"> </w:t>
      </w:r>
      <w:r>
        <w:rPr>
          <w:sz w:val="20"/>
          <w:szCs w:val="20"/>
        </w:rPr>
        <w:t>not</w:t>
      </w:r>
      <w:r>
        <w:rPr>
          <w:spacing w:val="-9"/>
          <w:sz w:val="20"/>
          <w:szCs w:val="20"/>
        </w:rPr>
        <w:t xml:space="preserve"> </w:t>
      </w:r>
      <w:r>
        <w:rPr>
          <w:sz w:val="20"/>
          <w:szCs w:val="20"/>
        </w:rPr>
        <w:t>offer</w:t>
      </w:r>
      <w:r>
        <w:rPr>
          <w:spacing w:val="-8"/>
          <w:sz w:val="20"/>
          <w:szCs w:val="20"/>
        </w:rPr>
        <w:t xml:space="preserve"> </w:t>
      </w:r>
      <w:r>
        <w:rPr>
          <w:sz w:val="20"/>
          <w:szCs w:val="20"/>
        </w:rPr>
        <w:t>any</w:t>
      </w:r>
      <w:r>
        <w:rPr>
          <w:spacing w:val="-7"/>
          <w:sz w:val="20"/>
          <w:szCs w:val="20"/>
        </w:rPr>
        <w:t xml:space="preserve"> </w:t>
      </w:r>
      <w:r>
        <w:rPr>
          <w:sz w:val="20"/>
          <w:szCs w:val="20"/>
        </w:rPr>
        <w:t>form of entertainment, without first receiving our prior written approval. If you wish to sell an unauthorized item, you will not do so until we have given you our written authorization to do so. Such authorization may be arbitrarily withheld by us or, if given, withdrawn on 30 days’ notice to you or immediately in the event of any health issue relating thereto. Where authorization</w:t>
      </w:r>
      <w:r>
        <w:rPr>
          <w:spacing w:val="-2"/>
          <w:sz w:val="20"/>
          <w:szCs w:val="20"/>
        </w:rPr>
        <w:t xml:space="preserve"> </w:t>
      </w:r>
      <w:r>
        <w:rPr>
          <w:sz w:val="20"/>
          <w:szCs w:val="20"/>
        </w:rPr>
        <w:t>is given</w:t>
      </w:r>
      <w:r>
        <w:rPr>
          <w:spacing w:val="-2"/>
          <w:sz w:val="20"/>
          <w:szCs w:val="20"/>
        </w:rPr>
        <w:t xml:space="preserve"> </w:t>
      </w:r>
      <w:r>
        <w:rPr>
          <w:sz w:val="20"/>
          <w:szCs w:val="20"/>
        </w:rPr>
        <w:t>by</w:t>
      </w:r>
      <w:r>
        <w:rPr>
          <w:spacing w:val="-3"/>
          <w:sz w:val="20"/>
          <w:szCs w:val="20"/>
        </w:rPr>
        <w:t xml:space="preserve"> </w:t>
      </w:r>
      <w:r>
        <w:rPr>
          <w:sz w:val="20"/>
          <w:szCs w:val="20"/>
        </w:rPr>
        <w:t>us to</w:t>
      </w:r>
      <w:r>
        <w:rPr>
          <w:spacing w:val="-2"/>
          <w:sz w:val="20"/>
          <w:szCs w:val="20"/>
        </w:rPr>
        <w:t xml:space="preserve"> </w:t>
      </w:r>
      <w:r>
        <w:rPr>
          <w:sz w:val="20"/>
          <w:szCs w:val="20"/>
        </w:rPr>
        <w:t>you</w:t>
      </w:r>
      <w:r>
        <w:rPr>
          <w:spacing w:val="-2"/>
          <w:sz w:val="20"/>
          <w:szCs w:val="20"/>
        </w:rPr>
        <w:t xml:space="preserve"> </w:t>
      </w:r>
      <w:r>
        <w:rPr>
          <w:sz w:val="20"/>
          <w:szCs w:val="20"/>
        </w:rPr>
        <w:t>to</w:t>
      </w:r>
      <w:r>
        <w:rPr>
          <w:spacing w:val="-4"/>
          <w:sz w:val="20"/>
          <w:szCs w:val="20"/>
        </w:rPr>
        <w:t xml:space="preserve"> </w:t>
      </w:r>
      <w:r>
        <w:rPr>
          <w:sz w:val="20"/>
          <w:szCs w:val="20"/>
        </w:rPr>
        <w:t>sell</w:t>
      </w:r>
      <w:r>
        <w:rPr>
          <w:spacing w:val="-3"/>
          <w:sz w:val="20"/>
          <w:szCs w:val="20"/>
        </w:rPr>
        <w:t xml:space="preserve"> </w:t>
      </w:r>
      <w:r>
        <w:rPr>
          <w:sz w:val="20"/>
          <w:szCs w:val="20"/>
        </w:rPr>
        <w:t>items other</w:t>
      </w:r>
      <w:r>
        <w:rPr>
          <w:spacing w:val="-3"/>
          <w:sz w:val="20"/>
          <w:szCs w:val="20"/>
        </w:rPr>
        <w:t xml:space="preserve"> </w:t>
      </w:r>
      <w:r>
        <w:rPr>
          <w:sz w:val="20"/>
          <w:szCs w:val="20"/>
        </w:rPr>
        <w:t>than</w:t>
      </w:r>
      <w:r>
        <w:rPr>
          <w:spacing w:val="-2"/>
          <w:sz w:val="20"/>
          <w:szCs w:val="20"/>
        </w:rPr>
        <w:t xml:space="preserve"> </w:t>
      </w:r>
      <w:r>
        <w:rPr>
          <w:sz w:val="20"/>
          <w:szCs w:val="20"/>
        </w:rPr>
        <w:t>Products,</w:t>
      </w:r>
      <w:r>
        <w:rPr>
          <w:spacing w:val="-4"/>
          <w:sz w:val="20"/>
          <w:szCs w:val="20"/>
        </w:rPr>
        <w:t xml:space="preserve"> </w:t>
      </w:r>
      <w:r>
        <w:rPr>
          <w:sz w:val="20"/>
          <w:szCs w:val="20"/>
        </w:rPr>
        <w:t>or to</w:t>
      </w:r>
      <w:r>
        <w:rPr>
          <w:spacing w:val="-2"/>
          <w:sz w:val="20"/>
          <w:szCs w:val="20"/>
        </w:rPr>
        <w:t xml:space="preserve"> </w:t>
      </w:r>
      <w:r>
        <w:rPr>
          <w:sz w:val="20"/>
          <w:szCs w:val="20"/>
        </w:rPr>
        <w:t>offer</w:t>
      </w:r>
      <w:r>
        <w:rPr>
          <w:spacing w:val="-1"/>
          <w:sz w:val="20"/>
          <w:szCs w:val="20"/>
        </w:rPr>
        <w:t xml:space="preserve"> </w:t>
      </w:r>
      <w:r>
        <w:rPr>
          <w:sz w:val="20"/>
          <w:szCs w:val="20"/>
        </w:rPr>
        <w:t>services</w:t>
      </w:r>
      <w:r>
        <w:rPr>
          <w:spacing w:val="-3"/>
          <w:sz w:val="20"/>
          <w:szCs w:val="20"/>
        </w:rPr>
        <w:t xml:space="preserve"> </w:t>
      </w:r>
      <w:r>
        <w:rPr>
          <w:sz w:val="20"/>
          <w:szCs w:val="20"/>
        </w:rPr>
        <w:t>other than</w:t>
      </w:r>
      <w:r>
        <w:rPr>
          <w:spacing w:val="-11"/>
          <w:sz w:val="20"/>
          <w:szCs w:val="20"/>
        </w:rPr>
        <w:t xml:space="preserve"> </w:t>
      </w:r>
      <w:r>
        <w:rPr>
          <w:sz w:val="20"/>
          <w:szCs w:val="20"/>
        </w:rPr>
        <w:t>the</w:t>
      </w:r>
      <w:r>
        <w:rPr>
          <w:spacing w:val="-11"/>
          <w:sz w:val="20"/>
          <w:szCs w:val="20"/>
        </w:rPr>
        <w:t xml:space="preserve"> </w:t>
      </w:r>
      <w:r>
        <w:rPr>
          <w:sz w:val="20"/>
          <w:szCs w:val="20"/>
        </w:rPr>
        <w:t>Services,</w:t>
      </w:r>
      <w:r>
        <w:rPr>
          <w:spacing w:val="-11"/>
          <w:sz w:val="20"/>
          <w:szCs w:val="20"/>
        </w:rPr>
        <w:t xml:space="preserve"> </w:t>
      </w:r>
      <w:r>
        <w:rPr>
          <w:sz w:val="20"/>
          <w:szCs w:val="20"/>
        </w:rPr>
        <w:t>such</w:t>
      </w:r>
      <w:r>
        <w:rPr>
          <w:spacing w:val="-12"/>
          <w:sz w:val="20"/>
          <w:szCs w:val="20"/>
        </w:rPr>
        <w:t xml:space="preserve"> </w:t>
      </w:r>
      <w:r>
        <w:rPr>
          <w:sz w:val="20"/>
          <w:szCs w:val="20"/>
        </w:rPr>
        <w:t>other</w:t>
      </w:r>
      <w:r>
        <w:rPr>
          <w:spacing w:val="-10"/>
          <w:sz w:val="20"/>
          <w:szCs w:val="20"/>
        </w:rPr>
        <w:t xml:space="preserve"> </w:t>
      </w:r>
      <w:r>
        <w:rPr>
          <w:sz w:val="20"/>
          <w:szCs w:val="20"/>
        </w:rPr>
        <w:t>items</w:t>
      </w:r>
      <w:r>
        <w:rPr>
          <w:spacing w:val="-10"/>
          <w:sz w:val="20"/>
          <w:szCs w:val="20"/>
        </w:rPr>
        <w:t xml:space="preserve"> </w:t>
      </w:r>
      <w:r>
        <w:rPr>
          <w:sz w:val="20"/>
          <w:szCs w:val="20"/>
        </w:rPr>
        <w:t>shall</w:t>
      </w:r>
      <w:r>
        <w:rPr>
          <w:spacing w:val="-12"/>
          <w:sz w:val="20"/>
          <w:szCs w:val="20"/>
        </w:rPr>
        <w:t xml:space="preserve"> </w:t>
      </w:r>
      <w:r>
        <w:rPr>
          <w:sz w:val="20"/>
          <w:szCs w:val="20"/>
        </w:rPr>
        <w:t>not</w:t>
      </w:r>
      <w:r>
        <w:rPr>
          <w:spacing w:val="-11"/>
          <w:sz w:val="20"/>
          <w:szCs w:val="20"/>
        </w:rPr>
        <w:t xml:space="preserve"> </w:t>
      </w:r>
      <w:r>
        <w:rPr>
          <w:sz w:val="20"/>
          <w:szCs w:val="20"/>
        </w:rPr>
        <w:t>be</w:t>
      </w:r>
      <w:r>
        <w:rPr>
          <w:spacing w:val="-11"/>
          <w:sz w:val="20"/>
          <w:szCs w:val="20"/>
        </w:rPr>
        <w:t xml:space="preserve"> </w:t>
      </w:r>
      <w:r>
        <w:rPr>
          <w:sz w:val="20"/>
          <w:szCs w:val="20"/>
        </w:rPr>
        <w:t>used</w:t>
      </w:r>
      <w:r>
        <w:rPr>
          <w:spacing w:val="-12"/>
          <w:sz w:val="20"/>
          <w:szCs w:val="20"/>
        </w:rPr>
        <w:t xml:space="preserve"> </w:t>
      </w:r>
      <w:r>
        <w:rPr>
          <w:sz w:val="20"/>
          <w:szCs w:val="20"/>
        </w:rPr>
        <w:t>or</w:t>
      </w:r>
      <w:r>
        <w:rPr>
          <w:spacing w:val="-10"/>
          <w:sz w:val="20"/>
          <w:szCs w:val="20"/>
        </w:rPr>
        <w:t xml:space="preserve"> </w:t>
      </w:r>
      <w:r>
        <w:rPr>
          <w:sz w:val="20"/>
          <w:szCs w:val="20"/>
        </w:rPr>
        <w:t>associated</w:t>
      </w:r>
      <w:r>
        <w:rPr>
          <w:spacing w:val="-11"/>
          <w:sz w:val="20"/>
          <w:szCs w:val="20"/>
        </w:rPr>
        <w:t xml:space="preserve"> </w:t>
      </w:r>
      <w:r>
        <w:rPr>
          <w:sz w:val="20"/>
          <w:szCs w:val="20"/>
        </w:rPr>
        <w:t>with</w:t>
      </w:r>
      <w:r>
        <w:rPr>
          <w:spacing w:val="-11"/>
          <w:sz w:val="20"/>
          <w:szCs w:val="20"/>
        </w:rPr>
        <w:t xml:space="preserve"> </w:t>
      </w:r>
      <w:r>
        <w:rPr>
          <w:sz w:val="20"/>
          <w:szCs w:val="20"/>
        </w:rPr>
        <w:t>any</w:t>
      </w:r>
      <w:r>
        <w:rPr>
          <w:spacing w:val="-10"/>
          <w:sz w:val="20"/>
          <w:szCs w:val="20"/>
        </w:rPr>
        <w:t xml:space="preserve"> </w:t>
      </w:r>
      <w:r>
        <w:rPr>
          <w:sz w:val="20"/>
          <w:szCs w:val="20"/>
        </w:rPr>
        <w:t>Marks</w:t>
      </w:r>
      <w:r>
        <w:rPr>
          <w:spacing w:val="-10"/>
          <w:sz w:val="20"/>
          <w:szCs w:val="20"/>
        </w:rPr>
        <w:t xml:space="preserve"> </w:t>
      </w:r>
      <w:r>
        <w:rPr>
          <w:sz w:val="20"/>
          <w:szCs w:val="20"/>
        </w:rPr>
        <w:t>unless</w:t>
      </w:r>
      <w:r>
        <w:rPr>
          <w:spacing w:val="-10"/>
          <w:sz w:val="20"/>
          <w:szCs w:val="20"/>
        </w:rPr>
        <w:t xml:space="preserve"> </w:t>
      </w:r>
      <w:r>
        <w:rPr>
          <w:sz w:val="20"/>
          <w:szCs w:val="20"/>
        </w:rPr>
        <w:t>you obtain specific written authorization to do so in advance from us.</w:t>
      </w:r>
    </w:p>
    <w:p w14:paraId="0C07FE5A" w14:textId="77777777" w:rsidR="00C811EF" w:rsidRDefault="00C811EF">
      <w:pPr>
        <w:pStyle w:val="BodyText"/>
        <w:kinsoku w:val="0"/>
        <w:overflowPunct w:val="0"/>
      </w:pPr>
    </w:p>
    <w:p w14:paraId="29B57D84" w14:textId="087E1E43" w:rsidR="00C811EF" w:rsidRDefault="00C811EF">
      <w:pPr>
        <w:pStyle w:val="ListParagraph"/>
        <w:numPr>
          <w:ilvl w:val="1"/>
          <w:numId w:val="92"/>
        </w:numPr>
        <w:tabs>
          <w:tab w:val="left" w:pos="1872"/>
        </w:tabs>
        <w:kinsoku w:val="0"/>
        <w:overflowPunct w:val="0"/>
        <w:spacing w:before="1"/>
        <w:ind w:right="719"/>
        <w:rPr>
          <w:sz w:val="20"/>
          <w:szCs w:val="20"/>
        </w:rPr>
      </w:pPr>
      <w:r>
        <w:rPr>
          <w:b/>
          <w:bCs/>
          <w:sz w:val="20"/>
          <w:szCs w:val="20"/>
        </w:rPr>
        <w:t xml:space="preserve">Sufficient Inventory: </w:t>
      </w:r>
      <w:r>
        <w:rPr>
          <w:sz w:val="20"/>
          <w:szCs w:val="20"/>
        </w:rPr>
        <w:t xml:space="preserve">To </w:t>
      </w:r>
      <w:proofErr w:type="gramStart"/>
      <w:r>
        <w:rPr>
          <w:sz w:val="20"/>
          <w:szCs w:val="20"/>
        </w:rPr>
        <w:t>maintain at the Premises at all times</w:t>
      </w:r>
      <w:proofErr w:type="gramEnd"/>
      <w:r>
        <w:rPr>
          <w:sz w:val="20"/>
          <w:szCs w:val="20"/>
        </w:rPr>
        <w:t xml:space="preserve"> a sufficient inventory of all Products</w:t>
      </w:r>
      <w:r>
        <w:rPr>
          <w:spacing w:val="-3"/>
          <w:sz w:val="20"/>
          <w:szCs w:val="20"/>
        </w:rPr>
        <w:t xml:space="preserve"> </w:t>
      </w:r>
      <w:r>
        <w:rPr>
          <w:sz w:val="20"/>
          <w:szCs w:val="20"/>
        </w:rPr>
        <w:t>to</w:t>
      </w:r>
      <w:r>
        <w:rPr>
          <w:spacing w:val="-3"/>
          <w:sz w:val="20"/>
          <w:szCs w:val="20"/>
        </w:rPr>
        <w:t xml:space="preserve"> </w:t>
      </w:r>
      <w:r>
        <w:rPr>
          <w:sz w:val="20"/>
          <w:szCs w:val="20"/>
        </w:rPr>
        <w:t>ensure</w:t>
      </w:r>
      <w:r>
        <w:rPr>
          <w:spacing w:val="-3"/>
          <w:sz w:val="20"/>
          <w:szCs w:val="20"/>
        </w:rPr>
        <w:t xml:space="preserve"> </w:t>
      </w:r>
      <w:r>
        <w:rPr>
          <w:sz w:val="20"/>
          <w:szCs w:val="20"/>
        </w:rPr>
        <w:t>that</w:t>
      </w:r>
      <w:r>
        <w:rPr>
          <w:spacing w:val="-3"/>
          <w:sz w:val="20"/>
          <w:szCs w:val="20"/>
        </w:rPr>
        <w:t xml:space="preserve"> </w:t>
      </w:r>
      <w:r>
        <w:rPr>
          <w:sz w:val="20"/>
          <w:szCs w:val="20"/>
        </w:rPr>
        <w:t>such</w:t>
      </w:r>
      <w:r>
        <w:rPr>
          <w:spacing w:val="-3"/>
          <w:sz w:val="20"/>
          <w:szCs w:val="20"/>
        </w:rPr>
        <w:t xml:space="preserve"> </w:t>
      </w:r>
      <w:r>
        <w:rPr>
          <w:sz w:val="20"/>
          <w:szCs w:val="20"/>
        </w:rPr>
        <w:t>items</w:t>
      </w:r>
      <w:r>
        <w:rPr>
          <w:spacing w:val="-3"/>
          <w:sz w:val="20"/>
          <w:szCs w:val="20"/>
        </w:rPr>
        <w:t xml:space="preserve"> </w:t>
      </w:r>
      <w:proofErr w:type="gramStart"/>
      <w:r>
        <w:rPr>
          <w:sz w:val="20"/>
          <w:szCs w:val="20"/>
        </w:rPr>
        <w:t>are</w:t>
      </w:r>
      <w:r>
        <w:rPr>
          <w:spacing w:val="-2"/>
          <w:sz w:val="20"/>
          <w:szCs w:val="20"/>
        </w:rPr>
        <w:t xml:space="preserve"> </w:t>
      </w:r>
      <w:r>
        <w:rPr>
          <w:sz w:val="20"/>
          <w:szCs w:val="20"/>
        </w:rPr>
        <w:t>available</w:t>
      </w:r>
      <w:r>
        <w:rPr>
          <w:spacing w:val="-3"/>
          <w:sz w:val="20"/>
          <w:szCs w:val="20"/>
        </w:rPr>
        <w:t xml:space="preserve"> </w:t>
      </w:r>
      <w:r>
        <w:rPr>
          <w:sz w:val="20"/>
          <w:szCs w:val="20"/>
        </w:rPr>
        <w:t>to</w:t>
      </w:r>
      <w:r>
        <w:rPr>
          <w:spacing w:val="-2"/>
          <w:sz w:val="20"/>
          <w:szCs w:val="20"/>
        </w:rPr>
        <w:t xml:space="preserve"> </w:t>
      </w:r>
      <w:r>
        <w:rPr>
          <w:sz w:val="20"/>
          <w:szCs w:val="20"/>
        </w:rPr>
        <w:t>customers</w:t>
      </w:r>
      <w:r>
        <w:rPr>
          <w:spacing w:val="-2"/>
          <w:sz w:val="20"/>
          <w:szCs w:val="20"/>
        </w:rPr>
        <w:t xml:space="preserve"> </w:t>
      </w:r>
      <w:r>
        <w:rPr>
          <w:sz w:val="20"/>
          <w:szCs w:val="20"/>
        </w:rPr>
        <w:t>at</w:t>
      </w:r>
      <w:r>
        <w:rPr>
          <w:spacing w:val="-1"/>
          <w:sz w:val="20"/>
          <w:szCs w:val="20"/>
        </w:rPr>
        <w:t xml:space="preserve"> </w:t>
      </w:r>
      <w:r>
        <w:rPr>
          <w:sz w:val="20"/>
          <w:szCs w:val="20"/>
        </w:rPr>
        <w:t>all</w:t>
      </w:r>
      <w:r>
        <w:rPr>
          <w:spacing w:val="-3"/>
          <w:sz w:val="20"/>
          <w:szCs w:val="20"/>
        </w:rPr>
        <w:t xml:space="preserve"> </w:t>
      </w:r>
      <w:r>
        <w:rPr>
          <w:sz w:val="20"/>
          <w:szCs w:val="20"/>
        </w:rPr>
        <w:t>times</w:t>
      </w:r>
      <w:proofErr w:type="gramEnd"/>
      <w:r>
        <w:rPr>
          <w:sz w:val="20"/>
          <w:szCs w:val="20"/>
        </w:rPr>
        <w:t>.</w:t>
      </w:r>
      <w:r>
        <w:rPr>
          <w:spacing w:val="-3"/>
          <w:sz w:val="20"/>
          <w:szCs w:val="20"/>
        </w:rPr>
        <w:t xml:space="preserve"> </w:t>
      </w:r>
      <w:r>
        <w:rPr>
          <w:sz w:val="20"/>
          <w:szCs w:val="20"/>
        </w:rPr>
        <w:t>You</w:t>
      </w:r>
      <w:r>
        <w:rPr>
          <w:spacing w:val="-3"/>
          <w:sz w:val="20"/>
          <w:szCs w:val="20"/>
        </w:rPr>
        <w:t xml:space="preserve"> </w:t>
      </w:r>
      <w:r>
        <w:rPr>
          <w:sz w:val="20"/>
          <w:szCs w:val="20"/>
        </w:rPr>
        <w:t>shall</w:t>
      </w:r>
      <w:r>
        <w:rPr>
          <w:spacing w:val="-3"/>
          <w:sz w:val="20"/>
          <w:szCs w:val="20"/>
        </w:rPr>
        <w:t xml:space="preserve"> </w:t>
      </w:r>
      <w:r>
        <w:rPr>
          <w:sz w:val="20"/>
          <w:szCs w:val="20"/>
        </w:rPr>
        <w:t>place</w:t>
      </w:r>
      <w:r>
        <w:rPr>
          <w:spacing w:val="-3"/>
          <w:sz w:val="20"/>
          <w:szCs w:val="20"/>
        </w:rPr>
        <w:t xml:space="preserve"> </w:t>
      </w:r>
      <w:r>
        <w:rPr>
          <w:sz w:val="20"/>
          <w:szCs w:val="20"/>
        </w:rPr>
        <w:t>all orders for supplies with us or, if we so direct, with suppliers that we designate and with sufficient</w:t>
      </w:r>
      <w:r>
        <w:rPr>
          <w:spacing w:val="-2"/>
          <w:sz w:val="20"/>
          <w:szCs w:val="20"/>
        </w:rPr>
        <w:t xml:space="preserve"> </w:t>
      </w:r>
      <w:r>
        <w:rPr>
          <w:sz w:val="20"/>
          <w:szCs w:val="20"/>
        </w:rPr>
        <w:t>time</w:t>
      </w:r>
      <w:r>
        <w:rPr>
          <w:spacing w:val="-2"/>
          <w:sz w:val="20"/>
          <w:szCs w:val="20"/>
        </w:rPr>
        <w:t xml:space="preserve"> </w:t>
      </w:r>
      <w:r>
        <w:rPr>
          <w:sz w:val="20"/>
          <w:szCs w:val="20"/>
        </w:rPr>
        <w:t>to</w:t>
      </w:r>
      <w:r>
        <w:rPr>
          <w:spacing w:val="-2"/>
          <w:sz w:val="20"/>
          <w:szCs w:val="20"/>
        </w:rPr>
        <w:t xml:space="preserve"> </w:t>
      </w:r>
      <w:r>
        <w:rPr>
          <w:sz w:val="20"/>
          <w:szCs w:val="20"/>
        </w:rPr>
        <w:t>enable</w:t>
      </w:r>
      <w:r>
        <w:rPr>
          <w:spacing w:val="-2"/>
          <w:sz w:val="20"/>
          <w:szCs w:val="20"/>
        </w:rPr>
        <w:t xml:space="preserve"> </w:t>
      </w:r>
      <w:r>
        <w:rPr>
          <w:sz w:val="20"/>
          <w:szCs w:val="20"/>
        </w:rPr>
        <w:t>such</w:t>
      </w:r>
      <w:r>
        <w:rPr>
          <w:spacing w:val="-2"/>
          <w:sz w:val="20"/>
          <w:szCs w:val="20"/>
        </w:rPr>
        <w:t xml:space="preserve"> </w:t>
      </w:r>
      <w:r>
        <w:rPr>
          <w:sz w:val="20"/>
          <w:szCs w:val="20"/>
        </w:rPr>
        <w:t>orders to</w:t>
      </w:r>
      <w:r>
        <w:rPr>
          <w:spacing w:val="-2"/>
          <w:sz w:val="20"/>
          <w:szCs w:val="20"/>
        </w:rPr>
        <w:t xml:space="preserve"> </w:t>
      </w:r>
      <w:r>
        <w:rPr>
          <w:sz w:val="20"/>
          <w:szCs w:val="20"/>
        </w:rPr>
        <w:t>be</w:t>
      </w:r>
      <w:r>
        <w:rPr>
          <w:spacing w:val="-2"/>
          <w:sz w:val="20"/>
          <w:szCs w:val="20"/>
        </w:rPr>
        <w:t xml:space="preserve"> </w:t>
      </w:r>
      <w:r>
        <w:rPr>
          <w:sz w:val="20"/>
          <w:szCs w:val="20"/>
        </w:rPr>
        <w:t>filled</w:t>
      </w:r>
      <w:r>
        <w:rPr>
          <w:spacing w:val="-2"/>
          <w:sz w:val="20"/>
          <w:szCs w:val="20"/>
        </w:rPr>
        <w:t xml:space="preserve"> </w:t>
      </w:r>
      <w:r>
        <w:rPr>
          <w:sz w:val="20"/>
          <w:szCs w:val="20"/>
        </w:rPr>
        <w:t>within a</w:t>
      </w:r>
      <w:r>
        <w:rPr>
          <w:spacing w:val="-2"/>
          <w:sz w:val="20"/>
          <w:szCs w:val="20"/>
        </w:rPr>
        <w:t xml:space="preserve"> </w:t>
      </w:r>
      <w:r>
        <w:rPr>
          <w:sz w:val="20"/>
          <w:szCs w:val="20"/>
        </w:rPr>
        <w:t>reasonable</w:t>
      </w:r>
      <w:r>
        <w:rPr>
          <w:spacing w:val="-2"/>
          <w:sz w:val="20"/>
          <w:szCs w:val="20"/>
        </w:rPr>
        <w:t xml:space="preserve"> </w:t>
      </w:r>
      <w:r>
        <w:rPr>
          <w:sz w:val="20"/>
          <w:szCs w:val="20"/>
        </w:rPr>
        <w:t>time</w:t>
      </w:r>
      <w:r>
        <w:rPr>
          <w:spacing w:val="-2"/>
          <w:sz w:val="20"/>
          <w:szCs w:val="20"/>
        </w:rPr>
        <w:t xml:space="preserve"> </w:t>
      </w:r>
      <w:r>
        <w:rPr>
          <w:sz w:val="20"/>
          <w:szCs w:val="20"/>
        </w:rPr>
        <w:t>without</w:t>
      </w:r>
      <w:r>
        <w:rPr>
          <w:spacing w:val="-2"/>
          <w:sz w:val="20"/>
          <w:szCs w:val="20"/>
        </w:rPr>
        <w:t xml:space="preserve"> </w:t>
      </w:r>
      <w:r>
        <w:rPr>
          <w:sz w:val="20"/>
          <w:szCs w:val="20"/>
        </w:rPr>
        <w:t>detriment</w:t>
      </w:r>
      <w:r>
        <w:rPr>
          <w:spacing w:val="-2"/>
          <w:sz w:val="20"/>
          <w:szCs w:val="20"/>
        </w:rPr>
        <w:t xml:space="preserve"> </w:t>
      </w:r>
      <w:r>
        <w:rPr>
          <w:sz w:val="20"/>
          <w:szCs w:val="20"/>
        </w:rPr>
        <w:t xml:space="preserve">to the operation of the </w:t>
      </w:r>
      <w:del w:id="463" w:author="Matthew Levine" w:date="2025-06-06T13:33:00Z" w16du:dateUtc="2025-06-06T17:33:00Z">
        <w:r w:rsidDel="00E43AE1">
          <w:rPr>
            <w:sz w:val="20"/>
            <w:szCs w:val="20"/>
          </w:rPr>
          <w:delText>Studio</w:delText>
        </w:r>
      </w:del>
      <w:ins w:id="464" w:author="Matthew Levine" w:date="2025-06-06T13:33:00Z" w16du:dateUtc="2025-06-06T17:33:00Z">
        <w:r w:rsidR="00E43AE1">
          <w:rPr>
            <w:sz w:val="20"/>
            <w:szCs w:val="20"/>
          </w:rPr>
          <w:t>[Premise Café]</w:t>
        </w:r>
      </w:ins>
      <w:r>
        <w:rPr>
          <w:sz w:val="20"/>
          <w:szCs w:val="20"/>
        </w:rPr>
        <w:t>.</w:t>
      </w:r>
      <w:r>
        <w:rPr>
          <w:spacing w:val="40"/>
          <w:sz w:val="20"/>
          <w:szCs w:val="20"/>
        </w:rPr>
        <w:t xml:space="preserve"> </w:t>
      </w:r>
      <w:r>
        <w:rPr>
          <w:sz w:val="20"/>
          <w:szCs w:val="20"/>
        </w:rPr>
        <w:t>Your orders shall be made and filled on such terms, including price,</w:t>
      </w:r>
      <w:r>
        <w:rPr>
          <w:spacing w:val="-9"/>
          <w:sz w:val="20"/>
          <w:szCs w:val="20"/>
        </w:rPr>
        <w:t xml:space="preserve"> </w:t>
      </w:r>
      <w:r>
        <w:rPr>
          <w:sz w:val="20"/>
          <w:szCs w:val="20"/>
        </w:rPr>
        <w:t>as</w:t>
      </w:r>
      <w:r>
        <w:rPr>
          <w:spacing w:val="-8"/>
          <w:sz w:val="20"/>
          <w:szCs w:val="20"/>
        </w:rPr>
        <w:t xml:space="preserve"> </w:t>
      </w:r>
      <w:r>
        <w:rPr>
          <w:sz w:val="20"/>
          <w:szCs w:val="20"/>
        </w:rPr>
        <w:t>we</w:t>
      </w:r>
      <w:r>
        <w:rPr>
          <w:spacing w:val="-7"/>
          <w:sz w:val="20"/>
          <w:szCs w:val="20"/>
        </w:rPr>
        <w:t xml:space="preserve"> </w:t>
      </w:r>
      <w:r>
        <w:rPr>
          <w:sz w:val="20"/>
          <w:szCs w:val="20"/>
        </w:rPr>
        <w:t>or</w:t>
      </w:r>
      <w:r>
        <w:rPr>
          <w:spacing w:val="-8"/>
          <w:sz w:val="20"/>
          <w:szCs w:val="20"/>
        </w:rPr>
        <w:t xml:space="preserve"> </w:t>
      </w:r>
      <w:r>
        <w:rPr>
          <w:sz w:val="20"/>
          <w:szCs w:val="20"/>
        </w:rPr>
        <w:t>our</w:t>
      </w:r>
      <w:r>
        <w:rPr>
          <w:spacing w:val="-8"/>
          <w:sz w:val="20"/>
          <w:szCs w:val="20"/>
        </w:rPr>
        <w:t xml:space="preserve"> </w:t>
      </w:r>
      <w:r>
        <w:rPr>
          <w:sz w:val="20"/>
          <w:szCs w:val="20"/>
        </w:rPr>
        <w:t>designated</w:t>
      </w:r>
      <w:r>
        <w:rPr>
          <w:spacing w:val="-9"/>
          <w:sz w:val="20"/>
          <w:szCs w:val="20"/>
        </w:rPr>
        <w:t xml:space="preserve"> </w:t>
      </w:r>
      <w:r>
        <w:rPr>
          <w:sz w:val="20"/>
          <w:szCs w:val="20"/>
        </w:rPr>
        <w:t>suppliers</w:t>
      </w:r>
      <w:r>
        <w:rPr>
          <w:spacing w:val="-7"/>
          <w:sz w:val="20"/>
          <w:szCs w:val="20"/>
        </w:rPr>
        <w:t xml:space="preserve"> </w:t>
      </w:r>
      <w:r>
        <w:rPr>
          <w:sz w:val="20"/>
          <w:szCs w:val="20"/>
        </w:rPr>
        <w:t>shall</w:t>
      </w:r>
      <w:r>
        <w:rPr>
          <w:spacing w:val="-10"/>
          <w:sz w:val="20"/>
          <w:szCs w:val="20"/>
        </w:rPr>
        <w:t xml:space="preserve"> </w:t>
      </w:r>
      <w:r>
        <w:rPr>
          <w:sz w:val="20"/>
          <w:szCs w:val="20"/>
        </w:rPr>
        <w:t>advise</w:t>
      </w:r>
      <w:r>
        <w:rPr>
          <w:spacing w:val="-7"/>
          <w:sz w:val="20"/>
          <w:szCs w:val="20"/>
        </w:rPr>
        <w:t xml:space="preserve"> </w:t>
      </w:r>
      <w:r>
        <w:rPr>
          <w:sz w:val="20"/>
          <w:szCs w:val="20"/>
        </w:rPr>
        <w:t>are</w:t>
      </w:r>
      <w:r>
        <w:rPr>
          <w:spacing w:val="-9"/>
          <w:sz w:val="20"/>
          <w:szCs w:val="20"/>
        </w:rPr>
        <w:t xml:space="preserve"> </w:t>
      </w:r>
      <w:r>
        <w:rPr>
          <w:sz w:val="20"/>
          <w:szCs w:val="20"/>
        </w:rPr>
        <w:t>applicable</w:t>
      </w:r>
      <w:r>
        <w:rPr>
          <w:spacing w:val="-9"/>
          <w:sz w:val="20"/>
          <w:szCs w:val="20"/>
        </w:rPr>
        <w:t xml:space="preserve"> </w:t>
      </w:r>
      <w:r>
        <w:rPr>
          <w:sz w:val="20"/>
          <w:szCs w:val="20"/>
        </w:rPr>
        <w:t>from</w:t>
      </w:r>
      <w:r>
        <w:rPr>
          <w:spacing w:val="-9"/>
          <w:sz w:val="20"/>
          <w:szCs w:val="20"/>
        </w:rPr>
        <w:t xml:space="preserve"> </w:t>
      </w:r>
      <w:r>
        <w:rPr>
          <w:sz w:val="20"/>
          <w:szCs w:val="20"/>
        </w:rPr>
        <w:t>time</w:t>
      </w:r>
      <w:r>
        <w:rPr>
          <w:spacing w:val="-9"/>
          <w:sz w:val="20"/>
          <w:szCs w:val="20"/>
        </w:rPr>
        <w:t xml:space="preserve"> </w:t>
      </w:r>
      <w:r>
        <w:rPr>
          <w:sz w:val="20"/>
          <w:szCs w:val="20"/>
        </w:rPr>
        <w:t>to</w:t>
      </w:r>
      <w:r>
        <w:rPr>
          <w:spacing w:val="-9"/>
          <w:sz w:val="20"/>
          <w:szCs w:val="20"/>
        </w:rPr>
        <w:t xml:space="preserve"> </w:t>
      </w:r>
      <w:r>
        <w:rPr>
          <w:sz w:val="20"/>
          <w:szCs w:val="20"/>
        </w:rPr>
        <w:t>time.</w:t>
      </w:r>
      <w:r>
        <w:rPr>
          <w:spacing w:val="39"/>
          <w:sz w:val="20"/>
          <w:szCs w:val="20"/>
        </w:rPr>
        <w:t xml:space="preserve"> </w:t>
      </w:r>
      <w:r>
        <w:rPr>
          <w:sz w:val="20"/>
          <w:szCs w:val="20"/>
        </w:rPr>
        <w:t>Neither we nor our designated suppliers shall be liable for any delay in, or failure to deliver, supplies resulting from any cause beyond our or their reasonable control.</w:t>
      </w:r>
    </w:p>
    <w:p w14:paraId="329CFAFC" w14:textId="77777777" w:rsidR="00C811EF" w:rsidRDefault="00C811EF">
      <w:pPr>
        <w:pStyle w:val="ListParagraph"/>
        <w:numPr>
          <w:ilvl w:val="1"/>
          <w:numId w:val="92"/>
        </w:numPr>
        <w:tabs>
          <w:tab w:val="left" w:pos="1872"/>
        </w:tabs>
        <w:kinsoku w:val="0"/>
        <w:overflowPunct w:val="0"/>
        <w:spacing w:before="228"/>
        <w:ind w:right="720"/>
        <w:rPr>
          <w:sz w:val="20"/>
          <w:szCs w:val="20"/>
        </w:rPr>
      </w:pPr>
      <w:r>
        <w:rPr>
          <w:b/>
          <w:bCs/>
          <w:sz w:val="20"/>
          <w:szCs w:val="20"/>
        </w:rPr>
        <w:t xml:space="preserve">Discontinuing Sale of Products and Services: </w:t>
      </w:r>
      <w:r>
        <w:rPr>
          <w:sz w:val="20"/>
          <w:szCs w:val="20"/>
        </w:rPr>
        <w:t>To immediately discontinue selling and offering for sale any Products or Services that we may disapprove of at any time.</w:t>
      </w:r>
    </w:p>
    <w:p w14:paraId="4B555AB5" w14:textId="77777777" w:rsidR="00C811EF" w:rsidRDefault="00C811EF">
      <w:pPr>
        <w:pStyle w:val="BodyText"/>
        <w:kinsoku w:val="0"/>
        <w:overflowPunct w:val="0"/>
        <w:spacing w:before="2"/>
      </w:pPr>
    </w:p>
    <w:p w14:paraId="24859E55" w14:textId="77777777" w:rsidR="00C811EF" w:rsidRDefault="00C811EF">
      <w:pPr>
        <w:pStyle w:val="ListParagraph"/>
        <w:numPr>
          <w:ilvl w:val="1"/>
          <w:numId w:val="92"/>
        </w:numPr>
        <w:tabs>
          <w:tab w:val="left" w:pos="1872"/>
        </w:tabs>
        <w:kinsoku w:val="0"/>
        <w:overflowPunct w:val="0"/>
        <w:ind w:right="718"/>
        <w:rPr>
          <w:sz w:val="20"/>
          <w:szCs w:val="20"/>
        </w:rPr>
      </w:pPr>
      <w:r>
        <w:rPr>
          <w:b/>
          <w:bCs/>
          <w:sz w:val="20"/>
          <w:szCs w:val="20"/>
        </w:rPr>
        <w:t xml:space="preserve">To Whom the Products/Services may be Sold/Offered: </w:t>
      </w:r>
      <w:r>
        <w:rPr>
          <w:sz w:val="20"/>
          <w:szCs w:val="20"/>
        </w:rPr>
        <w:t xml:space="preserve">That you are not restricted from selling Products or Services from the Premises to any customers inside of the Territory, </w:t>
      </w:r>
      <w:proofErr w:type="gramStart"/>
      <w:r>
        <w:rPr>
          <w:sz w:val="20"/>
          <w:szCs w:val="20"/>
        </w:rPr>
        <w:t>provided that</w:t>
      </w:r>
      <w:proofErr w:type="gramEnd"/>
      <w:r>
        <w:rPr>
          <w:sz w:val="20"/>
          <w:szCs w:val="20"/>
        </w:rPr>
        <w:t xml:space="preserve"> you do so in accordance with the terms and conditions of the Franchise Agreement.</w:t>
      </w:r>
      <w:r>
        <w:rPr>
          <w:spacing w:val="40"/>
          <w:sz w:val="20"/>
          <w:szCs w:val="20"/>
        </w:rPr>
        <w:t xml:space="preserve"> </w:t>
      </w:r>
      <w:r>
        <w:rPr>
          <w:sz w:val="20"/>
          <w:szCs w:val="20"/>
        </w:rPr>
        <w:t xml:space="preserve">However, you shall not solicit or provide Products or Services to customers outside of the Territory, </w:t>
      </w:r>
      <w:proofErr w:type="gramStart"/>
      <w:r>
        <w:rPr>
          <w:sz w:val="20"/>
          <w:szCs w:val="20"/>
        </w:rPr>
        <w:t>provided that</w:t>
      </w:r>
      <w:proofErr w:type="gramEnd"/>
      <w:r>
        <w:rPr>
          <w:sz w:val="20"/>
          <w:szCs w:val="20"/>
        </w:rPr>
        <w:t xml:space="preserve"> you may respond to any communications from any prospective customers from outside of the Territory.</w:t>
      </w:r>
    </w:p>
    <w:p w14:paraId="3517EEC8" w14:textId="77777777" w:rsidR="00C811EF" w:rsidRDefault="00C811EF">
      <w:pPr>
        <w:pStyle w:val="BodyText"/>
        <w:kinsoku w:val="0"/>
        <w:overflowPunct w:val="0"/>
      </w:pPr>
    </w:p>
    <w:p w14:paraId="72304891" w14:textId="77777777" w:rsidR="00C811EF" w:rsidRDefault="00C811EF">
      <w:pPr>
        <w:pStyle w:val="ListParagraph"/>
        <w:numPr>
          <w:ilvl w:val="1"/>
          <w:numId w:val="92"/>
        </w:numPr>
        <w:tabs>
          <w:tab w:val="left" w:pos="1872"/>
        </w:tabs>
        <w:kinsoku w:val="0"/>
        <w:overflowPunct w:val="0"/>
        <w:ind w:right="717"/>
        <w:rPr>
          <w:sz w:val="20"/>
          <w:szCs w:val="20"/>
        </w:rPr>
      </w:pPr>
      <w:r>
        <w:rPr>
          <w:b/>
          <w:bCs/>
          <w:sz w:val="20"/>
          <w:szCs w:val="20"/>
        </w:rPr>
        <w:t>Pricing:</w:t>
      </w:r>
      <w:r>
        <w:rPr>
          <w:b/>
          <w:bCs/>
          <w:spacing w:val="80"/>
          <w:sz w:val="20"/>
          <w:szCs w:val="20"/>
        </w:rPr>
        <w:t xml:space="preserve"> </w:t>
      </w:r>
      <w:r>
        <w:rPr>
          <w:sz w:val="20"/>
          <w:szCs w:val="20"/>
        </w:rPr>
        <w:t>Subject to the requirements of applicable law, we reserve the right to specify in writing a retail price and/or to establish in writing minimum and/or maximum prices for all Products</w:t>
      </w:r>
      <w:r>
        <w:rPr>
          <w:spacing w:val="-9"/>
          <w:sz w:val="20"/>
          <w:szCs w:val="20"/>
        </w:rPr>
        <w:t xml:space="preserve"> </w:t>
      </w:r>
      <w:r>
        <w:rPr>
          <w:sz w:val="20"/>
          <w:szCs w:val="20"/>
        </w:rPr>
        <w:t>and</w:t>
      </w:r>
      <w:r>
        <w:rPr>
          <w:spacing w:val="-9"/>
          <w:sz w:val="20"/>
          <w:szCs w:val="20"/>
        </w:rPr>
        <w:t xml:space="preserve"> </w:t>
      </w:r>
      <w:r>
        <w:rPr>
          <w:sz w:val="20"/>
          <w:szCs w:val="20"/>
        </w:rPr>
        <w:t>Services.</w:t>
      </w:r>
      <w:r>
        <w:rPr>
          <w:spacing w:val="37"/>
          <w:sz w:val="20"/>
          <w:szCs w:val="20"/>
        </w:rPr>
        <w:t xml:space="preserve"> </w:t>
      </w:r>
      <w:r>
        <w:rPr>
          <w:sz w:val="20"/>
          <w:szCs w:val="20"/>
        </w:rPr>
        <w:t>In</w:t>
      </w:r>
      <w:r>
        <w:rPr>
          <w:spacing w:val="-11"/>
          <w:sz w:val="20"/>
          <w:szCs w:val="20"/>
        </w:rPr>
        <w:t xml:space="preserve"> </w:t>
      </w:r>
      <w:r>
        <w:rPr>
          <w:sz w:val="20"/>
          <w:szCs w:val="20"/>
        </w:rPr>
        <w:t>such</w:t>
      </w:r>
      <w:r>
        <w:rPr>
          <w:spacing w:val="-11"/>
          <w:sz w:val="20"/>
          <w:szCs w:val="20"/>
        </w:rPr>
        <w:t xml:space="preserve"> </w:t>
      </w:r>
      <w:r>
        <w:rPr>
          <w:sz w:val="20"/>
          <w:szCs w:val="20"/>
        </w:rPr>
        <w:t>event,</w:t>
      </w:r>
      <w:r>
        <w:rPr>
          <w:spacing w:val="-10"/>
          <w:sz w:val="20"/>
          <w:szCs w:val="20"/>
        </w:rPr>
        <w:t xml:space="preserve"> </w:t>
      </w:r>
      <w:r>
        <w:rPr>
          <w:sz w:val="20"/>
          <w:szCs w:val="20"/>
        </w:rPr>
        <w:t>you</w:t>
      </w:r>
      <w:r>
        <w:rPr>
          <w:spacing w:val="-9"/>
          <w:sz w:val="20"/>
          <w:szCs w:val="20"/>
        </w:rPr>
        <w:t xml:space="preserve"> </w:t>
      </w:r>
      <w:r>
        <w:rPr>
          <w:sz w:val="20"/>
          <w:szCs w:val="20"/>
        </w:rPr>
        <w:t>shall</w:t>
      </w:r>
      <w:r>
        <w:rPr>
          <w:spacing w:val="-11"/>
          <w:sz w:val="20"/>
          <w:szCs w:val="20"/>
        </w:rPr>
        <w:t xml:space="preserve"> </w:t>
      </w:r>
      <w:r>
        <w:rPr>
          <w:sz w:val="20"/>
          <w:szCs w:val="20"/>
        </w:rPr>
        <w:t>sell</w:t>
      </w:r>
      <w:r>
        <w:rPr>
          <w:spacing w:val="-9"/>
          <w:sz w:val="20"/>
          <w:szCs w:val="20"/>
        </w:rPr>
        <w:t xml:space="preserve"> </w:t>
      </w:r>
      <w:r>
        <w:rPr>
          <w:sz w:val="20"/>
          <w:szCs w:val="20"/>
        </w:rPr>
        <w:t>or</w:t>
      </w:r>
      <w:r>
        <w:rPr>
          <w:spacing w:val="-8"/>
          <w:sz w:val="20"/>
          <w:szCs w:val="20"/>
        </w:rPr>
        <w:t xml:space="preserve"> </w:t>
      </w:r>
      <w:r>
        <w:rPr>
          <w:sz w:val="20"/>
          <w:szCs w:val="20"/>
        </w:rPr>
        <w:t>offer</w:t>
      </w:r>
      <w:r>
        <w:rPr>
          <w:spacing w:val="-9"/>
          <w:sz w:val="20"/>
          <w:szCs w:val="20"/>
        </w:rPr>
        <w:t xml:space="preserve"> </w:t>
      </w:r>
      <w:r>
        <w:rPr>
          <w:sz w:val="20"/>
          <w:szCs w:val="20"/>
        </w:rPr>
        <w:t>for</w:t>
      </w:r>
      <w:r>
        <w:rPr>
          <w:spacing w:val="-9"/>
          <w:sz w:val="20"/>
          <w:szCs w:val="20"/>
        </w:rPr>
        <w:t xml:space="preserve"> </w:t>
      </w:r>
      <w:r>
        <w:rPr>
          <w:sz w:val="20"/>
          <w:szCs w:val="20"/>
        </w:rPr>
        <w:t>sale</w:t>
      </w:r>
      <w:r>
        <w:rPr>
          <w:spacing w:val="-9"/>
          <w:sz w:val="20"/>
          <w:szCs w:val="20"/>
        </w:rPr>
        <w:t xml:space="preserve"> </w:t>
      </w:r>
      <w:r>
        <w:rPr>
          <w:sz w:val="20"/>
          <w:szCs w:val="20"/>
        </w:rPr>
        <w:t>all</w:t>
      </w:r>
      <w:r>
        <w:rPr>
          <w:spacing w:val="-9"/>
          <w:sz w:val="20"/>
          <w:szCs w:val="20"/>
        </w:rPr>
        <w:t xml:space="preserve"> </w:t>
      </w:r>
      <w:r>
        <w:rPr>
          <w:sz w:val="20"/>
          <w:szCs w:val="20"/>
        </w:rPr>
        <w:t>Products</w:t>
      </w:r>
      <w:r>
        <w:rPr>
          <w:spacing w:val="-9"/>
          <w:sz w:val="20"/>
          <w:szCs w:val="20"/>
        </w:rPr>
        <w:t xml:space="preserve"> </w:t>
      </w:r>
      <w:r>
        <w:rPr>
          <w:sz w:val="20"/>
          <w:szCs w:val="20"/>
        </w:rPr>
        <w:t>and</w:t>
      </w:r>
      <w:r>
        <w:rPr>
          <w:spacing w:val="-10"/>
          <w:sz w:val="20"/>
          <w:szCs w:val="20"/>
        </w:rPr>
        <w:t xml:space="preserve"> </w:t>
      </w:r>
      <w:r>
        <w:rPr>
          <w:sz w:val="20"/>
          <w:szCs w:val="20"/>
        </w:rPr>
        <w:t>Services at</w:t>
      </w:r>
      <w:r>
        <w:rPr>
          <w:spacing w:val="-7"/>
          <w:sz w:val="20"/>
          <w:szCs w:val="20"/>
        </w:rPr>
        <w:t xml:space="preserve"> </w:t>
      </w:r>
      <w:r>
        <w:rPr>
          <w:sz w:val="20"/>
          <w:szCs w:val="20"/>
        </w:rPr>
        <w:t>the</w:t>
      </w:r>
      <w:r>
        <w:rPr>
          <w:spacing w:val="-7"/>
          <w:sz w:val="20"/>
          <w:szCs w:val="20"/>
        </w:rPr>
        <w:t xml:space="preserve"> </w:t>
      </w:r>
      <w:r>
        <w:rPr>
          <w:sz w:val="20"/>
          <w:szCs w:val="20"/>
        </w:rPr>
        <w:t>specified</w:t>
      </w:r>
      <w:r>
        <w:rPr>
          <w:spacing w:val="-7"/>
          <w:sz w:val="20"/>
          <w:szCs w:val="20"/>
        </w:rPr>
        <w:t xml:space="preserve"> </w:t>
      </w:r>
      <w:r>
        <w:rPr>
          <w:sz w:val="20"/>
          <w:szCs w:val="20"/>
        </w:rPr>
        <w:t>retail</w:t>
      </w:r>
      <w:r>
        <w:rPr>
          <w:spacing w:val="-7"/>
          <w:sz w:val="20"/>
          <w:szCs w:val="20"/>
        </w:rPr>
        <w:t xml:space="preserve"> </w:t>
      </w:r>
      <w:r>
        <w:rPr>
          <w:sz w:val="20"/>
          <w:szCs w:val="20"/>
        </w:rPr>
        <w:t>price</w:t>
      </w:r>
      <w:r>
        <w:rPr>
          <w:spacing w:val="-4"/>
          <w:sz w:val="20"/>
          <w:szCs w:val="20"/>
        </w:rPr>
        <w:t xml:space="preserve"> </w:t>
      </w:r>
      <w:r>
        <w:rPr>
          <w:sz w:val="20"/>
          <w:szCs w:val="20"/>
        </w:rPr>
        <w:t>or,</w:t>
      </w:r>
      <w:r>
        <w:rPr>
          <w:spacing w:val="-6"/>
          <w:sz w:val="20"/>
          <w:szCs w:val="20"/>
        </w:rPr>
        <w:t xml:space="preserve"> </w:t>
      </w:r>
      <w:r>
        <w:rPr>
          <w:sz w:val="20"/>
          <w:szCs w:val="20"/>
        </w:rPr>
        <w:t>if</w:t>
      </w:r>
      <w:r>
        <w:rPr>
          <w:spacing w:val="-4"/>
          <w:sz w:val="20"/>
          <w:szCs w:val="20"/>
        </w:rPr>
        <w:t xml:space="preserve"> </w:t>
      </w:r>
      <w:r>
        <w:rPr>
          <w:sz w:val="20"/>
          <w:szCs w:val="20"/>
        </w:rPr>
        <w:t>applicable,</w:t>
      </w:r>
      <w:r>
        <w:rPr>
          <w:spacing w:val="-4"/>
          <w:sz w:val="20"/>
          <w:szCs w:val="20"/>
        </w:rPr>
        <w:t xml:space="preserve"> </w:t>
      </w:r>
      <w:r>
        <w:rPr>
          <w:sz w:val="20"/>
          <w:szCs w:val="20"/>
        </w:rPr>
        <w:t>in</w:t>
      </w:r>
      <w:r>
        <w:rPr>
          <w:spacing w:val="-4"/>
          <w:sz w:val="20"/>
          <w:szCs w:val="20"/>
        </w:rPr>
        <w:t xml:space="preserve"> </w:t>
      </w:r>
      <w:r>
        <w:rPr>
          <w:sz w:val="20"/>
          <w:szCs w:val="20"/>
        </w:rPr>
        <w:t>accordance</w:t>
      </w:r>
      <w:r>
        <w:rPr>
          <w:spacing w:val="-7"/>
          <w:sz w:val="20"/>
          <w:szCs w:val="20"/>
        </w:rPr>
        <w:t xml:space="preserve"> </w:t>
      </w:r>
      <w:r>
        <w:rPr>
          <w:sz w:val="20"/>
          <w:szCs w:val="20"/>
        </w:rPr>
        <w:t>with</w:t>
      </w:r>
      <w:r>
        <w:rPr>
          <w:spacing w:val="-7"/>
          <w:sz w:val="20"/>
          <w:szCs w:val="20"/>
        </w:rPr>
        <w:t xml:space="preserve"> </w:t>
      </w:r>
      <w:r>
        <w:rPr>
          <w:sz w:val="20"/>
          <w:szCs w:val="20"/>
        </w:rPr>
        <w:t>the</w:t>
      </w:r>
      <w:r>
        <w:rPr>
          <w:spacing w:val="-4"/>
          <w:sz w:val="20"/>
          <w:szCs w:val="20"/>
        </w:rPr>
        <w:t xml:space="preserve"> </w:t>
      </w:r>
      <w:r>
        <w:rPr>
          <w:sz w:val="20"/>
          <w:szCs w:val="20"/>
        </w:rPr>
        <w:t>minimum</w:t>
      </w:r>
      <w:r>
        <w:rPr>
          <w:spacing w:val="-4"/>
          <w:sz w:val="20"/>
          <w:szCs w:val="20"/>
        </w:rPr>
        <w:t xml:space="preserve"> </w:t>
      </w:r>
      <w:r>
        <w:rPr>
          <w:sz w:val="20"/>
          <w:szCs w:val="20"/>
        </w:rPr>
        <w:t>and/or</w:t>
      </w:r>
      <w:r>
        <w:rPr>
          <w:spacing w:val="-5"/>
          <w:sz w:val="20"/>
          <w:szCs w:val="20"/>
        </w:rPr>
        <w:t xml:space="preserve"> </w:t>
      </w:r>
      <w:r>
        <w:rPr>
          <w:sz w:val="20"/>
          <w:szCs w:val="20"/>
        </w:rPr>
        <w:t>maximum retail</w:t>
      </w:r>
      <w:r>
        <w:rPr>
          <w:spacing w:val="-14"/>
          <w:sz w:val="20"/>
          <w:szCs w:val="20"/>
        </w:rPr>
        <w:t xml:space="preserve"> </w:t>
      </w:r>
      <w:r>
        <w:rPr>
          <w:sz w:val="20"/>
          <w:szCs w:val="20"/>
        </w:rPr>
        <w:t>prices</w:t>
      </w:r>
      <w:r>
        <w:rPr>
          <w:spacing w:val="-14"/>
          <w:sz w:val="20"/>
          <w:szCs w:val="20"/>
        </w:rPr>
        <w:t xml:space="preserve"> </w:t>
      </w:r>
      <w:r>
        <w:rPr>
          <w:sz w:val="20"/>
          <w:szCs w:val="20"/>
        </w:rPr>
        <w:t>established</w:t>
      </w:r>
      <w:r>
        <w:rPr>
          <w:spacing w:val="-14"/>
          <w:sz w:val="20"/>
          <w:szCs w:val="20"/>
        </w:rPr>
        <w:t xml:space="preserve"> </w:t>
      </w:r>
      <w:r>
        <w:rPr>
          <w:sz w:val="20"/>
          <w:szCs w:val="20"/>
        </w:rPr>
        <w:t>by</w:t>
      </w:r>
      <w:r>
        <w:rPr>
          <w:spacing w:val="-14"/>
          <w:sz w:val="20"/>
          <w:szCs w:val="20"/>
        </w:rPr>
        <w:t xml:space="preserve"> </w:t>
      </w:r>
      <w:r>
        <w:rPr>
          <w:sz w:val="20"/>
          <w:szCs w:val="20"/>
        </w:rPr>
        <w:t>us</w:t>
      </w:r>
      <w:r>
        <w:rPr>
          <w:spacing w:val="-14"/>
          <w:sz w:val="20"/>
          <w:szCs w:val="20"/>
        </w:rPr>
        <w:t xml:space="preserve"> </w:t>
      </w:r>
      <w:r>
        <w:rPr>
          <w:sz w:val="20"/>
          <w:szCs w:val="20"/>
        </w:rPr>
        <w:t>from</w:t>
      </w:r>
      <w:r>
        <w:rPr>
          <w:spacing w:val="-14"/>
          <w:sz w:val="20"/>
          <w:szCs w:val="20"/>
        </w:rPr>
        <w:t xml:space="preserve"> </w:t>
      </w:r>
      <w:r>
        <w:rPr>
          <w:sz w:val="20"/>
          <w:szCs w:val="20"/>
        </w:rPr>
        <w:t>time</w:t>
      </w:r>
      <w:r>
        <w:rPr>
          <w:spacing w:val="-14"/>
          <w:sz w:val="20"/>
          <w:szCs w:val="20"/>
        </w:rPr>
        <w:t xml:space="preserve"> </w:t>
      </w:r>
      <w:r>
        <w:rPr>
          <w:sz w:val="20"/>
          <w:szCs w:val="20"/>
        </w:rPr>
        <w:t>to</w:t>
      </w:r>
      <w:r>
        <w:rPr>
          <w:spacing w:val="-14"/>
          <w:sz w:val="20"/>
          <w:szCs w:val="20"/>
        </w:rPr>
        <w:t xml:space="preserve"> </w:t>
      </w:r>
      <w:r>
        <w:rPr>
          <w:sz w:val="20"/>
          <w:szCs w:val="20"/>
        </w:rPr>
        <w:t>time.</w:t>
      </w:r>
      <w:r>
        <w:rPr>
          <w:spacing w:val="-1"/>
          <w:sz w:val="20"/>
          <w:szCs w:val="20"/>
        </w:rPr>
        <w:t xml:space="preserve"> </w:t>
      </w:r>
      <w:r>
        <w:rPr>
          <w:sz w:val="20"/>
          <w:szCs w:val="20"/>
        </w:rPr>
        <w:t>Where</w:t>
      </w:r>
      <w:r>
        <w:rPr>
          <w:spacing w:val="-14"/>
          <w:sz w:val="20"/>
          <w:szCs w:val="20"/>
        </w:rPr>
        <w:t xml:space="preserve"> </w:t>
      </w:r>
      <w:r>
        <w:rPr>
          <w:sz w:val="20"/>
          <w:szCs w:val="20"/>
        </w:rPr>
        <w:t>no</w:t>
      </w:r>
      <w:r>
        <w:rPr>
          <w:spacing w:val="-14"/>
          <w:sz w:val="20"/>
          <w:szCs w:val="20"/>
        </w:rPr>
        <w:t xml:space="preserve"> </w:t>
      </w:r>
      <w:r>
        <w:rPr>
          <w:sz w:val="20"/>
          <w:szCs w:val="20"/>
        </w:rPr>
        <w:t>retail</w:t>
      </w:r>
      <w:r>
        <w:rPr>
          <w:spacing w:val="-14"/>
          <w:sz w:val="20"/>
          <w:szCs w:val="20"/>
        </w:rPr>
        <w:t xml:space="preserve"> </w:t>
      </w:r>
      <w:r>
        <w:rPr>
          <w:sz w:val="20"/>
          <w:szCs w:val="20"/>
        </w:rPr>
        <w:t>price</w:t>
      </w:r>
      <w:r>
        <w:rPr>
          <w:spacing w:val="-14"/>
          <w:sz w:val="20"/>
          <w:szCs w:val="20"/>
        </w:rPr>
        <w:t xml:space="preserve"> </w:t>
      </w:r>
      <w:r>
        <w:rPr>
          <w:sz w:val="20"/>
          <w:szCs w:val="20"/>
        </w:rPr>
        <w:t>or</w:t>
      </w:r>
      <w:r>
        <w:rPr>
          <w:spacing w:val="-14"/>
          <w:sz w:val="20"/>
          <w:szCs w:val="20"/>
        </w:rPr>
        <w:t xml:space="preserve"> </w:t>
      </w:r>
      <w:r>
        <w:rPr>
          <w:sz w:val="20"/>
          <w:szCs w:val="20"/>
        </w:rPr>
        <w:t>maximum</w:t>
      </w:r>
      <w:r>
        <w:rPr>
          <w:spacing w:val="-13"/>
          <w:sz w:val="20"/>
          <w:szCs w:val="20"/>
        </w:rPr>
        <w:t xml:space="preserve"> </w:t>
      </w:r>
      <w:r>
        <w:rPr>
          <w:sz w:val="20"/>
          <w:szCs w:val="20"/>
        </w:rPr>
        <w:t>or</w:t>
      </w:r>
      <w:r>
        <w:rPr>
          <w:spacing w:val="-14"/>
          <w:sz w:val="20"/>
          <w:szCs w:val="20"/>
        </w:rPr>
        <w:t xml:space="preserve"> </w:t>
      </w:r>
      <w:r>
        <w:rPr>
          <w:sz w:val="20"/>
          <w:szCs w:val="20"/>
        </w:rPr>
        <w:t>minimum price has been specified or established by us with respect to a particular Product or Service,</w:t>
      </w:r>
    </w:p>
    <w:p w14:paraId="415CE1AE" w14:textId="77777777" w:rsidR="00C811EF" w:rsidRDefault="00C811EF">
      <w:pPr>
        <w:pStyle w:val="ListParagraph"/>
        <w:numPr>
          <w:ilvl w:val="1"/>
          <w:numId w:val="92"/>
        </w:numPr>
        <w:tabs>
          <w:tab w:val="left" w:pos="1872"/>
        </w:tabs>
        <w:kinsoku w:val="0"/>
        <w:overflowPunct w:val="0"/>
        <w:ind w:right="717"/>
        <w:rPr>
          <w:sz w:val="20"/>
          <w:szCs w:val="20"/>
        </w:rPr>
        <w:sectPr w:rsidR="00C811EF">
          <w:pgSz w:w="12240" w:h="15840"/>
          <w:pgMar w:top="400" w:right="720" w:bottom="1440" w:left="720" w:header="200" w:footer="1257" w:gutter="0"/>
          <w:cols w:space="720"/>
          <w:noEndnote/>
        </w:sectPr>
      </w:pPr>
    </w:p>
    <w:p w14:paraId="234AA58E" w14:textId="77777777" w:rsidR="00C811EF" w:rsidRDefault="00C811EF">
      <w:pPr>
        <w:pStyle w:val="BodyText"/>
        <w:kinsoku w:val="0"/>
        <w:overflowPunct w:val="0"/>
      </w:pPr>
    </w:p>
    <w:p w14:paraId="01BE0E28" w14:textId="77777777" w:rsidR="00C811EF" w:rsidRDefault="00C811EF">
      <w:pPr>
        <w:pStyle w:val="BodyText"/>
        <w:kinsoku w:val="0"/>
        <w:overflowPunct w:val="0"/>
      </w:pPr>
    </w:p>
    <w:p w14:paraId="7331D8A3" w14:textId="77777777" w:rsidR="00C811EF" w:rsidRDefault="00C811EF">
      <w:pPr>
        <w:pStyle w:val="BodyText"/>
        <w:kinsoku w:val="0"/>
        <w:overflowPunct w:val="0"/>
      </w:pPr>
    </w:p>
    <w:p w14:paraId="5A50E9B0" w14:textId="77777777" w:rsidR="00C811EF" w:rsidRDefault="00C811EF">
      <w:pPr>
        <w:pStyle w:val="BodyText"/>
        <w:kinsoku w:val="0"/>
        <w:overflowPunct w:val="0"/>
        <w:spacing w:before="119"/>
      </w:pPr>
    </w:p>
    <w:p w14:paraId="6D21FB3F" w14:textId="503FC53A" w:rsidR="00C811EF" w:rsidRDefault="00D00284">
      <w:pPr>
        <w:pStyle w:val="BodyText"/>
        <w:kinsoku w:val="0"/>
        <w:overflowPunct w:val="0"/>
        <w:ind w:left="1872" w:right="717"/>
        <w:jc w:val="both"/>
      </w:pPr>
      <w:r>
        <w:rPr>
          <w:noProof/>
        </w:rPr>
        <mc:AlternateContent>
          <mc:Choice Requires="wps">
            <w:drawing>
              <wp:anchor distT="0" distB="0" distL="114300" distR="114300" simplePos="0" relativeHeight="251620864" behindDoc="1" locked="0" layoutInCell="0" allowOverlap="1" wp14:anchorId="024F8E9A" wp14:editId="411E65F7">
                <wp:simplePos x="0" y="0"/>
                <wp:positionH relativeFrom="page">
                  <wp:posOffset>1923415</wp:posOffset>
                </wp:positionH>
                <wp:positionV relativeFrom="paragraph">
                  <wp:posOffset>256540</wp:posOffset>
                </wp:positionV>
                <wp:extent cx="279400" cy="254000"/>
                <wp:effectExtent l="0" t="0" r="0" b="0"/>
                <wp:wrapNone/>
                <wp:docPr id="5310128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60FD0" w14:textId="77777777" w:rsidR="004A6BB4" w:rsidRDefault="00D00284">
                            <w:pPr>
                              <w:widowControl/>
                              <w:autoSpaceDE/>
                              <w:autoSpaceDN/>
                              <w:adjustRightInd/>
                              <w:spacing w:line="40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75C72B5E" wp14:editId="74D7A3E4">
                                  <wp:extent cx="226695" cy="226695"/>
                                  <wp:effectExtent l="0" t="0" r="0" b="0"/>
                                  <wp:docPr id="1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695" cy="226695"/>
                                          </a:xfrm>
                                          <a:prstGeom prst="rect">
                                            <a:avLst/>
                                          </a:prstGeom>
                                          <a:noFill/>
                                          <a:ln>
                                            <a:noFill/>
                                          </a:ln>
                                        </pic:spPr>
                                      </pic:pic>
                                    </a:graphicData>
                                  </a:graphic>
                                </wp:inline>
                              </w:drawing>
                            </w:r>
                          </w:p>
                          <w:p w14:paraId="259959C2"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F8E9A" id="Rectangle 10" o:spid="_x0000_s1029" style="position:absolute;left:0;text-align:left;margin-left:151.45pt;margin-top:20.2pt;width:22pt;height:20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" o:allowincell="f" filled="f" stroked="f">
                <v:path arrowok="t"/>
                <v:textbox inset="0,0,0,0">
                  <w:txbxContent>
                    <w:p w14:paraId="0A060FD0" w14:textId="77777777" w:rsidR="004A6BB4" w:rsidRDefault="00D00284">
                      <w:pPr>
                        <w:widowControl/>
                        <w:autoSpaceDE/>
                        <w:autoSpaceDN/>
                        <w:adjustRightInd/>
                        <w:spacing w:line="40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75C72B5E" wp14:editId="74D7A3E4">
                            <wp:extent cx="226695" cy="226695"/>
                            <wp:effectExtent l="0" t="0" r="0" b="0"/>
                            <wp:docPr id="1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95" cy="226695"/>
                                    </a:xfrm>
                                    <a:prstGeom prst="rect">
                                      <a:avLst/>
                                    </a:prstGeom>
                                    <a:noFill/>
                                    <a:ln>
                                      <a:noFill/>
                                    </a:ln>
                                  </pic:spPr>
                                </pic:pic>
                              </a:graphicData>
                            </a:graphic>
                          </wp:inline>
                        </w:drawing>
                      </w:r>
                    </w:p>
                    <w:p w14:paraId="259959C2" w14:textId="77777777" w:rsidR="004A6BB4" w:rsidRDefault="004A6BB4">
                      <w:pPr>
                        <w:rPr>
                          <w:rFonts w:ascii="Times New Roman" w:hAnsi="Times New Roman" w:cs="Times New Roman"/>
                          <w:sz w:val="24"/>
                          <w:szCs w:val="24"/>
                        </w:rPr>
                      </w:pPr>
                    </w:p>
                  </w:txbxContent>
                </v:textbox>
                <w10:wrap anchorx="page"/>
              </v:rect>
            </w:pict>
          </mc:Fallback>
        </mc:AlternateContent>
      </w:r>
      <w:r w:rsidR="00C811EF">
        <w:t>you</w:t>
      </w:r>
      <w:r w:rsidR="00C811EF">
        <w:rPr>
          <w:spacing w:val="-12"/>
        </w:rPr>
        <w:t xml:space="preserve"> </w:t>
      </w:r>
      <w:r w:rsidR="00C811EF">
        <w:t>may</w:t>
      </w:r>
      <w:r w:rsidR="00C811EF">
        <w:rPr>
          <w:spacing w:val="-10"/>
        </w:rPr>
        <w:t xml:space="preserve"> </w:t>
      </w:r>
      <w:r w:rsidR="00C811EF">
        <w:t>sell</w:t>
      </w:r>
      <w:r w:rsidR="00C811EF">
        <w:rPr>
          <w:spacing w:val="-12"/>
        </w:rPr>
        <w:t xml:space="preserve"> </w:t>
      </w:r>
      <w:r w:rsidR="00C811EF">
        <w:t>such</w:t>
      </w:r>
      <w:r w:rsidR="00C811EF">
        <w:rPr>
          <w:spacing w:val="-12"/>
        </w:rPr>
        <w:t xml:space="preserve"> </w:t>
      </w:r>
      <w:r w:rsidR="00C811EF">
        <w:t>Product</w:t>
      </w:r>
      <w:r w:rsidR="00C811EF">
        <w:rPr>
          <w:spacing w:val="-9"/>
        </w:rPr>
        <w:t xml:space="preserve"> </w:t>
      </w:r>
      <w:r w:rsidR="00C811EF">
        <w:t>or</w:t>
      </w:r>
      <w:r w:rsidR="00C811EF">
        <w:rPr>
          <w:spacing w:val="-10"/>
        </w:rPr>
        <w:t xml:space="preserve"> </w:t>
      </w:r>
      <w:r w:rsidR="00C811EF">
        <w:t>Service</w:t>
      </w:r>
      <w:r w:rsidR="00C811EF">
        <w:rPr>
          <w:spacing w:val="-11"/>
        </w:rPr>
        <w:t xml:space="preserve"> </w:t>
      </w:r>
      <w:r w:rsidR="00C811EF">
        <w:t>at</w:t>
      </w:r>
      <w:r w:rsidR="00C811EF">
        <w:rPr>
          <w:spacing w:val="-9"/>
        </w:rPr>
        <w:t xml:space="preserve"> </w:t>
      </w:r>
      <w:r w:rsidR="00C811EF">
        <w:t>any</w:t>
      </w:r>
      <w:r w:rsidR="00C811EF">
        <w:rPr>
          <w:spacing w:val="-10"/>
        </w:rPr>
        <w:t xml:space="preserve"> </w:t>
      </w:r>
      <w:r w:rsidR="00C811EF">
        <w:t>reasonable</w:t>
      </w:r>
      <w:r w:rsidR="00C811EF">
        <w:rPr>
          <w:spacing w:val="-12"/>
        </w:rPr>
        <w:t xml:space="preserve"> </w:t>
      </w:r>
      <w:r w:rsidR="00C811EF">
        <w:t>price</w:t>
      </w:r>
      <w:r w:rsidR="00C811EF">
        <w:rPr>
          <w:spacing w:val="-12"/>
        </w:rPr>
        <w:t xml:space="preserve"> </w:t>
      </w:r>
      <w:r w:rsidR="00C811EF">
        <w:t>you</w:t>
      </w:r>
      <w:r w:rsidR="00C811EF">
        <w:rPr>
          <w:spacing w:val="-12"/>
        </w:rPr>
        <w:t xml:space="preserve"> </w:t>
      </w:r>
      <w:r w:rsidR="00C811EF">
        <w:t>choose.</w:t>
      </w:r>
      <w:r w:rsidR="00C811EF">
        <w:rPr>
          <w:spacing w:val="37"/>
        </w:rPr>
        <w:t xml:space="preserve"> </w:t>
      </w:r>
      <w:r w:rsidR="00C811EF">
        <w:t>You</w:t>
      </w:r>
      <w:r w:rsidR="00C811EF">
        <w:rPr>
          <w:spacing w:val="-12"/>
        </w:rPr>
        <w:t xml:space="preserve"> </w:t>
      </w:r>
      <w:r w:rsidR="00C811EF">
        <w:t>shall</w:t>
      </w:r>
      <w:r w:rsidR="00C811EF">
        <w:rPr>
          <w:spacing w:val="-10"/>
        </w:rPr>
        <w:t xml:space="preserve"> </w:t>
      </w:r>
      <w:r w:rsidR="00C811EF">
        <w:t>offer</w:t>
      </w:r>
      <w:r w:rsidR="00C811EF">
        <w:rPr>
          <w:spacing w:val="-10"/>
        </w:rPr>
        <w:t xml:space="preserve"> </w:t>
      </w:r>
      <w:r w:rsidR="00C811EF">
        <w:t xml:space="preserve">and participate in any retail program advertised by us to the public as available at other </w:t>
      </w:r>
      <w:r w:rsidR="00696E1A">
        <w:t>[</w:t>
      </w:r>
      <w:proofErr w:type="gramStart"/>
      <w:r w:rsidR="00696E1A">
        <w:t>TRADE MARK</w:t>
      </w:r>
      <w:proofErr w:type="gramEnd"/>
      <w:r w:rsidR="00696E1A">
        <w:t>]</w:t>
      </w:r>
      <w:r w:rsidR="00686B9B" w:rsidRPr="00CB5590">
        <w:rPr>
          <w:vertAlign w:val="superscript"/>
        </w:rPr>
        <w:t>TM</w:t>
      </w:r>
      <w:r w:rsidR="00686B9B">
        <w:t xml:space="preserve"> </w:t>
      </w:r>
      <w:r w:rsidR="00C811EF">
        <w:t>locations, including without limitation, those retail programs which specify one or more</w:t>
      </w:r>
      <w:r w:rsidR="00C811EF">
        <w:rPr>
          <w:spacing w:val="-7"/>
        </w:rPr>
        <w:t xml:space="preserve"> </w:t>
      </w:r>
      <w:r w:rsidR="00C811EF">
        <w:t>Products</w:t>
      </w:r>
      <w:r w:rsidR="00C811EF">
        <w:rPr>
          <w:spacing w:val="-5"/>
        </w:rPr>
        <w:t xml:space="preserve"> </w:t>
      </w:r>
      <w:r w:rsidR="00C811EF">
        <w:t>or</w:t>
      </w:r>
      <w:r w:rsidR="00C811EF">
        <w:rPr>
          <w:spacing w:val="-5"/>
        </w:rPr>
        <w:t xml:space="preserve"> </w:t>
      </w:r>
      <w:r w:rsidR="00C811EF">
        <w:t>services</w:t>
      </w:r>
      <w:r w:rsidR="00C811EF">
        <w:rPr>
          <w:spacing w:val="-3"/>
        </w:rPr>
        <w:t xml:space="preserve"> </w:t>
      </w:r>
      <w:r w:rsidR="00C811EF">
        <w:t>at</w:t>
      </w:r>
      <w:r w:rsidR="00C811EF">
        <w:rPr>
          <w:spacing w:val="-6"/>
        </w:rPr>
        <w:t xml:space="preserve"> </w:t>
      </w:r>
      <w:r w:rsidR="00C811EF">
        <w:t>a</w:t>
      </w:r>
      <w:r w:rsidR="00C811EF">
        <w:rPr>
          <w:spacing w:val="-7"/>
        </w:rPr>
        <w:t xml:space="preserve"> </w:t>
      </w:r>
      <w:r w:rsidR="00C811EF">
        <w:t>particular</w:t>
      </w:r>
      <w:r w:rsidR="00C811EF">
        <w:rPr>
          <w:spacing w:val="-6"/>
        </w:rPr>
        <w:t xml:space="preserve"> </w:t>
      </w:r>
      <w:r w:rsidR="00C811EF">
        <w:t>price.</w:t>
      </w:r>
      <w:r w:rsidR="00C811EF">
        <w:rPr>
          <w:spacing w:val="40"/>
        </w:rPr>
        <w:t xml:space="preserve"> </w:t>
      </w:r>
      <w:r w:rsidR="00C811EF">
        <w:t>You</w:t>
      </w:r>
      <w:r w:rsidR="00C811EF">
        <w:rPr>
          <w:spacing w:val="-7"/>
        </w:rPr>
        <w:t xml:space="preserve"> </w:t>
      </w:r>
      <w:r w:rsidR="00C811EF">
        <w:t>acknowledge</w:t>
      </w:r>
      <w:r w:rsidR="00C811EF">
        <w:rPr>
          <w:spacing w:val="-4"/>
        </w:rPr>
        <w:t xml:space="preserve"> </w:t>
      </w:r>
      <w:r w:rsidR="00C811EF">
        <w:t>and</w:t>
      </w:r>
      <w:r w:rsidR="00C811EF">
        <w:rPr>
          <w:spacing w:val="-4"/>
        </w:rPr>
        <w:t xml:space="preserve"> </w:t>
      </w:r>
      <w:r w:rsidR="00C811EF">
        <w:t>agree</w:t>
      </w:r>
      <w:r w:rsidR="00C811EF">
        <w:rPr>
          <w:spacing w:val="-4"/>
        </w:rPr>
        <w:t xml:space="preserve"> </w:t>
      </w:r>
      <w:r w:rsidR="00C811EF">
        <w:t>that</w:t>
      </w:r>
      <w:r w:rsidR="00C811EF">
        <w:rPr>
          <w:spacing w:val="-4"/>
        </w:rPr>
        <w:t xml:space="preserve"> </w:t>
      </w:r>
      <w:r w:rsidR="00C811EF">
        <w:t>retail</w:t>
      </w:r>
      <w:r w:rsidR="00C811EF">
        <w:rPr>
          <w:spacing w:val="-7"/>
        </w:rPr>
        <w:t xml:space="preserve"> </w:t>
      </w:r>
      <w:r w:rsidR="00C811EF">
        <w:t xml:space="preserve">prices and specified maximum and minimum prices for Products or Services may vary from region to region to the extent deemed necessary by us </w:t>
      </w:r>
      <w:proofErr w:type="gramStart"/>
      <w:r w:rsidR="00C811EF">
        <w:t>in order to</w:t>
      </w:r>
      <w:proofErr w:type="gramEnd"/>
      <w:r w:rsidR="00C811EF">
        <w:t xml:space="preserve"> reflect differences in costs and other</w:t>
      </w:r>
      <w:r w:rsidR="00C811EF">
        <w:rPr>
          <w:spacing w:val="-11"/>
        </w:rPr>
        <w:t xml:space="preserve"> </w:t>
      </w:r>
      <w:r w:rsidR="00C811EF">
        <w:t>factors</w:t>
      </w:r>
      <w:r w:rsidR="00C811EF">
        <w:rPr>
          <w:spacing w:val="-10"/>
        </w:rPr>
        <w:t xml:space="preserve"> </w:t>
      </w:r>
      <w:r w:rsidR="00C811EF">
        <w:t>applicable</w:t>
      </w:r>
      <w:r w:rsidR="00C811EF">
        <w:rPr>
          <w:spacing w:val="-11"/>
        </w:rPr>
        <w:t xml:space="preserve"> </w:t>
      </w:r>
      <w:r w:rsidR="00C811EF">
        <w:t>to</w:t>
      </w:r>
      <w:r w:rsidR="00C811EF">
        <w:rPr>
          <w:spacing w:val="-12"/>
        </w:rPr>
        <w:t xml:space="preserve"> </w:t>
      </w:r>
      <w:r w:rsidR="00C811EF">
        <w:t>such</w:t>
      </w:r>
      <w:r w:rsidR="00C811EF">
        <w:rPr>
          <w:spacing w:val="-12"/>
        </w:rPr>
        <w:t xml:space="preserve"> </w:t>
      </w:r>
      <w:r w:rsidR="00C811EF">
        <w:t>regions.</w:t>
      </w:r>
      <w:r w:rsidR="00C811EF">
        <w:rPr>
          <w:spacing w:val="-9"/>
        </w:rPr>
        <w:t xml:space="preserve"> </w:t>
      </w:r>
      <w:r w:rsidR="00C811EF">
        <w:t>Notwithstanding</w:t>
      </w:r>
      <w:r w:rsidR="00C811EF">
        <w:rPr>
          <w:spacing w:val="-11"/>
        </w:rPr>
        <w:t xml:space="preserve"> </w:t>
      </w:r>
      <w:r w:rsidR="00C811EF">
        <w:t>the</w:t>
      </w:r>
      <w:r w:rsidR="00C811EF">
        <w:rPr>
          <w:spacing w:val="-11"/>
        </w:rPr>
        <w:t xml:space="preserve"> </w:t>
      </w:r>
      <w:r w:rsidR="00C811EF">
        <w:t>foregoing,</w:t>
      </w:r>
      <w:r w:rsidR="00C811EF">
        <w:rPr>
          <w:spacing w:val="-11"/>
        </w:rPr>
        <w:t xml:space="preserve"> </w:t>
      </w:r>
      <w:r w:rsidR="00C811EF">
        <w:t>you</w:t>
      </w:r>
      <w:r w:rsidR="00C811EF">
        <w:rPr>
          <w:spacing w:val="-9"/>
        </w:rPr>
        <w:t xml:space="preserve"> </w:t>
      </w:r>
      <w:r w:rsidR="00C811EF">
        <w:t>acknowledge</w:t>
      </w:r>
      <w:r w:rsidR="00C811EF">
        <w:rPr>
          <w:spacing w:val="-9"/>
        </w:rPr>
        <w:t xml:space="preserve"> </w:t>
      </w:r>
      <w:r w:rsidR="00C811EF">
        <w:t>and agree that any promotional discounts which you may wish to offer must be approved by us before being put into effect.</w:t>
      </w:r>
    </w:p>
    <w:p w14:paraId="4BB098D2" w14:textId="77777777" w:rsidR="00C811EF" w:rsidRDefault="00C811EF">
      <w:pPr>
        <w:pStyle w:val="BodyText"/>
        <w:kinsoku w:val="0"/>
        <w:overflowPunct w:val="0"/>
      </w:pPr>
    </w:p>
    <w:p w14:paraId="50E390B9" w14:textId="77777777" w:rsidR="00C811EF" w:rsidRDefault="00C811EF">
      <w:pPr>
        <w:pStyle w:val="BodyText"/>
        <w:kinsoku w:val="0"/>
        <w:overflowPunct w:val="0"/>
        <w:ind w:left="720"/>
        <w:jc w:val="both"/>
        <w:rPr>
          <w:spacing w:val="-2"/>
        </w:rPr>
      </w:pPr>
      <w:r>
        <w:t>See</w:t>
      </w:r>
      <w:r>
        <w:rPr>
          <w:spacing w:val="-7"/>
        </w:rPr>
        <w:t xml:space="preserve"> </w:t>
      </w:r>
      <w:r>
        <w:t>Section</w:t>
      </w:r>
      <w:r>
        <w:rPr>
          <w:spacing w:val="-6"/>
        </w:rPr>
        <w:t xml:space="preserve"> </w:t>
      </w:r>
      <w:r>
        <w:t>9.2</w:t>
      </w:r>
      <w:r>
        <w:rPr>
          <w:spacing w:val="-7"/>
        </w:rPr>
        <w:t xml:space="preserve"> </w:t>
      </w:r>
      <w:r>
        <w:t>of</w:t>
      </w:r>
      <w:r>
        <w:rPr>
          <w:spacing w:val="-8"/>
        </w:rPr>
        <w:t xml:space="preserve"> </w:t>
      </w:r>
      <w:r>
        <w:t>the</w:t>
      </w:r>
      <w:r>
        <w:rPr>
          <w:spacing w:val="-9"/>
        </w:rPr>
        <w:t xml:space="preserve"> </w:t>
      </w:r>
      <w:r>
        <w:t>Franchise</w:t>
      </w:r>
      <w:r>
        <w:rPr>
          <w:spacing w:val="-9"/>
        </w:rPr>
        <w:t xml:space="preserve"> </w:t>
      </w:r>
      <w:r>
        <w:t>Agreement</w:t>
      </w:r>
      <w:r>
        <w:rPr>
          <w:spacing w:val="-8"/>
        </w:rPr>
        <w:t xml:space="preserve"> </w:t>
      </w:r>
      <w:r>
        <w:t>for</w:t>
      </w:r>
      <w:r>
        <w:rPr>
          <w:spacing w:val="-12"/>
        </w:rPr>
        <w:t xml:space="preserve"> </w:t>
      </w:r>
      <w:r>
        <w:t>further</w:t>
      </w:r>
      <w:r>
        <w:rPr>
          <w:spacing w:val="-9"/>
        </w:rPr>
        <w:t xml:space="preserve"> </w:t>
      </w:r>
      <w:r>
        <w:rPr>
          <w:spacing w:val="-2"/>
        </w:rPr>
        <w:t>details.</w:t>
      </w:r>
    </w:p>
    <w:p w14:paraId="4533DA48" w14:textId="77777777" w:rsidR="00C811EF" w:rsidRDefault="00C811EF">
      <w:pPr>
        <w:pStyle w:val="BodyText"/>
        <w:kinsoku w:val="0"/>
        <w:overflowPunct w:val="0"/>
      </w:pPr>
    </w:p>
    <w:p w14:paraId="7149C429" w14:textId="77777777" w:rsidR="00C811EF" w:rsidRDefault="00C811EF">
      <w:pPr>
        <w:pStyle w:val="BodyText"/>
        <w:kinsoku w:val="0"/>
        <w:overflowPunct w:val="0"/>
        <w:spacing w:before="1"/>
      </w:pPr>
    </w:p>
    <w:p w14:paraId="35F74817" w14:textId="77777777" w:rsidR="00C811EF" w:rsidRDefault="00C811EF">
      <w:pPr>
        <w:pStyle w:val="Heading7"/>
        <w:kinsoku w:val="0"/>
        <w:overflowPunct w:val="0"/>
        <w:ind w:left="1956"/>
        <w:jc w:val="both"/>
        <w:rPr>
          <w:spacing w:val="-2"/>
        </w:rPr>
      </w:pPr>
      <w:bookmarkStart w:id="465" w:name="ITEM_19_-_RESTRICTIONS_ON_SOURCES_OF_PRO"/>
      <w:bookmarkEnd w:id="465"/>
      <w:r>
        <w:t>ITEM</w:t>
      </w:r>
      <w:r>
        <w:rPr>
          <w:spacing w:val="-5"/>
        </w:rPr>
        <w:t xml:space="preserve"> </w:t>
      </w:r>
      <w:r>
        <w:t>19</w:t>
      </w:r>
      <w:r>
        <w:rPr>
          <w:spacing w:val="-7"/>
        </w:rPr>
        <w:t xml:space="preserve"> </w:t>
      </w:r>
      <w:r>
        <w:t>-</w:t>
      </w:r>
      <w:r>
        <w:rPr>
          <w:spacing w:val="-6"/>
        </w:rPr>
        <w:t xml:space="preserve"> </w:t>
      </w:r>
      <w:r>
        <w:t>RESTRICTIONS</w:t>
      </w:r>
      <w:r>
        <w:rPr>
          <w:spacing w:val="-5"/>
        </w:rPr>
        <w:t xml:space="preserve"> </w:t>
      </w:r>
      <w:r>
        <w:t>ON</w:t>
      </w:r>
      <w:r>
        <w:rPr>
          <w:spacing w:val="-7"/>
        </w:rPr>
        <w:t xml:space="preserve"> </w:t>
      </w:r>
      <w:r>
        <w:t>SOURCES</w:t>
      </w:r>
      <w:r>
        <w:rPr>
          <w:spacing w:val="-5"/>
        </w:rPr>
        <w:t xml:space="preserve"> </w:t>
      </w:r>
      <w:r>
        <w:t>OF</w:t>
      </w:r>
      <w:r>
        <w:rPr>
          <w:spacing w:val="-6"/>
        </w:rPr>
        <w:t xml:space="preserve"> </w:t>
      </w:r>
      <w:r>
        <w:t>PRODUCTS</w:t>
      </w:r>
      <w:r>
        <w:rPr>
          <w:spacing w:val="-7"/>
        </w:rPr>
        <w:t xml:space="preserve"> </w:t>
      </w:r>
      <w:r>
        <w:t>AND</w:t>
      </w:r>
      <w:r>
        <w:rPr>
          <w:spacing w:val="-7"/>
        </w:rPr>
        <w:t xml:space="preserve"> </w:t>
      </w:r>
      <w:r>
        <w:rPr>
          <w:spacing w:val="-2"/>
        </w:rPr>
        <w:t>SERVICES</w:t>
      </w:r>
    </w:p>
    <w:p w14:paraId="6A95631C" w14:textId="77777777" w:rsidR="00C811EF" w:rsidRDefault="00C811EF">
      <w:pPr>
        <w:pStyle w:val="BodyText"/>
        <w:kinsoku w:val="0"/>
        <w:overflowPunct w:val="0"/>
        <w:spacing w:before="229"/>
        <w:ind w:left="720" w:right="719"/>
        <w:jc w:val="both"/>
        <w:rPr>
          <w:i/>
          <w:iCs/>
        </w:rPr>
      </w:pPr>
      <w:r>
        <w:rPr>
          <w:b/>
          <w:bCs/>
          <w:u w:val="thick"/>
        </w:rPr>
        <w:t>NOTE</w:t>
      </w:r>
      <w:r>
        <w:rPr>
          <w:b/>
          <w:bCs/>
        </w:rPr>
        <w:t>:</w:t>
      </w:r>
      <w:r>
        <w:rPr>
          <w:b/>
          <w:bCs/>
          <w:spacing w:val="38"/>
        </w:rPr>
        <w:t xml:space="preserve"> </w:t>
      </w:r>
      <w:r>
        <w:rPr>
          <w:i/>
          <w:iCs/>
        </w:rPr>
        <w:t>The following is a description of any restrictions or requirements imposed by us, any Associate or the Franchise Agreement with respect to your obligation to purchase or lease from us, any Associate or suppliers approved by us or any Associate.</w:t>
      </w:r>
    </w:p>
    <w:p w14:paraId="00081154" w14:textId="313C37B1" w:rsidR="00C811EF" w:rsidRDefault="00C811EF">
      <w:pPr>
        <w:pStyle w:val="BodyText"/>
        <w:kinsoku w:val="0"/>
        <w:overflowPunct w:val="0"/>
        <w:spacing w:before="121"/>
        <w:ind w:left="720" w:right="721"/>
        <w:jc w:val="both"/>
      </w:pPr>
      <w:r>
        <w:t xml:space="preserve">Recognizing that the Products and Services to be used and offered by you in the </w:t>
      </w:r>
      <w:del w:id="466" w:author="Matthew Levine" w:date="2025-06-06T13:33:00Z" w16du:dateUtc="2025-06-06T17:33:00Z">
        <w:r w:rsidDel="00E43AE1">
          <w:delText>Studio</w:delText>
        </w:r>
      </w:del>
      <w:ins w:id="467" w:author="Matthew Levine" w:date="2025-06-06T13:33:00Z" w16du:dateUtc="2025-06-06T17:33:00Z">
        <w:r w:rsidR="00E43AE1">
          <w:t>[Premise Café]</w:t>
        </w:r>
      </w:ins>
      <w:r>
        <w:t xml:space="preserve"> must conform to our standards and specifications, you hereby agree:</w:t>
      </w:r>
    </w:p>
    <w:p w14:paraId="508D630F" w14:textId="12BECF13" w:rsidR="00C811EF" w:rsidRDefault="00C811EF">
      <w:pPr>
        <w:pStyle w:val="ListParagraph"/>
        <w:numPr>
          <w:ilvl w:val="0"/>
          <w:numId w:val="91"/>
        </w:numPr>
        <w:tabs>
          <w:tab w:val="left" w:pos="1872"/>
        </w:tabs>
        <w:kinsoku w:val="0"/>
        <w:overflowPunct w:val="0"/>
        <w:spacing w:before="229"/>
        <w:ind w:right="718"/>
        <w:rPr>
          <w:sz w:val="20"/>
          <w:szCs w:val="20"/>
        </w:rPr>
      </w:pPr>
      <w:r>
        <w:rPr>
          <w:b/>
          <w:bCs/>
          <w:sz w:val="20"/>
          <w:szCs w:val="20"/>
        </w:rPr>
        <w:t xml:space="preserve">Source of Products and Services for Purchase: </w:t>
      </w:r>
      <w:r>
        <w:rPr>
          <w:sz w:val="20"/>
          <w:szCs w:val="20"/>
        </w:rPr>
        <w:t xml:space="preserve">To purchase all Products and Services and all items required by and for the operation of the </w:t>
      </w:r>
      <w:del w:id="468" w:author="Matthew Levine" w:date="2025-06-06T13:33:00Z" w16du:dateUtc="2025-06-06T17:33:00Z">
        <w:r w:rsidDel="00E43AE1">
          <w:rPr>
            <w:sz w:val="20"/>
            <w:szCs w:val="20"/>
          </w:rPr>
          <w:delText>Studio</w:delText>
        </w:r>
      </w:del>
      <w:ins w:id="469" w:author="Matthew Levine" w:date="2025-06-06T13:33:00Z" w16du:dateUtc="2025-06-06T17:33:00Z">
        <w:r w:rsidR="00E43AE1">
          <w:rPr>
            <w:sz w:val="20"/>
            <w:szCs w:val="20"/>
          </w:rPr>
          <w:t>[Premise Café]</w:t>
        </w:r>
      </w:ins>
      <w:r>
        <w:rPr>
          <w:sz w:val="20"/>
          <w:szCs w:val="20"/>
        </w:rPr>
        <w:t>, including, without limitation, fixtures,</w:t>
      </w:r>
      <w:r>
        <w:rPr>
          <w:spacing w:val="-14"/>
          <w:sz w:val="20"/>
          <w:szCs w:val="20"/>
        </w:rPr>
        <w:t xml:space="preserve"> </w:t>
      </w:r>
      <w:r>
        <w:rPr>
          <w:sz w:val="20"/>
          <w:szCs w:val="20"/>
        </w:rPr>
        <w:t>furnishings,</w:t>
      </w:r>
      <w:r>
        <w:rPr>
          <w:spacing w:val="-14"/>
          <w:sz w:val="20"/>
          <w:szCs w:val="20"/>
        </w:rPr>
        <w:t xml:space="preserve"> </w:t>
      </w:r>
      <w:r>
        <w:rPr>
          <w:sz w:val="20"/>
          <w:szCs w:val="20"/>
        </w:rPr>
        <w:t>furniture,</w:t>
      </w:r>
      <w:r>
        <w:rPr>
          <w:spacing w:val="-14"/>
          <w:sz w:val="20"/>
          <w:szCs w:val="20"/>
        </w:rPr>
        <w:t xml:space="preserve"> </w:t>
      </w:r>
      <w:r>
        <w:rPr>
          <w:sz w:val="20"/>
          <w:szCs w:val="20"/>
        </w:rPr>
        <w:t>equipment,</w:t>
      </w:r>
      <w:r>
        <w:rPr>
          <w:spacing w:val="-14"/>
          <w:sz w:val="20"/>
          <w:szCs w:val="20"/>
        </w:rPr>
        <w:t xml:space="preserve"> </w:t>
      </w:r>
      <w:r>
        <w:rPr>
          <w:sz w:val="20"/>
          <w:szCs w:val="20"/>
        </w:rPr>
        <w:t>interior</w:t>
      </w:r>
      <w:r>
        <w:rPr>
          <w:spacing w:val="-13"/>
          <w:sz w:val="20"/>
          <w:szCs w:val="20"/>
        </w:rPr>
        <w:t xml:space="preserve"> </w:t>
      </w:r>
      <w:r>
        <w:rPr>
          <w:sz w:val="20"/>
          <w:szCs w:val="20"/>
        </w:rPr>
        <w:t>and</w:t>
      </w:r>
      <w:r>
        <w:rPr>
          <w:spacing w:val="-14"/>
          <w:sz w:val="20"/>
          <w:szCs w:val="20"/>
        </w:rPr>
        <w:t xml:space="preserve"> </w:t>
      </w:r>
      <w:r>
        <w:rPr>
          <w:sz w:val="20"/>
          <w:szCs w:val="20"/>
        </w:rPr>
        <w:t>exterior</w:t>
      </w:r>
      <w:r>
        <w:rPr>
          <w:spacing w:val="-14"/>
          <w:sz w:val="20"/>
          <w:szCs w:val="20"/>
        </w:rPr>
        <w:t xml:space="preserve"> </w:t>
      </w:r>
      <w:r>
        <w:rPr>
          <w:sz w:val="20"/>
          <w:szCs w:val="20"/>
        </w:rPr>
        <w:t>signs</w:t>
      </w:r>
      <w:r>
        <w:rPr>
          <w:spacing w:val="-13"/>
          <w:sz w:val="20"/>
          <w:szCs w:val="20"/>
        </w:rPr>
        <w:t xml:space="preserve"> </w:t>
      </w:r>
      <w:r>
        <w:rPr>
          <w:sz w:val="20"/>
          <w:szCs w:val="20"/>
        </w:rPr>
        <w:t>and</w:t>
      </w:r>
      <w:r>
        <w:rPr>
          <w:spacing w:val="-12"/>
          <w:sz w:val="20"/>
          <w:szCs w:val="20"/>
        </w:rPr>
        <w:t xml:space="preserve"> </w:t>
      </w:r>
      <w:r>
        <w:rPr>
          <w:sz w:val="20"/>
          <w:szCs w:val="20"/>
        </w:rPr>
        <w:t>lighting,</w:t>
      </w:r>
      <w:r>
        <w:rPr>
          <w:spacing w:val="-14"/>
          <w:sz w:val="20"/>
          <w:szCs w:val="20"/>
        </w:rPr>
        <w:t xml:space="preserve"> </w:t>
      </w:r>
      <w:r>
        <w:rPr>
          <w:sz w:val="20"/>
          <w:szCs w:val="20"/>
        </w:rPr>
        <w:t>uniforms</w:t>
      </w:r>
      <w:r>
        <w:rPr>
          <w:spacing w:val="-13"/>
          <w:sz w:val="20"/>
          <w:szCs w:val="20"/>
        </w:rPr>
        <w:t xml:space="preserve"> </w:t>
      </w:r>
      <w:r>
        <w:rPr>
          <w:sz w:val="20"/>
          <w:szCs w:val="20"/>
        </w:rPr>
        <w:t>and other supplies and services ONLY from us or from suppliers (including manufacturers, distributors and other sources) approved or designated by us.</w:t>
      </w:r>
      <w:r>
        <w:rPr>
          <w:spacing w:val="40"/>
          <w:sz w:val="20"/>
          <w:szCs w:val="20"/>
        </w:rPr>
        <w:t xml:space="preserve"> </w:t>
      </w:r>
      <w:r>
        <w:rPr>
          <w:sz w:val="20"/>
          <w:szCs w:val="20"/>
        </w:rPr>
        <w:t>Such suppliers may include any of our Affiliates who demonstrate, to our continuing reasonable satisfaction, the ability to meet our then current standards and specifications.</w:t>
      </w:r>
      <w:r>
        <w:rPr>
          <w:spacing w:val="40"/>
          <w:sz w:val="20"/>
          <w:szCs w:val="20"/>
        </w:rPr>
        <w:t xml:space="preserve"> </w:t>
      </w:r>
      <w:r>
        <w:rPr>
          <w:sz w:val="20"/>
          <w:szCs w:val="20"/>
        </w:rPr>
        <w:t>You may only sell the Products and Services according to the</w:t>
      </w:r>
      <w:r>
        <w:rPr>
          <w:spacing w:val="-2"/>
          <w:sz w:val="20"/>
          <w:szCs w:val="20"/>
        </w:rPr>
        <w:t xml:space="preserve"> </w:t>
      </w:r>
      <w:r>
        <w:rPr>
          <w:sz w:val="20"/>
          <w:szCs w:val="20"/>
        </w:rPr>
        <w:t>standards and</w:t>
      </w:r>
      <w:r>
        <w:rPr>
          <w:spacing w:val="-2"/>
          <w:sz w:val="20"/>
          <w:szCs w:val="20"/>
        </w:rPr>
        <w:t xml:space="preserve"> </w:t>
      </w:r>
      <w:r>
        <w:rPr>
          <w:sz w:val="20"/>
          <w:szCs w:val="20"/>
        </w:rPr>
        <w:t>specifications we set out in the Manual</w:t>
      </w:r>
      <w:r>
        <w:rPr>
          <w:spacing w:val="-3"/>
          <w:sz w:val="20"/>
          <w:szCs w:val="20"/>
        </w:rPr>
        <w:t xml:space="preserve"> </w:t>
      </w:r>
      <w:r>
        <w:rPr>
          <w:sz w:val="20"/>
          <w:szCs w:val="20"/>
        </w:rPr>
        <w:t>from</w:t>
      </w:r>
      <w:r>
        <w:rPr>
          <w:spacing w:val="-2"/>
          <w:sz w:val="20"/>
          <w:szCs w:val="20"/>
        </w:rPr>
        <w:t xml:space="preserve"> </w:t>
      </w:r>
      <w:r>
        <w:rPr>
          <w:sz w:val="20"/>
          <w:szCs w:val="20"/>
        </w:rPr>
        <w:t>time</w:t>
      </w:r>
      <w:r>
        <w:rPr>
          <w:spacing w:val="-2"/>
          <w:sz w:val="20"/>
          <w:szCs w:val="20"/>
        </w:rPr>
        <w:t xml:space="preserve"> </w:t>
      </w:r>
      <w:r>
        <w:rPr>
          <w:sz w:val="20"/>
          <w:szCs w:val="20"/>
        </w:rPr>
        <w:t>to time, and as provided in Section 9.3 of the Franchise Agreement.</w:t>
      </w:r>
    </w:p>
    <w:p w14:paraId="5B1E2259" w14:textId="77777777" w:rsidR="00C811EF" w:rsidRDefault="00C811EF">
      <w:pPr>
        <w:pStyle w:val="ListParagraph"/>
        <w:numPr>
          <w:ilvl w:val="0"/>
          <w:numId w:val="90"/>
        </w:numPr>
        <w:tabs>
          <w:tab w:val="left" w:pos="1872"/>
        </w:tabs>
        <w:kinsoku w:val="0"/>
        <w:overflowPunct w:val="0"/>
        <w:spacing w:before="229"/>
        <w:ind w:right="717"/>
        <w:rPr>
          <w:sz w:val="20"/>
          <w:szCs w:val="20"/>
        </w:rPr>
      </w:pPr>
      <w:r>
        <w:rPr>
          <w:b/>
          <w:bCs/>
          <w:sz w:val="20"/>
          <w:szCs w:val="20"/>
        </w:rPr>
        <w:t>Use</w:t>
      </w:r>
      <w:r>
        <w:rPr>
          <w:b/>
          <w:bCs/>
          <w:spacing w:val="-2"/>
          <w:sz w:val="20"/>
          <w:szCs w:val="20"/>
        </w:rPr>
        <w:t xml:space="preserve"> </w:t>
      </w:r>
      <w:r>
        <w:rPr>
          <w:b/>
          <w:bCs/>
          <w:sz w:val="20"/>
          <w:szCs w:val="20"/>
        </w:rPr>
        <w:t>of</w:t>
      </w:r>
      <w:r>
        <w:rPr>
          <w:b/>
          <w:bCs/>
          <w:spacing w:val="-1"/>
          <w:sz w:val="20"/>
          <w:szCs w:val="20"/>
        </w:rPr>
        <w:t xml:space="preserve"> </w:t>
      </w:r>
      <w:r>
        <w:rPr>
          <w:b/>
          <w:bCs/>
          <w:sz w:val="20"/>
          <w:szCs w:val="20"/>
        </w:rPr>
        <w:t>Alternate Suppliers</w:t>
      </w:r>
      <w:r>
        <w:rPr>
          <w:b/>
          <w:bCs/>
          <w:spacing w:val="-2"/>
          <w:sz w:val="20"/>
          <w:szCs w:val="20"/>
        </w:rPr>
        <w:t xml:space="preserve"> </w:t>
      </w:r>
      <w:r>
        <w:rPr>
          <w:b/>
          <w:bCs/>
          <w:sz w:val="20"/>
          <w:szCs w:val="20"/>
        </w:rPr>
        <w:t>of</w:t>
      </w:r>
      <w:r>
        <w:rPr>
          <w:b/>
          <w:bCs/>
          <w:spacing w:val="-1"/>
          <w:sz w:val="20"/>
          <w:szCs w:val="20"/>
        </w:rPr>
        <w:t xml:space="preserve"> </w:t>
      </w:r>
      <w:r>
        <w:rPr>
          <w:b/>
          <w:bCs/>
          <w:sz w:val="20"/>
          <w:szCs w:val="20"/>
        </w:rPr>
        <w:t>Products</w:t>
      </w:r>
      <w:r>
        <w:rPr>
          <w:b/>
          <w:bCs/>
          <w:spacing w:val="-2"/>
          <w:sz w:val="20"/>
          <w:szCs w:val="20"/>
        </w:rPr>
        <w:t xml:space="preserve"> </w:t>
      </w:r>
      <w:r>
        <w:rPr>
          <w:b/>
          <w:bCs/>
          <w:sz w:val="20"/>
          <w:szCs w:val="20"/>
        </w:rPr>
        <w:t>and Services</w:t>
      </w:r>
      <w:r>
        <w:rPr>
          <w:b/>
          <w:bCs/>
          <w:spacing w:val="-2"/>
          <w:sz w:val="20"/>
          <w:szCs w:val="20"/>
        </w:rPr>
        <w:t xml:space="preserve"> </w:t>
      </w:r>
      <w:r>
        <w:rPr>
          <w:b/>
          <w:bCs/>
          <w:sz w:val="20"/>
          <w:szCs w:val="20"/>
        </w:rPr>
        <w:t>for Purchase:</w:t>
      </w:r>
      <w:r>
        <w:rPr>
          <w:b/>
          <w:bCs/>
          <w:spacing w:val="40"/>
          <w:sz w:val="20"/>
          <w:szCs w:val="20"/>
        </w:rPr>
        <w:t xml:space="preserve"> </w:t>
      </w:r>
      <w:r>
        <w:rPr>
          <w:sz w:val="20"/>
          <w:szCs w:val="20"/>
        </w:rPr>
        <w:t>That if you</w:t>
      </w:r>
      <w:r>
        <w:rPr>
          <w:spacing w:val="-2"/>
          <w:sz w:val="20"/>
          <w:szCs w:val="20"/>
        </w:rPr>
        <w:t xml:space="preserve"> </w:t>
      </w:r>
      <w:r>
        <w:rPr>
          <w:sz w:val="20"/>
          <w:szCs w:val="20"/>
        </w:rPr>
        <w:t>desire</w:t>
      </w:r>
      <w:r>
        <w:rPr>
          <w:spacing w:val="-2"/>
          <w:sz w:val="20"/>
          <w:szCs w:val="20"/>
        </w:rPr>
        <w:t xml:space="preserve"> </w:t>
      </w:r>
      <w:r>
        <w:rPr>
          <w:sz w:val="20"/>
          <w:szCs w:val="20"/>
        </w:rPr>
        <w:t>to purchase</w:t>
      </w:r>
      <w:r>
        <w:rPr>
          <w:spacing w:val="-9"/>
          <w:sz w:val="20"/>
          <w:szCs w:val="20"/>
        </w:rPr>
        <w:t xml:space="preserve"> </w:t>
      </w:r>
      <w:r>
        <w:rPr>
          <w:sz w:val="20"/>
          <w:szCs w:val="20"/>
        </w:rPr>
        <w:t>any</w:t>
      </w:r>
      <w:r>
        <w:rPr>
          <w:spacing w:val="-8"/>
          <w:sz w:val="20"/>
          <w:szCs w:val="20"/>
        </w:rPr>
        <w:t xml:space="preserve"> </w:t>
      </w:r>
      <w:r>
        <w:rPr>
          <w:sz w:val="20"/>
          <w:szCs w:val="20"/>
        </w:rPr>
        <w:t>Products</w:t>
      </w:r>
      <w:r>
        <w:rPr>
          <w:spacing w:val="-8"/>
          <w:sz w:val="20"/>
          <w:szCs w:val="20"/>
        </w:rPr>
        <w:t xml:space="preserve"> </w:t>
      </w:r>
      <w:r>
        <w:rPr>
          <w:sz w:val="20"/>
          <w:szCs w:val="20"/>
        </w:rPr>
        <w:t>or</w:t>
      </w:r>
      <w:r>
        <w:rPr>
          <w:spacing w:val="-8"/>
          <w:sz w:val="20"/>
          <w:szCs w:val="20"/>
        </w:rPr>
        <w:t xml:space="preserve"> </w:t>
      </w:r>
      <w:r>
        <w:rPr>
          <w:sz w:val="20"/>
          <w:szCs w:val="20"/>
        </w:rPr>
        <w:t>to</w:t>
      </w:r>
      <w:r>
        <w:rPr>
          <w:spacing w:val="-9"/>
          <w:sz w:val="20"/>
          <w:szCs w:val="20"/>
        </w:rPr>
        <w:t xml:space="preserve"> </w:t>
      </w:r>
      <w:r>
        <w:rPr>
          <w:sz w:val="20"/>
          <w:szCs w:val="20"/>
        </w:rPr>
        <w:t>retain</w:t>
      </w:r>
      <w:r>
        <w:rPr>
          <w:spacing w:val="-7"/>
          <w:sz w:val="20"/>
          <w:szCs w:val="20"/>
        </w:rPr>
        <w:t xml:space="preserve"> </w:t>
      </w:r>
      <w:r>
        <w:rPr>
          <w:sz w:val="20"/>
          <w:szCs w:val="20"/>
        </w:rPr>
        <w:t>any</w:t>
      </w:r>
      <w:r>
        <w:rPr>
          <w:spacing w:val="-7"/>
          <w:sz w:val="20"/>
          <w:szCs w:val="20"/>
        </w:rPr>
        <w:t xml:space="preserve"> </w:t>
      </w:r>
      <w:r>
        <w:rPr>
          <w:sz w:val="20"/>
          <w:szCs w:val="20"/>
        </w:rPr>
        <w:t>supplier</w:t>
      </w:r>
      <w:r>
        <w:rPr>
          <w:spacing w:val="-8"/>
          <w:sz w:val="20"/>
          <w:szCs w:val="20"/>
        </w:rPr>
        <w:t xml:space="preserve"> </w:t>
      </w:r>
      <w:r>
        <w:rPr>
          <w:sz w:val="20"/>
          <w:szCs w:val="20"/>
        </w:rPr>
        <w:t>of</w:t>
      </w:r>
      <w:r>
        <w:rPr>
          <w:spacing w:val="-6"/>
          <w:sz w:val="20"/>
          <w:szCs w:val="20"/>
        </w:rPr>
        <w:t xml:space="preserve"> </w:t>
      </w:r>
      <w:r>
        <w:rPr>
          <w:sz w:val="20"/>
          <w:szCs w:val="20"/>
        </w:rPr>
        <w:t>Services</w:t>
      </w:r>
      <w:r>
        <w:rPr>
          <w:spacing w:val="-7"/>
          <w:sz w:val="20"/>
          <w:szCs w:val="20"/>
        </w:rPr>
        <w:t xml:space="preserve"> </w:t>
      </w:r>
      <w:r>
        <w:rPr>
          <w:sz w:val="20"/>
          <w:szCs w:val="20"/>
        </w:rPr>
        <w:t>from</w:t>
      </w:r>
      <w:r>
        <w:rPr>
          <w:spacing w:val="-9"/>
          <w:sz w:val="20"/>
          <w:szCs w:val="20"/>
        </w:rPr>
        <w:t xml:space="preserve"> </w:t>
      </w:r>
      <w:r>
        <w:rPr>
          <w:sz w:val="20"/>
          <w:szCs w:val="20"/>
        </w:rPr>
        <w:t>an</w:t>
      </w:r>
      <w:r>
        <w:rPr>
          <w:spacing w:val="-9"/>
          <w:sz w:val="20"/>
          <w:szCs w:val="20"/>
        </w:rPr>
        <w:t xml:space="preserve"> </w:t>
      </w:r>
      <w:r>
        <w:rPr>
          <w:sz w:val="20"/>
          <w:szCs w:val="20"/>
        </w:rPr>
        <w:t>unapproved</w:t>
      </w:r>
      <w:r>
        <w:rPr>
          <w:spacing w:val="-7"/>
          <w:sz w:val="20"/>
          <w:szCs w:val="20"/>
        </w:rPr>
        <w:t xml:space="preserve"> </w:t>
      </w:r>
      <w:r>
        <w:rPr>
          <w:sz w:val="20"/>
          <w:szCs w:val="20"/>
        </w:rPr>
        <w:t>supplier,</w:t>
      </w:r>
      <w:r>
        <w:rPr>
          <w:spacing w:val="-6"/>
          <w:sz w:val="20"/>
          <w:szCs w:val="20"/>
        </w:rPr>
        <w:t xml:space="preserve"> </w:t>
      </w:r>
      <w:r>
        <w:rPr>
          <w:sz w:val="20"/>
          <w:szCs w:val="20"/>
        </w:rPr>
        <w:t>you are required to provide us with written documentation setting out such details of the unapproved suppliers products or services as we may request in order that we can make an informed decision regarding such unapproved supplier, its products and services, including, without limitation:</w:t>
      </w:r>
      <w:r>
        <w:rPr>
          <w:spacing w:val="40"/>
          <w:sz w:val="20"/>
          <w:szCs w:val="20"/>
        </w:rPr>
        <w:t xml:space="preserve"> </w:t>
      </w:r>
      <w:r>
        <w:rPr>
          <w:sz w:val="20"/>
          <w:szCs w:val="20"/>
        </w:rPr>
        <w:t>the specifications, availability of supply and stock, schedule of deliveries, and</w:t>
      </w:r>
      <w:r>
        <w:rPr>
          <w:spacing w:val="-7"/>
          <w:sz w:val="20"/>
          <w:szCs w:val="20"/>
        </w:rPr>
        <w:t xml:space="preserve"> </w:t>
      </w:r>
      <w:r>
        <w:rPr>
          <w:sz w:val="20"/>
          <w:szCs w:val="20"/>
        </w:rPr>
        <w:t>price</w:t>
      </w:r>
      <w:r>
        <w:rPr>
          <w:spacing w:val="-9"/>
          <w:sz w:val="20"/>
          <w:szCs w:val="20"/>
        </w:rPr>
        <w:t xml:space="preserve"> </w:t>
      </w:r>
      <w:r>
        <w:rPr>
          <w:sz w:val="20"/>
          <w:szCs w:val="20"/>
        </w:rPr>
        <w:t>per</w:t>
      </w:r>
      <w:r>
        <w:rPr>
          <w:spacing w:val="-8"/>
          <w:sz w:val="20"/>
          <w:szCs w:val="20"/>
        </w:rPr>
        <w:t xml:space="preserve"> </w:t>
      </w:r>
      <w:r>
        <w:rPr>
          <w:sz w:val="20"/>
          <w:szCs w:val="20"/>
        </w:rPr>
        <w:t>item</w:t>
      </w:r>
      <w:r>
        <w:rPr>
          <w:spacing w:val="-7"/>
          <w:sz w:val="20"/>
          <w:szCs w:val="20"/>
        </w:rPr>
        <w:t xml:space="preserve"> </w:t>
      </w:r>
      <w:r>
        <w:rPr>
          <w:sz w:val="20"/>
          <w:szCs w:val="20"/>
        </w:rPr>
        <w:t>and</w:t>
      </w:r>
      <w:r>
        <w:rPr>
          <w:spacing w:val="-9"/>
          <w:sz w:val="20"/>
          <w:szCs w:val="20"/>
        </w:rPr>
        <w:t xml:space="preserve"> </w:t>
      </w:r>
      <w:r>
        <w:rPr>
          <w:sz w:val="20"/>
          <w:szCs w:val="20"/>
        </w:rPr>
        <w:t>any</w:t>
      </w:r>
      <w:r>
        <w:rPr>
          <w:spacing w:val="-5"/>
          <w:sz w:val="20"/>
          <w:szCs w:val="20"/>
        </w:rPr>
        <w:t xml:space="preserve"> </w:t>
      </w:r>
      <w:r>
        <w:rPr>
          <w:sz w:val="20"/>
          <w:szCs w:val="20"/>
        </w:rPr>
        <w:t>other</w:t>
      </w:r>
      <w:r>
        <w:rPr>
          <w:spacing w:val="-5"/>
          <w:sz w:val="20"/>
          <w:szCs w:val="20"/>
        </w:rPr>
        <w:t xml:space="preserve"> </w:t>
      </w:r>
      <w:r>
        <w:rPr>
          <w:sz w:val="20"/>
          <w:szCs w:val="20"/>
        </w:rPr>
        <w:t>information</w:t>
      </w:r>
      <w:r>
        <w:rPr>
          <w:spacing w:val="-7"/>
          <w:sz w:val="20"/>
          <w:szCs w:val="20"/>
        </w:rPr>
        <w:t xml:space="preserve"> </w:t>
      </w:r>
      <w:r>
        <w:rPr>
          <w:sz w:val="20"/>
          <w:szCs w:val="20"/>
        </w:rPr>
        <w:t>reasonably</w:t>
      </w:r>
      <w:r>
        <w:rPr>
          <w:spacing w:val="-7"/>
          <w:sz w:val="20"/>
          <w:szCs w:val="20"/>
        </w:rPr>
        <w:t xml:space="preserve"> </w:t>
      </w:r>
      <w:r>
        <w:rPr>
          <w:sz w:val="20"/>
          <w:szCs w:val="20"/>
        </w:rPr>
        <w:t>requested</w:t>
      </w:r>
      <w:r>
        <w:rPr>
          <w:spacing w:val="-9"/>
          <w:sz w:val="20"/>
          <w:szCs w:val="20"/>
        </w:rPr>
        <w:t xml:space="preserve"> </w:t>
      </w:r>
      <w:r>
        <w:rPr>
          <w:sz w:val="20"/>
          <w:szCs w:val="20"/>
        </w:rPr>
        <w:t>by</w:t>
      </w:r>
      <w:r>
        <w:rPr>
          <w:spacing w:val="-7"/>
          <w:sz w:val="20"/>
          <w:szCs w:val="20"/>
        </w:rPr>
        <w:t xml:space="preserve"> </w:t>
      </w:r>
      <w:r>
        <w:rPr>
          <w:sz w:val="20"/>
          <w:szCs w:val="20"/>
        </w:rPr>
        <w:t>us;</w:t>
      </w:r>
      <w:r>
        <w:rPr>
          <w:spacing w:val="40"/>
          <w:sz w:val="20"/>
          <w:szCs w:val="20"/>
        </w:rPr>
        <w:t xml:space="preserve"> </w:t>
      </w:r>
      <w:r>
        <w:rPr>
          <w:sz w:val="20"/>
          <w:szCs w:val="20"/>
        </w:rPr>
        <w:t>as</w:t>
      </w:r>
      <w:r>
        <w:rPr>
          <w:spacing w:val="-7"/>
          <w:sz w:val="20"/>
          <w:szCs w:val="20"/>
        </w:rPr>
        <w:t xml:space="preserve"> </w:t>
      </w:r>
      <w:r>
        <w:rPr>
          <w:sz w:val="20"/>
          <w:szCs w:val="20"/>
        </w:rPr>
        <w:t>well</w:t>
      </w:r>
      <w:r>
        <w:rPr>
          <w:spacing w:val="-5"/>
          <w:sz w:val="20"/>
          <w:szCs w:val="20"/>
        </w:rPr>
        <w:t xml:space="preserve"> </w:t>
      </w:r>
      <w:r>
        <w:rPr>
          <w:sz w:val="20"/>
          <w:szCs w:val="20"/>
        </w:rPr>
        <w:t>as</w:t>
      </w:r>
      <w:r>
        <w:rPr>
          <w:spacing w:val="-7"/>
          <w:sz w:val="20"/>
          <w:szCs w:val="20"/>
        </w:rPr>
        <w:t xml:space="preserve"> </w:t>
      </w:r>
      <w:r>
        <w:rPr>
          <w:sz w:val="20"/>
          <w:szCs w:val="20"/>
        </w:rPr>
        <w:t>samples from the supplier to be delivered either to us or to an independent laboratory designated by us</w:t>
      </w:r>
      <w:r>
        <w:rPr>
          <w:spacing w:val="-6"/>
          <w:sz w:val="20"/>
          <w:szCs w:val="20"/>
        </w:rPr>
        <w:t xml:space="preserve"> </w:t>
      </w:r>
      <w:r>
        <w:rPr>
          <w:sz w:val="20"/>
          <w:szCs w:val="20"/>
        </w:rPr>
        <w:t>for</w:t>
      </w:r>
      <w:r>
        <w:rPr>
          <w:spacing w:val="-6"/>
          <w:sz w:val="20"/>
          <w:szCs w:val="20"/>
        </w:rPr>
        <w:t xml:space="preserve"> </w:t>
      </w:r>
      <w:r>
        <w:rPr>
          <w:sz w:val="20"/>
          <w:szCs w:val="20"/>
        </w:rPr>
        <w:t>testing.</w:t>
      </w:r>
      <w:r>
        <w:rPr>
          <w:spacing w:val="-5"/>
          <w:sz w:val="20"/>
          <w:szCs w:val="20"/>
        </w:rPr>
        <w:t xml:space="preserve"> </w:t>
      </w:r>
      <w:r>
        <w:rPr>
          <w:sz w:val="20"/>
          <w:szCs w:val="20"/>
        </w:rPr>
        <w:t>We</w:t>
      </w:r>
      <w:r>
        <w:rPr>
          <w:spacing w:val="-8"/>
          <w:sz w:val="20"/>
          <w:szCs w:val="20"/>
        </w:rPr>
        <w:t xml:space="preserve"> </w:t>
      </w:r>
      <w:r>
        <w:rPr>
          <w:sz w:val="20"/>
          <w:szCs w:val="20"/>
        </w:rPr>
        <w:t>may</w:t>
      </w:r>
      <w:r>
        <w:rPr>
          <w:spacing w:val="-6"/>
          <w:sz w:val="20"/>
          <w:szCs w:val="20"/>
        </w:rPr>
        <w:t xml:space="preserve"> </w:t>
      </w:r>
      <w:r>
        <w:rPr>
          <w:sz w:val="20"/>
          <w:szCs w:val="20"/>
        </w:rPr>
        <w:t>require</w:t>
      </w:r>
      <w:r>
        <w:rPr>
          <w:spacing w:val="-8"/>
          <w:sz w:val="20"/>
          <w:szCs w:val="20"/>
        </w:rPr>
        <w:t xml:space="preserve"> </w:t>
      </w:r>
      <w:r>
        <w:rPr>
          <w:sz w:val="20"/>
          <w:szCs w:val="20"/>
        </w:rPr>
        <w:t>that</w:t>
      </w:r>
      <w:r>
        <w:rPr>
          <w:spacing w:val="-7"/>
          <w:sz w:val="20"/>
          <w:szCs w:val="20"/>
        </w:rPr>
        <w:t xml:space="preserve"> </w:t>
      </w:r>
      <w:r>
        <w:rPr>
          <w:sz w:val="20"/>
          <w:szCs w:val="20"/>
        </w:rPr>
        <w:t>our</w:t>
      </w:r>
      <w:r>
        <w:rPr>
          <w:spacing w:val="-6"/>
          <w:sz w:val="20"/>
          <w:szCs w:val="20"/>
        </w:rPr>
        <w:t xml:space="preserve"> </w:t>
      </w:r>
      <w:r>
        <w:rPr>
          <w:sz w:val="20"/>
          <w:szCs w:val="20"/>
        </w:rPr>
        <w:t>representatives</w:t>
      </w:r>
      <w:r>
        <w:rPr>
          <w:spacing w:val="-4"/>
          <w:sz w:val="20"/>
          <w:szCs w:val="20"/>
        </w:rPr>
        <w:t xml:space="preserve"> </w:t>
      </w:r>
      <w:r>
        <w:rPr>
          <w:sz w:val="20"/>
          <w:szCs w:val="20"/>
        </w:rPr>
        <w:t>be</w:t>
      </w:r>
      <w:r>
        <w:rPr>
          <w:spacing w:val="-8"/>
          <w:sz w:val="20"/>
          <w:szCs w:val="20"/>
        </w:rPr>
        <w:t xml:space="preserve"> </w:t>
      </w:r>
      <w:r>
        <w:rPr>
          <w:sz w:val="20"/>
          <w:szCs w:val="20"/>
        </w:rPr>
        <w:t>permitted</w:t>
      </w:r>
      <w:r>
        <w:rPr>
          <w:spacing w:val="-8"/>
          <w:sz w:val="20"/>
          <w:szCs w:val="20"/>
        </w:rPr>
        <w:t xml:space="preserve"> </w:t>
      </w:r>
      <w:r>
        <w:rPr>
          <w:sz w:val="20"/>
          <w:szCs w:val="20"/>
        </w:rPr>
        <w:t>to</w:t>
      </w:r>
      <w:r>
        <w:rPr>
          <w:spacing w:val="-8"/>
          <w:sz w:val="20"/>
          <w:szCs w:val="20"/>
        </w:rPr>
        <w:t xml:space="preserve"> </w:t>
      </w:r>
      <w:r>
        <w:rPr>
          <w:sz w:val="20"/>
          <w:szCs w:val="20"/>
        </w:rPr>
        <w:t>inspect</w:t>
      </w:r>
      <w:r>
        <w:rPr>
          <w:spacing w:val="-7"/>
          <w:sz w:val="20"/>
          <w:szCs w:val="20"/>
        </w:rPr>
        <w:t xml:space="preserve"> </w:t>
      </w:r>
      <w:r>
        <w:rPr>
          <w:sz w:val="20"/>
          <w:szCs w:val="20"/>
        </w:rPr>
        <w:t>and</w:t>
      </w:r>
      <w:r>
        <w:rPr>
          <w:spacing w:val="-8"/>
          <w:sz w:val="20"/>
          <w:szCs w:val="20"/>
        </w:rPr>
        <w:t xml:space="preserve"> </w:t>
      </w:r>
      <w:r>
        <w:rPr>
          <w:sz w:val="20"/>
          <w:szCs w:val="20"/>
        </w:rPr>
        <w:t>review</w:t>
      </w:r>
      <w:r>
        <w:rPr>
          <w:spacing w:val="-7"/>
          <w:sz w:val="20"/>
          <w:szCs w:val="20"/>
        </w:rPr>
        <w:t xml:space="preserve"> </w:t>
      </w:r>
      <w:r>
        <w:rPr>
          <w:sz w:val="20"/>
          <w:szCs w:val="20"/>
        </w:rPr>
        <w:t>the services performed by and products supplied by the supplier and/or the supplier’s facilities. You shall not purchase from any supplier until the supplier has been approved in writing by us.</w:t>
      </w:r>
      <w:r>
        <w:rPr>
          <w:spacing w:val="40"/>
          <w:sz w:val="20"/>
          <w:szCs w:val="20"/>
        </w:rPr>
        <w:t xml:space="preserve"> </w:t>
      </w:r>
      <w:r>
        <w:rPr>
          <w:sz w:val="20"/>
          <w:szCs w:val="20"/>
        </w:rPr>
        <w:t xml:space="preserve">We will </w:t>
      </w:r>
      <w:proofErr w:type="spellStart"/>
      <w:r>
        <w:rPr>
          <w:sz w:val="20"/>
          <w:szCs w:val="20"/>
        </w:rPr>
        <w:t>endeavour</w:t>
      </w:r>
      <w:proofErr w:type="spellEnd"/>
      <w:r>
        <w:rPr>
          <w:sz w:val="20"/>
          <w:szCs w:val="20"/>
        </w:rPr>
        <w:t xml:space="preserve"> to notify you of our approval or disapproval of the supplier within 14 days of the date of</w:t>
      </w:r>
      <w:r>
        <w:rPr>
          <w:spacing w:val="-1"/>
          <w:sz w:val="20"/>
          <w:szCs w:val="20"/>
        </w:rPr>
        <w:t xml:space="preserve"> </w:t>
      </w:r>
      <w:r>
        <w:rPr>
          <w:sz w:val="20"/>
          <w:szCs w:val="20"/>
        </w:rPr>
        <w:t xml:space="preserve">our receipt of </w:t>
      </w:r>
      <w:proofErr w:type="gramStart"/>
      <w:r>
        <w:rPr>
          <w:sz w:val="20"/>
          <w:szCs w:val="20"/>
        </w:rPr>
        <w:t>all of</w:t>
      </w:r>
      <w:proofErr w:type="gramEnd"/>
      <w:r>
        <w:rPr>
          <w:sz w:val="20"/>
          <w:szCs w:val="20"/>
        </w:rPr>
        <w:t xml:space="preserve"> the</w:t>
      </w:r>
      <w:r>
        <w:rPr>
          <w:spacing w:val="-1"/>
          <w:sz w:val="20"/>
          <w:szCs w:val="20"/>
        </w:rPr>
        <w:t xml:space="preserve"> </w:t>
      </w:r>
      <w:r>
        <w:rPr>
          <w:sz w:val="20"/>
          <w:szCs w:val="20"/>
        </w:rPr>
        <w:t>required documentation.</w:t>
      </w:r>
      <w:r>
        <w:rPr>
          <w:spacing w:val="40"/>
          <w:sz w:val="20"/>
          <w:szCs w:val="20"/>
        </w:rPr>
        <w:t xml:space="preserve"> </w:t>
      </w:r>
      <w:r>
        <w:rPr>
          <w:sz w:val="20"/>
          <w:szCs w:val="20"/>
        </w:rPr>
        <w:t>We may require</w:t>
      </w:r>
      <w:r>
        <w:rPr>
          <w:spacing w:val="-1"/>
          <w:sz w:val="20"/>
          <w:szCs w:val="20"/>
        </w:rPr>
        <w:t xml:space="preserve"> </w:t>
      </w:r>
      <w:r>
        <w:rPr>
          <w:sz w:val="20"/>
          <w:szCs w:val="20"/>
        </w:rPr>
        <w:t>that our representatives be permitted to inspect the supplier's facilities, and that samples from the supplier</w:t>
      </w:r>
      <w:r>
        <w:rPr>
          <w:spacing w:val="-8"/>
          <w:sz w:val="20"/>
          <w:szCs w:val="20"/>
        </w:rPr>
        <w:t xml:space="preserve"> </w:t>
      </w:r>
      <w:r>
        <w:rPr>
          <w:sz w:val="20"/>
          <w:szCs w:val="20"/>
        </w:rPr>
        <w:t>be</w:t>
      </w:r>
      <w:r>
        <w:rPr>
          <w:spacing w:val="-9"/>
          <w:sz w:val="20"/>
          <w:szCs w:val="20"/>
        </w:rPr>
        <w:t xml:space="preserve"> </w:t>
      </w:r>
      <w:r>
        <w:rPr>
          <w:sz w:val="20"/>
          <w:szCs w:val="20"/>
        </w:rPr>
        <w:t>delivered</w:t>
      </w:r>
      <w:r>
        <w:rPr>
          <w:spacing w:val="-9"/>
          <w:sz w:val="20"/>
          <w:szCs w:val="20"/>
        </w:rPr>
        <w:t xml:space="preserve"> </w:t>
      </w:r>
      <w:r>
        <w:rPr>
          <w:sz w:val="20"/>
          <w:szCs w:val="20"/>
        </w:rPr>
        <w:t>either</w:t>
      </w:r>
      <w:r>
        <w:rPr>
          <w:spacing w:val="-8"/>
          <w:sz w:val="20"/>
          <w:szCs w:val="20"/>
        </w:rPr>
        <w:t xml:space="preserve"> </w:t>
      </w:r>
      <w:r>
        <w:rPr>
          <w:sz w:val="20"/>
          <w:szCs w:val="20"/>
        </w:rPr>
        <w:t>to</w:t>
      </w:r>
      <w:r>
        <w:rPr>
          <w:spacing w:val="-9"/>
          <w:sz w:val="20"/>
          <w:szCs w:val="20"/>
        </w:rPr>
        <w:t xml:space="preserve"> </w:t>
      </w:r>
      <w:r>
        <w:rPr>
          <w:sz w:val="20"/>
          <w:szCs w:val="20"/>
        </w:rPr>
        <w:t>us</w:t>
      </w:r>
      <w:r>
        <w:rPr>
          <w:spacing w:val="-7"/>
          <w:sz w:val="20"/>
          <w:szCs w:val="20"/>
        </w:rPr>
        <w:t xml:space="preserve"> </w:t>
      </w:r>
      <w:r>
        <w:rPr>
          <w:sz w:val="20"/>
          <w:szCs w:val="20"/>
        </w:rPr>
        <w:t>or</w:t>
      </w:r>
      <w:r>
        <w:rPr>
          <w:spacing w:val="-8"/>
          <w:sz w:val="20"/>
          <w:szCs w:val="20"/>
        </w:rPr>
        <w:t xml:space="preserve"> </w:t>
      </w:r>
      <w:r>
        <w:rPr>
          <w:sz w:val="20"/>
          <w:szCs w:val="20"/>
        </w:rPr>
        <w:t>to</w:t>
      </w:r>
      <w:r>
        <w:rPr>
          <w:spacing w:val="-7"/>
          <w:sz w:val="20"/>
          <w:szCs w:val="20"/>
        </w:rPr>
        <w:t xml:space="preserve"> </w:t>
      </w:r>
      <w:r>
        <w:rPr>
          <w:sz w:val="20"/>
          <w:szCs w:val="20"/>
        </w:rPr>
        <w:t>an</w:t>
      </w:r>
      <w:r>
        <w:rPr>
          <w:spacing w:val="-7"/>
          <w:sz w:val="20"/>
          <w:szCs w:val="20"/>
        </w:rPr>
        <w:t xml:space="preserve"> </w:t>
      </w:r>
      <w:r>
        <w:rPr>
          <w:sz w:val="20"/>
          <w:szCs w:val="20"/>
        </w:rPr>
        <w:t>independent</w:t>
      </w:r>
      <w:r>
        <w:rPr>
          <w:spacing w:val="-7"/>
          <w:sz w:val="20"/>
          <w:szCs w:val="20"/>
        </w:rPr>
        <w:t xml:space="preserve"> </w:t>
      </w:r>
      <w:r>
        <w:rPr>
          <w:sz w:val="20"/>
          <w:szCs w:val="20"/>
        </w:rPr>
        <w:t>laboratory</w:t>
      </w:r>
      <w:r>
        <w:rPr>
          <w:spacing w:val="-7"/>
          <w:sz w:val="20"/>
          <w:szCs w:val="20"/>
        </w:rPr>
        <w:t xml:space="preserve"> </w:t>
      </w:r>
      <w:r>
        <w:rPr>
          <w:sz w:val="20"/>
          <w:szCs w:val="20"/>
        </w:rPr>
        <w:t>designated</w:t>
      </w:r>
      <w:r>
        <w:rPr>
          <w:spacing w:val="-9"/>
          <w:sz w:val="20"/>
          <w:szCs w:val="20"/>
        </w:rPr>
        <w:t xml:space="preserve"> </w:t>
      </w:r>
      <w:r>
        <w:rPr>
          <w:sz w:val="20"/>
          <w:szCs w:val="20"/>
        </w:rPr>
        <w:t>by</w:t>
      </w:r>
      <w:r>
        <w:rPr>
          <w:spacing w:val="-8"/>
          <w:sz w:val="20"/>
          <w:szCs w:val="20"/>
        </w:rPr>
        <w:t xml:space="preserve"> </w:t>
      </w:r>
      <w:r>
        <w:rPr>
          <w:sz w:val="20"/>
          <w:szCs w:val="20"/>
        </w:rPr>
        <w:t>us</w:t>
      </w:r>
      <w:r>
        <w:rPr>
          <w:spacing w:val="-5"/>
          <w:sz w:val="20"/>
          <w:szCs w:val="20"/>
        </w:rPr>
        <w:t xml:space="preserve"> </w:t>
      </w:r>
      <w:r>
        <w:rPr>
          <w:sz w:val="20"/>
          <w:szCs w:val="20"/>
        </w:rPr>
        <w:t>for</w:t>
      </w:r>
      <w:r>
        <w:rPr>
          <w:spacing w:val="-8"/>
          <w:sz w:val="20"/>
          <w:szCs w:val="20"/>
        </w:rPr>
        <w:t xml:space="preserve"> </w:t>
      </w:r>
      <w:r>
        <w:rPr>
          <w:sz w:val="20"/>
          <w:szCs w:val="20"/>
        </w:rPr>
        <w:t>testing. You or the supplier will pay us a charge not to exceed the reasonable cost of the inspection and</w:t>
      </w:r>
      <w:r>
        <w:rPr>
          <w:spacing w:val="-11"/>
          <w:sz w:val="20"/>
          <w:szCs w:val="20"/>
        </w:rPr>
        <w:t xml:space="preserve"> </w:t>
      </w:r>
      <w:r>
        <w:rPr>
          <w:sz w:val="20"/>
          <w:szCs w:val="20"/>
        </w:rPr>
        <w:t>the</w:t>
      </w:r>
      <w:r>
        <w:rPr>
          <w:spacing w:val="-10"/>
          <w:sz w:val="20"/>
          <w:szCs w:val="20"/>
        </w:rPr>
        <w:t xml:space="preserve"> </w:t>
      </w:r>
      <w:r>
        <w:rPr>
          <w:sz w:val="20"/>
          <w:szCs w:val="20"/>
        </w:rPr>
        <w:t>actual</w:t>
      </w:r>
      <w:r>
        <w:rPr>
          <w:spacing w:val="-11"/>
          <w:sz w:val="20"/>
          <w:szCs w:val="20"/>
        </w:rPr>
        <w:t xml:space="preserve"> </w:t>
      </w:r>
      <w:r>
        <w:rPr>
          <w:sz w:val="20"/>
          <w:szCs w:val="20"/>
        </w:rPr>
        <w:t>cost</w:t>
      </w:r>
      <w:r>
        <w:rPr>
          <w:spacing w:val="-10"/>
          <w:sz w:val="20"/>
          <w:szCs w:val="20"/>
        </w:rPr>
        <w:t xml:space="preserve"> </w:t>
      </w:r>
      <w:r>
        <w:rPr>
          <w:sz w:val="20"/>
          <w:szCs w:val="20"/>
        </w:rPr>
        <w:t>of</w:t>
      </w:r>
      <w:r>
        <w:rPr>
          <w:spacing w:val="-10"/>
          <w:sz w:val="20"/>
          <w:szCs w:val="20"/>
        </w:rPr>
        <w:t xml:space="preserve"> </w:t>
      </w:r>
      <w:r>
        <w:rPr>
          <w:sz w:val="20"/>
          <w:szCs w:val="20"/>
        </w:rPr>
        <w:t>the</w:t>
      </w:r>
      <w:r>
        <w:rPr>
          <w:spacing w:val="-10"/>
          <w:sz w:val="20"/>
          <w:szCs w:val="20"/>
        </w:rPr>
        <w:t xml:space="preserve"> </w:t>
      </w:r>
      <w:r>
        <w:rPr>
          <w:sz w:val="20"/>
          <w:szCs w:val="20"/>
        </w:rPr>
        <w:t>test.</w:t>
      </w:r>
      <w:r>
        <w:rPr>
          <w:spacing w:val="33"/>
          <w:sz w:val="20"/>
          <w:szCs w:val="20"/>
        </w:rPr>
        <w:t xml:space="preserve"> </w:t>
      </w:r>
      <w:r>
        <w:rPr>
          <w:sz w:val="20"/>
          <w:szCs w:val="20"/>
        </w:rPr>
        <w:t>We</w:t>
      </w:r>
      <w:r>
        <w:rPr>
          <w:spacing w:val="-10"/>
          <w:sz w:val="20"/>
          <w:szCs w:val="20"/>
        </w:rPr>
        <w:t xml:space="preserve"> </w:t>
      </w:r>
      <w:r>
        <w:rPr>
          <w:sz w:val="20"/>
          <w:szCs w:val="20"/>
        </w:rPr>
        <w:t>may,</w:t>
      </w:r>
      <w:r>
        <w:rPr>
          <w:spacing w:val="-13"/>
          <w:sz w:val="20"/>
          <w:szCs w:val="20"/>
        </w:rPr>
        <w:t xml:space="preserve"> </w:t>
      </w:r>
      <w:r>
        <w:rPr>
          <w:sz w:val="20"/>
          <w:szCs w:val="20"/>
        </w:rPr>
        <w:t>at</w:t>
      </w:r>
      <w:r>
        <w:rPr>
          <w:spacing w:val="-10"/>
          <w:sz w:val="20"/>
          <w:szCs w:val="20"/>
        </w:rPr>
        <w:t xml:space="preserve"> </w:t>
      </w:r>
      <w:r>
        <w:rPr>
          <w:sz w:val="20"/>
          <w:szCs w:val="20"/>
        </w:rPr>
        <w:t>our</w:t>
      </w:r>
      <w:r>
        <w:rPr>
          <w:spacing w:val="-12"/>
          <w:sz w:val="20"/>
          <w:szCs w:val="20"/>
        </w:rPr>
        <w:t xml:space="preserve"> </w:t>
      </w:r>
      <w:r>
        <w:rPr>
          <w:sz w:val="20"/>
          <w:szCs w:val="20"/>
        </w:rPr>
        <w:t>option,</w:t>
      </w:r>
      <w:r>
        <w:rPr>
          <w:spacing w:val="-10"/>
          <w:sz w:val="20"/>
          <w:szCs w:val="20"/>
        </w:rPr>
        <w:t xml:space="preserve"> </w:t>
      </w:r>
      <w:r>
        <w:rPr>
          <w:sz w:val="20"/>
          <w:szCs w:val="20"/>
        </w:rPr>
        <w:t>re-inspect</w:t>
      </w:r>
      <w:r>
        <w:rPr>
          <w:spacing w:val="-10"/>
          <w:sz w:val="20"/>
          <w:szCs w:val="20"/>
        </w:rPr>
        <w:t xml:space="preserve"> </w:t>
      </w:r>
      <w:r>
        <w:rPr>
          <w:sz w:val="20"/>
          <w:szCs w:val="20"/>
        </w:rPr>
        <w:t>from</w:t>
      </w:r>
      <w:r>
        <w:rPr>
          <w:spacing w:val="-10"/>
          <w:sz w:val="20"/>
          <w:szCs w:val="20"/>
        </w:rPr>
        <w:t xml:space="preserve"> </w:t>
      </w:r>
      <w:r>
        <w:rPr>
          <w:sz w:val="20"/>
          <w:szCs w:val="20"/>
        </w:rPr>
        <w:t>time</w:t>
      </w:r>
      <w:r>
        <w:rPr>
          <w:spacing w:val="-11"/>
          <w:sz w:val="20"/>
          <w:szCs w:val="20"/>
        </w:rPr>
        <w:t xml:space="preserve"> </w:t>
      </w:r>
      <w:r>
        <w:rPr>
          <w:sz w:val="20"/>
          <w:szCs w:val="20"/>
        </w:rPr>
        <w:t>to</w:t>
      </w:r>
      <w:r>
        <w:rPr>
          <w:spacing w:val="-13"/>
          <w:sz w:val="20"/>
          <w:szCs w:val="20"/>
        </w:rPr>
        <w:t xml:space="preserve"> </w:t>
      </w:r>
      <w:r>
        <w:rPr>
          <w:sz w:val="20"/>
          <w:szCs w:val="20"/>
        </w:rPr>
        <w:t>time</w:t>
      </w:r>
      <w:r>
        <w:rPr>
          <w:spacing w:val="-13"/>
          <w:sz w:val="20"/>
          <w:szCs w:val="20"/>
        </w:rPr>
        <w:t xml:space="preserve"> </w:t>
      </w:r>
      <w:r>
        <w:rPr>
          <w:sz w:val="20"/>
          <w:szCs w:val="20"/>
        </w:rPr>
        <w:t>the</w:t>
      </w:r>
      <w:r>
        <w:rPr>
          <w:spacing w:val="-13"/>
          <w:sz w:val="20"/>
          <w:szCs w:val="20"/>
        </w:rPr>
        <w:t xml:space="preserve"> </w:t>
      </w:r>
      <w:r>
        <w:rPr>
          <w:sz w:val="20"/>
          <w:szCs w:val="20"/>
        </w:rPr>
        <w:t>facilities and</w:t>
      </w:r>
      <w:r>
        <w:rPr>
          <w:spacing w:val="-14"/>
          <w:sz w:val="20"/>
          <w:szCs w:val="20"/>
        </w:rPr>
        <w:t xml:space="preserve"> </w:t>
      </w:r>
      <w:r>
        <w:rPr>
          <w:sz w:val="20"/>
          <w:szCs w:val="20"/>
        </w:rPr>
        <w:t>products</w:t>
      </w:r>
      <w:r>
        <w:rPr>
          <w:spacing w:val="-14"/>
          <w:sz w:val="20"/>
          <w:szCs w:val="20"/>
        </w:rPr>
        <w:t xml:space="preserve"> </w:t>
      </w:r>
      <w:r>
        <w:rPr>
          <w:sz w:val="20"/>
          <w:szCs w:val="20"/>
        </w:rPr>
        <w:t>of</w:t>
      </w:r>
      <w:r>
        <w:rPr>
          <w:spacing w:val="-14"/>
          <w:sz w:val="20"/>
          <w:szCs w:val="20"/>
        </w:rPr>
        <w:t xml:space="preserve"> </w:t>
      </w:r>
      <w:r>
        <w:rPr>
          <w:sz w:val="20"/>
          <w:szCs w:val="20"/>
        </w:rPr>
        <w:t>any</w:t>
      </w:r>
      <w:r>
        <w:rPr>
          <w:spacing w:val="-14"/>
          <w:sz w:val="20"/>
          <w:szCs w:val="20"/>
        </w:rPr>
        <w:t xml:space="preserve"> </w:t>
      </w:r>
      <w:r>
        <w:rPr>
          <w:sz w:val="20"/>
          <w:szCs w:val="20"/>
        </w:rPr>
        <w:t>approved</w:t>
      </w:r>
      <w:r>
        <w:rPr>
          <w:spacing w:val="-14"/>
          <w:sz w:val="20"/>
          <w:szCs w:val="20"/>
        </w:rPr>
        <w:t xml:space="preserve"> </w:t>
      </w:r>
      <w:r>
        <w:rPr>
          <w:sz w:val="20"/>
          <w:szCs w:val="20"/>
        </w:rPr>
        <w:t>supplier</w:t>
      </w:r>
      <w:r>
        <w:rPr>
          <w:spacing w:val="-14"/>
          <w:sz w:val="20"/>
          <w:szCs w:val="20"/>
        </w:rPr>
        <w:t xml:space="preserve"> </w:t>
      </w:r>
      <w:r>
        <w:rPr>
          <w:sz w:val="20"/>
          <w:szCs w:val="20"/>
        </w:rPr>
        <w:t>and</w:t>
      </w:r>
      <w:r>
        <w:rPr>
          <w:spacing w:val="-14"/>
          <w:sz w:val="20"/>
          <w:szCs w:val="20"/>
        </w:rPr>
        <w:t xml:space="preserve"> </w:t>
      </w:r>
      <w:r>
        <w:rPr>
          <w:sz w:val="20"/>
          <w:szCs w:val="20"/>
        </w:rPr>
        <w:t>may</w:t>
      </w:r>
      <w:r>
        <w:rPr>
          <w:spacing w:val="-14"/>
          <w:sz w:val="20"/>
          <w:szCs w:val="20"/>
        </w:rPr>
        <w:t xml:space="preserve"> </w:t>
      </w:r>
      <w:r>
        <w:rPr>
          <w:sz w:val="20"/>
          <w:szCs w:val="20"/>
        </w:rPr>
        <w:t>revoke</w:t>
      </w:r>
      <w:r>
        <w:rPr>
          <w:spacing w:val="-14"/>
          <w:sz w:val="20"/>
          <w:szCs w:val="20"/>
        </w:rPr>
        <w:t xml:space="preserve"> </w:t>
      </w:r>
      <w:r>
        <w:rPr>
          <w:sz w:val="20"/>
          <w:szCs w:val="20"/>
        </w:rPr>
        <w:t>our</w:t>
      </w:r>
      <w:r>
        <w:rPr>
          <w:spacing w:val="-13"/>
          <w:sz w:val="20"/>
          <w:szCs w:val="20"/>
        </w:rPr>
        <w:t xml:space="preserve"> </w:t>
      </w:r>
      <w:r>
        <w:rPr>
          <w:sz w:val="20"/>
          <w:szCs w:val="20"/>
        </w:rPr>
        <w:t>approval</w:t>
      </w:r>
      <w:r>
        <w:rPr>
          <w:spacing w:val="-14"/>
          <w:sz w:val="20"/>
          <w:szCs w:val="20"/>
        </w:rPr>
        <w:t xml:space="preserve"> </w:t>
      </w:r>
      <w:r>
        <w:rPr>
          <w:sz w:val="20"/>
          <w:szCs w:val="20"/>
        </w:rPr>
        <w:t>upon</w:t>
      </w:r>
      <w:r>
        <w:rPr>
          <w:spacing w:val="-14"/>
          <w:sz w:val="20"/>
          <w:szCs w:val="20"/>
        </w:rPr>
        <w:t xml:space="preserve"> </w:t>
      </w:r>
      <w:r>
        <w:rPr>
          <w:sz w:val="20"/>
          <w:szCs w:val="20"/>
        </w:rPr>
        <w:t>the</w:t>
      </w:r>
      <w:r>
        <w:rPr>
          <w:spacing w:val="-14"/>
          <w:sz w:val="20"/>
          <w:szCs w:val="20"/>
        </w:rPr>
        <w:t xml:space="preserve"> </w:t>
      </w:r>
      <w:r>
        <w:rPr>
          <w:sz w:val="20"/>
          <w:szCs w:val="20"/>
        </w:rPr>
        <w:t>supplier's</w:t>
      </w:r>
      <w:r>
        <w:rPr>
          <w:spacing w:val="-14"/>
          <w:sz w:val="20"/>
          <w:szCs w:val="20"/>
        </w:rPr>
        <w:t xml:space="preserve"> </w:t>
      </w:r>
      <w:r>
        <w:rPr>
          <w:sz w:val="20"/>
          <w:szCs w:val="20"/>
        </w:rPr>
        <w:t>failure to</w:t>
      </w:r>
      <w:r>
        <w:rPr>
          <w:spacing w:val="-1"/>
          <w:sz w:val="20"/>
          <w:szCs w:val="20"/>
        </w:rPr>
        <w:t xml:space="preserve"> </w:t>
      </w:r>
      <w:r>
        <w:rPr>
          <w:sz w:val="20"/>
          <w:szCs w:val="20"/>
        </w:rPr>
        <w:t>continue to meet any of our then-current criteria.</w:t>
      </w:r>
      <w:r>
        <w:rPr>
          <w:spacing w:val="40"/>
          <w:sz w:val="20"/>
          <w:szCs w:val="20"/>
        </w:rPr>
        <w:t xml:space="preserve"> </w:t>
      </w:r>
      <w:r>
        <w:rPr>
          <w:sz w:val="20"/>
          <w:szCs w:val="20"/>
        </w:rPr>
        <w:t>You</w:t>
      </w:r>
      <w:r>
        <w:rPr>
          <w:spacing w:val="-1"/>
          <w:sz w:val="20"/>
          <w:szCs w:val="20"/>
        </w:rPr>
        <w:t xml:space="preserve"> </w:t>
      </w:r>
      <w:r>
        <w:rPr>
          <w:sz w:val="20"/>
          <w:szCs w:val="20"/>
        </w:rPr>
        <w:t>shall pay us all costs and</w:t>
      </w:r>
      <w:r>
        <w:rPr>
          <w:spacing w:val="-1"/>
          <w:sz w:val="20"/>
          <w:szCs w:val="20"/>
        </w:rPr>
        <w:t xml:space="preserve"> </w:t>
      </w:r>
      <w:r>
        <w:rPr>
          <w:sz w:val="20"/>
          <w:szCs w:val="20"/>
        </w:rPr>
        <w:t>expenses we incur in evaluating such unapproved supplier, its products and/or services, including, the cost</w:t>
      </w:r>
      <w:r>
        <w:rPr>
          <w:spacing w:val="-4"/>
          <w:sz w:val="20"/>
          <w:szCs w:val="20"/>
        </w:rPr>
        <w:t xml:space="preserve"> </w:t>
      </w:r>
      <w:r>
        <w:rPr>
          <w:sz w:val="20"/>
          <w:szCs w:val="20"/>
        </w:rPr>
        <w:t>of</w:t>
      </w:r>
      <w:r>
        <w:rPr>
          <w:spacing w:val="-2"/>
          <w:sz w:val="20"/>
          <w:szCs w:val="20"/>
        </w:rPr>
        <w:t xml:space="preserve"> </w:t>
      </w:r>
      <w:r>
        <w:rPr>
          <w:sz w:val="20"/>
          <w:szCs w:val="20"/>
        </w:rPr>
        <w:t>our</w:t>
      </w:r>
      <w:r>
        <w:rPr>
          <w:spacing w:val="-1"/>
          <w:sz w:val="20"/>
          <w:szCs w:val="20"/>
        </w:rPr>
        <w:t xml:space="preserve"> </w:t>
      </w:r>
      <w:r>
        <w:rPr>
          <w:sz w:val="20"/>
          <w:szCs w:val="20"/>
        </w:rPr>
        <w:t>representatives’</w:t>
      </w:r>
      <w:r>
        <w:rPr>
          <w:spacing w:val="-2"/>
          <w:sz w:val="20"/>
          <w:szCs w:val="20"/>
        </w:rPr>
        <w:t xml:space="preserve"> </w:t>
      </w:r>
      <w:r>
        <w:rPr>
          <w:sz w:val="20"/>
          <w:szCs w:val="20"/>
        </w:rPr>
        <w:t>inspection</w:t>
      </w:r>
      <w:r>
        <w:rPr>
          <w:spacing w:val="-2"/>
          <w:sz w:val="20"/>
          <w:szCs w:val="20"/>
        </w:rPr>
        <w:t xml:space="preserve"> </w:t>
      </w:r>
      <w:r>
        <w:rPr>
          <w:sz w:val="20"/>
          <w:szCs w:val="20"/>
        </w:rPr>
        <w:t>of</w:t>
      </w:r>
      <w:r>
        <w:rPr>
          <w:spacing w:val="-2"/>
          <w:sz w:val="20"/>
          <w:szCs w:val="20"/>
        </w:rPr>
        <w:t xml:space="preserve"> </w:t>
      </w:r>
      <w:r>
        <w:rPr>
          <w:sz w:val="20"/>
          <w:szCs w:val="20"/>
        </w:rPr>
        <w:t>the</w:t>
      </w:r>
      <w:r>
        <w:rPr>
          <w:spacing w:val="-4"/>
          <w:sz w:val="20"/>
          <w:szCs w:val="20"/>
        </w:rPr>
        <w:t xml:space="preserve"> </w:t>
      </w:r>
      <w:r>
        <w:rPr>
          <w:sz w:val="20"/>
          <w:szCs w:val="20"/>
        </w:rPr>
        <w:t>supplier’s</w:t>
      </w:r>
      <w:r>
        <w:rPr>
          <w:spacing w:val="-3"/>
          <w:sz w:val="20"/>
          <w:szCs w:val="20"/>
        </w:rPr>
        <w:t xml:space="preserve"> </w:t>
      </w:r>
      <w:r>
        <w:rPr>
          <w:sz w:val="20"/>
          <w:szCs w:val="20"/>
        </w:rPr>
        <w:t>facilities</w:t>
      </w:r>
      <w:r>
        <w:rPr>
          <w:spacing w:val="-1"/>
          <w:sz w:val="20"/>
          <w:szCs w:val="20"/>
        </w:rPr>
        <w:t xml:space="preserve"> </w:t>
      </w:r>
      <w:r>
        <w:rPr>
          <w:sz w:val="20"/>
          <w:szCs w:val="20"/>
        </w:rPr>
        <w:t>and/or</w:t>
      </w:r>
      <w:r>
        <w:rPr>
          <w:spacing w:val="-1"/>
          <w:sz w:val="20"/>
          <w:szCs w:val="20"/>
        </w:rPr>
        <w:t xml:space="preserve"> </w:t>
      </w:r>
      <w:r>
        <w:rPr>
          <w:sz w:val="20"/>
          <w:szCs w:val="20"/>
        </w:rPr>
        <w:t>services,</w:t>
      </w:r>
      <w:r>
        <w:rPr>
          <w:spacing w:val="-4"/>
          <w:sz w:val="20"/>
          <w:szCs w:val="20"/>
        </w:rPr>
        <w:t xml:space="preserve"> </w:t>
      </w:r>
      <w:r>
        <w:rPr>
          <w:sz w:val="20"/>
          <w:szCs w:val="20"/>
        </w:rPr>
        <w:t>and</w:t>
      </w:r>
      <w:r>
        <w:rPr>
          <w:spacing w:val="-4"/>
          <w:sz w:val="20"/>
          <w:szCs w:val="20"/>
        </w:rPr>
        <w:t xml:space="preserve"> </w:t>
      </w:r>
      <w:r>
        <w:rPr>
          <w:sz w:val="20"/>
          <w:szCs w:val="20"/>
        </w:rPr>
        <w:t>the</w:t>
      </w:r>
      <w:r>
        <w:rPr>
          <w:spacing w:val="-2"/>
          <w:sz w:val="20"/>
          <w:szCs w:val="20"/>
        </w:rPr>
        <w:t xml:space="preserve"> </w:t>
      </w:r>
      <w:r>
        <w:rPr>
          <w:sz w:val="20"/>
          <w:szCs w:val="20"/>
        </w:rPr>
        <w:t>cost of</w:t>
      </w:r>
      <w:r>
        <w:rPr>
          <w:spacing w:val="-14"/>
          <w:sz w:val="20"/>
          <w:szCs w:val="20"/>
        </w:rPr>
        <w:t xml:space="preserve"> </w:t>
      </w:r>
      <w:r>
        <w:rPr>
          <w:sz w:val="20"/>
          <w:szCs w:val="20"/>
        </w:rPr>
        <w:t>testing</w:t>
      </w:r>
      <w:r>
        <w:rPr>
          <w:spacing w:val="-14"/>
          <w:sz w:val="20"/>
          <w:szCs w:val="20"/>
        </w:rPr>
        <w:t xml:space="preserve"> </w:t>
      </w:r>
      <w:r>
        <w:rPr>
          <w:sz w:val="20"/>
          <w:szCs w:val="20"/>
        </w:rPr>
        <w:t>the</w:t>
      </w:r>
      <w:r>
        <w:rPr>
          <w:spacing w:val="-14"/>
          <w:sz w:val="20"/>
          <w:szCs w:val="20"/>
        </w:rPr>
        <w:t xml:space="preserve"> </w:t>
      </w:r>
      <w:r>
        <w:rPr>
          <w:sz w:val="20"/>
          <w:szCs w:val="20"/>
        </w:rPr>
        <w:t>supplier’s</w:t>
      </w:r>
      <w:r>
        <w:rPr>
          <w:spacing w:val="-12"/>
          <w:sz w:val="20"/>
          <w:szCs w:val="20"/>
        </w:rPr>
        <w:t xml:space="preserve"> </w:t>
      </w:r>
      <w:r>
        <w:rPr>
          <w:sz w:val="20"/>
          <w:szCs w:val="20"/>
        </w:rPr>
        <w:t>samples.</w:t>
      </w:r>
      <w:r>
        <w:rPr>
          <w:spacing w:val="31"/>
          <w:sz w:val="20"/>
          <w:szCs w:val="20"/>
        </w:rPr>
        <w:t xml:space="preserve"> </w:t>
      </w:r>
      <w:r>
        <w:rPr>
          <w:sz w:val="20"/>
          <w:szCs w:val="20"/>
        </w:rPr>
        <w:t>We</w:t>
      </w:r>
      <w:r>
        <w:rPr>
          <w:spacing w:val="-14"/>
          <w:sz w:val="20"/>
          <w:szCs w:val="20"/>
        </w:rPr>
        <w:t xml:space="preserve"> </w:t>
      </w:r>
      <w:r>
        <w:rPr>
          <w:sz w:val="20"/>
          <w:szCs w:val="20"/>
        </w:rPr>
        <w:t>may</w:t>
      </w:r>
      <w:r>
        <w:rPr>
          <w:spacing w:val="-12"/>
          <w:sz w:val="20"/>
          <w:szCs w:val="20"/>
        </w:rPr>
        <w:t xml:space="preserve"> </w:t>
      </w:r>
      <w:r>
        <w:rPr>
          <w:sz w:val="20"/>
          <w:szCs w:val="20"/>
        </w:rPr>
        <w:t>assist</w:t>
      </w:r>
      <w:r>
        <w:rPr>
          <w:spacing w:val="-13"/>
          <w:sz w:val="20"/>
          <w:szCs w:val="20"/>
        </w:rPr>
        <w:t xml:space="preserve"> </w:t>
      </w:r>
      <w:r>
        <w:rPr>
          <w:sz w:val="20"/>
          <w:szCs w:val="20"/>
        </w:rPr>
        <w:t>you</w:t>
      </w:r>
      <w:r>
        <w:rPr>
          <w:spacing w:val="-14"/>
          <w:sz w:val="20"/>
          <w:szCs w:val="20"/>
        </w:rPr>
        <w:t xml:space="preserve"> </w:t>
      </w:r>
      <w:r>
        <w:rPr>
          <w:sz w:val="20"/>
          <w:szCs w:val="20"/>
        </w:rPr>
        <w:t>in</w:t>
      </w:r>
      <w:r>
        <w:rPr>
          <w:spacing w:val="-12"/>
          <w:sz w:val="20"/>
          <w:szCs w:val="20"/>
        </w:rPr>
        <w:t xml:space="preserve"> </w:t>
      </w:r>
      <w:r>
        <w:rPr>
          <w:sz w:val="20"/>
          <w:szCs w:val="20"/>
        </w:rPr>
        <w:t>obtaining</w:t>
      </w:r>
      <w:r>
        <w:rPr>
          <w:spacing w:val="-12"/>
          <w:sz w:val="20"/>
          <w:szCs w:val="20"/>
        </w:rPr>
        <w:t xml:space="preserve"> </w:t>
      </w:r>
      <w:r>
        <w:rPr>
          <w:sz w:val="20"/>
          <w:szCs w:val="20"/>
        </w:rPr>
        <w:t>items,</w:t>
      </w:r>
      <w:r>
        <w:rPr>
          <w:spacing w:val="-14"/>
          <w:sz w:val="20"/>
          <w:szCs w:val="20"/>
        </w:rPr>
        <w:t xml:space="preserve"> </w:t>
      </w:r>
      <w:r>
        <w:rPr>
          <w:sz w:val="20"/>
          <w:szCs w:val="20"/>
        </w:rPr>
        <w:t>products</w:t>
      </w:r>
      <w:r>
        <w:rPr>
          <w:spacing w:val="-12"/>
          <w:sz w:val="20"/>
          <w:szCs w:val="20"/>
        </w:rPr>
        <w:t xml:space="preserve"> </w:t>
      </w:r>
      <w:r>
        <w:rPr>
          <w:sz w:val="20"/>
          <w:szCs w:val="20"/>
        </w:rPr>
        <w:t>and</w:t>
      </w:r>
      <w:r>
        <w:rPr>
          <w:spacing w:val="-14"/>
          <w:sz w:val="20"/>
          <w:szCs w:val="20"/>
        </w:rPr>
        <w:t xml:space="preserve"> </w:t>
      </w:r>
      <w:r>
        <w:rPr>
          <w:sz w:val="20"/>
          <w:szCs w:val="20"/>
        </w:rPr>
        <w:t>services</w:t>
      </w:r>
    </w:p>
    <w:p w14:paraId="2E188707" w14:textId="77777777" w:rsidR="00C811EF" w:rsidRDefault="00C811EF">
      <w:pPr>
        <w:pStyle w:val="ListParagraph"/>
        <w:numPr>
          <w:ilvl w:val="0"/>
          <w:numId w:val="90"/>
        </w:numPr>
        <w:tabs>
          <w:tab w:val="left" w:pos="1872"/>
        </w:tabs>
        <w:kinsoku w:val="0"/>
        <w:overflowPunct w:val="0"/>
        <w:spacing w:before="229"/>
        <w:ind w:right="717"/>
        <w:rPr>
          <w:sz w:val="20"/>
          <w:szCs w:val="20"/>
        </w:rPr>
        <w:sectPr w:rsidR="00C811EF">
          <w:pgSz w:w="12240" w:h="15840"/>
          <w:pgMar w:top="400" w:right="720" w:bottom="1440" w:left="720" w:header="200" w:footer="1257" w:gutter="0"/>
          <w:cols w:space="720"/>
          <w:noEndnote/>
        </w:sectPr>
      </w:pPr>
    </w:p>
    <w:p w14:paraId="7E00D116" w14:textId="77777777" w:rsidR="00C811EF" w:rsidRDefault="00C811EF">
      <w:pPr>
        <w:pStyle w:val="BodyText"/>
        <w:kinsoku w:val="0"/>
        <w:overflowPunct w:val="0"/>
      </w:pPr>
    </w:p>
    <w:p w14:paraId="00622604" w14:textId="77777777" w:rsidR="00C811EF" w:rsidRDefault="00C811EF">
      <w:pPr>
        <w:pStyle w:val="BodyText"/>
        <w:kinsoku w:val="0"/>
        <w:overflowPunct w:val="0"/>
      </w:pPr>
    </w:p>
    <w:p w14:paraId="50592605" w14:textId="77777777" w:rsidR="00C811EF" w:rsidRDefault="00C811EF">
      <w:pPr>
        <w:pStyle w:val="BodyText"/>
        <w:kinsoku w:val="0"/>
        <w:overflowPunct w:val="0"/>
      </w:pPr>
    </w:p>
    <w:p w14:paraId="07145AFF" w14:textId="77777777" w:rsidR="00C811EF" w:rsidRDefault="00C811EF">
      <w:pPr>
        <w:pStyle w:val="BodyText"/>
        <w:kinsoku w:val="0"/>
        <w:overflowPunct w:val="0"/>
        <w:spacing w:before="119"/>
      </w:pPr>
    </w:p>
    <w:p w14:paraId="32F3ADF2" w14:textId="48C88CA1" w:rsidR="00C811EF" w:rsidRDefault="00C811EF">
      <w:pPr>
        <w:pStyle w:val="BodyText"/>
        <w:kinsoku w:val="0"/>
        <w:overflowPunct w:val="0"/>
        <w:ind w:left="1872" w:right="715"/>
      </w:pPr>
      <w:r>
        <w:t>that conform to our quality standards and specifications.</w:t>
      </w:r>
      <w:r>
        <w:rPr>
          <w:spacing w:val="40"/>
        </w:rPr>
        <w:t xml:space="preserve"> </w:t>
      </w:r>
      <w:r>
        <w:t xml:space="preserve">We may require you to participate with us when purchasing certain Products or Services to be sold or utilized in the </w:t>
      </w:r>
      <w:del w:id="470" w:author="Matthew Levine" w:date="2025-06-06T13:33:00Z" w16du:dateUtc="2025-06-06T17:33:00Z">
        <w:r w:rsidDel="00E43AE1">
          <w:delText>Studio</w:delText>
        </w:r>
      </w:del>
      <w:ins w:id="471" w:author="Matthew Levine" w:date="2025-06-06T13:33:00Z" w16du:dateUtc="2025-06-06T17:33:00Z">
        <w:r w:rsidR="00E43AE1">
          <w:t>[Premise Café]</w:t>
        </w:r>
      </w:ins>
      <w:r>
        <w:t>.</w:t>
      </w:r>
    </w:p>
    <w:p w14:paraId="4964F76D" w14:textId="77777777" w:rsidR="00C811EF" w:rsidRDefault="00C811EF">
      <w:pPr>
        <w:pStyle w:val="BodyText"/>
        <w:kinsoku w:val="0"/>
        <w:overflowPunct w:val="0"/>
        <w:spacing w:before="229"/>
        <w:ind w:left="720"/>
        <w:jc w:val="both"/>
        <w:rPr>
          <w:spacing w:val="-2"/>
        </w:rPr>
      </w:pPr>
      <w:r>
        <w:rPr>
          <w:spacing w:val="-2"/>
        </w:rPr>
        <w:t>See</w:t>
      </w:r>
      <w:r>
        <w:rPr>
          <w:spacing w:val="-8"/>
        </w:rPr>
        <w:t xml:space="preserve"> </w:t>
      </w:r>
      <w:r>
        <w:rPr>
          <w:spacing w:val="-2"/>
        </w:rPr>
        <w:t>Section</w:t>
      </w:r>
      <w:r>
        <w:rPr>
          <w:spacing w:val="-8"/>
        </w:rPr>
        <w:t xml:space="preserve"> </w:t>
      </w:r>
      <w:r>
        <w:rPr>
          <w:spacing w:val="-2"/>
        </w:rPr>
        <w:t>9.2</w:t>
      </w:r>
      <w:r>
        <w:rPr>
          <w:spacing w:val="-7"/>
        </w:rPr>
        <w:t xml:space="preserve"> </w:t>
      </w:r>
      <w:r>
        <w:rPr>
          <w:spacing w:val="-2"/>
        </w:rPr>
        <w:t>of</w:t>
      </w:r>
      <w:r>
        <w:rPr>
          <w:spacing w:val="-8"/>
        </w:rPr>
        <w:t xml:space="preserve"> </w:t>
      </w:r>
      <w:r>
        <w:rPr>
          <w:spacing w:val="-2"/>
        </w:rPr>
        <w:t>the</w:t>
      </w:r>
      <w:r>
        <w:rPr>
          <w:spacing w:val="-10"/>
        </w:rPr>
        <w:t xml:space="preserve"> </w:t>
      </w:r>
      <w:r>
        <w:rPr>
          <w:spacing w:val="-2"/>
        </w:rPr>
        <w:t>Franchise</w:t>
      </w:r>
      <w:r>
        <w:rPr>
          <w:spacing w:val="-8"/>
        </w:rPr>
        <w:t xml:space="preserve"> </w:t>
      </w:r>
      <w:r>
        <w:rPr>
          <w:spacing w:val="-2"/>
        </w:rPr>
        <w:t>Agreement</w:t>
      </w:r>
      <w:r>
        <w:rPr>
          <w:spacing w:val="-7"/>
        </w:rPr>
        <w:t xml:space="preserve"> </w:t>
      </w:r>
      <w:r>
        <w:rPr>
          <w:spacing w:val="-2"/>
        </w:rPr>
        <w:t>for</w:t>
      </w:r>
      <w:r>
        <w:rPr>
          <w:spacing w:val="-6"/>
        </w:rPr>
        <w:t xml:space="preserve"> </w:t>
      </w:r>
      <w:r>
        <w:rPr>
          <w:spacing w:val="-2"/>
        </w:rPr>
        <w:t>further</w:t>
      </w:r>
      <w:r>
        <w:rPr>
          <w:spacing w:val="-5"/>
        </w:rPr>
        <w:t xml:space="preserve"> </w:t>
      </w:r>
      <w:r>
        <w:rPr>
          <w:spacing w:val="-2"/>
        </w:rPr>
        <w:t>details.</w:t>
      </w:r>
    </w:p>
    <w:p w14:paraId="4174FA9F" w14:textId="77777777" w:rsidR="00C811EF" w:rsidRDefault="00C811EF">
      <w:pPr>
        <w:pStyle w:val="BodyText"/>
        <w:kinsoku w:val="0"/>
        <w:overflowPunct w:val="0"/>
        <w:spacing w:before="1"/>
      </w:pPr>
    </w:p>
    <w:p w14:paraId="3FBF806D" w14:textId="77777777" w:rsidR="00C811EF" w:rsidRDefault="00C811EF">
      <w:pPr>
        <w:pStyle w:val="Heading7"/>
        <w:kinsoku w:val="0"/>
        <w:overflowPunct w:val="0"/>
        <w:ind w:right="2"/>
        <w:rPr>
          <w:spacing w:val="-2"/>
        </w:rPr>
      </w:pPr>
      <w:bookmarkStart w:id="472" w:name="ITEM_20_-_VOLUME_REBATE_POLICY"/>
      <w:bookmarkEnd w:id="472"/>
      <w:r>
        <w:t>ITEM</w:t>
      </w:r>
      <w:r>
        <w:rPr>
          <w:spacing w:val="-4"/>
        </w:rPr>
        <w:t xml:space="preserve"> </w:t>
      </w:r>
      <w:r>
        <w:t>20</w:t>
      </w:r>
      <w:r>
        <w:rPr>
          <w:spacing w:val="-6"/>
        </w:rPr>
        <w:t xml:space="preserve"> </w:t>
      </w:r>
      <w:r>
        <w:t>-</w:t>
      </w:r>
      <w:r>
        <w:rPr>
          <w:spacing w:val="-2"/>
        </w:rPr>
        <w:t xml:space="preserve"> </w:t>
      </w:r>
      <w:r>
        <w:t>VOLUME</w:t>
      </w:r>
      <w:r>
        <w:rPr>
          <w:spacing w:val="-7"/>
        </w:rPr>
        <w:t xml:space="preserve"> </w:t>
      </w:r>
      <w:r>
        <w:t>REBATE</w:t>
      </w:r>
      <w:r>
        <w:rPr>
          <w:spacing w:val="-7"/>
        </w:rPr>
        <w:t xml:space="preserve"> </w:t>
      </w:r>
      <w:r>
        <w:rPr>
          <w:spacing w:val="-2"/>
        </w:rPr>
        <w:t>POLICY</w:t>
      </w:r>
    </w:p>
    <w:p w14:paraId="30AEA732" w14:textId="77777777" w:rsidR="00C811EF" w:rsidRDefault="00C811EF">
      <w:pPr>
        <w:pStyle w:val="BodyText"/>
        <w:kinsoku w:val="0"/>
        <w:overflowPunct w:val="0"/>
        <w:spacing w:before="47"/>
        <w:rPr>
          <w:b/>
          <w:bCs/>
        </w:rPr>
      </w:pPr>
    </w:p>
    <w:p w14:paraId="3750FB96" w14:textId="1D1D863A" w:rsidR="00C811EF" w:rsidRDefault="00C811EF">
      <w:pPr>
        <w:pStyle w:val="BodyText"/>
        <w:kinsoku w:val="0"/>
        <w:overflowPunct w:val="0"/>
        <w:ind w:left="720" w:right="718"/>
        <w:jc w:val="both"/>
      </w:pPr>
      <w:bookmarkStart w:id="473" w:name="We_or_our_Affiliates_from_time_to_time,_"/>
      <w:bookmarkEnd w:id="473"/>
      <w:r>
        <w:t>We</w:t>
      </w:r>
      <w:r>
        <w:rPr>
          <w:spacing w:val="-7"/>
        </w:rPr>
        <w:t xml:space="preserve"> </w:t>
      </w:r>
      <w:r>
        <w:t>or</w:t>
      </w:r>
      <w:r>
        <w:rPr>
          <w:spacing w:val="-8"/>
        </w:rPr>
        <w:t xml:space="preserve"> </w:t>
      </w:r>
      <w:r>
        <w:t>our</w:t>
      </w:r>
      <w:r>
        <w:rPr>
          <w:spacing w:val="-5"/>
        </w:rPr>
        <w:t xml:space="preserve"> </w:t>
      </w:r>
      <w:r>
        <w:t>Affiliates</w:t>
      </w:r>
      <w:r>
        <w:rPr>
          <w:spacing w:val="-7"/>
        </w:rPr>
        <w:t xml:space="preserve"> </w:t>
      </w:r>
      <w:r>
        <w:t>from</w:t>
      </w:r>
      <w:r>
        <w:rPr>
          <w:spacing w:val="-7"/>
        </w:rPr>
        <w:t xml:space="preserve"> </w:t>
      </w:r>
      <w:r>
        <w:t>time</w:t>
      </w:r>
      <w:r>
        <w:rPr>
          <w:spacing w:val="-9"/>
        </w:rPr>
        <w:t xml:space="preserve"> </w:t>
      </w:r>
      <w:r>
        <w:t>to</w:t>
      </w:r>
      <w:r>
        <w:rPr>
          <w:spacing w:val="-7"/>
        </w:rPr>
        <w:t xml:space="preserve"> </w:t>
      </w:r>
      <w:r>
        <w:t>time,</w:t>
      </w:r>
      <w:r>
        <w:rPr>
          <w:spacing w:val="-6"/>
        </w:rPr>
        <w:t xml:space="preserve"> </w:t>
      </w:r>
      <w:r>
        <w:t>may</w:t>
      </w:r>
      <w:r>
        <w:rPr>
          <w:spacing w:val="-8"/>
        </w:rPr>
        <w:t xml:space="preserve"> </w:t>
      </w:r>
      <w:r>
        <w:t>receive</w:t>
      </w:r>
      <w:r>
        <w:rPr>
          <w:spacing w:val="-9"/>
        </w:rPr>
        <w:t xml:space="preserve"> </w:t>
      </w:r>
      <w:r>
        <w:t>consideration,</w:t>
      </w:r>
      <w:r>
        <w:rPr>
          <w:spacing w:val="-6"/>
        </w:rPr>
        <w:t xml:space="preserve"> </w:t>
      </w:r>
      <w:r>
        <w:t>including,</w:t>
      </w:r>
      <w:r>
        <w:rPr>
          <w:spacing w:val="-9"/>
        </w:rPr>
        <w:t xml:space="preserve"> </w:t>
      </w:r>
      <w:r>
        <w:t>without</w:t>
      </w:r>
      <w:r>
        <w:rPr>
          <w:spacing w:val="-7"/>
        </w:rPr>
        <w:t xml:space="preserve"> </w:t>
      </w:r>
      <w:r>
        <w:t>limitation,</w:t>
      </w:r>
      <w:r>
        <w:rPr>
          <w:spacing w:val="-6"/>
        </w:rPr>
        <w:t xml:space="preserve"> </w:t>
      </w:r>
      <w:r>
        <w:t>in</w:t>
      </w:r>
      <w:r>
        <w:rPr>
          <w:spacing w:val="-9"/>
        </w:rPr>
        <w:t xml:space="preserve"> </w:t>
      </w:r>
      <w:r>
        <w:t>the</w:t>
      </w:r>
      <w:r>
        <w:rPr>
          <w:spacing w:val="-9"/>
        </w:rPr>
        <w:t xml:space="preserve"> </w:t>
      </w:r>
      <w:r>
        <w:t>form</w:t>
      </w:r>
      <w:r>
        <w:rPr>
          <w:spacing w:val="-9"/>
        </w:rPr>
        <w:t xml:space="preserve"> </w:t>
      </w:r>
      <w:r>
        <w:t>of rebates, commissions, bonuses,</w:t>
      </w:r>
      <w:r>
        <w:rPr>
          <w:spacing w:val="-3"/>
        </w:rPr>
        <w:t xml:space="preserve"> </w:t>
      </w:r>
      <w:r>
        <w:t>discounts, other allowances,</w:t>
      </w:r>
      <w:r>
        <w:rPr>
          <w:spacing w:val="-3"/>
        </w:rPr>
        <w:t xml:space="preserve"> </w:t>
      </w:r>
      <w:r>
        <w:t>payments</w:t>
      </w:r>
      <w:r>
        <w:rPr>
          <w:spacing w:val="-1"/>
        </w:rPr>
        <w:t xml:space="preserve"> </w:t>
      </w:r>
      <w:r>
        <w:t>or other</w:t>
      </w:r>
      <w:r>
        <w:rPr>
          <w:spacing w:val="-2"/>
        </w:rPr>
        <w:t xml:space="preserve"> </w:t>
      </w:r>
      <w:r>
        <w:t>benefits</w:t>
      </w:r>
      <w:r>
        <w:rPr>
          <w:spacing w:val="-1"/>
        </w:rPr>
        <w:t xml:space="preserve"> </w:t>
      </w:r>
      <w:r>
        <w:t>or</w:t>
      </w:r>
      <w:r>
        <w:rPr>
          <w:spacing w:val="-2"/>
        </w:rPr>
        <w:t xml:space="preserve"> </w:t>
      </w:r>
      <w:r>
        <w:t>consideration (collectively, the “Benefits”) from suppliers or manufacturers with respect to sales of Products or Services to</w:t>
      </w:r>
      <w:r>
        <w:rPr>
          <w:spacing w:val="-14"/>
        </w:rPr>
        <w:t xml:space="preserve"> </w:t>
      </w:r>
      <w:r>
        <w:t>you</w:t>
      </w:r>
      <w:r>
        <w:rPr>
          <w:spacing w:val="-14"/>
        </w:rPr>
        <w:t xml:space="preserve"> </w:t>
      </w:r>
      <w:r>
        <w:t>or</w:t>
      </w:r>
      <w:r>
        <w:rPr>
          <w:spacing w:val="-14"/>
        </w:rPr>
        <w:t xml:space="preserve"> </w:t>
      </w:r>
      <w:r>
        <w:t>in</w:t>
      </w:r>
      <w:r>
        <w:rPr>
          <w:spacing w:val="-14"/>
        </w:rPr>
        <w:t xml:space="preserve"> </w:t>
      </w:r>
      <w:r>
        <w:t>consideration</w:t>
      </w:r>
      <w:r>
        <w:rPr>
          <w:spacing w:val="-14"/>
        </w:rPr>
        <w:t xml:space="preserve"> </w:t>
      </w:r>
      <w:r>
        <w:t>of</w:t>
      </w:r>
      <w:r>
        <w:rPr>
          <w:spacing w:val="-13"/>
        </w:rPr>
        <w:t xml:space="preserve"> </w:t>
      </w:r>
      <w:r>
        <w:t>services</w:t>
      </w:r>
      <w:r>
        <w:rPr>
          <w:spacing w:val="-14"/>
        </w:rPr>
        <w:t xml:space="preserve"> </w:t>
      </w:r>
      <w:r>
        <w:t>rendered</w:t>
      </w:r>
      <w:r>
        <w:rPr>
          <w:spacing w:val="-13"/>
        </w:rPr>
        <w:t xml:space="preserve"> </w:t>
      </w:r>
      <w:r>
        <w:t>or</w:t>
      </w:r>
      <w:r>
        <w:rPr>
          <w:spacing w:val="-14"/>
        </w:rPr>
        <w:t xml:space="preserve"> </w:t>
      </w:r>
      <w:r>
        <w:t>rights</w:t>
      </w:r>
      <w:r>
        <w:rPr>
          <w:spacing w:val="-12"/>
        </w:rPr>
        <w:t xml:space="preserve"> </w:t>
      </w:r>
      <w:r>
        <w:t>licensed</w:t>
      </w:r>
      <w:r>
        <w:rPr>
          <w:spacing w:val="-13"/>
        </w:rPr>
        <w:t xml:space="preserve"> </w:t>
      </w:r>
      <w:r>
        <w:t>to</w:t>
      </w:r>
      <w:r>
        <w:rPr>
          <w:spacing w:val="-14"/>
        </w:rPr>
        <w:t xml:space="preserve"> </w:t>
      </w:r>
      <w:r>
        <w:t>such</w:t>
      </w:r>
      <w:r>
        <w:rPr>
          <w:spacing w:val="-13"/>
        </w:rPr>
        <w:t xml:space="preserve"> </w:t>
      </w:r>
      <w:r>
        <w:t>persons,</w:t>
      </w:r>
      <w:r>
        <w:rPr>
          <w:spacing w:val="-13"/>
        </w:rPr>
        <w:t xml:space="preserve"> </w:t>
      </w:r>
      <w:r>
        <w:t>whether</w:t>
      </w:r>
      <w:r>
        <w:rPr>
          <w:spacing w:val="-14"/>
        </w:rPr>
        <w:t xml:space="preserve"> </w:t>
      </w:r>
      <w:r>
        <w:t>or</w:t>
      </w:r>
      <w:r>
        <w:rPr>
          <w:spacing w:val="-12"/>
        </w:rPr>
        <w:t xml:space="preserve"> </w:t>
      </w:r>
      <w:r>
        <w:t>not</w:t>
      </w:r>
      <w:r>
        <w:rPr>
          <w:spacing w:val="-14"/>
        </w:rPr>
        <w:t xml:space="preserve"> </w:t>
      </w:r>
      <w:r>
        <w:t>on</w:t>
      </w:r>
      <w:r>
        <w:rPr>
          <w:spacing w:val="-13"/>
        </w:rPr>
        <w:t xml:space="preserve"> </w:t>
      </w:r>
      <w:r>
        <w:t>account of purchases made (</w:t>
      </w:r>
      <w:proofErr w:type="spellStart"/>
      <w:r>
        <w:t>i</w:t>
      </w:r>
      <w:proofErr w:type="spellEnd"/>
      <w:r>
        <w:t>) by us for our own account or for your account, our franchisees generally or other brands now or ever owned by us or our Affiliates, or (ii) by you directly for your own account. You acknowledge that</w:t>
      </w:r>
      <w:r>
        <w:rPr>
          <w:spacing w:val="-2"/>
        </w:rPr>
        <w:t xml:space="preserve"> </w:t>
      </w:r>
      <w:r>
        <w:t>our</w:t>
      </w:r>
      <w:r>
        <w:rPr>
          <w:spacing w:val="-1"/>
        </w:rPr>
        <w:t xml:space="preserve"> </w:t>
      </w:r>
      <w:r>
        <w:t>designated</w:t>
      </w:r>
      <w:r>
        <w:rPr>
          <w:spacing w:val="-2"/>
        </w:rPr>
        <w:t xml:space="preserve"> </w:t>
      </w:r>
      <w:r>
        <w:t>suppliers may not offer</w:t>
      </w:r>
      <w:r>
        <w:rPr>
          <w:spacing w:val="-1"/>
        </w:rPr>
        <w:t xml:space="preserve"> </w:t>
      </w:r>
      <w:r>
        <w:t>the lowest</w:t>
      </w:r>
      <w:r>
        <w:rPr>
          <w:spacing w:val="-2"/>
        </w:rPr>
        <w:t xml:space="preserve"> </w:t>
      </w:r>
      <w:r>
        <w:t>prices for</w:t>
      </w:r>
      <w:r>
        <w:rPr>
          <w:spacing w:val="-1"/>
        </w:rPr>
        <w:t xml:space="preserve"> </w:t>
      </w:r>
      <w:r>
        <w:t>every item, but for the</w:t>
      </w:r>
      <w:r>
        <w:rPr>
          <w:spacing w:val="-2"/>
        </w:rPr>
        <w:t xml:space="preserve"> </w:t>
      </w:r>
      <w:r>
        <w:t>sake of</w:t>
      </w:r>
      <w:r>
        <w:rPr>
          <w:spacing w:val="-6"/>
        </w:rPr>
        <w:t xml:space="preserve"> </w:t>
      </w:r>
      <w:r>
        <w:t>group</w:t>
      </w:r>
      <w:r>
        <w:rPr>
          <w:spacing w:val="-7"/>
        </w:rPr>
        <w:t xml:space="preserve"> </w:t>
      </w:r>
      <w:r>
        <w:t>buying,</w:t>
      </w:r>
      <w:r>
        <w:rPr>
          <w:spacing w:val="-4"/>
        </w:rPr>
        <w:t xml:space="preserve"> </w:t>
      </w:r>
      <w:r>
        <w:t>consistency</w:t>
      </w:r>
      <w:r>
        <w:rPr>
          <w:spacing w:val="-5"/>
        </w:rPr>
        <w:t xml:space="preserve"> </w:t>
      </w:r>
      <w:r>
        <w:t>and</w:t>
      </w:r>
      <w:r>
        <w:rPr>
          <w:spacing w:val="-7"/>
        </w:rPr>
        <w:t xml:space="preserve"> </w:t>
      </w:r>
      <w:r>
        <w:t>other</w:t>
      </w:r>
      <w:r>
        <w:rPr>
          <w:spacing w:val="-5"/>
        </w:rPr>
        <w:t xml:space="preserve"> </w:t>
      </w:r>
      <w:r>
        <w:t>benefits</w:t>
      </w:r>
      <w:r>
        <w:rPr>
          <w:spacing w:val="-5"/>
        </w:rPr>
        <w:t xml:space="preserve"> </w:t>
      </w:r>
      <w:r>
        <w:t>to</w:t>
      </w:r>
      <w:r>
        <w:rPr>
          <w:spacing w:val="-7"/>
        </w:rPr>
        <w:t xml:space="preserve"> </w:t>
      </w:r>
      <w:r w:rsidR="00B61E46">
        <w:t>[SYSTEM NAME]</w:t>
      </w:r>
      <w:r>
        <w:t>,</w:t>
      </w:r>
      <w:r>
        <w:rPr>
          <w:spacing w:val="-7"/>
        </w:rPr>
        <w:t xml:space="preserve"> </w:t>
      </w:r>
      <w:r>
        <w:t>you</w:t>
      </w:r>
      <w:r>
        <w:rPr>
          <w:spacing w:val="-4"/>
        </w:rPr>
        <w:t xml:space="preserve"> </w:t>
      </w:r>
      <w:r>
        <w:t>agree</w:t>
      </w:r>
      <w:r>
        <w:rPr>
          <w:spacing w:val="-7"/>
        </w:rPr>
        <w:t xml:space="preserve"> </w:t>
      </w:r>
      <w:r>
        <w:t>to</w:t>
      </w:r>
      <w:r>
        <w:rPr>
          <w:spacing w:val="-4"/>
        </w:rPr>
        <w:t xml:space="preserve"> </w:t>
      </w:r>
      <w:r>
        <w:t>buy</w:t>
      </w:r>
      <w:r>
        <w:rPr>
          <w:spacing w:val="-5"/>
        </w:rPr>
        <w:t xml:space="preserve"> </w:t>
      </w:r>
      <w:r>
        <w:t>from</w:t>
      </w:r>
      <w:r>
        <w:rPr>
          <w:spacing w:val="-7"/>
        </w:rPr>
        <w:t xml:space="preserve"> </w:t>
      </w:r>
      <w:r>
        <w:t>these</w:t>
      </w:r>
      <w:r>
        <w:rPr>
          <w:spacing w:val="-7"/>
        </w:rPr>
        <w:t xml:space="preserve"> </w:t>
      </w:r>
      <w:r>
        <w:t>suppliers</w:t>
      </w:r>
      <w:r>
        <w:rPr>
          <w:spacing w:val="-5"/>
        </w:rPr>
        <w:t xml:space="preserve"> </w:t>
      </w:r>
      <w:r>
        <w:t>only.</w:t>
      </w:r>
    </w:p>
    <w:p w14:paraId="38D07BD7" w14:textId="77777777" w:rsidR="00C811EF" w:rsidRDefault="00C811EF">
      <w:pPr>
        <w:pStyle w:val="BodyText"/>
        <w:kinsoku w:val="0"/>
        <w:overflowPunct w:val="0"/>
        <w:spacing w:before="44"/>
      </w:pPr>
    </w:p>
    <w:p w14:paraId="312BB27C" w14:textId="77777777" w:rsidR="00C811EF" w:rsidRDefault="00C811EF">
      <w:pPr>
        <w:pStyle w:val="BodyText"/>
        <w:kinsoku w:val="0"/>
        <w:overflowPunct w:val="0"/>
        <w:ind w:left="720"/>
        <w:jc w:val="both"/>
        <w:rPr>
          <w:spacing w:val="-2"/>
        </w:rPr>
      </w:pPr>
      <w:bookmarkStart w:id="474" w:name="See_Section_18.28_of_the_Franchise_Agree"/>
      <w:bookmarkEnd w:id="474"/>
      <w:r>
        <w:t>See</w:t>
      </w:r>
      <w:r>
        <w:rPr>
          <w:spacing w:val="-5"/>
        </w:rPr>
        <w:t xml:space="preserve"> </w:t>
      </w:r>
      <w:r>
        <w:t>Section</w:t>
      </w:r>
      <w:r>
        <w:rPr>
          <w:spacing w:val="-5"/>
        </w:rPr>
        <w:t xml:space="preserve"> </w:t>
      </w:r>
      <w:r>
        <w:t>18.28</w:t>
      </w:r>
      <w:r>
        <w:rPr>
          <w:spacing w:val="-5"/>
        </w:rPr>
        <w:t xml:space="preserve"> </w:t>
      </w:r>
      <w:r>
        <w:t>of</w:t>
      </w:r>
      <w:r>
        <w:rPr>
          <w:spacing w:val="-7"/>
        </w:rPr>
        <w:t xml:space="preserve"> </w:t>
      </w:r>
      <w:r>
        <w:t>the</w:t>
      </w:r>
      <w:r>
        <w:rPr>
          <w:spacing w:val="-6"/>
        </w:rPr>
        <w:t xml:space="preserve"> </w:t>
      </w:r>
      <w:r>
        <w:t>Franchise</w:t>
      </w:r>
      <w:r>
        <w:rPr>
          <w:spacing w:val="-5"/>
        </w:rPr>
        <w:t xml:space="preserve"> </w:t>
      </w:r>
      <w:r>
        <w:rPr>
          <w:spacing w:val="-2"/>
        </w:rPr>
        <w:t>Agreement.</w:t>
      </w:r>
    </w:p>
    <w:p w14:paraId="746B0E8B" w14:textId="77777777" w:rsidR="00C811EF" w:rsidRDefault="00C811EF">
      <w:pPr>
        <w:pStyle w:val="BodyText"/>
        <w:kinsoku w:val="0"/>
        <w:overflowPunct w:val="0"/>
      </w:pPr>
    </w:p>
    <w:p w14:paraId="4A19DFFC" w14:textId="77777777" w:rsidR="00C811EF" w:rsidRDefault="00C811EF">
      <w:pPr>
        <w:pStyle w:val="BodyText"/>
        <w:kinsoku w:val="0"/>
        <w:overflowPunct w:val="0"/>
        <w:spacing w:before="1"/>
      </w:pPr>
    </w:p>
    <w:p w14:paraId="5DB29931" w14:textId="77777777" w:rsidR="00C811EF" w:rsidRDefault="00C811EF">
      <w:pPr>
        <w:pStyle w:val="Heading7"/>
        <w:kinsoku w:val="0"/>
        <w:overflowPunct w:val="0"/>
        <w:spacing w:before="1"/>
        <w:ind w:right="1"/>
        <w:rPr>
          <w:spacing w:val="-2"/>
        </w:rPr>
      </w:pPr>
      <w:bookmarkStart w:id="475" w:name="ITEM_21_ñ_TRADEMARKS"/>
      <w:bookmarkEnd w:id="475"/>
      <w:r>
        <w:t>ITEM</w:t>
      </w:r>
      <w:r>
        <w:rPr>
          <w:spacing w:val="-3"/>
        </w:rPr>
        <w:t xml:space="preserve"> </w:t>
      </w:r>
      <w:r>
        <w:t>21</w:t>
      </w:r>
      <w:r>
        <w:rPr>
          <w:spacing w:val="-4"/>
        </w:rPr>
        <w:t xml:space="preserve"> </w:t>
      </w:r>
      <w:r>
        <w:t>–</w:t>
      </w:r>
      <w:r>
        <w:rPr>
          <w:spacing w:val="-3"/>
        </w:rPr>
        <w:t xml:space="preserve"> </w:t>
      </w:r>
      <w:r>
        <w:rPr>
          <w:spacing w:val="-2"/>
        </w:rPr>
        <w:t>TRADEMARKS</w:t>
      </w:r>
    </w:p>
    <w:p w14:paraId="27ABD40E" w14:textId="77777777" w:rsidR="00C811EF" w:rsidRDefault="00C811EF">
      <w:pPr>
        <w:pStyle w:val="BodyText"/>
        <w:kinsoku w:val="0"/>
        <w:overflowPunct w:val="0"/>
        <w:rPr>
          <w:b/>
          <w:bCs/>
        </w:rPr>
      </w:pPr>
    </w:p>
    <w:p w14:paraId="05F2DC1B" w14:textId="77777777" w:rsidR="00C811EF" w:rsidRDefault="00C811EF">
      <w:pPr>
        <w:pStyle w:val="BodyText"/>
        <w:kinsoku w:val="0"/>
        <w:overflowPunct w:val="0"/>
        <w:ind w:left="720"/>
        <w:jc w:val="both"/>
        <w:rPr>
          <w:spacing w:val="-2"/>
        </w:rPr>
      </w:pPr>
      <w:r>
        <w:t>The</w:t>
      </w:r>
      <w:r>
        <w:rPr>
          <w:spacing w:val="-6"/>
        </w:rPr>
        <w:t xml:space="preserve"> </w:t>
      </w:r>
      <w:r>
        <w:t>Marks</w:t>
      </w:r>
      <w:r>
        <w:rPr>
          <w:spacing w:val="-4"/>
        </w:rPr>
        <w:t xml:space="preserve"> </w:t>
      </w:r>
      <w:r>
        <w:t>are</w:t>
      </w:r>
      <w:r>
        <w:rPr>
          <w:spacing w:val="-5"/>
        </w:rPr>
        <w:t xml:space="preserve"> </w:t>
      </w:r>
      <w:r>
        <w:t>set</w:t>
      </w:r>
      <w:r>
        <w:rPr>
          <w:spacing w:val="-5"/>
        </w:rPr>
        <w:t xml:space="preserve"> </w:t>
      </w:r>
      <w:r>
        <w:t>out</w:t>
      </w:r>
      <w:r>
        <w:rPr>
          <w:spacing w:val="-5"/>
        </w:rPr>
        <w:t xml:space="preserve"> </w:t>
      </w:r>
      <w:r>
        <w:t>at</w:t>
      </w:r>
      <w:r>
        <w:rPr>
          <w:spacing w:val="-3"/>
        </w:rPr>
        <w:t xml:space="preserve"> </w:t>
      </w:r>
      <w:r>
        <w:rPr>
          <w:b/>
          <w:bCs/>
        </w:rPr>
        <w:t>Exhibit</w:t>
      </w:r>
      <w:r>
        <w:rPr>
          <w:b/>
          <w:bCs/>
          <w:spacing w:val="-4"/>
        </w:rPr>
        <w:t xml:space="preserve"> </w:t>
      </w:r>
      <w:r>
        <w:rPr>
          <w:b/>
          <w:bCs/>
        </w:rPr>
        <w:t>D</w:t>
      </w:r>
      <w:r>
        <w:rPr>
          <w:b/>
          <w:bCs/>
          <w:spacing w:val="-5"/>
        </w:rPr>
        <w:t xml:space="preserve"> </w:t>
      </w:r>
      <w:r>
        <w:t>to</w:t>
      </w:r>
      <w:r>
        <w:rPr>
          <w:spacing w:val="-3"/>
        </w:rPr>
        <w:t xml:space="preserve"> </w:t>
      </w:r>
      <w:r>
        <w:t>this</w:t>
      </w:r>
      <w:r>
        <w:rPr>
          <w:spacing w:val="-4"/>
        </w:rPr>
        <w:t xml:space="preserve"> </w:t>
      </w:r>
      <w:r>
        <w:t>Disclosure</w:t>
      </w:r>
      <w:r>
        <w:rPr>
          <w:spacing w:val="-4"/>
        </w:rPr>
        <w:t xml:space="preserve"> </w:t>
      </w:r>
      <w:r>
        <w:rPr>
          <w:spacing w:val="-2"/>
        </w:rPr>
        <w:t>Document.</w:t>
      </w:r>
    </w:p>
    <w:p w14:paraId="50F2A211" w14:textId="77777777" w:rsidR="00C811EF" w:rsidRDefault="00C811EF">
      <w:pPr>
        <w:pStyle w:val="BodyText"/>
        <w:kinsoku w:val="0"/>
        <w:overflowPunct w:val="0"/>
        <w:spacing w:before="102"/>
      </w:pPr>
    </w:p>
    <w:p w14:paraId="0740511A" w14:textId="77777777" w:rsidR="00C811EF" w:rsidRDefault="00C811EF">
      <w:pPr>
        <w:pStyle w:val="BodyText"/>
        <w:kinsoku w:val="0"/>
        <w:overflowPunct w:val="0"/>
        <w:ind w:left="720"/>
        <w:rPr>
          <w:b/>
          <w:bCs/>
          <w:spacing w:val="-2"/>
        </w:rPr>
      </w:pPr>
      <w:r>
        <w:rPr>
          <w:b/>
          <w:bCs/>
          <w:spacing w:val="-2"/>
          <w:u w:val="thick"/>
        </w:rPr>
        <w:t>NOTE:</w:t>
      </w:r>
    </w:p>
    <w:p w14:paraId="49740DA3" w14:textId="77777777" w:rsidR="00C811EF" w:rsidRDefault="00C811EF">
      <w:pPr>
        <w:pStyle w:val="BodyText"/>
        <w:kinsoku w:val="0"/>
        <w:overflowPunct w:val="0"/>
        <w:spacing w:before="46"/>
        <w:rPr>
          <w:b/>
          <w:bCs/>
        </w:rPr>
      </w:pPr>
    </w:p>
    <w:p w14:paraId="043C1317" w14:textId="007EBE09" w:rsidR="00C811EF" w:rsidRPr="00CB5590" w:rsidRDefault="00C811EF">
      <w:pPr>
        <w:pStyle w:val="ListParagraph"/>
        <w:numPr>
          <w:ilvl w:val="0"/>
          <w:numId w:val="89"/>
        </w:numPr>
        <w:tabs>
          <w:tab w:val="left" w:pos="1495"/>
        </w:tabs>
        <w:kinsoku w:val="0"/>
        <w:overflowPunct w:val="0"/>
        <w:ind w:right="716" w:firstLine="0"/>
        <w:rPr>
          <w:sz w:val="20"/>
          <w:szCs w:val="20"/>
          <w:highlight w:val="yellow"/>
        </w:rPr>
      </w:pPr>
      <w:r w:rsidRPr="00CB5590">
        <w:rPr>
          <w:sz w:val="20"/>
          <w:szCs w:val="20"/>
          <w:highlight w:val="yellow"/>
        </w:rPr>
        <w:t>The</w:t>
      </w:r>
      <w:r w:rsidRPr="00CB5590">
        <w:rPr>
          <w:spacing w:val="-4"/>
          <w:sz w:val="20"/>
          <w:szCs w:val="20"/>
          <w:highlight w:val="yellow"/>
        </w:rPr>
        <w:t xml:space="preserve"> </w:t>
      </w:r>
      <w:r w:rsidRPr="00CB5590">
        <w:rPr>
          <w:sz w:val="20"/>
          <w:szCs w:val="20"/>
          <w:highlight w:val="yellow"/>
        </w:rPr>
        <w:t>Marks</w:t>
      </w:r>
      <w:r w:rsidRPr="00CB5590">
        <w:rPr>
          <w:spacing w:val="-3"/>
          <w:sz w:val="20"/>
          <w:szCs w:val="20"/>
          <w:highlight w:val="yellow"/>
        </w:rPr>
        <w:t xml:space="preserve"> </w:t>
      </w:r>
      <w:r w:rsidRPr="00CB5590">
        <w:rPr>
          <w:sz w:val="20"/>
          <w:szCs w:val="20"/>
          <w:highlight w:val="yellow"/>
        </w:rPr>
        <w:t>were</w:t>
      </w:r>
      <w:r w:rsidRPr="00CB5590">
        <w:rPr>
          <w:spacing w:val="-3"/>
          <w:sz w:val="20"/>
          <w:szCs w:val="20"/>
          <w:highlight w:val="yellow"/>
        </w:rPr>
        <w:t xml:space="preserve"> </w:t>
      </w:r>
      <w:r w:rsidRPr="00CB5590">
        <w:rPr>
          <w:sz w:val="20"/>
          <w:szCs w:val="20"/>
          <w:highlight w:val="yellow"/>
        </w:rPr>
        <w:t>the</w:t>
      </w:r>
      <w:r w:rsidRPr="00CB5590">
        <w:rPr>
          <w:spacing w:val="-3"/>
          <w:sz w:val="20"/>
          <w:szCs w:val="20"/>
          <w:highlight w:val="yellow"/>
        </w:rPr>
        <w:t xml:space="preserve"> </w:t>
      </w:r>
      <w:r w:rsidRPr="00CB5590">
        <w:rPr>
          <w:sz w:val="20"/>
          <w:szCs w:val="20"/>
          <w:highlight w:val="yellow"/>
        </w:rPr>
        <w:t>subject</w:t>
      </w:r>
      <w:r w:rsidRPr="00CB5590">
        <w:rPr>
          <w:spacing w:val="-3"/>
          <w:sz w:val="20"/>
          <w:szCs w:val="20"/>
          <w:highlight w:val="yellow"/>
        </w:rPr>
        <w:t xml:space="preserve"> </w:t>
      </w:r>
      <w:r w:rsidRPr="00CB5590">
        <w:rPr>
          <w:sz w:val="20"/>
          <w:szCs w:val="20"/>
          <w:highlight w:val="yellow"/>
        </w:rPr>
        <w:t>of</w:t>
      </w:r>
      <w:r w:rsidRPr="00CB5590">
        <w:rPr>
          <w:spacing w:val="-3"/>
          <w:sz w:val="20"/>
          <w:szCs w:val="20"/>
          <w:highlight w:val="yellow"/>
        </w:rPr>
        <w:t xml:space="preserve"> </w:t>
      </w:r>
      <w:r w:rsidRPr="00CB5590">
        <w:rPr>
          <w:sz w:val="20"/>
          <w:szCs w:val="20"/>
          <w:highlight w:val="yellow"/>
        </w:rPr>
        <w:t>litigation</w:t>
      </w:r>
      <w:r w:rsidRPr="00CB5590">
        <w:rPr>
          <w:spacing w:val="-3"/>
          <w:sz w:val="20"/>
          <w:szCs w:val="20"/>
          <w:highlight w:val="yellow"/>
        </w:rPr>
        <w:t xml:space="preserve"> </w:t>
      </w:r>
      <w:r w:rsidRPr="00CB5590">
        <w:rPr>
          <w:sz w:val="20"/>
          <w:szCs w:val="20"/>
          <w:highlight w:val="yellow"/>
        </w:rPr>
        <w:t>in</w:t>
      </w:r>
      <w:r w:rsidRPr="00CB5590">
        <w:rPr>
          <w:spacing w:val="-3"/>
          <w:sz w:val="20"/>
          <w:szCs w:val="20"/>
          <w:highlight w:val="yellow"/>
        </w:rPr>
        <w:t xml:space="preserve"> </w:t>
      </w:r>
      <w:r w:rsidRPr="00CB5590">
        <w:rPr>
          <w:sz w:val="20"/>
          <w:szCs w:val="20"/>
          <w:highlight w:val="yellow"/>
        </w:rPr>
        <w:t>Federal</w:t>
      </w:r>
      <w:r w:rsidRPr="00CB5590">
        <w:rPr>
          <w:spacing w:val="-4"/>
          <w:sz w:val="20"/>
          <w:szCs w:val="20"/>
          <w:highlight w:val="yellow"/>
        </w:rPr>
        <w:t xml:space="preserve"> </w:t>
      </w:r>
      <w:r w:rsidRPr="00CB5590">
        <w:rPr>
          <w:sz w:val="20"/>
          <w:szCs w:val="20"/>
          <w:highlight w:val="yellow"/>
        </w:rPr>
        <w:t>Court</w:t>
      </w:r>
      <w:r w:rsidRPr="00CB5590">
        <w:rPr>
          <w:spacing w:val="-3"/>
          <w:sz w:val="20"/>
          <w:szCs w:val="20"/>
          <w:highlight w:val="yellow"/>
        </w:rPr>
        <w:t xml:space="preserve"> </w:t>
      </w:r>
      <w:r w:rsidRPr="00CB5590">
        <w:rPr>
          <w:sz w:val="20"/>
          <w:szCs w:val="20"/>
          <w:highlight w:val="yellow"/>
        </w:rPr>
        <w:t>File</w:t>
      </w:r>
      <w:r w:rsidRPr="00CB5590">
        <w:rPr>
          <w:spacing w:val="-3"/>
          <w:sz w:val="20"/>
          <w:szCs w:val="20"/>
          <w:highlight w:val="yellow"/>
        </w:rPr>
        <w:t xml:space="preserve"> </w:t>
      </w:r>
      <w:r w:rsidRPr="00CB5590">
        <w:rPr>
          <w:sz w:val="20"/>
          <w:szCs w:val="20"/>
          <w:highlight w:val="yellow"/>
        </w:rPr>
        <w:t>No.</w:t>
      </w:r>
      <w:r w:rsidRPr="00CB5590">
        <w:rPr>
          <w:spacing w:val="-3"/>
          <w:sz w:val="20"/>
          <w:szCs w:val="20"/>
          <w:highlight w:val="yellow"/>
        </w:rPr>
        <w:t xml:space="preserve"> </w:t>
      </w:r>
      <w:r w:rsidRPr="00CB5590">
        <w:rPr>
          <w:sz w:val="20"/>
          <w:szCs w:val="20"/>
          <w:highlight w:val="yellow"/>
        </w:rPr>
        <w:t>T-1055-23,</w:t>
      </w:r>
      <w:r w:rsidRPr="00CB5590">
        <w:rPr>
          <w:spacing w:val="-3"/>
          <w:sz w:val="20"/>
          <w:szCs w:val="20"/>
          <w:highlight w:val="yellow"/>
        </w:rPr>
        <w:t xml:space="preserve"> </w:t>
      </w:r>
      <w:proofErr w:type="spellStart"/>
      <w:r w:rsidRPr="00CB5590">
        <w:rPr>
          <w:sz w:val="20"/>
          <w:szCs w:val="20"/>
          <w:highlight w:val="yellow"/>
        </w:rPr>
        <w:t>iFit</w:t>
      </w:r>
      <w:proofErr w:type="spellEnd"/>
      <w:r w:rsidRPr="00CB5590">
        <w:rPr>
          <w:spacing w:val="-3"/>
          <w:sz w:val="20"/>
          <w:szCs w:val="20"/>
          <w:highlight w:val="yellow"/>
        </w:rPr>
        <w:t xml:space="preserve"> </w:t>
      </w:r>
      <w:r w:rsidRPr="00CB5590">
        <w:rPr>
          <w:sz w:val="20"/>
          <w:szCs w:val="20"/>
          <w:highlight w:val="yellow"/>
        </w:rPr>
        <w:t>Inc.</w:t>
      </w:r>
      <w:r w:rsidRPr="00CB5590">
        <w:rPr>
          <w:spacing w:val="-3"/>
          <w:sz w:val="20"/>
          <w:szCs w:val="20"/>
          <w:highlight w:val="yellow"/>
        </w:rPr>
        <w:t xml:space="preserve"> </w:t>
      </w:r>
      <w:r w:rsidRPr="00CB5590">
        <w:rPr>
          <w:sz w:val="20"/>
          <w:szCs w:val="20"/>
          <w:highlight w:val="yellow"/>
        </w:rPr>
        <w:t>et</w:t>
      </w:r>
      <w:r w:rsidRPr="00CB5590">
        <w:rPr>
          <w:spacing w:val="-3"/>
          <w:sz w:val="20"/>
          <w:szCs w:val="20"/>
          <w:highlight w:val="yellow"/>
        </w:rPr>
        <w:t xml:space="preserve"> </w:t>
      </w:r>
      <w:r w:rsidRPr="00CB5590">
        <w:rPr>
          <w:sz w:val="20"/>
          <w:szCs w:val="20"/>
          <w:highlight w:val="yellow"/>
        </w:rPr>
        <w:t>al.</w:t>
      </w:r>
      <w:r w:rsidRPr="00CB5590">
        <w:rPr>
          <w:spacing w:val="-3"/>
          <w:sz w:val="20"/>
          <w:szCs w:val="20"/>
          <w:highlight w:val="yellow"/>
        </w:rPr>
        <w:t xml:space="preserve"> </w:t>
      </w:r>
      <w:r w:rsidRPr="00CB5590">
        <w:rPr>
          <w:sz w:val="20"/>
          <w:szCs w:val="20"/>
          <w:highlight w:val="yellow"/>
        </w:rPr>
        <w:t>v.</w:t>
      </w:r>
      <w:r w:rsidRPr="00CB5590">
        <w:rPr>
          <w:spacing w:val="-3"/>
          <w:sz w:val="20"/>
          <w:szCs w:val="20"/>
          <w:highlight w:val="yellow"/>
        </w:rPr>
        <w:t xml:space="preserve"> </w:t>
      </w:r>
      <w:r w:rsidR="00F6163C" w:rsidRPr="00CB5590">
        <w:rPr>
          <w:sz w:val="20"/>
          <w:szCs w:val="20"/>
          <w:highlight w:val="yellow"/>
        </w:rPr>
        <w:t>[AFFILIATE NAME]</w:t>
      </w:r>
      <w:r w:rsidRPr="00CB5590">
        <w:rPr>
          <w:sz w:val="20"/>
          <w:szCs w:val="20"/>
          <w:highlight w:val="yellow"/>
        </w:rPr>
        <w:t xml:space="preserve"> This proceeding has since been discontinued and the issues in dispute have been resolved between the parties. There are no restrictions on our ability or our franchisees to use the Marks, save</w:t>
      </w:r>
      <w:r w:rsidRPr="00CB5590">
        <w:rPr>
          <w:spacing w:val="-3"/>
          <w:sz w:val="20"/>
          <w:szCs w:val="20"/>
          <w:highlight w:val="yellow"/>
        </w:rPr>
        <w:t xml:space="preserve"> </w:t>
      </w:r>
      <w:r w:rsidRPr="00CB5590">
        <w:rPr>
          <w:sz w:val="20"/>
          <w:szCs w:val="20"/>
          <w:highlight w:val="yellow"/>
        </w:rPr>
        <w:t>and</w:t>
      </w:r>
      <w:r w:rsidRPr="00CB5590">
        <w:rPr>
          <w:spacing w:val="-4"/>
          <w:sz w:val="20"/>
          <w:szCs w:val="20"/>
          <w:highlight w:val="yellow"/>
        </w:rPr>
        <w:t xml:space="preserve"> </w:t>
      </w:r>
      <w:r w:rsidRPr="00CB5590">
        <w:rPr>
          <w:sz w:val="20"/>
          <w:szCs w:val="20"/>
          <w:highlight w:val="yellow"/>
        </w:rPr>
        <w:t>except</w:t>
      </w:r>
      <w:r w:rsidRPr="00CB5590">
        <w:rPr>
          <w:spacing w:val="-3"/>
          <w:sz w:val="20"/>
          <w:szCs w:val="20"/>
          <w:highlight w:val="yellow"/>
        </w:rPr>
        <w:t xml:space="preserve"> </w:t>
      </w:r>
      <w:r w:rsidRPr="00CB5590">
        <w:rPr>
          <w:sz w:val="20"/>
          <w:szCs w:val="20"/>
          <w:highlight w:val="yellow"/>
        </w:rPr>
        <w:t>that</w:t>
      </w:r>
      <w:r w:rsidRPr="00CB5590">
        <w:rPr>
          <w:spacing w:val="-3"/>
          <w:sz w:val="20"/>
          <w:szCs w:val="20"/>
          <w:highlight w:val="yellow"/>
        </w:rPr>
        <w:t xml:space="preserve"> </w:t>
      </w:r>
      <w:r w:rsidRPr="00CB5590">
        <w:rPr>
          <w:sz w:val="20"/>
          <w:szCs w:val="20"/>
          <w:highlight w:val="yellow"/>
        </w:rPr>
        <w:t>we</w:t>
      </w:r>
      <w:r w:rsidRPr="00CB5590">
        <w:rPr>
          <w:spacing w:val="-3"/>
          <w:sz w:val="20"/>
          <w:szCs w:val="20"/>
          <w:highlight w:val="yellow"/>
        </w:rPr>
        <w:t xml:space="preserve"> </w:t>
      </w:r>
      <w:r w:rsidRPr="00CB5590">
        <w:rPr>
          <w:sz w:val="20"/>
          <w:szCs w:val="20"/>
          <w:highlight w:val="yellow"/>
        </w:rPr>
        <w:t>and</w:t>
      </w:r>
      <w:r w:rsidRPr="00CB5590">
        <w:rPr>
          <w:spacing w:val="-3"/>
          <w:sz w:val="20"/>
          <w:szCs w:val="20"/>
          <w:highlight w:val="yellow"/>
        </w:rPr>
        <w:t xml:space="preserve"> </w:t>
      </w:r>
      <w:r w:rsidRPr="00CB5590">
        <w:rPr>
          <w:sz w:val="20"/>
          <w:szCs w:val="20"/>
          <w:highlight w:val="yellow"/>
        </w:rPr>
        <w:t>you</w:t>
      </w:r>
      <w:r w:rsidRPr="00CB5590">
        <w:rPr>
          <w:spacing w:val="-3"/>
          <w:sz w:val="20"/>
          <w:szCs w:val="20"/>
          <w:highlight w:val="yellow"/>
        </w:rPr>
        <w:t xml:space="preserve"> </w:t>
      </w:r>
      <w:r w:rsidRPr="00CB5590">
        <w:rPr>
          <w:sz w:val="20"/>
          <w:szCs w:val="20"/>
          <w:highlight w:val="yellow"/>
        </w:rPr>
        <w:t>are</w:t>
      </w:r>
      <w:r w:rsidRPr="00CB5590">
        <w:rPr>
          <w:spacing w:val="-3"/>
          <w:sz w:val="20"/>
          <w:szCs w:val="20"/>
          <w:highlight w:val="yellow"/>
        </w:rPr>
        <w:t xml:space="preserve"> </w:t>
      </w:r>
      <w:r w:rsidRPr="00CB5590">
        <w:rPr>
          <w:sz w:val="20"/>
          <w:szCs w:val="20"/>
          <w:highlight w:val="yellow"/>
        </w:rPr>
        <w:t>not</w:t>
      </w:r>
      <w:r w:rsidRPr="00CB5590">
        <w:rPr>
          <w:spacing w:val="-3"/>
          <w:sz w:val="20"/>
          <w:szCs w:val="20"/>
          <w:highlight w:val="yellow"/>
        </w:rPr>
        <w:t xml:space="preserve"> </w:t>
      </w:r>
      <w:r w:rsidRPr="00CB5590">
        <w:rPr>
          <w:sz w:val="20"/>
          <w:szCs w:val="20"/>
          <w:highlight w:val="yellow"/>
        </w:rPr>
        <w:t>permitted</w:t>
      </w:r>
      <w:r w:rsidRPr="00CB5590">
        <w:rPr>
          <w:spacing w:val="-3"/>
          <w:sz w:val="20"/>
          <w:szCs w:val="20"/>
          <w:highlight w:val="yellow"/>
        </w:rPr>
        <w:t xml:space="preserve"> </w:t>
      </w:r>
      <w:r w:rsidRPr="00CB5590">
        <w:rPr>
          <w:sz w:val="20"/>
          <w:szCs w:val="20"/>
          <w:highlight w:val="yellow"/>
        </w:rPr>
        <w:t>to</w:t>
      </w:r>
      <w:r w:rsidRPr="00CB5590">
        <w:rPr>
          <w:spacing w:val="-1"/>
          <w:sz w:val="20"/>
          <w:szCs w:val="20"/>
          <w:highlight w:val="yellow"/>
        </w:rPr>
        <w:t xml:space="preserve"> </w:t>
      </w:r>
      <w:r w:rsidRPr="00CB5590">
        <w:rPr>
          <w:sz w:val="20"/>
          <w:szCs w:val="20"/>
          <w:highlight w:val="yellow"/>
        </w:rPr>
        <w:t>depict</w:t>
      </w:r>
      <w:r w:rsidRPr="00CB5590">
        <w:rPr>
          <w:spacing w:val="-3"/>
          <w:sz w:val="20"/>
          <w:szCs w:val="20"/>
          <w:highlight w:val="yellow"/>
        </w:rPr>
        <w:t xml:space="preserve"> </w:t>
      </w:r>
      <w:r w:rsidRPr="00CB5590">
        <w:rPr>
          <w:sz w:val="20"/>
          <w:szCs w:val="20"/>
          <w:highlight w:val="yellow"/>
        </w:rPr>
        <w:t>a</w:t>
      </w:r>
      <w:r w:rsidRPr="00CB5590">
        <w:rPr>
          <w:spacing w:val="-3"/>
          <w:sz w:val="20"/>
          <w:szCs w:val="20"/>
          <w:highlight w:val="yellow"/>
        </w:rPr>
        <w:t xml:space="preserve"> </w:t>
      </w:r>
      <w:del w:id="476" w:author="Matthew Levine" w:date="2025-06-06T13:50:00Z" w16du:dateUtc="2025-06-06T17:50:00Z">
        <w:r w:rsidRPr="00CB5590" w:rsidDel="00690989">
          <w:rPr>
            <w:sz w:val="20"/>
            <w:szCs w:val="20"/>
            <w:highlight w:val="yellow"/>
          </w:rPr>
          <w:delText>sweat</w:delText>
        </w:r>
        <w:r w:rsidRPr="00CB5590" w:rsidDel="00690989">
          <w:rPr>
            <w:spacing w:val="-3"/>
            <w:sz w:val="20"/>
            <w:szCs w:val="20"/>
            <w:highlight w:val="yellow"/>
          </w:rPr>
          <w:delText xml:space="preserve"> </w:delText>
        </w:r>
        <w:r w:rsidRPr="00CB5590" w:rsidDel="00690989">
          <w:rPr>
            <w:sz w:val="20"/>
            <w:szCs w:val="20"/>
            <w:highlight w:val="yellow"/>
          </w:rPr>
          <w:delText>droplet</w:delText>
        </w:r>
      </w:del>
      <w:ins w:id="477" w:author="Matthew Levine" w:date="2025-06-06T13:50:00Z" w16du:dateUtc="2025-06-06T17:50:00Z">
        <w:r w:rsidR="00690989">
          <w:rPr>
            <w:sz w:val="20"/>
            <w:szCs w:val="20"/>
            <w:highlight w:val="yellow"/>
          </w:rPr>
          <w:t>[knotted churro]</w:t>
        </w:r>
      </w:ins>
      <w:r w:rsidRPr="00CB5590">
        <w:rPr>
          <w:spacing w:val="-3"/>
          <w:sz w:val="20"/>
          <w:szCs w:val="20"/>
          <w:highlight w:val="yellow"/>
        </w:rPr>
        <w:t xml:space="preserve"> </w:t>
      </w:r>
      <w:r w:rsidRPr="00CB5590">
        <w:rPr>
          <w:sz w:val="20"/>
          <w:szCs w:val="20"/>
          <w:highlight w:val="yellow"/>
        </w:rPr>
        <w:t>design</w:t>
      </w:r>
      <w:r w:rsidRPr="00CB5590">
        <w:rPr>
          <w:spacing w:val="-3"/>
          <w:sz w:val="20"/>
          <w:szCs w:val="20"/>
          <w:highlight w:val="yellow"/>
        </w:rPr>
        <w:t xml:space="preserve"> </w:t>
      </w:r>
      <w:r w:rsidRPr="00CB5590">
        <w:rPr>
          <w:sz w:val="20"/>
          <w:szCs w:val="20"/>
          <w:highlight w:val="yellow"/>
        </w:rPr>
        <w:t>(see</w:t>
      </w:r>
      <w:r w:rsidRPr="00CB5590">
        <w:rPr>
          <w:spacing w:val="-3"/>
          <w:sz w:val="20"/>
          <w:szCs w:val="20"/>
          <w:highlight w:val="yellow"/>
        </w:rPr>
        <w:t xml:space="preserve"> </w:t>
      </w:r>
      <w:r w:rsidRPr="00CB5590">
        <w:rPr>
          <w:sz w:val="20"/>
          <w:szCs w:val="20"/>
          <w:highlight w:val="yellow"/>
        </w:rPr>
        <w:t>directly</w:t>
      </w:r>
      <w:r w:rsidRPr="00CB5590">
        <w:rPr>
          <w:spacing w:val="-2"/>
          <w:sz w:val="20"/>
          <w:szCs w:val="20"/>
          <w:highlight w:val="yellow"/>
        </w:rPr>
        <w:t xml:space="preserve"> </w:t>
      </w:r>
      <w:r w:rsidRPr="00CB5590">
        <w:rPr>
          <w:sz w:val="20"/>
          <w:szCs w:val="20"/>
          <w:highlight w:val="yellow"/>
        </w:rPr>
        <w:t>below)</w:t>
      </w:r>
      <w:r w:rsidRPr="00CB5590">
        <w:rPr>
          <w:spacing w:val="-2"/>
          <w:sz w:val="20"/>
          <w:szCs w:val="20"/>
          <w:highlight w:val="yellow"/>
        </w:rPr>
        <w:t xml:space="preserve"> </w:t>
      </w:r>
      <w:r w:rsidRPr="00CB5590">
        <w:rPr>
          <w:sz w:val="20"/>
          <w:szCs w:val="20"/>
          <w:highlight w:val="yellow"/>
        </w:rPr>
        <w:t>or any</w:t>
      </w:r>
      <w:r w:rsidRPr="00CB5590">
        <w:rPr>
          <w:spacing w:val="-5"/>
          <w:sz w:val="20"/>
          <w:szCs w:val="20"/>
          <w:highlight w:val="yellow"/>
        </w:rPr>
        <w:t xml:space="preserve"> </w:t>
      </w:r>
      <w:r w:rsidRPr="00CB5590">
        <w:rPr>
          <w:sz w:val="20"/>
          <w:szCs w:val="20"/>
          <w:highlight w:val="yellow"/>
        </w:rPr>
        <w:t>design</w:t>
      </w:r>
      <w:r w:rsidRPr="00CB5590">
        <w:rPr>
          <w:spacing w:val="-7"/>
          <w:sz w:val="20"/>
          <w:szCs w:val="20"/>
          <w:highlight w:val="yellow"/>
        </w:rPr>
        <w:t xml:space="preserve"> </w:t>
      </w:r>
      <w:r w:rsidRPr="00CB5590">
        <w:rPr>
          <w:sz w:val="20"/>
          <w:szCs w:val="20"/>
          <w:highlight w:val="yellow"/>
        </w:rPr>
        <w:t>confusingly</w:t>
      </w:r>
      <w:r w:rsidRPr="00CB5590">
        <w:rPr>
          <w:spacing w:val="-5"/>
          <w:sz w:val="20"/>
          <w:szCs w:val="20"/>
          <w:highlight w:val="yellow"/>
        </w:rPr>
        <w:t xml:space="preserve"> </w:t>
      </w:r>
      <w:r w:rsidRPr="00CB5590">
        <w:rPr>
          <w:sz w:val="20"/>
          <w:szCs w:val="20"/>
          <w:highlight w:val="yellow"/>
        </w:rPr>
        <w:t>similar</w:t>
      </w:r>
      <w:r w:rsidRPr="00CB5590">
        <w:rPr>
          <w:spacing w:val="-5"/>
          <w:sz w:val="20"/>
          <w:szCs w:val="20"/>
          <w:highlight w:val="yellow"/>
        </w:rPr>
        <w:t xml:space="preserve"> </w:t>
      </w:r>
      <w:r w:rsidRPr="00CB5590">
        <w:rPr>
          <w:sz w:val="20"/>
          <w:szCs w:val="20"/>
          <w:highlight w:val="yellow"/>
        </w:rPr>
        <w:t>to</w:t>
      </w:r>
      <w:r w:rsidRPr="00CB5590">
        <w:rPr>
          <w:spacing w:val="-7"/>
          <w:sz w:val="20"/>
          <w:szCs w:val="20"/>
          <w:highlight w:val="yellow"/>
        </w:rPr>
        <w:t xml:space="preserve"> </w:t>
      </w:r>
      <w:r w:rsidRPr="00CB5590">
        <w:rPr>
          <w:sz w:val="20"/>
          <w:szCs w:val="20"/>
          <w:highlight w:val="yellow"/>
        </w:rPr>
        <w:t>a</w:t>
      </w:r>
      <w:r w:rsidRPr="00CB5590">
        <w:rPr>
          <w:spacing w:val="-7"/>
          <w:sz w:val="20"/>
          <w:szCs w:val="20"/>
          <w:highlight w:val="yellow"/>
        </w:rPr>
        <w:t xml:space="preserve"> </w:t>
      </w:r>
      <w:ins w:id="478" w:author="Matthew Levine" w:date="2025-06-06T13:49:00Z" w16du:dateUtc="2025-06-06T17:49:00Z">
        <w:r w:rsidR="00690989">
          <w:rPr>
            <w:spacing w:val="-7"/>
            <w:sz w:val="20"/>
            <w:szCs w:val="20"/>
            <w:highlight w:val="yellow"/>
          </w:rPr>
          <w:t>[</w:t>
        </w:r>
      </w:ins>
      <w:r w:rsidRPr="00CB5590">
        <w:rPr>
          <w:sz w:val="20"/>
          <w:szCs w:val="20"/>
          <w:highlight w:val="yellow"/>
        </w:rPr>
        <w:t>sweat</w:t>
      </w:r>
      <w:r w:rsidRPr="00CB5590">
        <w:rPr>
          <w:spacing w:val="-6"/>
          <w:sz w:val="20"/>
          <w:szCs w:val="20"/>
          <w:highlight w:val="yellow"/>
        </w:rPr>
        <w:t xml:space="preserve"> </w:t>
      </w:r>
      <w:r w:rsidRPr="00CB5590">
        <w:rPr>
          <w:sz w:val="20"/>
          <w:szCs w:val="20"/>
          <w:highlight w:val="yellow"/>
        </w:rPr>
        <w:t>droplet</w:t>
      </w:r>
      <w:ins w:id="479" w:author="Matthew Levine" w:date="2025-06-06T13:49:00Z" w16du:dateUtc="2025-06-06T17:49:00Z">
        <w:r w:rsidR="00690989">
          <w:rPr>
            <w:sz w:val="20"/>
            <w:szCs w:val="20"/>
            <w:highlight w:val="yellow"/>
          </w:rPr>
          <w:t>]</w:t>
        </w:r>
      </w:ins>
      <w:r w:rsidRPr="00CB5590">
        <w:rPr>
          <w:spacing w:val="-7"/>
          <w:sz w:val="20"/>
          <w:szCs w:val="20"/>
          <w:highlight w:val="yellow"/>
        </w:rPr>
        <w:t xml:space="preserve"> </w:t>
      </w:r>
      <w:r w:rsidRPr="00CB5590">
        <w:rPr>
          <w:sz w:val="20"/>
          <w:szCs w:val="20"/>
          <w:highlight w:val="yellow"/>
        </w:rPr>
        <w:t>on</w:t>
      </w:r>
      <w:r w:rsidRPr="00CB5590">
        <w:rPr>
          <w:spacing w:val="-7"/>
          <w:sz w:val="20"/>
          <w:szCs w:val="20"/>
          <w:highlight w:val="yellow"/>
        </w:rPr>
        <w:t xml:space="preserve"> </w:t>
      </w:r>
      <w:r w:rsidRPr="00CB5590">
        <w:rPr>
          <w:sz w:val="20"/>
          <w:szCs w:val="20"/>
          <w:highlight w:val="yellow"/>
        </w:rPr>
        <w:t>any</w:t>
      </w:r>
      <w:r w:rsidRPr="00CB5590">
        <w:rPr>
          <w:spacing w:val="-5"/>
          <w:sz w:val="20"/>
          <w:szCs w:val="20"/>
          <w:highlight w:val="yellow"/>
        </w:rPr>
        <w:t xml:space="preserve"> </w:t>
      </w:r>
      <w:r w:rsidRPr="00CB5590">
        <w:rPr>
          <w:sz w:val="20"/>
          <w:szCs w:val="20"/>
          <w:highlight w:val="yellow"/>
        </w:rPr>
        <w:t>icon</w:t>
      </w:r>
      <w:r w:rsidRPr="00CB5590">
        <w:rPr>
          <w:spacing w:val="-7"/>
          <w:sz w:val="20"/>
          <w:szCs w:val="20"/>
          <w:highlight w:val="yellow"/>
        </w:rPr>
        <w:t xml:space="preserve"> </w:t>
      </w:r>
      <w:r w:rsidRPr="00CB5590">
        <w:rPr>
          <w:sz w:val="20"/>
          <w:szCs w:val="20"/>
          <w:highlight w:val="yellow"/>
        </w:rPr>
        <w:t>for</w:t>
      </w:r>
      <w:r w:rsidRPr="00CB5590">
        <w:rPr>
          <w:spacing w:val="-5"/>
          <w:sz w:val="20"/>
          <w:szCs w:val="20"/>
          <w:highlight w:val="yellow"/>
        </w:rPr>
        <w:t xml:space="preserve"> </w:t>
      </w:r>
      <w:r w:rsidRPr="00CB5590">
        <w:rPr>
          <w:sz w:val="20"/>
          <w:szCs w:val="20"/>
          <w:highlight w:val="yellow"/>
        </w:rPr>
        <w:t>any</w:t>
      </w:r>
      <w:r w:rsidRPr="00CB5590">
        <w:rPr>
          <w:spacing w:val="-5"/>
          <w:sz w:val="20"/>
          <w:szCs w:val="20"/>
          <w:highlight w:val="yellow"/>
        </w:rPr>
        <w:t xml:space="preserve"> </w:t>
      </w:r>
      <w:r w:rsidRPr="00CB5590">
        <w:rPr>
          <w:sz w:val="20"/>
          <w:szCs w:val="20"/>
          <w:highlight w:val="yellow"/>
        </w:rPr>
        <w:t>mobile</w:t>
      </w:r>
      <w:r w:rsidRPr="00CB5590">
        <w:rPr>
          <w:spacing w:val="-7"/>
          <w:sz w:val="20"/>
          <w:szCs w:val="20"/>
          <w:highlight w:val="yellow"/>
        </w:rPr>
        <w:t xml:space="preserve"> </w:t>
      </w:r>
      <w:r w:rsidRPr="00CB5590">
        <w:rPr>
          <w:sz w:val="20"/>
          <w:szCs w:val="20"/>
          <w:highlight w:val="yellow"/>
        </w:rPr>
        <w:t>application</w:t>
      </w:r>
      <w:r w:rsidRPr="00CB5590">
        <w:rPr>
          <w:spacing w:val="-7"/>
          <w:sz w:val="20"/>
          <w:szCs w:val="20"/>
          <w:highlight w:val="yellow"/>
        </w:rPr>
        <w:t xml:space="preserve"> </w:t>
      </w:r>
      <w:r w:rsidRPr="00CB5590">
        <w:rPr>
          <w:sz w:val="20"/>
          <w:szCs w:val="20"/>
          <w:highlight w:val="yellow"/>
        </w:rPr>
        <w:t>(i.e.,</w:t>
      </w:r>
      <w:r w:rsidRPr="00CB5590">
        <w:rPr>
          <w:spacing w:val="-6"/>
          <w:sz w:val="20"/>
          <w:szCs w:val="20"/>
          <w:highlight w:val="yellow"/>
        </w:rPr>
        <w:t xml:space="preserve"> </w:t>
      </w:r>
      <w:r w:rsidRPr="00CB5590">
        <w:rPr>
          <w:sz w:val="20"/>
          <w:szCs w:val="20"/>
          <w:highlight w:val="yellow"/>
        </w:rPr>
        <w:t>mobile</w:t>
      </w:r>
      <w:r w:rsidRPr="00CB5590">
        <w:rPr>
          <w:spacing w:val="-7"/>
          <w:sz w:val="20"/>
          <w:szCs w:val="20"/>
          <w:highlight w:val="yellow"/>
        </w:rPr>
        <w:t xml:space="preserve"> </w:t>
      </w:r>
      <w:r w:rsidRPr="00CB5590">
        <w:rPr>
          <w:sz w:val="20"/>
          <w:szCs w:val="20"/>
          <w:highlight w:val="yellow"/>
        </w:rPr>
        <w:t xml:space="preserve">device home screens) used in association with the </w:t>
      </w:r>
      <w:del w:id="480" w:author="Matthew Levine" w:date="2025-06-06T13:33:00Z" w16du:dateUtc="2025-06-06T17:33:00Z">
        <w:r w:rsidRPr="00CB5590" w:rsidDel="00E43AE1">
          <w:rPr>
            <w:sz w:val="20"/>
            <w:szCs w:val="20"/>
            <w:highlight w:val="yellow"/>
          </w:rPr>
          <w:delText>Studio</w:delText>
        </w:r>
      </w:del>
      <w:ins w:id="481" w:author="Matthew Levine" w:date="2025-06-06T13:33:00Z" w16du:dateUtc="2025-06-06T17:33:00Z">
        <w:r w:rsidR="00E43AE1">
          <w:rPr>
            <w:sz w:val="20"/>
            <w:szCs w:val="20"/>
            <w:highlight w:val="yellow"/>
          </w:rPr>
          <w:t>[Premise Café]</w:t>
        </w:r>
      </w:ins>
      <w:r w:rsidRPr="00CB5590">
        <w:rPr>
          <w:sz w:val="20"/>
          <w:szCs w:val="20"/>
          <w:highlight w:val="yellow"/>
        </w:rPr>
        <w:t>.</w:t>
      </w:r>
    </w:p>
    <w:p w14:paraId="624D709C" w14:textId="77777777" w:rsidR="00F6163C" w:rsidRDefault="00F6163C">
      <w:pPr>
        <w:pStyle w:val="BodyText"/>
        <w:kinsoku w:val="0"/>
        <w:overflowPunct w:val="0"/>
        <w:ind w:left="720"/>
      </w:pPr>
    </w:p>
    <w:p w14:paraId="0FB509EA" w14:textId="34F35779" w:rsidR="00C811EF" w:rsidRDefault="00F6163C">
      <w:pPr>
        <w:pStyle w:val="BodyText"/>
        <w:kinsoku w:val="0"/>
        <w:overflowPunct w:val="0"/>
        <w:ind w:left="720"/>
      </w:pPr>
      <w:r>
        <w:t>[</w:t>
      </w:r>
      <w:proofErr w:type="gramStart"/>
      <w:r>
        <w:t>TRADE MARK</w:t>
      </w:r>
      <w:proofErr w:type="gramEnd"/>
      <w:r>
        <w:t xml:space="preserve"> JPG]</w:t>
      </w:r>
    </w:p>
    <w:p w14:paraId="2F49FE19" w14:textId="77777777" w:rsidR="00C811EF" w:rsidRDefault="00C811EF">
      <w:pPr>
        <w:pStyle w:val="ListParagraph"/>
        <w:numPr>
          <w:ilvl w:val="0"/>
          <w:numId w:val="89"/>
        </w:numPr>
        <w:tabs>
          <w:tab w:val="left" w:pos="1439"/>
        </w:tabs>
        <w:kinsoku w:val="0"/>
        <w:overflowPunct w:val="0"/>
        <w:spacing w:before="228"/>
        <w:ind w:right="715" w:firstLine="0"/>
        <w:rPr>
          <w:sz w:val="20"/>
          <w:szCs w:val="20"/>
        </w:rPr>
      </w:pPr>
      <w:r>
        <w:rPr>
          <w:sz w:val="20"/>
          <w:szCs w:val="20"/>
        </w:rPr>
        <w:t>We</w:t>
      </w:r>
      <w:r>
        <w:rPr>
          <w:spacing w:val="-1"/>
          <w:sz w:val="20"/>
          <w:szCs w:val="20"/>
        </w:rPr>
        <w:t xml:space="preserve"> </w:t>
      </w:r>
      <w:r>
        <w:rPr>
          <w:sz w:val="20"/>
          <w:szCs w:val="20"/>
        </w:rPr>
        <w:t>and</w:t>
      </w:r>
      <w:r>
        <w:rPr>
          <w:spacing w:val="-1"/>
          <w:sz w:val="20"/>
          <w:szCs w:val="20"/>
        </w:rPr>
        <w:t xml:space="preserve"> </w:t>
      </w:r>
      <w:r>
        <w:rPr>
          <w:sz w:val="20"/>
          <w:szCs w:val="20"/>
        </w:rPr>
        <w:t>our</w:t>
      </w:r>
      <w:r>
        <w:rPr>
          <w:spacing w:val="-1"/>
          <w:sz w:val="20"/>
          <w:szCs w:val="20"/>
        </w:rPr>
        <w:t xml:space="preserve"> </w:t>
      </w:r>
      <w:r>
        <w:rPr>
          <w:sz w:val="20"/>
          <w:szCs w:val="20"/>
        </w:rPr>
        <w:t>Affiliates have</w:t>
      </w:r>
      <w:r>
        <w:rPr>
          <w:spacing w:val="-1"/>
          <w:sz w:val="20"/>
          <w:szCs w:val="20"/>
        </w:rPr>
        <w:t xml:space="preserve"> </w:t>
      </w:r>
      <w:r>
        <w:rPr>
          <w:sz w:val="20"/>
          <w:szCs w:val="20"/>
        </w:rPr>
        <w:t>unregistered</w:t>
      </w:r>
      <w:r>
        <w:rPr>
          <w:spacing w:val="-1"/>
          <w:sz w:val="20"/>
          <w:szCs w:val="20"/>
        </w:rPr>
        <w:t xml:space="preserve"> </w:t>
      </w:r>
      <w:r>
        <w:rPr>
          <w:sz w:val="20"/>
          <w:szCs w:val="20"/>
        </w:rPr>
        <w:t>Marks,</w:t>
      </w:r>
      <w:r>
        <w:rPr>
          <w:spacing w:val="-3"/>
          <w:sz w:val="20"/>
          <w:szCs w:val="20"/>
        </w:rPr>
        <w:t xml:space="preserve"> </w:t>
      </w:r>
      <w:r>
        <w:rPr>
          <w:sz w:val="20"/>
          <w:szCs w:val="20"/>
        </w:rPr>
        <w:t>which</w:t>
      </w:r>
      <w:r>
        <w:rPr>
          <w:spacing w:val="-1"/>
          <w:sz w:val="20"/>
          <w:szCs w:val="20"/>
        </w:rPr>
        <w:t xml:space="preserve"> </w:t>
      </w:r>
      <w:r>
        <w:rPr>
          <w:sz w:val="20"/>
          <w:szCs w:val="20"/>
        </w:rPr>
        <w:t>we</w:t>
      </w:r>
      <w:r>
        <w:rPr>
          <w:spacing w:val="-4"/>
          <w:sz w:val="20"/>
          <w:szCs w:val="20"/>
        </w:rPr>
        <w:t xml:space="preserve"> </w:t>
      </w:r>
      <w:r>
        <w:rPr>
          <w:sz w:val="20"/>
          <w:szCs w:val="20"/>
        </w:rPr>
        <w:t>shall</w:t>
      </w:r>
      <w:r>
        <w:rPr>
          <w:spacing w:val="-2"/>
          <w:sz w:val="20"/>
          <w:szCs w:val="20"/>
        </w:rPr>
        <w:t xml:space="preserve"> </w:t>
      </w:r>
      <w:r>
        <w:rPr>
          <w:sz w:val="20"/>
          <w:szCs w:val="20"/>
        </w:rPr>
        <w:t>be</w:t>
      </w:r>
      <w:r>
        <w:rPr>
          <w:spacing w:val="-4"/>
          <w:sz w:val="20"/>
          <w:szCs w:val="20"/>
        </w:rPr>
        <w:t xml:space="preserve"> </w:t>
      </w:r>
      <w:r>
        <w:rPr>
          <w:sz w:val="20"/>
          <w:szCs w:val="20"/>
        </w:rPr>
        <w:t>entitled</w:t>
      </w:r>
      <w:r>
        <w:rPr>
          <w:spacing w:val="-1"/>
          <w:sz w:val="20"/>
          <w:szCs w:val="20"/>
        </w:rPr>
        <w:t xml:space="preserve"> </w:t>
      </w:r>
      <w:r>
        <w:rPr>
          <w:sz w:val="20"/>
          <w:szCs w:val="20"/>
        </w:rPr>
        <w:t>to</w:t>
      </w:r>
      <w:r>
        <w:rPr>
          <w:spacing w:val="-1"/>
          <w:sz w:val="20"/>
          <w:szCs w:val="20"/>
        </w:rPr>
        <w:t xml:space="preserve"> </w:t>
      </w:r>
      <w:r>
        <w:rPr>
          <w:sz w:val="20"/>
          <w:szCs w:val="20"/>
        </w:rPr>
        <w:t>apply</w:t>
      </w:r>
      <w:r>
        <w:rPr>
          <w:spacing w:val="-2"/>
          <w:sz w:val="20"/>
          <w:szCs w:val="20"/>
        </w:rPr>
        <w:t xml:space="preserve"> </w:t>
      </w:r>
      <w:r>
        <w:rPr>
          <w:sz w:val="20"/>
          <w:szCs w:val="20"/>
        </w:rPr>
        <w:t>for</w:t>
      </w:r>
      <w:r>
        <w:rPr>
          <w:spacing w:val="-2"/>
          <w:sz w:val="20"/>
          <w:szCs w:val="20"/>
        </w:rPr>
        <w:t xml:space="preserve"> </w:t>
      </w:r>
      <w:r>
        <w:rPr>
          <w:sz w:val="20"/>
          <w:szCs w:val="20"/>
        </w:rPr>
        <w:t>registration. We do not know whether objections are going to be made against any of the unregistered Marks. By not having</w:t>
      </w:r>
      <w:r>
        <w:rPr>
          <w:spacing w:val="-6"/>
          <w:sz w:val="20"/>
          <w:szCs w:val="20"/>
        </w:rPr>
        <w:t xml:space="preserve"> </w:t>
      </w:r>
      <w:r>
        <w:rPr>
          <w:sz w:val="20"/>
          <w:szCs w:val="20"/>
        </w:rPr>
        <w:t>a</w:t>
      </w:r>
      <w:r>
        <w:rPr>
          <w:spacing w:val="-7"/>
          <w:sz w:val="20"/>
          <w:szCs w:val="20"/>
        </w:rPr>
        <w:t xml:space="preserve"> </w:t>
      </w:r>
      <w:r>
        <w:rPr>
          <w:sz w:val="20"/>
          <w:szCs w:val="20"/>
        </w:rPr>
        <w:t>federal</w:t>
      </w:r>
      <w:r>
        <w:rPr>
          <w:spacing w:val="-8"/>
          <w:sz w:val="20"/>
          <w:szCs w:val="20"/>
        </w:rPr>
        <w:t xml:space="preserve"> </w:t>
      </w:r>
      <w:r>
        <w:rPr>
          <w:sz w:val="20"/>
          <w:szCs w:val="20"/>
        </w:rPr>
        <w:t>registration</w:t>
      </w:r>
      <w:r>
        <w:rPr>
          <w:spacing w:val="-6"/>
          <w:sz w:val="20"/>
          <w:szCs w:val="20"/>
        </w:rPr>
        <w:t xml:space="preserve"> </w:t>
      </w:r>
      <w:r>
        <w:rPr>
          <w:sz w:val="20"/>
          <w:szCs w:val="20"/>
        </w:rPr>
        <w:t>of</w:t>
      </w:r>
      <w:r>
        <w:rPr>
          <w:spacing w:val="-6"/>
          <w:sz w:val="20"/>
          <w:szCs w:val="20"/>
        </w:rPr>
        <w:t xml:space="preserve"> </w:t>
      </w:r>
      <w:r>
        <w:rPr>
          <w:sz w:val="20"/>
          <w:szCs w:val="20"/>
        </w:rPr>
        <w:t>the</w:t>
      </w:r>
      <w:r>
        <w:rPr>
          <w:spacing w:val="-6"/>
          <w:sz w:val="20"/>
          <w:szCs w:val="20"/>
        </w:rPr>
        <w:t xml:space="preserve"> </w:t>
      </w:r>
      <w:r>
        <w:rPr>
          <w:sz w:val="20"/>
          <w:szCs w:val="20"/>
        </w:rPr>
        <w:t>pending</w:t>
      </w:r>
      <w:r>
        <w:rPr>
          <w:spacing w:val="-6"/>
          <w:sz w:val="20"/>
          <w:szCs w:val="20"/>
        </w:rPr>
        <w:t xml:space="preserve"> </w:t>
      </w:r>
      <w:r>
        <w:rPr>
          <w:sz w:val="20"/>
          <w:szCs w:val="20"/>
        </w:rPr>
        <w:t>Marks,</w:t>
      </w:r>
      <w:r>
        <w:rPr>
          <w:spacing w:val="-7"/>
          <w:sz w:val="20"/>
          <w:szCs w:val="20"/>
        </w:rPr>
        <w:t xml:space="preserve"> </w:t>
      </w:r>
      <w:r>
        <w:rPr>
          <w:sz w:val="20"/>
          <w:szCs w:val="20"/>
        </w:rPr>
        <w:t>we</w:t>
      </w:r>
      <w:r>
        <w:rPr>
          <w:spacing w:val="-6"/>
          <w:sz w:val="20"/>
          <w:szCs w:val="20"/>
        </w:rPr>
        <w:t xml:space="preserve"> </w:t>
      </w:r>
      <w:r>
        <w:rPr>
          <w:sz w:val="20"/>
          <w:szCs w:val="20"/>
        </w:rPr>
        <w:t>do</w:t>
      </w:r>
      <w:r>
        <w:rPr>
          <w:spacing w:val="-6"/>
          <w:sz w:val="20"/>
          <w:szCs w:val="20"/>
        </w:rPr>
        <w:t xml:space="preserve"> </w:t>
      </w:r>
      <w:r>
        <w:rPr>
          <w:sz w:val="20"/>
          <w:szCs w:val="20"/>
        </w:rPr>
        <w:t>not</w:t>
      </w:r>
      <w:r>
        <w:rPr>
          <w:spacing w:val="-6"/>
          <w:sz w:val="20"/>
          <w:szCs w:val="20"/>
        </w:rPr>
        <w:t xml:space="preserve"> </w:t>
      </w:r>
      <w:r>
        <w:rPr>
          <w:sz w:val="20"/>
          <w:szCs w:val="20"/>
        </w:rPr>
        <w:t>have</w:t>
      </w:r>
      <w:r>
        <w:rPr>
          <w:spacing w:val="-8"/>
          <w:sz w:val="20"/>
          <w:szCs w:val="20"/>
        </w:rPr>
        <w:t xml:space="preserve"> </w:t>
      </w:r>
      <w:r>
        <w:rPr>
          <w:sz w:val="20"/>
          <w:szCs w:val="20"/>
        </w:rPr>
        <w:t>certain</w:t>
      </w:r>
      <w:r>
        <w:rPr>
          <w:spacing w:val="-6"/>
          <w:sz w:val="20"/>
          <w:szCs w:val="20"/>
        </w:rPr>
        <w:t xml:space="preserve"> </w:t>
      </w:r>
      <w:r>
        <w:rPr>
          <w:sz w:val="20"/>
          <w:szCs w:val="20"/>
        </w:rPr>
        <w:t>presumptive</w:t>
      </w:r>
      <w:r>
        <w:rPr>
          <w:spacing w:val="-6"/>
          <w:sz w:val="20"/>
          <w:szCs w:val="20"/>
        </w:rPr>
        <w:t xml:space="preserve"> </w:t>
      </w:r>
      <w:r>
        <w:rPr>
          <w:sz w:val="20"/>
          <w:szCs w:val="20"/>
        </w:rPr>
        <w:t>legal</w:t>
      </w:r>
      <w:r>
        <w:rPr>
          <w:spacing w:val="-6"/>
          <w:sz w:val="20"/>
          <w:szCs w:val="20"/>
        </w:rPr>
        <w:t xml:space="preserve"> </w:t>
      </w:r>
      <w:r>
        <w:rPr>
          <w:sz w:val="20"/>
          <w:szCs w:val="20"/>
        </w:rPr>
        <w:t>rights</w:t>
      </w:r>
      <w:r>
        <w:rPr>
          <w:spacing w:val="-6"/>
          <w:sz w:val="20"/>
          <w:szCs w:val="20"/>
        </w:rPr>
        <w:t xml:space="preserve"> </w:t>
      </w:r>
      <w:r>
        <w:rPr>
          <w:sz w:val="20"/>
          <w:szCs w:val="20"/>
        </w:rPr>
        <w:t>granted by registration.</w:t>
      </w:r>
    </w:p>
    <w:p w14:paraId="44A5BF60" w14:textId="77777777" w:rsidR="00C811EF" w:rsidRDefault="00C811EF">
      <w:pPr>
        <w:pStyle w:val="BodyText"/>
        <w:kinsoku w:val="0"/>
        <w:overflowPunct w:val="0"/>
        <w:spacing w:before="229"/>
        <w:ind w:left="720"/>
        <w:jc w:val="both"/>
        <w:rPr>
          <w:spacing w:val="-2"/>
        </w:rPr>
      </w:pPr>
      <w:r>
        <w:t>See</w:t>
      </w:r>
      <w:r>
        <w:rPr>
          <w:spacing w:val="-6"/>
        </w:rPr>
        <w:t xml:space="preserve"> </w:t>
      </w:r>
      <w:r>
        <w:t>Section</w:t>
      </w:r>
      <w:r>
        <w:rPr>
          <w:spacing w:val="-5"/>
        </w:rPr>
        <w:t xml:space="preserve"> </w:t>
      </w:r>
      <w:r>
        <w:t>4</w:t>
      </w:r>
      <w:r>
        <w:rPr>
          <w:spacing w:val="-6"/>
        </w:rPr>
        <w:t xml:space="preserve"> </w:t>
      </w:r>
      <w:r>
        <w:t>of</w:t>
      </w:r>
      <w:r>
        <w:rPr>
          <w:spacing w:val="-7"/>
        </w:rPr>
        <w:t xml:space="preserve"> </w:t>
      </w:r>
      <w:r>
        <w:t>the</w:t>
      </w:r>
      <w:r>
        <w:rPr>
          <w:spacing w:val="-7"/>
        </w:rPr>
        <w:t xml:space="preserve"> </w:t>
      </w:r>
      <w:r>
        <w:t>Franchise</w:t>
      </w:r>
      <w:r>
        <w:rPr>
          <w:spacing w:val="-5"/>
        </w:rPr>
        <w:t xml:space="preserve"> </w:t>
      </w:r>
      <w:r>
        <w:t>Agreement</w:t>
      </w:r>
      <w:r>
        <w:rPr>
          <w:spacing w:val="-7"/>
        </w:rPr>
        <w:t xml:space="preserve"> </w:t>
      </w:r>
      <w:r>
        <w:t>for</w:t>
      </w:r>
      <w:r>
        <w:rPr>
          <w:spacing w:val="-6"/>
        </w:rPr>
        <w:t xml:space="preserve"> </w:t>
      </w:r>
      <w:r>
        <w:t>further</w:t>
      </w:r>
      <w:r>
        <w:rPr>
          <w:spacing w:val="-4"/>
        </w:rPr>
        <w:t xml:space="preserve"> </w:t>
      </w:r>
      <w:r>
        <w:rPr>
          <w:spacing w:val="-2"/>
        </w:rPr>
        <w:t>details.</w:t>
      </w:r>
    </w:p>
    <w:p w14:paraId="25ABABDB" w14:textId="77777777" w:rsidR="00C811EF" w:rsidRDefault="00C811EF">
      <w:pPr>
        <w:pStyle w:val="Heading7"/>
        <w:kinsoku w:val="0"/>
        <w:overflowPunct w:val="0"/>
        <w:spacing w:before="229"/>
        <w:ind w:left="1733" w:right="1735"/>
        <w:rPr>
          <w:spacing w:val="-2"/>
        </w:rPr>
      </w:pPr>
      <w:bookmarkStart w:id="482" w:name="ITEM_22_-_PATENTS,_COPYRIGHTS_AND_PROPRI"/>
      <w:bookmarkEnd w:id="482"/>
      <w:r>
        <w:t>ITEM</w:t>
      </w:r>
      <w:r>
        <w:rPr>
          <w:spacing w:val="-7"/>
        </w:rPr>
        <w:t xml:space="preserve"> </w:t>
      </w:r>
      <w:r>
        <w:t>22</w:t>
      </w:r>
      <w:r>
        <w:rPr>
          <w:spacing w:val="-8"/>
        </w:rPr>
        <w:t xml:space="preserve"> </w:t>
      </w:r>
      <w:r>
        <w:t>-</w:t>
      </w:r>
      <w:r>
        <w:rPr>
          <w:spacing w:val="-6"/>
        </w:rPr>
        <w:t xml:space="preserve"> </w:t>
      </w:r>
      <w:r>
        <w:t>PATENTS,</w:t>
      </w:r>
      <w:r>
        <w:rPr>
          <w:spacing w:val="-8"/>
        </w:rPr>
        <w:t xml:space="preserve"> </w:t>
      </w:r>
      <w:r>
        <w:t>COPYRIGHTS</w:t>
      </w:r>
      <w:r>
        <w:rPr>
          <w:spacing w:val="-7"/>
        </w:rPr>
        <w:t xml:space="preserve"> </w:t>
      </w:r>
      <w:r>
        <w:t>AND</w:t>
      </w:r>
      <w:r>
        <w:rPr>
          <w:spacing w:val="-6"/>
        </w:rPr>
        <w:t xml:space="preserve"> </w:t>
      </w:r>
      <w:r>
        <w:t>PROPRIETARY</w:t>
      </w:r>
      <w:r>
        <w:rPr>
          <w:spacing w:val="-8"/>
        </w:rPr>
        <w:t xml:space="preserve"> </w:t>
      </w:r>
      <w:r>
        <w:rPr>
          <w:spacing w:val="-2"/>
        </w:rPr>
        <w:t>INFORMATION</w:t>
      </w:r>
    </w:p>
    <w:p w14:paraId="45ECAC34" w14:textId="77777777" w:rsidR="00C811EF" w:rsidRDefault="00C811EF">
      <w:pPr>
        <w:pStyle w:val="BodyText"/>
        <w:kinsoku w:val="0"/>
        <w:overflowPunct w:val="0"/>
        <w:spacing w:before="51"/>
        <w:rPr>
          <w:b/>
          <w:bCs/>
        </w:rPr>
      </w:pPr>
    </w:p>
    <w:p w14:paraId="239710D9" w14:textId="7FBF2297" w:rsidR="00C811EF" w:rsidRDefault="00C811EF">
      <w:pPr>
        <w:pStyle w:val="BodyText"/>
        <w:kinsoku w:val="0"/>
        <w:overflowPunct w:val="0"/>
        <w:spacing w:line="249" w:lineRule="auto"/>
        <w:ind w:left="720" w:right="718"/>
        <w:jc w:val="both"/>
      </w:pPr>
      <w:r>
        <w:t>We</w:t>
      </w:r>
      <w:r>
        <w:rPr>
          <w:spacing w:val="-14"/>
        </w:rPr>
        <w:t xml:space="preserve"> </w:t>
      </w:r>
      <w:r>
        <w:t>do</w:t>
      </w:r>
      <w:r>
        <w:rPr>
          <w:spacing w:val="-14"/>
        </w:rPr>
        <w:t xml:space="preserve"> </w:t>
      </w:r>
      <w:r>
        <w:t>not</w:t>
      </w:r>
      <w:r>
        <w:rPr>
          <w:spacing w:val="-9"/>
        </w:rPr>
        <w:t xml:space="preserve"> </w:t>
      </w:r>
      <w:r>
        <w:t>own</w:t>
      </w:r>
      <w:r>
        <w:rPr>
          <w:spacing w:val="-8"/>
        </w:rPr>
        <w:t xml:space="preserve"> </w:t>
      </w:r>
      <w:r>
        <w:t>any</w:t>
      </w:r>
      <w:r>
        <w:rPr>
          <w:spacing w:val="-9"/>
        </w:rPr>
        <w:t xml:space="preserve"> </w:t>
      </w:r>
      <w:r>
        <w:t>rights</w:t>
      </w:r>
      <w:r>
        <w:rPr>
          <w:spacing w:val="-9"/>
        </w:rPr>
        <w:t xml:space="preserve"> </w:t>
      </w:r>
      <w:r>
        <w:t>or</w:t>
      </w:r>
      <w:r>
        <w:rPr>
          <w:spacing w:val="-14"/>
        </w:rPr>
        <w:t xml:space="preserve"> </w:t>
      </w:r>
      <w:r>
        <w:t>licenses</w:t>
      </w:r>
      <w:r>
        <w:rPr>
          <w:spacing w:val="-14"/>
        </w:rPr>
        <w:t xml:space="preserve"> </w:t>
      </w:r>
      <w:r>
        <w:t>in</w:t>
      </w:r>
      <w:r>
        <w:rPr>
          <w:spacing w:val="-10"/>
        </w:rPr>
        <w:t xml:space="preserve"> </w:t>
      </w:r>
      <w:r>
        <w:t>or</w:t>
      </w:r>
      <w:r>
        <w:rPr>
          <w:spacing w:val="-9"/>
        </w:rPr>
        <w:t xml:space="preserve"> </w:t>
      </w:r>
      <w:r>
        <w:t>to</w:t>
      </w:r>
      <w:r>
        <w:rPr>
          <w:spacing w:val="-10"/>
        </w:rPr>
        <w:t xml:space="preserve"> </w:t>
      </w:r>
      <w:r>
        <w:t>any</w:t>
      </w:r>
      <w:r>
        <w:rPr>
          <w:spacing w:val="-9"/>
        </w:rPr>
        <w:t xml:space="preserve"> </w:t>
      </w:r>
      <w:r>
        <w:t>patents</w:t>
      </w:r>
      <w:r>
        <w:rPr>
          <w:spacing w:val="-9"/>
        </w:rPr>
        <w:t xml:space="preserve"> </w:t>
      </w:r>
      <w:r>
        <w:t>which</w:t>
      </w:r>
      <w:r>
        <w:rPr>
          <w:spacing w:val="-10"/>
        </w:rPr>
        <w:t xml:space="preserve"> </w:t>
      </w:r>
      <w:r>
        <w:t>are</w:t>
      </w:r>
      <w:r>
        <w:rPr>
          <w:spacing w:val="-10"/>
        </w:rPr>
        <w:t xml:space="preserve"> </w:t>
      </w:r>
      <w:r>
        <w:t>material</w:t>
      </w:r>
      <w:r>
        <w:rPr>
          <w:spacing w:val="-10"/>
        </w:rPr>
        <w:t xml:space="preserve"> </w:t>
      </w:r>
      <w:r>
        <w:t>to</w:t>
      </w:r>
      <w:r>
        <w:rPr>
          <w:spacing w:val="-10"/>
        </w:rPr>
        <w:t xml:space="preserve"> </w:t>
      </w:r>
      <w:r w:rsidR="00B61E46">
        <w:t>[SYSTEM NAME]</w:t>
      </w:r>
      <w:r>
        <w:t>.</w:t>
      </w:r>
      <w:r>
        <w:rPr>
          <w:spacing w:val="36"/>
        </w:rPr>
        <w:t xml:space="preserve"> </w:t>
      </w:r>
      <w:r>
        <w:t>We</w:t>
      </w:r>
      <w:r>
        <w:rPr>
          <w:spacing w:val="-10"/>
        </w:rPr>
        <w:t xml:space="preserve"> </w:t>
      </w:r>
      <w:r>
        <w:t>do</w:t>
      </w:r>
      <w:r>
        <w:rPr>
          <w:spacing w:val="-10"/>
        </w:rPr>
        <w:t xml:space="preserve"> </w:t>
      </w:r>
      <w:r>
        <w:t>not</w:t>
      </w:r>
      <w:r>
        <w:rPr>
          <w:spacing w:val="-10"/>
        </w:rPr>
        <w:t xml:space="preserve"> </w:t>
      </w:r>
      <w:r>
        <w:t>have any pending patent applications that are material to the franchise.</w:t>
      </w:r>
    </w:p>
    <w:p w14:paraId="756E1305" w14:textId="77777777" w:rsidR="00C811EF" w:rsidRDefault="00C811EF">
      <w:pPr>
        <w:pStyle w:val="BodyText"/>
        <w:kinsoku w:val="0"/>
        <w:overflowPunct w:val="0"/>
        <w:spacing w:before="220"/>
        <w:ind w:left="720" w:right="718"/>
        <w:jc w:val="both"/>
      </w:pPr>
      <w:r>
        <w:t>Although we have not filed a copyright registration application for the Manual, we claim a copyright in its contents. The information contained in the Manual is proprietary. Except for your right to use the Manual and</w:t>
      </w:r>
      <w:r>
        <w:rPr>
          <w:spacing w:val="-6"/>
        </w:rPr>
        <w:t xml:space="preserve"> </w:t>
      </w:r>
      <w:r>
        <w:t>our</w:t>
      </w:r>
      <w:r>
        <w:rPr>
          <w:spacing w:val="-4"/>
        </w:rPr>
        <w:t xml:space="preserve"> </w:t>
      </w:r>
      <w:r>
        <w:t>marketing</w:t>
      </w:r>
      <w:r>
        <w:rPr>
          <w:spacing w:val="-6"/>
        </w:rPr>
        <w:t xml:space="preserve"> </w:t>
      </w:r>
      <w:r>
        <w:t>materials,</w:t>
      </w:r>
      <w:r>
        <w:rPr>
          <w:spacing w:val="-8"/>
        </w:rPr>
        <w:t xml:space="preserve"> </w:t>
      </w:r>
      <w:r>
        <w:t>you</w:t>
      </w:r>
      <w:r>
        <w:rPr>
          <w:spacing w:val="-8"/>
        </w:rPr>
        <w:t xml:space="preserve"> </w:t>
      </w:r>
      <w:r>
        <w:t>do</w:t>
      </w:r>
      <w:r>
        <w:rPr>
          <w:spacing w:val="-6"/>
        </w:rPr>
        <w:t xml:space="preserve"> </w:t>
      </w:r>
      <w:r>
        <w:t>not</w:t>
      </w:r>
      <w:r>
        <w:rPr>
          <w:spacing w:val="-5"/>
        </w:rPr>
        <w:t xml:space="preserve"> </w:t>
      </w:r>
      <w:r>
        <w:t>receive</w:t>
      </w:r>
      <w:r>
        <w:rPr>
          <w:spacing w:val="-6"/>
        </w:rPr>
        <w:t xml:space="preserve"> </w:t>
      </w:r>
      <w:r>
        <w:t>the</w:t>
      </w:r>
      <w:r>
        <w:rPr>
          <w:spacing w:val="-6"/>
        </w:rPr>
        <w:t xml:space="preserve"> </w:t>
      </w:r>
      <w:r>
        <w:t>right</w:t>
      </w:r>
      <w:r>
        <w:rPr>
          <w:spacing w:val="-8"/>
        </w:rPr>
        <w:t xml:space="preserve"> </w:t>
      </w:r>
      <w:r>
        <w:t>to</w:t>
      </w:r>
      <w:r>
        <w:rPr>
          <w:spacing w:val="-6"/>
        </w:rPr>
        <w:t xml:space="preserve"> </w:t>
      </w:r>
      <w:r>
        <w:t>use</w:t>
      </w:r>
      <w:r>
        <w:rPr>
          <w:spacing w:val="-6"/>
        </w:rPr>
        <w:t xml:space="preserve"> </w:t>
      </w:r>
      <w:r>
        <w:t>any</w:t>
      </w:r>
      <w:r>
        <w:rPr>
          <w:spacing w:val="-4"/>
        </w:rPr>
        <w:t xml:space="preserve"> </w:t>
      </w:r>
      <w:r>
        <w:t>item</w:t>
      </w:r>
      <w:r>
        <w:rPr>
          <w:spacing w:val="-8"/>
        </w:rPr>
        <w:t xml:space="preserve"> </w:t>
      </w:r>
      <w:r>
        <w:t>covered</w:t>
      </w:r>
      <w:r>
        <w:rPr>
          <w:spacing w:val="-6"/>
        </w:rPr>
        <w:t xml:space="preserve"> </w:t>
      </w:r>
      <w:r>
        <w:t>by</w:t>
      </w:r>
      <w:r>
        <w:rPr>
          <w:spacing w:val="-7"/>
        </w:rPr>
        <w:t xml:space="preserve"> </w:t>
      </w:r>
      <w:r>
        <w:t>a</w:t>
      </w:r>
      <w:r>
        <w:rPr>
          <w:spacing w:val="-8"/>
        </w:rPr>
        <w:t xml:space="preserve"> </w:t>
      </w:r>
      <w:r>
        <w:t>copyright.</w:t>
      </w:r>
      <w:r>
        <w:rPr>
          <w:spacing w:val="-5"/>
        </w:rPr>
        <w:t xml:space="preserve"> </w:t>
      </w:r>
      <w:r>
        <w:t>You</w:t>
      </w:r>
      <w:r>
        <w:rPr>
          <w:spacing w:val="-6"/>
        </w:rPr>
        <w:t xml:space="preserve"> </w:t>
      </w:r>
      <w:r>
        <w:t>must promptly tell us when you learn about unauthorized use of any of our proprietary information. We are not</w:t>
      </w:r>
    </w:p>
    <w:p w14:paraId="1ADC9DE1" w14:textId="77777777" w:rsidR="00C811EF" w:rsidRDefault="00C811EF">
      <w:pPr>
        <w:pStyle w:val="BodyText"/>
        <w:kinsoku w:val="0"/>
        <w:overflowPunct w:val="0"/>
        <w:spacing w:before="220"/>
        <w:ind w:left="720" w:right="718"/>
        <w:jc w:val="both"/>
        <w:sectPr w:rsidR="00C811EF">
          <w:pgSz w:w="12240" w:h="15840"/>
          <w:pgMar w:top="400" w:right="720" w:bottom="1440" w:left="720" w:header="200" w:footer="1257" w:gutter="0"/>
          <w:cols w:space="720"/>
          <w:noEndnote/>
        </w:sectPr>
      </w:pPr>
    </w:p>
    <w:p w14:paraId="1CA18C58" w14:textId="77777777" w:rsidR="00C811EF" w:rsidRDefault="00C811EF">
      <w:pPr>
        <w:pStyle w:val="BodyText"/>
        <w:kinsoku w:val="0"/>
        <w:overflowPunct w:val="0"/>
      </w:pPr>
    </w:p>
    <w:p w14:paraId="7C91CA02" w14:textId="77777777" w:rsidR="00C811EF" w:rsidRDefault="00C811EF">
      <w:pPr>
        <w:pStyle w:val="BodyText"/>
        <w:kinsoku w:val="0"/>
        <w:overflowPunct w:val="0"/>
      </w:pPr>
    </w:p>
    <w:p w14:paraId="7FFF97D9" w14:textId="77777777" w:rsidR="00C811EF" w:rsidRDefault="00C811EF">
      <w:pPr>
        <w:pStyle w:val="BodyText"/>
        <w:kinsoku w:val="0"/>
        <w:overflowPunct w:val="0"/>
      </w:pPr>
    </w:p>
    <w:p w14:paraId="0B715A0B" w14:textId="77777777" w:rsidR="00C811EF" w:rsidRDefault="00C811EF">
      <w:pPr>
        <w:pStyle w:val="BodyText"/>
        <w:kinsoku w:val="0"/>
        <w:overflowPunct w:val="0"/>
        <w:spacing w:before="119"/>
      </w:pPr>
    </w:p>
    <w:p w14:paraId="1698155D" w14:textId="77777777" w:rsidR="00C811EF" w:rsidRDefault="00C811EF">
      <w:pPr>
        <w:pStyle w:val="BodyText"/>
        <w:kinsoku w:val="0"/>
        <w:overflowPunct w:val="0"/>
        <w:ind w:left="720" w:right="719"/>
        <w:jc w:val="both"/>
      </w:pPr>
      <w:r>
        <w:t>obligated to take any action but will respond to this information as we think appropriate. We will indemnify you for losses recovered by a third party because of claims of infringement or misappropriation of proprietary information, patents, or copyrights based on your authorized use of this information.</w:t>
      </w:r>
    </w:p>
    <w:p w14:paraId="6378618E" w14:textId="77777777" w:rsidR="00C811EF" w:rsidRDefault="00C811EF">
      <w:pPr>
        <w:pStyle w:val="BodyText"/>
        <w:kinsoku w:val="0"/>
        <w:overflowPunct w:val="0"/>
      </w:pPr>
    </w:p>
    <w:p w14:paraId="1C437D73" w14:textId="629EE69A" w:rsidR="00C811EF" w:rsidRDefault="00C811EF">
      <w:pPr>
        <w:pStyle w:val="BodyText"/>
        <w:kinsoku w:val="0"/>
        <w:overflowPunct w:val="0"/>
        <w:ind w:left="720" w:right="718"/>
        <w:jc w:val="both"/>
        <w:rPr>
          <w:spacing w:val="-2"/>
        </w:rPr>
      </w:pPr>
      <w:r>
        <w:t xml:space="preserve">We presently have proprietary rights in numerous items, such as the Manual, </w:t>
      </w:r>
      <w:r w:rsidR="00B61E46">
        <w:t>[SYSTEM NAME]</w:t>
      </w:r>
      <w:r>
        <w:t>, advertising designs, and the like relating to the operation of our business and the franchise which are suitable for copyright</w:t>
      </w:r>
      <w:r>
        <w:rPr>
          <w:spacing w:val="-5"/>
        </w:rPr>
        <w:t xml:space="preserve"> </w:t>
      </w:r>
      <w:r>
        <w:t>protection.</w:t>
      </w:r>
      <w:r>
        <w:rPr>
          <w:spacing w:val="40"/>
        </w:rPr>
        <w:t xml:space="preserve"> </w:t>
      </w:r>
      <w:r>
        <w:t>We</w:t>
      </w:r>
      <w:r>
        <w:rPr>
          <w:spacing w:val="-6"/>
        </w:rPr>
        <w:t xml:space="preserve"> </w:t>
      </w:r>
      <w:r>
        <w:t>reserve</w:t>
      </w:r>
      <w:r>
        <w:rPr>
          <w:spacing w:val="-6"/>
        </w:rPr>
        <w:t xml:space="preserve"> </w:t>
      </w:r>
      <w:r>
        <w:t>all</w:t>
      </w:r>
      <w:r>
        <w:rPr>
          <w:spacing w:val="-6"/>
        </w:rPr>
        <w:t xml:space="preserve"> </w:t>
      </w:r>
      <w:r>
        <w:t>rights</w:t>
      </w:r>
      <w:r>
        <w:rPr>
          <w:spacing w:val="-4"/>
        </w:rPr>
        <w:t xml:space="preserve"> </w:t>
      </w:r>
      <w:r>
        <w:t>that</w:t>
      </w:r>
      <w:r>
        <w:rPr>
          <w:spacing w:val="-6"/>
        </w:rPr>
        <w:t xml:space="preserve"> </w:t>
      </w:r>
      <w:r>
        <w:t>we</w:t>
      </w:r>
      <w:r>
        <w:rPr>
          <w:spacing w:val="-3"/>
        </w:rPr>
        <w:t xml:space="preserve"> </w:t>
      </w:r>
      <w:r>
        <w:t>have</w:t>
      </w:r>
      <w:r>
        <w:rPr>
          <w:spacing w:val="-6"/>
        </w:rPr>
        <w:t xml:space="preserve"> </w:t>
      </w:r>
      <w:r>
        <w:t>in</w:t>
      </w:r>
      <w:r>
        <w:rPr>
          <w:spacing w:val="-6"/>
        </w:rPr>
        <w:t xml:space="preserve"> </w:t>
      </w:r>
      <w:r>
        <w:t>and</w:t>
      </w:r>
      <w:r>
        <w:rPr>
          <w:spacing w:val="-6"/>
        </w:rPr>
        <w:t xml:space="preserve"> </w:t>
      </w:r>
      <w:r>
        <w:t>to</w:t>
      </w:r>
      <w:r>
        <w:rPr>
          <w:spacing w:val="-6"/>
        </w:rPr>
        <w:t xml:space="preserve"> </w:t>
      </w:r>
      <w:r>
        <w:t>such</w:t>
      </w:r>
      <w:r>
        <w:rPr>
          <w:spacing w:val="-5"/>
        </w:rPr>
        <w:t xml:space="preserve"> </w:t>
      </w:r>
      <w:r>
        <w:t>items,</w:t>
      </w:r>
      <w:r>
        <w:rPr>
          <w:spacing w:val="-5"/>
        </w:rPr>
        <w:t xml:space="preserve"> </w:t>
      </w:r>
      <w:r>
        <w:t>and</w:t>
      </w:r>
      <w:r>
        <w:rPr>
          <w:spacing w:val="-3"/>
        </w:rPr>
        <w:t xml:space="preserve"> </w:t>
      </w:r>
      <w:r>
        <w:t>we</w:t>
      </w:r>
      <w:r>
        <w:rPr>
          <w:spacing w:val="-6"/>
        </w:rPr>
        <w:t xml:space="preserve"> </w:t>
      </w:r>
      <w:r>
        <w:t>may</w:t>
      </w:r>
      <w:r>
        <w:rPr>
          <w:spacing w:val="-4"/>
        </w:rPr>
        <w:t xml:space="preserve"> </w:t>
      </w:r>
      <w:r>
        <w:t>obtain</w:t>
      </w:r>
      <w:r>
        <w:rPr>
          <w:spacing w:val="-6"/>
        </w:rPr>
        <w:t xml:space="preserve"> </w:t>
      </w:r>
      <w:r>
        <w:t>copyright registration</w:t>
      </w:r>
      <w:r>
        <w:rPr>
          <w:spacing w:val="-7"/>
        </w:rPr>
        <w:t xml:space="preserve"> </w:t>
      </w:r>
      <w:r>
        <w:t>on</w:t>
      </w:r>
      <w:r>
        <w:rPr>
          <w:spacing w:val="-9"/>
        </w:rPr>
        <w:t xml:space="preserve"> </w:t>
      </w:r>
      <w:r>
        <w:t>our</w:t>
      </w:r>
      <w:r>
        <w:rPr>
          <w:spacing w:val="-8"/>
        </w:rPr>
        <w:t xml:space="preserve"> </w:t>
      </w:r>
      <w:r>
        <w:t>confidential</w:t>
      </w:r>
      <w:r>
        <w:rPr>
          <w:spacing w:val="-7"/>
        </w:rPr>
        <w:t xml:space="preserve"> </w:t>
      </w:r>
      <w:r>
        <w:t>Manual</w:t>
      </w:r>
      <w:r>
        <w:rPr>
          <w:spacing w:val="-8"/>
        </w:rPr>
        <w:t xml:space="preserve"> </w:t>
      </w:r>
      <w:r>
        <w:t>and</w:t>
      </w:r>
      <w:r>
        <w:rPr>
          <w:spacing w:val="-7"/>
        </w:rPr>
        <w:t xml:space="preserve"> </w:t>
      </w:r>
      <w:r>
        <w:t>any</w:t>
      </w:r>
      <w:r>
        <w:rPr>
          <w:spacing w:val="-5"/>
        </w:rPr>
        <w:t xml:space="preserve"> </w:t>
      </w:r>
      <w:r>
        <w:t>future</w:t>
      </w:r>
      <w:r>
        <w:rPr>
          <w:spacing w:val="-7"/>
        </w:rPr>
        <w:t xml:space="preserve"> </w:t>
      </w:r>
      <w:r>
        <w:t>manuals</w:t>
      </w:r>
      <w:r>
        <w:rPr>
          <w:spacing w:val="-5"/>
        </w:rPr>
        <w:t xml:space="preserve"> </w:t>
      </w:r>
      <w:r>
        <w:t>and</w:t>
      </w:r>
      <w:r>
        <w:rPr>
          <w:spacing w:val="-7"/>
        </w:rPr>
        <w:t xml:space="preserve"> </w:t>
      </w:r>
      <w:r>
        <w:t>may,</w:t>
      </w:r>
      <w:r>
        <w:rPr>
          <w:spacing w:val="-7"/>
        </w:rPr>
        <w:t xml:space="preserve"> </w:t>
      </w:r>
      <w:r>
        <w:t>at</w:t>
      </w:r>
      <w:r>
        <w:rPr>
          <w:spacing w:val="-6"/>
        </w:rPr>
        <w:t xml:space="preserve"> </w:t>
      </w:r>
      <w:r>
        <w:t>our</w:t>
      </w:r>
      <w:r>
        <w:rPr>
          <w:spacing w:val="-5"/>
        </w:rPr>
        <w:t xml:space="preserve"> </w:t>
      </w:r>
      <w:r>
        <w:t>discretion,</w:t>
      </w:r>
      <w:r>
        <w:rPr>
          <w:spacing w:val="-6"/>
        </w:rPr>
        <w:t xml:space="preserve"> </w:t>
      </w:r>
      <w:r>
        <w:t>obtain</w:t>
      </w:r>
      <w:r>
        <w:rPr>
          <w:spacing w:val="-9"/>
        </w:rPr>
        <w:t xml:space="preserve"> </w:t>
      </w:r>
      <w:r>
        <w:t xml:space="preserve">copyright registration for any now unregistered items that are a part or are the subject matter of the Franchise </w:t>
      </w:r>
      <w:r>
        <w:rPr>
          <w:spacing w:val="-2"/>
        </w:rPr>
        <w:t>Agreement.</w:t>
      </w:r>
    </w:p>
    <w:p w14:paraId="643057BA" w14:textId="77777777" w:rsidR="00C811EF" w:rsidRDefault="00C811EF">
      <w:pPr>
        <w:pStyle w:val="BodyText"/>
        <w:kinsoku w:val="0"/>
        <w:overflowPunct w:val="0"/>
      </w:pPr>
    </w:p>
    <w:p w14:paraId="2DA26831" w14:textId="6861BA3E" w:rsidR="00C811EF" w:rsidRDefault="00C811EF">
      <w:pPr>
        <w:pStyle w:val="BodyText"/>
        <w:kinsoku w:val="0"/>
        <w:overflowPunct w:val="0"/>
        <w:ind w:left="720" w:right="715"/>
        <w:jc w:val="both"/>
        <w:rPr>
          <w:spacing w:val="-2"/>
        </w:rPr>
      </w:pPr>
      <w:r>
        <w:t>We</w:t>
      </w:r>
      <w:r>
        <w:rPr>
          <w:spacing w:val="-8"/>
        </w:rPr>
        <w:t xml:space="preserve"> </w:t>
      </w:r>
      <w:r>
        <w:t>have</w:t>
      </w:r>
      <w:r>
        <w:rPr>
          <w:spacing w:val="-10"/>
        </w:rPr>
        <w:t xml:space="preserve"> </w:t>
      </w:r>
      <w:r>
        <w:t>developed</w:t>
      </w:r>
      <w:r>
        <w:rPr>
          <w:spacing w:val="-10"/>
        </w:rPr>
        <w:t xml:space="preserve"> </w:t>
      </w:r>
      <w:r>
        <w:t>certain</w:t>
      </w:r>
      <w:r>
        <w:rPr>
          <w:spacing w:val="-10"/>
        </w:rPr>
        <w:t xml:space="preserve"> </w:t>
      </w:r>
      <w:r>
        <w:t>trade</w:t>
      </w:r>
      <w:r>
        <w:rPr>
          <w:spacing w:val="-10"/>
        </w:rPr>
        <w:t xml:space="preserve"> </w:t>
      </w:r>
      <w:r>
        <w:t>secrets</w:t>
      </w:r>
      <w:r>
        <w:rPr>
          <w:spacing w:val="-9"/>
        </w:rPr>
        <w:t xml:space="preserve"> </w:t>
      </w:r>
      <w:r>
        <w:t>and</w:t>
      </w:r>
      <w:r>
        <w:rPr>
          <w:spacing w:val="-8"/>
        </w:rPr>
        <w:t xml:space="preserve"> </w:t>
      </w:r>
      <w:r>
        <w:t>other</w:t>
      </w:r>
      <w:r>
        <w:rPr>
          <w:spacing w:val="-11"/>
        </w:rPr>
        <w:t xml:space="preserve"> </w:t>
      </w:r>
      <w:r>
        <w:t>confidential</w:t>
      </w:r>
      <w:r>
        <w:rPr>
          <w:spacing w:val="-9"/>
        </w:rPr>
        <w:t xml:space="preserve"> </w:t>
      </w:r>
      <w:r>
        <w:t>information,</w:t>
      </w:r>
      <w:r>
        <w:rPr>
          <w:spacing w:val="-8"/>
        </w:rPr>
        <w:t xml:space="preserve"> </w:t>
      </w:r>
      <w:r>
        <w:t>including</w:t>
      </w:r>
      <w:r>
        <w:rPr>
          <w:spacing w:val="-8"/>
        </w:rPr>
        <w:t xml:space="preserve"> </w:t>
      </w:r>
      <w:r>
        <w:t>methods</w:t>
      </w:r>
      <w:r>
        <w:rPr>
          <w:spacing w:val="-7"/>
        </w:rPr>
        <w:t xml:space="preserve"> </w:t>
      </w:r>
      <w:r>
        <w:t>of</w:t>
      </w:r>
      <w:r>
        <w:rPr>
          <w:spacing w:val="-10"/>
        </w:rPr>
        <w:t xml:space="preserve"> </w:t>
      </w:r>
      <w:r>
        <w:t xml:space="preserve">business management, marketing plans and materials, know-how, knowledge of, and experience in, operating the </w:t>
      </w:r>
      <w:del w:id="483" w:author="Matthew Levine" w:date="2025-06-06T13:33:00Z" w16du:dateUtc="2025-06-06T17:33:00Z">
        <w:r w:rsidDel="00E43AE1">
          <w:delText>Studio</w:delText>
        </w:r>
      </w:del>
      <w:ins w:id="484" w:author="Matthew Levine" w:date="2025-06-06T13:33:00Z" w16du:dateUtc="2025-06-06T17:33:00Z">
        <w:r w:rsidR="00E43AE1">
          <w:t>[Premise Café]</w:t>
        </w:r>
      </w:ins>
      <w:r>
        <w:t>.</w:t>
      </w:r>
      <w:r>
        <w:rPr>
          <w:spacing w:val="39"/>
        </w:rPr>
        <w:t xml:space="preserve"> </w:t>
      </w:r>
      <w:r>
        <w:t>We</w:t>
      </w:r>
      <w:r>
        <w:rPr>
          <w:spacing w:val="-7"/>
        </w:rPr>
        <w:t xml:space="preserve"> </w:t>
      </w:r>
      <w:r>
        <w:t>will</w:t>
      </w:r>
      <w:r>
        <w:rPr>
          <w:spacing w:val="-9"/>
        </w:rPr>
        <w:t xml:space="preserve"> </w:t>
      </w:r>
      <w:r>
        <w:t>provide</w:t>
      </w:r>
      <w:r>
        <w:rPr>
          <w:spacing w:val="-11"/>
        </w:rPr>
        <w:t xml:space="preserve"> </w:t>
      </w:r>
      <w:r>
        <w:t>such</w:t>
      </w:r>
      <w:r>
        <w:rPr>
          <w:spacing w:val="-8"/>
        </w:rPr>
        <w:t xml:space="preserve"> </w:t>
      </w:r>
      <w:r>
        <w:t>confidential</w:t>
      </w:r>
      <w:r>
        <w:rPr>
          <w:spacing w:val="-9"/>
        </w:rPr>
        <w:t xml:space="preserve"> </w:t>
      </w:r>
      <w:r>
        <w:t>information</w:t>
      </w:r>
      <w:r>
        <w:rPr>
          <w:spacing w:val="-9"/>
        </w:rPr>
        <w:t xml:space="preserve"> </w:t>
      </w:r>
      <w:r>
        <w:t>to</w:t>
      </w:r>
      <w:r>
        <w:rPr>
          <w:spacing w:val="-11"/>
        </w:rPr>
        <w:t xml:space="preserve"> </w:t>
      </w:r>
      <w:r>
        <w:t>you</w:t>
      </w:r>
      <w:r>
        <w:rPr>
          <w:spacing w:val="-9"/>
        </w:rPr>
        <w:t xml:space="preserve"> </w:t>
      </w:r>
      <w:r>
        <w:t>during</w:t>
      </w:r>
      <w:r>
        <w:rPr>
          <w:spacing w:val="-9"/>
        </w:rPr>
        <w:t xml:space="preserve"> </w:t>
      </w:r>
      <w:r>
        <w:t>training,</w:t>
      </w:r>
      <w:r>
        <w:rPr>
          <w:spacing w:val="-9"/>
        </w:rPr>
        <w:t xml:space="preserve"> </w:t>
      </w:r>
      <w:r>
        <w:t>in</w:t>
      </w:r>
      <w:r>
        <w:rPr>
          <w:spacing w:val="-9"/>
        </w:rPr>
        <w:t xml:space="preserve"> </w:t>
      </w:r>
      <w:r>
        <w:t>the</w:t>
      </w:r>
      <w:r>
        <w:rPr>
          <w:spacing w:val="-11"/>
        </w:rPr>
        <w:t xml:space="preserve"> </w:t>
      </w:r>
      <w:r>
        <w:t>Manual</w:t>
      </w:r>
      <w:r>
        <w:rPr>
          <w:spacing w:val="-9"/>
        </w:rPr>
        <w:t xml:space="preserve"> </w:t>
      </w:r>
      <w:r>
        <w:t>and</w:t>
      </w:r>
      <w:r>
        <w:rPr>
          <w:spacing w:val="-9"/>
        </w:rPr>
        <w:t xml:space="preserve"> </w:t>
      </w:r>
      <w:proofErr w:type="gramStart"/>
      <w:r>
        <w:t>as</w:t>
      </w:r>
      <w:r>
        <w:rPr>
          <w:spacing w:val="-8"/>
        </w:rPr>
        <w:t xml:space="preserve"> </w:t>
      </w:r>
      <w:r>
        <w:t>a</w:t>
      </w:r>
      <w:r>
        <w:rPr>
          <w:spacing w:val="-11"/>
        </w:rPr>
        <w:t xml:space="preserve"> </w:t>
      </w:r>
      <w:r>
        <w:t>result</w:t>
      </w:r>
      <w:r>
        <w:rPr>
          <w:spacing w:val="-9"/>
        </w:rPr>
        <w:t xml:space="preserve"> </w:t>
      </w:r>
      <w:r>
        <w:t>of</w:t>
      </w:r>
      <w:proofErr w:type="gramEnd"/>
      <w:r>
        <w:t xml:space="preserve"> the assistance we provide to you during</w:t>
      </w:r>
      <w:r>
        <w:rPr>
          <w:spacing w:val="-1"/>
        </w:rPr>
        <w:t xml:space="preserve"> </w:t>
      </w:r>
      <w:r>
        <w:t xml:space="preserve">your operation of the </w:t>
      </w:r>
      <w:del w:id="485" w:author="Matthew Levine" w:date="2025-06-06T13:33:00Z" w16du:dateUtc="2025-06-06T17:33:00Z">
        <w:r w:rsidDel="00E43AE1">
          <w:delText>Studio</w:delText>
        </w:r>
      </w:del>
      <w:ins w:id="486" w:author="Matthew Levine" w:date="2025-06-06T13:33:00Z" w16du:dateUtc="2025-06-06T17:33:00Z">
        <w:r w:rsidR="00E43AE1">
          <w:t>[Premise Café]</w:t>
        </w:r>
      </w:ins>
      <w:r>
        <w:t xml:space="preserve">. You may only use such confidential information for the purpose of operating the </w:t>
      </w:r>
      <w:del w:id="487" w:author="Matthew Levine" w:date="2025-06-06T13:33:00Z" w16du:dateUtc="2025-06-06T17:33:00Z">
        <w:r w:rsidDel="00E43AE1">
          <w:delText>Studio</w:delText>
        </w:r>
      </w:del>
      <w:ins w:id="488" w:author="Matthew Levine" w:date="2025-06-06T13:33:00Z" w16du:dateUtc="2025-06-06T17:33:00Z">
        <w:r w:rsidR="00E43AE1">
          <w:t>[Premise Café]</w:t>
        </w:r>
      </w:ins>
      <w:r>
        <w:t xml:space="preserve"> and may not use such confidential information in an unauthorized manner or disclose them to any unauthorized person without first obtaining our written </w:t>
      </w:r>
      <w:r>
        <w:rPr>
          <w:spacing w:val="-2"/>
        </w:rPr>
        <w:t>consent.</w:t>
      </w:r>
    </w:p>
    <w:p w14:paraId="4A83EFAD" w14:textId="77777777" w:rsidR="00C811EF" w:rsidRDefault="00C811EF">
      <w:pPr>
        <w:pStyle w:val="BodyText"/>
        <w:kinsoku w:val="0"/>
        <w:overflowPunct w:val="0"/>
        <w:spacing w:before="229"/>
      </w:pPr>
    </w:p>
    <w:p w14:paraId="428E8B73" w14:textId="77777777" w:rsidR="00C811EF" w:rsidRDefault="00C811EF">
      <w:pPr>
        <w:pStyle w:val="Heading7"/>
        <w:kinsoku w:val="0"/>
        <w:overflowPunct w:val="0"/>
        <w:ind w:right="1"/>
        <w:rPr>
          <w:spacing w:val="-2"/>
        </w:rPr>
      </w:pPr>
      <w:bookmarkStart w:id="489" w:name="ITEM_23_-_REGULATORY_COMPLIANCE"/>
      <w:bookmarkEnd w:id="489"/>
      <w:r>
        <w:t>ITEM</w:t>
      </w:r>
      <w:r>
        <w:rPr>
          <w:spacing w:val="-5"/>
        </w:rPr>
        <w:t xml:space="preserve"> </w:t>
      </w:r>
      <w:r>
        <w:t>23</w:t>
      </w:r>
      <w:r>
        <w:rPr>
          <w:spacing w:val="-6"/>
        </w:rPr>
        <w:t xml:space="preserve"> </w:t>
      </w:r>
      <w:r>
        <w:t>-</w:t>
      </w:r>
      <w:r>
        <w:rPr>
          <w:spacing w:val="-5"/>
        </w:rPr>
        <w:t xml:space="preserve"> </w:t>
      </w:r>
      <w:r>
        <w:t>REGULATORY</w:t>
      </w:r>
      <w:r>
        <w:rPr>
          <w:spacing w:val="-2"/>
        </w:rPr>
        <w:t xml:space="preserve"> COMPLIANCE</w:t>
      </w:r>
    </w:p>
    <w:p w14:paraId="71889F2E" w14:textId="77777777" w:rsidR="00C811EF" w:rsidRDefault="00C811EF">
      <w:pPr>
        <w:pStyle w:val="BodyText"/>
        <w:kinsoku w:val="0"/>
        <w:overflowPunct w:val="0"/>
        <w:spacing w:before="11"/>
        <w:rPr>
          <w:b/>
          <w:bCs/>
        </w:rPr>
      </w:pPr>
    </w:p>
    <w:p w14:paraId="214F90D6" w14:textId="2C5A6C2E" w:rsidR="00C811EF" w:rsidRDefault="00C811EF">
      <w:pPr>
        <w:pStyle w:val="BodyText"/>
        <w:kinsoku w:val="0"/>
        <w:overflowPunct w:val="0"/>
        <w:ind w:left="720" w:right="717"/>
        <w:jc w:val="both"/>
      </w:pPr>
      <w:r>
        <w:t>You will be</w:t>
      </w:r>
      <w:r>
        <w:rPr>
          <w:spacing w:val="-2"/>
        </w:rPr>
        <w:t xml:space="preserve"> </w:t>
      </w:r>
      <w:r>
        <w:t>required to comply with various government</w:t>
      </w:r>
      <w:r>
        <w:rPr>
          <w:spacing w:val="-2"/>
        </w:rPr>
        <w:t xml:space="preserve"> </w:t>
      </w:r>
      <w:r>
        <w:t>laws and regulations, including, but</w:t>
      </w:r>
      <w:r>
        <w:rPr>
          <w:spacing w:val="-1"/>
        </w:rPr>
        <w:t xml:space="preserve"> </w:t>
      </w:r>
      <w:r>
        <w:t xml:space="preserve">not limited to, </w:t>
      </w:r>
      <w:proofErr w:type="spellStart"/>
      <w:r>
        <w:t>labour</w:t>
      </w:r>
      <w:proofErr w:type="spellEnd"/>
      <w:r>
        <w:t xml:space="preserve"> and wage laws, health and safety and sanitation regulations, and safety requirements, which may impact the way you operate the </w:t>
      </w:r>
      <w:del w:id="490" w:author="Matthew Levine" w:date="2025-06-06T13:33:00Z" w16du:dateUtc="2025-06-06T17:33:00Z">
        <w:r w:rsidDel="00E43AE1">
          <w:delText>Studio</w:delText>
        </w:r>
      </w:del>
      <w:ins w:id="491" w:author="Matthew Levine" w:date="2025-06-06T13:33:00Z" w16du:dateUtc="2025-06-06T17:33:00Z">
        <w:r w:rsidR="00E43AE1">
          <w:t>[Premise Café]</w:t>
        </w:r>
      </w:ins>
      <w:r>
        <w:t xml:space="preserve">. In addition, there may be specific laws or regulations in your province or municipality regarding the operation of the </w:t>
      </w:r>
      <w:del w:id="492" w:author="Matthew Levine" w:date="2025-06-06T13:33:00Z" w16du:dateUtc="2025-06-06T17:33:00Z">
        <w:r w:rsidDel="00E43AE1">
          <w:delText>Studio</w:delText>
        </w:r>
      </w:del>
      <w:ins w:id="493" w:author="Matthew Levine" w:date="2025-06-06T13:33:00Z" w16du:dateUtc="2025-06-06T17:33:00Z">
        <w:r w:rsidR="00E43AE1">
          <w:t>[Premise Café]</w:t>
        </w:r>
      </w:ins>
      <w:r>
        <w:t>.</w:t>
      </w:r>
      <w:r>
        <w:rPr>
          <w:spacing w:val="40"/>
        </w:rPr>
        <w:t xml:space="preserve"> </w:t>
      </w:r>
      <w:r>
        <w:t xml:space="preserve">The laws in your province or municipality may be </w:t>
      </w:r>
      <w:proofErr w:type="gramStart"/>
      <w:r>
        <w:t>more or less stringent</w:t>
      </w:r>
      <w:proofErr w:type="gramEnd"/>
      <w:r>
        <w:t>.</w:t>
      </w:r>
      <w:r>
        <w:rPr>
          <w:spacing w:val="40"/>
        </w:rPr>
        <w:t xml:space="preserve"> </w:t>
      </w:r>
      <w:r>
        <w:t>You should examine these laws before purchasing a franchise from us. Without</w:t>
      </w:r>
      <w:r>
        <w:rPr>
          <w:spacing w:val="-3"/>
        </w:rPr>
        <w:t xml:space="preserve"> </w:t>
      </w:r>
      <w:r>
        <w:t>limiting</w:t>
      </w:r>
      <w:r>
        <w:rPr>
          <w:spacing w:val="-1"/>
        </w:rPr>
        <w:t xml:space="preserve"> </w:t>
      </w:r>
      <w:r>
        <w:t>the</w:t>
      </w:r>
      <w:r>
        <w:rPr>
          <w:spacing w:val="-3"/>
        </w:rPr>
        <w:t xml:space="preserve"> </w:t>
      </w:r>
      <w:r>
        <w:t>generality</w:t>
      </w:r>
      <w:r>
        <w:rPr>
          <w:spacing w:val="-2"/>
        </w:rPr>
        <w:t xml:space="preserve"> </w:t>
      </w:r>
      <w:r>
        <w:t>of</w:t>
      </w:r>
      <w:r>
        <w:rPr>
          <w:spacing w:val="-1"/>
        </w:rPr>
        <w:t xml:space="preserve"> </w:t>
      </w:r>
      <w:r>
        <w:t>the</w:t>
      </w:r>
      <w:r>
        <w:rPr>
          <w:spacing w:val="-3"/>
        </w:rPr>
        <w:t xml:space="preserve"> </w:t>
      </w:r>
      <w:r>
        <w:t>foregoing,</w:t>
      </w:r>
      <w:r>
        <w:rPr>
          <w:spacing w:val="-3"/>
        </w:rPr>
        <w:t xml:space="preserve"> </w:t>
      </w:r>
      <w:r>
        <w:t>you</w:t>
      </w:r>
      <w:r>
        <w:rPr>
          <w:spacing w:val="-1"/>
        </w:rPr>
        <w:t xml:space="preserve"> </w:t>
      </w:r>
      <w:r>
        <w:t>may</w:t>
      </w:r>
      <w:r>
        <w:rPr>
          <w:spacing w:val="-2"/>
        </w:rPr>
        <w:t xml:space="preserve"> </w:t>
      </w:r>
      <w:r>
        <w:t>be</w:t>
      </w:r>
      <w:r>
        <w:rPr>
          <w:spacing w:val="-3"/>
        </w:rPr>
        <w:t xml:space="preserve"> </w:t>
      </w:r>
      <w:r>
        <w:t>required</w:t>
      </w:r>
      <w:r>
        <w:rPr>
          <w:spacing w:val="-1"/>
        </w:rPr>
        <w:t xml:space="preserve"> </w:t>
      </w:r>
      <w:r>
        <w:t>to</w:t>
      </w:r>
      <w:r>
        <w:rPr>
          <w:spacing w:val="-1"/>
        </w:rPr>
        <w:t xml:space="preserve"> </w:t>
      </w:r>
      <w:r>
        <w:t>obtain,</w:t>
      </w:r>
      <w:r>
        <w:rPr>
          <w:spacing w:val="-3"/>
        </w:rPr>
        <w:t xml:space="preserve"> </w:t>
      </w:r>
      <w:r>
        <w:t>at a</w:t>
      </w:r>
      <w:r>
        <w:rPr>
          <w:spacing w:val="-1"/>
        </w:rPr>
        <w:t xml:space="preserve"> </w:t>
      </w:r>
      <w:r>
        <w:t>minimum,</w:t>
      </w:r>
      <w:r>
        <w:rPr>
          <w:spacing w:val="-3"/>
        </w:rPr>
        <w:t xml:space="preserve"> </w:t>
      </w:r>
      <w:r>
        <w:t>the</w:t>
      </w:r>
      <w:r>
        <w:rPr>
          <w:spacing w:val="-3"/>
        </w:rPr>
        <w:t xml:space="preserve"> </w:t>
      </w:r>
      <w:r>
        <w:t>following licenses,</w:t>
      </w:r>
      <w:r>
        <w:rPr>
          <w:spacing w:val="-14"/>
        </w:rPr>
        <w:t xml:space="preserve"> </w:t>
      </w:r>
      <w:r>
        <w:t>registrations,</w:t>
      </w:r>
      <w:r>
        <w:rPr>
          <w:spacing w:val="-14"/>
        </w:rPr>
        <w:t xml:space="preserve"> </w:t>
      </w:r>
      <w:r>
        <w:t>authorizations</w:t>
      </w:r>
      <w:r>
        <w:rPr>
          <w:spacing w:val="-14"/>
        </w:rPr>
        <w:t xml:space="preserve"> </w:t>
      </w:r>
      <w:r>
        <w:t>and/or</w:t>
      </w:r>
      <w:r>
        <w:rPr>
          <w:spacing w:val="-14"/>
        </w:rPr>
        <w:t xml:space="preserve"> </w:t>
      </w:r>
      <w:r>
        <w:t>other</w:t>
      </w:r>
      <w:r>
        <w:rPr>
          <w:spacing w:val="-14"/>
        </w:rPr>
        <w:t xml:space="preserve"> </w:t>
      </w:r>
      <w:r>
        <w:t>permissions</w:t>
      </w:r>
      <w:r>
        <w:rPr>
          <w:spacing w:val="-14"/>
        </w:rPr>
        <w:t xml:space="preserve"> </w:t>
      </w:r>
      <w:r>
        <w:t>required</w:t>
      </w:r>
      <w:r>
        <w:rPr>
          <w:spacing w:val="-14"/>
        </w:rPr>
        <w:t xml:space="preserve"> </w:t>
      </w:r>
      <w:r>
        <w:t>under</w:t>
      </w:r>
      <w:r>
        <w:rPr>
          <w:spacing w:val="-14"/>
        </w:rPr>
        <w:t xml:space="preserve"> </w:t>
      </w:r>
      <w:r>
        <w:t>applicable</w:t>
      </w:r>
      <w:r>
        <w:rPr>
          <w:spacing w:val="-14"/>
        </w:rPr>
        <w:t xml:space="preserve"> </w:t>
      </w:r>
      <w:r>
        <w:t>federal,</w:t>
      </w:r>
      <w:r>
        <w:rPr>
          <w:spacing w:val="-13"/>
        </w:rPr>
        <w:t xml:space="preserve"> </w:t>
      </w:r>
      <w:r>
        <w:t xml:space="preserve">provincial or territorial laws or the by-laws of a municipal or other local authority to operate the </w:t>
      </w:r>
      <w:del w:id="494" w:author="Matthew Levine" w:date="2025-06-06T13:33:00Z" w16du:dateUtc="2025-06-06T17:33:00Z">
        <w:r w:rsidDel="00E43AE1">
          <w:delText>Studio</w:delText>
        </w:r>
      </w:del>
      <w:ins w:id="495" w:author="Matthew Levine" w:date="2025-06-06T13:33:00Z" w16du:dateUtc="2025-06-06T17:33:00Z">
        <w:r w:rsidR="00E43AE1">
          <w:t>[Premise Café]</w:t>
        </w:r>
      </w:ins>
      <w:r>
        <w:t>. The issuing agencies listed relate to the Province of Ontario, British Columbia, Alberta and Manitoba, and may be different for other provinces and/or territories.</w:t>
      </w:r>
    </w:p>
    <w:p w14:paraId="04743597" w14:textId="6A5A0B22" w:rsidR="00C811EF" w:rsidRDefault="00C811EF">
      <w:pPr>
        <w:pStyle w:val="BodyText"/>
        <w:kinsoku w:val="0"/>
        <w:overflowPunct w:val="0"/>
        <w:spacing w:before="230"/>
        <w:ind w:left="720" w:right="715"/>
        <w:jc w:val="both"/>
        <w:rPr>
          <w:b/>
          <w:bCs/>
        </w:rPr>
      </w:pPr>
      <w:r>
        <w:rPr>
          <w:b/>
          <w:bCs/>
        </w:rPr>
        <w:t>THE FOLLOWING TABLES ARE ILLUSTRATIVE ONLY OF SOME OF THE LAWS, RULES, ORDINANCES, REGULATIONS AND LICENSING REQUIREMENTS (COLLECTIVELY, THE “LAWS”) WHICH</w:t>
      </w:r>
      <w:r>
        <w:rPr>
          <w:b/>
          <w:bCs/>
          <w:spacing w:val="-3"/>
        </w:rPr>
        <w:t xml:space="preserve"> </w:t>
      </w:r>
      <w:r>
        <w:rPr>
          <w:b/>
          <w:bCs/>
        </w:rPr>
        <w:t>MAY</w:t>
      </w:r>
      <w:r>
        <w:rPr>
          <w:b/>
          <w:bCs/>
          <w:spacing w:val="-4"/>
        </w:rPr>
        <w:t xml:space="preserve"> </w:t>
      </w:r>
      <w:r>
        <w:rPr>
          <w:b/>
          <w:bCs/>
        </w:rPr>
        <w:t>BE</w:t>
      </w:r>
      <w:r>
        <w:rPr>
          <w:b/>
          <w:bCs/>
          <w:spacing w:val="-7"/>
        </w:rPr>
        <w:t xml:space="preserve"> </w:t>
      </w:r>
      <w:r>
        <w:rPr>
          <w:b/>
          <w:bCs/>
        </w:rPr>
        <w:t>APPLICABLE</w:t>
      </w:r>
      <w:r>
        <w:rPr>
          <w:b/>
          <w:bCs/>
          <w:spacing w:val="-7"/>
        </w:rPr>
        <w:t xml:space="preserve"> </w:t>
      </w:r>
      <w:r>
        <w:rPr>
          <w:b/>
          <w:bCs/>
        </w:rPr>
        <w:t>TO</w:t>
      </w:r>
      <w:r>
        <w:rPr>
          <w:b/>
          <w:bCs/>
          <w:spacing w:val="-3"/>
        </w:rPr>
        <w:t xml:space="preserve"> </w:t>
      </w:r>
      <w:r>
        <w:rPr>
          <w:b/>
          <w:bCs/>
        </w:rPr>
        <w:t>YOU</w:t>
      </w:r>
      <w:r>
        <w:rPr>
          <w:b/>
          <w:bCs/>
          <w:spacing w:val="-3"/>
        </w:rPr>
        <w:t xml:space="preserve"> </w:t>
      </w:r>
      <w:r>
        <w:rPr>
          <w:b/>
          <w:bCs/>
        </w:rPr>
        <w:t>AND</w:t>
      </w:r>
      <w:r>
        <w:rPr>
          <w:b/>
          <w:bCs/>
          <w:spacing w:val="-3"/>
        </w:rPr>
        <w:t xml:space="preserve"> </w:t>
      </w:r>
      <w:r>
        <w:rPr>
          <w:b/>
          <w:bCs/>
        </w:rPr>
        <w:t>THE</w:t>
      </w:r>
      <w:r>
        <w:rPr>
          <w:b/>
          <w:bCs/>
          <w:spacing w:val="-5"/>
        </w:rPr>
        <w:t xml:space="preserve"> </w:t>
      </w:r>
      <w:del w:id="496" w:author="Matthew Levine" w:date="2025-06-06T13:33:00Z" w16du:dateUtc="2025-06-06T17:33:00Z">
        <w:r w:rsidDel="00E43AE1">
          <w:rPr>
            <w:b/>
            <w:bCs/>
          </w:rPr>
          <w:delText>STUDIO</w:delText>
        </w:r>
      </w:del>
      <w:ins w:id="497" w:author="Matthew Levine" w:date="2025-06-06T13:33:00Z" w16du:dateUtc="2025-06-06T17:33:00Z">
        <w:r w:rsidR="00E43AE1">
          <w:rPr>
            <w:b/>
            <w:bCs/>
          </w:rPr>
          <w:t>[PREMISE CAFÉ]</w:t>
        </w:r>
      </w:ins>
      <w:r>
        <w:rPr>
          <w:b/>
          <w:bCs/>
        </w:rPr>
        <w:t>.</w:t>
      </w:r>
      <w:r>
        <w:rPr>
          <w:b/>
          <w:bCs/>
          <w:spacing w:val="40"/>
        </w:rPr>
        <w:t xml:space="preserve"> </w:t>
      </w:r>
      <w:r>
        <w:rPr>
          <w:b/>
          <w:bCs/>
        </w:rPr>
        <w:t>THESE</w:t>
      </w:r>
      <w:r>
        <w:rPr>
          <w:b/>
          <w:bCs/>
          <w:spacing w:val="-5"/>
        </w:rPr>
        <w:t xml:space="preserve"> </w:t>
      </w:r>
      <w:r>
        <w:rPr>
          <w:b/>
          <w:bCs/>
        </w:rPr>
        <w:t>TABLES</w:t>
      </w:r>
      <w:r>
        <w:rPr>
          <w:b/>
          <w:bCs/>
          <w:spacing w:val="-2"/>
        </w:rPr>
        <w:t xml:space="preserve"> </w:t>
      </w:r>
      <w:r>
        <w:rPr>
          <w:b/>
          <w:bCs/>
        </w:rPr>
        <w:t>MAY</w:t>
      </w:r>
      <w:r>
        <w:rPr>
          <w:b/>
          <w:bCs/>
          <w:spacing w:val="-4"/>
        </w:rPr>
        <w:t xml:space="preserve"> </w:t>
      </w:r>
      <w:r>
        <w:rPr>
          <w:b/>
          <w:bCs/>
        </w:rPr>
        <w:t>NOT</w:t>
      </w:r>
      <w:r>
        <w:rPr>
          <w:b/>
          <w:bCs/>
          <w:spacing w:val="-6"/>
        </w:rPr>
        <w:t xml:space="preserve"> </w:t>
      </w:r>
      <w:r>
        <w:rPr>
          <w:b/>
          <w:bCs/>
        </w:rPr>
        <w:t xml:space="preserve">THEREFORE CONSTITUTE AN EXHAUSTIVE LIST OF ALL OF THE LAWS THAT YOU MAY BE REQUIRED TO COMPLY WITH, AND YOU MAY BE REQUIRED UNDER OTHER FEDERAL OR PROVINCIAL LAWS OR UNDER THE BY-LAWS OF A MUNICIPAL OR OTHER LOCAL AUTHORITY TO OBTAIN LICENSES, REGISTRATIONS, AUTHORIZATIONS OR OTHER PERMISSIONS TO OPERATE THE </w:t>
      </w:r>
      <w:del w:id="498" w:author="Matthew Levine" w:date="2025-06-06T13:34:00Z" w16du:dateUtc="2025-06-06T17:34:00Z">
        <w:r w:rsidDel="00E43AE1">
          <w:rPr>
            <w:b/>
            <w:bCs/>
          </w:rPr>
          <w:delText>STUDIO</w:delText>
        </w:r>
      </w:del>
      <w:ins w:id="499" w:author="Matthew Levine" w:date="2025-06-06T13:34:00Z" w16du:dateUtc="2025-06-06T17:34:00Z">
        <w:r w:rsidR="00E43AE1">
          <w:rPr>
            <w:b/>
            <w:bCs/>
          </w:rPr>
          <w:t>[PREMISE CAFÉ]</w:t>
        </w:r>
      </w:ins>
      <w:r>
        <w:rPr>
          <w:b/>
          <w:bCs/>
        </w:rPr>
        <w:t>.</w:t>
      </w:r>
      <w:r>
        <w:rPr>
          <w:b/>
          <w:bCs/>
          <w:spacing w:val="40"/>
        </w:rPr>
        <w:t xml:space="preserve"> </w:t>
      </w:r>
      <w:r>
        <w:rPr>
          <w:b/>
          <w:bCs/>
        </w:rPr>
        <w:t>WE THEREFORE STRONGLY ENCOURAGE YOU TO CONSULT WITH YOUR LAWYERS AND OTHER PROFESSIONALS:</w:t>
      </w:r>
    </w:p>
    <w:p w14:paraId="79389F25" w14:textId="77777777" w:rsidR="00C811EF" w:rsidRDefault="00C811EF">
      <w:pPr>
        <w:pStyle w:val="ListParagraph"/>
        <w:numPr>
          <w:ilvl w:val="0"/>
          <w:numId w:val="88"/>
        </w:numPr>
        <w:tabs>
          <w:tab w:val="left" w:pos="1438"/>
        </w:tabs>
        <w:kinsoku w:val="0"/>
        <w:overflowPunct w:val="0"/>
        <w:spacing w:before="1"/>
        <w:ind w:left="1438" w:hanging="718"/>
        <w:rPr>
          <w:b/>
          <w:bCs/>
          <w:spacing w:val="-5"/>
          <w:sz w:val="20"/>
          <w:szCs w:val="20"/>
        </w:rPr>
      </w:pPr>
      <w:r>
        <w:rPr>
          <w:b/>
          <w:bCs/>
          <w:sz w:val="20"/>
          <w:szCs w:val="20"/>
        </w:rPr>
        <w:t>REGARDING</w:t>
      </w:r>
      <w:r>
        <w:rPr>
          <w:b/>
          <w:bCs/>
          <w:spacing w:val="-6"/>
          <w:sz w:val="20"/>
          <w:szCs w:val="20"/>
        </w:rPr>
        <w:t xml:space="preserve"> </w:t>
      </w:r>
      <w:r>
        <w:rPr>
          <w:b/>
          <w:bCs/>
          <w:sz w:val="20"/>
          <w:szCs w:val="20"/>
        </w:rPr>
        <w:t>THE</w:t>
      </w:r>
      <w:r>
        <w:rPr>
          <w:b/>
          <w:bCs/>
          <w:spacing w:val="-8"/>
          <w:sz w:val="20"/>
          <w:szCs w:val="20"/>
        </w:rPr>
        <w:t xml:space="preserve"> </w:t>
      </w:r>
      <w:r>
        <w:rPr>
          <w:b/>
          <w:bCs/>
          <w:sz w:val="20"/>
          <w:szCs w:val="20"/>
        </w:rPr>
        <w:t>APPLICATION</w:t>
      </w:r>
      <w:r>
        <w:rPr>
          <w:b/>
          <w:bCs/>
          <w:spacing w:val="-6"/>
          <w:sz w:val="20"/>
          <w:szCs w:val="20"/>
        </w:rPr>
        <w:t xml:space="preserve"> </w:t>
      </w:r>
      <w:r>
        <w:rPr>
          <w:b/>
          <w:bCs/>
          <w:sz w:val="20"/>
          <w:szCs w:val="20"/>
        </w:rPr>
        <w:t>OF</w:t>
      </w:r>
      <w:r>
        <w:rPr>
          <w:b/>
          <w:bCs/>
          <w:spacing w:val="-6"/>
          <w:sz w:val="20"/>
          <w:szCs w:val="20"/>
        </w:rPr>
        <w:t xml:space="preserve"> </w:t>
      </w:r>
      <w:r>
        <w:rPr>
          <w:b/>
          <w:bCs/>
          <w:sz w:val="20"/>
          <w:szCs w:val="20"/>
        </w:rPr>
        <w:t>THE</w:t>
      </w:r>
      <w:r>
        <w:rPr>
          <w:b/>
          <w:bCs/>
          <w:spacing w:val="-8"/>
          <w:sz w:val="20"/>
          <w:szCs w:val="20"/>
        </w:rPr>
        <w:t xml:space="preserve"> </w:t>
      </w:r>
      <w:proofErr w:type="gramStart"/>
      <w:r>
        <w:rPr>
          <w:b/>
          <w:bCs/>
          <w:sz w:val="20"/>
          <w:szCs w:val="20"/>
        </w:rPr>
        <w:t>LAWS;</w:t>
      </w:r>
      <w:proofErr w:type="gramEnd"/>
      <w:r>
        <w:rPr>
          <w:b/>
          <w:bCs/>
          <w:spacing w:val="-3"/>
          <w:sz w:val="20"/>
          <w:szCs w:val="20"/>
        </w:rPr>
        <w:t xml:space="preserve"> </w:t>
      </w:r>
      <w:r>
        <w:rPr>
          <w:b/>
          <w:bCs/>
          <w:spacing w:val="-5"/>
          <w:sz w:val="20"/>
          <w:szCs w:val="20"/>
        </w:rPr>
        <w:t>AND</w:t>
      </w:r>
    </w:p>
    <w:p w14:paraId="0C3E3E9D" w14:textId="77777777" w:rsidR="00C811EF" w:rsidRDefault="00C811EF">
      <w:pPr>
        <w:pStyle w:val="ListParagraph"/>
        <w:numPr>
          <w:ilvl w:val="0"/>
          <w:numId w:val="88"/>
        </w:numPr>
        <w:tabs>
          <w:tab w:val="left" w:pos="1440"/>
        </w:tabs>
        <w:kinsoku w:val="0"/>
        <w:overflowPunct w:val="0"/>
        <w:spacing w:before="228"/>
        <w:ind w:right="717"/>
        <w:jc w:val="left"/>
        <w:rPr>
          <w:b/>
          <w:bCs/>
          <w:sz w:val="20"/>
          <w:szCs w:val="20"/>
        </w:rPr>
      </w:pPr>
      <w:r>
        <w:rPr>
          <w:b/>
          <w:bCs/>
          <w:sz w:val="20"/>
          <w:szCs w:val="20"/>
        </w:rPr>
        <w:t>TO DETERMINE WHETHER THERE ARE ANY OTHER LAWS WITH WHICH YOU MAY HAVE TO COMPLY.</w:t>
      </w:r>
    </w:p>
    <w:p w14:paraId="4AF4BD5D" w14:textId="77777777" w:rsidR="00C811EF" w:rsidRDefault="00C811EF">
      <w:pPr>
        <w:pStyle w:val="BodyText"/>
        <w:kinsoku w:val="0"/>
        <w:overflowPunct w:val="0"/>
        <w:spacing w:before="11"/>
        <w:rPr>
          <w:b/>
          <w:bCs/>
        </w:rPr>
      </w:pPr>
    </w:p>
    <w:p w14:paraId="2A1178B2" w14:textId="77777777" w:rsidR="00C811EF" w:rsidRDefault="00C811EF">
      <w:pPr>
        <w:pStyle w:val="BodyText"/>
        <w:kinsoku w:val="0"/>
        <w:overflowPunct w:val="0"/>
        <w:ind w:left="720"/>
        <w:jc w:val="both"/>
      </w:pPr>
      <w:r>
        <w:rPr>
          <w:u w:val="single"/>
        </w:rPr>
        <w:t>To</w:t>
      </w:r>
      <w:r>
        <w:rPr>
          <w:spacing w:val="-8"/>
          <w:u w:val="single"/>
        </w:rPr>
        <w:t xml:space="preserve"> </w:t>
      </w:r>
      <w:r>
        <w:rPr>
          <w:u w:val="single"/>
        </w:rPr>
        <w:t>Construct</w:t>
      </w:r>
      <w:r>
        <w:rPr>
          <w:spacing w:val="-7"/>
          <w:u w:val="single"/>
        </w:rPr>
        <w:t xml:space="preserve"> </w:t>
      </w:r>
      <w:r>
        <w:rPr>
          <w:u w:val="single"/>
        </w:rPr>
        <w:t>the</w:t>
      </w:r>
      <w:r>
        <w:rPr>
          <w:spacing w:val="-7"/>
          <w:u w:val="single"/>
        </w:rPr>
        <w:t xml:space="preserve"> </w:t>
      </w:r>
      <w:r>
        <w:rPr>
          <w:u w:val="single"/>
        </w:rPr>
        <w:t>Franchise</w:t>
      </w:r>
      <w:r>
        <w:rPr>
          <w:spacing w:val="-5"/>
          <w:u w:val="single"/>
        </w:rPr>
        <w:t xml:space="preserve"> </w:t>
      </w:r>
      <w:r>
        <w:rPr>
          <w:spacing w:val="-2"/>
          <w:u w:val="single"/>
        </w:rPr>
        <w:t>Outlet:</w:t>
      </w:r>
    </w:p>
    <w:p w14:paraId="7B500B51" w14:textId="77777777" w:rsidR="00C811EF" w:rsidRDefault="00C811EF">
      <w:pPr>
        <w:pStyle w:val="BodyText"/>
        <w:kinsoku w:val="0"/>
        <w:overflowPunct w:val="0"/>
      </w:pPr>
    </w:p>
    <w:tbl>
      <w:tblPr>
        <w:tblW w:w="0" w:type="auto"/>
        <w:tblInd w:w="838" w:type="dxa"/>
        <w:tblLayout w:type="fixed"/>
        <w:tblCellMar>
          <w:left w:w="0" w:type="dxa"/>
          <w:right w:w="0" w:type="dxa"/>
        </w:tblCellMar>
        <w:tblLook w:val="0000" w:firstRow="0" w:lastRow="0" w:firstColumn="0" w:lastColumn="0" w:noHBand="0" w:noVBand="0"/>
      </w:tblPr>
      <w:tblGrid>
        <w:gridCol w:w="4690"/>
        <w:gridCol w:w="4661"/>
      </w:tblGrid>
      <w:tr w:rsidR="00C811EF" w14:paraId="3A9B27F4" w14:textId="77777777">
        <w:trPr>
          <w:trHeight w:val="466"/>
        </w:trPr>
        <w:tc>
          <w:tcPr>
            <w:tcW w:w="4690" w:type="dxa"/>
            <w:tcBorders>
              <w:top w:val="single" w:sz="4" w:space="0" w:color="000000"/>
              <w:left w:val="single" w:sz="4" w:space="0" w:color="000000"/>
              <w:bottom w:val="single" w:sz="6" w:space="0" w:color="000000"/>
              <w:right w:val="single" w:sz="4" w:space="0" w:color="000000"/>
            </w:tcBorders>
            <w:shd w:val="clear" w:color="auto" w:fill="D8D8D8"/>
          </w:tcPr>
          <w:p w14:paraId="48CF2DA4" w14:textId="77777777" w:rsidR="00C811EF" w:rsidRDefault="00C811EF">
            <w:pPr>
              <w:pStyle w:val="TableParagraph"/>
              <w:kinsoku w:val="0"/>
              <w:overflowPunct w:val="0"/>
              <w:spacing w:before="119"/>
              <w:ind w:left="583"/>
              <w:rPr>
                <w:b/>
                <w:bCs/>
                <w:spacing w:val="-2"/>
                <w:sz w:val="20"/>
                <w:szCs w:val="20"/>
              </w:rPr>
            </w:pPr>
            <w:r>
              <w:rPr>
                <w:b/>
                <w:bCs/>
                <w:sz w:val="20"/>
                <w:szCs w:val="20"/>
              </w:rPr>
              <w:t>License,</w:t>
            </w:r>
            <w:r>
              <w:rPr>
                <w:b/>
                <w:bCs/>
                <w:spacing w:val="-11"/>
                <w:sz w:val="20"/>
                <w:szCs w:val="20"/>
              </w:rPr>
              <w:t xml:space="preserve"> </w:t>
            </w:r>
            <w:r>
              <w:rPr>
                <w:b/>
                <w:bCs/>
                <w:sz w:val="20"/>
                <w:szCs w:val="20"/>
              </w:rPr>
              <w:t>registration</w:t>
            </w:r>
            <w:r>
              <w:rPr>
                <w:b/>
                <w:bCs/>
                <w:spacing w:val="-8"/>
                <w:sz w:val="20"/>
                <w:szCs w:val="20"/>
              </w:rPr>
              <w:t xml:space="preserve"> </w:t>
            </w:r>
            <w:r>
              <w:rPr>
                <w:b/>
                <w:bCs/>
                <w:sz w:val="20"/>
                <w:szCs w:val="20"/>
              </w:rPr>
              <w:t>or</w:t>
            </w:r>
            <w:r>
              <w:rPr>
                <w:b/>
                <w:bCs/>
                <w:spacing w:val="-9"/>
                <w:sz w:val="20"/>
                <w:szCs w:val="20"/>
              </w:rPr>
              <w:t xml:space="preserve"> </w:t>
            </w:r>
            <w:r>
              <w:rPr>
                <w:b/>
                <w:bCs/>
                <w:spacing w:val="-2"/>
                <w:sz w:val="20"/>
                <w:szCs w:val="20"/>
              </w:rPr>
              <w:t>authorization</w:t>
            </w:r>
          </w:p>
        </w:tc>
        <w:tc>
          <w:tcPr>
            <w:tcW w:w="4661" w:type="dxa"/>
            <w:tcBorders>
              <w:top w:val="single" w:sz="4" w:space="0" w:color="000000"/>
              <w:left w:val="single" w:sz="4" w:space="0" w:color="000000"/>
              <w:bottom w:val="single" w:sz="6" w:space="0" w:color="000000"/>
              <w:right w:val="single" w:sz="4" w:space="0" w:color="000000"/>
            </w:tcBorders>
            <w:shd w:val="clear" w:color="auto" w:fill="D8D8D8"/>
          </w:tcPr>
          <w:p w14:paraId="4F16D94C" w14:textId="77777777" w:rsidR="00C811EF" w:rsidRDefault="00C811EF">
            <w:pPr>
              <w:pStyle w:val="TableParagraph"/>
              <w:kinsoku w:val="0"/>
              <w:overflowPunct w:val="0"/>
              <w:spacing w:before="119"/>
              <w:ind w:left="6"/>
              <w:jc w:val="center"/>
              <w:rPr>
                <w:b/>
                <w:bCs/>
                <w:spacing w:val="-2"/>
                <w:sz w:val="20"/>
                <w:szCs w:val="20"/>
              </w:rPr>
            </w:pPr>
            <w:r>
              <w:rPr>
                <w:b/>
                <w:bCs/>
                <w:sz w:val="20"/>
                <w:szCs w:val="20"/>
              </w:rPr>
              <w:t>Issuing</w:t>
            </w:r>
            <w:r>
              <w:rPr>
                <w:b/>
                <w:bCs/>
                <w:spacing w:val="-13"/>
                <w:sz w:val="20"/>
                <w:szCs w:val="20"/>
              </w:rPr>
              <w:t xml:space="preserve"> </w:t>
            </w:r>
            <w:r>
              <w:rPr>
                <w:b/>
                <w:bCs/>
                <w:spacing w:val="-2"/>
                <w:sz w:val="20"/>
                <w:szCs w:val="20"/>
              </w:rPr>
              <w:t>Agency</w:t>
            </w:r>
          </w:p>
        </w:tc>
      </w:tr>
      <w:tr w:rsidR="00C811EF" w14:paraId="6CF55A0A" w14:textId="77777777">
        <w:trPr>
          <w:trHeight w:val="858"/>
        </w:trPr>
        <w:tc>
          <w:tcPr>
            <w:tcW w:w="4690" w:type="dxa"/>
            <w:tcBorders>
              <w:top w:val="single" w:sz="6" w:space="0" w:color="000000"/>
              <w:left w:val="single" w:sz="4" w:space="0" w:color="000000"/>
              <w:bottom w:val="single" w:sz="6" w:space="0" w:color="000000"/>
              <w:right w:val="single" w:sz="4" w:space="0" w:color="000000"/>
            </w:tcBorders>
          </w:tcPr>
          <w:p w14:paraId="6D589255" w14:textId="77777777" w:rsidR="00C811EF" w:rsidRDefault="00C811EF">
            <w:pPr>
              <w:pStyle w:val="TableParagraph"/>
              <w:kinsoku w:val="0"/>
              <w:overflowPunct w:val="0"/>
              <w:spacing w:before="118"/>
              <w:ind w:left="520"/>
              <w:rPr>
                <w:spacing w:val="-2"/>
                <w:sz w:val="20"/>
                <w:szCs w:val="20"/>
              </w:rPr>
            </w:pPr>
            <w:r>
              <w:rPr>
                <w:sz w:val="20"/>
                <w:szCs w:val="20"/>
              </w:rPr>
              <w:t>Development</w:t>
            </w:r>
            <w:r>
              <w:rPr>
                <w:spacing w:val="-14"/>
                <w:sz w:val="20"/>
                <w:szCs w:val="20"/>
              </w:rPr>
              <w:t xml:space="preserve"> </w:t>
            </w:r>
            <w:r>
              <w:rPr>
                <w:spacing w:val="-2"/>
                <w:sz w:val="20"/>
                <w:szCs w:val="20"/>
              </w:rPr>
              <w:t>Permit</w:t>
            </w:r>
          </w:p>
        </w:tc>
        <w:tc>
          <w:tcPr>
            <w:tcW w:w="4661" w:type="dxa"/>
            <w:tcBorders>
              <w:top w:val="single" w:sz="6" w:space="0" w:color="000000"/>
              <w:left w:val="single" w:sz="4" w:space="0" w:color="000000"/>
              <w:bottom w:val="single" w:sz="6" w:space="0" w:color="000000"/>
              <w:right w:val="single" w:sz="4" w:space="0" w:color="000000"/>
            </w:tcBorders>
          </w:tcPr>
          <w:p w14:paraId="79F2A6C9" w14:textId="0256FA0F" w:rsidR="00C811EF" w:rsidRDefault="00C811EF">
            <w:pPr>
              <w:pStyle w:val="TableParagraph"/>
              <w:kinsoku w:val="0"/>
              <w:overflowPunct w:val="0"/>
              <w:spacing w:before="115" w:line="242" w:lineRule="auto"/>
              <w:ind w:left="81"/>
              <w:rPr>
                <w:spacing w:val="-2"/>
                <w:sz w:val="20"/>
                <w:szCs w:val="20"/>
              </w:rPr>
            </w:pPr>
            <w:r>
              <w:rPr>
                <w:sz w:val="20"/>
                <w:szCs w:val="20"/>
              </w:rPr>
              <w:t>City,</w:t>
            </w:r>
            <w:r>
              <w:rPr>
                <w:spacing w:val="29"/>
                <w:sz w:val="20"/>
                <w:szCs w:val="20"/>
              </w:rPr>
              <w:t xml:space="preserve"> </w:t>
            </w:r>
            <w:r>
              <w:rPr>
                <w:sz w:val="20"/>
                <w:szCs w:val="20"/>
              </w:rPr>
              <w:t>Town</w:t>
            </w:r>
            <w:r>
              <w:rPr>
                <w:spacing w:val="29"/>
                <w:sz w:val="20"/>
                <w:szCs w:val="20"/>
              </w:rPr>
              <w:t xml:space="preserve"> </w:t>
            </w:r>
            <w:r>
              <w:rPr>
                <w:sz w:val="20"/>
                <w:szCs w:val="20"/>
              </w:rPr>
              <w:t>or</w:t>
            </w:r>
            <w:r>
              <w:rPr>
                <w:spacing w:val="31"/>
                <w:sz w:val="20"/>
                <w:szCs w:val="20"/>
              </w:rPr>
              <w:t xml:space="preserve"> </w:t>
            </w:r>
            <w:r>
              <w:rPr>
                <w:sz w:val="20"/>
                <w:szCs w:val="20"/>
              </w:rPr>
              <w:t>Municipality</w:t>
            </w:r>
            <w:r>
              <w:rPr>
                <w:spacing w:val="31"/>
                <w:sz w:val="20"/>
                <w:szCs w:val="20"/>
              </w:rPr>
              <w:t xml:space="preserve"> </w:t>
            </w:r>
            <w:r>
              <w:rPr>
                <w:sz w:val="20"/>
                <w:szCs w:val="20"/>
              </w:rPr>
              <w:t>in</w:t>
            </w:r>
            <w:r>
              <w:rPr>
                <w:spacing w:val="29"/>
                <w:sz w:val="20"/>
                <w:szCs w:val="20"/>
              </w:rPr>
              <w:t xml:space="preserve"> </w:t>
            </w:r>
            <w:r>
              <w:rPr>
                <w:sz w:val="20"/>
                <w:szCs w:val="20"/>
              </w:rPr>
              <w:t>which</w:t>
            </w:r>
            <w:r>
              <w:rPr>
                <w:spacing w:val="29"/>
                <w:sz w:val="20"/>
                <w:szCs w:val="20"/>
              </w:rPr>
              <w:t xml:space="preserve"> </w:t>
            </w:r>
            <w:r>
              <w:rPr>
                <w:sz w:val="20"/>
                <w:szCs w:val="20"/>
              </w:rPr>
              <w:t>the</w:t>
            </w:r>
            <w:r>
              <w:rPr>
                <w:spacing w:val="32"/>
                <w:sz w:val="20"/>
                <w:szCs w:val="20"/>
              </w:rPr>
              <w:t xml:space="preserve"> </w:t>
            </w:r>
            <w:del w:id="500" w:author="Matthew Levine" w:date="2025-06-06T13:34:00Z" w16du:dateUtc="2025-06-06T17:34:00Z">
              <w:r w:rsidDel="00E43AE1">
                <w:rPr>
                  <w:sz w:val="20"/>
                  <w:szCs w:val="20"/>
                </w:rPr>
                <w:delText>Studio</w:delText>
              </w:r>
            </w:del>
            <w:ins w:id="501" w:author="Matthew Levine" w:date="2025-06-06T13:34:00Z" w16du:dateUtc="2025-06-06T17:34:00Z">
              <w:r w:rsidR="00E43AE1">
                <w:rPr>
                  <w:sz w:val="20"/>
                  <w:szCs w:val="20"/>
                </w:rPr>
                <w:t>[Premise Café]</w:t>
              </w:r>
            </w:ins>
            <w:r>
              <w:rPr>
                <w:spacing w:val="29"/>
                <w:sz w:val="20"/>
                <w:szCs w:val="20"/>
              </w:rPr>
              <w:t xml:space="preserve"> </w:t>
            </w:r>
            <w:r>
              <w:rPr>
                <w:sz w:val="20"/>
                <w:szCs w:val="20"/>
              </w:rPr>
              <w:t xml:space="preserve">is </w:t>
            </w:r>
            <w:r>
              <w:rPr>
                <w:spacing w:val="-2"/>
                <w:sz w:val="20"/>
                <w:szCs w:val="20"/>
              </w:rPr>
              <w:t>located.</w:t>
            </w:r>
          </w:p>
        </w:tc>
      </w:tr>
    </w:tbl>
    <w:p w14:paraId="1B8C1690" w14:textId="77777777" w:rsidR="00C811EF" w:rsidRDefault="00C811EF">
      <w:pPr>
        <w:rPr>
          <w:sz w:val="20"/>
          <w:szCs w:val="20"/>
        </w:rPr>
        <w:sectPr w:rsidR="00C811EF">
          <w:pgSz w:w="12240" w:h="15840"/>
          <w:pgMar w:top="400" w:right="720" w:bottom="1440" w:left="720" w:header="200" w:footer="1257" w:gutter="0"/>
          <w:cols w:space="720"/>
          <w:noEndnote/>
        </w:sectPr>
      </w:pPr>
    </w:p>
    <w:p w14:paraId="684A5F90" w14:textId="77777777" w:rsidR="00C811EF" w:rsidRDefault="00C811EF">
      <w:pPr>
        <w:pStyle w:val="BodyText"/>
        <w:kinsoku w:val="0"/>
        <w:overflowPunct w:val="0"/>
      </w:pPr>
    </w:p>
    <w:p w14:paraId="0840FB92" w14:textId="77777777" w:rsidR="00C811EF" w:rsidRDefault="00C811EF">
      <w:pPr>
        <w:pStyle w:val="BodyText"/>
        <w:kinsoku w:val="0"/>
        <w:overflowPunct w:val="0"/>
      </w:pPr>
    </w:p>
    <w:p w14:paraId="3FFFC4DD" w14:textId="77777777" w:rsidR="00C811EF" w:rsidRDefault="00C811EF">
      <w:pPr>
        <w:pStyle w:val="BodyText"/>
        <w:kinsoku w:val="0"/>
        <w:overflowPunct w:val="0"/>
      </w:pPr>
    </w:p>
    <w:p w14:paraId="52302E4C" w14:textId="77777777" w:rsidR="00C811EF" w:rsidRDefault="00C811EF">
      <w:pPr>
        <w:pStyle w:val="BodyText"/>
        <w:kinsoku w:val="0"/>
        <w:overflowPunct w:val="0"/>
        <w:spacing w:before="118" w:after="1"/>
      </w:pPr>
    </w:p>
    <w:tbl>
      <w:tblPr>
        <w:tblW w:w="0" w:type="auto"/>
        <w:tblInd w:w="838" w:type="dxa"/>
        <w:tblLayout w:type="fixed"/>
        <w:tblCellMar>
          <w:left w:w="0" w:type="dxa"/>
          <w:right w:w="0" w:type="dxa"/>
        </w:tblCellMar>
        <w:tblLook w:val="0000" w:firstRow="0" w:lastRow="0" w:firstColumn="0" w:lastColumn="0" w:noHBand="0" w:noVBand="0"/>
      </w:tblPr>
      <w:tblGrid>
        <w:gridCol w:w="4690"/>
        <w:gridCol w:w="4661"/>
      </w:tblGrid>
      <w:tr w:rsidR="00C811EF" w14:paraId="519C2E1B" w14:textId="77777777">
        <w:trPr>
          <w:trHeight w:val="466"/>
        </w:trPr>
        <w:tc>
          <w:tcPr>
            <w:tcW w:w="4690" w:type="dxa"/>
            <w:tcBorders>
              <w:top w:val="single" w:sz="4" w:space="0" w:color="000000"/>
              <w:left w:val="single" w:sz="4" w:space="0" w:color="000000"/>
              <w:bottom w:val="single" w:sz="6" w:space="0" w:color="000000"/>
              <w:right w:val="single" w:sz="4" w:space="0" w:color="000000"/>
            </w:tcBorders>
            <w:shd w:val="clear" w:color="auto" w:fill="D8D8D8"/>
          </w:tcPr>
          <w:p w14:paraId="1D6CF58C" w14:textId="77777777" w:rsidR="00C811EF" w:rsidRDefault="00C811EF">
            <w:pPr>
              <w:pStyle w:val="TableParagraph"/>
              <w:kinsoku w:val="0"/>
              <w:overflowPunct w:val="0"/>
              <w:spacing w:before="122"/>
              <w:ind w:left="583"/>
              <w:rPr>
                <w:b/>
                <w:bCs/>
                <w:spacing w:val="-2"/>
                <w:sz w:val="20"/>
                <w:szCs w:val="20"/>
              </w:rPr>
            </w:pPr>
            <w:r>
              <w:rPr>
                <w:b/>
                <w:bCs/>
                <w:sz w:val="20"/>
                <w:szCs w:val="20"/>
              </w:rPr>
              <w:t>License,</w:t>
            </w:r>
            <w:r>
              <w:rPr>
                <w:b/>
                <w:bCs/>
                <w:spacing w:val="-11"/>
                <w:sz w:val="20"/>
                <w:szCs w:val="20"/>
              </w:rPr>
              <w:t xml:space="preserve"> </w:t>
            </w:r>
            <w:r>
              <w:rPr>
                <w:b/>
                <w:bCs/>
                <w:sz w:val="20"/>
                <w:szCs w:val="20"/>
              </w:rPr>
              <w:t>registration</w:t>
            </w:r>
            <w:r>
              <w:rPr>
                <w:b/>
                <w:bCs/>
                <w:spacing w:val="-8"/>
                <w:sz w:val="20"/>
                <w:szCs w:val="20"/>
              </w:rPr>
              <w:t xml:space="preserve"> </w:t>
            </w:r>
            <w:r>
              <w:rPr>
                <w:b/>
                <w:bCs/>
                <w:sz w:val="20"/>
                <w:szCs w:val="20"/>
              </w:rPr>
              <w:t>or</w:t>
            </w:r>
            <w:r>
              <w:rPr>
                <w:b/>
                <w:bCs/>
                <w:spacing w:val="-9"/>
                <w:sz w:val="20"/>
                <w:szCs w:val="20"/>
              </w:rPr>
              <w:t xml:space="preserve"> </w:t>
            </w:r>
            <w:r>
              <w:rPr>
                <w:b/>
                <w:bCs/>
                <w:spacing w:val="-2"/>
                <w:sz w:val="20"/>
                <w:szCs w:val="20"/>
              </w:rPr>
              <w:t>authorization</w:t>
            </w:r>
          </w:p>
        </w:tc>
        <w:tc>
          <w:tcPr>
            <w:tcW w:w="4661" w:type="dxa"/>
            <w:tcBorders>
              <w:top w:val="single" w:sz="4" w:space="0" w:color="000000"/>
              <w:left w:val="single" w:sz="4" w:space="0" w:color="000000"/>
              <w:bottom w:val="single" w:sz="6" w:space="0" w:color="000000"/>
              <w:right w:val="single" w:sz="4" w:space="0" w:color="000000"/>
            </w:tcBorders>
            <w:shd w:val="clear" w:color="auto" w:fill="D8D8D8"/>
          </w:tcPr>
          <w:p w14:paraId="7814D0D3" w14:textId="77777777" w:rsidR="00C811EF" w:rsidRDefault="00C811EF">
            <w:pPr>
              <w:pStyle w:val="TableParagraph"/>
              <w:kinsoku w:val="0"/>
              <w:overflowPunct w:val="0"/>
              <w:spacing w:before="122"/>
              <w:ind w:left="6"/>
              <w:jc w:val="center"/>
              <w:rPr>
                <w:b/>
                <w:bCs/>
                <w:spacing w:val="-2"/>
                <w:sz w:val="20"/>
                <w:szCs w:val="20"/>
              </w:rPr>
            </w:pPr>
            <w:r>
              <w:rPr>
                <w:b/>
                <w:bCs/>
                <w:sz w:val="20"/>
                <w:szCs w:val="20"/>
              </w:rPr>
              <w:t>Issuing</w:t>
            </w:r>
            <w:r>
              <w:rPr>
                <w:b/>
                <w:bCs/>
                <w:spacing w:val="-13"/>
                <w:sz w:val="20"/>
                <w:szCs w:val="20"/>
              </w:rPr>
              <w:t xml:space="preserve"> </w:t>
            </w:r>
            <w:r>
              <w:rPr>
                <w:b/>
                <w:bCs/>
                <w:spacing w:val="-2"/>
                <w:sz w:val="20"/>
                <w:szCs w:val="20"/>
              </w:rPr>
              <w:t>Agency</w:t>
            </w:r>
          </w:p>
        </w:tc>
      </w:tr>
      <w:tr w:rsidR="00C811EF" w14:paraId="22A185BE" w14:textId="77777777">
        <w:trPr>
          <w:trHeight w:val="885"/>
        </w:trPr>
        <w:tc>
          <w:tcPr>
            <w:tcW w:w="4690" w:type="dxa"/>
            <w:tcBorders>
              <w:top w:val="single" w:sz="6" w:space="0" w:color="000000"/>
              <w:left w:val="single" w:sz="4" w:space="0" w:color="000000"/>
              <w:bottom w:val="single" w:sz="6" w:space="0" w:color="000000"/>
              <w:right w:val="single" w:sz="4" w:space="0" w:color="000000"/>
            </w:tcBorders>
          </w:tcPr>
          <w:p w14:paraId="6FA19A99" w14:textId="77777777" w:rsidR="00C811EF" w:rsidRDefault="00C811EF" w:rsidP="00CB5590">
            <w:pPr>
              <w:pStyle w:val="TableParagraph"/>
              <w:numPr>
                <w:ilvl w:val="0"/>
                <w:numId w:val="122"/>
              </w:numPr>
              <w:tabs>
                <w:tab w:val="left" w:pos="1240"/>
              </w:tabs>
              <w:kinsoku w:val="0"/>
              <w:overflowPunct w:val="0"/>
              <w:spacing w:before="77"/>
              <w:ind w:right="69"/>
              <w:jc w:val="both"/>
              <w:rPr>
                <w:spacing w:val="-2"/>
                <w:sz w:val="20"/>
                <w:szCs w:val="20"/>
              </w:rPr>
            </w:pPr>
            <w:r>
              <w:rPr>
                <w:sz w:val="20"/>
                <w:szCs w:val="20"/>
              </w:rPr>
              <w:t xml:space="preserve">This is required to ensure that zoning and development by-laws are </w:t>
            </w:r>
            <w:r>
              <w:rPr>
                <w:spacing w:val="-2"/>
                <w:sz w:val="20"/>
                <w:szCs w:val="20"/>
              </w:rPr>
              <w:t>followed.</w:t>
            </w:r>
          </w:p>
        </w:tc>
        <w:tc>
          <w:tcPr>
            <w:tcW w:w="4661" w:type="dxa"/>
            <w:tcBorders>
              <w:top w:val="single" w:sz="6" w:space="0" w:color="000000"/>
              <w:left w:val="single" w:sz="4" w:space="0" w:color="000000"/>
              <w:bottom w:val="single" w:sz="6" w:space="0" w:color="000000"/>
              <w:right w:val="single" w:sz="4" w:space="0" w:color="000000"/>
            </w:tcBorders>
          </w:tcPr>
          <w:p w14:paraId="25B4C2CA" w14:textId="77777777" w:rsidR="00C811EF" w:rsidRDefault="00C811EF">
            <w:pPr>
              <w:pStyle w:val="TableParagraph"/>
              <w:kinsoku w:val="0"/>
              <w:overflowPunct w:val="0"/>
              <w:rPr>
                <w:rFonts w:ascii="Times New Roman" w:hAnsi="Times New Roman" w:cs="Times New Roman"/>
                <w:sz w:val="18"/>
                <w:szCs w:val="18"/>
              </w:rPr>
            </w:pPr>
          </w:p>
        </w:tc>
      </w:tr>
      <w:tr w:rsidR="00C811EF" w14:paraId="4B2D994B" w14:textId="77777777">
        <w:trPr>
          <w:trHeight w:val="964"/>
        </w:trPr>
        <w:tc>
          <w:tcPr>
            <w:tcW w:w="4690" w:type="dxa"/>
            <w:tcBorders>
              <w:top w:val="single" w:sz="6" w:space="0" w:color="000000"/>
              <w:left w:val="single" w:sz="4" w:space="0" w:color="000000"/>
              <w:bottom w:val="single" w:sz="6" w:space="0" w:color="000000"/>
              <w:right w:val="single" w:sz="4" w:space="0" w:color="000000"/>
            </w:tcBorders>
          </w:tcPr>
          <w:p w14:paraId="29949301" w14:textId="77777777" w:rsidR="00C811EF" w:rsidRDefault="00C811EF">
            <w:pPr>
              <w:pStyle w:val="TableParagraph"/>
              <w:kinsoku w:val="0"/>
              <w:overflowPunct w:val="0"/>
              <w:spacing w:before="118"/>
              <w:ind w:left="79"/>
              <w:rPr>
                <w:spacing w:val="-2"/>
                <w:sz w:val="20"/>
                <w:szCs w:val="20"/>
              </w:rPr>
            </w:pPr>
            <w:r>
              <w:rPr>
                <w:sz w:val="20"/>
                <w:szCs w:val="20"/>
              </w:rPr>
              <w:t>Building</w:t>
            </w:r>
            <w:r>
              <w:rPr>
                <w:spacing w:val="-11"/>
                <w:sz w:val="20"/>
                <w:szCs w:val="20"/>
              </w:rPr>
              <w:t xml:space="preserve"> </w:t>
            </w:r>
            <w:r>
              <w:rPr>
                <w:spacing w:val="-2"/>
                <w:sz w:val="20"/>
                <w:szCs w:val="20"/>
              </w:rPr>
              <w:t>Permit</w:t>
            </w:r>
          </w:p>
          <w:p w14:paraId="43D8640E" w14:textId="77777777" w:rsidR="00C811EF" w:rsidRDefault="00C811EF" w:rsidP="00CB5590">
            <w:pPr>
              <w:pStyle w:val="TableParagraph"/>
              <w:numPr>
                <w:ilvl w:val="0"/>
                <w:numId w:val="123"/>
              </w:numPr>
              <w:tabs>
                <w:tab w:val="left" w:pos="799"/>
              </w:tabs>
              <w:kinsoku w:val="0"/>
              <w:overflowPunct w:val="0"/>
              <w:spacing w:before="39"/>
              <w:ind w:right="72"/>
              <w:rPr>
                <w:sz w:val="20"/>
                <w:szCs w:val="20"/>
              </w:rPr>
            </w:pPr>
            <w:r>
              <w:rPr>
                <w:sz w:val="20"/>
                <w:szCs w:val="20"/>
              </w:rPr>
              <w:t>This</w:t>
            </w:r>
            <w:r>
              <w:rPr>
                <w:spacing w:val="-14"/>
                <w:sz w:val="20"/>
                <w:szCs w:val="20"/>
              </w:rPr>
              <w:t xml:space="preserve"> </w:t>
            </w:r>
            <w:r>
              <w:rPr>
                <w:sz w:val="20"/>
                <w:szCs w:val="20"/>
              </w:rPr>
              <w:t>is</w:t>
            </w:r>
            <w:r>
              <w:rPr>
                <w:spacing w:val="-14"/>
                <w:sz w:val="20"/>
                <w:szCs w:val="20"/>
              </w:rPr>
              <w:t xml:space="preserve"> </w:t>
            </w:r>
            <w:r>
              <w:rPr>
                <w:sz w:val="20"/>
                <w:szCs w:val="20"/>
              </w:rPr>
              <w:t>required</w:t>
            </w:r>
            <w:r>
              <w:rPr>
                <w:spacing w:val="-14"/>
                <w:sz w:val="20"/>
                <w:szCs w:val="20"/>
              </w:rPr>
              <w:t xml:space="preserve"> </w:t>
            </w:r>
            <w:r>
              <w:rPr>
                <w:sz w:val="20"/>
                <w:szCs w:val="20"/>
              </w:rPr>
              <w:t>to</w:t>
            </w:r>
            <w:r>
              <w:rPr>
                <w:spacing w:val="-14"/>
                <w:sz w:val="20"/>
                <w:szCs w:val="20"/>
              </w:rPr>
              <w:t xml:space="preserve"> </w:t>
            </w:r>
            <w:r>
              <w:rPr>
                <w:sz w:val="20"/>
                <w:szCs w:val="20"/>
              </w:rPr>
              <w:t>ensure</w:t>
            </w:r>
            <w:r>
              <w:rPr>
                <w:spacing w:val="-14"/>
                <w:sz w:val="20"/>
                <w:szCs w:val="20"/>
              </w:rPr>
              <w:t xml:space="preserve"> </w:t>
            </w:r>
            <w:r>
              <w:rPr>
                <w:sz w:val="20"/>
                <w:szCs w:val="20"/>
              </w:rPr>
              <w:t>that</w:t>
            </w:r>
            <w:r>
              <w:rPr>
                <w:spacing w:val="-14"/>
                <w:sz w:val="20"/>
                <w:szCs w:val="20"/>
              </w:rPr>
              <w:t xml:space="preserve"> </w:t>
            </w:r>
            <w:r>
              <w:rPr>
                <w:sz w:val="20"/>
                <w:szCs w:val="20"/>
              </w:rPr>
              <w:t>building</w:t>
            </w:r>
            <w:r>
              <w:rPr>
                <w:spacing w:val="-14"/>
                <w:sz w:val="20"/>
                <w:szCs w:val="20"/>
              </w:rPr>
              <w:t xml:space="preserve"> </w:t>
            </w:r>
            <w:r>
              <w:rPr>
                <w:sz w:val="20"/>
                <w:szCs w:val="20"/>
              </w:rPr>
              <w:t>code requirements are met.</w:t>
            </w:r>
          </w:p>
        </w:tc>
        <w:tc>
          <w:tcPr>
            <w:tcW w:w="4661" w:type="dxa"/>
            <w:tcBorders>
              <w:top w:val="single" w:sz="6" w:space="0" w:color="000000"/>
              <w:left w:val="single" w:sz="4" w:space="0" w:color="000000"/>
              <w:bottom w:val="single" w:sz="6" w:space="0" w:color="000000"/>
              <w:right w:val="single" w:sz="4" w:space="0" w:color="000000"/>
            </w:tcBorders>
          </w:tcPr>
          <w:p w14:paraId="5F834CFE" w14:textId="6D509FDB" w:rsidR="00C811EF" w:rsidRDefault="00C811EF">
            <w:pPr>
              <w:pStyle w:val="TableParagraph"/>
              <w:kinsoku w:val="0"/>
              <w:overflowPunct w:val="0"/>
              <w:spacing w:before="115" w:line="242" w:lineRule="auto"/>
              <w:ind w:left="81"/>
              <w:rPr>
                <w:spacing w:val="-2"/>
                <w:sz w:val="20"/>
                <w:szCs w:val="20"/>
              </w:rPr>
            </w:pPr>
            <w:r>
              <w:rPr>
                <w:sz w:val="20"/>
                <w:szCs w:val="20"/>
              </w:rPr>
              <w:t>City,</w:t>
            </w:r>
            <w:r>
              <w:rPr>
                <w:spacing w:val="29"/>
                <w:sz w:val="20"/>
                <w:szCs w:val="20"/>
              </w:rPr>
              <w:t xml:space="preserve"> </w:t>
            </w:r>
            <w:r>
              <w:rPr>
                <w:sz w:val="20"/>
                <w:szCs w:val="20"/>
              </w:rPr>
              <w:t>Town</w:t>
            </w:r>
            <w:r>
              <w:rPr>
                <w:spacing w:val="29"/>
                <w:sz w:val="20"/>
                <w:szCs w:val="20"/>
              </w:rPr>
              <w:t xml:space="preserve"> </w:t>
            </w:r>
            <w:r>
              <w:rPr>
                <w:sz w:val="20"/>
                <w:szCs w:val="20"/>
              </w:rPr>
              <w:t>or</w:t>
            </w:r>
            <w:r>
              <w:rPr>
                <w:spacing w:val="31"/>
                <w:sz w:val="20"/>
                <w:szCs w:val="20"/>
              </w:rPr>
              <w:t xml:space="preserve"> </w:t>
            </w:r>
            <w:r>
              <w:rPr>
                <w:sz w:val="20"/>
                <w:szCs w:val="20"/>
              </w:rPr>
              <w:t>Municipality</w:t>
            </w:r>
            <w:r>
              <w:rPr>
                <w:spacing w:val="31"/>
                <w:sz w:val="20"/>
                <w:szCs w:val="20"/>
              </w:rPr>
              <w:t xml:space="preserve"> </w:t>
            </w:r>
            <w:r>
              <w:rPr>
                <w:sz w:val="20"/>
                <w:szCs w:val="20"/>
              </w:rPr>
              <w:t>in</w:t>
            </w:r>
            <w:r>
              <w:rPr>
                <w:spacing w:val="29"/>
                <w:sz w:val="20"/>
                <w:szCs w:val="20"/>
              </w:rPr>
              <w:t xml:space="preserve"> </w:t>
            </w:r>
            <w:r>
              <w:rPr>
                <w:sz w:val="20"/>
                <w:szCs w:val="20"/>
              </w:rPr>
              <w:t>which</w:t>
            </w:r>
            <w:r>
              <w:rPr>
                <w:spacing w:val="29"/>
                <w:sz w:val="20"/>
                <w:szCs w:val="20"/>
              </w:rPr>
              <w:t xml:space="preserve"> </w:t>
            </w:r>
            <w:r>
              <w:rPr>
                <w:sz w:val="20"/>
                <w:szCs w:val="20"/>
              </w:rPr>
              <w:t>the</w:t>
            </w:r>
            <w:r>
              <w:rPr>
                <w:spacing w:val="32"/>
                <w:sz w:val="20"/>
                <w:szCs w:val="20"/>
              </w:rPr>
              <w:t xml:space="preserve"> </w:t>
            </w:r>
            <w:del w:id="502" w:author="Matthew Levine" w:date="2025-06-06T13:34:00Z" w16du:dateUtc="2025-06-06T17:34:00Z">
              <w:r w:rsidDel="00E43AE1">
                <w:rPr>
                  <w:sz w:val="20"/>
                  <w:szCs w:val="20"/>
                </w:rPr>
                <w:delText>Studio</w:delText>
              </w:r>
            </w:del>
            <w:ins w:id="503" w:author="Matthew Levine" w:date="2025-06-06T13:34:00Z" w16du:dateUtc="2025-06-06T17:34:00Z">
              <w:r w:rsidR="00E43AE1">
                <w:rPr>
                  <w:sz w:val="20"/>
                  <w:szCs w:val="20"/>
                </w:rPr>
                <w:t>[Premise Café]</w:t>
              </w:r>
            </w:ins>
            <w:r>
              <w:rPr>
                <w:spacing w:val="29"/>
                <w:sz w:val="20"/>
                <w:szCs w:val="20"/>
              </w:rPr>
              <w:t xml:space="preserve"> </w:t>
            </w:r>
            <w:r>
              <w:rPr>
                <w:sz w:val="20"/>
                <w:szCs w:val="20"/>
              </w:rPr>
              <w:t xml:space="preserve">is </w:t>
            </w:r>
            <w:r>
              <w:rPr>
                <w:spacing w:val="-2"/>
                <w:sz w:val="20"/>
                <w:szCs w:val="20"/>
              </w:rPr>
              <w:t>located.</w:t>
            </w:r>
          </w:p>
        </w:tc>
      </w:tr>
      <w:tr w:rsidR="00C811EF" w14:paraId="7C6BD5D5" w14:textId="77777777">
        <w:trPr>
          <w:trHeight w:val="966"/>
        </w:trPr>
        <w:tc>
          <w:tcPr>
            <w:tcW w:w="4690" w:type="dxa"/>
            <w:tcBorders>
              <w:top w:val="single" w:sz="6" w:space="0" w:color="000000"/>
              <w:left w:val="single" w:sz="4" w:space="0" w:color="000000"/>
              <w:bottom w:val="single" w:sz="6" w:space="0" w:color="000000"/>
              <w:right w:val="single" w:sz="4" w:space="0" w:color="000000"/>
            </w:tcBorders>
          </w:tcPr>
          <w:p w14:paraId="2F5EB71A" w14:textId="77777777" w:rsidR="00C811EF" w:rsidRDefault="00C811EF">
            <w:pPr>
              <w:pStyle w:val="TableParagraph"/>
              <w:kinsoku w:val="0"/>
              <w:overflowPunct w:val="0"/>
              <w:spacing w:before="120"/>
              <w:ind w:left="520"/>
              <w:rPr>
                <w:spacing w:val="-2"/>
                <w:sz w:val="20"/>
                <w:szCs w:val="20"/>
              </w:rPr>
            </w:pPr>
            <w:r>
              <w:rPr>
                <w:sz w:val="20"/>
                <w:szCs w:val="20"/>
              </w:rPr>
              <w:t>Sign</w:t>
            </w:r>
            <w:r>
              <w:rPr>
                <w:spacing w:val="-7"/>
                <w:sz w:val="20"/>
                <w:szCs w:val="20"/>
              </w:rPr>
              <w:t xml:space="preserve"> </w:t>
            </w:r>
            <w:r>
              <w:rPr>
                <w:spacing w:val="-2"/>
                <w:sz w:val="20"/>
                <w:szCs w:val="20"/>
              </w:rPr>
              <w:t>Permit</w:t>
            </w:r>
          </w:p>
          <w:p w14:paraId="5FA326A7" w14:textId="77777777" w:rsidR="00C811EF" w:rsidRDefault="00C811EF" w:rsidP="00CB5590">
            <w:pPr>
              <w:pStyle w:val="TableParagraph"/>
              <w:numPr>
                <w:ilvl w:val="0"/>
                <w:numId w:val="124"/>
              </w:numPr>
              <w:tabs>
                <w:tab w:val="left" w:pos="1240"/>
              </w:tabs>
              <w:kinsoku w:val="0"/>
              <w:overflowPunct w:val="0"/>
              <w:spacing w:before="39"/>
              <w:ind w:right="68"/>
              <w:rPr>
                <w:sz w:val="20"/>
                <w:szCs w:val="20"/>
              </w:rPr>
            </w:pPr>
            <w:r>
              <w:rPr>
                <w:sz w:val="20"/>
                <w:szCs w:val="20"/>
              </w:rPr>
              <w:t>This</w:t>
            </w:r>
            <w:r>
              <w:rPr>
                <w:spacing w:val="-10"/>
                <w:sz w:val="20"/>
                <w:szCs w:val="20"/>
              </w:rPr>
              <w:t xml:space="preserve"> </w:t>
            </w:r>
            <w:r>
              <w:rPr>
                <w:sz w:val="20"/>
                <w:szCs w:val="20"/>
              </w:rPr>
              <w:t>is</w:t>
            </w:r>
            <w:r>
              <w:rPr>
                <w:spacing w:val="-9"/>
                <w:sz w:val="20"/>
                <w:szCs w:val="20"/>
              </w:rPr>
              <w:t xml:space="preserve"> </w:t>
            </w:r>
            <w:r>
              <w:rPr>
                <w:sz w:val="20"/>
                <w:szCs w:val="20"/>
              </w:rPr>
              <w:t>required</w:t>
            </w:r>
            <w:r>
              <w:rPr>
                <w:spacing w:val="-11"/>
                <w:sz w:val="20"/>
                <w:szCs w:val="20"/>
              </w:rPr>
              <w:t xml:space="preserve"> </w:t>
            </w:r>
            <w:r>
              <w:rPr>
                <w:sz w:val="20"/>
                <w:szCs w:val="20"/>
              </w:rPr>
              <w:t>to</w:t>
            </w:r>
            <w:r>
              <w:rPr>
                <w:spacing w:val="-11"/>
                <w:sz w:val="20"/>
                <w:szCs w:val="20"/>
              </w:rPr>
              <w:t xml:space="preserve"> </w:t>
            </w:r>
            <w:r>
              <w:rPr>
                <w:sz w:val="20"/>
                <w:szCs w:val="20"/>
              </w:rPr>
              <w:t>ensure</w:t>
            </w:r>
            <w:r>
              <w:rPr>
                <w:spacing w:val="-11"/>
                <w:sz w:val="20"/>
                <w:szCs w:val="20"/>
              </w:rPr>
              <w:t xml:space="preserve"> </w:t>
            </w:r>
            <w:r>
              <w:rPr>
                <w:sz w:val="20"/>
                <w:szCs w:val="20"/>
              </w:rPr>
              <w:t>that</w:t>
            </w:r>
            <w:r>
              <w:rPr>
                <w:spacing w:val="-11"/>
                <w:sz w:val="20"/>
                <w:szCs w:val="20"/>
              </w:rPr>
              <w:t xml:space="preserve"> </w:t>
            </w:r>
            <w:r>
              <w:rPr>
                <w:sz w:val="20"/>
                <w:szCs w:val="20"/>
              </w:rPr>
              <w:t>sign</w:t>
            </w:r>
            <w:r>
              <w:rPr>
                <w:spacing w:val="-9"/>
                <w:sz w:val="20"/>
                <w:szCs w:val="20"/>
              </w:rPr>
              <w:t xml:space="preserve"> </w:t>
            </w:r>
            <w:r>
              <w:rPr>
                <w:sz w:val="20"/>
                <w:szCs w:val="20"/>
              </w:rPr>
              <w:t>by- laws are met.</w:t>
            </w:r>
          </w:p>
        </w:tc>
        <w:tc>
          <w:tcPr>
            <w:tcW w:w="4661" w:type="dxa"/>
            <w:tcBorders>
              <w:top w:val="single" w:sz="6" w:space="0" w:color="000000"/>
              <w:left w:val="single" w:sz="4" w:space="0" w:color="000000"/>
              <w:bottom w:val="single" w:sz="6" w:space="0" w:color="000000"/>
              <w:right w:val="single" w:sz="4" w:space="0" w:color="000000"/>
            </w:tcBorders>
          </w:tcPr>
          <w:p w14:paraId="110EB614" w14:textId="3E0FA201" w:rsidR="00C811EF" w:rsidRDefault="00C811EF">
            <w:pPr>
              <w:pStyle w:val="TableParagraph"/>
              <w:kinsoku w:val="0"/>
              <w:overflowPunct w:val="0"/>
              <w:spacing w:before="118"/>
              <w:ind w:left="81"/>
              <w:rPr>
                <w:spacing w:val="-2"/>
                <w:sz w:val="20"/>
                <w:szCs w:val="20"/>
              </w:rPr>
            </w:pPr>
            <w:r>
              <w:rPr>
                <w:sz w:val="20"/>
                <w:szCs w:val="20"/>
              </w:rPr>
              <w:t>City,</w:t>
            </w:r>
            <w:r>
              <w:rPr>
                <w:spacing w:val="29"/>
                <w:sz w:val="20"/>
                <w:szCs w:val="20"/>
              </w:rPr>
              <w:t xml:space="preserve"> </w:t>
            </w:r>
            <w:r>
              <w:rPr>
                <w:sz w:val="20"/>
                <w:szCs w:val="20"/>
              </w:rPr>
              <w:t>Town</w:t>
            </w:r>
            <w:r>
              <w:rPr>
                <w:spacing w:val="29"/>
                <w:sz w:val="20"/>
                <w:szCs w:val="20"/>
              </w:rPr>
              <w:t xml:space="preserve"> </w:t>
            </w:r>
            <w:r>
              <w:rPr>
                <w:sz w:val="20"/>
                <w:szCs w:val="20"/>
              </w:rPr>
              <w:t>or</w:t>
            </w:r>
            <w:r>
              <w:rPr>
                <w:spacing w:val="31"/>
                <w:sz w:val="20"/>
                <w:szCs w:val="20"/>
              </w:rPr>
              <w:t xml:space="preserve"> </w:t>
            </w:r>
            <w:r>
              <w:rPr>
                <w:sz w:val="20"/>
                <w:szCs w:val="20"/>
              </w:rPr>
              <w:t>Municipality</w:t>
            </w:r>
            <w:r>
              <w:rPr>
                <w:spacing w:val="31"/>
                <w:sz w:val="20"/>
                <w:szCs w:val="20"/>
              </w:rPr>
              <w:t xml:space="preserve"> </w:t>
            </w:r>
            <w:r>
              <w:rPr>
                <w:sz w:val="20"/>
                <w:szCs w:val="20"/>
              </w:rPr>
              <w:t>in</w:t>
            </w:r>
            <w:r>
              <w:rPr>
                <w:spacing w:val="29"/>
                <w:sz w:val="20"/>
                <w:szCs w:val="20"/>
              </w:rPr>
              <w:t xml:space="preserve"> </w:t>
            </w:r>
            <w:r>
              <w:rPr>
                <w:sz w:val="20"/>
                <w:szCs w:val="20"/>
              </w:rPr>
              <w:t>which</w:t>
            </w:r>
            <w:r>
              <w:rPr>
                <w:spacing w:val="29"/>
                <w:sz w:val="20"/>
                <w:szCs w:val="20"/>
              </w:rPr>
              <w:t xml:space="preserve"> </w:t>
            </w:r>
            <w:r>
              <w:rPr>
                <w:sz w:val="20"/>
                <w:szCs w:val="20"/>
              </w:rPr>
              <w:t>the</w:t>
            </w:r>
            <w:r>
              <w:rPr>
                <w:spacing w:val="32"/>
                <w:sz w:val="20"/>
                <w:szCs w:val="20"/>
              </w:rPr>
              <w:t xml:space="preserve"> </w:t>
            </w:r>
            <w:del w:id="504" w:author="Matthew Levine" w:date="2025-06-06T13:34:00Z" w16du:dateUtc="2025-06-06T17:34:00Z">
              <w:r w:rsidDel="00E43AE1">
                <w:rPr>
                  <w:sz w:val="20"/>
                  <w:szCs w:val="20"/>
                </w:rPr>
                <w:delText>Studio</w:delText>
              </w:r>
            </w:del>
            <w:ins w:id="505" w:author="Matthew Levine" w:date="2025-06-06T13:34:00Z" w16du:dateUtc="2025-06-06T17:34:00Z">
              <w:r w:rsidR="00E43AE1">
                <w:rPr>
                  <w:sz w:val="20"/>
                  <w:szCs w:val="20"/>
                </w:rPr>
                <w:t>[Premise Café]</w:t>
              </w:r>
            </w:ins>
            <w:r>
              <w:rPr>
                <w:spacing w:val="29"/>
                <w:sz w:val="20"/>
                <w:szCs w:val="20"/>
              </w:rPr>
              <w:t xml:space="preserve"> </w:t>
            </w:r>
            <w:r>
              <w:rPr>
                <w:sz w:val="20"/>
                <w:szCs w:val="20"/>
              </w:rPr>
              <w:t xml:space="preserve">is </w:t>
            </w:r>
            <w:r>
              <w:rPr>
                <w:spacing w:val="-2"/>
                <w:sz w:val="20"/>
                <w:szCs w:val="20"/>
              </w:rPr>
              <w:t>located.</w:t>
            </w:r>
          </w:p>
        </w:tc>
      </w:tr>
      <w:tr w:rsidR="00C811EF" w14:paraId="5441CCD7" w14:textId="77777777">
        <w:trPr>
          <w:trHeight w:val="695"/>
        </w:trPr>
        <w:tc>
          <w:tcPr>
            <w:tcW w:w="4690" w:type="dxa"/>
            <w:tcBorders>
              <w:top w:val="single" w:sz="6" w:space="0" w:color="000000"/>
              <w:left w:val="single" w:sz="4" w:space="0" w:color="000000"/>
              <w:bottom w:val="single" w:sz="6" w:space="0" w:color="000000"/>
              <w:right w:val="single" w:sz="4" w:space="0" w:color="000000"/>
            </w:tcBorders>
          </w:tcPr>
          <w:p w14:paraId="4FF751E7" w14:textId="77777777" w:rsidR="00C811EF" w:rsidRDefault="00C811EF">
            <w:pPr>
              <w:pStyle w:val="TableParagraph"/>
              <w:kinsoku w:val="0"/>
              <w:overflowPunct w:val="0"/>
              <w:spacing w:before="118"/>
              <w:ind w:left="520"/>
              <w:rPr>
                <w:spacing w:val="-2"/>
                <w:sz w:val="20"/>
                <w:szCs w:val="20"/>
              </w:rPr>
            </w:pPr>
            <w:r>
              <w:rPr>
                <w:sz w:val="20"/>
                <w:szCs w:val="20"/>
              </w:rPr>
              <w:t>Certificate</w:t>
            </w:r>
            <w:r>
              <w:rPr>
                <w:spacing w:val="-7"/>
                <w:sz w:val="20"/>
                <w:szCs w:val="20"/>
              </w:rPr>
              <w:t xml:space="preserve"> </w:t>
            </w:r>
            <w:r>
              <w:rPr>
                <w:sz w:val="20"/>
                <w:szCs w:val="20"/>
              </w:rPr>
              <w:t>of</w:t>
            </w:r>
            <w:r>
              <w:rPr>
                <w:spacing w:val="-9"/>
                <w:sz w:val="20"/>
                <w:szCs w:val="20"/>
              </w:rPr>
              <w:t xml:space="preserve"> </w:t>
            </w:r>
            <w:r>
              <w:rPr>
                <w:spacing w:val="-2"/>
                <w:sz w:val="20"/>
                <w:szCs w:val="20"/>
              </w:rPr>
              <w:t>Occupancy</w:t>
            </w:r>
          </w:p>
        </w:tc>
        <w:tc>
          <w:tcPr>
            <w:tcW w:w="4661" w:type="dxa"/>
            <w:tcBorders>
              <w:top w:val="single" w:sz="6" w:space="0" w:color="000000"/>
              <w:left w:val="single" w:sz="4" w:space="0" w:color="000000"/>
              <w:bottom w:val="single" w:sz="6" w:space="0" w:color="000000"/>
              <w:right w:val="single" w:sz="4" w:space="0" w:color="000000"/>
            </w:tcBorders>
          </w:tcPr>
          <w:p w14:paraId="5E0DD8C4" w14:textId="7FAAEEB0" w:rsidR="00C811EF" w:rsidRDefault="00C811EF">
            <w:pPr>
              <w:pStyle w:val="TableParagraph"/>
              <w:kinsoku w:val="0"/>
              <w:overflowPunct w:val="0"/>
              <w:spacing w:before="116" w:line="242" w:lineRule="auto"/>
              <w:ind w:left="81"/>
              <w:rPr>
                <w:spacing w:val="-2"/>
                <w:sz w:val="20"/>
                <w:szCs w:val="20"/>
              </w:rPr>
            </w:pPr>
            <w:r>
              <w:rPr>
                <w:sz w:val="20"/>
                <w:szCs w:val="20"/>
              </w:rPr>
              <w:t>City,</w:t>
            </w:r>
            <w:r>
              <w:rPr>
                <w:spacing w:val="29"/>
                <w:sz w:val="20"/>
                <w:szCs w:val="20"/>
              </w:rPr>
              <w:t xml:space="preserve"> </w:t>
            </w:r>
            <w:r>
              <w:rPr>
                <w:sz w:val="20"/>
                <w:szCs w:val="20"/>
              </w:rPr>
              <w:t>Town</w:t>
            </w:r>
            <w:r>
              <w:rPr>
                <w:spacing w:val="29"/>
                <w:sz w:val="20"/>
                <w:szCs w:val="20"/>
              </w:rPr>
              <w:t xml:space="preserve"> </w:t>
            </w:r>
            <w:r>
              <w:rPr>
                <w:sz w:val="20"/>
                <w:szCs w:val="20"/>
              </w:rPr>
              <w:t>or</w:t>
            </w:r>
            <w:r>
              <w:rPr>
                <w:spacing w:val="31"/>
                <w:sz w:val="20"/>
                <w:szCs w:val="20"/>
              </w:rPr>
              <w:t xml:space="preserve"> </w:t>
            </w:r>
            <w:r>
              <w:rPr>
                <w:sz w:val="20"/>
                <w:szCs w:val="20"/>
              </w:rPr>
              <w:t>Municipality</w:t>
            </w:r>
            <w:r>
              <w:rPr>
                <w:spacing w:val="31"/>
                <w:sz w:val="20"/>
                <w:szCs w:val="20"/>
              </w:rPr>
              <w:t xml:space="preserve"> </w:t>
            </w:r>
            <w:r>
              <w:rPr>
                <w:sz w:val="20"/>
                <w:szCs w:val="20"/>
              </w:rPr>
              <w:t>in</w:t>
            </w:r>
            <w:r>
              <w:rPr>
                <w:spacing w:val="29"/>
                <w:sz w:val="20"/>
                <w:szCs w:val="20"/>
              </w:rPr>
              <w:t xml:space="preserve"> </w:t>
            </w:r>
            <w:r>
              <w:rPr>
                <w:sz w:val="20"/>
                <w:szCs w:val="20"/>
              </w:rPr>
              <w:t>which</w:t>
            </w:r>
            <w:r>
              <w:rPr>
                <w:spacing w:val="29"/>
                <w:sz w:val="20"/>
                <w:szCs w:val="20"/>
              </w:rPr>
              <w:t xml:space="preserve"> </w:t>
            </w:r>
            <w:r>
              <w:rPr>
                <w:sz w:val="20"/>
                <w:szCs w:val="20"/>
              </w:rPr>
              <w:t>the</w:t>
            </w:r>
            <w:r>
              <w:rPr>
                <w:spacing w:val="32"/>
                <w:sz w:val="20"/>
                <w:szCs w:val="20"/>
              </w:rPr>
              <w:t xml:space="preserve"> </w:t>
            </w:r>
            <w:del w:id="506" w:author="Matthew Levine" w:date="2025-06-06T13:34:00Z" w16du:dateUtc="2025-06-06T17:34:00Z">
              <w:r w:rsidDel="00E43AE1">
                <w:rPr>
                  <w:sz w:val="20"/>
                  <w:szCs w:val="20"/>
                </w:rPr>
                <w:delText>Studio</w:delText>
              </w:r>
            </w:del>
            <w:ins w:id="507" w:author="Matthew Levine" w:date="2025-06-06T13:34:00Z" w16du:dateUtc="2025-06-06T17:34:00Z">
              <w:r w:rsidR="00E43AE1">
                <w:rPr>
                  <w:sz w:val="20"/>
                  <w:szCs w:val="20"/>
                </w:rPr>
                <w:t>[Premise Café]</w:t>
              </w:r>
            </w:ins>
            <w:r>
              <w:rPr>
                <w:spacing w:val="29"/>
                <w:sz w:val="20"/>
                <w:szCs w:val="20"/>
              </w:rPr>
              <w:t xml:space="preserve"> </w:t>
            </w:r>
            <w:r>
              <w:rPr>
                <w:sz w:val="20"/>
                <w:szCs w:val="20"/>
              </w:rPr>
              <w:t xml:space="preserve">is </w:t>
            </w:r>
            <w:r>
              <w:rPr>
                <w:spacing w:val="-2"/>
                <w:sz w:val="20"/>
                <w:szCs w:val="20"/>
              </w:rPr>
              <w:t>located.</w:t>
            </w:r>
          </w:p>
        </w:tc>
      </w:tr>
    </w:tbl>
    <w:p w14:paraId="7B5C34AF" w14:textId="77777777" w:rsidR="00C811EF" w:rsidRDefault="00C811EF">
      <w:pPr>
        <w:pStyle w:val="BodyText"/>
        <w:kinsoku w:val="0"/>
        <w:overflowPunct w:val="0"/>
        <w:spacing w:before="8"/>
      </w:pPr>
    </w:p>
    <w:p w14:paraId="1B5E22F3" w14:textId="3DE65E78" w:rsidR="00C811EF" w:rsidRDefault="00C811EF">
      <w:pPr>
        <w:pStyle w:val="BodyText"/>
        <w:kinsoku w:val="0"/>
        <w:overflowPunct w:val="0"/>
        <w:ind w:left="720"/>
      </w:pPr>
      <w:r>
        <w:rPr>
          <w:u w:val="single"/>
        </w:rPr>
        <w:t>To</w:t>
      </w:r>
      <w:r>
        <w:rPr>
          <w:spacing w:val="-5"/>
          <w:u w:val="single"/>
        </w:rPr>
        <w:t xml:space="preserve"> </w:t>
      </w:r>
      <w:r>
        <w:rPr>
          <w:u w:val="single"/>
        </w:rPr>
        <w:t>Operate</w:t>
      </w:r>
      <w:r>
        <w:rPr>
          <w:spacing w:val="-5"/>
          <w:u w:val="single"/>
        </w:rPr>
        <w:t xml:space="preserve"> </w:t>
      </w:r>
      <w:r>
        <w:rPr>
          <w:u w:val="single"/>
        </w:rPr>
        <w:t>the</w:t>
      </w:r>
      <w:r>
        <w:rPr>
          <w:spacing w:val="-5"/>
          <w:u w:val="single"/>
        </w:rPr>
        <w:t xml:space="preserve"> </w:t>
      </w:r>
      <w:del w:id="508" w:author="Matthew Levine" w:date="2025-06-06T13:34:00Z" w16du:dateUtc="2025-06-06T17:34:00Z">
        <w:r w:rsidDel="00E43AE1">
          <w:rPr>
            <w:spacing w:val="-2"/>
            <w:u w:val="single"/>
          </w:rPr>
          <w:delText>Studio</w:delText>
        </w:r>
      </w:del>
      <w:ins w:id="509" w:author="Matthew Levine" w:date="2025-06-06T13:34:00Z" w16du:dateUtc="2025-06-06T17:34:00Z">
        <w:r w:rsidR="00E43AE1">
          <w:rPr>
            <w:spacing w:val="-2"/>
            <w:u w:val="single"/>
          </w:rPr>
          <w:t>[Premise Café]</w:t>
        </w:r>
      </w:ins>
      <w:r>
        <w:rPr>
          <w:spacing w:val="-2"/>
          <w:u w:val="single"/>
        </w:rPr>
        <w:t>:</w:t>
      </w:r>
    </w:p>
    <w:p w14:paraId="056F840C" w14:textId="77777777" w:rsidR="00C811EF" w:rsidRDefault="00C811EF">
      <w:pPr>
        <w:pStyle w:val="BodyText"/>
        <w:kinsoku w:val="0"/>
        <w:overflowPunct w:val="0"/>
      </w:pPr>
    </w:p>
    <w:tbl>
      <w:tblPr>
        <w:tblW w:w="0" w:type="auto"/>
        <w:tblInd w:w="838" w:type="dxa"/>
        <w:tblLayout w:type="fixed"/>
        <w:tblCellMar>
          <w:left w:w="0" w:type="dxa"/>
          <w:right w:w="0" w:type="dxa"/>
        </w:tblCellMar>
        <w:tblLook w:val="0000" w:firstRow="0" w:lastRow="0" w:firstColumn="0" w:lastColumn="0" w:noHBand="0" w:noVBand="0"/>
      </w:tblPr>
      <w:tblGrid>
        <w:gridCol w:w="4685"/>
        <w:gridCol w:w="4665"/>
      </w:tblGrid>
      <w:tr w:rsidR="00C811EF" w14:paraId="63DFBB9F" w14:textId="77777777">
        <w:trPr>
          <w:trHeight w:val="466"/>
        </w:trPr>
        <w:tc>
          <w:tcPr>
            <w:tcW w:w="4685" w:type="dxa"/>
            <w:tcBorders>
              <w:top w:val="single" w:sz="4" w:space="0" w:color="000000"/>
              <w:left w:val="single" w:sz="4" w:space="0" w:color="000000"/>
              <w:bottom w:val="single" w:sz="6" w:space="0" w:color="000000"/>
              <w:right w:val="single" w:sz="4" w:space="0" w:color="000000"/>
            </w:tcBorders>
            <w:shd w:val="clear" w:color="auto" w:fill="D8D8D8"/>
          </w:tcPr>
          <w:p w14:paraId="22296394" w14:textId="77777777" w:rsidR="00C811EF" w:rsidRDefault="00C811EF">
            <w:pPr>
              <w:pStyle w:val="TableParagraph"/>
              <w:kinsoku w:val="0"/>
              <w:overflowPunct w:val="0"/>
              <w:spacing w:before="122"/>
              <w:ind w:left="578"/>
              <w:rPr>
                <w:b/>
                <w:bCs/>
                <w:spacing w:val="-2"/>
                <w:sz w:val="20"/>
                <w:szCs w:val="20"/>
              </w:rPr>
            </w:pPr>
            <w:r>
              <w:rPr>
                <w:b/>
                <w:bCs/>
                <w:sz w:val="20"/>
                <w:szCs w:val="20"/>
              </w:rPr>
              <w:t>License,</w:t>
            </w:r>
            <w:r>
              <w:rPr>
                <w:b/>
                <w:bCs/>
                <w:spacing w:val="-12"/>
                <w:sz w:val="20"/>
                <w:szCs w:val="20"/>
              </w:rPr>
              <w:t xml:space="preserve"> </w:t>
            </w:r>
            <w:r>
              <w:rPr>
                <w:b/>
                <w:bCs/>
                <w:sz w:val="20"/>
                <w:szCs w:val="20"/>
              </w:rPr>
              <w:t>registration</w:t>
            </w:r>
            <w:r>
              <w:rPr>
                <w:b/>
                <w:bCs/>
                <w:spacing w:val="-8"/>
                <w:sz w:val="20"/>
                <w:szCs w:val="20"/>
              </w:rPr>
              <w:t xml:space="preserve"> </w:t>
            </w:r>
            <w:r>
              <w:rPr>
                <w:b/>
                <w:bCs/>
                <w:sz w:val="20"/>
                <w:szCs w:val="20"/>
              </w:rPr>
              <w:t>or</w:t>
            </w:r>
            <w:r>
              <w:rPr>
                <w:b/>
                <w:bCs/>
                <w:spacing w:val="-9"/>
                <w:sz w:val="20"/>
                <w:szCs w:val="20"/>
              </w:rPr>
              <w:t xml:space="preserve"> </w:t>
            </w:r>
            <w:r>
              <w:rPr>
                <w:b/>
                <w:bCs/>
                <w:spacing w:val="-2"/>
                <w:sz w:val="20"/>
                <w:szCs w:val="20"/>
              </w:rPr>
              <w:t>authorization</w:t>
            </w:r>
          </w:p>
        </w:tc>
        <w:tc>
          <w:tcPr>
            <w:tcW w:w="4665" w:type="dxa"/>
            <w:tcBorders>
              <w:top w:val="single" w:sz="4" w:space="0" w:color="000000"/>
              <w:left w:val="single" w:sz="4" w:space="0" w:color="000000"/>
              <w:bottom w:val="single" w:sz="6" w:space="0" w:color="000000"/>
              <w:right w:val="single" w:sz="4" w:space="0" w:color="000000"/>
            </w:tcBorders>
            <w:shd w:val="clear" w:color="auto" w:fill="D8D8D8"/>
          </w:tcPr>
          <w:p w14:paraId="28DDE67B" w14:textId="77777777" w:rsidR="00C811EF" w:rsidRDefault="00C811EF">
            <w:pPr>
              <w:pStyle w:val="TableParagraph"/>
              <w:kinsoku w:val="0"/>
              <w:overflowPunct w:val="0"/>
              <w:spacing w:before="122"/>
              <w:ind w:left="7"/>
              <w:jc w:val="center"/>
              <w:rPr>
                <w:b/>
                <w:bCs/>
                <w:spacing w:val="-2"/>
                <w:sz w:val="20"/>
                <w:szCs w:val="20"/>
              </w:rPr>
            </w:pPr>
            <w:r>
              <w:rPr>
                <w:b/>
                <w:bCs/>
                <w:sz w:val="20"/>
                <w:szCs w:val="20"/>
              </w:rPr>
              <w:t>Issuing</w:t>
            </w:r>
            <w:r>
              <w:rPr>
                <w:b/>
                <w:bCs/>
                <w:spacing w:val="-13"/>
                <w:sz w:val="20"/>
                <w:szCs w:val="20"/>
              </w:rPr>
              <w:t xml:space="preserve"> </w:t>
            </w:r>
            <w:r>
              <w:rPr>
                <w:b/>
                <w:bCs/>
                <w:spacing w:val="-2"/>
                <w:sz w:val="20"/>
                <w:szCs w:val="20"/>
              </w:rPr>
              <w:t>Agency</w:t>
            </w:r>
          </w:p>
        </w:tc>
      </w:tr>
      <w:tr w:rsidR="00C811EF" w14:paraId="02CC23A7" w14:textId="77777777">
        <w:trPr>
          <w:trHeight w:val="3304"/>
        </w:trPr>
        <w:tc>
          <w:tcPr>
            <w:tcW w:w="4685" w:type="dxa"/>
            <w:tcBorders>
              <w:top w:val="single" w:sz="6" w:space="0" w:color="000000"/>
              <w:left w:val="single" w:sz="4" w:space="0" w:color="000000"/>
              <w:bottom w:val="single" w:sz="6" w:space="0" w:color="000000"/>
              <w:right w:val="single" w:sz="4" w:space="0" w:color="000000"/>
            </w:tcBorders>
          </w:tcPr>
          <w:p w14:paraId="192DB2C8" w14:textId="77777777" w:rsidR="00C811EF" w:rsidRDefault="00C811EF">
            <w:pPr>
              <w:pStyle w:val="TableParagraph"/>
              <w:kinsoku w:val="0"/>
              <w:overflowPunct w:val="0"/>
              <w:spacing w:before="120"/>
              <w:ind w:left="520"/>
              <w:jc w:val="both"/>
              <w:rPr>
                <w:spacing w:val="-2"/>
                <w:sz w:val="20"/>
                <w:szCs w:val="20"/>
              </w:rPr>
            </w:pPr>
            <w:r>
              <w:rPr>
                <w:sz w:val="20"/>
                <w:szCs w:val="20"/>
              </w:rPr>
              <w:t>Incorporation</w:t>
            </w:r>
            <w:r>
              <w:rPr>
                <w:spacing w:val="-5"/>
                <w:sz w:val="20"/>
                <w:szCs w:val="20"/>
              </w:rPr>
              <w:t xml:space="preserve"> </w:t>
            </w:r>
            <w:r>
              <w:rPr>
                <w:sz w:val="20"/>
                <w:szCs w:val="20"/>
              </w:rPr>
              <w:t>of</w:t>
            </w:r>
            <w:r>
              <w:rPr>
                <w:spacing w:val="-6"/>
                <w:sz w:val="20"/>
                <w:szCs w:val="20"/>
              </w:rPr>
              <w:t xml:space="preserve"> </w:t>
            </w:r>
            <w:r>
              <w:rPr>
                <w:sz w:val="20"/>
                <w:szCs w:val="20"/>
              </w:rPr>
              <w:t>a</w:t>
            </w:r>
            <w:r>
              <w:rPr>
                <w:spacing w:val="-8"/>
                <w:sz w:val="20"/>
                <w:szCs w:val="20"/>
              </w:rPr>
              <w:t xml:space="preserve"> </w:t>
            </w:r>
            <w:r>
              <w:rPr>
                <w:spacing w:val="-2"/>
                <w:sz w:val="20"/>
                <w:szCs w:val="20"/>
              </w:rPr>
              <w:t>company</w:t>
            </w:r>
          </w:p>
          <w:p w14:paraId="09306B57" w14:textId="3E9DCAA4" w:rsidR="00C811EF" w:rsidRDefault="00C811EF" w:rsidP="00CB5590">
            <w:pPr>
              <w:pStyle w:val="TableParagraph"/>
              <w:numPr>
                <w:ilvl w:val="0"/>
                <w:numId w:val="125"/>
              </w:numPr>
              <w:tabs>
                <w:tab w:val="left" w:pos="1240"/>
              </w:tabs>
              <w:kinsoku w:val="0"/>
              <w:overflowPunct w:val="0"/>
              <w:spacing w:before="39"/>
              <w:ind w:right="69"/>
              <w:jc w:val="both"/>
              <w:rPr>
                <w:spacing w:val="-2"/>
                <w:sz w:val="20"/>
                <w:szCs w:val="20"/>
              </w:rPr>
            </w:pPr>
            <w:r>
              <w:rPr>
                <w:sz w:val="20"/>
                <w:szCs w:val="20"/>
              </w:rPr>
              <w:t xml:space="preserve">We </w:t>
            </w:r>
            <w:r>
              <w:rPr>
                <w:b/>
                <w:bCs/>
                <w:sz w:val="20"/>
                <w:szCs w:val="20"/>
                <w:u w:val="thick"/>
              </w:rPr>
              <w:t>will</w:t>
            </w:r>
            <w:r>
              <w:rPr>
                <w:b/>
                <w:bCs/>
                <w:sz w:val="20"/>
                <w:szCs w:val="20"/>
              </w:rPr>
              <w:t xml:space="preserve"> </w:t>
            </w:r>
            <w:r>
              <w:rPr>
                <w:sz w:val="20"/>
                <w:szCs w:val="20"/>
              </w:rPr>
              <w:t xml:space="preserve">require you to form a corporation for the operation of the </w:t>
            </w:r>
            <w:del w:id="510" w:author="Matthew Levine" w:date="2025-06-06T13:34:00Z" w16du:dateUtc="2025-06-06T17:34:00Z">
              <w:r w:rsidDel="00E43AE1">
                <w:rPr>
                  <w:spacing w:val="-2"/>
                  <w:sz w:val="20"/>
                  <w:szCs w:val="20"/>
                </w:rPr>
                <w:delText>Studio</w:delText>
              </w:r>
            </w:del>
            <w:ins w:id="511" w:author="Matthew Levine" w:date="2025-06-06T13:34:00Z" w16du:dateUtc="2025-06-06T17:34:00Z">
              <w:r w:rsidR="00E43AE1">
                <w:rPr>
                  <w:spacing w:val="-2"/>
                  <w:sz w:val="20"/>
                  <w:szCs w:val="20"/>
                </w:rPr>
                <w:t>[Premise Café]</w:t>
              </w:r>
            </w:ins>
            <w:r>
              <w:rPr>
                <w:spacing w:val="-2"/>
                <w:sz w:val="20"/>
                <w:szCs w:val="20"/>
              </w:rPr>
              <w:t>.</w:t>
            </w:r>
          </w:p>
          <w:p w14:paraId="2192A36D" w14:textId="77777777" w:rsidR="00C811EF" w:rsidRDefault="00C811EF" w:rsidP="00CB5590">
            <w:pPr>
              <w:pStyle w:val="TableParagraph"/>
              <w:numPr>
                <w:ilvl w:val="0"/>
                <w:numId w:val="125"/>
              </w:numPr>
              <w:tabs>
                <w:tab w:val="left" w:pos="1240"/>
              </w:tabs>
              <w:kinsoku w:val="0"/>
              <w:overflowPunct w:val="0"/>
              <w:spacing w:before="40"/>
              <w:ind w:right="67"/>
              <w:jc w:val="both"/>
              <w:rPr>
                <w:sz w:val="20"/>
                <w:szCs w:val="20"/>
              </w:rPr>
            </w:pPr>
            <w:r>
              <w:rPr>
                <w:sz w:val="20"/>
                <w:szCs w:val="20"/>
              </w:rPr>
              <w:t>Before registering an unincorporated business in Manitoba, a Request for Name Reservation must be filed with the Manitoba Companies Office to determine if the name is available. Once the name is reserved, businesses</w:t>
            </w:r>
            <w:r>
              <w:rPr>
                <w:spacing w:val="-14"/>
                <w:sz w:val="20"/>
                <w:szCs w:val="20"/>
              </w:rPr>
              <w:t xml:space="preserve"> </w:t>
            </w:r>
            <w:r>
              <w:rPr>
                <w:sz w:val="20"/>
                <w:szCs w:val="20"/>
              </w:rPr>
              <w:t>will</w:t>
            </w:r>
            <w:r>
              <w:rPr>
                <w:spacing w:val="-14"/>
                <w:sz w:val="20"/>
                <w:szCs w:val="20"/>
              </w:rPr>
              <w:t xml:space="preserve"> </w:t>
            </w:r>
            <w:r>
              <w:rPr>
                <w:sz w:val="20"/>
                <w:szCs w:val="20"/>
              </w:rPr>
              <w:t>have</w:t>
            </w:r>
            <w:r>
              <w:rPr>
                <w:spacing w:val="-14"/>
                <w:sz w:val="20"/>
                <w:szCs w:val="20"/>
              </w:rPr>
              <w:t xml:space="preserve"> </w:t>
            </w:r>
            <w:r>
              <w:rPr>
                <w:sz w:val="20"/>
                <w:szCs w:val="20"/>
              </w:rPr>
              <w:t>90</w:t>
            </w:r>
            <w:r>
              <w:rPr>
                <w:spacing w:val="-14"/>
                <w:sz w:val="20"/>
                <w:szCs w:val="20"/>
              </w:rPr>
              <w:t xml:space="preserve"> </w:t>
            </w:r>
            <w:r>
              <w:rPr>
                <w:sz w:val="20"/>
                <w:szCs w:val="20"/>
              </w:rPr>
              <w:t>days</w:t>
            </w:r>
            <w:r>
              <w:rPr>
                <w:spacing w:val="-14"/>
                <w:sz w:val="20"/>
                <w:szCs w:val="20"/>
              </w:rPr>
              <w:t xml:space="preserve"> </w:t>
            </w:r>
            <w:r>
              <w:rPr>
                <w:sz w:val="20"/>
                <w:szCs w:val="20"/>
              </w:rPr>
              <w:t>to</w:t>
            </w:r>
            <w:r>
              <w:rPr>
                <w:spacing w:val="-14"/>
                <w:sz w:val="20"/>
                <w:szCs w:val="20"/>
              </w:rPr>
              <w:t xml:space="preserve"> </w:t>
            </w:r>
            <w:r>
              <w:rPr>
                <w:sz w:val="20"/>
                <w:szCs w:val="20"/>
              </w:rPr>
              <w:t>file</w:t>
            </w:r>
            <w:r>
              <w:rPr>
                <w:spacing w:val="-14"/>
                <w:sz w:val="20"/>
                <w:szCs w:val="20"/>
              </w:rPr>
              <w:t xml:space="preserve"> </w:t>
            </w:r>
            <w:r>
              <w:rPr>
                <w:sz w:val="20"/>
                <w:szCs w:val="20"/>
              </w:rPr>
              <w:t xml:space="preserve">the </w:t>
            </w:r>
            <w:r>
              <w:rPr>
                <w:spacing w:val="-2"/>
                <w:sz w:val="20"/>
                <w:szCs w:val="20"/>
              </w:rPr>
              <w:t>applicable Business Registration</w:t>
            </w:r>
            <w:r>
              <w:rPr>
                <w:spacing w:val="-3"/>
                <w:sz w:val="20"/>
                <w:szCs w:val="20"/>
              </w:rPr>
              <w:t xml:space="preserve"> </w:t>
            </w:r>
            <w:r>
              <w:rPr>
                <w:spacing w:val="-2"/>
                <w:sz w:val="20"/>
                <w:szCs w:val="20"/>
              </w:rPr>
              <w:t xml:space="preserve">form. </w:t>
            </w:r>
            <w:r>
              <w:rPr>
                <w:sz w:val="20"/>
                <w:szCs w:val="20"/>
              </w:rPr>
              <w:t>This must be renewed every 3 years.</w:t>
            </w:r>
          </w:p>
        </w:tc>
        <w:tc>
          <w:tcPr>
            <w:tcW w:w="4665" w:type="dxa"/>
            <w:tcBorders>
              <w:top w:val="single" w:sz="6" w:space="0" w:color="000000"/>
              <w:left w:val="single" w:sz="4" w:space="0" w:color="000000"/>
              <w:bottom w:val="single" w:sz="6" w:space="0" w:color="000000"/>
              <w:right w:val="single" w:sz="4" w:space="0" w:color="000000"/>
            </w:tcBorders>
          </w:tcPr>
          <w:p w14:paraId="119456A1" w14:textId="77777777" w:rsidR="00C811EF" w:rsidRDefault="00C811EF">
            <w:pPr>
              <w:pStyle w:val="TableParagraph"/>
              <w:kinsoku w:val="0"/>
              <w:overflowPunct w:val="0"/>
              <w:spacing w:before="118"/>
              <w:ind w:left="78" w:right="69"/>
              <w:jc w:val="both"/>
              <w:rPr>
                <w:spacing w:val="-2"/>
                <w:sz w:val="20"/>
                <w:szCs w:val="20"/>
              </w:rPr>
            </w:pPr>
            <w:r>
              <w:rPr>
                <w:sz w:val="20"/>
                <w:szCs w:val="20"/>
              </w:rPr>
              <w:t>Ministry of Consumer &amp; Business Services, Companies</w:t>
            </w:r>
            <w:r>
              <w:rPr>
                <w:spacing w:val="-14"/>
                <w:sz w:val="20"/>
                <w:szCs w:val="20"/>
              </w:rPr>
              <w:t xml:space="preserve"> </w:t>
            </w:r>
            <w:r>
              <w:rPr>
                <w:sz w:val="20"/>
                <w:szCs w:val="20"/>
              </w:rPr>
              <w:t>Branch</w:t>
            </w:r>
            <w:r>
              <w:rPr>
                <w:spacing w:val="-14"/>
                <w:sz w:val="20"/>
                <w:szCs w:val="20"/>
              </w:rPr>
              <w:t xml:space="preserve"> </w:t>
            </w:r>
            <w:r>
              <w:rPr>
                <w:sz w:val="20"/>
                <w:szCs w:val="20"/>
              </w:rPr>
              <w:t>(Ontario),</w:t>
            </w:r>
            <w:r>
              <w:rPr>
                <w:spacing w:val="-14"/>
                <w:sz w:val="20"/>
                <w:szCs w:val="20"/>
              </w:rPr>
              <w:t xml:space="preserve"> </w:t>
            </w:r>
            <w:r>
              <w:rPr>
                <w:sz w:val="20"/>
                <w:szCs w:val="20"/>
              </w:rPr>
              <w:t>Ministry</w:t>
            </w:r>
            <w:r>
              <w:rPr>
                <w:spacing w:val="-14"/>
                <w:sz w:val="20"/>
                <w:szCs w:val="20"/>
              </w:rPr>
              <w:t xml:space="preserve"> </w:t>
            </w:r>
            <w:r>
              <w:rPr>
                <w:sz w:val="20"/>
                <w:szCs w:val="20"/>
              </w:rPr>
              <w:t>of</w:t>
            </w:r>
            <w:r>
              <w:rPr>
                <w:spacing w:val="-14"/>
                <w:sz w:val="20"/>
                <w:szCs w:val="20"/>
              </w:rPr>
              <w:t xml:space="preserve"> </w:t>
            </w:r>
            <w:r>
              <w:rPr>
                <w:sz w:val="20"/>
                <w:szCs w:val="20"/>
              </w:rPr>
              <w:t xml:space="preserve">Consumer &amp; Corporate Affairs (British Columbia), Ministry of Service (Alberta), Manitoba Companies Office (Manitoba), or other applicable provincial office or </w:t>
            </w:r>
            <w:r>
              <w:rPr>
                <w:spacing w:val="-2"/>
                <w:sz w:val="20"/>
                <w:szCs w:val="20"/>
              </w:rPr>
              <w:t>agency.</w:t>
            </w:r>
          </w:p>
        </w:tc>
      </w:tr>
      <w:tr w:rsidR="00C811EF" w14:paraId="06425DBC" w14:textId="77777777">
        <w:trPr>
          <w:trHeight w:val="1616"/>
        </w:trPr>
        <w:tc>
          <w:tcPr>
            <w:tcW w:w="4685" w:type="dxa"/>
            <w:tcBorders>
              <w:top w:val="single" w:sz="6" w:space="0" w:color="000000"/>
              <w:left w:val="single" w:sz="4" w:space="0" w:color="000000"/>
              <w:bottom w:val="single" w:sz="6" w:space="0" w:color="000000"/>
              <w:right w:val="single" w:sz="4" w:space="0" w:color="000000"/>
            </w:tcBorders>
          </w:tcPr>
          <w:p w14:paraId="6C8063E1" w14:textId="77777777" w:rsidR="00C811EF" w:rsidRDefault="00C811EF">
            <w:pPr>
              <w:pStyle w:val="TableParagraph"/>
              <w:kinsoku w:val="0"/>
              <w:overflowPunct w:val="0"/>
              <w:spacing w:before="120"/>
              <w:ind w:left="79"/>
              <w:rPr>
                <w:spacing w:val="-2"/>
                <w:sz w:val="20"/>
                <w:szCs w:val="20"/>
              </w:rPr>
            </w:pPr>
            <w:r>
              <w:rPr>
                <w:sz w:val="20"/>
                <w:szCs w:val="20"/>
              </w:rPr>
              <w:t>Employer</w:t>
            </w:r>
            <w:r>
              <w:rPr>
                <w:spacing w:val="-10"/>
                <w:sz w:val="20"/>
                <w:szCs w:val="20"/>
              </w:rPr>
              <w:t xml:space="preserve"> </w:t>
            </w:r>
            <w:r>
              <w:rPr>
                <w:sz w:val="20"/>
                <w:szCs w:val="20"/>
              </w:rPr>
              <w:t>Health</w:t>
            </w:r>
            <w:r>
              <w:rPr>
                <w:spacing w:val="-10"/>
                <w:sz w:val="20"/>
                <w:szCs w:val="20"/>
              </w:rPr>
              <w:t xml:space="preserve"> </w:t>
            </w:r>
            <w:r>
              <w:rPr>
                <w:sz w:val="20"/>
                <w:szCs w:val="20"/>
              </w:rPr>
              <w:t>Tax</w:t>
            </w:r>
            <w:r>
              <w:rPr>
                <w:spacing w:val="-9"/>
                <w:sz w:val="20"/>
                <w:szCs w:val="20"/>
              </w:rPr>
              <w:t xml:space="preserve"> </w:t>
            </w:r>
            <w:r>
              <w:rPr>
                <w:sz w:val="20"/>
                <w:szCs w:val="20"/>
              </w:rPr>
              <w:t>Registration</w:t>
            </w:r>
            <w:r>
              <w:rPr>
                <w:spacing w:val="-10"/>
                <w:sz w:val="20"/>
                <w:szCs w:val="20"/>
              </w:rPr>
              <w:t xml:space="preserve"> </w:t>
            </w:r>
            <w:r>
              <w:rPr>
                <w:spacing w:val="-2"/>
                <w:sz w:val="20"/>
                <w:szCs w:val="20"/>
              </w:rPr>
              <w:t>Number</w:t>
            </w:r>
          </w:p>
          <w:p w14:paraId="1484A102" w14:textId="77777777" w:rsidR="00C811EF" w:rsidRDefault="00C811EF" w:rsidP="00CB5590">
            <w:pPr>
              <w:pStyle w:val="TableParagraph"/>
              <w:numPr>
                <w:ilvl w:val="0"/>
                <w:numId w:val="126"/>
              </w:numPr>
              <w:tabs>
                <w:tab w:val="left" w:pos="799"/>
              </w:tabs>
              <w:kinsoku w:val="0"/>
              <w:overflowPunct w:val="0"/>
              <w:spacing w:before="39"/>
              <w:ind w:right="69"/>
              <w:rPr>
                <w:sz w:val="20"/>
                <w:szCs w:val="20"/>
              </w:rPr>
            </w:pPr>
            <w:r>
              <w:rPr>
                <w:sz w:val="20"/>
                <w:szCs w:val="20"/>
              </w:rPr>
              <w:t>You</w:t>
            </w:r>
            <w:r>
              <w:rPr>
                <w:spacing w:val="80"/>
                <w:sz w:val="20"/>
                <w:szCs w:val="20"/>
              </w:rPr>
              <w:t xml:space="preserve"> </w:t>
            </w:r>
            <w:r>
              <w:rPr>
                <w:sz w:val="20"/>
                <w:szCs w:val="20"/>
              </w:rPr>
              <w:t>must</w:t>
            </w:r>
            <w:r>
              <w:rPr>
                <w:spacing w:val="80"/>
                <w:sz w:val="20"/>
                <w:szCs w:val="20"/>
              </w:rPr>
              <w:t xml:space="preserve"> </w:t>
            </w:r>
            <w:r>
              <w:rPr>
                <w:sz w:val="20"/>
                <w:szCs w:val="20"/>
              </w:rPr>
              <w:t>obtain</w:t>
            </w:r>
            <w:r>
              <w:rPr>
                <w:spacing w:val="80"/>
                <w:sz w:val="20"/>
                <w:szCs w:val="20"/>
              </w:rPr>
              <w:t xml:space="preserve"> </w:t>
            </w:r>
            <w:r>
              <w:rPr>
                <w:sz w:val="20"/>
                <w:szCs w:val="20"/>
              </w:rPr>
              <w:t>the</w:t>
            </w:r>
            <w:r>
              <w:rPr>
                <w:spacing w:val="80"/>
                <w:sz w:val="20"/>
                <w:szCs w:val="20"/>
              </w:rPr>
              <w:t xml:space="preserve"> </w:t>
            </w:r>
            <w:r>
              <w:rPr>
                <w:sz w:val="20"/>
                <w:szCs w:val="20"/>
              </w:rPr>
              <w:t>requisite</w:t>
            </w:r>
            <w:r>
              <w:rPr>
                <w:spacing w:val="80"/>
                <w:sz w:val="20"/>
                <w:szCs w:val="20"/>
              </w:rPr>
              <w:t xml:space="preserve"> </w:t>
            </w:r>
            <w:r>
              <w:rPr>
                <w:sz w:val="20"/>
                <w:szCs w:val="20"/>
              </w:rPr>
              <w:t>health coverage for employees.</w:t>
            </w:r>
          </w:p>
        </w:tc>
        <w:tc>
          <w:tcPr>
            <w:tcW w:w="4665" w:type="dxa"/>
            <w:tcBorders>
              <w:top w:val="single" w:sz="6" w:space="0" w:color="000000"/>
              <w:left w:val="single" w:sz="4" w:space="0" w:color="000000"/>
              <w:bottom w:val="single" w:sz="6" w:space="0" w:color="000000"/>
              <w:right w:val="single" w:sz="4" w:space="0" w:color="000000"/>
            </w:tcBorders>
          </w:tcPr>
          <w:p w14:paraId="3F219448" w14:textId="77777777" w:rsidR="00C811EF" w:rsidRDefault="00C811EF">
            <w:pPr>
              <w:pStyle w:val="TableParagraph"/>
              <w:kinsoku w:val="0"/>
              <w:overflowPunct w:val="0"/>
              <w:spacing w:before="118"/>
              <w:ind w:left="78" w:right="68"/>
              <w:jc w:val="both"/>
              <w:rPr>
                <w:sz w:val="20"/>
                <w:szCs w:val="20"/>
              </w:rPr>
            </w:pPr>
            <w:r>
              <w:rPr>
                <w:sz w:val="20"/>
                <w:szCs w:val="20"/>
              </w:rPr>
              <w:t>Ministry of Revenue for the Province of Ontario, Revenue Division for the Province of British Columbia (British Columbia) (optional), or applicable provincial office or agency.</w:t>
            </w:r>
            <w:r>
              <w:rPr>
                <w:spacing w:val="40"/>
                <w:sz w:val="20"/>
                <w:szCs w:val="20"/>
              </w:rPr>
              <w:t xml:space="preserve"> </w:t>
            </w:r>
            <w:r>
              <w:rPr>
                <w:sz w:val="20"/>
                <w:szCs w:val="20"/>
              </w:rPr>
              <w:t>Employees are</w:t>
            </w:r>
            <w:r>
              <w:rPr>
                <w:spacing w:val="-1"/>
                <w:sz w:val="20"/>
                <w:szCs w:val="20"/>
              </w:rPr>
              <w:t xml:space="preserve"> </w:t>
            </w:r>
            <w:r>
              <w:rPr>
                <w:sz w:val="20"/>
                <w:szCs w:val="20"/>
              </w:rPr>
              <w:t>responsible for</w:t>
            </w:r>
            <w:r>
              <w:rPr>
                <w:spacing w:val="-1"/>
                <w:sz w:val="20"/>
                <w:szCs w:val="20"/>
              </w:rPr>
              <w:t xml:space="preserve"> </w:t>
            </w:r>
            <w:r>
              <w:rPr>
                <w:sz w:val="20"/>
                <w:szCs w:val="20"/>
              </w:rPr>
              <w:t>payment</w:t>
            </w:r>
            <w:r>
              <w:rPr>
                <w:spacing w:val="-1"/>
                <w:sz w:val="20"/>
                <w:szCs w:val="20"/>
              </w:rPr>
              <w:t xml:space="preserve"> </w:t>
            </w:r>
            <w:r>
              <w:rPr>
                <w:sz w:val="20"/>
                <w:szCs w:val="20"/>
              </w:rPr>
              <w:t>of their Alberta</w:t>
            </w:r>
            <w:r>
              <w:rPr>
                <w:spacing w:val="-1"/>
                <w:sz w:val="20"/>
                <w:szCs w:val="20"/>
              </w:rPr>
              <w:t xml:space="preserve"> </w:t>
            </w:r>
            <w:r>
              <w:rPr>
                <w:sz w:val="20"/>
                <w:szCs w:val="20"/>
              </w:rPr>
              <w:t>Health Care Insurance premiums in Alberta.</w:t>
            </w:r>
          </w:p>
        </w:tc>
      </w:tr>
      <w:tr w:rsidR="00C811EF" w14:paraId="4FAF8D54" w14:textId="77777777">
        <w:trPr>
          <w:trHeight w:val="2113"/>
        </w:trPr>
        <w:tc>
          <w:tcPr>
            <w:tcW w:w="4685" w:type="dxa"/>
            <w:tcBorders>
              <w:top w:val="single" w:sz="6" w:space="0" w:color="000000"/>
              <w:left w:val="single" w:sz="4" w:space="0" w:color="000000"/>
              <w:bottom w:val="single" w:sz="6" w:space="0" w:color="000000"/>
              <w:right w:val="single" w:sz="4" w:space="0" w:color="000000"/>
            </w:tcBorders>
          </w:tcPr>
          <w:p w14:paraId="3B12A507" w14:textId="77777777" w:rsidR="00C811EF" w:rsidRDefault="00C811EF">
            <w:pPr>
              <w:pStyle w:val="TableParagraph"/>
              <w:kinsoku w:val="0"/>
              <w:overflowPunct w:val="0"/>
              <w:spacing w:before="118"/>
              <w:ind w:left="520"/>
              <w:jc w:val="both"/>
              <w:rPr>
                <w:spacing w:val="-2"/>
                <w:sz w:val="20"/>
                <w:szCs w:val="20"/>
              </w:rPr>
            </w:pPr>
            <w:r>
              <w:rPr>
                <w:sz w:val="20"/>
                <w:szCs w:val="20"/>
              </w:rPr>
              <w:t>Business</w:t>
            </w:r>
            <w:r>
              <w:rPr>
                <w:spacing w:val="-10"/>
                <w:sz w:val="20"/>
                <w:szCs w:val="20"/>
              </w:rPr>
              <w:t xml:space="preserve"> </w:t>
            </w:r>
            <w:r>
              <w:rPr>
                <w:spacing w:val="-2"/>
                <w:sz w:val="20"/>
                <w:szCs w:val="20"/>
              </w:rPr>
              <w:t>Number</w:t>
            </w:r>
          </w:p>
          <w:p w14:paraId="5551CC11" w14:textId="5881BA22" w:rsidR="00C811EF" w:rsidRDefault="00C811EF" w:rsidP="00CB5590">
            <w:pPr>
              <w:pStyle w:val="TableParagraph"/>
              <w:numPr>
                <w:ilvl w:val="0"/>
                <w:numId w:val="127"/>
              </w:numPr>
              <w:tabs>
                <w:tab w:val="left" w:pos="1240"/>
                <w:tab w:val="left" w:pos="2759"/>
                <w:tab w:val="left" w:pos="3671"/>
                <w:tab w:val="left" w:pos="4149"/>
              </w:tabs>
              <w:kinsoku w:val="0"/>
              <w:overflowPunct w:val="0"/>
              <w:spacing w:before="39"/>
              <w:ind w:right="69"/>
              <w:jc w:val="both"/>
              <w:rPr>
                <w:sz w:val="20"/>
                <w:szCs w:val="20"/>
              </w:rPr>
            </w:pPr>
            <w:r>
              <w:rPr>
                <w:sz w:val="20"/>
                <w:szCs w:val="20"/>
              </w:rPr>
              <w:t xml:space="preserve">This is required for Goods and Services Tax (GST), Harmonized Sales Tax (HST), payroll deductions, </w:t>
            </w:r>
            <w:r>
              <w:rPr>
                <w:spacing w:val="-2"/>
                <w:sz w:val="20"/>
                <w:szCs w:val="20"/>
              </w:rPr>
              <w:t>Canadian</w:t>
            </w:r>
            <w:r w:rsidR="00686B9B">
              <w:rPr>
                <w:spacing w:val="-2"/>
                <w:sz w:val="20"/>
                <w:szCs w:val="20"/>
              </w:rPr>
              <w:t xml:space="preserve"> </w:t>
            </w:r>
            <w:r>
              <w:rPr>
                <w:spacing w:val="-2"/>
                <w:sz w:val="20"/>
                <w:szCs w:val="20"/>
              </w:rPr>
              <w:t>Pension</w:t>
            </w:r>
            <w:r w:rsidR="00686B9B">
              <w:rPr>
                <w:spacing w:val="-2"/>
                <w:sz w:val="20"/>
                <w:szCs w:val="20"/>
              </w:rPr>
              <w:t xml:space="preserve"> </w:t>
            </w:r>
            <w:r>
              <w:rPr>
                <w:spacing w:val="-4"/>
                <w:sz w:val="20"/>
                <w:szCs w:val="20"/>
              </w:rPr>
              <w:t xml:space="preserve">Plan, </w:t>
            </w:r>
            <w:r>
              <w:rPr>
                <w:spacing w:val="-2"/>
                <w:sz w:val="20"/>
                <w:szCs w:val="20"/>
              </w:rPr>
              <w:t>Unemployment</w:t>
            </w:r>
            <w:r w:rsidR="00686B9B">
              <w:rPr>
                <w:sz w:val="20"/>
                <w:szCs w:val="20"/>
              </w:rPr>
              <w:t xml:space="preserve"> </w:t>
            </w:r>
            <w:r>
              <w:rPr>
                <w:spacing w:val="-2"/>
                <w:sz w:val="20"/>
                <w:szCs w:val="20"/>
              </w:rPr>
              <w:t xml:space="preserve">Insurance, </w:t>
            </w:r>
            <w:r>
              <w:rPr>
                <w:sz w:val="20"/>
                <w:szCs w:val="20"/>
              </w:rPr>
              <w:t>import/export duties and corporate income tax.</w:t>
            </w:r>
          </w:p>
        </w:tc>
        <w:tc>
          <w:tcPr>
            <w:tcW w:w="4665" w:type="dxa"/>
            <w:tcBorders>
              <w:top w:val="single" w:sz="6" w:space="0" w:color="000000"/>
              <w:left w:val="single" w:sz="4" w:space="0" w:color="000000"/>
              <w:bottom w:val="single" w:sz="6" w:space="0" w:color="000000"/>
              <w:right w:val="single" w:sz="4" w:space="0" w:color="000000"/>
            </w:tcBorders>
          </w:tcPr>
          <w:p w14:paraId="3E0E8FCD" w14:textId="77777777" w:rsidR="00C811EF" w:rsidRDefault="00C811EF">
            <w:pPr>
              <w:pStyle w:val="TableParagraph"/>
              <w:kinsoku w:val="0"/>
              <w:overflowPunct w:val="0"/>
              <w:spacing w:before="118"/>
              <w:ind w:left="78"/>
              <w:rPr>
                <w:spacing w:val="-2"/>
                <w:sz w:val="20"/>
                <w:szCs w:val="20"/>
              </w:rPr>
            </w:pPr>
            <w:r>
              <w:rPr>
                <w:sz w:val="20"/>
                <w:szCs w:val="20"/>
              </w:rPr>
              <w:t>Canada</w:t>
            </w:r>
            <w:r>
              <w:rPr>
                <w:spacing w:val="-10"/>
                <w:sz w:val="20"/>
                <w:szCs w:val="20"/>
              </w:rPr>
              <w:t xml:space="preserve"> </w:t>
            </w:r>
            <w:r>
              <w:rPr>
                <w:sz w:val="20"/>
                <w:szCs w:val="20"/>
              </w:rPr>
              <w:t>Revenue</w:t>
            </w:r>
            <w:r>
              <w:rPr>
                <w:spacing w:val="-10"/>
                <w:sz w:val="20"/>
                <w:szCs w:val="20"/>
              </w:rPr>
              <w:t xml:space="preserve"> </w:t>
            </w:r>
            <w:r>
              <w:rPr>
                <w:spacing w:val="-2"/>
                <w:sz w:val="20"/>
                <w:szCs w:val="20"/>
              </w:rPr>
              <w:t>Agency</w:t>
            </w:r>
          </w:p>
        </w:tc>
      </w:tr>
    </w:tbl>
    <w:p w14:paraId="1CCDB1E6" w14:textId="77777777" w:rsidR="00C811EF" w:rsidRDefault="00C811EF">
      <w:pPr>
        <w:rPr>
          <w:sz w:val="20"/>
          <w:szCs w:val="20"/>
        </w:rPr>
        <w:sectPr w:rsidR="00C811EF">
          <w:pgSz w:w="12240" w:h="15840"/>
          <w:pgMar w:top="400" w:right="720" w:bottom="1440" w:left="720" w:header="200" w:footer="1257" w:gutter="0"/>
          <w:cols w:space="720"/>
          <w:noEndnote/>
        </w:sectPr>
      </w:pPr>
    </w:p>
    <w:p w14:paraId="1A2E8AFD" w14:textId="77777777" w:rsidR="00C811EF" w:rsidRDefault="00C811EF">
      <w:pPr>
        <w:pStyle w:val="BodyText"/>
        <w:kinsoku w:val="0"/>
        <w:overflowPunct w:val="0"/>
      </w:pPr>
    </w:p>
    <w:p w14:paraId="0696DBDD" w14:textId="77777777" w:rsidR="00C811EF" w:rsidRDefault="00C811EF">
      <w:pPr>
        <w:pStyle w:val="BodyText"/>
        <w:kinsoku w:val="0"/>
        <w:overflowPunct w:val="0"/>
      </w:pPr>
    </w:p>
    <w:p w14:paraId="647D597E" w14:textId="77777777" w:rsidR="00C811EF" w:rsidRDefault="00C811EF">
      <w:pPr>
        <w:pStyle w:val="BodyText"/>
        <w:kinsoku w:val="0"/>
        <w:overflowPunct w:val="0"/>
      </w:pPr>
    </w:p>
    <w:p w14:paraId="37DF170F" w14:textId="77777777" w:rsidR="00C811EF" w:rsidRDefault="00C811EF">
      <w:pPr>
        <w:pStyle w:val="BodyText"/>
        <w:kinsoku w:val="0"/>
        <w:overflowPunct w:val="0"/>
        <w:spacing w:before="118"/>
      </w:pPr>
    </w:p>
    <w:tbl>
      <w:tblPr>
        <w:tblW w:w="0" w:type="auto"/>
        <w:tblInd w:w="838" w:type="dxa"/>
        <w:tblLayout w:type="fixed"/>
        <w:tblCellMar>
          <w:left w:w="0" w:type="dxa"/>
          <w:right w:w="0" w:type="dxa"/>
        </w:tblCellMar>
        <w:tblLook w:val="0000" w:firstRow="0" w:lastRow="0" w:firstColumn="0" w:lastColumn="0" w:noHBand="0" w:noVBand="0"/>
      </w:tblPr>
      <w:tblGrid>
        <w:gridCol w:w="4685"/>
        <w:gridCol w:w="4665"/>
      </w:tblGrid>
      <w:tr w:rsidR="00C811EF" w14:paraId="5B8D281A" w14:textId="77777777">
        <w:trPr>
          <w:trHeight w:val="466"/>
        </w:trPr>
        <w:tc>
          <w:tcPr>
            <w:tcW w:w="4685" w:type="dxa"/>
            <w:tcBorders>
              <w:top w:val="single" w:sz="4" w:space="0" w:color="000000"/>
              <w:left w:val="single" w:sz="4" w:space="0" w:color="000000"/>
              <w:bottom w:val="single" w:sz="6" w:space="0" w:color="000000"/>
              <w:right w:val="single" w:sz="4" w:space="0" w:color="000000"/>
            </w:tcBorders>
            <w:shd w:val="clear" w:color="auto" w:fill="D8D8D8"/>
          </w:tcPr>
          <w:p w14:paraId="04845D97" w14:textId="77777777" w:rsidR="00C811EF" w:rsidRDefault="00C811EF">
            <w:pPr>
              <w:pStyle w:val="TableParagraph"/>
              <w:kinsoku w:val="0"/>
              <w:overflowPunct w:val="0"/>
              <w:spacing w:before="122"/>
              <w:ind w:left="578"/>
              <w:rPr>
                <w:b/>
                <w:bCs/>
                <w:spacing w:val="-2"/>
                <w:sz w:val="20"/>
                <w:szCs w:val="20"/>
              </w:rPr>
            </w:pPr>
            <w:r>
              <w:rPr>
                <w:b/>
                <w:bCs/>
                <w:sz w:val="20"/>
                <w:szCs w:val="20"/>
              </w:rPr>
              <w:t>License,</w:t>
            </w:r>
            <w:r>
              <w:rPr>
                <w:b/>
                <w:bCs/>
                <w:spacing w:val="-12"/>
                <w:sz w:val="20"/>
                <w:szCs w:val="20"/>
              </w:rPr>
              <w:t xml:space="preserve"> </w:t>
            </w:r>
            <w:r>
              <w:rPr>
                <w:b/>
                <w:bCs/>
                <w:sz w:val="20"/>
                <w:szCs w:val="20"/>
              </w:rPr>
              <w:t>registration</w:t>
            </w:r>
            <w:r>
              <w:rPr>
                <w:b/>
                <w:bCs/>
                <w:spacing w:val="-8"/>
                <w:sz w:val="20"/>
                <w:szCs w:val="20"/>
              </w:rPr>
              <w:t xml:space="preserve"> </w:t>
            </w:r>
            <w:r>
              <w:rPr>
                <w:b/>
                <w:bCs/>
                <w:sz w:val="20"/>
                <w:szCs w:val="20"/>
              </w:rPr>
              <w:t>or</w:t>
            </w:r>
            <w:r>
              <w:rPr>
                <w:b/>
                <w:bCs/>
                <w:spacing w:val="-9"/>
                <w:sz w:val="20"/>
                <w:szCs w:val="20"/>
              </w:rPr>
              <w:t xml:space="preserve"> </w:t>
            </w:r>
            <w:r>
              <w:rPr>
                <w:b/>
                <w:bCs/>
                <w:spacing w:val="-2"/>
                <w:sz w:val="20"/>
                <w:szCs w:val="20"/>
              </w:rPr>
              <w:t>authorization</w:t>
            </w:r>
          </w:p>
        </w:tc>
        <w:tc>
          <w:tcPr>
            <w:tcW w:w="4665" w:type="dxa"/>
            <w:tcBorders>
              <w:top w:val="single" w:sz="4" w:space="0" w:color="000000"/>
              <w:left w:val="single" w:sz="4" w:space="0" w:color="000000"/>
              <w:bottom w:val="single" w:sz="6" w:space="0" w:color="000000"/>
              <w:right w:val="single" w:sz="4" w:space="0" w:color="000000"/>
            </w:tcBorders>
            <w:shd w:val="clear" w:color="auto" w:fill="D8D8D8"/>
          </w:tcPr>
          <w:p w14:paraId="650713BD" w14:textId="77777777" w:rsidR="00C811EF" w:rsidRDefault="00C811EF">
            <w:pPr>
              <w:pStyle w:val="TableParagraph"/>
              <w:kinsoku w:val="0"/>
              <w:overflowPunct w:val="0"/>
              <w:spacing w:before="122"/>
              <w:ind w:left="7"/>
              <w:jc w:val="center"/>
              <w:rPr>
                <w:b/>
                <w:bCs/>
                <w:spacing w:val="-2"/>
                <w:sz w:val="20"/>
                <w:szCs w:val="20"/>
              </w:rPr>
            </w:pPr>
            <w:r>
              <w:rPr>
                <w:b/>
                <w:bCs/>
                <w:sz w:val="20"/>
                <w:szCs w:val="20"/>
              </w:rPr>
              <w:t>Issuing</w:t>
            </w:r>
            <w:r>
              <w:rPr>
                <w:b/>
                <w:bCs/>
                <w:spacing w:val="-13"/>
                <w:sz w:val="20"/>
                <w:szCs w:val="20"/>
              </w:rPr>
              <w:t xml:space="preserve"> </w:t>
            </w:r>
            <w:r>
              <w:rPr>
                <w:b/>
                <w:bCs/>
                <w:spacing w:val="-2"/>
                <w:sz w:val="20"/>
                <w:szCs w:val="20"/>
              </w:rPr>
              <w:t>Agency</w:t>
            </w:r>
          </w:p>
        </w:tc>
      </w:tr>
      <w:tr w:rsidR="00C811EF" w14:paraId="702114AB" w14:textId="77777777">
        <w:trPr>
          <w:trHeight w:val="1439"/>
        </w:trPr>
        <w:tc>
          <w:tcPr>
            <w:tcW w:w="4685" w:type="dxa"/>
            <w:tcBorders>
              <w:top w:val="single" w:sz="6" w:space="0" w:color="000000"/>
              <w:left w:val="single" w:sz="4" w:space="0" w:color="000000"/>
              <w:bottom w:val="single" w:sz="6" w:space="0" w:color="000000"/>
              <w:right w:val="single" w:sz="4" w:space="0" w:color="000000"/>
            </w:tcBorders>
          </w:tcPr>
          <w:p w14:paraId="5148639B" w14:textId="77777777" w:rsidR="00C811EF" w:rsidRDefault="00C811EF">
            <w:pPr>
              <w:pStyle w:val="TableParagraph"/>
              <w:kinsoku w:val="0"/>
              <w:overflowPunct w:val="0"/>
              <w:spacing w:before="118"/>
              <w:ind w:left="520"/>
              <w:jc w:val="both"/>
              <w:rPr>
                <w:spacing w:val="-2"/>
                <w:sz w:val="20"/>
                <w:szCs w:val="20"/>
              </w:rPr>
            </w:pPr>
            <w:r>
              <w:rPr>
                <w:sz w:val="20"/>
                <w:szCs w:val="20"/>
              </w:rPr>
              <w:t>Retail</w:t>
            </w:r>
            <w:r>
              <w:rPr>
                <w:spacing w:val="-7"/>
                <w:sz w:val="20"/>
                <w:szCs w:val="20"/>
              </w:rPr>
              <w:t xml:space="preserve"> </w:t>
            </w:r>
            <w:r>
              <w:rPr>
                <w:sz w:val="20"/>
                <w:szCs w:val="20"/>
              </w:rPr>
              <w:t>Sales</w:t>
            </w:r>
            <w:r>
              <w:rPr>
                <w:spacing w:val="-7"/>
                <w:sz w:val="20"/>
                <w:szCs w:val="20"/>
              </w:rPr>
              <w:t xml:space="preserve"> </w:t>
            </w:r>
            <w:r>
              <w:rPr>
                <w:sz w:val="20"/>
                <w:szCs w:val="20"/>
              </w:rPr>
              <w:t>Tax</w:t>
            </w:r>
            <w:r>
              <w:rPr>
                <w:spacing w:val="-6"/>
                <w:sz w:val="20"/>
                <w:szCs w:val="20"/>
              </w:rPr>
              <w:t xml:space="preserve"> </w:t>
            </w:r>
            <w:r>
              <w:rPr>
                <w:sz w:val="20"/>
                <w:szCs w:val="20"/>
              </w:rPr>
              <w:t>(RST)</w:t>
            </w:r>
            <w:r>
              <w:rPr>
                <w:spacing w:val="-6"/>
                <w:sz w:val="20"/>
                <w:szCs w:val="20"/>
              </w:rPr>
              <w:t xml:space="preserve"> </w:t>
            </w:r>
            <w:r>
              <w:rPr>
                <w:spacing w:val="-2"/>
                <w:sz w:val="20"/>
                <w:szCs w:val="20"/>
              </w:rPr>
              <w:t>Number</w:t>
            </w:r>
          </w:p>
          <w:p w14:paraId="61221C4E" w14:textId="77777777" w:rsidR="00C811EF" w:rsidRDefault="00C811EF">
            <w:pPr>
              <w:pStyle w:val="TableParagraph"/>
              <w:numPr>
                <w:ilvl w:val="0"/>
                <w:numId w:val="81"/>
              </w:numPr>
              <w:tabs>
                <w:tab w:val="left" w:pos="1240"/>
              </w:tabs>
              <w:kinsoku w:val="0"/>
              <w:overflowPunct w:val="0"/>
              <w:spacing w:before="56"/>
              <w:ind w:right="69"/>
              <w:jc w:val="both"/>
              <w:rPr>
                <w:sz w:val="20"/>
                <w:szCs w:val="20"/>
              </w:rPr>
            </w:pPr>
            <w:r>
              <w:rPr>
                <w:sz w:val="20"/>
                <w:szCs w:val="20"/>
              </w:rPr>
              <w:t>Businesses operating in Manitoba must</w:t>
            </w:r>
            <w:r>
              <w:rPr>
                <w:spacing w:val="-10"/>
                <w:sz w:val="20"/>
                <w:szCs w:val="20"/>
              </w:rPr>
              <w:t xml:space="preserve"> </w:t>
            </w:r>
            <w:r>
              <w:rPr>
                <w:sz w:val="20"/>
                <w:szCs w:val="20"/>
              </w:rPr>
              <w:t>obtain</w:t>
            </w:r>
            <w:r>
              <w:rPr>
                <w:spacing w:val="-10"/>
                <w:sz w:val="20"/>
                <w:szCs w:val="20"/>
              </w:rPr>
              <w:t xml:space="preserve"> </w:t>
            </w:r>
            <w:r>
              <w:rPr>
                <w:sz w:val="20"/>
                <w:szCs w:val="20"/>
              </w:rPr>
              <w:t>an</w:t>
            </w:r>
            <w:r>
              <w:rPr>
                <w:spacing w:val="-10"/>
                <w:sz w:val="20"/>
                <w:szCs w:val="20"/>
              </w:rPr>
              <w:t xml:space="preserve"> </w:t>
            </w:r>
            <w:r>
              <w:rPr>
                <w:sz w:val="20"/>
                <w:szCs w:val="20"/>
              </w:rPr>
              <w:t>RST</w:t>
            </w:r>
            <w:r>
              <w:rPr>
                <w:spacing w:val="-7"/>
                <w:sz w:val="20"/>
                <w:szCs w:val="20"/>
              </w:rPr>
              <w:t xml:space="preserve"> </w:t>
            </w:r>
            <w:r>
              <w:rPr>
                <w:sz w:val="20"/>
                <w:szCs w:val="20"/>
              </w:rPr>
              <w:t>Number</w:t>
            </w:r>
            <w:r>
              <w:rPr>
                <w:spacing w:val="-9"/>
                <w:sz w:val="20"/>
                <w:szCs w:val="20"/>
              </w:rPr>
              <w:t xml:space="preserve"> </w:t>
            </w:r>
            <w:r>
              <w:rPr>
                <w:sz w:val="20"/>
                <w:szCs w:val="20"/>
              </w:rPr>
              <w:t>to</w:t>
            </w:r>
            <w:r>
              <w:rPr>
                <w:spacing w:val="-10"/>
                <w:sz w:val="20"/>
                <w:szCs w:val="20"/>
              </w:rPr>
              <w:t xml:space="preserve"> </w:t>
            </w:r>
            <w:r>
              <w:rPr>
                <w:sz w:val="20"/>
                <w:szCs w:val="20"/>
              </w:rPr>
              <w:t>collect 7% tax applies to the retail sale or rental of most goods and services.</w:t>
            </w:r>
          </w:p>
        </w:tc>
        <w:tc>
          <w:tcPr>
            <w:tcW w:w="4665" w:type="dxa"/>
            <w:tcBorders>
              <w:top w:val="single" w:sz="6" w:space="0" w:color="000000"/>
              <w:left w:val="single" w:sz="4" w:space="0" w:color="000000"/>
              <w:bottom w:val="single" w:sz="6" w:space="0" w:color="000000"/>
              <w:right w:val="single" w:sz="4" w:space="0" w:color="000000"/>
            </w:tcBorders>
          </w:tcPr>
          <w:p w14:paraId="74A4C4DC" w14:textId="77777777" w:rsidR="00C811EF" w:rsidRDefault="00C811EF">
            <w:pPr>
              <w:pStyle w:val="TableParagraph"/>
              <w:tabs>
                <w:tab w:val="left" w:pos="4062"/>
              </w:tabs>
              <w:kinsoku w:val="0"/>
              <w:overflowPunct w:val="0"/>
              <w:spacing w:before="115" w:line="242" w:lineRule="auto"/>
              <w:ind w:left="78" w:right="69"/>
              <w:rPr>
                <w:spacing w:val="-2"/>
                <w:sz w:val="20"/>
                <w:szCs w:val="20"/>
              </w:rPr>
            </w:pPr>
            <w:r>
              <w:rPr>
                <w:sz w:val="20"/>
                <w:szCs w:val="20"/>
              </w:rPr>
              <w:t>Taxation</w:t>
            </w:r>
            <w:r>
              <w:rPr>
                <w:spacing w:val="40"/>
                <w:sz w:val="20"/>
                <w:szCs w:val="20"/>
              </w:rPr>
              <w:t xml:space="preserve"> </w:t>
            </w:r>
            <w:r>
              <w:rPr>
                <w:sz w:val="20"/>
                <w:szCs w:val="20"/>
              </w:rPr>
              <w:t>Division</w:t>
            </w:r>
            <w:r>
              <w:rPr>
                <w:spacing w:val="40"/>
                <w:sz w:val="20"/>
                <w:szCs w:val="20"/>
              </w:rPr>
              <w:t xml:space="preserve"> </w:t>
            </w:r>
            <w:r>
              <w:rPr>
                <w:sz w:val="20"/>
                <w:szCs w:val="20"/>
              </w:rPr>
              <w:t>of</w:t>
            </w:r>
            <w:r>
              <w:rPr>
                <w:spacing w:val="40"/>
                <w:sz w:val="20"/>
                <w:szCs w:val="20"/>
              </w:rPr>
              <w:t xml:space="preserve"> </w:t>
            </w:r>
            <w:r>
              <w:rPr>
                <w:sz w:val="20"/>
                <w:szCs w:val="20"/>
              </w:rPr>
              <w:t>Manitoba</w:t>
            </w:r>
            <w:r>
              <w:rPr>
                <w:spacing w:val="40"/>
                <w:sz w:val="20"/>
                <w:szCs w:val="20"/>
              </w:rPr>
              <w:t xml:space="preserve"> </w:t>
            </w:r>
            <w:r>
              <w:rPr>
                <w:sz w:val="20"/>
                <w:szCs w:val="20"/>
              </w:rPr>
              <w:t>Finance.</w:t>
            </w:r>
            <w:r>
              <w:rPr>
                <w:sz w:val="20"/>
                <w:szCs w:val="20"/>
              </w:rPr>
              <w:tab/>
            </w:r>
            <w:r>
              <w:rPr>
                <w:spacing w:val="-4"/>
                <w:sz w:val="20"/>
                <w:szCs w:val="20"/>
              </w:rPr>
              <w:t xml:space="preserve">There </w:t>
            </w:r>
            <w:r>
              <w:rPr>
                <w:sz w:val="20"/>
                <w:szCs w:val="20"/>
              </w:rPr>
              <w:t>currently</w:t>
            </w:r>
            <w:r>
              <w:rPr>
                <w:spacing w:val="-10"/>
                <w:sz w:val="20"/>
                <w:szCs w:val="20"/>
              </w:rPr>
              <w:t xml:space="preserve"> </w:t>
            </w:r>
            <w:r>
              <w:rPr>
                <w:sz w:val="20"/>
                <w:szCs w:val="20"/>
              </w:rPr>
              <w:t>is</w:t>
            </w:r>
            <w:r>
              <w:rPr>
                <w:spacing w:val="-12"/>
                <w:sz w:val="20"/>
                <w:szCs w:val="20"/>
              </w:rPr>
              <w:t xml:space="preserve"> </w:t>
            </w:r>
            <w:r>
              <w:rPr>
                <w:sz w:val="20"/>
                <w:szCs w:val="20"/>
              </w:rPr>
              <w:t>no</w:t>
            </w:r>
            <w:r>
              <w:rPr>
                <w:spacing w:val="-12"/>
                <w:sz w:val="20"/>
                <w:szCs w:val="20"/>
              </w:rPr>
              <w:t xml:space="preserve"> </w:t>
            </w:r>
            <w:r>
              <w:rPr>
                <w:sz w:val="20"/>
                <w:szCs w:val="20"/>
              </w:rPr>
              <w:t>RST</w:t>
            </w:r>
            <w:r>
              <w:rPr>
                <w:spacing w:val="-10"/>
                <w:sz w:val="20"/>
                <w:szCs w:val="20"/>
              </w:rPr>
              <w:t xml:space="preserve"> </w:t>
            </w:r>
            <w:r>
              <w:rPr>
                <w:sz w:val="20"/>
                <w:szCs w:val="20"/>
              </w:rPr>
              <w:t>in</w:t>
            </w:r>
            <w:r>
              <w:rPr>
                <w:spacing w:val="-12"/>
                <w:sz w:val="20"/>
                <w:szCs w:val="20"/>
              </w:rPr>
              <w:t xml:space="preserve"> </w:t>
            </w:r>
            <w:r>
              <w:rPr>
                <w:sz w:val="20"/>
                <w:szCs w:val="20"/>
              </w:rPr>
              <w:t>Alberta</w:t>
            </w:r>
            <w:r>
              <w:rPr>
                <w:spacing w:val="-13"/>
                <w:sz w:val="20"/>
                <w:szCs w:val="20"/>
              </w:rPr>
              <w:t xml:space="preserve"> </w:t>
            </w:r>
            <w:r>
              <w:rPr>
                <w:sz w:val="20"/>
                <w:szCs w:val="20"/>
              </w:rPr>
              <w:t>and</w:t>
            </w:r>
            <w:r>
              <w:rPr>
                <w:spacing w:val="-11"/>
                <w:sz w:val="20"/>
                <w:szCs w:val="20"/>
              </w:rPr>
              <w:t xml:space="preserve"> </w:t>
            </w:r>
            <w:r>
              <w:rPr>
                <w:sz w:val="20"/>
                <w:szCs w:val="20"/>
              </w:rPr>
              <w:t>British</w:t>
            </w:r>
            <w:r>
              <w:rPr>
                <w:spacing w:val="-12"/>
                <w:sz w:val="20"/>
                <w:szCs w:val="20"/>
              </w:rPr>
              <w:t xml:space="preserve"> </w:t>
            </w:r>
            <w:r>
              <w:rPr>
                <w:spacing w:val="-2"/>
                <w:sz w:val="20"/>
                <w:szCs w:val="20"/>
              </w:rPr>
              <w:t>Columbia.</w:t>
            </w:r>
          </w:p>
        </w:tc>
      </w:tr>
      <w:tr w:rsidR="00C811EF" w14:paraId="7261EC9F" w14:textId="77777777">
        <w:trPr>
          <w:trHeight w:val="1437"/>
        </w:trPr>
        <w:tc>
          <w:tcPr>
            <w:tcW w:w="4685" w:type="dxa"/>
            <w:tcBorders>
              <w:top w:val="single" w:sz="6" w:space="0" w:color="000000"/>
              <w:left w:val="single" w:sz="4" w:space="0" w:color="000000"/>
              <w:bottom w:val="single" w:sz="6" w:space="0" w:color="000000"/>
              <w:right w:val="single" w:sz="4" w:space="0" w:color="000000"/>
            </w:tcBorders>
          </w:tcPr>
          <w:p w14:paraId="4022E1ED" w14:textId="77777777" w:rsidR="00C811EF" w:rsidRDefault="00C811EF">
            <w:pPr>
              <w:pStyle w:val="TableParagraph"/>
              <w:kinsoku w:val="0"/>
              <w:overflowPunct w:val="0"/>
              <w:spacing w:before="118"/>
              <w:ind w:left="520"/>
              <w:jc w:val="both"/>
              <w:rPr>
                <w:spacing w:val="-2"/>
                <w:sz w:val="20"/>
                <w:szCs w:val="20"/>
              </w:rPr>
            </w:pPr>
            <w:r>
              <w:rPr>
                <w:sz w:val="20"/>
                <w:szCs w:val="20"/>
              </w:rPr>
              <w:t>Provincial</w:t>
            </w:r>
            <w:r>
              <w:rPr>
                <w:spacing w:val="-7"/>
                <w:sz w:val="20"/>
                <w:szCs w:val="20"/>
              </w:rPr>
              <w:t xml:space="preserve"> </w:t>
            </w:r>
            <w:r>
              <w:rPr>
                <w:sz w:val="20"/>
                <w:szCs w:val="20"/>
              </w:rPr>
              <w:t>Sales</w:t>
            </w:r>
            <w:r>
              <w:rPr>
                <w:spacing w:val="-7"/>
                <w:sz w:val="20"/>
                <w:szCs w:val="20"/>
              </w:rPr>
              <w:t xml:space="preserve"> </w:t>
            </w:r>
            <w:r>
              <w:rPr>
                <w:sz w:val="20"/>
                <w:szCs w:val="20"/>
              </w:rPr>
              <w:t>Tax</w:t>
            </w:r>
            <w:r>
              <w:rPr>
                <w:spacing w:val="-8"/>
                <w:sz w:val="20"/>
                <w:szCs w:val="20"/>
              </w:rPr>
              <w:t xml:space="preserve"> </w:t>
            </w:r>
            <w:r>
              <w:rPr>
                <w:sz w:val="20"/>
                <w:szCs w:val="20"/>
              </w:rPr>
              <w:t>(PST)</w:t>
            </w:r>
            <w:r>
              <w:rPr>
                <w:spacing w:val="-5"/>
                <w:sz w:val="20"/>
                <w:szCs w:val="20"/>
              </w:rPr>
              <w:t xml:space="preserve"> </w:t>
            </w:r>
            <w:r>
              <w:rPr>
                <w:spacing w:val="-2"/>
                <w:sz w:val="20"/>
                <w:szCs w:val="20"/>
              </w:rPr>
              <w:t>Number</w:t>
            </w:r>
          </w:p>
          <w:p w14:paraId="15421A0A" w14:textId="77777777" w:rsidR="00C811EF" w:rsidRDefault="00C811EF">
            <w:pPr>
              <w:pStyle w:val="TableParagraph"/>
              <w:numPr>
                <w:ilvl w:val="0"/>
                <w:numId w:val="80"/>
              </w:numPr>
              <w:tabs>
                <w:tab w:val="left" w:pos="1240"/>
              </w:tabs>
              <w:kinsoku w:val="0"/>
              <w:overflowPunct w:val="0"/>
              <w:spacing w:before="53"/>
              <w:ind w:right="70"/>
              <w:jc w:val="both"/>
              <w:rPr>
                <w:spacing w:val="-2"/>
                <w:sz w:val="20"/>
                <w:szCs w:val="20"/>
              </w:rPr>
            </w:pPr>
            <w:r>
              <w:rPr>
                <w:sz w:val="20"/>
                <w:szCs w:val="20"/>
              </w:rPr>
              <w:t xml:space="preserve">Businesses operating in British Columbia must obtain a PST number if it sells or leases taxable goods or </w:t>
            </w:r>
            <w:r>
              <w:rPr>
                <w:spacing w:val="-2"/>
                <w:sz w:val="20"/>
                <w:szCs w:val="20"/>
              </w:rPr>
              <w:t>services.</w:t>
            </w:r>
          </w:p>
        </w:tc>
        <w:tc>
          <w:tcPr>
            <w:tcW w:w="4665" w:type="dxa"/>
            <w:tcBorders>
              <w:top w:val="single" w:sz="6" w:space="0" w:color="000000"/>
              <w:left w:val="single" w:sz="4" w:space="0" w:color="000000"/>
              <w:bottom w:val="single" w:sz="6" w:space="0" w:color="000000"/>
              <w:right w:val="single" w:sz="4" w:space="0" w:color="000000"/>
            </w:tcBorders>
          </w:tcPr>
          <w:p w14:paraId="23EDBC6A" w14:textId="77777777" w:rsidR="00C811EF" w:rsidRDefault="00C811EF">
            <w:pPr>
              <w:pStyle w:val="TableParagraph"/>
              <w:kinsoku w:val="0"/>
              <w:overflowPunct w:val="0"/>
              <w:spacing w:before="116"/>
              <w:ind w:left="78" w:right="69"/>
              <w:jc w:val="both"/>
              <w:rPr>
                <w:sz w:val="20"/>
                <w:szCs w:val="20"/>
              </w:rPr>
            </w:pPr>
            <w:r>
              <w:rPr>
                <w:sz w:val="20"/>
                <w:szCs w:val="20"/>
              </w:rPr>
              <w:t>Ministry of Finance of British Columbia.</w:t>
            </w:r>
            <w:r>
              <w:rPr>
                <w:spacing w:val="40"/>
                <w:sz w:val="20"/>
                <w:szCs w:val="20"/>
              </w:rPr>
              <w:t xml:space="preserve"> </w:t>
            </w:r>
            <w:r>
              <w:rPr>
                <w:sz w:val="20"/>
                <w:szCs w:val="20"/>
              </w:rPr>
              <w:t>A PST Number is not required to be obtained in Ontario, Alberta and Manitoba.</w:t>
            </w:r>
          </w:p>
        </w:tc>
      </w:tr>
      <w:tr w:rsidR="00C811EF" w14:paraId="6EE1A7D4" w14:textId="77777777">
        <w:trPr>
          <w:trHeight w:val="1614"/>
        </w:trPr>
        <w:tc>
          <w:tcPr>
            <w:tcW w:w="4685" w:type="dxa"/>
            <w:tcBorders>
              <w:top w:val="single" w:sz="6" w:space="0" w:color="000000"/>
              <w:left w:val="single" w:sz="4" w:space="0" w:color="000000"/>
              <w:bottom w:val="single" w:sz="6" w:space="0" w:color="000000"/>
              <w:right w:val="single" w:sz="4" w:space="0" w:color="000000"/>
            </w:tcBorders>
          </w:tcPr>
          <w:p w14:paraId="31BF7FDB" w14:textId="66F1962D" w:rsidR="00C811EF" w:rsidRDefault="00C811EF" w:rsidP="00CB5590">
            <w:pPr>
              <w:pStyle w:val="TableParagraph"/>
              <w:tabs>
                <w:tab w:val="left" w:pos="1670"/>
                <w:tab w:val="left" w:pos="2443"/>
                <w:tab w:val="left" w:pos="2985"/>
                <w:tab w:val="left" w:pos="4070"/>
              </w:tabs>
              <w:kinsoku w:val="0"/>
              <w:overflowPunct w:val="0"/>
              <w:spacing w:before="118"/>
              <w:ind w:left="959" w:right="69" w:hanging="440"/>
              <w:jc w:val="both"/>
              <w:rPr>
                <w:spacing w:val="-2"/>
                <w:sz w:val="20"/>
                <w:szCs w:val="20"/>
              </w:rPr>
            </w:pPr>
            <w:r>
              <w:rPr>
                <w:spacing w:val="-2"/>
                <w:sz w:val="20"/>
                <w:szCs w:val="20"/>
              </w:rPr>
              <w:t>Workplace</w:t>
            </w:r>
            <w:r w:rsidR="00686B9B">
              <w:rPr>
                <w:sz w:val="20"/>
                <w:szCs w:val="20"/>
              </w:rPr>
              <w:t xml:space="preserve"> </w:t>
            </w:r>
            <w:r>
              <w:rPr>
                <w:spacing w:val="-2"/>
                <w:sz w:val="20"/>
                <w:szCs w:val="20"/>
              </w:rPr>
              <w:t>Safety</w:t>
            </w:r>
            <w:r w:rsidR="00686B9B">
              <w:rPr>
                <w:sz w:val="20"/>
                <w:szCs w:val="20"/>
              </w:rPr>
              <w:t xml:space="preserve"> </w:t>
            </w:r>
            <w:r>
              <w:rPr>
                <w:spacing w:val="-4"/>
                <w:sz w:val="20"/>
                <w:szCs w:val="20"/>
              </w:rPr>
              <w:t>and</w:t>
            </w:r>
            <w:r w:rsidR="00686B9B">
              <w:rPr>
                <w:sz w:val="20"/>
                <w:szCs w:val="20"/>
              </w:rPr>
              <w:t xml:space="preserve"> </w:t>
            </w:r>
            <w:r>
              <w:rPr>
                <w:spacing w:val="-2"/>
                <w:sz w:val="20"/>
                <w:szCs w:val="20"/>
              </w:rPr>
              <w:t>Insurance</w:t>
            </w:r>
            <w:r w:rsidR="00686B9B">
              <w:rPr>
                <w:spacing w:val="-2"/>
                <w:sz w:val="20"/>
                <w:szCs w:val="20"/>
              </w:rPr>
              <w:t xml:space="preserve"> </w:t>
            </w:r>
            <w:r>
              <w:rPr>
                <w:spacing w:val="-2"/>
                <w:sz w:val="20"/>
                <w:szCs w:val="20"/>
              </w:rPr>
              <w:t>Board Coverage</w:t>
            </w:r>
          </w:p>
          <w:p w14:paraId="1A98C436" w14:textId="77777777" w:rsidR="00C811EF" w:rsidRDefault="00C811EF">
            <w:pPr>
              <w:pStyle w:val="TableParagraph"/>
              <w:numPr>
                <w:ilvl w:val="0"/>
                <w:numId w:val="79"/>
              </w:numPr>
              <w:tabs>
                <w:tab w:val="left" w:pos="1240"/>
              </w:tabs>
              <w:kinsoku w:val="0"/>
              <w:overflowPunct w:val="0"/>
              <w:spacing w:before="39"/>
              <w:ind w:right="69"/>
              <w:rPr>
                <w:sz w:val="20"/>
                <w:szCs w:val="20"/>
              </w:rPr>
            </w:pPr>
            <w:r>
              <w:rPr>
                <w:sz w:val="20"/>
                <w:szCs w:val="20"/>
              </w:rPr>
              <w:t>You</w:t>
            </w:r>
            <w:r>
              <w:rPr>
                <w:spacing w:val="27"/>
                <w:sz w:val="20"/>
                <w:szCs w:val="20"/>
              </w:rPr>
              <w:t xml:space="preserve"> </w:t>
            </w:r>
            <w:r>
              <w:rPr>
                <w:sz w:val="20"/>
                <w:szCs w:val="20"/>
              </w:rPr>
              <w:t>must</w:t>
            </w:r>
            <w:r>
              <w:rPr>
                <w:spacing w:val="25"/>
                <w:sz w:val="20"/>
                <w:szCs w:val="20"/>
              </w:rPr>
              <w:t xml:space="preserve"> </w:t>
            </w:r>
            <w:r>
              <w:rPr>
                <w:sz w:val="20"/>
                <w:szCs w:val="20"/>
              </w:rPr>
              <w:t>obtain</w:t>
            </w:r>
            <w:r>
              <w:rPr>
                <w:spacing w:val="27"/>
                <w:sz w:val="20"/>
                <w:szCs w:val="20"/>
              </w:rPr>
              <w:t xml:space="preserve"> </w:t>
            </w:r>
            <w:r>
              <w:rPr>
                <w:sz w:val="20"/>
                <w:szCs w:val="20"/>
              </w:rPr>
              <w:t>the</w:t>
            </w:r>
            <w:r>
              <w:rPr>
                <w:spacing w:val="25"/>
                <w:sz w:val="20"/>
                <w:szCs w:val="20"/>
              </w:rPr>
              <w:t xml:space="preserve"> </w:t>
            </w:r>
            <w:r>
              <w:rPr>
                <w:sz w:val="20"/>
                <w:szCs w:val="20"/>
              </w:rPr>
              <w:t>requisite</w:t>
            </w:r>
            <w:r>
              <w:rPr>
                <w:spacing w:val="27"/>
                <w:sz w:val="20"/>
                <w:szCs w:val="20"/>
              </w:rPr>
              <w:t xml:space="preserve"> </w:t>
            </w:r>
            <w:r>
              <w:rPr>
                <w:sz w:val="20"/>
                <w:szCs w:val="20"/>
              </w:rPr>
              <w:t>health coverage for employees.</w:t>
            </w:r>
          </w:p>
        </w:tc>
        <w:tc>
          <w:tcPr>
            <w:tcW w:w="4665" w:type="dxa"/>
            <w:tcBorders>
              <w:top w:val="single" w:sz="6" w:space="0" w:color="000000"/>
              <w:left w:val="single" w:sz="4" w:space="0" w:color="000000"/>
              <w:bottom w:val="single" w:sz="6" w:space="0" w:color="000000"/>
              <w:right w:val="single" w:sz="4" w:space="0" w:color="000000"/>
            </w:tcBorders>
          </w:tcPr>
          <w:p w14:paraId="71AC0250" w14:textId="77777777" w:rsidR="00C811EF" w:rsidRDefault="00C811EF">
            <w:pPr>
              <w:pStyle w:val="TableParagraph"/>
              <w:kinsoku w:val="0"/>
              <w:overflowPunct w:val="0"/>
              <w:spacing w:before="118"/>
              <w:ind w:left="78" w:right="69"/>
              <w:jc w:val="both"/>
              <w:rPr>
                <w:sz w:val="20"/>
                <w:szCs w:val="20"/>
              </w:rPr>
            </w:pPr>
            <w:r>
              <w:rPr>
                <w:sz w:val="20"/>
                <w:szCs w:val="20"/>
              </w:rPr>
              <w:t xml:space="preserve">Workplace Safety and Insurance Board for the Province of Ontario, </w:t>
            </w:r>
            <w:proofErr w:type="spellStart"/>
            <w:r>
              <w:rPr>
                <w:sz w:val="20"/>
                <w:szCs w:val="20"/>
              </w:rPr>
              <w:t>WorkSafeBC</w:t>
            </w:r>
            <w:proofErr w:type="spellEnd"/>
            <w:r>
              <w:rPr>
                <w:sz w:val="20"/>
                <w:szCs w:val="20"/>
              </w:rPr>
              <w:t xml:space="preserve"> in British Columbia (British Columbia), Occupational Health and Safety Council (Alberta), Workers Compensation Board of Manitoba (Manitoba), or applicable provincial office or agency.</w:t>
            </w:r>
          </w:p>
        </w:tc>
      </w:tr>
      <w:tr w:rsidR="00C811EF" w14:paraId="5BAFAFEB" w14:textId="77777777">
        <w:trPr>
          <w:trHeight w:val="695"/>
        </w:trPr>
        <w:tc>
          <w:tcPr>
            <w:tcW w:w="4685" w:type="dxa"/>
            <w:tcBorders>
              <w:top w:val="single" w:sz="6" w:space="0" w:color="000000"/>
              <w:left w:val="single" w:sz="4" w:space="0" w:color="000000"/>
              <w:bottom w:val="single" w:sz="6" w:space="0" w:color="000000"/>
              <w:right w:val="single" w:sz="4" w:space="0" w:color="000000"/>
            </w:tcBorders>
          </w:tcPr>
          <w:p w14:paraId="61F05817" w14:textId="77777777" w:rsidR="00C811EF" w:rsidRDefault="00C811EF">
            <w:pPr>
              <w:pStyle w:val="TableParagraph"/>
              <w:kinsoku w:val="0"/>
              <w:overflowPunct w:val="0"/>
              <w:spacing w:before="120"/>
              <w:ind w:left="520"/>
              <w:rPr>
                <w:spacing w:val="-2"/>
                <w:sz w:val="20"/>
                <w:szCs w:val="20"/>
              </w:rPr>
            </w:pPr>
            <w:r>
              <w:rPr>
                <w:sz w:val="20"/>
                <w:szCs w:val="20"/>
              </w:rPr>
              <w:t>Business</w:t>
            </w:r>
            <w:r>
              <w:rPr>
                <w:spacing w:val="-10"/>
                <w:sz w:val="20"/>
                <w:szCs w:val="20"/>
              </w:rPr>
              <w:t xml:space="preserve"> </w:t>
            </w:r>
            <w:r>
              <w:rPr>
                <w:spacing w:val="-2"/>
                <w:sz w:val="20"/>
                <w:szCs w:val="20"/>
              </w:rPr>
              <w:t>License</w:t>
            </w:r>
          </w:p>
        </w:tc>
        <w:tc>
          <w:tcPr>
            <w:tcW w:w="4665" w:type="dxa"/>
            <w:tcBorders>
              <w:top w:val="single" w:sz="6" w:space="0" w:color="000000"/>
              <w:left w:val="single" w:sz="4" w:space="0" w:color="000000"/>
              <w:bottom w:val="single" w:sz="6" w:space="0" w:color="000000"/>
              <w:right w:val="single" w:sz="4" w:space="0" w:color="000000"/>
            </w:tcBorders>
          </w:tcPr>
          <w:p w14:paraId="5C704FBB" w14:textId="3C02ECE6" w:rsidR="00C811EF" w:rsidRDefault="00C811EF">
            <w:pPr>
              <w:pStyle w:val="TableParagraph"/>
              <w:kinsoku w:val="0"/>
              <w:overflowPunct w:val="0"/>
              <w:spacing w:before="118"/>
              <w:ind w:left="78"/>
              <w:rPr>
                <w:sz w:val="20"/>
                <w:szCs w:val="20"/>
              </w:rPr>
            </w:pPr>
            <w:r>
              <w:rPr>
                <w:sz w:val="20"/>
                <w:szCs w:val="20"/>
              </w:rPr>
              <w:t>City,</w:t>
            </w:r>
            <w:r>
              <w:rPr>
                <w:spacing w:val="29"/>
                <w:sz w:val="20"/>
                <w:szCs w:val="20"/>
              </w:rPr>
              <w:t xml:space="preserve"> </w:t>
            </w:r>
            <w:r>
              <w:rPr>
                <w:sz w:val="20"/>
                <w:szCs w:val="20"/>
              </w:rPr>
              <w:t>Town</w:t>
            </w:r>
            <w:r>
              <w:rPr>
                <w:spacing w:val="32"/>
                <w:sz w:val="20"/>
                <w:szCs w:val="20"/>
              </w:rPr>
              <w:t xml:space="preserve"> </w:t>
            </w:r>
            <w:r>
              <w:rPr>
                <w:sz w:val="20"/>
                <w:szCs w:val="20"/>
              </w:rPr>
              <w:t>or</w:t>
            </w:r>
            <w:r>
              <w:rPr>
                <w:spacing w:val="30"/>
                <w:sz w:val="20"/>
                <w:szCs w:val="20"/>
              </w:rPr>
              <w:t xml:space="preserve"> </w:t>
            </w:r>
            <w:r>
              <w:rPr>
                <w:sz w:val="20"/>
                <w:szCs w:val="20"/>
              </w:rPr>
              <w:t>Municipality</w:t>
            </w:r>
            <w:r>
              <w:rPr>
                <w:spacing w:val="31"/>
                <w:sz w:val="20"/>
                <w:szCs w:val="20"/>
              </w:rPr>
              <w:t xml:space="preserve"> </w:t>
            </w:r>
            <w:r>
              <w:rPr>
                <w:sz w:val="20"/>
                <w:szCs w:val="20"/>
              </w:rPr>
              <w:t>in</w:t>
            </w:r>
            <w:r>
              <w:rPr>
                <w:spacing w:val="32"/>
                <w:sz w:val="20"/>
                <w:szCs w:val="20"/>
              </w:rPr>
              <w:t xml:space="preserve"> </w:t>
            </w:r>
            <w:r>
              <w:rPr>
                <w:sz w:val="20"/>
                <w:szCs w:val="20"/>
              </w:rPr>
              <w:t>which</w:t>
            </w:r>
            <w:r>
              <w:rPr>
                <w:spacing w:val="29"/>
                <w:sz w:val="20"/>
                <w:szCs w:val="20"/>
              </w:rPr>
              <w:t xml:space="preserve"> </w:t>
            </w:r>
            <w:r>
              <w:rPr>
                <w:sz w:val="20"/>
                <w:szCs w:val="20"/>
              </w:rPr>
              <w:t>the</w:t>
            </w:r>
            <w:r>
              <w:rPr>
                <w:spacing w:val="32"/>
                <w:sz w:val="20"/>
                <w:szCs w:val="20"/>
              </w:rPr>
              <w:t xml:space="preserve"> </w:t>
            </w:r>
            <w:del w:id="512" w:author="Matthew Levine" w:date="2025-06-06T13:34:00Z" w16du:dateUtc="2025-06-06T17:34:00Z">
              <w:r w:rsidDel="00E43AE1">
                <w:rPr>
                  <w:sz w:val="20"/>
                  <w:szCs w:val="20"/>
                </w:rPr>
                <w:delText>Studio</w:delText>
              </w:r>
            </w:del>
            <w:ins w:id="513" w:author="Matthew Levine" w:date="2025-06-06T13:34:00Z" w16du:dateUtc="2025-06-06T17:34:00Z">
              <w:r w:rsidR="00E43AE1">
                <w:rPr>
                  <w:sz w:val="20"/>
                  <w:szCs w:val="20"/>
                </w:rPr>
                <w:t>[Premise Café]</w:t>
              </w:r>
            </w:ins>
            <w:r>
              <w:rPr>
                <w:spacing w:val="32"/>
                <w:sz w:val="20"/>
                <w:szCs w:val="20"/>
              </w:rPr>
              <w:t xml:space="preserve"> </w:t>
            </w:r>
            <w:r>
              <w:rPr>
                <w:sz w:val="20"/>
                <w:szCs w:val="20"/>
              </w:rPr>
              <w:t>is located.</w:t>
            </w:r>
            <w:r>
              <w:rPr>
                <w:spacing w:val="40"/>
                <w:sz w:val="20"/>
                <w:szCs w:val="20"/>
              </w:rPr>
              <w:t xml:space="preserve"> </w:t>
            </w:r>
            <w:r>
              <w:rPr>
                <w:sz w:val="20"/>
                <w:szCs w:val="20"/>
              </w:rPr>
              <w:t xml:space="preserve">Required </w:t>
            </w:r>
            <w:proofErr w:type="gramStart"/>
            <w:r>
              <w:rPr>
                <w:sz w:val="20"/>
                <w:szCs w:val="20"/>
              </w:rPr>
              <w:t>in order to</w:t>
            </w:r>
            <w:proofErr w:type="gramEnd"/>
            <w:r>
              <w:rPr>
                <w:sz w:val="20"/>
                <w:szCs w:val="20"/>
              </w:rPr>
              <w:t xml:space="preserve"> carry on business.</w:t>
            </w:r>
          </w:p>
        </w:tc>
      </w:tr>
    </w:tbl>
    <w:p w14:paraId="7DFCB54A" w14:textId="77777777" w:rsidR="00C811EF" w:rsidRDefault="00C811EF">
      <w:pPr>
        <w:pStyle w:val="BodyText"/>
        <w:kinsoku w:val="0"/>
        <w:overflowPunct w:val="0"/>
      </w:pPr>
    </w:p>
    <w:p w14:paraId="62C3DFCD" w14:textId="77777777" w:rsidR="00C811EF" w:rsidRDefault="00C811EF">
      <w:pPr>
        <w:pStyle w:val="BodyText"/>
        <w:kinsoku w:val="0"/>
        <w:overflowPunct w:val="0"/>
        <w:spacing w:before="1"/>
      </w:pPr>
    </w:p>
    <w:p w14:paraId="0F6DA87F" w14:textId="77777777" w:rsidR="00C811EF" w:rsidRDefault="00C811EF">
      <w:pPr>
        <w:pStyle w:val="BodyText"/>
        <w:kinsoku w:val="0"/>
        <w:overflowPunct w:val="0"/>
        <w:ind w:left="720"/>
        <w:rPr>
          <w:b/>
          <w:bCs/>
        </w:rPr>
      </w:pPr>
      <w:r>
        <w:rPr>
          <w:b/>
          <w:bCs/>
          <w:u w:val="thick"/>
        </w:rPr>
        <w:t>Other</w:t>
      </w:r>
      <w:r>
        <w:rPr>
          <w:b/>
          <w:bCs/>
          <w:spacing w:val="-8"/>
          <w:u w:val="thick"/>
        </w:rPr>
        <w:t xml:space="preserve"> </w:t>
      </w:r>
      <w:r>
        <w:rPr>
          <w:b/>
          <w:bCs/>
          <w:spacing w:val="-2"/>
          <w:u w:val="thick"/>
        </w:rPr>
        <w:t>Legislation</w:t>
      </w:r>
    </w:p>
    <w:p w14:paraId="7CE5CEA0" w14:textId="7213461E" w:rsidR="00C811EF" w:rsidRDefault="00C811EF">
      <w:pPr>
        <w:pStyle w:val="BodyText"/>
        <w:kinsoku w:val="0"/>
        <w:overflowPunct w:val="0"/>
        <w:spacing w:before="229"/>
        <w:ind w:left="720"/>
        <w:rPr>
          <w:spacing w:val="-2"/>
        </w:rPr>
      </w:pPr>
      <w:r>
        <w:t>In</w:t>
      </w:r>
      <w:r>
        <w:rPr>
          <w:spacing w:val="-12"/>
        </w:rPr>
        <w:t xml:space="preserve"> </w:t>
      </w:r>
      <w:r>
        <w:t>operating</w:t>
      </w:r>
      <w:r>
        <w:rPr>
          <w:spacing w:val="-12"/>
        </w:rPr>
        <w:t xml:space="preserve"> </w:t>
      </w:r>
      <w:r>
        <w:t>the</w:t>
      </w:r>
      <w:r>
        <w:rPr>
          <w:spacing w:val="-10"/>
        </w:rPr>
        <w:t xml:space="preserve"> </w:t>
      </w:r>
      <w:del w:id="514" w:author="Matthew Levine" w:date="2025-06-06T13:34:00Z" w16du:dateUtc="2025-06-06T17:34:00Z">
        <w:r w:rsidDel="00E43AE1">
          <w:delText>Studio</w:delText>
        </w:r>
      </w:del>
      <w:ins w:id="515" w:author="Matthew Levine" w:date="2025-06-06T13:34:00Z" w16du:dateUtc="2025-06-06T17:34:00Z">
        <w:r w:rsidR="00E43AE1">
          <w:t>[Premise Café]</w:t>
        </w:r>
      </w:ins>
      <w:r>
        <w:t>,</w:t>
      </w:r>
      <w:r>
        <w:rPr>
          <w:spacing w:val="-12"/>
        </w:rPr>
        <w:t xml:space="preserve"> </w:t>
      </w:r>
      <w:r>
        <w:t>you</w:t>
      </w:r>
      <w:r>
        <w:rPr>
          <w:spacing w:val="-10"/>
        </w:rPr>
        <w:t xml:space="preserve"> </w:t>
      </w:r>
      <w:r>
        <w:t>will</w:t>
      </w:r>
      <w:r>
        <w:rPr>
          <w:spacing w:val="-13"/>
        </w:rPr>
        <w:t xml:space="preserve"> </w:t>
      </w:r>
      <w:r>
        <w:t>also</w:t>
      </w:r>
      <w:r>
        <w:rPr>
          <w:spacing w:val="-12"/>
        </w:rPr>
        <w:t xml:space="preserve"> </w:t>
      </w:r>
      <w:r>
        <w:t>need</w:t>
      </w:r>
      <w:r>
        <w:rPr>
          <w:spacing w:val="-12"/>
        </w:rPr>
        <w:t xml:space="preserve"> </w:t>
      </w:r>
      <w:r>
        <w:t>to</w:t>
      </w:r>
      <w:r>
        <w:rPr>
          <w:spacing w:val="-12"/>
        </w:rPr>
        <w:t xml:space="preserve"> </w:t>
      </w:r>
      <w:r>
        <w:t>comply</w:t>
      </w:r>
      <w:r>
        <w:rPr>
          <w:spacing w:val="-10"/>
        </w:rPr>
        <w:t xml:space="preserve"> </w:t>
      </w:r>
      <w:r>
        <w:t>with</w:t>
      </w:r>
      <w:r>
        <w:rPr>
          <w:spacing w:val="-12"/>
        </w:rPr>
        <w:t xml:space="preserve"> </w:t>
      </w:r>
      <w:r>
        <w:t>the</w:t>
      </w:r>
      <w:r>
        <w:rPr>
          <w:spacing w:val="-12"/>
        </w:rPr>
        <w:t xml:space="preserve"> </w:t>
      </w:r>
      <w:r>
        <w:t>following</w:t>
      </w:r>
      <w:r>
        <w:rPr>
          <w:spacing w:val="-12"/>
        </w:rPr>
        <w:t xml:space="preserve"> </w:t>
      </w:r>
      <w:r>
        <w:t>laws</w:t>
      </w:r>
      <w:r>
        <w:rPr>
          <w:spacing w:val="-10"/>
        </w:rPr>
        <w:t xml:space="preserve"> </w:t>
      </w:r>
      <w:r>
        <w:t>and</w:t>
      </w:r>
      <w:r>
        <w:rPr>
          <w:spacing w:val="-12"/>
        </w:rPr>
        <w:t xml:space="preserve"> </w:t>
      </w:r>
      <w:r>
        <w:t>regulations,</w:t>
      </w:r>
      <w:r>
        <w:rPr>
          <w:spacing w:val="-12"/>
        </w:rPr>
        <w:t xml:space="preserve"> </w:t>
      </w:r>
      <w:r>
        <w:t>among</w:t>
      </w:r>
      <w:r>
        <w:rPr>
          <w:spacing w:val="-12"/>
        </w:rPr>
        <w:t xml:space="preserve"> </w:t>
      </w:r>
      <w:r>
        <w:rPr>
          <w:spacing w:val="-2"/>
        </w:rPr>
        <w:t>others:</w:t>
      </w:r>
    </w:p>
    <w:p w14:paraId="1734BCB3" w14:textId="77777777" w:rsidR="00C811EF" w:rsidRDefault="00C811EF">
      <w:pPr>
        <w:pStyle w:val="BodyText"/>
        <w:kinsoku w:val="0"/>
        <w:overflowPunct w:val="0"/>
      </w:pPr>
    </w:p>
    <w:p w14:paraId="5D37DA25" w14:textId="77777777" w:rsidR="00C811EF" w:rsidRDefault="00C811EF">
      <w:pPr>
        <w:pStyle w:val="BodyText"/>
        <w:kinsoku w:val="0"/>
        <w:overflowPunct w:val="0"/>
        <w:spacing w:before="1"/>
      </w:pPr>
    </w:p>
    <w:p w14:paraId="42B8A358" w14:textId="77777777" w:rsidR="00C811EF" w:rsidRDefault="00C811EF">
      <w:pPr>
        <w:pStyle w:val="ListParagraph"/>
        <w:numPr>
          <w:ilvl w:val="1"/>
          <w:numId w:val="88"/>
        </w:numPr>
        <w:tabs>
          <w:tab w:val="left" w:pos="1438"/>
        </w:tabs>
        <w:kinsoku w:val="0"/>
        <w:overflowPunct w:val="0"/>
        <w:ind w:left="1438" w:hanging="358"/>
        <w:jc w:val="left"/>
        <w:rPr>
          <w:color w:val="000000"/>
          <w:spacing w:val="-2"/>
          <w:sz w:val="20"/>
          <w:szCs w:val="20"/>
        </w:rPr>
      </w:pPr>
      <w:r>
        <w:rPr>
          <w:sz w:val="20"/>
          <w:szCs w:val="20"/>
        </w:rPr>
        <w:t>The</w:t>
      </w:r>
      <w:r>
        <w:rPr>
          <w:spacing w:val="-10"/>
          <w:sz w:val="20"/>
          <w:szCs w:val="20"/>
        </w:rPr>
        <w:t xml:space="preserve"> </w:t>
      </w:r>
      <w:r>
        <w:rPr>
          <w:sz w:val="20"/>
          <w:szCs w:val="20"/>
        </w:rPr>
        <w:t>provisions</w:t>
      </w:r>
      <w:r>
        <w:rPr>
          <w:spacing w:val="-8"/>
          <w:sz w:val="20"/>
          <w:szCs w:val="20"/>
        </w:rPr>
        <w:t xml:space="preserve"> </w:t>
      </w:r>
      <w:r>
        <w:rPr>
          <w:sz w:val="20"/>
          <w:szCs w:val="20"/>
        </w:rPr>
        <w:t>of</w:t>
      </w:r>
      <w:r>
        <w:rPr>
          <w:spacing w:val="-9"/>
          <w:sz w:val="20"/>
          <w:szCs w:val="20"/>
        </w:rPr>
        <w:t xml:space="preserve"> </w:t>
      </w:r>
      <w:r>
        <w:rPr>
          <w:sz w:val="20"/>
          <w:szCs w:val="20"/>
        </w:rPr>
        <w:t>PIPEDA</w:t>
      </w:r>
      <w:r>
        <w:rPr>
          <w:spacing w:val="-7"/>
          <w:sz w:val="20"/>
          <w:szCs w:val="20"/>
        </w:rPr>
        <w:t xml:space="preserve"> </w:t>
      </w:r>
      <w:r>
        <w:rPr>
          <w:sz w:val="20"/>
          <w:szCs w:val="20"/>
        </w:rPr>
        <w:t>(the</w:t>
      </w:r>
      <w:r>
        <w:rPr>
          <w:spacing w:val="-8"/>
          <w:sz w:val="20"/>
          <w:szCs w:val="20"/>
        </w:rPr>
        <w:t xml:space="preserve"> </w:t>
      </w:r>
      <w:r>
        <w:rPr>
          <w:i/>
          <w:iCs/>
          <w:sz w:val="20"/>
          <w:szCs w:val="20"/>
        </w:rPr>
        <w:t>Personal</w:t>
      </w:r>
      <w:r>
        <w:rPr>
          <w:i/>
          <w:iCs/>
          <w:spacing w:val="-10"/>
          <w:sz w:val="20"/>
          <w:szCs w:val="20"/>
        </w:rPr>
        <w:t xml:space="preserve"> </w:t>
      </w:r>
      <w:r>
        <w:rPr>
          <w:i/>
          <w:iCs/>
          <w:sz w:val="20"/>
          <w:szCs w:val="20"/>
        </w:rPr>
        <w:t>Information</w:t>
      </w:r>
      <w:r>
        <w:rPr>
          <w:i/>
          <w:iCs/>
          <w:spacing w:val="-7"/>
          <w:sz w:val="20"/>
          <w:szCs w:val="20"/>
        </w:rPr>
        <w:t xml:space="preserve"> </w:t>
      </w:r>
      <w:r>
        <w:rPr>
          <w:i/>
          <w:iCs/>
          <w:sz w:val="20"/>
          <w:szCs w:val="20"/>
        </w:rPr>
        <w:t>Protection</w:t>
      </w:r>
      <w:r>
        <w:rPr>
          <w:i/>
          <w:iCs/>
          <w:spacing w:val="-10"/>
          <w:sz w:val="20"/>
          <w:szCs w:val="20"/>
        </w:rPr>
        <w:t xml:space="preserve"> </w:t>
      </w:r>
      <w:r>
        <w:rPr>
          <w:i/>
          <w:iCs/>
          <w:sz w:val="20"/>
          <w:szCs w:val="20"/>
        </w:rPr>
        <w:t>and</w:t>
      </w:r>
      <w:r>
        <w:rPr>
          <w:i/>
          <w:iCs/>
          <w:spacing w:val="-8"/>
          <w:sz w:val="20"/>
          <w:szCs w:val="20"/>
        </w:rPr>
        <w:t xml:space="preserve"> </w:t>
      </w:r>
      <w:r>
        <w:rPr>
          <w:i/>
          <w:iCs/>
          <w:sz w:val="20"/>
          <w:szCs w:val="20"/>
        </w:rPr>
        <w:t>Electronic</w:t>
      </w:r>
      <w:r>
        <w:rPr>
          <w:i/>
          <w:iCs/>
          <w:spacing w:val="-5"/>
          <w:sz w:val="20"/>
          <w:szCs w:val="20"/>
        </w:rPr>
        <w:t xml:space="preserve"> </w:t>
      </w:r>
      <w:r>
        <w:rPr>
          <w:i/>
          <w:iCs/>
          <w:sz w:val="20"/>
          <w:szCs w:val="20"/>
        </w:rPr>
        <w:t>Documents</w:t>
      </w:r>
      <w:r>
        <w:rPr>
          <w:i/>
          <w:iCs/>
          <w:spacing w:val="-9"/>
          <w:sz w:val="20"/>
          <w:szCs w:val="20"/>
        </w:rPr>
        <w:t xml:space="preserve"> </w:t>
      </w:r>
      <w:r>
        <w:rPr>
          <w:i/>
          <w:iCs/>
          <w:spacing w:val="-2"/>
          <w:sz w:val="20"/>
          <w:szCs w:val="20"/>
        </w:rPr>
        <w:t>Act</w:t>
      </w:r>
      <w:proofErr w:type="gramStart"/>
      <w:r>
        <w:rPr>
          <w:spacing w:val="-2"/>
          <w:sz w:val="20"/>
          <w:szCs w:val="20"/>
        </w:rPr>
        <w:t>);</w:t>
      </w:r>
      <w:proofErr w:type="gramEnd"/>
    </w:p>
    <w:p w14:paraId="405F4202" w14:textId="77777777" w:rsidR="00C811EF" w:rsidRDefault="00C811EF">
      <w:pPr>
        <w:pStyle w:val="ListParagraph"/>
        <w:numPr>
          <w:ilvl w:val="1"/>
          <w:numId w:val="88"/>
        </w:numPr>
        <w:tabs>
          <w:tab w:val="left" w:pos="1440"/>
        </w:tabs>
        <w:kinsoku w:val="0"/>
        <w:overflowPunct w:val="0"/>
        <w:spacing w:before="229"/>
        <w:ind w:right="718"/>
        <w:rPr>
          <w:color w:val="000000"/>
          <w:spacing w:val="-2"/>
          <w:sz w:val="20"/>
          <w:szCs w:val="20"/>
        </w:rPr>
      </w:pPr>
      <w:r>
        <w:rPr>
          <w:sz w:val="20"/>
          <w:szCs w:val="20"/>
        </w:rPr>
        <w:t>The Government of Canada published regulations banning single-use plastics. Businesses that deal with single-use plastics in the categories below should take note of its obligations. These categories include cutlery, foodservice ware, stir sticks, straws, checkout bags and ring carriers. The ban on these single-use items came into effect on December 20, 2022. However, the government is granting businesses extra time to deplete their existing stock. Sale of these items will</w:t>
      </w:r>
      <w:r>
        <w:rPr>
          <w:spacing w:val="-14"/>
          <w:sz w:val="20"/>
          <w:szCs w:val="20"/>
        </w:rPr>
        <w:t xml:space="preserve"> </w:t>
      </w:r>
      <w:r>
        <w:rPr>
          <w:sz w:val="20"/>
          <w:szCs w:val="20"/>
        </w:rPr>
        <w:t>be</w:t>
      </w:r>
      <w:r>
        <w:rPr>
          <w:spacing w:val="-14"/>
          <w:sz w:val="20"/>
          <w:szCs w:val="20"/>
        </w:rPr>
        <w:t xml:space="preserve"> </w:t>
      </w:r>
      <w:r>
        <w:rPr>
          <w:sz w:val="20"/>
          <w:szCs w:val="20"/>
        </w:rPr>
        <w:t>prohibited</w:t>
      </w:r>
      <w:r>
        <w:rPr>
          <w:spacing w:val="-14"/>
          <w:sz w:val="20"/>
          <w:szCs w:val="20"/>
        </w:rPr>
        <w:t xml:space="preserve"> </w:t>
      </w:r>
      <w:r>
        <w:rPr>
          <w:sz w:val="20"/>
          <w:szCs w:val="20"/>
        </w:rPr>
        <w:t>as</w:t>
      </w:r>
      <w:r>
        <w:rPr>
          <w:spacing w:val="-14"/>
          <w:sz w:val="20"/>
          <w:szCs w:val="20"/>
        </w:rPr>
        <w:t xml:space="preserve"> </w:t>
      </w:r>
      <w:r>
        <w:rPr>
          <w:sz w:val="20"/>
          <w:szCs w:val="20"/>
        </w:rPr>
        <w:t>early</w:t>
      </w:r>
      <w:r>
        <w:rPr>
          <w:spacing w:val="-14"/>
          <w:sz w:val="20"/>
          <w:szCs w:val="20"/>
        </w:rPr>
        <w:t xml:space="preserve"> </w:t>
      </w:r>
      <w:r>
        <w:rPr>
          <w:sz w:val="20"/>
          <w:szCs w:val="20"/>
        </w:rPr>
        <w:t>as</w:t>
      </w:r>
      <w:r>
        <w:rPr>
          <w:spacing w:val="-14"/>
          <w:sz w:val="20"/>
          <w:szCs w:val="20"/>
        </w:rPr>
        <w:t xml:space="preserve"> </w:t>
      </w:r>
      <w:r>
        <w:rPr>
          <w:b/>
          <w:bCs/>
          <w:sz w:val="20"/>
          <w:szCs w:val="20"/>
        </w:rPr>
        <w:t>December</w:t>
      </w:r>
      <w:r>
        <w:rPr>
          <w:b/>
          <w:bCs/>
          <w:spacing w:val="-14"/>
          <w:sz w:val="20"/>
          <w:szCs w:val="20"/>
        </w:rPr>
        <w:t xml:space="preserve"> </w:t>
      </w:r>
      <w:r>
        <w:rPr>
          <w:b/>
          <w:bCs/>
          <w:sz w:val="20"/>
          <w:szCs w:val="20"/>
        </w:rPr>
        <w:t>2023</w:t>
      </w:r>
      <w:r>
        <w:rPr>
          <w:sz w:val="20"/>
          <w:szCs w:val="20"/>
        </w:rPr>
        <w:t>.</w:t>
      </w:r>
      <w:r>
        <w:rPr>
          <w:spacing w:val="25"/>
          <w:sz w:val="20"/>
          <w:szCs w:val="20"/>
        </w:rPr>
        <w:t xml:space="preserve"> </w:t>
      </w:r>
      <w:r>
        <w:rPr>
          <w:sz w:val="20"/>
          <w:szCs w:val="20"/>
        </w:rPr>
        <w:t>Reusable</w:t>
      </w:r>
      <w:r>
        <w:rPr>
          <w:spacing w:val="-14"/>
          <w:sz w:val="20"/>
          <w:szCs w:val="20"/>
        </w:rPr>
        <w:t xml:space="preserve"> </w:t>
      </w:r>
      <w:r>
        <w:rPr>
          <w:sz w:val="20"/>
          <w:szCs w:val="20"/>
        </w:rPr>
        <w:t>substitutes</w:t>
      </w:r>
      <w:r>
        <w:rPr>
          <w:spacing w:val="-14"/>
          <w:sz w:val="20"/>
          <w:szCs w:val="20"/>
        </w:rPr>
        <w:t xml:space="preserve"> </w:t>
      </w:r>
      <w:r>
        <w:rPr>
          <w:sz w:val="20"/>
          <w:szCs w:val="20"/>
        </w:rPr>
        <w:t>made</w:t>
      </w:r>
      <w:r>
        <w:rPr>
          <w:spacing w:val="-14"/>
          <w:sz w:val="20"/>
          <w:szCs w:val="20"/>
        </w:rPr>
        <w:t xml:space="preserve"> </w:t>
      </w:r>
      <w:r>
        <w:rPr>
          <w:sz w:val="20"/>
          <w:szCs w:val="20"/>
        </w:rPr>
        <w:t>of</w:t>
      </w:r>
      <w:r>
        <w:rPr>
          <w:spacing w:val="-14"/>
          <w:sz w:val="20"/>
          <w:szCs w:val="20"/>
        </w:rPr>
        <w:t xml:space="preserve"> </w:t>
      </w:r>
      <w:r>
        <w:rPr>
          <w:sz w:val="20"/>
          <w:szCs w:val="20"/>
        </w:rPr>
        <w:t>plastic</w:t>
      </w:r>
      <w:r>
        <w:rPr>
          <w:spacing w:val="-13"/>
          <w:sz w:val="20"/>
          <w:szCs w:val="20"/>
        </w:rPr>
        <w:t xml:space="preserve"> </w:t>
      </w:r>
      <w:r>
        <w:rPr>
          <w:sz w:val="20"/>
          <w:szCs w:val="20"/>
        </w:rPr>
        <w:t>are</w:t>
      </w:r>
      <w:r>
        <w:rPr>
          <w:spacing w:val="-14"/>
          <w:sz w:val="20"/>
          <w:szCs w:val="20"/>
        </w:rPr>
        <w:t xml:space="preserve"> </w:t>
      </w:r>
      <w:r>
        <w:rPr>
          <w:sz w:val="20"/>
          <w:szCs w:val="20"/>
        </w:rPr>
        <w:t>not</w:t>
      </w:r>
      <w:r>
        <w:rPr>
          <w:spacing w:val="-14"/>
          <w:sz w:val="20"/>
          <w:szCs w:val="20"/>
        </w:rPr>
        <w:t xml:space="preserve"> </w:t>
      </w:r>
      <w:r>
        <w:rPr>
          <w:sz w:val="20"/>
          <w:szCs w:val="20"/>
        </w:rPr>
        <w:t>subject to</w:t>
      </w:r>
      <w:r>
        <w:rPr>
          <w:spacing w:val="-1"/>
          <w:sz w:val="20"/>
          <w:szCs w:val="20"/>
        </w:rPr>
        <w:t xml:space="preserve"> </w:t>
      </w:r>
      <w:r>
        <w:rPr>
          <w:sz w:val="20"/>
          <w:szCs w:val="20"/>
        </w:rPr>
        <w:t>the</w:t>
      </w:r>
      <w:r>
        <w:rPr>
          <w:spacing w:val="-1"/>
          <w:sz w:val="20"/>
          <w:szCs w:val="20"/>
        </w:rPr>
        <w:t xml:space="preserve"> </w:t>
      </w:r>
      <w:r>
        <w:rPr>
          <w:sz w:val="20"/>
          <w:szCs w:val="20"/>
        </w:rPr>
        <w:t>regulations, however,</w:t>
      </w:r>
      <w:r>
        <w:rPr>
          <w:spacing w:val="-1"/>
          <w:sz w:val="20"/>
          <w:szCs w:val="20"/>
        </w:rPr>
        <w:t xml:space="preserve"> </w:t>
      </w:r>
      <w:r>
        <w:rPr>
          <w:sz w:val="20"/>
          <w:szCs w:val="20"/>
        </w:rPr>
        <w:t>tests to</w:t>
      </w:r>
      <w:r>
        <w:rPr>
          <w:spacing w:val="-1"/>
          <w:sz w:val="20"/>
          <w:szCs w:val="20"/>
        </w:rPr>
        <w:t xml:space="preserve"> </w:t>
      </w:r>
      <w:r>
        <w:rPr>
          <w:sz w:val="20"/>
          <w:szCs w:val="20"/>
        </w:rPr>
        <w:t>determine</w:t>
      </w:r>
      <w:r>
        <w:rPr>
          <w:spacing w:val="-1"/>
          <w:sz w:val="20"/>
          <w:szCs w:val="20"/>
        </w:rPr>
        <w:t xml:space="preserve"> </w:t>
      </w:r>
      <w:r>
        <w:rPr>
          <w:sz w:val="20"/>
          <w:szCs w:val="20"/>
        </w:rPr>
        <w:t>whether a</w:t>
      </w:r>
      <w:r>
        <w:rPr>
          <w:spacing w:val="-1"/>
          <w:sz w:val="20"/>
          <w:szCs w:val="20"/>
        </w:rPr>
        <w:t xml:space="preserve"> </w:t>
      </w:r>
      <w:r>
        <w:rPr>
          <w:sz w:val="20"/>
          <w:szCs w:val="20"/>
        </w:rPr>
        <w:t>product meets the</w:t>
      </w:r>
      <w:r>
        <w:rPr>
          <w:spacing w:val="-1"/>
          <w:sz w:val="20"/>
          <w:szCs w:val="20"/>
        </w:rPr>
        <w:t xml:space="preserve"> </w:t>
      </w:r>
      <w:r>
        <w:rPr>
          <w:sz w:val="20"/>
          <w:szCs w:val="20"/>
        </w:rPr>
        <w:t>criteria</w:t>
      </w:r>
      <w:r>
        <w:rPr>
          <w:spacing w:val="-1"/>
          <w:sz w:val="20"/>
          <w:szCs w:val="20"/>
        </w:rPr>
        <w:t xml:space="preserve"> </w:t>
      </w:r>
      <w:r>
        <w:rPr>
          <w:sz w:val="20"/>
          <w:szCs w:val="20"/>
        </w:rPr>
        <w:t xml:space="preserve">for single use must be conducted by an accredited laboratory. Businesses that manufacture or import any prohibited categories of single-use plastics </w:t>
      </w:r>
      <w:r>
        <w:rPr>
          <w:b/>
          <w:bCs/>
          <w:sz w:val="20"/>
          <w:szCs w:val="20"/>
        </w:rPr>
        <w:t>for</w:t>
      </w:r>
      <w:r>
        <w:rPr>
          <w:b/>
          <w:bCs/>
          <w:spacing w:val="-1"/>
          <w:sz w:val="20"/>
          <w:szCs w:val="20"/>
        </w:rPr>
        <w:t xml:space="preserve"> </w:t>
      </w:r>
      <w:r>
        <w:rPr>
          <w:b/>
          <w:bCs/>
          <w:sz w:val="20"/>
          <w:szCs w:val="20"/>
        </w:rPr>
        <w:t xml:space="preserve">export </w:t>
      </w:r>
      <w:r>
        <w:rPr>
          <w:sz w:val="20"/>
          <w:szCs w:val="20"/>
        </w:rPr>
        <w:t>must maintain detailed record-keeping that provides</w:t>
      </w:r>
      <w:r>
        <w:rPr>
          <w:spacing w:val="-6"/>
          <w:sz w:val="20"/>
          <w:szCs w:val="20"/>
        </w:rPr>
        <w:t xml:space="preserve"> </w:t>
      </w:r>
      <w:r>
        <w:rPr>
          <w:sz w:val="20"/>
          <w:szCs w:val="20"/>
        </w:rPr>
        <w:t>evidence</w:t>
      </w:r>
      <w:r>
        <w:rPr>
          <w:spacing w:val="-9"/>
          <w:sz w:val="20"/>
          <w:szCs w:val="20"/>
        </w:rPr>
        <w:t xml:space="preserve"> </w:t>
      </w:r>
      <w:r>
        <w:rPr>
          <w:sz w:val="20"/>
          <w:szCs w:val="20"/>
        </w:rPr>
        <w:t>that</w:t>
      </w:r>
      <w:r>
        <w:rPr>
          <w:spacing w:val="-9"/>
          <w:sz w:val="20"/>
          <w:szCs w:val="20"/>
        </w:rPr>
        <w:t xml:space="preserve"> </w:t>
      </w:r>
      <w:r>
        <w:rPr>
          <w:sz w:val="20"/>
          <w:szCs w:val="20"/>
        </w:rPr>
        <w:t>the</w:t>
      </w:r>
      <w:r>
        <w:rPr>
          <w:spacing w:val="-7"/>
          <w:sz w:val="20"/>
          <w:szCs w:val="20"/>
        </w:rPr>
        <w:t xml:space="preserve"> </w:t>
      </w:r>
      <w:r>
        <w:rPr>
          <w:sz w:val="20"/>
          <w:szCs w:val="20"/>
        </w:rPr>
        <w:t>products</w:t>
      </w:r>
      <w:r>
        <w:rPr>
          <w:spacing w:val="-8"/>
          <w:sz w:val="20"/>
          <w:szCs w:val="20"/>
        </w:rPr>
        <w:t xml:space="preserve"> </w:t>
      </w:r>
      <w:r>
        <w:rPr>
          <w:sz w:val="20"/>
          <w:szCs w:val="20"/>
        </w:rPr>
        <w:t>have</w:t>
      </w:r>
      <w:r>
        <w:rPr>
          <w:spacing w:val="-9"/>
          <w:sz w:val="20"/>
          <w:szCs w:val="20"/>
        </w:rPr>
        <w:t xml:space="preserve"> </w:t>
      </w:r>
      <w:r>
        <w:rPr>
          <w:sz w:val="20"/>
          <w:szCs w:val="20"/>
        </w:rPr>
        <w:t>been</w:t>
      </w:r>
      <w:r>
        <w:rPr>
          <w:spacing w:val="-7"/>
          <w:sz w:val="20"/>
          <w:szCs w:val="20"/>
        </w:rPr>
        <w:t xml:space="preserve"> </w:t>
      </w:r>
      <w:r>
        <w:rPr>
          <w:sz w:val="20"/>
          <w:szCs w:val="20"/>
        </w:rPr>
        <w:t>or</w:t>
      </w:r>
      <w:r>
        <w:rPr>
          <w:spacing w:val="-8"/>
          <w:sz w:val="20"/>
          <w:szCs w:val="20"/>
        </w:rPr>
        <w:t xml:space="preserve"> </w:t>
      </w:r>
      <w:r>
        <w:rPr>
          <w:sz w:val="20"/>
          <w:szCs w:val="20"/>
        </w:rPr>
        <w:t>will</w:t>
      </w:r>
      <w:r>
        <w:rPr>
          <w:spacing w:val="-6"/>
          <w:sz w:val="20"/>
          <w:szCs w:val="20"/>
        </w:rPr>
        <w:t xml:space="preserve"> </w:t>
      </w:r>
      <w:r>
        <w:rPr>
          <w:sz w:val="20"/>
          <w:szCs w:val="20"/>
        </w:rPr>
        <w:t>be</w:t>
      </w:r>
      <w:r>
        <w:rPr>
          <w:spacing w:val="-9"/>
          <w:sz w:val="20"/>
          <w:szCs w:val="20"/>
        </w:rPr>
        <w:t xml:space="preserve"> </w:t>
      </w:r>
      <w:r>
        <w:rPr>
          <w:sz w:val="20"/>
          <w:szCs w:val="20"/>
        </w:rPr>
        <w:t>exported.</w:t>
      </w:r>
      <w:r>
        <w:rPr>
          <w:spacing w:val="-6"/>
          <w:sz w:val="20"/>
          <w:szCs w:val="20"/>
        </w:rPr>
        <w:t xml:space="preserve"> </w:t>
      </w:r>
      <w:r>
        <w:rPr>
          <w:sz w:val="20"/>
          <w:szCs w:val="20"/>
        </w:rPr>
        <w:t>Supporting</w:t>
      </w:r>
      <w:r>
        <w:rPr>
          <w:spacing w:val="-9"/>
          <w:sz w:val="20"/>
          <w:szCs w:val="20"/>
        </w:rPr>
        <w:t xml:space="preserve"> </w:t>
      </w:r>
      <w:r>
        <w:rPr>
          <w:sz w:val="20"/>
          <w:szCs w:val="20"/>
        </w:rPr>
        <w:t>documents</w:t>
      </w:r>
      <w:r>
        <w:rPr>
          <w:spacing w:val="-6"/>
          <w:sz w:val="20"/>
          <w:szCs w:val="20"/>
        </w:rPr>
        <w:t xml:space="preserve"> </w:t>
      </w:r>
      <w:r>
        <w:rPr>
          <w:sz w:val="20"/>
          <w:szCs w:val="20"/>
        </w:rPr>
        <w:t>must</w:t>
      </w:r>
      <w:r>
        <w:rPr>
          <w:spacing w:val="-9"/>
          <w:sz w:val="20"/>
          <w:szCs w:val="20"/>
        </w:rPr>
        <w:t xml:space="preserve"> </w:t>
      </w:r>
      <w:r>
        <w:rPr>
          <w:sz w:val="20"/>
          <w:szCs w:val="20"/>
        </w:rPr>
        <w:t xml:space="preserve">be kept in Canada for a minimum of 5 years. For more information, please see the full text of the </w:t>
      </w:r>
      <w:hyperlink r:id="rId18" w:history="1">
        <w:r>
          <w:rPr>
            <w:spacing w:val="-2"/>
            <w:sz w:val="20"/>
            <w:szCs w:val="20"/>
          </w:rPr>
          <w:t>Regulations;</w:t>
        </w:r>
      </w:hyperlink>
    </w:p>
    <w:p w14:paraId="217414CE" w14:textId="77777777" w:rsidR="00C811EF" w:rsidRDefault="00C811EF">
      <w:pPr>
        <w:pStyle w:val="BodyText"/>
        <w:kinsoku w:val="0"/>
        <w:overflowPunct w:val="0"/>
      </w:pPr>
    </w:p>
    <w:p w14:paraId="7D4EE0A6" w14:textId="263A4545" w:rsidR="00C811EF" w:rsidRDefault="00C811EF">
      <w:pPr>
        <w:pStyle w:val="ListParagraph"/>
        <w:numPr>
          <w:ilvl w:val="1"/>
          <w:numId w:val="88"/>
        </w:numPr>
        <w:tabs>
          <w:tab w:val="left" w:pos="1476"/>
        </w:tabs>
        <w:kinsoku w:val="0"/>
        <w:overflowPunct w:val="0"/>
        <w:spacing w:before="1"/>
        <w:ind w:left="1476" w:right="719" w:hanging="396"/>
        <w:rPr>
          <w:color w:val="000000"/>
          <w:sz w:val="22"/>
          <w:szCs w:val="22"/>
        </w:rPr>
      </w:pPr>
      <w:r>
        <w:rPr>
          <w:sz w:val="20"/>
          <w:szCs w:val="20"/>
        </w:rPr>
        <w:t>If</w:t>
      </w:r>
      <w:r>
        <w:rPr>
          <w:spacing w:val="-5"/>
          <w:sz w:val="20"/>
          <w:szCs w:val="20"/>
        </w:rPr>
        <w:t xml:space="preserve"> </w:t>
      </w:r>
      <w:r>
        <w:rPr>
          <w:sz w:val="20"/>
          <w:szCs w:val="20"/>
        </w:rPr>
        <w:t>your</w:t>
      </w:r>
      <w:r>
        <w:rPr>
          <w:spacing w:val="-4"/>
          <w:sz w:val="20"/>
          <w:szCs w:val="20"/>
        </w:rPr>
        <w:t xml:space="preserve"> </w:t>
      </w:r>
      <w:del w:id="516" w:author="Matthew Levine" w:date="2025-06-06T13:34:00Z" w16du:dateUtc="2025-06-06T17:34:00Z">
        <w:r w:rsidDel="00E43AE1">
          <w:rPr>
            <w:sz w:val="20"/>
            <w:szCs w:val="20"/>
          </w:rPr>
          <w:delText>Studio</w:delText>
        </w:r>
      </w:del>
      <w:ins w:id="517" w:author="Matthew Levine" w:date="2025-06-06T13:34:00Z" w16du:dateUtc="2025-06-06T17:34:00Z">
        <w:r w:rsidR="00E43AE1">
          <w:rPr>
            <w:sz w:val="20"/>
            <w:szCs w:val="20"/>
          </w:rPr>
          <w:t>[Premise Café]</w:t>
        </w:r>
      </w:ins>
      <w:r>
        <w:rPr>
          <w:spacing w:val="-3"/>
          <w:sz w:val="20"/>
          <w:szCs w:val="20"/>
        </w:rPr>
        <w:t xml:space="preserve"> </w:t>
      </w:r>
      <w:r>
        <w:rPr>
          <w:sz w:val="20"/>
          <w:szCs w:val="20"/>
        </w:rPr>
        <w:t>is</w:t>
      </w:r>
      <w:r>
        <w:rPr>
          <w:spacing w:val="-3"/>
          <w:sz w:val="20"/>
          <w:szCs w:val="20"/>
        </w:rPr>
        <w:t xml:space="preserve"> </w:t>
      </w:r>
      <w:r>
        <w:rPr>
          <w:sz w:val="20"/>
          <w:szCs w:val="20"/>
        </w:rPr>
        <w:t>situated</w:t>
      </w:r>
      <w:r>
        <w:rPr>
          <w:spacing w:val="-3"/>
          <w:sz w:val="20"/>
          <w:szCs w:val="20"/>
        </w:rPr>
        <w:t xml:space="preserve"> </w:t>
      </w:r>
      <w:r>
        <w:rPr>
          <w:sz w:val="20"/>
          <w:szCs w:val="20"/>
        </w:rPr>
        <w:t>in</w:t>
      </w:r>
      <w:r>
        <w:rPr>
          <w:spacing w:val="-5"/>
          <w:sz w:val="20"/>
          <w:szCs w:val="20"/>
        </w:rPr>
        <w:t xml:space="preserve"> </w:t>
      </w:r>
      <w:r>
        <w:rPr>
          <w:sz w:val="20"/>
          <w:szCs w:val="20"/>
        </w:rPr>
        <w:t>the</w:t>
      </w:r>
      <w:r>
        <w:rPr>
          <w:spacing w:val="-5"/>
          <w:sz w:val="20"/>
          <w:szCs w:val="20"/>
        </w:rPr>
        <w:t xml:space="preserve"> </w:t>
      </w:r>
      <w:r>
        <w:rPr>
          <w:sz w:val="20"/>
          <w:szCs w:val="20"/>
        </w:rPr>
        <w:t>Province</w:t>
      </w:r>
      <w:r>
        <w:rPr>
          <w:spacing w:val="-5"/>
          <w:sz w:val="20"/>
          <w:szCs w:val="20"/>
        </w:rPr>
        <w:t xml:space="preserve"> </w:t>
      </w:r>
      <w:r>
        <w:rPr>
          <w:sz w:val="20"/>
          <w:szCs w:val="20"/>
        </w:rPr>
        <w:t>of</w:t>
      </w:r>
      <w:r>
        <w:rPr>
          <w:spacing w:val="-5"/>
          <w:sz w:val="20"/>
          <w:szCs w:val="20"/>
        </w:rPr>
        <w:t xml:space="preserve"> </w:t>
      </w:r>
      <w:r>
        <w:rPr>
          <w:sz w:val="20"/>
          <w:szCs w:val="20"/>
        </w:rPr>
        <w:t>Ontario,</w:t>
      </w:r>
      <w:r>
        <w:rPr>
          <w:spacing w:val="-5"/>
          <w:sz w:val="20"/>
          <w:szCs w:val="20"/>
        </w:rPr>
        <w:t xml:space="preserve"> </w:t>
      </w:r>
      <w:r>
        <w:rPr>
          <w:sz w:val="20"/>
          <w:szCs w:val="20"/>
        </w:rPr>
        <w:t>the</w:t>
      </w:r>
      <w:r>
        <w:rPr>
          <w:spacing w:val="-3"/>
          <w:sz w:val="20"/>
          <w:szCs w:val="20"/>
        </w:rPr>
        <w:t xml:space="preserve"> </w:t>
      </w:r>
      <w:r>
        <w:rPr>
          <w:i/>
          <w:iCs/>
          <w:sz w:val="20"/>
          <w:szCs w:val="20"/>
        </w:rPr>
        <w:t>Accessibility</w:t>
      </w:r>
      <w:r>
        <w:rPr>
          <w:i/>
          <w:iCs/>
          <w:spacing w:val="-4"/>
          <w:sz w:val="20"/>
          <w:szCs w:val="20"/>
        </w:rPr>
        <w:t xml:space="preserve"> </w:t>
      </w:r>
      <w:r>
        <w:rPr>
          <w:i/>
          <w:iCs/>
          <w:sz w:val="20"/>
          <w:szCs w:val="20"/>
        </w:rPr>
        <w:t>for</w:t>
      </w:r>
      <w:r>
        <w:rPr>
          <w:i/>
          <w:iCs/>
          <w:spacing w:val="-4"/>
          <w:sz w:val="20"/>
          <w:szCs w:val="20"/>
        </w:rPr>
        <w:t xml:space="preserve"> </w:t>
      </w:r>
      <w:r>
        <w:rPr>
          <w:i/>
          <w:iCs/>
          <w:sz w:val="20"/>
          <w:szCs w:val="20"/>
        </w:rPr>
        <w:t>Ontarians</w:t>
      </w:r>
      <w:r>
        <w:rPr>
          <w:i/>
          <w:iCs/>
          <w:spacing w:val="-1"/>
          <w:sz w:val="20"/>
          <w:szCs w:val="20"/>
        </w:rPr>
        <w:t xml:space="preserve"> </w:t>
      </w:r>
      <w:r>
        <w:rPr>
          <w:i/>
          <w:iCs/>
          <w:sz w:val="20"/>
          <w:szCs w:val="20"/>
        </w:rPr>
        <w:t>with</w:t>
      </w:r>
      <w:r>
        <w:rPr>
          <w:i/>
          <w:iCs/>
          <w:spacing w:val="-5"/>
          <w:sz w:val="20"/>
          <w:szCs w:val="20"/>
        </w:rPr>
        <w:t xml:space="preserve"> </w:t>
      </w:r>
      <w:r>
        <w:rPr>
          <w:i/>
          <w:iCs/>
          <w:sz w:val="20"/>
          <w:szCs w:val="20"/>
        </w:rPr>
        <w:t xml:space="preserve">Disabilities Act, 2005 </w:t>
      </w:r>
      <w:r>
        <w:rPr>
          <w:sz w:val="20"/>
          <w:szCs w:val="20"/>
        </w:rPr>
        <w:t xml:space="preserve">and the </w:t>
      </w:r>
      <w:r>
        <w:rPr>
          <w:i/>
          <w:iCs/>
          <w:sz w:val="20"/>
          <w:szCs w:val="20"/>
        </w:rPr>
        <w:t>Occupational Health and Safety Act, 2005.</w:t>
      </w:r>
      <w:r>
        <w:rPr>
          <w:i/>
          <w:iCs/>
          <w:spacing w:val="40"/>
          <w:sz w:val="20"/>
          <w:szCs w:val="20"/>
        </w:rPr>
        <w:t xml:space="preserve"> </w:t>
      </w:r>
      <w:r>
        <w:rPr>
          <w:sz w:val="20"/>
          <w:szCs w:val="20"/>
        </w:rPr>
        <w:t xml:space="preserve">If your </w:t>
      </w:r>
      <w:del w:id="518" w:author="Matthew Levine" w:date="2025-06-06T13:34:00Z" w16du:dateUtc="2025-06-06T17:34:00Z">
        <w:r w:rsidDel="00E43AE1">
          <w:rPr>
            <w:sz w:val="20"/>
            <w:szCs w:val="20"/>
          </w:rPr>
          <w:delText>Studio</w:delText>
        </w:r>
      </w:del>
      <w:ins w:id="519" w:author="Matthew Levine" w:date="2025-06-06T13:34:00Z" w16du:dateUtc="2025-06-06T17:34:00Z">
        <w:r w:rsidR="00E43AE1">
          <w:rPr>
            <w:sz w:val="20"/>
            <w:szCs w:val="20"/>
          </w:rPr>
          <w:t>[Premise Café]</w:t>
        </w:r>
      </w:ins>
      <w:r>
        <w:rPr>
          <w:sz w:val="20"/>
          <w:szCs w:val="20"/>
        </w:rPr>
        <w:t xml:space="preserve"> is situated in the Province of British Columbia, the </w:t>
      </w:r>
      <w:r>
        <w:rPr>
          <w:i/>
          <w:iCs/>
          <w:sz w:val="20"/>
          <w:szCs w:val="20"/>
        </w:rPr>
        <w:t xml:space="preserve">Employment and Assistance for Persons with Disabilities Act, 2002 </w:t>
      </w:r>
      <w:r>
        <w:rPr>
          <w:sz w:val="20"/>
          <w:szCs w:val="20"/>
        </w:rPr>
        <w:t xml:space="preserve">and the </w:t>
      </w:r>
      <w:r>
        <w:rPr>
          <w:i/>
          <w:iCs/>
          <w:sz w:val="20"/>
          <w:szCs w:val="20"/>
        </w:rPr>
        <w:t xml:space="preserve">Workers Compensation Act, 1996 </w:t>
      </w:r>
      <w:r>
        <w:rPr>
          <w:sz w:val="20"/>
          <w:szCs w:val="20"/>
        </w:rPr>
        <w:t xml:space="preserve">and </w:t>
      </w:r>
      <w:r>
        <w:rPr>
          <w:i/>
          <w:iCs/>
          <w:sz w:val="20"/>
          <w:szCs w:val="20"/>
        </w:rPr>
        <w:t xml:space="preserve">Occupational Health and Safety </w:t>
      </w:r>
      <w:proofErr w:type="gramStart"/>
      <w:r>
        <w:rPr>
          <w:i/>
          <w:iCs/>
          <w:sz w:val="20"/>
          <w:szCs w:val="20"/>
        </w:rPr>
        <w:t>Regulation</w:t>
      </w:r>
      <w:r>
        <w:rPr>
          <w:sz w:val="20"/>
          <w:szCs w:val="20"/>
        </w:rPr>
        <w:t>;</w:t>
      </w:r>
      <w:proofErr w:type="gramEnd"/>
    </w:p>
    <w:p w14:paraId="560D3AE3" w14:textId="77777777" w:rsidR="00C811EF" w:rsidRDefault="00C811EF">
      <w:pPr>
        <w:pStyle w:val="ListParagraph"/>
        <w:numPr>
          <w:ilvl w:val="1"/>
          <w:numId w:val="88"/>
        </w:numPr>
        <w:tabs>
          <w:tab w:val="left" w:pos="1440"/>
        </w:tabs>
        <w:kinsoku w:val="0"/>
        <w:overflowPunct w:val="0"/>
        <w:spacing w:before="225"/>
        <w:ind w:right="718"/>
        <w:rPr>
          <w:color w:val="000000"/>
          <w:sz w:val="20"/>
          <w:szCs w:val="20"/>
        </w:rPr>
      </w:pPr>
      <w:r>
        <w:rPr>
          <w:sz w:val="20"/>
          <w:szCs w:val="20"/>
        </w:rPr>
        <w:t xml:space="preserve">The </w:t>
      </w:r>
      <w:r>
        <w:rPr>
          <w:i/>
          <w:iCs/>
          <w:sz w:val="20"/>
          <w:szCs w:val="20"/>
        </w:rPr>
        <w:t xml:space="preserve">Waste Diversion Act, 2002 (Ontario) </w:t>
      </w:r>
      <w:r>
        <w:rPr>
          <w:sz w:val="20"/>
          <w:szCs w:val="20"/>
        </w:rPr>
        <w:t>provides for the development, funding and operation of waste</w:t>
      </w:r>
      <w:r>
        <w:rPr>
          <w:spacing w:val="-5"/>
          <w:sz w:val="20"/>
          <w:szCs w:val="20"/>
        </w:rPr>
        <w:t xml:space="preserve"> </w:t>
      </w:r>
      <w:r>
        <w:rPr>
          <w:sz w:val="20"/>
          <w:szCs w:val="20"/>
        </w:rPr>
        <w:t>diversion</w:t>
      </w:r>
      <w:r>
        <w:rPr>
          <w:spacing w:val="-3"/>
          <w:sz w:val="20"/>
          <w:szCs w:val="20"/>
        </w:rPr>
        <w:t xml:space="preserve"> </w:t>
      </w:r>
      <w:r>
        <w:rPr>
          <w:sz w:val="20"/>
          <w:szCs w:val="20"/>
        </w:rPr>
        <w:t>programs.</w:t>
      </w:r>
      <w:r>
        <w:rPr>
          <w:spacing w:val="40"/>
          <w:sz w:val="20"/>
          <w:szCs w:val="20"/>
        </w:rPr>
        <w:t xml:space="preserve"> </w:t>
      </w:r>
      <w:r>
        <w:rPr>
          <w:sz w:val="20"/>
          <w:szCs w:val="20"/>
        </w:rPr>
        <w:t>Stewardship</w:t>
      </w:r>
      <w:r>
        <w:rPr>
          <w:spacing w:val="-5"/>
          <w:sz w:val="20"/>
          <w:szCs w:val="20"/>
        </w:rPr>
        <w:t xml:space="preserve"> </w:t>
      </w:r>
      <w:r>
        <w:rPr>
          <w:sz w:val="20"/>
          <w:szCs w:val="20"/>
        </w:rPr>
        <w:t>Ontario</w:t>
      </w:r>
      <w:r>
        <w:rPr>
          <w:spacing w:val="-3"/>
          <w:sz w:val="20"/>
          <w:szCs w:val="20"/>
        </w:rPr>
        <w:t xml:space="preserve"> </w:t>
      </w:r>
      <w:r>
        <w:rPr>
          <w:sz w:val="20"/>
          <w:szCs w:val="20"/>
        </w:rPr>
        <w:t>imposes</w:t>
      </w:r>
      <w:r>
        <w:rPr>
          <w:spacing w:val="-4"/>
          <w:sz w:val="20"/>
          <w:szCs w:val="20"/>
        </w:rPr>
        <w:t xml:space="preserve"> </w:t>
      </w:r>
      <w:r>
        <w:rPr>
          <w:sz w:val="20"/>
          <w:szCs w:val="20"/>
        </w:rPr>
        <w:t>certain</w:t>
      </w:r>
      <w:r>
        <w:rPr>
          <w:spacing w:val="-3"/>
          <w:sz w:val="20"/>
          <w:szCs w:val="20"/>
        </w:rPr>
        <w:t xml:space="preserve"> </w:t>
      </w:r>
      <w:r>
        <w:rPr>
          <w:sz w:val="20"/>
          <w:szCs w:val="20"/>
        </w:rPr>
        <w:t>obligations</w:t>
      </w:r>
      <w:r>
        <w:rPr>
          <w:spacing w:val="-1"/>
          <w:sz w:val="20"/>
          <w:szCs w:val="20"/>
        </w:rPr>
        <w:t xml:space="preserve"> </w:t>
      </w:r>
      <w:r>
        <w:rPr>
          <w:sz w:val="20"/>
          <w:szCs w:val="20"/>
        </w:rPr>
        <w:t>upon</w:t>
      </w:r>
      <w:r>
        <w:rPr>
          <w:spacing w:val="-3"/>
          <w:sz w:val="20"/>
          <w:szCs w:val="20"/>
        </w:rPr>
        <w:t xml:space="preserve"> </w:t>
      </w:r>
      <w:r>
        <w:rPr>
          <w:sz w:val="20"/>
          <w:szCs w:val="20"/>
        </w:rPr>
        <w:t>companies</w:t>
      </w:r>
      <w:r>
        <w:rPr>
          <w:spacing w:val="-4"/>
          <w:sz w:val="20"/>
          <w:szCs w:val="20"/>
        </w:rPr>
        <w:t xml:space="preserve"> </w:t>
      </w:r>
      <w:r>
        <w:rPr>
          <w:sz w:val="20"/>
          <w:szCs w:val="20"/>
        </w:rPr>
        <w:t xml:space="preserve">that </w:t>
      </w:r>
      <w:r>
        <w:rPr>
          <w:sz w:val="20"/>
          <w:szCs w:val="20"/>
        </w:rPr>
        <w:lastRenderedPageBreak/>
        <w:t>introduce packaging and printed materials into the consumer marketplace by requiring that such</w:t>
      </w:r>
    </w:p>
    <w:p w14:paraId="5498F699" w14:textId="77777777" w:rsidR="00C811EF" w:rsidRDefault="00C811EF">
      <w:pPr>
        <w:pStyle w:val="ListParagraph"/>
        <w:numPr>
          <w:ilvl w:val="1"/>
          <w:numId w:val="88"/>
        </w:numPr>
        <w:tabs>
          <w:tab w:val="left" w:pos="1440"/>
        </w:tabs>
        <w:kinsoku w:val="0"/>
        <w:overflowPunct w:val="0"/>
        <w:spacing w:before="225"/>
        <w:ind w:right="718"/>
        <w:rPr>
          <w:color w:val="000000"/>
          <w:sz w:val="20"/>
          <w:szCs w:val="20"/>
        </w:rPr>
        <w:sectPr w:rsidR="00C811EF">
          <w:pgSz w:w="12240" w:h="15840"/>
          <w:pgMar w:top="400" w:right="720" w:bottom="1440" w:left="720" w:header="200" w:footer="1257" w:gutter="0"/>
          <w:cols w:space="720"/>
          <w:noEndnote/>
        </w:sectPr>
      </w:pPr>
    </w:p>
    <w:p w14:paraId="0B392726" w14:textId="77777777" w:rsidR="00C811EF" w:rsidRDefault="00C811EF">
      <w:pPr>
        <w:pStyle w:val="BodyText"/>
        <w:kinsoku w:val="0"/>
        <w:overflowPunct w:val="0"/>
      </w:pPr>
    </w:p>
    <w:p w14:paraId="2A9F8EEF" w14:textId="77777777" w:rsidR="00C811EF" w:rsidRDefault="00C811EF">
      <w:pPr>
        <w:pStyle w:val="BodyText"/>
        <w:kinsoku w:val="0"/>
        <w:overflowPunct w:val="0"/>
      </w:pPr>
    </w:p>
    <w:p w14:paraId="463B2E28" w14:textId="77777777" w:rsidR="00C811EF" w:rsidRDefault="00C811EF">
      <w:pPr>
        <w:pStyle w:val="BodyText"/>
        <w:kinsoku w:val="0"/>
        <w:overflowPunct w:val="0"/>
      </w:pPr>
    </w:p>
    <w:p w14:paraId="67668B5F" w14:textId="77777777" w:rsidR="00C811EF" w:rsidRDefault="00C811EF">
      <w:pPr>
        <w:pStyle w:val="BodyText"/>
        <w:kinsoku w:val="0"/>
        <w:overflowPunct w:val="0"/>
        <w:spacing w:before="119"/>
      </w:pPr>
    </w:p>
    <w:p w14:paraId="63FDA95B" w14:textId="77777777" w:rsidR="00C811EF" w:rsidRDefault="00C811EF">
      <w:pPr>
        <w:pStyle w:val="BodyText"/>
        <w:kinsoku w:val="0"/>
        <w:overflowPunct w:val="0"/>
        <w:ind w:left="1440" w:right="719"/>
        <w:jc w:val="both"/>
      </w:pPr>
      <w:r>
        <w:t>companies help to fund blue box recycling programs.</w:t>
      </w:r>
      <w:r>
        <w:rPr>
          <w:spacing w:val="40"/>
        </w:rPr>
        <w:t xml:space="preserve"> </w:t>
      </w:r>
      <w:r>
        <w:t xml:space="preserve">Under the Stewardship Ontario program, franchisors or franchisees may be obligated to register and/or pay as “stewards” for </w:t>
      </w:r>
      <w:proofErr w:type="gramStart"/>
      <w:r>
        <w:t>all of</w:t>
      </w:r>
      <w:proofErr w:type="gramEnd"/>
      <w:r>
        <w:t xml:space="preserve"> the residential blue box waste distributed into the marketplace depending on certain criteria, such as sales thresholds, and waste threshold </w:t>
      </w:r>
      <w:proofErr w:type="gramStart"/>
      <w:r>
        <w:t>exemptions;</w:t>
      </w:r>
      <w:proofErr w:type="gramEnd"/>
    </w:p>
    <w:p w14:paraId="1556ECD7" w14:textId="77777777" w:rsidR="00C811EF" w:rsidRDefault="00C811EF">
      <w:pPr>
        <w:pStyle w:val="BodyText"/>
        <w:kinsoku w:val="0"/>
        <w:overflowPunct w:val="0"/>
      </w:pPr>
    </w:p>
    <w:p w14:paraId="42C8B358" w14:textId="77777777" w:rsidR="00C811EF" w:rsidRDefault="00C811EF">
      <w:pPr>
        <w:pStyle w:val="ListParagraph"/>
        <w:numPr>
          <w:ilvl w:val="1"/>
          <w:numId w:val="88"/>
        </w:numPr>
        <w:tabs>
          <w:tab w:val="left" w:pos="1440"/>
        </w:tabs>
        <w:kinsoku w:val="0"/>
        <w:overflowPunct w:val="0"/>
        <w:ind w:right="719"/>
        <w:rPr>
          <w:color w:val="000000"/>
          <w:sz w:val="20"/>
          <w:szCs w:val="20"/>
        </w:rPr>
      </w:pPr>
      <w:r>
        <w:rPr>
          <w:sz w:val="20"/>
          <w:szCs w:val="20"/>
        </w:rPr>
        <w:t>The</w:t>
      </w:r>
      <w:r>
        <w:rPr>
          <w:spacing w:val="-8"/>
          <w:sz w:val="20"/>
          <w:szCs w:val="20"/>
        </w:rPr>
        <w:t xml:space="preserve"> </w:t>
      </w:r>
      <w:r>
        <w:rPr>
          <w:i/>
          <w:iCs/>
          <w:sz w:val="20"/>
          <w:szCs w:val="20"/>
        </w:rPr>
        <w:t>Environmental</w:t>
      </w:r>
      <w:r>
        <w:rPr>
          <w:i/>
          <w:iCs/>
          <w:spacing w:val="-8"/>
          <w:sz w:val="20"/>
          <w:szCs w:val="20"/>
        </w:rPr>
        <w:t xml:space="preserve"> </w:t>
      </w:r>
      <w:r>
        <w:rPr>
          <w:i/>
          <w:iCs/>
          <w:sz w:val="20"/>
          <w:szCs w:val="20"/>
        </w:rPr>
        <w:t>Management</w:t>
      </w:r>
      <w:r>
        <w:rPr>
          <w:i/>
          <w:iCs/>
          <w:spacing w:val="-7"/>
          <w:sz w:val="20"/>
          <w:szCs w:val="20"/>
        </w:rPr>
        <w:t xml:space="preserve"> </w:t>
      </w:r>
      <w:r>
        <w:rPr>
          <w:i/>
          <w:iCs/>
          <w:sz w:val="20"/>
          <w:szCs w:val="20"/>
        </w:rPr>
        <w:t>Act</w:t>
      </w:r>
      <w:r>
        <w:rPr>
          <w:i/>
          <w:iCs/>
          <w:spacing w:val="-7"/>
          <w:sz w:val="20"/>
          <w:szCs w:val="20"/>
        </w:rPr>
        <w:t xml:space="preserve"> </w:t>
      </w:r>
      <w:r>
        <w:rPr>
          <w:sz w:val="20"/>
          <w:szCs w:val="20"/>
        </w:rPr>
        <w:t>(British</w:t>
      </w:r>
      <w:r>
        <w:rPr>
          <w:spacing w:val="-7"/>
          <w:sz w:val="20"/>
          <w:szCs w:val="20"/>
        </w:rPr>
        <w:t xml:space="preserve"> </w:t>
      </w:r>
      <w:r>
        <w:rPr>
          <w:sz w:val="20"/>
          <w:szCs w:val="20"/>
        </w:rPr>
        <w:t>Columbia)</w:t>
      </w:r>
      <w:r>
        <w:rPr>
          <w:spacing w:val="-9"/>
          <w:sz w:val="20"/>
          <w:szCs w:val="20"/>
        </w:rPr>
        <w:t xml:space="preserve"> </w:t>
      </w:r>
      <w:r>
        <w:rPr>
          <w:sz w:val="20"/>
          <w:szCs w:val="20"/>
        </w:rPr>
        <w:t>provides</w:t>
      </w:r>
      <w:r>
        <w:rPr>
          <w:spacing w:val="-8"/>
          <w:sz w:val="20"/>
          <w:szCs w:val="20"/>
        </w:rPr>
        <w:t xml:space="preserve"> </w:t>
      </w:r>
      <w:r>
        <w:rPr>
          <w:sz w:val="20"/>
          <w:szCs w:val="20"/>
        </w:rPr>
        <w:t>for</w:t>
      </w:r>
      <w:r>
        <w:rPr>
          <w:spacing w:val="-9"/>
          <w:sz w:val="20"/>
          <w:szCs w:val="20"/>
        </w:rPr>
        <w:t xml:space="preserve"> </w:t>
      </w:r>
      <w:r>
        <w:rPr>
          <w:sz w:val="20"/>
          <w:szCs w:val="20"/>
        </w:rPr>
        <w:t>the</w:t>
      </w:r>
      <w:r>
        <w:rPr>
          <w:spacing w:val="-8"/>
          <w:sz w:val="20"/>
          <w:szCs w:val="20"/>
        </w:rPr>
        <w:t xml:space="preserve"> </w:t>
      </w:r>
      <w:r>
        <w:rPr>
          <w:sz w:val="20"/>
          <w:szCs w:val="20"/>
        </w:rPr>
        <w:t>development,</w:t>
      </w:r>
      <w:r>
        <w:rPr>
          <w:spacing w:val="-10"/>
          <w:sz w:val="20"/>
          <w:szCs w:val="20"/>
        </w:rPr>
        <w:t xml:space="preserve"> </w:t>
      </w:r>
      <w:r>
        <w:rPr>
          <w:sz w:val="20"/>
          <w:szCs w:val="20"/>
        </w:rPr>
        <w:t>funding</w:t>
      </w:r>
      <w:r>
        <w:rPr>
          <w:spacing w:val="-8"/>
          <w:sz w:val="20"/>
          <w:szCs w:val="20"/>
        </w:rPr>
        <w:t xml:space="preserve"> </w:t>
      </w:r>
      <w:r>
        <w:rPr>
          <w:sz w:val="20"/>
          <w:szCs w:val="20"/>
        </w:rPr>
        <w:t>and operation of waste diversion programs.</w:t>
      </w:r>
      <w:r>
        <w:rPr>
          <w:spacing w:val="40"/>
          <w:sz w:val="20"/>
          <w:szCs w:val="20"/>
        </w:rPr>
        <w:t xml:space="preserve"> </w:t>
      </w:r>
      <w:r>
        <w:rPr>
          <w:sz w:val="20"/>
          <w:szCs w:val="20"/>
        </w:rPr>
        <w:t>Stewardship Centre for BC (SCBC) imposes certain obligations upon companies that introduce packaging and printed materials into the consumer marketplace by requiring that such companies help to fund blue box recycling programs.</w:t>
      </w:r>
      <w:r>
        <w:rPr>
          <w:spacing w:val="40"/>
          <w:sz w:val="20"/>
          <w:szCs w:val="20"/>
        </w:rPr>
        <w:t xml:space="preserve"> </w:t>
      </w:r>
      <w:r>
        <w:rPr>
          <w:sz w:val="20"/>
          <w:szCs w:val="20"/>
        </w:rPr>
        <w:t xml:space="preserve">Under the SCBC program, franchisors or franchisees may be obligated to register and/or pay as “stewards” for </w:t>
      </w:r>
      <w:proofErr w:type="gramStart"/>
      <w:r>
        <w:rPr>
          <w:sz w:val="20"/>
          <w:szCs w:val="20"/>
        </w:rPr>
        <w:t>all of</w:t>
      </w:r>
      <w:proofErr w:type="gramEnd"/>
      <w:r>
        <w:rPr>
          <w:sz w:val="20"/>
          <w:szCs w:val="20"/>
        </w:rPr>
        <w:t xml:space="preserve"> the residential blue box waste distributed into the marketplace depending on certain criteria, such as sales thresholds, and waste threshold </w:t>
      </w:r>
      <w:proofErr w:type="gramStart"/>
      <w:r>
        <w:rPr>
          <w:sz w:val="20"/>
          <w:szCs w:val="20"/>
        </w:rPr>
        <w:t>exemptions;</w:t>
      </w:r>
      <w:proofErr w:type="gramEnd"/>
    </w:p>
    <w:p w14:paraId="28951C80" w14:textId="77777777" w:rsidR="00C811EF" w:rsidRDefault="00C811EF">
      <w:pPr>
        <w:pStyle w:val="BodyText"/>
        <w:kinsoku w:val="0"/>
        <w:overflowPunct w:val="0"/>
        <w:spacing w:before="1"/>
      </w:pPr>
    </w:p>
    <w:p w14:paraId="7B7312B1" w14:textId="77777777" w:rsidR="00C811EF" w:rsidRDefault="00C811EF">
      <w:pPr>
        <w:pStyle w:val="ListParagraph"/>
        <w:numPr>
          <w:ilvl w:val="1"/>
          <w:numId w:val="88"/>
        </w:numPr>
        <w:tabs>
          <w:tab w:val="left" w:pos="1440"/>
        </w:tabs>
        <w:kinsoku w:val="0"/>
        <w:overflowPunct w:val="0"/>
        <w:ind w:right="717"/>
        <w:rPr>
          <w:color w:val="000000"/>
          <w:sz w:val="20"/>
          <w:szCs w:val="20"/>
        </w:rPr>
      </w:pPr>
      <w:r>
        <w:rPr>
          <w:sz w:val="20"/>
          <w:szCs w:val="20"/>
        </w:rPr>
        <w:t xml:space="preserve">Regulation 391/21 under the </w:t>
      </w:r>
      <w:r>
        <w:rPr>
          <w:i/>
          <w:iCs/>
          <w:sz w:val="20"/>
          <w:szCs w:val="20"/>
        </w:rPr>
        <w:t xml:space="preserve">Resource Recovery and Circular Economy Act, 2016 </w:t>
      </w:r>
      <w:r>
        <w:rPr>
          <w:sz w:val="20"/>
          <w:szCs w:val="20"/>
        </w:rPr>
        <w:t>(Ontario) provides for</w:t>
      </w:r>
      <w:r>
        <w:rPr>
          <w:spacing w:val="-2"/>
          <w:sz w:val="20"/>
          <w:szCs w:val="20"/>
        </w:rPr>
        <w:t xml:space="preserve"> </w:t>
      </w:r>
      <w:r>
        <w:rPr>
          <w:sz w:val="20"/>
          <w:szCs w:val="20"/>
        </w:rPr>
        <w:t>the</w:t>
      </w:r>
      <w:r>
        <w:rPr>
          <w:spacing w:val="-1"/>
          <w:sz w:val="20"/>
          <w:szCs w:val="20"/>
        </w:rPr>
        <w:t xml:space="preserve"> </w:t>
      </w:r>
      <w:r>
        <w:rPr>
          <w:sz w:val="20"/>
          <w:szCs w:val="20"/>
        </w:rPr>
        <w:t>development,</w:t>
      </w:r>
      <w:r>
        <w:rPr>
          <w:spacing w:val="-2"/>
          <w:sz w:val="20"/>
          <w:szCs w:val="20"/>
        </w:rPr>
        <w:t xml:space="preserve"> </w:t>
      </w:r>
      <w:r>
        <w:rPr>
          <w:sz w:val="20"/>
          <w:szCs w:val="20"/>
        </w:rPr>
        <w:t>funding and</w:t>
      </w:r>
      <w:r>
        <w:rPr>
          <w:spacing w:val="-1"/>
          <w:sz w:val="20"/>
          <w:szCs w:val="20"/>
        </w:rPr>
        <w:t xml:space="preserve"> </w:t>
      </w:r>
      <w:r>
        <w:rPr>
          <w:sz w:val="20"/>
          <w:szCs w:val="20"/>
        </w:rPr>
        <w:t>operation</w:t>
      </w:r>
      <w:r>
        <w:rPr>
          <w:spacing w:val="-3"/>
          <w:sz w:val="20"/>
          <w:szCs w:val="20"/>
        </w:rPr>
        <w:t xml:space="preserve"> </w:t>
      </w:r>
      <w:r>
        <w:rPr>
          <w:sz w:val="20"/>
          <w:szCs w:val="20"/>
        </w:rPr>
        <w:t>of waste diversion programs.</w:t>
      </w:r>
      <w:r>
        <w:rPr>
          <w:spacing w:val="-3"/>
          <w:sz w:val="20"/>
          <w:szCs w:val="20"/>
        </w:rPr>
        <w:t xml:space="preserve"> </w:t>
      </w:r>
      <w:r>
        <w:rPr>
          <w:sz w:val="20"/>
          <w:szCs w:val="20"/>
        </w:rPr>
        <w:t>This</w:t>
      </w:r>
      <w:r>
        <w:rPr>
          <w:spacing w:val="-1"/>
          <w:sz w:val="20"/>
          <w:szCs w:val="20"/>
        </w:rPr>
        <w:t xml:space="preserve"> </w:t>
      </w:r>
      <w:r>
        <w:rPr>
          <w:sz w:val="20"/>
          <w:szCs w:val="20"/>
        </w:rPr>
        <w:t>regulation shifts</w:t>
      </w:r>
      <w:r>
        <w:rPr>
          <w:spacing w:val="-10"/>
          <w:sz w:val="20"/>
          <w:szCs w:val="20"/>
        </w:rPr>
        <w:t xml:space="preserve"> </w:t>
      </w:r>
      <w:r>
        <w:rPr>
          <w:sz w:val="20"/>
          <w:szCs w:val="20"/>
        </w:rPr>
        <w:t>100%</w:t>
      </w:r>
      <w:r>
        <w:rPr>
          <w:spacing w:val="-9"/>
          <w:sz w:val="20"/>
          <w:szCs w:val="20"/>
        </w:rPr>
        <w:t xml:space="preserve"> </w:t>
      </w:r>
      <w:r>
        <w:rPr>
          <w:sz w:val="20"/>
          <w:szCs w:val="20"/>
        </w:rPr>
        <w:t>of</w:t>
      </w:r>
      <w:r>
        <w:rPr>
          <w:spacing w:val="-11"/>
          <w:sz w:val="20"/>
          <w:szCs w:val="20"/>
        </w:rPr>
        <w:t xml:space="preserve"> </w:t>
      </w:r>
      <w:r>
        <w:rPr>
          <w:sz w:val="20"/>
          <w:szCs w:val="20"/>
        </w:rPr>
        <w:t>the</w:t>
      </w:r>
      <w:r>
        <w:rPr>
          <w:spacing w:val="-10"/>
          <w:sz w:val="20"/>
          <w:szCs w:val="20"/>
        </w:rPr>
        <w:t xml:space="preserve"> </w:t>
      </w:r>
      <w:r>
        <w:rPr>
          <w:sz w:val="20"/>
          <w:szCs w:val="20"/>
        </w:rPr>
        <w:t>financial</w:t>
      </w:r>
      <w:r>
        <w:rPr>
          <w:spacing w:val="-10"/>
          <w:sz w:val="20"/>
          <w:szCs w:val="20"/>
        </w:rPr>
        <w:t xml:space="preserve"> </w:t>
      </w:r>
      <w:r>
        <w:rPr>
          <w:sz w:val="20"/>
          <w:szCs w:val="20"/>
        </w:rPr>
        <w:t>and</w:t>
      </w:r>
      <w:r>
        <w:rPr>
          <w:spacing w:val="-10"/>
          <w:sz w:val="20"/>
          <w:szCs w:val="20"/>
        </w:rPr>
        <w:t xml:space="preserve"> </w:t>
      </w:r>
      <w:r>
        <w:rPr>
          <w:sz w:val="20"/>
          <w:szCs w:val="20"/>
        </w:rPr>
        <w:t>operational</w:t>
      </w:r>
      <w:r>
        <w:rPr>
          <w:spacing w:val="-12"/>
          <w:sz w:val="20"/>
          <w:szCs w:val="20"/>
        </w:rPr>
        <w:t xml:space="preserve"> </w:t>
      </w:r>
      <w:r>
        <w:rPr>
          <w:sz w:val="20"/>
          <w:szCs w:val="20"/>
        </w:rPr>
        <w:t>obligations</w:t>
      </w:r>
      <w:r>
        <w:rPr>
          <w:spacing w:val="-9"/>
          <w:sz w:val="20"/>
          <w:szCs w:val="20"/>
        </w:rPr>
        <w:t xml:space="preserve"> </w:t>
      </w:r>
      <w:r>
        <w:rPr>
          <w:sz w:val="20"/>
          <w:szCs w:val="20"/>
        </w:rPr>
        <w:t>of</w:t>
      </w:r>
      <w:r>
        <w:rPr>
          <w:spacing w:val="-11"/>
          <w:sz w:val="20"/>
          <w:szCs w:val="20"/>
        </w:rPr>
        <w:t xml:space="preserve"> </w:t>
      </w:r>
      <w:r>
        <w:rPr>
          <w:sz w:val="20"/>
          <w:szCs w:val="20"/>
        </w:rPr>
        <w:t>consumer</w:t>
      </w:r>
      <w:r>
        <w:rPr>
          <w:spacing w:val="-10"/>
          <w:sz w:val="20"/>
          <w:szCs w:val="20"/>
        </w:rPr>
        <w:t xml:space="preserve"> </w:t>
      </w:r>
      <w:r>
        <w:rPr>
          <w:sz w:val="20"/>
          <w:szCs w:val="20"/>
        </w:rPr>
        <w:t>paper</w:t>
      </w:r>
      <w:r>
        <w:rPr>
          <w:spacing w:val="-9"/>
          <w:sz w:val="20"/>
          <w:szCs w:val="20"/>
        </w:rPr>
        <w:t xml:space="preserve"> </w:t>
      </w:r>
      <w:r>
        <w:rPr>
          <w:sz w:val="20"/>
          <w:szCs w:val="20"/>
        </w:rPr>
        <w:t>products</w:t>
      </w:r>
      <w:r>
        <w:rPr>
          <w:spacing w:val="-10"/>
          <w:sz w:val="20"/>
          <w:szCs w:val="20"/>
        </w:rPr>
        <w:t xml:space="preserve"> </w:t>
      </w:r>
      <w:r>
        <w:rPr>
          <w:sz w:val="20"/>
          <w:szCs w:val="20"/>
        </w:rPr>
        <w:t>and</w:t>
      </w:r>
      <w:r>
        <w:rPr>
          <w:spacing w:val="-10"/>
          <w:sz w:val="20"/>
          <w:szCs w:val="20"/>
        </w:rPr>
        <w:t xml:space="preserve"> </w:t>
      </w:r>
      <w:r>
        <w:rPr>
          <w:sz w:val="20"/>
          <w:szCs w:val="20"/>
        </w:rPr>
        <w:t>packaging to</w:t>
      </w:r>
      <w:r>
        <w:rPr>
          <w:spacing w:val="-10"/>
          <w:sz w:val="20"/>
          <w:szCs w:val="20"/>
        </w:rPr>
        <w:t xml:space="preserve"> </w:t>
      </w:r>
      <w:r>
        <w:rPr>
          <w:sz w:val="20"/>
          <w:szCs w:val="20"/>
        </w:rPr>
        <w:t>producers</w:t>
      </w:r>
      <w:r>
        <w:rPr>
          <w:spacing w:val="-9"/>
          <w:sz w:val="20"/>
          <w:szCs w:val="20"/>
        </w:rPr>
        <w:t xml:space="preserve"> </w:t>
      </w:r>
      <w:r>
        <w:rPr>
          <w:sz w:val="20"/>
          <w:szCs w:val="20"/>
        </w:rPr>
        <w:t>registered</w:t>
      </w:r>
      <w:r>
        <w:rPr>
          <w:spacing w:val="-8"/>
          <w:sz w:val="20"/>
          <w:szCs w:val="20"/>
        </w:rPr>
        <w:t xml:space="preserve"> </w:t>
      </w:r>
      <w:r>
        <w:rPr>
          <w:sz w:val="20"/>
          <w:szCs w:val="20"/>
        </w:rPr>
        <w:t>with</w:t>
      </w:r>
      <w:r>
        <w:rPr>
          <w:spacing w:val="-8"/>
          <w:sz w:val="20"/>
          <w:szCs w:val="20"/>
        </w:rPr>
        <w:t xml:space="preserve"> </w:t>
      </w:r>
      <w:r>
        <w:rPr>
          <w:sz w:val="20"/>
          <w:szCs w:val="20"/>
        </w:rPr>
        <w:t>the</w:t>
      </w:r>
      <w:r>
        <w:rPr>
          <w:spacing w:val="-8"/>
          <w:sz w:val="20"/>
          <w:szCs w:val="20"/>
        </w:rPr>
        <w:t xml:space="preserve"> </w:t>
      </w:r>
      <w:r>
        <w:rPr>
          <w:sz w:val="20"/>
          <w:szCs w:val="20"/>
        </w:rPr>
        <w:t>Resource</w:t>
      </w:r>
      <w:r>
        <w:rPr>
          <w:spacing w:val="-8"/>
          <w:sz w:val="20"/>
          <w:szCs w:val="20"/>
        </w:rPr>
        <w:t xml:space="preserve"> </w:t>
      </w:r>
      <w:r>
        <w:rPr>
          <w:sz w:val="20"/>
          <w:szCs w:val="20"/>
        </w:rPr>
        <w:t>Productivity</w:t>
      </w:r>
      <w:r>
        <w:rPr>
          <w:spacing w:val="-6"/>
          <w:sz w:val="20"/>
          <w:szCs w:val="20"/>
        </w:rPr>
        <w:t xml:space="preserve"> </w:t>
      </w:r>
      <w:r>
        <w:rPr>
          <w:sz w:val="20"/>
          <w:szCs w:val="20"/>
        </w:rPr>
        <w:t>and</w:t>
      </w:r>
      <w:r>
        <w:rPr>
          <w:spacing w:val="-8"/>
          <w:sz w:val="20"/>
          <w:szCs w:val="20"/>
        </w:rPr>
        <w:t xml:space="preserve"> </w:t>
      </w:r>
      <w:r>
        <w:rPr>
          <w:sz w:val="20"/>
          <w:szCs w:val="20"/>
        </w:rPr>
        <w:t>Recovery</w:t>
      </w:r>
      <w:r>
        <w:rPr>
          <w:spacing w:val="-8"/>
          <w:sz w:val="20"/>
          <w:szCs w:val="20"/>
        </w:rPr>
        <w:t xml:space="preserve"> </w:t>
      </w:r>
      <w:r>
        <w:rPr>
          <w:sz w:val="20"/>
          <w:szCs w:val="20"/>
        </w:rPr>
        <w:t>Authority.</w:t>
      </w:r>
      <w:r>
        <w:rPr>
          <w:spacing w:val="-10"/>
          <w:sz w:val="20"/>
          <w:szCs w:val="20"/>
        </w:rPr>
        <w:t xml:space="preserve"> </w:t>
      </w:r>
      <w:r>
        <w:rPr>
          <w:sz w:val="20"/>
          <w:szCs w:val="20"/>
        </w:rPr>
        <w:t>This</w:t>
      </w:r>
      <w:r>
        <w:rPr>
          <w:spacing w:val="-8"/>
          <w:sz w:val="20"/>
          <w:szCs w:val="20"/>
        </w:rPr>
        <w:t xml:space="preserve"> </w:t>
      </w:r>
      <w:r>
        <w:rPr>
          <w:sz w:val="20"/>
          <w:szCs w:val="20"/>
        </w:rPr>
        <w:t>regulation</w:t>
      </w:r>
      <w:r>
        <w:rPr>
          <w:spacing w:val="-8"/>
          <w:sz w:val="20"/>
          <w:szCs w:val="20"/>
        </w:rPr>
        <w:t xml:space="preserve"> </w:t>
      </w:r>
      <w:r>
        <w:rPr>
          <w:sz w:val="20"/>
          <w:szCs w:val="20"/>
        </w:rPr>
        <w:t>will begin</w:t>
      </w:r>
      <w:r>
        <w:rPr>
          <w:spacing w:val="-6"/>
          <w:sz w:val="20"/>
          <w:szCs w:val="20"/>
        </w:rPr>
        <w:t xml:space="preserve"> </w:t>
      </w:r>
      <w:r>
        <w:rPr>
          <w:sz w:val="20"/>
          <w:szCs w:val="20"/>
        </w:rPr>
        <w:t>to</w:t>
      </w:r>
      <w:r>
        <w:rPr>
          <w:spacing w:val="-9"/>
          <w:sz w:val="20"/>
          <w:szCs w:val="20"/>
        </w:rPr>
        <w:t xml:space="preserve"> </w:t>
      </w:r>
      <w:r>
        <w:rPr>
          <w:sz w:val="20"/>
          <w:szCs w:val="20"/>
        </w:rPr>
        <w:t>take</w:t>
      </w:r>
      <w:r>
        <w:rPr>
          <w:spacing w:val="-7"/>
          <w:sz w:val="20"/>
          <w:szCs w:val="20"/>
        </w:rPr>
        <w:t xml:space="preserve"> </w:t>
      </w:r>
      <w:r>
        <w:rPr>
          <w:sz w:val="20"/>
          <w:szCs w:val="20"/>
        </w:rPr>
        <w:t>effect</w:t>
      </w:r>
      <w:r>
        <w:rPr>
          <w:spacing w:val="-7"/>
          <w:sz w:val="20"/>
          <w:szCs w:val="20"/>
        </w:rPr>
        <w:t xml:space="preserve"> </w:t>
      </w:r>
      <w:r>
        <w:rPr>
          <w:sz w:val="20"/>
          <w:szCs w:val="20"/>
        </w:rPr>
        <w:t>on</w:t>
      </w:r>
      <w:r>
        <w:rPr>
          <w:spacing w:val="-7"/>
          <w:sz w:val="20"/>
          <w:szCs w:val="20"/>
        </w:rPr>
        <w:t xml:space="preserve"> </w:t>
      </w:r>
      <w:r>
        <w:rPr>
          <w:sz w:val="20"/>
          <w:szCs w:val="20"/>
        </w:rPr>
        <w:t>July</w:t>
      </w:r>
      <w:r>
        <w:rPr>
          <w:spacing w:val="-5"/>
          <w:sz w:val="20"/>
          <w:szCs w:val="20"/>
        </w:rPr>
        <w:t xml:space="preserve"> </w:t>
      </w:r>
      <w:r>
        <w:rPr>
          <w:sz w:val="20"/>
          <w:szCs w:val="20"/>
        </w:rPr>
        <w:t>1,</w:t>
      </w:r>
      <w:r>
        <w:rPr>
          <w:spacing w:val="-9"/>
          <w:sz w:val="20"/>
          <w:szCs w:val="20"/>
        </w:rPr>
        <w:t xml:space="preserve"> </w:t>
      </w:r>
      <w:r>
        <w:rPr>
          <w:sz w:val="20"/>
          <w:szCs w:val="20"/>
        </w:rPr>
        <w:t>2023,</w:t>
      </w:r>
      <w:r>
        <w:rPr>
          <w:spacing w:val="-9"/>
          <w:sz w:val="20"/>
          <w:szCs w:val="20"/>
        </w:rPr>
        <w:t xml:space="preserve"> </w:t>
      </w:r>
      <w:r>
        <w:rPr>
          <w:sz w:val="20"/>
          <w:szCs w:val="20"/>
        </w:rPr>
        <w:t>with</w:t>
      </w:r>
      <w:r>
        <w:rPr>
          <w:spacing w:val="-7"/>
          <w:sz w:val="20"/>
          <w:szCs w:val="20"/>
        </w:rPr>
        <w:t xml:space="preserve"> </w:t>
      </w:r>
      <w:r>
        <w:rPr>
          <w:sz w:val="20"/>
          <w:szCs w:val="20"/>
        </w:rPr>
        <w:t>producers</w:t>
      </w:r>
      <w:r>
        <w:rPr>
          <w:spacing w:val="-7"/>
          <w:sz w:val="20"/>
          <w:szCs w:val="20"/>
        </w:rPr>
        <w:t xml:space="preserve"> </w:t>
      </w:r>
      <w:r>
        <w:rPr>
          <w:sz w:val="20"/>
          <w:szCs w:val="20"/>
        </w:rPr>
        <w:t>assuming</w:t>
      </w:r>
      <w:r>
        <w:rPr>
          <w:spacing w:val="-7"/>
          <w:sz w:val="20"/>
          <w:szCs w:val="20"/>
        </w:rPr>
        <w:t xml:space="preserve"> </w:t>
      </w:r>
      <w:r>
        <w:rPr>
          <w:sz w:val="20"/>
          <w:szCs w:val="20"/>
        </w:rPr>
        <w:t>full</w:t>
      </w:r>
      <w:r>
        <w:rPr>
          <w:spacing w:val="-9"/>
          <w:sz w:val="20"/>
          <w:szCs w:val="20"/>
        </w:rPr>
        <w:t xml:space="preserve"> </w:t>
      </w:r>
      <w:r>
        <w:rPr>
          <w:sz w:val="20"/>
          <w:szCs w:val="20"/>
        </w:rPr>
        <w:t>responsibility</w:t>
      </w:r>
      <w:r>
        <w:rPr>
          <w:spacing w:val="-8"/>
          <w:sz w:val="20"/>
          <w:szCs w:val="20"/>
        </w:rPr>
        <w:t xml:space="preserve"> </w:t>
      </w:r>
      <w:r>
        <w:rPr>
          <w:sz w:val="20"/>
          <w:szCs w:val="20"/>
        </w:rPr>
        <w:t>by</w:t>
      </w:r>
      <w:r>
        <w:rPr>
          <w:spacing w:val="-5"/>
          <w:sz w:val="20"/>
          <w:szCs w:val="20"/>
        </w:rPr>
        <w:t xml:space="preserve"> </w:t>
      </w:r>
      <w:r>
        <w:rPr>
          <w:sz w:val="20"/>
          <w:szCs w:val="20"/>
        </w:rPr>
        <w:t>2026.</w:t>
      </w:r>
      <w:r>
        <w:rPr>
          <w:spacing w:val="-9"/>
          <w:sz w:val="20"/>
          <w:szCs w:val="20"/>
        </w:rPr>
        <w:t xml:space="preserve"> </w:t>
      </w:r>
      <w:r>
        <w:rPr>
          <w:sz w:val="20"/>
          <w:szCs w:val="20"/>
        </w:rPr>
        <w:t>Under</w:t>
      </w:r>
      <w:r>
        <w:rPr>
          <w:spacing w:val="-5"/>
          <w:sz w:val="20"/>
          <w:szCs w:val="20"/>
        </w:rPr>
        <w:t xml:space="preserve"> </w:t>
      </w:r>
      <w:r>
        <w:rPr>
          <w:sz w:val="20"/>
          <w:szCs w:val="20"/>
        </w:rPr>
        <w:t>the regulation,</w:t>
      </w:r>
      <w:r>
        <w:rPr>
          <w:spacing w:val="-10"/>
          <w:sz w:val="20"/>
          <w:szCs w:val="20"/>
        </w:rPr>
        <w:t xml:space="preserve"> </w:t>
      </w:r>
      <w:r>
        <w:rPr>
          <w:sz w:val="20"/>
          <w:szCs w:val="20"/>
        </w:rPr>
        <w:t>franchisors</w:t>
      </w:r>
      <w:r>
        <w:rPr>
          <w:spacing w:val="-9"/>
          <w:sz w:val="20"/>
          <w:szCs w:val="20"/>
        </w:rPr>
        <w:t xml:space="preserve"> </w:t>
      </w:r>
      <w:r>
        <w:rPr>
          <w:sz w:val="20"/>
          <w:szCs w:val="20"/>
        </w:rPr>
        <w:t>with</w:t>
      </w:r>
      <w:r>
        <w:rPr>
          <w:spacing w:val="-8"/>
          <w:sz w:val="20"/>
          <w:szCs w:val="20"/>
        </w:rPr>
        <w:t xml:space="preserve"> </w:t>
      </w:r>
      <w:r>
        <w:rPr>
          <w:sz w:val="20"/>
          <w:szCs w:val="20"/>
        </w:rPr>
        <w:t>franchisees</w:t>
      </w:r>
      <w:r>
        <w:rPr>
          <w:spacing w:val="-9"/>
          <w:sz w:val="20"/>
          <w:szCs w:val="20"/>
        </w:rPr>
        <w:t xml:space="preserve"> </w:t>
      </w:r>
      <w:r>
        <w:rPr>
          <w:sz w:val="20"/>
          <w:szCs w:val="20"/>
        </w:rPr>
        <w:t>resident</w:t>
      </w:r>
      <w:r>
        <w:rPr>
          <w:spacing w:val="-8"/>
          <w:sz w:val="20"/>
          <w:szCs w:val="20"/>
        </w:rPr>
        <w:t xml:space="preserve"> </w:t>
      </w:r>
      <w:r>
        <w:rPr>
          <w:sz w:val="20"/>
          <w:szCs w:val="20"/>
        </w:rPr>
        <w:t>in</w:t>
      </w:r>
      <w:r>
        <w:rPr>
          <w:spacing w:val="-10"/>
          <w:sz w:val="20"/>
          <w:szCs w:val="20"/>
        </w:rPr>
        <w:t xml:space="preserve"> </w:t>
      </w:r>
      <w:r>
        <w:rPr>
          <w:sz w:val="20"/>
          <w:szCs w:val="20"/>
        </w:rPr>
        <w:t>Ontario</w:t>
      </w:r>
      <w:r>
        <w:rPr>
          <w:spacing w:val="-10"/>
          <w:sz w:val="20"/>
          <w:szCs w:val="20"/>
        </w:rPr>
        <w:t xml:space="preserve"> </w:t>
      </w:r>
      <w:r>
        <w:rPr>
          <w:sz w:val="20"/>
          <w:szCs w:val="20"/>
        </w:rPr>
        <w:t>are</w:t>
      </w:r>
      <w:r>
        <w:rPr>
          <w:spacing w:val="-10"/>
          <w:sz w:val="20"/>
          <w:szCs w:val="20"/>
        </w:rPr>
        <w:t xml:space="preserve"> </w:t>
      </w:r>
      <w:r>
        <w:rPr>
          <w:sz w:val="20"/>
          <w:szCs w:val="20"/>
        </w:rPr>
        <w:t>deemed</w:t>
      </w:r>
      <w:r>
        <w:rPr>
          <w:spacing w:val="-10"/>
          <w:sz w:val="20"/>
          <w:szCs w:val="20"/>
        </w:rPr>
        <w:t xml:space="preserve"> </w:t>
      </w:r>
      <w:r>
        <w:rPr>
          <w:sz w:val="20"/>
          <w:szCs w:val="20"/>
        </w:rPr>
        <w:t>to</w:t>
      </w:r>
      <w:r>
        <w:rPr>
          <w:spacing w:val="-10"/>
          <w:sz w:val="20"/>
          <w:szCs w:val="20"/>
        </w:rPr>
        <w:t xml:space="preserve"> </w:t>
      </w:r>
      <w:r>
        <w:rPr>
          <w:sz w:val="20"/>
          <w:szCs w:val="20"/>
        </w:rPr>
        <w:t>be</w:t>
      </w:r>
      <w:r>
        <w:rPr>
          <w:spacing w:val="-10"/>
          <w:sz w:val="20"/>
          <w:szCs w:val="20"/>
        </w:rPr>
        <w:t xml:space="preserve"> </w:t>
      </w:r>
      <w:r>
        <w:rPr>
          <w:sz w:val="20"/>
          <w:szCs w:val="20"/>
        </w:rPr>
        <w:t>producers.</w:t>
      </w:r>
      <w:r>
        <w:rPr>
          <w:spacing w:val="-10"/>
          <w:sz w:val="20"/>
          <w:szCs w:val="20"/>
        </w:rPr>
        <w:t xml:space="preserve"> </w:t>
      </w:r>
      <w:r>
        <w:rPr>
          <w:sz w:val="20"/>
          <w:szCs w:val="20"/>
        </w:rPr>
        <w:t>Subject</w:t>
      </w:r>
      <w:r>
        <w:rPr>
          <w:spacing w:val="-10"/>
          <w:sz w:val="20"/>
          <w:szCs w:val="20"/>
        </w:rPr>
        <w:t xml:space="preserve"> </w:t>
      </w:r>
      <w:r>
        <w:rPr>
          <w:sz w:val="20"/>
          <w:szCs w:val="20"/>
        </w:rPr>
        <w:t>to exemptions</w:t>
      </w:r>
      <w:r>
        <w:rPr>
          <w:spacing w:val="-4"/>
          <w:sz w:val="20"/>
          <w:szCs w:val="20"/>
        </w:rPr>
        <w:t xml:space="preserve"> </w:t>
      </w:r>
      <w:r>
        <w:rPr>
          <w:sz w:val="20"/>
          <w:szCs w:val="20"/>
        </w:rPr>
        <w:t>for</w:t>
      </w:r>
      <w:r>
        <w:rPr>
          <w:spacing w:val="-4"/>
          <w:sz w:val="20"/>
          <w:szCs w:val="20"/>
        </w:rPr>
        <w:t xml:space="preserve"> </w:t>
      </w:r>
      <w:r>
        <w:rPr>
          <w:sz w:val="20"/>
          <w:szCs w:val="20"/>
        </w:rPr>
        <w:t>small</w:t>
      </w:r>
      <w:r>
        <w:rPr>
          <w:spacing w:val="-6"/>
          <w:sz w:val="20"/>
          <w:szCs w:val="20"/>
        </w:rPr>
        <w:t xml:space="preserve"> </w:t>
      </w:r>
      <w:r>
        <w:rPr>
          <w:sz w:val="20"/>
          <w:szCs w:val="20"/>
        </w:rPr>
        <w:t>producers,</w:t>
      </w:r>
      <w:r>
        <w:rPr>
          <w:spacing w:val="-5"/>
          <w:sz w:val="20"/>
          <w:szCs w:val="20"/>
        </w:rPr>
        <w:t xml:space="preserve"> </w:t>
      </w:r>
      <w:r>
        <w:rPr>
          <w:sz w:val="20"/>
          <w:szCs w:val="20"/>
        </w:rPr>
        <w:t>franchisors</w:t>
      </w:r>
      <w:r>
        <w:rPr>
          <w:spacing w:val="-4"/>
          <w:sz w:val="20"/>
          <w:szCs w:val="20"/>
        </w:rPr>
        <w:t xml:space="preserve"> </w:t>
      </w:r>
      <w:r>
        <w:rPr>
          <w:sz w:val="20"/>
          <w:szCs w:val="20"/>
        </w:rPr>
        <w:t>with</w:t>
      </w:r>
      <w:r>
        <w:rPr>
          <w:spacing w:val="-5"/>
          <w:sz w:val="20"/>
          <w:szCs w:val="20"/>
        </w:rPr>
        <w:t xml:space="preserve"> </w:t>
      </w:r>
      <w:r>
        <w:rPr>
          <w:sz w:val="20"/>
          <w:szCs w:val="20"/>
        </w:rPr>
        <w:t>Ontario</w:t>
      </w:r>
      <w:r>
        <w:rPr>
          <w:spacing w:val="-5"/>
          <w:sz w:val="20"/>
          <w:szCs w:val="20"/>
        </w:rPr>
        <w:t xml:space="preserve"> </w:t>
      </w:r>
      <w:r>
        <w:rPr>
          <w:sz w:val="20"/>
          <w:szCs w:val="20"/>
        </w:rPr>
        <w:t>franchisees</w:t>
      </w:r>
      <w:r>
        <w:rPr>
          <w:spacing w:val="-4"/>
          <w:sz w:val="20"/>
          <w:szCs w:val="20"/>
        </w:rPr>
        <w:t xml:space="preserve"> </w:t>
      </w:r>
      <w:r>
        <w:rPr>
          <w:sz w:val="20"/>
          <w:szCs w:val="20"/>
        </w:rPr>
        <w:t>are</w:t>
      </w:r>
      <w:r>
        <w:rPr>
          <w:spacing w:val="-5"/>
          <w:sz w:val="20"/>
          <w:szCs w:val="20"/>
        </w:rPr>
        <w:t xml:space="preserve"> </w:t>
      </w:r>
      <w:r>
        <w:rPr>
          <w:sz w:val="20"/>
          <w:szCs w:val="20"/>
        </w:rPr>
        <w:t>now</w:t>
      </w:r>
      <w:r>
        <w:rPr>
          <w:spacing w:val="-4"/>
          <w:sz w:val="20"/>
          <w:szCs w:val="20"/>
        </w:rPr>
        <w:t xml:space="preserve"> </w:t>
      </w:r>
      <w:r>
        <w:rPr>
          <w:sz w:val="20"/>
          <w:szCs w:val="20"/>
        </w:rPr>
        <w:t>obligated</w:t>
      </w:r>
      <w:r>
        <w:rPr>
          <w:spacing w:val="-5"/>
          <w:sz w:val="20"/>
          <w:szCs w:val="20"/>
        </w:rPr>
        <w:t xml:space="preserve"> </w:t>
      </w:r>
      <w:r>
        <w:rPr>
          <w:sz w:val="20"/>
          <w:szCs w:val="20"/>
        </w:rPr>
        <w:t>to</w:t>
      </w:r>
      <w:r>
        <w:rPr>
          <w:spacing w:val="-5"/>
          <w:sz w:val="20"/>
          <w:szCs w:val="20"/>
        </w:rPr>
        <w:t xml:space="preserve"> </w:t>
      </w:r>
      <w:r>
        <w:rPr>
          <w:sz w:val="20"/>
          <w:szCs w:val="20"/>
        </w:rPr>
        <w:t>register with the Resource Productivity and Recovery Authority and pay for residential blue box waste distributed</w:t>
      </w:r>
      <w:r>
        <w:rPr>
          <w:spacing w:val="-14"/>
          <w:sz w:val="20"/>
          <w:szCs w:val="20"/>
        </w:rPr>
        <w:t xml:space="preserve"> </w:t>
      </w:r>
      <w:r>
        <w:rPr>
          <w:sz w:val="20"/>
          <w:szCs w:val="20"/>
        </w:rPr>
        <w:t>into</w:t>
      </w:r>
      <w:r>
        <w:rPr>
          <w:spacing w:val="-14"/>
          <w:sz w:val="20"/>
          <w:szCs w:val="20"/>
        </w:rPr>
        <w:t xml:space="preserve"> </w:t>
      </w:r>
      <w:r>
        <w:rPr>
          <w:sz w:val="20"/>
          <w:szCs w:val="20"/>
        </w:rPr>
        <w:t>the</w:t>
      </w:r>
      <w:r>
        <w:rPr>
          <w:spacing w:val="-14"/>
          <w:sz w:val="20"/>
          <w:szCs w:val="20"/>
        </w:rPr>
        <w:t xml:space="preserve"> </w:t>
      </w:r>
      <w:r>
        <w:rPr>
          <w:sz w:val="20"/>
          <w:szCs w:val="20"/>
        </w:rPr>
        <w:t>marketplace</w:t>
      </w:r>
      <w:r>
        <w:rPr>
          <w:spacing w:val="-14"/>
          <w:sz w:val="20"/>
          <w:szCs w:val="20"/>
        </w:rPr>
        <w:t xml:space="preserve"> </w:t>
      </w:r>
      <w:r>
        <w:rPr>
          <w:sz w:val="20"/>
          <w:szCs w:val="20"/>
        </w:rPr>
        <w:t>–</w:t>
      </w:r>
      <w:r>
        <w:rPr>
          <w:spacing w:val="-14"/>
          <w:sz w:val="20"/>
          <w:szCs w:val="20"/>
        </w:rPr>
        <w:t xml:space="preserve"> </w:t>
      </w:r>
      <w:r>
        <w:rPr>
          <w:sz w:val="20"/>
          <w:szCs w:val="20"/>
        </w:rPr>
        <w:t>arranging</w:t>
      </w:r>
      <w:r>
        <w:rPr>
          <w:spacing w:val="-14"/>
          <w:sz w:val="20"/>
          <w:szCs w:val="20"/>
        </w:rPr>
        <w:t xml:space="preserve"> </w:t>
      </w:r>
      <w:r>
        <w:rPr>
          <w:sz w:val="20"/>
          <w:szCs w:val="20"/>
        </w:rPr>
        <w:t>for</w:t>
      </w:r>
      <w:r>
        <w:rPr>
          <w:spacing w:val="-14"/>
          <w:sz w:val="20"/>
          <w:szCs w:val="20"/>
        </w:rPr>
        <w:t xml:space="preserve"> </w:t>
      </w:r>
      <w:r>
        <w:rPr>
          <w:sz w:val="20"/>
          <w:szCs w:val="20"/>
        </w:rPr>
        <w:t>payment</w:t>
      </w:r>
      <w:r>
        <w:rPr>
          <w:spacing w:val="-14"/>
          <w:sz w:val="20"/>
          <w:szCs w:val="20"/>
        </w:rPr>
        <w:t xml:space="preserve"> </w:t>
      </w:r>
      <w:r>
        <w:rPr>
          <w:sz w:val="20"/>
          <w:szCs w:val="20"/>
        </w:rPr>
        <w:t>either</w:t>
      </w:r>
      <w:r>
        <w:rPr>
          <w:spacing w:val="-14"/>
          <w:sz w:val="20"/>
          <w:szCs w:val="20"/>
        </w:rPr>
        <w:t xml:space="preserve"> </w:t>
      </w:r>
      <w:r>
        <w:rPr>
          <w:sz w:val="20"/>
          <w:szCs w:val="20"/>
        </w:rPr>
        <w:t>independently</w:t>
      </w:r>
      <w:r>
        <w:rPr>
          <w:spacing w:val="-13"/>
          <w:sz w:val="20"/>
          <w:szCs w:val="20"/>
        </w:rPr>
        <w:t xml:space="preserve"> </w:t>
      </w:r>
      <w:r>
        <w:rPr>
          <w:sz w:val="20"/>
          <w:szCs w:val="20"/>
        </w:rPr>
        <w:t>or</w:t>
      </w:r>
      <w:r>
        <w:rPr>
          <w:spacing w:val="-14"/>
          <w:sz w:val="20"/>
          <w:szCs w:val="20"/>
        </w:rPr>
        <w:t xml:space="preserve"> </w:t>
      </w:r>
      <w:r>
        <w:rPr>
          <w:sz w:val="20"/>
          <w:szCs w:val="20"/>
        </w:rPr>
        <w:t>through</w:t>
      </w:r>
      <w:r>
        <w:rPr>
          <w:spacing w:val="-14"/>
          <w:sz w:val="20"/>
          <w:szCs w:val="20"/>
        </w:rPr>
        <w:t xml:space="preserve"> </w:t>
      </w:r>
      <w:r>
        <w:rPr>
          <w:sz w:val="20"/>
          <w:szCs w:val="20"/>
        </w:rPr>
        <w:t>a</w:t>
      </w:r>
      <w:r>
        <w:rPr>
          <w:spacing w:val="-14"/>
          <w:sz w:val="20"/>
          <w:szCs w:val="20"/>
        </w:rPr>
        <w:t xml:space="preserve"> </w:t>
      </w:r>
      <w:r>
        <w:rPr>
          <w:sz w:val="20"/>
          <w:szCs w:val="20"/>
        </w:rPr>
        <w:t xml:space="preserve">producer responsibility </w:t>
      </w:r>
      <w:proofErr w:type="gramStart"/>
      <w:r>
        <w:rPr>
          <w:sz w:val="20"/>
          <w:szCs w:val="20"/>
        </w:rPr>
        <w:t>organization;</w:t>
      </w:r>
      <w:proofErr w:type="gramEnd"/>
    </w:p>
    <w:p w14:paraId="08A11959" w14:textId="77777777" w:rsidR="00C811EF" w:rsidRDefault="00C811EF">
      <w:pPr>
        <w:pStyle w:val="BodyText"/>
        <w:kinsoku w:val="0"/>
        <w:overflowPunct w:val="0"/>
      </w:pPr>
    </w:p>
    <w:p w14:paraId="2756275A" w14:textId="77777777" w:rsidR="00C811EF" w:rsidRDefault="00C811EF">
      <w:pPr>
        <w:pStyle w:val="ListParagraph"/>
        <w:numPr>
          <w:ilvl w:val="1"/>
          <w:numId w:val="88"/>
        </w:numPr>
        <w:tabs>
          <w:tab w:val="left" w:pos="1440"/>
        </w:tabs>
        <w:kinsoku w:val="0"/>
        <w:overflowPunct w:val="0"/>
        <w:ind w:right="718"/>
        <w:rPr>
          <w:color w:val="000000"/>
          <w:sz w:val="20"/>
          <w:szCs w:val="20"/>
        </w:rPr>
      </w:pPr>
      <w:r>
        <w:rPr>
          <w:sz w:val="20"/>
          <w:szCs w:val="20"/>
        </w:rPr>
        <w:t xml:space="preserve">Manitoba’s product stewardship regulations under </w:t>
      </w:r>
      <w:r>
        <w:rPr>
          <w:i/>
          <w:iCs/>
          <w:sz w:val="20"/>
          <w:szCs w:val="20"/>
        </w:rPr>
        <w:t>The Waste Reduction and Prevention (WRAP) Act</w:t>
      </w:r>
      <w:r>
        <w:rPr>
          <w:sz w:val="20"/>
          <w:szCs w:val="20"/>
        </w:rPr>
        <w:t>, thirteen producer responsibility organizations (PROs) have been established to enhance material recycling in Manitoba.</w:t>
      </w:r>
      <w:r>
        <w:rPr>
          <w:spacing w:val="40"/>
          <w:sz w:val="20"/>
          <w:szCs w:val="20"/>
        </w:rPr>
        <w:t xml:space="preserve"> </w:t>
      </w:r>
      <w:r>
        <w:rPr>
          <w:sz w:val="20"/>
          <w:szCs w:val="20"/>
        </w:rPr>
        <w:t>You may be obligated to register as a steward depending on the PROs’</w:t>
      </w:r>
      <w:r>
        <w:rPr>
          <w:spacing w:val="-4"/>
          <w:sz w:val="20"/>
          <w:szCs w:val="20"/>
        </w:rPr>
        <w:t xml:space="preserve"> </w:t>
      </w:r>
      <w:r>
        <w:rPr>
          <w:sz w:val="20"/>
          <w:szCs w:val="20"/>
        </w:rPr>
        <w:t>mandated</w:t>
      </w:r>
      <w:r>
        <w:rPr>
          <w:spacing w:val="-3"/>
          <w:sz w:val="20"/>
          <w:szCs w:val="20"/>
        </w:rPr>
        <w:t xml:space="preserve"> </w:t>
      </w:r>
      <w:r>
        <w:rPr>
          <w:sz w:val="20"/>
          <w:szCs w:val="20"/>
        </w:rPr>
        <w:t>criteria.</w:t>
      </w:r>
      <w:r>
        <w:rPr>
          <w:spacing w:val="-3"/>
          <w:sz w:val="20"/>
          <w:szCs w:val="20"/>
        </w:rPr>
        <w:t xml:space="preserve"> </w:t>
      </w:r>
      <w:r>
        <w:rPr>
          <w:sz w:val="20"/>
          <w:szCs w:val="20"/>
        </w:rPr>
        <w:t>For</w:t>
      </w:r>
      <w:r>
        <w:rPr>
          <w:spacing w:val="-2"/>
          <w:sz w:val="20"/>
          <w:szCs w:val="20"/>
        </w:rPr>
        <w:t xml:space="preserve"> </w:t>
      </w:r>
      <w:r>
        <w:rPr>
          <w:sz w:val="20"/>
          <w:szCs w:val="20"/>
        </w:rPr>
        <w:t>example, the Packaging and Printed Paper</w:t>
      </w:r>
      <w:r>
        <w:rPr>
          <w:spacing w:val="-1"/>
          <w:sz w:val="20"/>
          <w:szCs w:val="20"/>
        </w:rPr>
        <w:t xml:space="preserve"> </w:t>
      </w:r>
      <w:r>
        <w:rPr>
          <w:sz w:val="20"/>
          <w:szCs w:val="20"/>
        </w:rPr>
        <w:t>Stewardship</w:t>
      </w:r>
      <w:r>
        <w:rPr>
          <w:spacing w:val="-3"/>
          <w:sz w:val="20"/>
          <w:szCs w:val="20"/>
        </w:rPr>
        <w:t xml:space="preserve"> </w:t>
      </w:r>
      <w:r>
        <w:rPr>
          <w:sz w:val="20"/>
          <w:szCs w:val="20"/>
        </w:rPr>
        <w:t>Regulation may affect any business that supplies, distributes or sells packaged products or printed paper in Manitoba.</w:t>
      </w:r>
      <w:r>
        <w:rPr>
          <w:spacing w:val="-7"/>
          <w:sz w:val="20"/>
          <w:szCs w:val="20"/>
        </w:rPr>
        <w:t xml:space="preserve"> </w:t>
      </w:r>
      <w:r>
        <w:rPr>
          <w:sz w:val="20"/>
          <w:szCs w:val="20"/>
        </w:rPr>
        <w:t>The</w:t>
      </w:r>
      <w:r>
        <w:rPr>
          <w:spacing w:val="-7"/>
          <w:sz w:val="20"/>
          <w:szCs w:val="20"/>
        </w:rPr>
        <w:t xml:space="preserve"> </w:t>
      </w:r>
      <w:r>
        <w:rPr>
          <w:sz w:val="20"/>
          <w:szCs w:val="20"/>
        </w:rPr>
        <w:t>regulation</w:t>
      </w:r>
      <w:r>
        <w:rPr>
          <w:spacing w:val="-7"/>
          <w:sz w:val="20"/>
          <w:szCs w:val="20"/>
        </w:rPr>
        <w:t xml:space="preserve"> </w:t>
      </w:r>
      <w:r>
        <w:rPr>
          <w:sz w:val="20"/>
          <w:szCs w:val="20"/>
        </w:rPr>
        <w:t>requires</w:t>
      </w:r>
      <w:r>
        <w:rPr>
          <w:spacing w:val="-6"/>
          <w:sz w:val="20"/>
          <w:szCs w:val="20"/>
        </w:rPr>
        <w:t xml:space="preserve"> </w:t>
      </w:r>
      <w:r>
        <w:rPr>
          <w:sz w:val="20"/>
          <w:szCs w:val="20"/>
        </w:rPr>
        <w:t>affected</w:t>
      </w:r>
      <w:r>
        <w:rPr>
          <w:spacing w:val="-7"/>
          <w:sz w:val="20"/>
          <w:szCs w:val="20"/>
        </w:rPr>
        <w:t xml:space="preserve"> </w:t>
      </w:r>
      <w:r>
        <w:rPr>
          <w:sz w:val="20"/>
          <w:szCs w:val="20"/>
        </w:rPr>
        <w:t>companies</w:t>
      </w:r>
      <w:r>
        <w:rPr>
          <w:spacing w:val="-6"/>
          <w:sz w:val="20"/>
          <w:szCs w:val="20"/>
        </w:rPr>
        <w:t xml:space="preserve"> </w:t>
      </w:r>
      <w:r>
        <w:rPr>
          <w:sz w:val="20"/>
          <w:szCs w:val="20"/>
        </w:rPr>
        <w:t>to</w:t>
      </w:r>
      <w:r>
        <w:rPr>
          <w:spacing w:val="-7"/>
          <w:sz w:val="20"/>
          <w:szCs w:val="20"/>
        </w:rPr>
        <w:t xml:space="preserve"> </w:t>
      </w:r>
      <w:r>
        <w:rPr>
          <w:sz w:val="20"/>
          <w:szCs w:val="20"/>
        </w:rPr>
        <w:t>register</w:t>
      </w:r>
      <w:r>
        <w:rPr>
          <w:spacing w:val="-6"/>
          <w:sz w:val="20"/>
          <w:szCs w:val="20"/>
        </w:rPr>
        <w:t xml:space="preserve"> </w:t>
      </w:r>
      <w:r>
        <w:rPr>
          <w:sz w:val="20"/>
          <w:szCs w:val="20"/>
        </w:rPr>
        <w:t>as</w:t>
      </w:r>
      <w:r>
        <w:rPr>
          <w:spacing w:val="-6"/>
          <w:sz w:val="20"/>
          <w:szCs w:val="20"/>
        </w:rPr>
        <w:t xml:space="preserve"> </w:t>
      </w:r>
      <w:r>
        <w:rPr>
          <w:sz w:val="20"/>
          <w:szCs w:val="20"/>
        </w:rPr>
        <w:t>product</w:t>
      </w:r>
      <w:r>
        <w:rPr>
          <w:spacing w:val="-7"/>
          <w:sz w:val="20"/>
          <w:szCs w:val="20"/>
        </w:rPr>
        <w:t xml:space="preserve"> </w:t>
      </w:r>
      <w:r>
        <w:rPr>
          <w:sz w:val="20"/>
          <w:szCs w:val="20"/>
        </w:rPr>
        <w:t>stewards</w:t>
      </w:r>
      <w:r>
        <w:rPr>
          <w:spacing w:val="-6"/>
          <w:sz w:val="20"/>
          <w:szCs w:val="20"/>
        </w:rPr>
        <w:t xml:space="preserve"> </w:t>
      </w:r>
      <w:r>
        <w:rPr>
          <w:sz w:val="20"/>
          <w:szCs w:val="20"/>
        </w:rPr>
        <w:t>and</w:t>
      </w:r>
      <w:r>
        <w:rPr>
          <w:spacing w:val="-7"/>
          <w:sz w:val="20"/>
          <w:szCs w:val="20"/>
        </w:rPr>
        <w:t xml:space="preserve"> </w:t>
      </w:r>
      <w:r>
        <w:rPr>
          <w:sz w:val="20"/>
          <w:szCs w:val="20"/>
        </w:rPr>
        <w:t>to</w:t>
      </w:r>
      <w:r>
        <w:rPr>
          <w:spacing w:val="-7"/>
          <w:sz w:val="20"/>
          <w:szCs w:val="20"/>
        </w:rPr>
        <w:t xml:space="preserve"> </w:t>
      </w:r>
      <w:r>
        <w:rPr>
          <w:sz w:val="20"/>
          <w:szCs w:val="20"/>
        </w:rPr>
        <w:t xml:space="preserve">remit fees that are used to cover up to 80% of the cost of municipal recycling programs. For more information contact Stewardship Manitoba at </w:t>
      </w:r>
      <w:hyperlink r:id="rId19" w:history="1">
        <w:r>
          <w:rPr>
            <w:color w:val="0000FF"/>
            <w:sz w:val="20"/>
            <w:szCs w:val="20"/>
            <w:u w:val="single"/>
          </w:rPr>
          <w:t>http://www.stewardshipmanitoba.org/</w:t>
        </w:r>
        <w:r>
          <w:rPr>
            <w:color w:val="000000"/>
            <w:sz w:val="20"/>
            <w:szCs w:val="20"/>
          </w:rPr>
          <w:t>;</w:t>
        </w:r>
      </w:hyperlink>
      <w:r>
        <w:rPr>
          <w:color w:val="000000"/>
          <w:sz w:val="20"/>
          <w:szCs w:val="20"/>
        </w:rPr>
        <w:t xml:space="preserve"> and</w:t>
      </w:r>
    </w:p>
    <w:p w14:paraId="2F306E21" w14:textId="6D8F3B6B" w:rsidR="00C811EF" w:rsidRDefault="00C811EF">
      <w:pPr>
        <w:pStyle w:val="ListParagraph"/>
        <w:numPr>
          <w:ilvl w:val="1"/>
          <w:numId w:val="88"/>
        </w:numPr>
        <w:tabs>
          <w:tab w:val="left" w:pos="1440"/>
        </w:tabs>
        <w:kinsoku w:val="0"/>
        <w:overflowPunct w:val="0"/>
        <w:spacing w:before="229"/>
        <w:ind w:right="718"/>
        <w:rPr>
          <w:color w:val="000000"/>
          <w:sz w:val="20"/>
          <w:szCs w:val="20"/>
        </w:rPr>
      </w:pPr>
      <w:r>
        <w:rPr>
          <w:sz w:val="20"/>
          <w:szCs w:val="20"/>
        </w:rPr>
        <w:t xml:space="preserve">COVID-19 Health and Safety Implementation - As a result of the COVID-19 Pandemic, federal, provincial and municipal governments may mandate implementation of new health and safety measures, including new requirements for the safe operation of your </w:t>
      </w:r>
      <w:del w:id="520" w:author="Matthew Levine" w:date="2025-06-06T13:34:00Z" w16du:dateUtc="2025-06-06T17:34:00Z">
        <w:r w:rsidDel="00E43AE1">
          <w:rPr>
            <w:sz w:val="20"/>
            <w:szCs w:val="20"/>
          </w:rPr>
          <w:delText>Studio</w:delText>
        </w:r>
      </w:del>
      <w:ins w:id="521" w:author="Matthew Levine" w:date="2025-06-06T13:34:00Z" w16du:dateUtc="2025-06-06T17:34:00Z">
        <w:r w:rsidR="00E43AE1">
          <w:rPr>
            <w:sz w:val="20"/>
            <w:szCs w:val="20"/>
          </w:rPr>
          <w:t>[Premise Café]</w:t>
        </w:r>
      </w:ins>
      <w:r>
        <w:rPr>
          <w:sz w:val="20"/>
          <w:szCs w:val="20"/>
        </w:rPr>
        <w:t>, such as social distancing requirements and mandatory protective gear to be worn by your employees.</w:t>
      </w:r>
    </w:p>
    <w:p w14:paraId="6FFDB7EF" w14:textId="77777777" w:rsidR="00C811EF" w:rsidRDefault="00C811EF">
      <w:pPr>
        <w:pStyle w:val="BodyText"/>
        <w:kinsoku w:val="0"/>
        <w:overflowPunct w:val="0"/>
      </w:pPr>
    </w:p>
    <w:p w14:paraId="738644C1" w14:textId="77777777" w:rsidR="00C811EF" w:rsidRDefault="00C811EF">
      <w:pPr>
        <w:pStyle w:val="ListParagraph"/>
        <w:numPr>
          <w:ilvl w:val="1"/>
          <w:numId w:val="88"/>
        </w:numPr>
        <w:tabs>
          <w:tab w:val="left" w:pos="1438"/>
        </w:tabs>
        <w:kinsoku w:val="0"/>
        <w:overflowPunct w:val="0"/>
        <w:ind w:left="1438" w:hanging="358"/>
        <w:jc w:val="left"/>
        <w:rPr>
          <w:color w:val="000000"/>
          <w:spacing w:val="-2"/>
          <w:sz w:val="20"/>
          <w:szCs w:val="20"/>
        </w:rPr>
      </w:pPr>
      <w:r>
        <w:rPr>
          <w:sz w:val="20"/>
          <w:szCs w:val="20"/>
        </w:rPr>
        <w:t>Such</w:t>
      </w:r>
      <w:r>
        <w:rPr>
          <w:spacing w:val="-7"/>
          <w:sz w:val="20"/>
          <w:szCs w:val="20"/>
        </w:rPr>
        <w:t xml:space="preserve"> </w:t>
      </w:r>
      <w:r>
        <w:rPr>
          <w:sz w:val="20"/>
          <w:szCs w:val="20"/>
        </w:rPr>
        <w:t>other</w:t>
      </w:r>
      <w:r>
        <w:rPr>
          <w:spacing w:val="-3"/>
          <w:sz w:val="20"/>
          <w:szCs w:val="20"/>
        </w:rPr>
        <w:t xml:space="preserve"> </w:t>
      </w:r>
      <w:r>
        <w:rPr>
          <w:sz w:val="20"/>
          <w:szCs w:val="20"/>
        </w:rPr>
        <w:t>legislation</w:t>
      </w:r>
      <w:r>
        <w:rPr>
          <w:spacing w:val="-6"/>
          <w:sz w:val="20"/>
          <w:szCs w:val="20"/>
        </w:rPr>
        <w:t xml:space="preserve"> </w:t>
      </w:r>
      <w:r>
        <w:rPr>
          <w:sz w:val="20"/>
          <w:szCs w:val="20"/>
        </w:rPr>
        <w:t>comparable</w:t>
      </w:r>
      <w:r>
        <w:rPr>
          <w:spacing w:val="-7"/>
          <w:sz w:val="20"/>
          <w:szCs w:val="20"/>
        </w:rPr>
        <w:t xml:space="preserve"> </w:t>
      </w:r>
      <w:r>
        <w:rPr>
          <w:sz w:val="20"/>
          <w:szCs w:val="20"/>
        </w:rPr>
        <w:t>to</w:t>
      </w:r>
      <w:r>
        <w:rPr>
          <w:spacing w:val="-6"/>
          <w:sz w:val="20"/>
          <w:szCs w:val="20"/>
        </w:rPr>
        <w:t xml:space="preserve"> </w:t>
      </w:r>
      <w:r>
        <w:rPr>
          <w:sz w:val="20"/>
          <w:szCs w:val="20"/>
        </w:rPr>
        <w:t>the</w:t>
      </w:r>
      <w:r>
        <w:rPr>
          <w:spacing w:val="-6"/>
          <w:sz w:val="20"/>
          <w:szCs w:val="20"/>
        </w:rPr>
        <w:t xml:space="preserve"> </w:t>
      </w:r>
      <w:r>
        <w:rPr>
          <w:sz w:val="20"/>
          <w:szCs w:val="20"/>
        </w:rPr>
        <w:t>above</w:t>
      </w:r>
      <w:r>
        <w:rPr>
          <w:spacing w:val="-7"/>
          <w:sz w:val="20"/>
          <w:szCs w:val="20"/>
        </w:rPr>
        <w:t xml:space="preserve"> </w:t>
      </w:r>
      <w:r>
        <w:rPr>
          <w:sz w:val="20"/>
          <w:szCs w:val="20"/>
        </w:rPr>
        <w:t>as</w:t>
      </w:r>
      <w:r>
        <w:rPr>
          <w:spacing w:val="-4"/>
          <w:sz w:val="20"/>
          <w:szCs w:val="20"/>
        </w:rPr>
        <w:t xml:space="preserve"> </w:t>
      </w:r>
      <w:r>
        <w:rPr>
          <w:sz w:val="20"/>
          <w:szCs w:val="20"/>
        </w:rPr>
        <w:t>may</w:t>
      </w:r>
      <w:r>
        <w:rPr>
          <w:spacing w:val="-5"/>
          <w:sz w:val="20"/>
          <w:szCs w:val="20"/>
        </w:rPr>
        <w:t xml:space="preserve"> </w:t>
      </w:r>
      <w:r>
        <w:rPr>
          <w:sz w:val="20"/>
          <w:szCs w:val="20"/>
        </w:rPr>
        <w:t>exist</w:t>
      </w:r>
      <w:r>
        <w:rPr>
          <w:spacing w:val="-6"/>
          <w:sz w:val="20"/>
          <w:szCs w:val="20"/>
        </w:rPr>
        <w:t xml:space="preserve"> </w:t>
      </w:r>
      <w:r>
        <w:rPr>
          <w:sz w:val="20"/>
          <w:szCs w:val="20"/>
        </w:rPr>
        <w:t>in</w:t>
      </w:r>
      <w:r>
        <w:rPr>
          <w:spacing w:val="-5"/>
          <w:sz w:val="20"/>
          <w:szCs w:val="20"/>
        </w:rPr>
        <w:t xml:space="preserve"> </w:t>
      </w:r>
      <w:r>
        <w:rPr>
          <w:sz w:val="20"/>
          <w:szCs w:val="20"/>
        </w:rPr>
        <w:t>the</w:t>
      </w:r>
      <w:r>
        <w:rPr>
          <w:spacing w:val="-5"/>
          <w:sz w:val="20"/>
          <w:szCs w:val="20"/>
        </w:rPr>
        <w:t xml:space="preserve"> </w:t>
      </w:r>
      <w:r>
        <w:rPr>
          <w:sz w:val="20"/>
          <w:szCs w:val="20"/>
        </w:rPr>
        <w:t>other</w:t>
      </w:r>
      <w:r>
        <w:rPr>
          <w:spacing w:val="-5"/>
          <w:sz w:val="20"/>
          <w:szCs w:val="20"/>
        </w:rPr>
        <w:t xml:space="preserve"> </w:t>
      </w:r>
      <w:r>
        <w:rPr>
          <w:sz w:val="20"/>
          <w:szCs w:val="20"/>
        </w:rPr>
        <w:t>Provinces</w:t>
      </w:r>
      <w:r>
        <w:rPr>
          <w:spacing w:val="-6"/>
          <w:sz w:val="20"/>
          <w:szCs w:val="20"/>
        </w:rPr>
        <w:t xml:space="preserve"> </w:t>
      </w:r>
      <w:r>
        <w:rPr>
          <w:sz w:val="20"/>
          <w:szCs w:val="20"/>
        </w:rPr>
        <w:t>of</w:t>
      </w:r>
      <w:r>
        <w:rPr>
          <w:spacing w:val="-6"/>
          <w:sz w:val="20"/>
          <w:szCs w:val="20"/>
        </w:rPr>
        <w:t xml:space="preserve"> </w:t>
      </w:r>
      <w:r>
        <w:rPr>
          <w:spacing w:val="-2"/>
          <w:sz w:val="20"/>
          <w:szCs w:val="20"/>
        </w:rPr>
        <w:t>Canada.</w:t>
      </w:r>
    </w:p>
    <w:p w14:paraId="0108A6EA" w14:textId="77777777" w:rsidR="00C811EF" w:rsidRDefault="00C811EF">
      <w:pPr>
        <w:pStyle w:val="BodyText"/>
        <w:kinsoku w:val="0"/>
        <w:overflowPunct w:val="0"/>
      </w:pPr>
    </w:p>
    <w:p w14:paraId="43F809CB" w14:textId="50D0B576" w:rsidR="00C811EF" w:rsidRDefault="00C811EF">
      <w:pPr>
        <w:pStyle w:val="BodyText"/>
        <w:kinsoku w:val="0"/>
        <w:overflowPunct w:val="0"/>
        <w:spacing w:before="1"/>
        <w:ind w:left="720" w:right="720"/>
        <w:jc w:val="both"/>
      </w:pPr>
      <w:r>
        <w:t>In</w:t>
      </w:r>
      <w:r>
        <w:rPr>
          <w:spacing w:val="-2"/>
        </w:rPr>
        <w:t xml:space="preserve"> </w:t>
      </w:r>
      <w:r>
        <w:t>addition,</w:t>
      </w:r>
      <w:r>
        <w:rPr>
          <w:spacing w:val="-2"/>
        </w:rPr>
        <w:t xml:space="preserve"> </w:t>
      </w:r>
      <w:r>
        <w:t>if your</w:t>
      </w:r>
      <w:r>
        <w:rPr>
          <w:spacing w:val="-1"/>
        </w:rPr>
        <w:t xml:space="preserve"> </w:t>
      </w:r>
      <w:del w:id="522" w:author="Matthew Levine" w:date="2025-06-06T13:34:00Z" w16du:dateUtc="2025-06-06T17:34:00Z">
        <w:r w:rsidDel="00E43AE1">
          <w:delText>Studio</w:delText>
        </w:r>
      </w:del>
      <w:ins w:id="523" w:author="Matthew Levine" w:date="2025-06-06T13:34:00Z" w16du:dateUtc="2025-06-06T17:34:00Z">
        <w:r w:rsidR="00E43AE1">
          <w:t>[Premise Café]</w:t>
        </w:r>
      </w:ins>
      <w:r>
        <w:t xml:space="preserve"> is situated in</w:t>
      </w:r>
      <w:r>
        <w:rPr>
          <w:spacing w:val="-2"/>
        </w:rPr>
        <w:t xml:space="preserve"> </w:t>
      </w:r>
      <w:r>
        <w:t>the Province of Ontario, you</w:t>
      </w:r>
      <w:r>
        <w:rPr>
          <w:spacing w:val="-2"/>
        </w:rPr>
        <w:t xml:space="preserve"> </w:t>
      </w:r>
      <w:r>
        <w:t>should</w:t>
      </w:r>
      <w:r>
        <w:rPr>
          <w:spacing w:val="-2"/>
        </w:rPr>
        <w:t xml:space="preserve"> </w:t>
      </w:r>
      <w:r>
        <w:t>contact</w:t>
      </w:r>
      <w:r>
        <w:rPr>
          <w:spacing w:val="-2"/>
        </w:rPr>
        <w:t xml:space="preserve"> </w:t>
      </w:r>
      <w:r>
        <w:t>your</w:t>
      </w:r>
      <w:r>
        <w:rPr>
          <w:spacing w:val="-1"/>
        </w:rPr>
        <w:t xml:space="preserve"> </w:t>
      </w:r>
      <w:r>
        <w:t>local</w:t>
      </w:r>
      <w:r>
        <w:rPr>
          <w:spacing w:val="-3"/>
        </w:rPr>
        <w:t xml:space="preserve"> </w:t>
      </w:r>
      <w:r>
        <w:t>office</w:t>
      </w:r>
      <w:r>
        <w:rPr>
          <w:spacing w:val="-2"/>
        </w:rPr>
        <w:t xml:space="preserve"> </w:t>
      </w:r>
      <w:r>
        <w:t xml:space="preserve">for the Ministry of </w:t>
      </w:r>
      <w:proofErr w:type="spellStart"/>
      <w:r>
        <w:t>Labour</w:t>
      </w:r>
      <w:proofErr w:type="spellEnd"/>
      <w:r>
        <w:t xml:space="preserve"> and Employment Standards (or if you are in another Province, such other applicable government office) to obtain information regarding employment standards, including matters such as overtime, termination, and vacation pay.</w:t>
      </w:r>
    </w:p>
    <w:p w14:paraId="1D9C7FB9" w14:textId="77777777" w:rsidR="00C811EF" w:rsidRDefault="00C811EF">
      <w:pPr>
        <w:pStyle w:val="BodyText"/>
        <w:kinsoku w:val="0"/>
        <w:overflowPunct w:val="0"/>
        <w:spacing w:before="229"/>
        <w:ind w:left="720" w:right="718"/>
        <w:jc w:val="both"/>
        <w:rPr>
          <w:spacing w:val="-2"/>
        </w:rPr>
      </w:pPr>
      <w:r>
        <w:t>We</w:t>
      </w:r>
      <w:r>
        <w:rPr>
          <w:spacing w:val="-4"/>
        </w:rPr>
        <w:t xml:space="preserve"> </w:t>
      </w:r>
      <w:r>
        <w:t>further</w:t>
      </w:r>
      <w:r>
        <w:rPr>
          <w:spacing w:val="-5"/>
        </w:rPr>
        <w:t xml:space="preserve"> </w:t>
      </w:r>
      <w:r>
        <w:t>note</w:t>
      </w:r>
      <w:r>
        <w:rPr>
          <w:spacing w:val="-7"/>
        </w:rPr>
        <w:t xml:space="preserve"> </w:t>
      </w:r>
      <w:r>
        <w:t>that</w:t>
      </w:r>
      <w:r>
        <w:rPr>
          <w:spacing w:val="-4"/>
        </w:rPr>
        <w:t xml:space="preserve"> </w:t>
      </w:r>
      <w:r>
        <w:t>the</w:t>
      </w:r>
      <w:r>
        <w:rPr>
          <w:spacing w:val="-7"/>
        </w:rPr>
        <w:t xml:space="preserve"> </w:t>
      </w:r>
      <w:r>
        <w:t>federal</w:t>
      </w:r>
      <w:r>
        <w:rPr>
          <w:spacing w:val="-5"/>
        </w:rPr>
        <w:t xml:space="preserve"> </w:t>
      </w:r>
      <w:r>
        <w:t>government</w:t>
      </w:r>
      <w:r>
        <w:rPr>
          <w:spacing w:val="-4"/>
        </w:rPr>
        <w:t xml:space="preserve"> </w:t>
      </w:r>
      <w:r>
        <w:t>and</w:t>
      </w:r>
      <w:r>
        <w:rPr>
          <w:spacing w:val="-7"/>
        </w:rPr>
        <w:t xml:space="preserve"> </w:t>
      </w:r>
      <w:r>
        <w:t>various</w:t>
      </w:r>
      <w:r>
        <w:rPr>
          <w:spacing w:val="-5"/>
        </w:rPr>
        <w:t xml:space="preserve"> </w:t>
      </w:r>
      <w:r>
        <w:t>provincial</w:t>
      </w:r>
      <w:r>
        <w:rPr>
          <w:spacing w:val="-5"/>
        </w:rPr>
        <w:t xml:space="preserve"> </w:t>
      </w:r>
      <w:r>
        <w:t>governments</w:t>
      </w:r>
      <w:r>
        <w:rPr>
          <w:spacing w:val="-5"/>
        </w:rPr>
        <w:t xml:space="preserve"> </w:t>
      </w:r>
      <w:r>
        <w:t>across</w:t>
      </w:r>
      <w:r>
        <w:rPr>
          <w:spacing w:val="-5"/>
        </w:rPr>
        <w:t xml:space="preserve"> </w:t>
      </w:r>
      <w:r>
        <w:t>Canada,</w:t>
      </w:r>
      <w:r>
        <w:rPr>
          <w:spacing w:val="-4"/>
        </w:rPr>
        <w:t xml:space="preserve"> </w:t>
      </w:r>
      <w:r>
        <w:t>including Ontario,</w:t>
      </w:r>
      <w:r>
        <w:rPr>
          <w:spacing w:val="-8"/>
        </w:rPr>
        <w:t xml:space="preserve"> </w:t>
      </w:r>
      <w:r>
        <w:t>previously</w:t>
      </w:r>
      <w:r>
        <w:rPr>
          <w:spacing w:val="-9"/>
        </w:rPr>
        <w:t xml:space="preserve"> </w:t>
      </w:r>
      <w:r>
        <w:t>declared</w:t>
      </w:r>
      <w:r>
        <w:rPr>
          <w:spacing w:val="-10"/>
        </w:rPr>
        <w:t xml:space="preserve"> </w:t>
      </w:r>
      <w:r>
        <w:t>(now</w:t>
      </w:r>
      <w:r>
        <w:rPr>
          <w:spacing w:val="-7"/>
        </w:rPr>
        <w:t xml:space="preserve"> </w:t>
      </w:r>
      <w:r>
        <w:t>lifted)</w:t>
      </w:r>
      <w:r>
        <w:rPr>
          <w:spacing w:val="-9"/>
        </w:rPr>
        <w:t xml:space="preserve"> </w:t>
      </w:r>
      <w:r>
        <w:t>states</w:t>
      </w:r>
      <w:r>
        <w:rPr>
          <w:spacing w:val="-9"/>
        </w:rPr>
        <w:t xml:space="preserve"> </w:t>
      </w:r>
      <w:r>
        <w:t>of</w:t>
      </w:r>
      <w:r>
        <w:rPr>
          <w:spacing w:val="-10"/>
        </w:rPr>
        <w:t xml:space="preserve"> </w:t>
      </w:r>
      <w:r>
        <w:t>emergency</w:t>
      </w:r>
      <w:r>
        <w:rPr>
          <w:spacing w:val="-8"/>
        </w:rPr>
        <w:t xml:space="preserve"> </w:t>
      </w:r>
      <w:r>
        <w:t>due</w:t>
      </w:r>
      <w:r>
        <w:rPr>
          <w:spacing w:val="-8"/>
        </w:rPr>
        <w:t xml:space="preserve"> </w:t>
      </w:r>
      <w:r>
        <w:t>to</w:t>
      </w:r>
      <w:r>
        <w:rPr>
          <w:spacing w:val="-10"/>
        </w:rPr>
        <w:t xml:space="preserve"> </w:t>
      </w:r>
      <w:r>
        <w:t>the</w:t>
      </w:r>
      <w:r>
        <w:rPr>
          <w:spacing w:val="-10"/>
        </w:rPr>
        <w:t xml:space="preserve"> </w:t>
      </w:r>
      <w:r>
        <w:t>COVID-19</w:t>
      </w:r>
      <w:r>
        <w:rPr>
          <w:spacing w:val="-8"/>
        </w:rPr>
        <w:t xml:space="preserve"> </w:t>
      </w:r>
      <w:r>
        <w:t>pandemic.</w:t>
      </w:r>
      <w:r>
        <w:rPr>
          <w:spacing w:val="-10"/>
        </w:rPr>
        <w:t xml:space="preserve"> </w:t>
      </w:r>
      <w:r>
        <w:t>Accordingly, we</w:t>
      </w:r>
      <w:r>
        <w:rPr>
          <w:spacing w:val="-2"/>
        </w:rPr>
        <w:t xml:space="preserve"> </w:t>
      </w:r>
      <w:r>
        <w:t>encourage</w:t>
      </w:r>
      <w:r>
        <w:rPr>
          <w:spacing w:val="-2"/>
        </w:rPr>
        <w:t xml:space="preserve"> </w:t>
      </w:r>
      <w:r>
        <w:t>you to</w:t>
      </w:r>
      <w:r>
        <w:rPr>
          <w:spacing w:val="-2"/>
        </w:rPr>
        <w:t xml:space="preserve"> </w:t>
      </w:r>
      <w:r>
        <w:t>stay informed</w:t>
      </w:r>
      <w:r>
        <w:rPr>
          <w:spacing w:val="-2"/>
        </w:rPr>
        <w:t xml:space="preserve"> </w:t>
      </w:r>
      <w:r>
        <w:t>of any new applicable legislation and to</w:t>
      </w:r>
      <w:r>
        <w:rPr>
          <w:spacing w:val="-2"/>
        </w:rPr>
        <w:t xml:space="preserve"> </w:t>
      </w:r>
      <w:r>
        <w:t>consult</w:t>
      </w:r>
      <w:r>
        <w:rPr>
          <w:spacing w:val="-2"/>
        </w:rPr>
        <w:t xml:space="preserve"> </w:t>
      </w:r>
      <w:r>
        <w:t>with</w:t>
      </w:r>
      <w:r>
        <w:rPr>
          <w:spacing w:val="-2"/>
        </w:rPr>
        <w:t xml:space="preserve"> </w:t>
      </w:r>
      <w:r>
        <w:t xml:space="preserve">your lawyers and other professionals to better assess the viability of the investments contemplated by this Disclosure </w:t>
      </w:r>
      <w:r>
        <w:rPr>
          <w:spacing w:val="-2"/>
        </w:rPr>
        <w:t>Document.</w:t>
      </w:r>
    </w:p>
    <w:p w14:paraId="17DCAC62" w14:textId="77777777" w:rsidR="00C811EF" w:rsidRDefault="00C811EF">
      <w:pPr>
        <w:pStyle w:val="BodyText"/>
        <w:kinsoku w:val="0"/>
        <w:overflowPunct w:val="0"/>
        <w:spacing w:before="229"/>
        <w:ind w:left="720" w:right="718"/>
        <w:jc w:val="both"/>
        <w:rPr>
          <w:spacing w:val="-2"/>
        </w:rPr>
        <w:sectPr w:rsidR="00C811EF">
          <w:pgSz w:w="12240" w:h="15840"/>
          <w:pgMar w:top="400" w:right="720" w:bottom="1440" w:left="720" w:header="200" w:footer="1257" w:gutter="0"/>
          <w:cols w:space="720"/>
          <w:noEndnote/>
        </w:sectPr>
      </w:pPr>
    </w:p>
    <w:p w14:paraId="07CDECB8" w14:textId="77777777" w:rsidR="00C811EF" w:rsidRDefault="00C811EF">
      <w:pPr>
        <w:pStyle w:val="BodyText"/>
        <w:kinsoku w:val="0"/>
        <w:overflowPunct w:val="0"/>
      </w:pPr>
    </w:p>
    <w:p w14:paraId="01FEFC67" w14:textId="77777777" w:rsidR="00C811EF" w:rsidRDefault="00C811EF">
      <w:pPr>
        <w:pStyle w:val="BodyText"/>
        <w:kinsoku w:val="0"/>
        <w:overflowPunct w:val="0"/>
      </w:pPr>
    </w:p>
    <w:p w14:paraId="2E25BFAE" w14:textId="77777777" w:rsidR="00C811EF" w:rsidRDefault="00C811EF">
      <w:pPr>
        <w:pStyle w:val="BodyText"/>
        <w:kinsoku w:val="0"/>
        <w:overflowPunct w:val="0"/>
      </w:pPr>
    </w:p>
    <w:p w14:paraId="79373BE5" w14:textId="77777777" w:rsidR="00C811EF" w:rsidRDefault="00C811EF">
      <w:pPr>
        <w:pStyle w:val="BodyText"/>
        <w:kinsoku w:val="0"/>
        <w:overflowPunct w:val="0"/>
        <w:spacing w:before="119"/>
      </w:pPr>
    </w:p>
    <w:p w14:paraId="5701AE2F" w14:textId="77777777" w:rsidR="00C811EF" w:rsidRDefault="00C811EF">
      <w:pPr>
        <w:pStyle w:val="Heading7"/>
        <w:kinsoku w:val="0"/>
        <w:overflowPunct w:val="0"/>
        <w:ind w:right="1"/>
        <w:rPr>
          <w:spacing w:val="-2"/>
        </w:rPr>
      </w:pPr>
      <w:bookmarkStart w:id="524" w:name="ITEM_24_-_INSURANCE"/>
      <w:bookmarkEnd w:id="524"/>
      <w:r>
        <w:t>ITEM</w:t>
      </w:r>
      <w:r>
        <w:rPr>
          <w:spacing w:val="-3"/>
        </w:rPr>
        <w:t xml:space="preserve"> </w:t>
      </w:r>
      <w:r>
        <w:t>24</w:t>
      </w:r>
      <w:r>
        <w:rPr>
          <w:spacing w:val="-5"/>
        </w:rPr>
        <w:t xml:space="preserve"> </w:t>
      </w:r>
      <w:r>
        <w:t>-</w:t>
      </w:r>
      <w:r>
        <w:rPr>
          <w:spacing w:val="-3"/>
        </w:rPr>
        <w:t xml:space="preserve"> </w:t>
      </w:r>
      <w:r>
        <w:rPr>
          <w:spacing w:val="-2"/>
        </w:rPr>
        <w:t>INSURANCE</w:t>
      </w:r>
    </w:p>
    <w:p w14:paraId="768433C9" w14:textId="77777777" w:rsidR="00C811EF" w:rsidRDefault="00C811EF">
      <w:pPr>
        <w:pStyle w:val="BodyText"/>
        <w:kinsoku w:val="0"/>
        <w:overflowPunct w:val="0"/>
        <w:spacing w:before="229"/>
        <w:ind w:left="720" w:right="721"/>
        <w:jc w:val="both"/>
      </w:pPr>
      <w:r>
        <w:t>You</w:t>
      </w:r>
      <w:r>
        <w:rPr>
          <w:spacing w:val="-3"/>
        </w:rPr>
        <w:t xml:space="preserve"> </w:t>
      </w:r>
      <w:r>
        <w:t>agree</w:t>
      </w:r>
      <w:r>
        <w:rPr>
          <w:spacing w:val="-3"/>
        </w:rPr>
        <w:t xml:space="preserve"> </w:t>
      </w:r>
      <w:r>
        <w:t>to</w:t>
      </w:r>
      <w:r>
        <w:rPr>
          <w:spacing w:val="-3"/>
        </w:rPr>
        <w:t xml:space="preserve"> </w:t>
      </w:r>
      <w:r>
        <w:t>purchase</w:t>
      </w:r>
      <w:r>
        <w:rPr>
          <w:spacing w:val="-3"/>
        </w:rPr>
        <w:t xml:space="preserve"> </w:t>
      </w:r>
      <w:r>
        <w:t>and</w:t>
      </w:r>
      <w:r>
        <w:rPr>
          <w:spacing w:val="-1"/>
        </w:rPr>
        <w:t xml:space="preserve"> </w:t>
      </w:r>
      <w:r>
        <w:t>continuously</w:t>
      </w:r>
      <w:r>
        <w:rPr>
          <w:spacing w:val="-1"/>
        </w:rPr>
        <w:t xml:space="preserve"> </w:t>
      </w:r>
      <w:r>
        <w:t>maintain,</w:t>
      </w:r>
      <w:r>
        <w:rPr>
          <w:spacing w:val="-3"/>
        </w:rPr>
        <w:t xml:space="preserve"> </w:t>
      </w:r>
      <w:r>
        <w:t>at</w:t>
      </w:r>
      <w:r>
        <w:rPr>
          <w:spacing w:val="-3"/>
        </w:rPr>
        <w:t xml:space="preserve"> </w:t>
      </w:r>
      <w:r>
        <w:t>a minimum,</w:t>
      </w:r>
      <w:r>
        <w:rPr>
          <w:spacing w:val="-3"/>
        </w:rPr>
        <w:t xml:space="preserve"> </w:t>
      </w:r>
      <w:r>
        <w:t>the</w:t>
      </w:r>
      <w:r>
        <w:rPr>
          <w:spacing w:val="-3"/>
        </w:rPr>
        <w:t xml:space="preserve"> </w:t>
      </w:r>
      <w:r>
        <w:t>following</w:t>
      </w:r>
      <w:r>
        <w:rPr>
          <w:spacing w:val="-3"/>
        </w:rPr>
        <w:t xml:space="preserve"> </w:t>
      </w:r>
      <w:r>
        <w:t>insurance</w:t>
      </w:r>
      <w:r>
        <w:rPr>
          <w:spacing w:val="-3"/>
        </w:rPr>
        <w:t xml:space="preserve"> </w:t>
      </w:r>
      <w:r>
        <w:t>coverage during the Term of the Franchise Agreement:</w:t>
      </w:r>
    </w:p>
    <w:p w14:paraId="48C3A9BE" w14:textId="77777777" w:rsidR="00C811EF" w:rsidRDefault="00C811EF">
      <w:pPr>
        <w:pStyle w:val="BodyText"/>
        <w:kinsoku w:val="0"/>
        <w:overflowPunct w:val="0"/>
        <w:spacing w:before="1"/>
      </w:pPr>
    </w:p>
    <w:p w14:paraId="1553C474" w14:textId="77777777" w:rsidR="00C811EF" w:rsidRDefault="00C811EF">
      <w:pPr>
        <w:pStyle w:val="ListParagraph"/>
        <w:numPr>
          <w:ilvl w:val="2"/>
          <w:numId w:val="88"/>
        </w:numPr>
        <w:tabs>
          <w:tab w:val="left" w:pos="1852"/>
        </w:tabs>
        <w:kinsoku w:val="0"/>
        <w:overflowPunct w:val="0"/>
        <w:ind w:right="720"/>
        <w:rPr>
          <w:sz w:val="20"/>
          <w:szCs w:val="20"/>
        </w:rPr>
      </w:pPr>
      <w:r>
        <w:rPr>
          <w:sz w:val="20"/>
          <w:szCs w:val="20"/>
        </w:rPr>
        <w:t>Insurance on your inventory, fixtures, furniture, equipment and wares in an amount equal to not less than the actual cash value replacement thereof with coverage against all risks, on a broad form basis.</w:t>
      </w:r>
    </w:p>
    <w:p w14:paraId="49A4553B" w14:textId="77777777" w:rsidR="00C811EF" w:rsidRDefault="00C811EF">
      <w:pPr>
        <w:pStyle w:val="ListParagraph"/>
        <w:numPr>
          <w:ilvl w:val="2"/>
          <w:numId w:val="88"/>
        </w:numPr>
        <w:tabs>
          <w:tab w:val="left" w:pos="1852"/>
        </w:tabs>
        <w:kinsoku w:val="0"/>
        <w:overflowPunct w:val="0"/>
        <w:spacing w:before="230"/>
        <w:ind w:right="720"/>
        <w:rPr>
          <w:sz w:val="20"/>
          <w:szCs w:val="20"/>
        </w:rPr>
      </w:pPr>
      <w:r>
        <w:rPr>
          <w:sz w:val="20"/>
          <w:szCs w:val="20"/>
        </w:rPr>
        <w:t>Commercial</w:t>
      </w:r>
      <w:r>
        <w:rPr>
          <w:spacing w:val="-13"/>
          <w:sz w:val="20"/>
          <w:szCs w:val="20"/>
        </w:rPr>
        <w:t xml:space="preserve"> </w:t>
      </w:r>
      <w:r>
        <w:rPr>
          <w:sz w:val="20"/>
          <w:szCs w:val="20"/>
        </w:rPr>
        <w:t>general</w:t>
      </w:r>
      <w:r>
        <w:rPr>
          <w:spacing w:val="-11"/>
          <w:sz w:val="20"/>
          <w:szCs w:val="20"/>
        </w:rPr>
        <w:t xml:space="preserve"> </w:t>
      </w:r>
      <w:r>
        <w:rPr>
          <w:sz w:val="20"/>
          <w:szCs w:val="20"/>
        </w:rPr>
        <w:t>liability</w:t>
      </w:r>
      <w:r>
        <w:rPr>
          <w:spacing w:val="-11"/>
          <w:sz w:val="20"/>
          <w:szCs w:val="20"/>
        </w:rPr>
        <w:t xml:space="preserve"> </w:t>
      </w:r>
      <w:r>
        <w:rPr>
          <w:sz w:val="20"/>
          <w:szCs w:val="20"/>
        </w:rPr>
        <w:t>and</w:t>
      </w:r>
      <w:r>
        <w:rPr>
          <w:spacing w:val="-10"/>
          <w:sz w:val="20"/>
          <w:szCs w:val="20"/>
        </w:rPr>
        <w:t xml:space="preserve"> </w:t>
      </w:r>
      <w:r>
        <w:rPr>
          <w:sz w:val="20"/>
          <w:szCs w:val="20"/>
        </w:rPr>
        <w:t>property</w:t>
      </w:r>
      <w:r>
        <w:rPr>
          <w:spacing w:val="-11"/>
          <w:sz w:val="20"/>
          <w:szCs w:val="20"/>
        </w:rPr>
        <w:t xml:space="preserve"> </w:t>
      </w:r>
      <w:r>
        <w:rPr>
          <w:sz w:val="20"/>
          <w:szCs w:val="20"/>
        </w:rPr>
        <w:t>damage</w:t>
      </w:r>
      <w:r>
        <w:rPr>
          <w:spacing w:val="-10"/>
          <w:sz w:val="20"/>
          <w:szCs w:val="20"/>
        </w:rPr>
        <w:t xml:space="preserve"> </w:t>
      </w:r>
      <w:r>
        <w:rPr>
          <w:sz w:val="20"/>
          <w:szCs w:val="20"/>
        </w:rPr>
        <w:t>insurance,</w:t>
      </w:r>
      <w:r>
        <w:rPr>
          <w:spacing w:val="-10"/>
          <w:sz w:val="20"/>
          <w:szCs w:val="20"/>
        </w:rPr>
        <w:t xml:space="preserve"> </w:t>
      </w:r>
      <w:r>
        <w:rPr>
          <w:sz w:val="20"/>
          <w:szCs w:val="20"/>
        </w:rPr>
        <w:t>including</w:t>
      </w:r>
      <w:r>
        <w:rPr>
          <w:spacing w:val="-10"/>
          <w:sz w:val="20"/>
          <w:szCs w:val="20"/>
        </w:rPr>
        <w:t xml:space="preserve"> </w:t>
      </w:r>
      <w:r>
        <w:rPr>
          <w:sz w:val="20"/>
          <w:szCs w:val="20"/>
        </w:rPr>
        <w:t>personal</w:t>
      </w:r>
      <w:r>
        <w:rPr>
          <w:spacing w:val="-11"/>
          <w:sz w:val="20"/>
          <w:szCs w:val="20"/>
        </w:rPr>
        <w:t xml:space="preserve"> </w:t>
      </w:r>
      <w:r>
        <w:rPr>
          <w:sz w:val="20"/>
          <w:szCs w:val="20"/>
        </w:rPr>
        <w:t>injury</w:t>
      </w:r>
      <w:r>
        <w:rPr>
          <w:spacing w:val="-11"/>
          <w:sz w:val="20"/>
          <w:szCs w:val="20"/>
        </w:rPr>
        <w:t xml:space="preserve"> </w:t>
      </w:r>
      <w:r>
        <w:rPr>
          <w:sz w:val="20"/>
          <w:szCs w:val="20"/>
        </w:rPr>
        <w:t>liability, contractual liability, public liability, advertising liability and non-owned auto liability, with coverage of not less than $2,000,000 for any one occurrence, which may be met through a combination of commercial general liability and/or umbrella liability insurance, and such greater amount as may be specified from time to time by us and tenant's legal liability in an amount acceptable to the landlord of the Premises.</w:t>
      </w:r>
    </w:p>
    <w:p w14:paraId="40669006" w14:textId="77777777" w:rsidR="00C811EF" w:rsidRDefault="00C811EF">
      <w:pPr>
        <w:pStyle w:val="BodyText"/>
        <w:kinsoku w:val="0"/>
        <w:overflowPunct w:val="0"/>
        <w:spacing w:before="45"/>
      </w:pPr>
    </w:p>
    <w:p w14:paraId="39B01CFB" w14:textId="77777777" w:rsidR="00C811EF" w:rsidRDefault="00C811EF">
      <w:pPr>
        <w:pStyle w:val="ListParagraph"/>
        <w:numPr>
          <w:ilvl w:val="2"/>
          <w:numId w:val="88"/>
        </w:numPr>
        <w:tabs>
          <w:tab w:val="left" w:pos="1852"/>
        </w:tabs>
        <w:kinsoku w:val="0"/>
        <w:overflowPunct w:val="0"/>
        <w:spacing w:before="1"/>
        <w:ind w:hanging="566"/>
        <w:jc w:val="left"/>
        <w:rPr>
          <w:spacing w:val="-2"/>
          <w:sz w:val="20"/>
          <w:szCs w:val="20"/>
        </w:rPr>
      </w:pPr>
      <w:r>
        <w:rPr>
          <w:sz w:val="20"/>
          <w:szCs w:val="20"/>
        </w:rPr>
        <w:t>Employer's</w:t>
      </w:r>
      <w:r>
        <w:rPr>
          <w:spacing w:val="-6"/>
          <w:sz w:val="20"/>
          <w:szCs w:val="20"/>
        </w:rPr>
        <w:t xml:space="preserve"> </w:t>
      </w:r>
      <w:r>
        <w:rPr>
          <w:sz w:val="20"/>
          <w:szCs w:val="20"/>
        </w:rPr>
        <w:t>liability,</w:t>
      </w:r>
      <w:r>
        <w:rPr>
          <w:spacing w:val="-7"/>
          <w:sz w:val="20"/>
          <w:szCs w:val="20"/>
        </w:rPr>
        <w:t xml:space="preserve"> </w:t>
      </w:r>
      <w:r>
        <w:rPr>
          <w:sz w:val="20"/>
          <w:szCs w:val="20"/>
        </w:rPr>
        <w:t>with</w:t>
      </w:r>
      <w:r>
        <w:rPr>
          <w:spacing w:val="-5"/>
          <w:sz w:val="20"/>
          <w:szCs w:val="20"/>
        </w:rPr>
        <w:t xml:space="preserve"> </w:t>
      </w:r>
      <w:r>
        <w:rPr>
          <w:sz w:val="20"/>
          <w:szCs w:val="20"/>
        </w:rPr>
        <w:t>coverage</w:t>
      </w:r>
      <w:r>
        <w:rPr>
          <w:spacing w:val="-7"/>
          <w:sz w:val="20"/>
          <w:szCs w:val="20"/>
        </w:rPr>
        <w:t xml:space="preserve"> </w:t>
      </w:r>
      <w:r>
        <w:rPr>
          <w:sz w:val="20"/>
          <w:szCs w:val="20"/>
        </w:rPr>
        <w:t>of</w:t>
      </w:r>
      <w:r>
        <w:rPr>
          <w:spacing w:val="-6"/>
          <w:sz w:val="20"/>
          <w:szCs w:val="20"/>
        </w:rPr>
        <w:t xml:space="preserve"> </w:t>
      </w:r>
      <w:r>
        <w:rPr>
          <w:sz w:val="20"/>
          <w:szCs w:val="20"/>
        </w:rPr>
        <w:t>not</w:t>
      </w:r>
      <w:r>
        <w:rPr>
          <w:spacing w:val="-5"/>
          <w:sz w:val="20"/>
          <w:szCs w:val="20"/>
        </w:rPr>
        <w:t xml:space="preserve"> </w:t>
      </w:r>
      <w:r>
        <w:rPr>
          <w:sz w:val="20"/>
          <w:szCs w:val="20"/>
        </w:rPr>
        <w:t>less</w:t>
      </w:r>
      <w:r>
        <w:rPr>
          <w:spacing w:val="-6"/>
          <w:sz w:val="20"/>
          <w:szCs w:val="20"/>
        </w:rPr>
        <w:t xml:space="preserve"> </w:t>
      </w:r>
      <w:r>
        <w:rPr>
          <w:sz w:val="20"/>
          <w:szCs w:val="20"/>
        </w:rPr>
        <w:t>than</w:t>
      </w:r>
      <w:r>
        <w:rPr>
          <w:spacing w:val="-5"/>
          <w:sz w:val="20"/>
          <w:szCs w:val="20"/>
        </w:rPr>
        <w:t xml:space="preserve"> </w:t>
      </w:r>
      <w:r>
        <w:rPr>
          <w:sz w:val="20"/>
          <w:szCs w:val="20"/>
        </w:rPr>
        <w:t>$1,000,000</w:t>
      </w:r>
      <w:r>
        <w:rPr>
          <w:spacing w:val="-6"/>
          <w:sz w:val="20"/>
          <w:szCs w:val="20"/>
        </w:rPr>
        <w:t xml:space="preserve"> </w:t>
      </w:r>
      <w:r>
        <w:rPr>
          <w:sz w:val="20"/>
          <w:szCs w:val="20"/>
        </w:rPr>
        <w:t>for</w:t>
      </w:r>
      <w:r>
        <w:rPr>
          <w:spacing w:val="-6"/>
          <w:sz w:val="20"/>
          <w:szCs w:val="20"/>
        </w:rPr>
        <w:t xml:space="preserve"> </w:t>
      </w:r>
      <w:r>
        <w:rPr>
          <w:sz w:val="20"/>
          <w:szCs w:val="20"/>
        </w:rPr>
        <w:t>any</w:t>
      </w:r>
      <w:r>
        <w:rPr>
          <w:spacing w:val="-6"/>
          <w:sz w:val="20"/>
          <w:szCs w:val="20"/>
        </w:rPr>
        <w:t xml:space="preserve"> </w:t>
      </w:r>
      <w:r>
        <w:rPr>
          <w:sz w:val="20"/>
          <w:szCs w:val="20"/>
        </w:rPr>
        <w:t>one</w:t>
      </w:r>
      <w:r>
        <w:rPr>
          <w:spacing w:val="-5"/>
          <w:sz w:val="20"/>
          <w:szCs w:val="20"/>
        </w:rPr>
        <w:t xml:space="preserve"> </w:t>
      </w:r>
      <w:r>
        <w:rPr>
          <w:spacing w:val="-2"/>
          <w:sz w:val="20"/>
          <w:szCs w:val="20"/>
        </w:rPr>
        <w:t>occurrence.</w:t>
      </w:r>
    </w:p>
    <w:p w14:paraId="3454AB1E" w14:textId="77777777" w:rsidR="00C811EF" w:rsidRDefault="00C811EF">
      <w:pPr>
        <w:pStyle w:val="BodyText"/>
        <w:kinsoku w:val="0"/>
        <w:overflowPunct w:val="0"/>
      </w:pPr>
    </w:p>
    <w:p w14:paraId="2F3560E3" w14:textId="5D22E2BA" w:rsidR="00C811EF" w:rsidRDefault="00C811EF">
      <w:pPr>
        <w:pStyle w:val="ListParagraph"/>
        <w:numPr>
          <w:ilvl w:val="2"/>
          <w:numId w:val="88"/>
        </w:numPr>
        <w:tabs>
          <w:tab w:val="left" w:pos="1852"/>
        </w:tabs>
        <w:kinsoku w:val="0"/>
        <w:overflowPunct w:val="0"/>
        <w:ind w:right="722"/>
        <w:rPr>
          <w:sz w:val="20"/>
          <w:szCs w:val="20"/>
        </w:rPr>
      </w:pPr>
      <w:r>
        <w:rPr>
          <w:sz w:val="20"/>
          <w:szCs w:val="20"/>
        </w:rPr>
        <w:t xml:space="preserve">Commercial general liability and comprehensive vehicle insurance coverage on all vehicles used in the operation of the </w:t>
      </w:r>
      <w:del w:id="525" w:author="Matthew Levine" w:date="2025-06-06T13:34:00Z" w16du:dateUtc="2025-06-06T17:34:00Z">
        <w:r w:rsidDel="00533EC2">
          <w:rPr>
            <w:sz w:val="20"/>
            <w:szCs w:val="20"/>
          </w:rPr>
          <w:delText>Studio</w:delText>
        </w:r>
      </w:del>
      <w:ins w:id="526" w:author="Matthew Levine" w:date="2025-06-06T13:34:00Z" w16du:dateUtc="2025-06-06T17:34:00Z">
        <w:r w:rsidR="00533EC2">
          <w:rPr>
            <w:sz w:val="20"/>
            <w:szCs w:val="20"/>
          </w:rPr>
          <w:t>[Premise Café]</w:t>
        </w:r>
      </w:ins>
      <w:r>
        <w:rPr>
          <w:sz w:val="20"/>
          <w:szCs w:val="20"/>
        </w:rPr>
        <w:t>.</w:t>
      </w:r>
    </w:p>
    <w:p w14:paraId="2DD2A6C7" w14:textId="77777777" w:rsidR="00C811EF" w:rsidRDefault="00C811EF">
      <w:pPr>
        <w:pStyle w:val="ListParagraph"/>
        <w:numPr>
          <w:ilvl w:val="2"/>
          <w:numId w:val="88"/>
        </w:numPr>
        <w:tabs>
          <w:tab w:val="left" w:pos="1852"/>
        </w:tabs>
        <w:kinsoku w:val="0"/>
        <w:overflowPunct w:val="0"/>
        <w:spacing w:before="229"/>
        <w:ind w:right="721"/>
        <w:rPr>
          <w:sz w:val="20"/>
          <w:szCs w:val="20"/>
        </w:rPr>
      </w:pPr>
      <w:r>
        <w:rPr>
          <w:sz w:val="20"/>
          <w:szCs w:val="20"/>
        </w:rPr>
        <w:t>Insurance coverage that meets the levels required by your landlord, including, without limitation, tenant’s’ legal liability in an amount acceptable to the landlord of the Premises.</w:t>
      </w:r>
    </w:p>
    <w:p w14:paraId="0554F09F" w14:textId="77777777" w:rsidR="00C811EF" w:rsidRDefault="00C811EF">
      <w:pPr>
        <w:pStyle w:val="BodyText"/>
        <w:kinsoku w:val="0"/>
        <w:overflowPunct w:val="0"/>
        <w:spacing w:before="1"/>
      </w:pPr>
    </w:p>
    <w:p w14:paraId="269FAC73" w14:textId="77777777" w:rsidR="00C811EF" w:rsidRDefault="00C811EF">
      <w:pPr>
        <w:pStyle w:val="ListParagraph"/>
        <w:numPr>
          <w:ilvl w:val="2"/>
          <w:numId w:val="88"/>
        </w:numPr>
        <w:tabs>
          <w:tab w:val="left" w:pos="1852"/>
        </w:tabs>
        <w:kinsoku w:val="0"/>
        <w:overflowPunct w:val="0"/>
        <w:spacing w:before="1"/>
        <w:ind w:right="721"/>
        <w:rPr>
          <w:sz w:val="20"/>
          <w:szCs w:val="20"/>
        </w:rPr>
      </w:pPr>
      <w:r>
        <w:rPr>
          <w:sz w:val="20"/>
          <w:szCs w:val="20"/>
        </w:rPr>
        <w:t>Business interruption insurance on an actual loss sustained basis or profits form basis for a period of at least 12 months.</w:t>
      </w:r>
    </w:p>
    <w:p w14:paraId="56A78374" w14:textId="77777777" w:rsidR="00C811EF" w:rsidRDefault="00C811EF">
      <w:pPr>
        <w:pStyle w:val="ListParagraph"/>
        <w:numPr>
          <w:ilvl w:val="2"/>
          <w:numId w:val="88"/>
        </w:numPr>
        <w:tabs>
          <w:tab w:val="left" w:pos="1852"/>
        </w:tabs>
        <w:kinsoku w:val="0"/>
        <w:overflowPunct w:val="0"/>
        <w:spacing w:before="228"/>
        <w:ind w:right="718"/>
        <w:rPr>
          <w:sz w:val="20"/>
          <w:szCs w:val="20"/>
        </w:rPr>
      </w:pPr>
      <w:r>
        <w:rPr>
          <w:sz w:val="20"/>
          <w:szCs w:val="20"/>
        </w:rPr>
        <w:t>Commercial</w:t>
      </w:r>
      <w:r>
        <w:rPr>
          <w:spacing w:val="-3"/>
          <w:sz w:val="20"/>
          <w:szCs w:val="20"/>
        </w:rPr>
        <w:t xml:space="preserve"> </w:t>
      </w:r>
      <w:r>
        <w:rPr>
          <w:sz w:val="20"/>
          <w:szCs w:val="20"/>
        </w:rPr>
        <w:t>builders risk policy,</w:t>
      </w:r>
      <w:r>
        <w:rPr>
          <w:spacing w:val="-2"/>
          <w:sz w:val="20"/>
          <w:szCs w:val="20"/>
        </w:rPr>
        <w:t xml:space="preserve"> </w:t>
      </w:r>
      <w:r>
        <w:rPr>
          <w:sz w:val="20"/>
          <w:szCs w:val="20"/>
        </w:rPr>
        <w:t>which</w:t>
      </w:r>
      <w:r>
        <w:rPr>
          <w:spacing w:val="-2"/>
          <w:sz w:val="20"/>
          <w:szCs w:val="20"/>
        </w:rPr>
        <w:t xml:space="preserve"> </w:t>
      </w:r>
      <w:r>
        <w:rPr>
          <w:sz w:val="20"/>
          <w:szCs w:val="20"/>
        </w:rPr>
        <w:t>policy must include</w:t>
      </w:r>
      <w:r>
        <w:rPr>
          <w:spacing w:val="-2"/>
          <w:sz w:val="20"/>
          <w:szCs w:val="20"/>
        </w:rPr>
        <w:t xml:space="preserve"> </w:t>
      </w:r>
      <w:r>
        <w:rPr>
          <w:sz w:val="20"/>
          <w:szCs w:val="20"/>
        </w:rPr>
        <w:t>liability and</w:t>
      </w:r>
      <w:r>
        <w:rPr>
          <w:spacing w:val="-2"/>
          <w:sz w:val="20"/>
          <w:szCs w:val="20"/>
        </w:rPr>
        <w:t xml:space="preserve"> </w:t>
      </w:r>
      <w:r>
        <w:rPr>
          <w:sz w:val="20"/>
          <w:szCs w:val="20"/>
        </w:rPr>
        <w:t>must</w:t>
      </w:r>
      <w:r>
        <w:rPr>
          <w:spacing w:val="-2"/>
          <w:sz w:val="20"/>
          <w:szCs w:val="20"/>
        </w:rPr>
        <w:t xml:space="preserve"> </w:t>
      </w:r>
      <w:r>
        <w:rPr>
          <w:sz w:val="20"/>
          <w:szCs w:val="20"/>
        </w:rPr>
        <w:t>be</w:t>
      </w:r>
      <w:r>
        <w:rPr>
          <w:spacing w:val="-2"/>
          <w:sz w:val="20"/>
          <w:szCs w:val="20"/>
        </w:rPr>
        <w:t xml:space="preserve"> </w:t>
      </w:r>
      <w:r>
        <w:rPr>
          <w:sz w:val="20"/>
          <w:szCs w:val="20"/>
        </w:rPr>
        <w:t>placed</w:t>
      </w:r>
      <w:r>
        <w:rPr>
          <w:spacing w:val="-2"/>
          <w:sz w:val="20"/>
          <w:szCs w:val="20"/>
        </w:rPr>
        <w:t xml:space="preserve"> </w:t>
      </w:r>
      <w:r>
        <w:rPr>
          <w:sz w:val="20"/>
          <w:szCs w:val="20"/>
        </w:rPr>
        <w:t>before any work commences and must last for the duration of any renovations contemplated by the Franchise Agreement.</w:t>
      </w:r>
      <w:r>
        <w:rPr>
          <w:spacing w:val="40"/>
          <w:sz w:val="20"/>
          <w:szCs w:val="20"/>
        </w:rPr>
        <w:t xml:space="preserve"> </w:t>
      </w:r>
      <w:r>
        <w:rPr>
          <w:sz w:val="20"/>
          <w:szCs w:val="20"/>
        </w:rPr>
        <w:t>All contractors must be required to provide you with a certificate of insurance adding both you and us as additional insureds.</w:t>
      </w:r>
    </w:p>
    <w:p w14:paraId="736AE483" w14:textId="77777777" w:rsidR="00C811EF" w:rsidRDefault="00C811EF">
      <w:pPr>
        <w:pStyle w:val="BodyText"/>
        <w:kinsoku w:val="0"/>
        <w:overflowPunct w:val="0"/>
      </w:pPr>
    </w:p>
    <w:p w14:paraId="66CD5A97" w14:textId="77777777" w:rsidR="00C811EF" w:rsidRDefault="00C811EF">
      <w:pPr>
        <w:pStyle w:val="ListParagraph"/>
        <w:numPr>
          <w:ilvl w:val="2"/>
          <w:numId w:val="88"/>
        </w:numPr>
        <w:tabs>
          <w:tab w:val="left" w:pos="1852"/>
        </w:tabs>
        <w:kinsoku w:val="0"/>
        <w:overflowPunct w:val="0"/>
        <w:ind w:right="720"/>
        <w:rPr>
          <w:sz w:val="20"/>
          <w:szCs w:val="20"/>
        </w:rPr>
      </w:pPr>
      <w:r>
        <w:rPr>
          <w:sz w:val="20"/>
          <w:szCs w:val="20"/>
        </w:rPr>
        <w:t>Such other insurance coverage required by the jurisdiction in which you operate or as reasonably required by us or the landlord of your Premises, from time to time, and in such amounts as required by us, the landlord or applicable laws, as the case may be, including, without</w:t>
      </w:r>
      <w:r>
        <w:rPr>
          <w:spacing w:val="-9"/>
          <w:sz w:val="20"/>
          <w:szCs w:val="20"/>
        </w:rPr>
        <w:t xml:space="preserve"> </w:t>
      </w:r>
      <w:r>
        <w:rPr>
          <w:sz w:val="20"/>
          <w:szCs w:val="20"/>
        </w:rPr>
        <w:t>limitation,</w:t>
      </w:r>
      <w:r>
        <w:rPr>
          <w:spacing w:val="-8"/>
          <w:sz w:val="20"/>
          <w:szCs w:val="20"/>
        </w:rPr>
        <w:t xml:space="preserve"> </w:t>
      </w:r>
      <w:r>
        <w:rPr>
          <w:sz w:val="20"/>
          <w:szCs w:val="20"/>
        </w:rPr>
        <w:t>flood,</w:t>
      </w:r>
      <w:r>
        <w:rPr>
          <w:spacing w:val="-8"/>
          <w:sz w:val="20"/>
          <w:szCs w:val="20"/>
        </w:rPr>
        <w:t xml:space="preserve"> </w:t>
      </w:r>
      <w:r>
        <w:rPr>
          <w:sz w:val="20"/>
          <w:szCs w:val="20"/>
        </w:rPr>
        <w:t>sewer</w:t>
      </w:r>
      <w:r>
        <w:rPr>
          <w:spacing w:val="-10"/>
          <w:sz w:val="20"/>
          <w:szCs w:val="20"/>
        </w:rPr>
        <w:t xml:space="preserve"> </w:t>
      </w:r>
      <w:r>
        <w:rPr>
          <w:sz w:val="20"/>
          <w:szCs w:val="20"/>
        </w:rPr>
        <w:t>back-up</w:t>
      </w:r>
      <w:r>
        <w:rPr>
          <w:spacing w:val="-9"/>
          <w:sz w:val="20"/>
          <w:szCs w:val="20"/>
        </w:rPr>
        <w:t xml:space="preserve"> </w:t>
      </w:r>
      <w:r>
        <w:rPr>
          <w:sz w:val="20"/>
          <w:szCs w:val="20"/>
        </w:rPr>
        <w:t>and</w:t>
      </w:r>
      <w:r>
        <w:rPr>
          <w:spacing w:val="-9"/>
          <w:sz w:val="20"/>
          <w:szCs w:val="20"/>
        </w:rPr>
        <w:t xml:space="preserve"> </w:t>
      </w:r>
      <w:r>
        <w:rPr>
          <w:sz w:val="20"/>
          <w:szCs w:val="20"/>
        </w:rPr>
        <w:t>earthquake</w:t>
      </w:r>
      <w:r>
        <w:rPr>
          <w:spacing w:val="-11"/>
          <w:sz w:val="20"/>
          <w:szCs w:val="20"/>
        </w:rPr>
        <w:t xml:space="preserve"> </w:t>
      </w:r>
      <w:r>
        <w:rPr>
          <w:sz w:val="20"/>
          <w:szCs w:val="20"/>
        </w:rPr>
        <w:t>insurance</w:t>
      </w:r>
      <w:r>
        <w:rPr>
          <w:spacing w:val="-9"/>
          <w:sz w:val="20"/>
          <w:szCs w:val="20"/>
        </w:rPr>
        <w:t xml:space="preserve"> </w:t>
      </w:r>
      <w:r>
        <w:rPr>
          <w:sz w:val="20"/>
          <w:szCs w:val="20"/>
        </w:rPr>
        <w:t>equipment</w:t>
      </w:r>
      <w:r>
        <w:rPr>
          <w:spacing w:val="-8"/>
          <w:sz w:val="20"/>
          <w:szCs w:val="20"/>
        </w:rPr>
        <w:t xml:space="preserve"> </w:t>
      </w:r>
      <w:r>
        <w:rPr>
          <w:sz w:val="20"/>
          <w:szCs w:val="20"/>
        </w:rPr>
        <w:t>breakdown,</w:t>
      </w:r>
      <w:r>
        <w:rPr>
          <w:spacing w:val="-9"/>
          <w:sz w:val="20"/>
          <w:szCs w:val="20"/>
        </w:rPr>
        <w:t xml:space="preserve"> </w:t>
      </w:r>
      <w:r>
        <w:rPr>
          <w:sz w:val="20"/>
          <w:szCs w:val="20"/>
        </w:rPr>
        <w:t>and boiler and machinery insurance.</w:t>
      </w:r>
    </w:p>
    <w:p w14:paraId="6F194D5C" w14:textId="77777777" w:rsidR="00C811EF" w:rsidRDefault="00C811EF">
      <w:pPr>
        <w:pStyle w:val="BodyText"/>
        <w:kinsoku w:val="0"/>
        <w:overflowPunct w:val="0"/>
      </w:pPr>
    </w:p>
    <w:p w14:paraId="38B9C1F3" w14:textId="77777777" w:rsidR="00C811EF" w:rsidRDefault="00C811EF">
      <w:pPr>
        <w:pStyle w:val="ListParagraph"/>
        <w:numPr>
          <w:ilvl w:val="2"/>
          <w:numId w:val="88"/>
        </w:numPr>
        <w:tabs>
          <w:tab w:val="left" w:pos="1852"/>
        </w:tabs>
        <w:kinsoku w:val="0"/>
        <w:overflowPunct w:val="0"/>
        <w:ind w:right="720"/>
        <w:rPr>
          <w:sz w:val="20"/>
          <w:szCs w:val="20"/>
        </w:rPr>
      </w:pPr>
      <w:r>
        <w:rPr>
          <w:sz w:val="20"/>
          <w:szCs w:val="20"/>
        </w:rPr>
        <w:t>Such other insurance as we may reasonably require and at such amounts as we may from time to time be require or is required by Applicable Law, from time to time.</w:t>
      </w:r>
    </w:p>
    <w:p w14:paraId="4952671C" w14:textId="77777777" w:rsidR="00C811EF" w:rsidRDefault="00C811EF">
      <w:pPr>
        <w:pStyle w:val="BodyText"/>
        <w:kinsoku w:val="0"/>
        <w:overflowPunct w:val="0"/>
        <w:spacing w:before="1"/>
      </w:pPr>
    </w:p>
    <w:p w14:paraId="794A8339" w14:textId="77777777" w:rsidR="00C811EF" w:rsidRDefault="00C811EF">
      <w:pPr>
        <w:pStyle w:val="BodyText"/>
        <w:kinsoku w:val="0"/>
        <w:overflowPunct w:val="0"/>
        <w:spacing w:before="1"/>
        <w:ind w:left="720" w:right="718"/>
        <w:jc w:val="both"/>
      </w:pPr>
      <w:r>
        <w:t>Such insurance coverage must be taken out with insurers acceptable to us.</w:t>
      </w:r>
      <w:r>
        <w:rPr>
          <w:spacing w:val="40"/>
        </w:rPr>
        <w:t xml:space="preserve"> </w:t>
      </w:r>
      <w:r>
        <w:t>You shall furnish us within 7 days of the execution of the Franchise Agreement, with certified copies of each of the insurance policies described above.</w:t>
      </w:r>
      <w:r>
        <w:rPr>
          <w:spacing w:val="40"/>
        </w:rPr>
        <w:t xml:space="preserve"> </w:t>
      </w:r>
      <w:r>
        <w:t>Each</w:t>
      </w:r>
      <w:r>
        <w:rPr>
          <w:spacing w:val="-1"/>
        </w:rPr>
        <w:t xml:space="preserve"> </w:t>
      </w:r>
      <w:r>
        <w:t>such</w:t>
      </w:r>
      <w:r>
        <w:rPr>
          <w:spacing w:val="-1"/>
        </w:rPr>
        <w:t xml:space="preserve"> </w:t>
      </w:r>
      <w:r>
        <w:t>policy must provide</w:t>
      </w:r>
      <w:r>
        <w:rPr>
          <w:spacing w:val="-1"/>
        </w:rPr>
        <w:t xml:space="preserve"> </w:t>
      </w:r>
      <w:r>
        <w:t>that it</w:t>
      </w:r>
      <w:r>
        <w:rPr>
          <w:spacing w:val="-1"/>
        </w:rPr>
        <w:t xml:space="preserve"> </w:t>
      </w:r>
      <w:r>
        <w:t>cannot be</w:t>
      </w:r>
      <w:r>
        <w:rPr>
          <w:spacing w:val="-1"/>
        </w:rPr>
        <w:t xml:space="preserve"> </w:t>
      </w:r>
      <w:r>
        <w:t>cancelled without</w:t>
      </w:r>
      <w:r>
        <w:rPr>
          <w:spacing w:val="-1"/>
        </w:rPr>
        <w:t xml:space="preserve"> </w:t>
      </w:r>
      <w:r>
        <w:t>at</w:t>
      </w:r>
      <w:r>
        <w:rPr>
          <w:spacing w:val="-1"/>
        </w:rPr>
        <w:t xml:space="preserve"> </w:t>
      </w:r>
      <w:r>
        <w:t>least</w:t>
      </w:r>
      <w:r>
        <w:rPr>
          <w:spacing w:val="-1"/>
        </w:rPr>
        <w:t xml:space="preserve"> </w:t>
      </w:r>
      <w:r>
        <w:t>30</w:t>
      </w:r>
      <w:r>
        <w:rPr>
          <w:spacing w:val="-1"/>
        </w:rPr>
        <w:t xml:space="preserve"> </w:t>
      </w:r>
      <w:r>
        <w:t>days prior written</w:t>
      </w:r>
      <w:r>
        <w:rPr>
          <w:spacing w:val="-2"/>
        </w:rPr>
        <w:t xml:space="preserve"> </w:t>
      </w:r>
      <w:r>
        <w:t>notice</w:t>
      </w:r>
      <w:r>
        <w:rPr>
          <w:spacing w:val="-4"/>
        </w:rPr>
        <w:t xml:space="preserve"> </w:t>
      </w:r>
      <w:r>
        <w:t>to</w:t>
      </w:r>
      <w:r>
        <w:rPr>
          <w:spacing w:val="-4"/>
        </w:rPr>
        <w:t xml:space="preserve"> </w:t>
      </w:r>
      <w:r>
        <w:t>us.</w:t>
      </w:r>
      <w:r>
        <w:rPr>
          <w:spacing w:val="-4"/>
        </w:rPr>
        <w:t xml:space="preserve"> </w:t>
      </w:r>
      <w:r>
        <w:t>Copies</w:t>
      </w:r>
      <w:r>
        <w:rPr>
          <w:spacing w:val="-3"/>
        </w:rPr>
        <w:t xml:space="preserve"> </w:t>
      </w:r>
      <w:r>
        <w:t>of</w:t>
      </w:r>
      <w:r>
        <w:rPr>
          <w:spacing w:val="-4"/>
        </w:rPr>
        <w:t xml:space="preserve"> </w:t>
      </w:r>
      <w:r>
        <w:t>all</w:t>
      </w:r>
      <w:r>
        <w:rPr>
          <w:spacing w:val="-5"/>
        </w:rPr>
        <w:t xml:space="preserve"> </w:t>
      </w:r>
      <w:r>
        <w:t>policies</w:t>
      </w:r>
      <w:r>
        <w:rPr>
          <w:spacing w:val="-3"/>
        </w:rPr>
        <w:t xml:space="preserve"> </w:t>
      </w:r>
      <w:r>
        <w:t>and</w:t>
      </w:r>
      <w:r>
        <w:rPr>
          <w:spacing w:val="-4"/>
        </w:rPr>
        <w:t xml:space="preserve"> </w:t>
      </w:r>
      <w:r>
        <w:t>certificates,</w:t>
      </w:r>
      <w:r>
        <w:rPr>
          <w:spacing w:val="-4"/>
        </w:rPr>
        <w:t xml:space="preserve"> </w:t>
      </w:r>
      <w:r>
        <w:t>together</w:t>
      </w:r>
      <w:r>
        <w:rPr>
          <w:spacing w:val="-3"/>
        </w:rPr>
        <w:t xml:space="preserve"> </w:t>
      </w:r>
      <w:r>
        <w:t>with</w:t>
      </w:r>
      <w:r>
        <w:rPr>
          <w:spacing w:val="-4"/>
        </w:rPr>
        <w:t xml:space="preserve"> </w:t>
      </w:r>
      <w:r>
        <w:t>evidence</w:t>
      </w:r>
      <w:r>
        <w:rPr>
          <w:spacing w:val="-4"/>
        </w:rPr>
        <w:t xml:space="preserve"> </w:t>
      </w:r>
      <w:r>
        <w:t>of</w:t>
      </w:r>
      <w:r>
        <w:rPr>
          <w:spacing w:val="-2"/>
        </w:rPr>
        <w:t xml:space="preserve"> </w:t>
      </w:r>
      <w:r>
        <w:t>payment</w:t>
      </w:r>
      <w:r>
        <w:rPr>
          <w:spacing w:val="-4"/>
        </w:rPr>
        <w:t xml:space="preserve"> </w:t>
      </w:r>
      <w:r>
        <w:t>of</w:t>
      </w:r>
      <w:r>
        <w:rPr>
          <w:spacing w:val="-4"/>
        </w:rPr>
        <w:t xml:space="preserve"> </w:t>
      </w:r>
      <w:r>
        <w:t>premiums, must</w:t>
      </w:r>
      <w:r>
        <w:rPr>
          <w:spacing w:val="-5"/>
        </w:rPr>
        <w:t xml:space="preserve"> </w:t>
      </w:r>
      <w:r>
        <w:t>be</w:t>
      </w:r>
      <w:r>
        <w:rPr>
          <w:spacing w:val="-4"/>
        </w:rPr>
        <w:t xml:space="preserve"> </w:t>
      </w:r>
      <w:r>
        <w:t>delivered</w:t>
      </w:r>
      <w:r>
        <w:rPr>
          <w:spacing w:val="-6"/>
        </w:rPr>
        <w:t xml:space="preserve"> </w:t>
      </w:r>
      <w:r>
        <w:t>to</w:t>
      </w:r>
      <w:r>
        <w:rPr>
          <w:spacing w:val="-3"/>
        </w:rPr>
        <w:t xml:space="preserve"> </w:t>
      </w:r>
      <w:r>
        <w:t>us</w:t>
      </w:r>
      <w:r>
        <w:rPr>
          <w:spacing w:val="-4"/>
        </w:rPr>
        <w:t xml:space="preserve"> </w:t>
      </w:r>
      <w:r>
        <w:t>at</w:t>
      </w:r>
      <w:r>
        <w:rPr>
          <w:spacing w:val="-6"/>
        </w:rPr>
        <w:t xml:space="preserve"> </w:t>
      </w:r>
      <w:r>
        <w:t>least</w:t>
      </w:r>
      <w:r>
        <w:rPr>
          <w:spacing w:val="-5"/>
        </w:rPr>
        <w:t xml:space="preserve"> </w:t>
      </w:r>
      <w:r>
        <w:t>30</w:t>
      </w:r>
      <w:r>
        <w:rPr>
          <w:spacing w:val="-3"/>
        </w:rPr>
        <w:t xml:space="preserve"> </w:t>
      </w:r>
      <w:r>
        <w:t>days</w:t>
      </w:r>
      <w:r>
        <w:rPr>
          <w:spacing w:val="-4"/>
        </w:rPr>
        <w:t xml:space="preserve"> </w:t>
      </w:r>
      <w:r>
        <w:t>prior</w:t>
      </w:r>
      <w:r>
        <w:rPr>
          <w:spacing w:val="-4"/>
        </w:rPr>
        <w:t xml:space="preserve"> </w:t>
      </w:r>
      <w:r>
        <w:t>to</w:t>
      </w:r>
      <w:r>
        <w:rPr>
          <w:spacing w:val="-6"/>
        </w:rPr>
        <w:t xml:space="preserve"> </w:t>
      </w:r>
      <w:r>
        <w:t>the</w:t>
      </w:r>
      <w:r>
        <w:rPr>
          <w:spacing w:val="-6"/>
        </w:rPr>
        <w:t xml:space="preserve"> </w:t>
      </w:r>
      <w:r>
        <w:t>expiration</w:t>
      </w:r>
      <w:r>
        <w:rPr>
          <w:spacing w:val="-3"/>
        </w:rPr>
        <w:t xml:space="preserve"> </w:t>
      </w:r>
      <w:r>
        <w:t>of</w:t>
      </w:r>
      <w:r>
        <w:rPr>
          <w:spacing w:val="-6"/>
        </w:rPr>
        <w:t xml:space="preserve"> </w:t>
      </w:r>
      <w:r>
        <w:t>such</w:t>
      </w:r>
      <w:r>
        <w:rPr>
          <w:spacing w:val="-6"/>
        </w:rPr>
        <w:t xml:space="preserve"> </w:t>
      </w:r>
      <w:r>
        <w:t>policies.</w:t>
      </w:r>
      <w:r>
        <w:rPr>
          <w:spacing w:val="40"/>
        </w:rPr>
        <w:t xml:space="preserve"> </w:t>
      </w:r>
      <w:r>
        <w:t>You</w:t>
      </w:r>
      <w:r>
        <w:rPr>
          <w:spacing w:val="-6"/>
        </w:rPr>
        <w:t xml:space="preserve"> </w:t>
      </w:r>
      <w:r>
        <w:t>shall</w:t>
      </w:r>
      <w:r>
        <w:rPr>
          <w:spacing w:val="-4"/>
        </w:rPr>
        <w:t xml:space="preserve"> </w:t>
      </w:r>
      <w:r>
        <w:t>promptly</w:t>
      </w:r>
      <w:r>
        <w:rPr>
          <w:spacing w:val="-4"/>
        </w:rPr>
        <w:t xml:space="preserve"> </w:t>
      </w:r>
      <w:r>
        <w:t>refer</w:t>
      </w:r>
      <w:r>
        <w:rPr>
          <w:spacing w:val="-3"/>
        </w:rPr>
        <w:t xml:space="preserve"> </w:t>
      </w:r>
      <w:r>
        <w:t>all claims or potential claims against you or us to your insurer and us.</w:t>
      </w:r>
    </w:p>
    <w:p w14:paraId="3A990AAF" w14:textId="77777777" w:rsidR="00C811EF" w:rsidRDefault="00C811EF">
      <w:pPr>
        <w:pStyle w:val="BodyText"/>
        <w:kinsoku w:val="0"/>
        <w:overflowPunct w:val="0"/>
      </w:pPr>
    </w:p>
    <w:p w14:paraId="1C3BA17C" w14:textId="77777777" w:rsidR="00C811EF" w:rsidRDefault="00C811EF">
      <w:pPr>
        <w:pStyle w:val="BodyText"/>
        <w:kinsoku w:val="0"/>
        <w:overflowPunct w:val="0"/>
        <w:ind w:left="720" w:right="717"/>
        <w:jc w:val="both"/>
      </w:pPr>
      <w:r>
        <w:t>We may require you to change your insurance amounts from time to time upon our written demand.</w:t>
      </w:r>
      <w:r>
        <w:rPr>
          <w:spacing w:val="40"/>
        </w:rPr>
        <w:t xml:space="preserve"> </w:t>
      </w:r>
      <w:r>
        <w:t>All policies</w:t>
      </w:r>
      <w:r>
        <w:rPr>
          <w:spacing w:val="-3"/>
        </w:rPr>
        <w:t xml:space="preserve"> </w:t>
      </w:r>
      <w:r>
        <w:t>of</w:t>
      </w:r>
      <w:r>
        <w:rPr>
          <w:spacing w:val="-4"/>
        </w:rPr>
        <w:t xml:space="preserve"> </w:t>
      </w:r>
      <w:r>
        <w:t>insurance</w:t>
      </w:r>
      <w:r>
        <w:rPr>
          <w:spacing w:val="-2"/>
        </w:rPr>
        <w:t xml:space="preserve"> </w:t>
      </w:r>
      <w:r>
        <w:t>must</w:t>
      </w:r>
      <w:r>
        <w:rPr>
          <w:spacing w:val="-2"/>
        </w:rPr>
        <w:t xml:space="preserve"> </w:t>
      </w:r>
      <w:r>
        <w:t>be</w:t>
      </w:r>
      <w:r>
        <w:rPr>
          <w:spacing w:val="-4"/>
        </w:rPr>
        <w:t xml:space="preserve"> </w:t>
      </w:r>
      <w:r>
        <w:t>renewed</w:t>
      </w:r>
      <w:r>
        <w:rPr>
          <w:spacing w:val="-4"/>
        </w:rPr>
        <w:t xml:space="preserve"> </w:t>
      </w:r>
      <w:r>
        <w:t>on</w:t>
      </w:r>
      <w:r>
        <w:rPr>
          <w:spacing w:val="-2"/>
        </w:rPr>
        <w:t xml:space="preserve"> </w:t>
      </w:r>
      <w:r>
        <w:t>a</w:t>
      </w:r>
      <w:r>
        <w:rPr>
          <w:spacing w:val="-4"/>
        </w:rPr>
        <w:t xml:space="preserve"> </w:t>
      </w:r>
      <w:r>
        <w:t>timely</w:t>
      </w:r>
      <w:r>
        <w:rPr>
          <w:spacing w:val="-3"/>
        </w:rPr>
        <w:t xml:space="preserve"> </w:t>
      </w:r>
      <w:r>
        <w:t>basis</w:t>
      </w:r>
      <w:r>
        <w:rPr>
          <w:spacing w:val="-3"/>
        </w:rPr>
        <w:t xml:space="preserve"> </w:t>
      </w:r>
      <w:r>
        <w:t>and</w:t>
      </w:r>
      <w:r>
        <w:rPr>
          <w:spacing w:val="-2"/>
        </w:rPr>
        <w:t xml:space="preserve"> </w:t>
      </w:r>
      <w:r>
        <w:t>copies</w:t>
      </w:r>
      <w:r>
        <w:rPr>
          <w:spacing w:val="-3"/>
        </w:rPr>
        <w:t xml:space="preserve"> </w:t>
      </w:r>
      <w:r>
        <w:t>of</w:t>
      </w:r>
      <w:r>
        <w:rPr>
          <w:spacing w:val="-2"/>
        </w:rPr>
        <w:t xml:space="preserve"> </w:t>
      </w:r>
      <w:r>
        <w:t>all</w:t>
      </w:r>
      <w:r>
        <w:rPr>
          <w:spacing w:val="-5"/>
        </w:rPr>
        <w:t xml:space="preserve"> </w:t>
      </w:r>
      <w:r>
        <w:t>policies and</w:t>
      </w:r>
      <w:r>
        <w:rPr>
          <w:spacing w:val="-4"/>
        </w:rPr>
        <w:t xml:space="preserve"> </w:t>
      </w:r>
      <w:r>
        <w:t>certificates</w:t>
      </w:r>
      <w:r>
        <w:rPr>
          <w:spacing w:val="-3"/>
        </w:rPr>
        <w:t xml:space="preserve"> </w:t>
      </w:r>
      <w:r>
        <w:t>together with evidence of payment of premiums must be delivered to us at least 30 days prior to the expiration of such policies.</w:t>
      </w:r>
      <w:r>
        <w:rPr>
          <w:spacing w:val="40"/>
        </w:rPr>
        <w:t xml:space="preserve"> </w:t>
      </w:r>
      <w:r>
        <w:t>We reserve the right to add to, change or otherwise modify the types of coverage, or the amounts or minimum amounts of such coverage, from time to time, in the Manual or otherwise, to reflect industry practices and the effect or amounts of claims experienced by us.</w:t>
      </w:r>
    </w:p>
    <w:p w14:paraId="36AED795" w14:textId="77777777" w:rsidR="00C811EF" w:rsidRDefault="00C811EF">
      <w:pPr>
        <w:pStyle w:val="BodyText"/>
        <w:kinsoku w:val="0"/>
        <w:overflowPunct w:val="0"/>
        <w:ind w:left="720" w:right="717"/>
        <w:jc w:val="both"/>
        <w:sectPr w:rsidR="00C811EF">
          <w:pgSz w:w="12240" w:h="15840"/>
          <w:pgMar w:top="400" w:right="720" w:bottom="1440" w:left="720" w:header="200" w:footer="1257" w:gutter="0"/>
          <w:cols w:space="720"/>
          <w:noEndnote/>
        </w:sectPr>
      </w:pPr>
    </w:p>
    <w:p w14:paraId="6C91382E" w14:textId="77777777" w:rsidR="00C811EF" w:rsidRDefault="00C811EF">
      <w:pPr>
        <w:pStyle w:val="BodyText"/>
        <w:kinsoku w:val="0"/>
        <w:overflowPunct w:val="0"/>
      </w:pPr>
    </w:p>
    <w:p w14:paraId="1A2540BD" w14:textId="77777777" w:rsidR="00C811EF" w:rsidRDefault="00C811EF">
      <w:pPr>
        <w:pStyle w:val="BodyText"/>
        <w:kinsoku w:val="0"/>
        <w:overflowPunct w:val="0"/>
      </w:pPr>
    </w:p>
    <w:p w14:paraId="2231483C" w14:textId="77777777" w:rsidR="00C811EF" w:rsidRDefault="00C811EF">
      <w:pPr>
        <w:pStyle w:val="BodyText"/>
        <w:kinsoku w:val="0"/>
        <w:overflowPunct w:val="0"/>
      </w:pPr>
    </w:p>
    <w:p w14:paraId="57ACFAC4" w14:textId="77777777" w:rsidR="00C811EF" w:rsidRDefault="00C811EF">
      <w:pPr>
        <w:pStyle w:val="BodyText"/>
        <w:kinsoku w:val="0"/>
        <w:overflowPunct w:val="0"/>
      </w:pPr>
    </w:p>
    <w:p w14:paraId="221D0A4C" w14:textId="77777777" w:rsidR="00C811EF" w:rsidRDefault="00C811EF">
      <w:pPr>
        <w:pStyle w:val="BodyText"/>
        <w:kinsoku w:val="0"/>
        <w:overflowPunct w:val="0"/>
        <w:spacing w:before="120"/>
      </w:pPr>
    </w:p>
    <w:p w14:paraId="4F20B7F6" w14:textId="77777777" w:rsidR="00C811EF" w:rsidRDefault="00C811EF">
      <w:pPr>
        <w:pStyle w:val="BodyText"/>
        <w:kinsoku w:val="0"/>
        <w:overflowPunct w:val="0"/>
        <w:ind w:left="720" w:right="718"/>
        <w:jc w:val="both"/>
      </w:pPr>
      <w:r>
        <w:t>Each</w:t>
      </w:r>
      <w:r>
        <w:rPr>
          <w:spacing w:val="-9"/>
        </w:rPr>
        <w:t xml:space="preserve"> </w:t>
      </w:r>
      <w:r>
        <w:t>insurance</w:t>
      </w:r>
      <w:r>
        <w:rPr>
          <w:spacing w:val="-9"/>
        </w:rPr>
        <w:t xml:space="preserve"> </w:t>
      </w:r>
      <w:r>
        <w:t>policy</w:t>
      </w:r>
      <w:r>
        <w:rPr>
          <w:spacing w:val="-7"/>
        </w:rPr>
        <w:t xml:space="preserve"> </w:t>
      </w:r>
      <w:r>
        <w:t>maintained</w:t>
      </w:r>
      <w:r>
        <w:rPr>
          <w:spacing w:val="-9"/>
        </w:rPr>
        <w:t xml:space="preserve"> </w:t>
      </w:r>
      <w:r>
        <w:t>by</w:t>
      </w:r>
      <w:r>
        <w:rPr>
          <w:spacing w:val="-8"/>
        </w:rPr>
        <w:t xml:space="preserve"> </w:t>
      </w:r>
      <w:r>
        <w:t>you</w:t>
      </w:r>
      <w:r>
        <w:rPr>
          <w:spacing w:val="-9"/>
        </w:rPr>
        <w:t xml:space="preserve"> </w:t>
      </w:r>
      <w:r>
        <w:t>must:</w:t>
      </w:r>
      <w:r>
        <w:rPr>
          <w:spacing w:val="-9"/>
        </w:rPr>
        <w:t xml:space="preserve"> </w:t>
      </w:r>
      <w:r>
        <w:t>(</w:t>
      </w:r>
      <w:proofErr w:type="spellStart"/>
      <w:r>
        <w:t>i</w:t>
      </w:r>
      <w:proofErr w:type="spellEnd"/>
      <w:r>
        <w:t>)</w:t>
      </w:r>
      <w:r>
        <w:rPr>
          <w:spacing w:val="-8"/>
        </w:rPr>
        <w:t xml:space="preserve"> </w:t>
      </w:r>
      <w:r>
        <w:t>name</w:t>
      </w:r>
      <w:r>
        <w:rPr>
          <w:spacing w:val="-9"/>
        </w:rPr>
        <w:t xml:space="preserve"> </w:t>
      </w:r>
      <w:r>
        <w:t>you</w:t>
      </w:r>
      <w:r>
        <w:rPr>
          <w:spacing w:val="-9"/>
        </w:rPr>
        <w:t xml:space="preserve"> </w:t>
      </w:r>
      <w:r>
        <w:t>as</w:t>
      </w:r>
      <w:r>
        <w:rPr>
          <w:spacing w:val="-7"/>
        </w:rPr>
        <w:t xml:space="preserve"> </w:t>
      </w:r>
      <w:r>
        <w:t>the</w:t>
      </w:r>
      <w:r>
        <w:rPr>
          <w:spacing w:val="-9"/>
        </w:rPr>
        <w:t xml:space="preserve"> </w:t>
      </w:r>
      <w:r>
        <w:t>insured;</w:t>
      </w:r>
      <w:r>
        <w:rPr>
          <w:spacing w:val="-9"/>
        </w:rPr>
        <w:t xml:space="preserve"> </w:t>
      </w:r>
      <w:r>
        <w:t>(ii)</w:t>
      </w:r>
      <w:r>
        <w:rPr>
          <w:spacing w:val="-8"/>
        </w:rPr>
        <w:t xml:space="preserve"> </w:t>
      </w:r>
      <w:r>
        <w:t>name</w:t>
      </w:r>
      <w:r>
        <w:rPr>
          <w:spacing w:val="-9"/>
        </w:rPr>
        <w:t xml:space="preserve"> </w:t>
      </w:r>
      <w:r>
        <w:t>us,</w:t>
      </w:r>
      <w:r>
        <w:rPr>
          <w:spacing w:val="-9"/>
        </w:rPr>
        <w:t xml:space="preserve"> </w:t>
      </w:r>
      <w:r>
        <w:t>and</w:t>
      </w:r>
      <w:r>
        <w:rPr>
          <w:spacing w:val="-9"/>
        </w:rPr>
        <w:t xml:space="preserve"> </w:t>
      </w:r>
      <w:r>
        <w:t>our</w:t>
      </w:r>
      <w:r>
        <w:rPr>
          <w:spacing w:val="-8"/>
        </w:rPr>
        <w:t xml:space="preserve"> </w:t>
      </w:r>
      <w:r>
        <w:t>Affiliates, successors, assigns and directors as additional insureds (we will provide you with a list after you sign the Franchise Agreement); (iii) name the landlord of the Premises and its Affiliates as additional</w:t>
      </w:r>
      <w:r>
        <w:rPr>
          <w:spacing w:val="-1"/>
        </w:rPr>
        <w:t xml:space="preserve"> </w:t>
      </w:r>
      <w:r>
        <w:t>insureds; (iv) require</w:t>
      </w:r>
      <w:r>
        <w:rPr>
          <w:spacing w:val="-1"/>
        </w:rPr>
        <w:t xml:space="preserve"> </w:t>
      </w:r>
      <w:r>
        <w:t>the</w:t>
      </w:r>
      <w:r>
        <w:rPr>
          <w:spacing w:val="-1"/>
        </w:rPr>
        <w:t xml:space="preserve"> </w:t>
      </w:r>
      <w:r>
        <w:t>insurer</w:t>
      </w:r>
      <w:r>
        <w:rPr>
          <w:spacing w:val="-2"/>
        </w:rPr>
        <w:t xml:space="preserve"> </w:t>
      </w:r>
      <w:r>
        <w:t>to</w:t>
      </w:r>
      <w:r>
        <w:rPr>
          <w:spacing w:val="-3"/>
        </w:rPr>
        <w:t xml:space="preserve"> </w:t>
      </w:r>
      <w:r>
        <w:t>defend</w:t>
      </w:r>
      <w:r>
        <w:rPr>
          <w:spacing w:val="-3"/>
        </w:rPr>
        <w:t xml:space="preserve"> </w:t>
      </w:r>
      <w:r>
        <w:t>each</w:t>
      </w:r>
      <w:r>
        <w:rPr>
          <w:spacing w:val="-1"/>
        </w:rPr>
        <w:t xml:space="preserve"> </w:t>
      </w:r>
      <w:r>
        <w:t>person</w:t>
      </w:r>
      <w:r>
        <w:rPr>
          <w:spacing w:val="-3"/>
        </w:rPr>
        <w:t xml:space="preserve"> </w:t>
      </w:r>
      <w:r>
        <w:t>or entity if</w:t>
      </w:r>
      <w:r>
        <w:rPr>
          <w:spacing w:val="-3"/>
        </w:rPr>
        <w:t xml:space="preserve"> </w:t>
      </w:r>
      <w:r>
        <w:t>there</w:t>
      </w:r>
      <w:r>
        <w:rPr>
          <w:spacing w:val="-3"/>
        </w:rPr>
        <w:t xml:space="preserve"> </w:t>
      </w:r>
      <w:r>
        <w:t>is a</w:t>
      </w:r>
      <w:r>
        <w:rPr>
          <w:spacing w:val="-3"/>
        </w:rPr>
        <w:t xml:space="preserve"> </w:t>
      </w:r>
      <w:r>
        <w:t>claim;</w:t>
      </w:r>
      <w:r>
        <w:rPr>
          <w:spacing w:val="-3"/>
        </w:rPr>
        <w:t xml:space="preserve"> </w:t>
      </w:r>
      <w:r>
        <w:t>(v)</w:t>
      </w:r>
      <w:r>
        <w:rPr>
          <w:spacing w:val="-2"/>
        </w:rPr>
        <w:t xml:space="preserve"> </w:t>
      </w:r>
      <w:r>
        <w:t>provide</w:t>
      </w:r>
      <w:r>
        <w:rPr>
          <w:spacing w:val="-1"/>
        </w:rPr>
        <w:t xml:space="preserve"> </w:t>
      </w:r>
      <w:r>
        <w:t>that</w:t>
      </w:r>
      <w:r>
        <w:rPr>
          <w:spacing w:val="-1"/>
        </w:rPr>
        <w:t xml:space="preserve"> </w:t>
      </w:r>
      <w:r>
        <w:t>any liability</w:t>
      </w:r>
      <w:r>
        <w:rPr>
          <w:spacing w:val="-2"/>
        </w:rPr>
        <w:t xml:space="preserve"> </w:t>
      </w:r>
      <w:r>
        <w:t>coverage afforded</w:t>
      </w:r>
      <w:r>
        <w:rPr>
          <w:spacing w:val="-4"/>
        </w:rPr>
        <w:t xml:space="preserve"> </w:t>
      </w:r>
      <w:r>
        <w:t>applies</w:t>
      </w:r>
      <w:r>
        <w:rPr>
          <w:spacing w:val="-3"/>
        </w:rPr>
        <w:t xml:space="preserve"> </w:t>
      </w:r>
      <w:r>
        <w:t>separately to</w:t>
      </w:r>
      <w:r>
        <w:rPr>
          <w:spacing w:val="-4"/>
        </w:rPr>
        <w:t xml:space="preserve"> </w:t>
      </w:r>
      <w:r>
        <w:t>each</w:t>
      </w:r>
      <w:r>
        <w:rPr>
          <w:spacing w:val="-4"/>
        </w:rPr>
        <w:t xml:space="preserve"> </w:t>
      </w:r>
      <w:r>
        <w:t>person</w:t>
      </w:r>
      <w:r>
        <w:rPr>
          <w:spacing w:val="-4"/>
        </w:rPr>
        <w:t xml:space="preserve"> </w:t>
      </w:r>
      <w:r>
        <w:t>or</w:t>
      </w:r>
      <w:r>
        <w:rPr>
          <w:spacing w:val="-3"/>
        </w:rPr>
        <w:t xml:space="preserve"> </w:t>
      </w:r>
      <w:r>
        <w:t>entity</w:t>
      </w:r>
      <w:r>
        <w:rPr>
          <w:spacing w:val="-3"/>
        </w:rPr>
        <w:t xml:space="preserve"> </w:t>
      </w:r>
      <w:r>
        <w:t>against</w:t>
      </w:r>
      <w:r>
        <w:rPr>
          <w:spacing w:val="-4"/>
        </w:rPr>
        <w:t xml:space="preserve"> </w:t>
      </w:r>
      <w:r>
        <w:t>which</w:t>
      </w:r>
      <w:r>
        <w:rPr>
          <w:spacing w:val="-4"/>
        </w:rPr>
        <w:t xml:space="preserve"> </w:t>
      </w:r>
      <w:r>
        <w:t>a</w:t>
      </w:r>
      <w:r>
        <w:rPr>
          <w:spacing w:val="-4"/>
        </w:rPr>
        <w:t xml:space="preserve"> </w:t>
      </w:r>
      <w:r>
        <w:t>claim</w:t>
      </w:r>
      <w:r>
        <w:rPr>
          <w:spacing w:val="-2"/>
        </w:rPr>
        <w:t xml:space="preserve"> </w:t>
      </w:r>
      <w:r>
        <w:t>is</w:t>
      </w:r>
      <w:r>
        <w:rPr>
          <w:spacing w:val="-3"/>
        </w:rPr>
        <w:t xml:space="preserve"> </w:t>
      </w:r>
      <w:r>
        <w:t>brought</w:t>
      </w:r>
      <w:r>
        <w:rPr>
          <w:spacing w:val="-4"/>
        </w:rPr>
        <w:t xml:space="preserve"> </w:t>
      </w:r>
      <w:r>
        <w:t>as</w:t>
      </w:r>
      <w:r>
        <w:rPr>
          <w:spacing w:val="-3"/>
        </w:rPr>
        <w:t xml:space="preserve"> </w:t>
      </w:r>
      <w:r>
        <w:t>though</w:t>
      </w:r>
      <w:r>
        <w:rPr>
          <w:spacing w:val="-4"/>
        </w:rPr>
        <w:t xml:space="preserve"> </w:t>
      </w:r>
      <w:r>
        <w:t>a</w:t>
      </w:r>
      <w:r>
        <w:rPr>
          <w:spacing w:val="-4"/>
        </w:rPr>
        <w:t xml:space="preserve"> </w:t>
      </w:r>
      <w:r>
        <w:t>separate policy had been issued to that person or entity; (vi) contain no provision which limits or reduces coverage if</w:t>
      </w:r>
      <w:r>
        <w:rPr>
          <w:spacing w:val="-14"/>
        </w:rPr>
        <w:t xml:space="preserve"> </w:t>
      </w:r>
      <w:r>
        <w:t>there</w:t>
      </w:r>
      <w:r>
        <w:rPr>
          <w:spacing w:val="-14"/>
        </w:rPr>
        <w:t xml:space="preserve"> </w:t>
      </w:r>
      <w:r>
        <w:t>is</w:t>
      </w:r>
      <w:r>
        <w:rPr>
          <w:spacing w:val="-14"/>
        </w:rPr>
        <w:t xml:space="preserve"> </w:t>
      </w:r>
      <w:r>
        <w:t>a</w:t>
      </w:r>
      <w:r>
        <w:rPr>
          <w:spacing w:val="-14"/>
        </w:rPr>
        <w:t xml:space="preserve"> </w:t>
      </w:r>
      <w:r>
        <w:t>claim</w:t>
      </w:r>
      <w:r>
        <w:rPr>
          <w:spacing w:val="-13"/>
        </w:rPr>
        <w:t xml:space="preserve"> </w:t>
      </w:r>
      <w:r>
        <w:t>by</w:t>
      </w:r>
      <w:r>
        <w:rPr>
          <w:spacing w:val="-14"/>
        </w:rPr>
        <w:t xml:space="preserve"> </w:t>
      </w:r>
      <w:r>
        <w:t>one</w:t>
      </w:r>
      <w:r>
        <w:rPr>
          <w:spacing w:val="-14"/>
        </w:rPr>
        <w:t xml:space="preserve"> </w:t>
      </w:r>
      <w:r>
        <w:t>or</w:t>
      </w:r>
      <w:r>
        <w:rPr>
          <w:spacing w:val="-12"/>
        </w:rPr>
        <w:t xml:space="preserve"> </w:t>
      </w:r>
      <w:r>
        <w:t>more</w:t>
      </w:r>
      <w:r>
        <w:rPr>
          <w:spacing w:val="-14"/>
        </w:rPr>
        <w:t xml:space="preserve"> </w:t>
      </w:r>
      <w:r>
        <w:t>additional</w:t>
      </w:r>
      <w:r>
        <w:rPr>
          <w:spacing w:val="-14"/>
        </w:rPr>
        <w:t xml:space="preserve"> </w:t>
      </w:r>
      <w:r>
        <w:t>insured,</w:t>
      </w:r>
      <w:r>
        <w:rPr>
          <w:spacing w:val="-12"/>
        </w:rPr>
        <w:t xml:space="preserve"> </w:t>
      </w:r>
      <w:r>
        <w:t>or</w:t>
      </w:r>
      <w:r>
        <w:rPr>
          <w:spacing w:val="-13"/>
        </w:rPr>
        <w:t xml:space="preserve"> </w:t>
      </w:r>
      <w:r>
        <w:t>by</w:t>
      </w:r>
      <w:r>
        <w:rPr>
          <w:spacing w:val="-14"/>
        </w:rPr>
        <w:t xml:space="preserve"> </w:t>
      </w:r>
      <w:r>
        <w:t>reason</w:t>
      </w:r>
      <w:r>
        <w:rPr>
          <w:spacing w:val="-14"/>
        </w:rPr>
        <w:t xml:space="preserve"> </w:t>
      </w:r>
      <w:r>
        <w:t>of</w:t>
      </w:r>
      <w:r>
        <w:rPr>
          <w:spacing w:val="-13"/>
        </w:rPr>
        <w:t xml:space="preserve"> </w:t>
      </w:r>
      <w:r>
        <w:t>any</w:t>
      </w:r>
      <w:r>
        <w:rPr>
          <w:spacing w:val="-14"/>
        </w:rPr>
        <w:t xml:space="preserve"> </w:t>
      </w:r>
      <w:r>
        <w:t>insurance</w:t>
      </w:r>
      <w:r>
        <w:rPr>
          <w:spacing w:val="-12"/>
        </w:rPr>
        <w:t xml:space="preserve"> </w:t>
      </w:r>
      <w:r>
        <w:t>which</w:t>
      </w:r>
      <w:r>
        <w:rPr>
          <w:spacing w:val="-14"/>
        </w:rPr>
        <w:t xml:space="preserve"> </w:t>
      </w:r>
      <w:r>
        <w:t>may</w:t>
      </w:r>
      <w:r>
        <w:rPr>
          <w:spacing w:val="-12"/>
        </w:rPr>
        <w:t xml:space="preserve"> </w:t>
      </w:r>
      <w:r>
        <w:t>be</w:t>
      </w:r>
      <w:r>
        <w:rPr>
          <w:spacing w:val="-14"/>
        </w:rPr>
        <w:t xml:space="preserve"> </w:t>
      </w:r>
      <w:r>
        <w:t>maintained by</w:t>
      </w:r>
      <w:r>
        <w:rPr>
          <w:spacing w:val="-12"/>
        </w:rPr>
        <w:t xml:space="preserve"> </w:t>
      </w:r>
      <w:r>
        <w:t>us,</w:t>
      </w:r>
      <w:r>
        <w:rPr>
          <w:spacing w:val="-11"/>
        </w:rPr>
        <w:t xml:space="preserve"> </w:t>
      </w:r>
      <w:r>
        <w:t>except</w:t>
      </w:r>
      <w:r>
        <w:rPr>
          <w:spacing w:val="-14"/>
        </w:rPr>
        <w:t xml:space="preserve"> </w:t>
      </w:r>
      <w:r>
        <w:t>for</w:t>
      </w:r>
      <w:r>
        <w:rPr>
          <w:spacing w:val="-13"/>
        </w:rPr>
        <w:t xml:space="preserve"> </w:t>
      </w:r>
      <w:r>
        <w:t>standard</w:t>
      </w:r>
      <w:r>
        <w:rPr>
          <w:spacing w:val="-12"/>
        </w:rPr>
        <w:t xml:space="preserve"> </w:t>
      </w:r>
      <w:r>
        <w:t>deductibles;</w:t>
      </w:r>
      <w:r>
        <w:rPr>
          <w:spacing w:val="-14"/>
        </w:rPr>
        <w:t xml:space="preserve"> </w:t>
      </w:r>
      <w:r>
        <w:t>and</w:t>
      </w:r>
      <w:r>
        <w:rPr>
          <w:spacing w:val="-14"/>
        </w:rPr>
        <w:t xml:space="preserve"> </w:t>
      </w:r>
      <w:r>
        <w:t>(vii)</w:t>
      </w:r>
      <w:r>
        <w:rPr>
          <w:spacing w:val="-10"/>
        </w:rPr>
        <w:t xml:space="preserve"> </w:t>
      </w:r>
      <w:r>
        <w:t>provide</w:t>
      </w:r>
      <w:r>
        <w:rPr>
          <w:spacing w:val="-9"/>
        </w:rPr>
        <w:t xml:space="preserve"> </w:t>
      </w:r>
      <w:r>
        <w:t>coverage</w:t>
      </w:r>
      <w:r>
        <w:rPr>
          <w:spacing w:val="-14"/>
        </w:rPr>
        <w:t xml:space="preserve"> </w:t>
      </w:r>
      <w:r>
        <w:t>for</w:t>
      </w:r>
      <w:r>
        <w:rPr>
          <w:spacing w:val="-12"/>
        </w:rPr>
        <w:t xml:space="preserve"> </w:t>
      </w:r>
      <w:r>
        <w:t>your</w:t>
      </w:r>
      <w:r>
        <w:rPr>
          <w:spacing w:val="-10"/>
        </w:rPr>
        <w:t xml:space="preserve"> </w:t>
      </w:r>
      <w:r>
        <w:t>indemnification</w:t>
      </w:r>
      <w:r>
        <w:rPr>
          <w:spacing w:val="-11"/>
        </w:rPr>
        <w:t xml:space="preserve"> </w:t>
      </w:r>
      <w:r>
        <w:t>obligations</w:t>
      </w:r>
      <w:r>
        <w:rPr>
          <w:spacing w:val="-12"/>
        </w:rPr>
        <w:t xml:space="preserve"> </w:t>
      </w:r>
      <w:r>
        <w:t>under the</w:t>
      </w:r>
      <w:r>
        <w:rPr>
          <w:spacing w:val="-9"/>
        </w:rPr>
        <w:t xml:space="preserve"> </w:t>
      </w:r>
      <w:r>
        <w:t>Franchise</w:t>
      </w:r>
      <w:r>
        <w:rPr>
          <w:spacing w:val="-7"/>
        </w:rPr>
        <w:t xml:space="preserve"> </w:t>
      </w:r>
      <w:r>
        <w:t>Agreement.</w:t>
      </w:r>
      <w:r>
        <w:rPr>
          <w:spacing w:val="-6"/>
        </w:rPr>
        <w:t xml:space="preserve"> </w:t>
      </w:r>
      <w:r>
        <w:t>Coverage</w:t>
      </w:r>
      <w:r>
        <w:rPr>
          <w:spacing w:val="-7"/>
        </w:rPr>
        <w:t xml:space="preserve"> </w:t>
      </w:r>
      <w:r>
        <w:t>for</w:t>
      </w:r>
      <w:r>
        <w:rPr>
          <w:spacing w:val="-8"/>
        </w:rPr>
        <w:t xml:space="preserve"> </w:t>
      </w:r>
      <w:r>
        <w:t>the</w:t>
      </w:r>
      <w:r>
        <w:rPr>
          <w:spacing w:val="-7"/>
        </w:rPr>
        <w:t xml:space="preserve"> </w:t>
      </w:r>
      <w:r>
        <w:t>additional</w:t>
      </w:r>
      <w:r>
        <w:rPr>
          <w:spacing w:val="-7"/>
        </w:rPr>
        <w:t xml:space="preserve"> </w:t>
      </w:r>
      <w:r>
        <w:t>insureds</w:t>
      </w:r>
      <w:r>
        <w:rPr>
          <w:spacing w:val="-7"/>
        </w:rPr>
        <w:t xml:space="preserve"> </w:t>
      </w:r>
      <w:r>
        <w:t>will</w:t>
      </w:r>
      <w:r>
        <w:rPr>
          <w:spacing w:val="-7"/>
        </w:rPr>
        <w:t xml:space="preserve"> </w:t>
      </w:r>
      <w:r>
        <w:t>apply</w:t>
      </w:r>
      <w:r>
        <w:rPr>
          <w:spacing w:val="-8"/>
        </w:rPr>
        <w:t xml:space="preserve"> </w:t>
      </w:r>
      <w:r>
        <w:t>on</w:t>
      </w:r>
      <w:r>
        <w:rPr>
          <w:spacing w:val="-9"/>
        </w:rPr>
        <w:t xml:space="preserve"> </w:t>
      </w:r>
      <w:r>
        <w:t>a</w:t>
      </w:r>
      <w:r>
        <w:rPr>
          <w:spacing w:val="-7"/>
        </w:rPr>
        <w:t xml:space="preserve"> </w:t>
      </w:r>
      <w:r>
        <w:t>primary</w:t>
      </w:r>
      <w:r>
        <w:rPr>
          <w:spacing w:val="-7"/>
        </w:rPr>
        <w:t xml:space="preserve"> </w:t>
      </w:r>
      <w:r>
        <w:t>basis</w:t>
      </w:r>
      <w:r>
        <w:rPr>
          <w:spacing w:val="-5"/>
        </w:rPr>
        <w:t xml:space="preserve"> </w:t>
      </w:r>
      <w:r>
        <w:t>irrespective</w:t>
      </w:r>
      <w:r>
        <w:rPr>
          <w:spacing w:val="-7"/>
        </w:rPr>
        <w:t xml:space="preserve"> </w:t>
      </w:r>
      <w:r>
        <w:t>of any</w:t>
      </w:r>
      <w:r>
        <w:rPr>
          <w:spacing w:val="-12"/>
        </w:rPr>
        <w:t xml:space="preserve"> </w:t>
      </w:r>
      <w:r>
        <w:t>other</w:t>
      </w:r>
      <w:r>
        <w:rPr>
          <w:spacing w:val="-13"/>
        </w:rPr>
        <w:t xml:space="preserve"> </w:t>
      </w:r>
      <w:r>
        <w:t>insurance,</w:t>
      </w:r>
      <w:r>
        <w:rPr>
          <w:spacing w:val="-14"/>
        </w:rPr>
        <w:t xml:space="preserve"> </w:t>
      </w:r>
      <w:r>
        <w:t>whether</w:t>
      </w:r>
      <w:r>
        <w:rPr>
          <w:spacing w:val="-13"/>
        </w:rPr>
        <w:t xml:space="preserve"> </w:t>
      </w:r>
      <w:r>
        <w:t>collectable</w:t>
      </w:r>
      <w:r>
        <w:rPr>
          <w:spacing w:val="-14"/>
        </w:rPr>
        <w:t xml:space="preserve"> </w:t>
      </w:r>
      <w:r>
        <w:t>or</w:t>
      </w:r>
      <w:r>
        <w:rPr>
          <w:spacing w:val="-10"/>
        </w:rPr>
        <w:t xml:space="preserve"> </w:t>
      </w:r>
      <w:r>
        <w:t>not.</w:t>
      </w:r>
      <w:r>
        <w:rPr>
          <w:spacing w:val="-11"/>
        </w:rPr>
        <w:t xml:space="preserve"> </w:t>
      </w:r>
      <w:r>
        <w:t>All</w:t>
      </w:r>
      <w:r>
        <w:rPr>
          <w:spacing w:val="-12"/>
        </w:rPr>
        <w:t xml:space="preserve"> </w:t>
      </w:r>
      <w:r>
        <w:t>insurance</w:t>
      </w:r>
      <w:r>
        <w:rPr>
          <w:spacing w:val="-14"/>
        </w:rPr>
        <w:t xml:space="preserve"> </w:t>
      </w:r>
      <w:r>
        <w:t>policies</w:t>
      </w:r>
      <w:r>
        <w:rPr>
          <w:spacing w:val="-13"/>
        </w:rPr>
        <w:t xml:space="preserve"> </w:t>
      </w:r>
      <w:r>
        <w:t>must</w:t>
      </w:r>
      <w:r>
        <w:rPr>
          <w:spacing w:val="-11"/>
        </w:rPr>
        <w:t xml:space="preserve"> </w:t>
      </w:r>
      <w:r>
        <w:t>be</w:t>
      </w:r>
      <w:r>
        <w:rPr>
          <w:spacing w:val="-12"/>
        </w:rPr>
        <w:t xml:space="preserve"> </w:t>
      </w:r>
      <w:r>
        <w:t>issued</w:t>
      </w:r>
      <w:r>
        <w:rPr>
          <w:spacing w:val="-14"/>
        </w:rPr>
        <w:t xml:space="preserve"> </w:t>
      </w:r>
      <w:r>
        <w:t>by</w:t>
      </w:r>
      <w:r>
        <w:rPr>
          <w:spacing w:val="-12"/>
        </w:rPr>
        <w:t xml:space="preserve"> </w:t>
      </w:r>
      <w:r>
        <w:t>a</w:t>
      </w:r>
      <w:r>
        <w:rPr>
          <w:spacing w:val="-14"/>
        </w:rPr>
        <w:t xml:space="preserve"> </w:t>
      </w:r>
      <w:r>
        <w:t>reputable</w:t>
      </w:r>
      <w:r>
        <w:rPr>
          <w:spacing w:val="-14"/>
        </w:rPr>
        <w:t xml:space="preserve"> </w:t>
      </w:r>
      <w:r>
        <w:t>insurer (such</w:t>
      </w:r>
      <w:r>
        <w:rPr>
          <w:spacing w:val="-2"/>
        </w:rPr>
        <w:t xml:space="preserve"> </w:t>
      </w:r>
      <w:r>
        <w:t>as A.M. Best with</w:t>
      </w:r>
      <w:r>
        <w:rPr>
          <w:spacing w:val="-2"/>
        </w:rPr>
        <w:t xml:space="preserve"> </w:t>
      </w:r>
      <w:r>
        <w:t>an underwriting</w:t>
      </w:r>
      <w:r>
        <w:rPr>
          <w:spacing w:val="-2"/>
        </w:rPr>
        <w:t xml:space="preserve"> </w:t>
      </w:r>
      <w:r>
        <w:t>rating</w:t>
      </w:r>
      <w:r>
        <w:rPr>
          <w:spacing w:val="-2"/>
        </w:rPr>
        <w:t xml:space="preserve"> </w:t>
      </w:r>
      <w:r>
        <w:t>of A-</w:t>
      </w:r>
      <w:r>
        <w:rPr>
          <w:spacing w:val="-1"/>
        </w:rPr>
        <w:t xml:space="preserve"> </w:t>
      </w:r>
      <w:r>
        <w:t>or better) and must</w:t>
      </w:r>
      <w:r>
        <w:rPr>
          <w:spacing w:val="-2"/>
        </w:rPr>
        <w:t xml:space="preserve"> </w:t>
      </w:r>
      <w:r>
        <w:t>include</w:t>
      </w:r>
      <w:r>
        <w:rPr>
          <w:spacing w:val="-2"/>
        </w:rPr>
        <w:t xml:space="preserve"> </w:t>
      </w:r>
      <w:r>
        <w:t>a waiver</w:t>
      </w:r>
      <w:r>
        <w:rPr>
          <w:spacing w:val="-1"/>
        </w:rPr>
        <w:t xml:space="preserve"> </w:t>
      </w:r>
      <w:r>
        <w:t xml:space="preserve">of subrogation in </w:t>
      </w:r>
      <w:proofErr w:type="spellStart"/>
      <w:r>
        <w:t>favour</w:t>
      </w:r>
      <w:proofErr w:type="spellEnd"/>
      <w:r>
        <w:t xml:space="preserve"> of us, our Affiliates, successors, assigns, directors, and the landlord of the Premises.</w:t>
      </w:r>
    </w:p>
    <w:p w14:paraId="353E349B" w14:textId="5D1B3BB9" w:rsidR="00C811EF" w:rsidRDefault="00D00284">
      <w:pPr>
        <w:pStyle w:val="BodyText"/>
        <w:kinsoku w:val="0"/>
        <w:overflowPunct w:val="0"/>
        <w:spacing w:before="228"/>
        <w:ind w:left="720" w:right="718"/>
        <w:jc w:val="both"/>
      </w:pPr>
      <w:r>
        <w:rPr>
          <w:noProof/>
        </w:rPr>
        <mc:AlternateContent>
          <mc:Choice Requires="wps">
            <w:drawing>
              <wp:anchor distT="0" distB="0" distL="114300" distR="114300" simplePos="0" relativeHeight="251621888" behindDoc="1" locked="0" layoutInCell="0" allowOverlap="1" wp14:anchorId="60339E1F" wp14:editId="3745EC5F">
                <wp:simplePos x="0" y="0"/>
                <wp:positionH relativeFrom="page">
                  <wp:posOffset>1196340</wp:posOffset>
                </wp:positionH>
                <wp:positionV relativeFrom="paragraph">
                  <wp:posOffset>407670</wp:posOffset>
                </wp:positionV>
                <wp:extent cx="266700" cy="241300"/>
                <wp:effectExtent l="0" t="0" r="0" b="0"/>
                <wp:wrapNone/>
                <wp:docPr id="183019138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1F376" w14:textId="77777777" w:rsidR="004A6BB4" w:rsidRDefault="00D00284">
                            <w:pPr>
                              <w:widowControl/>
                              <w:autoSpaceDE/>
                              <w:autoSpaceDN/>
                              <w:adjustRightInd/>
                              <w:spacing w:line="38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0FB74DA7" wp14:editId="062AC1D5">
                                  <wp:extent cx="234950" cy="250825"/>
                                  <wp:effectExtent l="0" t="0" r="0" b="0"/>
                                  <wp:docPr id="1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950" cy="250825"/>
                                          </a:xfrm>
                                          <a:prstGeom prst="rect">
                                            <a:avLst/>
                                          </a:prstGeom>
                                          <a:noFill/>
                                          <a:ln>
                                            <a:noFill/>
                                          </a:ln>
                                        </pic:spPr>
                                      </pic:pic>
                                    </a:graphicData>
                                  </a:graphic>
                                </wp:inline>
                              </w:drawing>
                            </w:r>
                          </w:p>
                          <w:p w14:paraId="4435EAAE"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39E1F" id="Rectangle 11" o:spid="_x0000_s1030" style="position:absolute;left:0;text-align:left;margin-left:94.2pt;margin-top:32.1pt;width:21pt;height:19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" o:allowincell="f" filled="f" stroked="f">
                <v:path arrowok="t"/>
                <v:textbox inset="0,0,0,0">
                  <w:txbxContent>
                    <w:p w14:paraId="5291F376" w14:textId="77777777" w:rsidR="004A6BB4" w:rsidRDefault="00D00284">
                      <w:pPr>
                        <w:widowControl/>
                        <w:autoSpaceDE/>
                        <w:autoSpaceDN/>
                        <w:adjustRightInd/>
                        <w:spacing w:line="38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0FB74DA7" wp14:editId="062AC1D5">
                            <wp:extent cx="234950" cy="250825"/>
                            <wp:effectExtent l="0" t="0" r="0" b="0"/>
                            <wp:docPr id="1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4950" cy="250825"/>
                                    </a:xfrm>
                                    <a:prstGeom prst="rect">
                                      <a:avLst/>
                                    </a:prstGeom>
                                    <a:noFill/>
                                    <a:ln>
                                      <a:noFill/>
                                    </a:ln>
                                  </pic:spPr>
                                </pic:pic>
                              </a:graphicData>
                            </a:graphic>
                          </wp:inline>
                        </w:drawing>
                      </w:r>
                    </w:p>
                    <w:p w14:paraId="4435EAAE" w14:textId="77777777" w:rsidR="004A6BB4" w:rsidRDefault="004A6BB4">
                      <w:pPr>
                        <w:rPr>
                          <w:rFonts w:ascii="Times New Roman" w:hAnsi="Times New Roman" w:cs="Times New Roman"/>
                          <w:sz w:val="24"/>
                          <w:szCs w:val="24"/>
                        </w:rPr>
                      </w:pPr>
                    </w:p>
                  </w:txbxContent>
                </v:textbox>
                <w10:wrap anchorx="page"/>
              </v:rect>
            </w:pict>
          </mc:Fallback>
        </mc:AlternateContent>
      </w:r>
      <w:r w:rsidR="00C811EF">
        <w:t xml:space="preserve">We may, at our option, require you to participate in any blanket or group insurance program (including, without limitation, our corporate sponsored insurance program) maintained by us for all or some </w:t>
      </w:r>
      <w:r w:rsidR="00696E1A">
        <w:t>[TRADE MARK]</w:t>
      </w:r>
      <w:r w:rsidR="00C811EF">
        <w:rPr>
          <w:spacing w:val="80"/>
        </w:rPr>
        <w:t xml:space="preserve"> </w:t>
      </w:r>
      <w:r w:rsidR="00C811EF">
        <w:t>franchisees for the purpose of providing all or part of the insurance coverage to be taken out pursuant to Section 9.12 of the Franchise Agreement (the “Insurance Program”). The Insurance Program may include such policies of insurance, and may be in such amounts, as are reasonably required by us, including</w:t>
      </w:r>
      <w:r w:rsidR="00C811EF">
        <w:rPr>
          <w:spacing w:val="-4"/>
        </w:rPr>
        <w:t xml:space="preserve"> </w:t>
      </w:r>
      <w:r w:rsidR="00C811EF">
        <w:t>such</w:t>
      </w:r>
      <w:r w:rsidR="00C811EF">
        <w:rPr>
          <w:spacing w:val="-2"/>
        </w:rPr>
        <w:t xml:space="preserve"> </w:t>
      </w:r>
      <w:r w:rsidR="00C811EF">
        <w:t>policies</w:t>
      </w:r>
      <w:r w:rsidR="00C811EF">
        <w:rPr>
          <w:spacing w:val="-3"/>
        </w:rPr>
        <w:t xml:space="preserve"> </w:t>
      </w:r>
      <w:r w:rsidR="00C811EF">
        <w:t>of</w:t>
      </w:r>
      <w:r w:rsidR="00C811EF">
        <w:rPr>
          <w:spacing w:val="-2"/>
        </w:rPr>
        <w:t xml:space="preserve"> </w:t>
      </w:r>
      <w:r w:rsidR="00C811EF">
        <w:t>insurance</w:t>
      </w:r>
      <w:r w:rsidR="00C811EF">
        <w:rPr>
          <w:spacing w:val="-4"/>
        </w:rPr>
        <w:t xml:space="preserve"> </w:t>
      </w:r>
      <w:r w:rsidR="00C811EF">
        <w:t>noted</w:t>
      </w:r>
      <w:r w:rsidR="00C811EF">
        <w:rPr>
          <w:spacing w:val="-2"/>
        </w:rPr>
        <w:t xml:space="preserve"> </w:t>
      </w:r>
      <w:r w:rsidR="00C811EF">
        <w:t>above.</w:t>
      </w:r>
      <w:r w:rsidR="00C811EF">
        <w:rPr>
          <w:spacing w:val="40"/>
        </w:rPr>
        <w:t xml:space="preserve"> </w:t>
      </w:r>
      <w:r w:rsidR="00C811EF">
        <w:t>You</w:t>
      </w:r>
      <w:r w:rsidR="00C811EF">
        <w:rPr>
          <w:spacing w:val="-2"/>
        </w:rPr>
        <w:t xml:space="preserve"> </w:t>
      </w:r>
      <w:r w:rsidR="00C811EF">
        <w:t>shall</w:t>
      </w:r>
      <w:r w:rsidR="00C811EF">
        <w:rPr>
          <w:spacing w:val="-2"/>
        </w:rPr>
        <w:t xml:space="preserve"> </w:t>
      </w:r>
      <w:r w:rsidR="00C811EF">
        <w:t>reimburse</w:t>
      </w:r>
      <w:r w:rsidR="00C811EF">
        <w:rPr>
          <w:spacing w:val="-2"/>
        </w:rPr>
        <w:t xml:space="preserve"> </w:t>
      </w:r>
      <w:r w:rsidR="00C811EF">
        <w:t>us</w:t>
      </w:r>
      <w:r w:rsidR="00C811EF">
        <w:rPr>
          <w:spacing w:val="-3"/>
        </w:rPr>
        <w:t xml:space="preserve"> </w:t>
      </w:r>
      <w:r w:rsidR="00C811EF">
        <w:t>for,</w:t>
      </w:r>
      <w:r w:rsidR="00C811EF">
        <w:rPr>
          <w:spacing w:val="-4"/>
        </w:rPr>
        <w:t xml:space="preserve"> </w:t>
      </w:r>
      <w:r w:rsidR="00C811EF">
        <w:t>or</w:t>
      </w:r>
      <w:r w:rsidR="00C811EF">
        <w:rPr>
          <w:spacing w:val="-3"/>
        </w:rPr>
        <w:t xml:space="preserve"> </w:t>
      </w:r>
      <w:r w:rsidR="00C811EF">
        <w:t>at</w:t>
      </w:r>
      <w:r w:rsidR="00C811EF">
        <w:rPr>
          <w:spacing w:val="-2"/>
        </w:rPr>
        <w:t xml:space="preserve"> </w:t>
      </w:r>
      <w:r w:rsidR="00C811EF">
        <w:t>our</w:t>
      </w:r>
      <w:r w:rsidR="00C811EF">
        <w:rPr>
          <w:spacing w:val="-3"/>
        </w:rPr>
        <w:t xml:space="preserve"> </w:t>
      </w:r>
      <w:r w:rsidR="00C811EF">
        <w:t>option,</w:t>
      </w:r>
      <w:r w:rsidR="00C811EF">
        <w:rPr>
          <w:spacing w:val="-4"/>
        </w:rPr>
        <w:t xml:space="preserve"> </w:t>
      </w:r>
      <w:r w:rsidR="00C811EF">
        <w:t>pay</w:t>
      </w:r>
      <w:r w:rsidR="00C811EF">
        <w:rPr>
          <w:spacing w:val="-3"/>
        </w:rPr>
        <w:t xml:space="preserve"> </w:t>
      </w:r>
      <w:r w:rsidR="00C811EF">
        <w:t>directly to the insurer, your share, as reasonably determined by us or such insurer, of all premiums for such insurance.</w:t>
      </w:r>
      <w:r w:rsidR="00C811EF">
        <w:rPr>
          <w:spacing w:val="40"/>
        </w:rPr>
        <w:t xml:space="preserve"> </w:t>
      </w:r>
      <w:r w:rsidR="00C811EF">
        <w:t>We</w:t>
      </w:r>
      <w:r w:rsidR="00C811EF">
        <w:rPr>
          <w:spacing w:val="-3"/>
        </w:rPr>
        <w:t xml:space="preserve"> </w:t>
      </w:r>
      <w:r w:rsidR="00C811EF">
        <w:t>are</w:t>
      </w:r>
      <w:r w:rsidR="00C811EF">
        <w:rPr>
          <w:spacing w:val="-6"/>
        </w:rPr>
        <w:t xml:space="preserve"> </w:t>
      </w:r>
      <w:r w:rsidR="00C811EF">
        <w:t>not</w:t>
      </w:r>
      <w:r w:rsidR="00C811EF">
        <w:rPr>
          <w:spacing w:val="-3"/>
        </w:rPr>
        <w:t xml:space="preserve"> </w:t>
      </w:r>
      <w:r w:rsidR="00C811EF">
        <w:t>liable</w:t>
      </w:r>
      <w:r w:rsidR="00C811EF">
        <w:rPr>
          <w:spacing w:val="-6"/>
        </w:rPr>
        <w:t xml:space="preserve"> </w:t>
      </w:r>
      <w:r w:rsidR="00C811EF">
        <w:t>in</w:t>
      </w:r>
      <w:r w:rsidR="00C811EF">
        <w:rPr>
          <w:spacing w:val="-6"/>
        </w:rPr>
        <w:t xml:space="preserve"> </w:t>
      </w:r>
      <w:r w:rsidR="00C811EF">
        <w:t>any</w:t>
      </w:r>
      <w:r w:rsidR="00C811EF">
        <w:rPr>
          <w:spacing w:val="-4"/>
        </w:rPr>
        <w:t xml:space="preserve"> </w:t>
      </w:r>
      <w:r w:rsidR="00C811EF">
        <w:t>way</w:t>
      </w:r>
      <w:r w:rsidR="00C811EF">
        <w:rPr>
          <w:spacing w:val="-4"/>
        </w:rPr>
        <w:t xml:space="preserve"> </w:t>
      </w:r>
      <w:r w:rsidR="00C811EF">
        <w:t>to</w:t>
      </w:r>
      <w:r w:rsidR="00C811EF">
        <w:rPr>
          <w:spacing w:val="-6"/>
        </w:rPr>
        <w:t xml:space="preserve"> </w:t>
      </w:r>
      <w:r w:rsidR="00C811EF">
        <w:t>you</w:t>
      </w:r>
      <w:r w:rsidR="00C811EF">
        <w:rPr>
          <w:spacing w:val="-6"/>
        </w:rPr>
        <w:t xml:space="preserve"> </w:t>
      </w:r>
      <w:r w:rsidR="00C811EF">
        <w:t>or</w:t>
      </w:r>
      <w:r w:rsidR="00C811EF">
        <w:rPr>
          <w:spacing w:val="-4"/>
        </w:rPr>
        <w:t xml:space="preserve"> </w:t>
      </w:r>
      <w:r w:rsidR="00C811EF">
        <w:t>any</w:t>
      </w:r>
      <w:r w:rsidR="00C811EF">
        <w:rPr>
          <w:spacing w:val="-4"/>
        </w:rPr>
        <w:t xml:space="preserve"> </w:t>
      </w:r>
      <w:r w:rsidR="00C811EF">
        <w:t>other</w:t>
      </w:r>
      <w:r w:rsidR="00C811EF">
        <w:rPr>
          <w:spacing w:val="-4"/>
        </w:rPr>
        <w:t xml:space="preserve"> </w:t>
      </w:r>
      <w:r w:rsidR="00C811EF">
        <w:t>person</w:t>
      </w:r>
      <w:r w:rsidR="00C811EF">
        <w:rPr>
          <w:spacing w:val="-6"/>
        </w:rPr>
        <w:t xml:space="preserve"> </w:t>
      </w:r>
      <w:r w:rsidR="00C811EF">
        <w:t>for</w:t>
      </w:r>
      <w:r w:rsidR="00C811EF">
        <w:rPr>
          <w:spacing w:val="-5"/>
        </w:rPr>
        <w:t xml:space="preserve"> </w:t>
      </w:r>
      <w:r w:rsidR="00C811EF">
        <w:t>any</w:t>
      </w:r>
      <w:r w:rsidR="00C811EF">
        <w:rPr>
          <w:spacing w:val="-4"/>
        </w:rPr>
        <w:t xml:space="preserve"> </w:t>
      </w:r>
      <w:r w:rsidR="00C811EF">
        <w:t>deficiency</w:t>
      </w:r>
      <w:r w:rsidR="00C811EF">
        <w:rPr>
          <w:spacing w:val="-4"/>
        </w:rPr>
        <w:t xml:space="preserve"> </w:t>
      </w:r>
      <w:r w:rsidR="00C811EF">
        <w:t>in</w:t>
      </w:r>
      <w:r w:rsidR="00C811EF">
        <w:rPr>
          <w:spacing w:val="-6"/>
        </w:rPr>
        <w:t xml:space="preserve"> </w:t>
      </w:r>
      <w:r w:rsidR="00C811EF">
        <w:t>such</w:t>
      </w:r>
      <w:r w:rsidR="00C811EF">
        <w:rPr>
          <w:spacing w:val="-5"/>
        </w:rPr>
        <w:t xml:space="preserve"> </w:t>
      </w:r>
      <w:r w:rsidR="00C811EF">
        <w:t>insurance.</w:t>
      </w:r>
      <w:r w:rsidR="00C811EF">
        <w:rPr>
          <w:spacing w:val="40"/>
        </w:rPr>
        <w:t xml:space="preserve"> </w:t>
      </w:r>
      <w:r w:rsidR="00C811EF">
        <w:t>If the said insurance is not sufficient or broad enough for your purposes, you are responsible, at your own cost and expense, for the placement of such additional insurance as you may require in accordance with this Section 9.12. We shall be entitled to modify the Insurance Program from time to time as specified by us in our Manual or by other written notice from time to time.</w:t>
      </w:r>
      <w:r w:rsidR="00C811EF">
        <w:rPr>
          <w:spacing w:val="40"/>
        </w:rPr>
        <w:t xml:space="preserve"> </w:t>
      </w:r>
      <w:r w:rsidR="00C811EF">
        <w:t>You agree to participate in the program.</w:t>
      </w:r>
      <w:r w:rsidR="00C811EF">
        <w:rPr>
          <w:spacing w:val="40"/>
        </w:rPr>
        <w:t xml:space="preserve"> </w:t>
      </w:r>
      <w:r w:rsidR="00C811EF">
        <w:t>If the</w:t>
      </w:r>
      <w:r w:rsidR="00C811EF">
        <w:rPr>
          <w:spacing w:val="-7"/>
        </w:rPr>
        <w:t xml:space="preserve"> </w:t>
      </w:r>
      <w:r w:rsidR="00C811EF">
        <w:t>underwriters</w:t>
      </w:r>
      <w:r w:rsidR="00C811EF">
        <w:rPr>
          <w:spacing w:val="-5"/>
        </w:rPr>
        <w:t xml:space="preserve"> </w:t>
      </w:r>
      <w:r w:rsidR="00C811EF">
        <w:t>of</w:t>
      </w:r>
      <w:r w:rsidR="00C811EF">
        <w:rPr>
          <w:spacing w:val="-6"/>
        </w:rPr>
        <w:t xml:space="preserve"> </w:t>
      </w:r>
      <w:r w:rsidR="00C811EF">
        <w:t>the</w:t>
      </w:r>
      <w:r w:rsidR="00C811EF">
        <w:rPr>
          <w:spacing w:val="-7"/>
        </w:rPr>
        <w:t xml:space="preserve"> </w:t>
      </w:r>
      <w:r w:rsidR="00C811EF">
        <w:t>Insurance</w:t>
      </w:r>
      <w:r w:rsidR="00C811EF">
        <w:rPr>
          <w:spacing w:val="-7"/>
        </w:rPr>
        <w:t xml:space="preserve"> </w:t>
      </w:r>
      <w:r w:rsidR="00C811EF">
        <w:t>Program</w:t>
      </w:r>
      <w:r w:rsidR="00C811EF">
        <w:rPr>
          <w:spacing w:val="-7"/>
        </w:rPr>
        <w:t xml:space="preserve"> </w:t>
      </w:r>
      <w:r w:rsidR="00C811EF">
        <w:t>increase</w:t>
      </w:r>
      <w:r w:rsidR="00C811EF">
        <w:rPr>
          <w:spacing w:val="-7"/>
        </w:rPr>
        <w:t xml:space="preserve"> </w:t>
      </w:r>
      <w:r w:rsidR="00C811EF">
        <w:t>the</w:t>
      </w:r>
      <w:r w:rsidR="00C811EF">
        <w:rPr>
          <w:spacing w:val="-7"/>
        </w:rPr>
        <w:t xml:space="preserve"> </w:t>
      </w:r>
      <w:r w:rsidR="00C811EF">
        <w:t>premiums</w:t>
      </w:r>
      <w:r w:rsidR="00C811EF">
        <w:rPr>
          <w:spacing w:val="-7"/>
        </w:rPr>
        <w:t xml:space="preserve"> </w:t>
      </w:r>
      <w:r w:rsidR="00C811EF">
        <w:t>under</w:t>
      </w:r>
      <w:r w:rsidR="00C811EF">
        <w:rPr>
          <w:spacing w:val="-5"/>
        </w:rPr>
        <w:t xml:space="preserve"> </w:t>
      </w:r>
      <w:r w:rsidR="00C811EF">
        <w:t>the</w:t>
      </w:r>
      <w:r w:rsidR="00C811EF">
        <w:rPr>
          <w:spacing w:val="-7"/>
        </w:rPr>
        <w:t xml:space="preserve"> </w:t>
      </w:r>
      <w:r w:rsidR="00C811EF">
        <w:t>program</w:t>
      </w:r>
      <w:r w:rsidR="00C811EF">
        <w:rPr>
          <w:spacing w:val="-9"/>
        </w:rPr>
        <w:t xml:space="preserve"> </w:t>
      </w:r>
      <w:proofErr w:type="gramStart"/>
      <w:r w:rsidR="00C811EF">
        <w:t>as</w:t>
      </w:r>
      <w:r w:rsidR="00C811EF">
        <w:rPr>
          <w:spacing w:val="-5"/>
        </w:rPr>
        <w:t xml:space="preserve"> </w:t>
      </w:r>
      <w:r w:rsidR="00C811EF">
        <w:t>a</w:t>
      </w:r>
      <w:r w:rsidR="00C811EF">
        <w:rPr>
          <w:spacing w:val="-9"/>
        </w:rPr>
        <w:t xml:space="preserve"> </w:t>
      </w:r>
      <w:r w:rsidR="00C811EF">
        <w:t>result</w:t>
      </w:r>
      <w:r w:rsidR="00C811EF">
        <w:rPr>
          <w:spacing w:val="-6"/>
        </w:rPr>
        <w:t xml:space="preserve"> </w:t>
      </w:r>
      <w:r w:rsidR="00C811EF">
        <w:t>of</w:t>
      </w:r>
      <w:proofErr w:type="gramEnd"/>
      <w:r w:rsidR="00C811EF">
        <w:rPr>
          <w:spacing w:val="-7"/>
        </w:rPr>
        <w:t xml:space="preserve"> </w:t>
      </w:r>
      <w:r w:rsidR="00C811EF">
        <w:t>any</w:t>
      </w:r>
      <w:r w:rsidR="00C811EF">
        <w:rPr>
          <w:spacing w:val="-5"/>
        </w:rPr>
        <w:t xml:space="preserve"> </w:t>
      </w:r>
      <w:r w:rsidR="00C811EF">
        <w:t>act or</w:t>
      </w:r>
      <w:r w:rsidR="00C811EF">
        <w:rPr>
          <w:spacing w:val="-3"/>
        </w:rPr>
        <w:t xml:space="preserve"> </w:t>
      </w:r>
      <w:r w:rsidR="00C811EF">
        <w:t>occurrence</w:t>
      </w:r>
      <w:r w:rsidR="00C811EF">
        <w:rPr>
          <w:spacing w:val="-4"/>
        </w:rPr>
        <w:t xml:space="preserve"> </w:t>
      </w:r>
      <w:r w:rsidR="00C811EF">
        <w:t>at</w:t>
      </w:r>
      <w:r w:rsidR="00C811EF">
        <w:rPr>
          <w:spacing w:val="-4"/>
        </w:rPr>
        <w:t xml:space="preserve"> </w:t>
      </w:r>
      <w:r w:rsidR="00C811EF">
        <w:t>the</w:t>
      </w:r>
      <w:r w:rsidR="00C811EF">
        <w:rPr>
          <w:spacing w:val="-4"/>
        </w:rPr>
        <w:t xml:space="preserve"> </w:t>
      </w:r>
      <w:r w:rsidR="00C811EF">
        <w:t>Premises,</w:t>
      </w:r>
      <w:r w:rsidR="00C811EF">
        <w:rPr>
          <w:spacing w:val="-4"/>
        </w:rPr>
        <w:t xml:space="preserve"> </w:t>
      </w:r>
      <w:r w:rsidR="00C811EF">
        <w:t>or</w:t>
      </w:r>
      <w:r w:rsidR="00C811EF">
        <w:rPr>
          <w:spacing w:val="-3"/>
        </w:rPr>
        <w:t xml:space="preserve"> </w:t>
      </w:r>
      <w:proofErr w:type="gramStart"/>
      <w:r w:rsidR="00C811EF">
        <w:t>as</w:t>
      </w:r>
      <w:r w:rsidR="00C811EF">
        <w:rPr>
          <w:spacing w:val="-3"/>
        </w:rPr>
        <w:t xml:space="preserve"> </w:t>
      </w:r>
      <w:r w:rsidR="00C811EF">
        <w:t>a</w:t>
      </w:r>
      <w:r w:rsidR="00C811EF">
        <w:rPr>
          <w:spacing w:val="-4"/>
        </w:rPr>
        <w:t xml:space="preserve"> </w:t>
      </w:r>
      <w:r w:rsidR="00C811EF">
        <w:t>result</w:t>
      </w:r>
      <w:r w:rsidR="00C811EF">
        <w:rPr>
          <w:spacing w:val="-4"/>
        </w:rPr>
        <w:t xml:space="preserve"> </w:t>
      </w:r>
      <w:r w:rsidR="00C811EF">
        <w:t>of</w:t>
      </w:r>
      <w:proofErr w:type="gramEnd"/>
      <w:r w:rsidR="00C811EF">
        <w:rPr>
          <w:spacing w:val="-4"/>
        </w:rPr>
        <w:t xml:space="preserve"> </w:t>
      </w:r>
      <w:r w:rsidR="00C811EF">
        <w:t>any</w:t>
      </w:r>
      <w:r w:rsidR="00C811EF">
        <w:rPr>
          <w:spacing w:val="-3"/>
        </w:rPr>
        <w:t xml:space="preserve"> </w:t>
      </w:r>
      <w:r w:rsidR="00C811EF">
        <w:t>act</w:t>
      </w:r>
      <w:r w:rsidR="00C811EF">
        <w:rPr>
          <w:spacing w:val="-4"/>
        </w:rPr>
        <w:t xml:space="preserve"> </w:t>
      </w:r>
      <w:r w:rsidR="00C811EF">
        <w:t>or</w:t>
      </w:r>
      <w:r w:rsidR="00C811EF">
        <w:rPr>
          <w:spacing w:val="-3"/>
        </w:rPr>
        <w:t xml:space="preserve"> </w:t>
      </w:r>
      <w:r w:rsidR="00C811EF">
        <w:t>omission</w:t>
      </w:r>
      <w:r w:rsidR="00C811EF">
        <w:rPr>
          <w:spacing w:val="-4"/>
        </w:rPr>
        <w:t xml:space="preserve"> </w:t>
      </w:r>
      <w:r w:rsidR="00C811EF">
        <w:t>by</w:t>
      </w:r>
      <w:r w:rsidR="00C811EF">
        <w:rPr>
          <w:spacing w:val="-3"/>
        </w:rPr>
        <w:t xml:space="preserve"> </w:t>
      </w:r>
      <w:r w:rsidR="00C811EF">
        <w:t>you,</w:t>
      </w:r>
      <w:r w:rsidR="00C811EF">
        <w:rPr>
          <w:spacing w:val="-4"/>
        </w:rPr>
        <w:t xml:space="preserve"> </w:t>
      </w:r>
      <w:r w:rsidR="00C811EF">
        <w:t>then</w:t>
      </w:r>
      <w:r w:rsidR="00C811EF">
        <w:rPr>
          <w:spacing w:val="-4"/>
        </w:rPr>
        <w:t xml:space="preserve"> </w:t>
      </w:r>
      <w:r w:rsidR="00C811EF">
        <w:t>you</w:t>
      </w:r>
      <w:r w:rsidR="00C811EF">
        <w:rPr>
          <w:spacing w:val="-4"/>
        </w:rPr>
        <w:t xml:space="preserve"> </w:t>
      </w:r>
      <w:r w:rsidR="00C811EF">
        <w:t>shall,</w:t>
      </w:r>
      <w:r w:rsidR="00C811EF">
        <w:rPr>
          <w:spacing w:val="-4"/>
        </w:rPr>
        <w:t xml:space="preserve"> </w:t>
      </w:r>
      <w:r w:rsidR="00C811EF">
        <w:t>for</w:t>
      </w:r>
      <w:r w:rsidR="00C811EF">
        <w:rPr>
          <w:spacing w:val="-3"/>
        </w:rPr>
        <w:t xml:space="preserve"> </w:t>
      </w:r>
      <w:r w:rsidR="00C811EF">
        <w:t>the</w:t>
      </w:r>
      <w:r w:rsidR="00C811EF">
        <w:rPr>
          <w:spacing w:val="-4"/>
        </w:rPr>
        <w:t xml:space="preserve"> </w:t>
      </w:r>
      <w:r w:rsidR="00C811EF">
        <w:t>duration of the Franchise Agreement, pay the amount of such increase in premiums.</w:t>
      </w:r>
      <w:r w:rsidR="00C811EF">
        <w:rPr>
          <w:spacing w:val="40"/>
        </w:rPr>
        <w:t xml:space="preserve"> </w:t>
      </w:r>
      <w:r w:rsidR="00C811EF">
        <w:t>You shall comply with all recommendations made by the underwriters of the Insurance Program. You acknowledge that we may receive a rebate, royalty, mark-up, commission or some other form of benefit in connection with the purchase</w:t>
      </w:r>
      <w:r w:rsidR="00C811EF">
        <w:rPr>
          <w:spacing w:val="-7"/>
        </w:rPr>
        <w:t xml:space="preserve"> </w:t>
      </w:r>
      <w:r w:rsidR="00C811EF">
        <w:t>of</w:t>
      </w:r>
      <w:r w:rsidR="00C811EF">
        <w:rPr>
          <w:spacing w:val="-6"/>
        </w:rPr>
        <w:t xml:space="preserve"> </w:t>
      </w:r>
      <w:r w:rsidR="00C811EF">
        <w:t>group</w:t>
      </w:r>
      <w:r w:rsidR="00C811EF">
        <w:rPr>
          <w:spacing w:val="-7"/>
        </w:rPr>
        <w:t xml:space="preserve"> </w:t>
      </w:r>
      <w:r w:rsidR="00C811EF">
        <w:t>insurance</w:t>
      </w:r>
      <w:r w:rsidR="00C811EF">
        <w:rPr>
          <w:spacing w:val="-9"/>
        </w:rPr>
        <w:t xml:space="preserve"> </w:t>
      </w:r>
      <w:r w:rsidR="00C811EF">
        <w:t>and</w:t>
      </w:r>
      <w:r w:rsidR="00C811EF">
        <w:rPr>
          <w:spacing w:val="-9"/>
        </w:rPr>
        <w:t xml:space="preserve"> </w:t>
      </w:r>
      <w:r w:rsidR="00C811EF">
        <w:t>that</w:t>
      </w:r>
      <w:r w:rsidR="00C811EF">
        <w:rPr>
          <w:spacing w:val="-7"/>
        </w:rPr>
        <w:t xml:space="preserve"> </w:t>
      </w:r>
      <w:r w:rsidR="00C811EF">
        <w:t>we</w:t>
      </w:r>
      <w:r w:rsidR="00C811EF">
        <w:rPr>
          <w:spacing w:val="-7"/>
        </w:rPr>
        <w:t xml:space="preserve"> </w:t>
      </w:r>
      <w:r w:rsidR="00C811EF">
        <w:t>are</w:t>
      </w:r>
      <w:r w:rsidR="00C811EF">
        <w:rPr>
          <w:spacing w:val="-7"/>
        </w:rPr>
        <w:t xml:space="preserve"> </w:t>
      </w:r>
      <w:r w:rsidR="00C811EF">
        <w:t>entitled</w:t>
      </w:r>
      <w:r w:rsidR="00C811EF">
        <w:rPr>
          <w:spacing w:val="-7"/>
        </w:rPr>
        <w:t xml:space="preserve"> </w:t>
      </w:r>
      <w:r w:rsidR="00C811EF">
        <w:t>to</w:t>
      </w:r>
      <w:r w:rsidR="00C811EF">
        <w:rPr>
          <w:spacing w:val="-7"/>
        </w:rPr>
        <w:t xml:space="preserve"> </w:t>
      </w:r>
      <w:r w:rsidR="00C811EF">
        <w:t>keep</w:t>
      </w:r>
      <w:r w:rsidR="00C811EF">
        <w:rPr>
          <w:spacing w:val="-7"/>
        </w:rPr>
        <w:t xml:space="preserve"> </w:t>
      </w:r>
      <w:r w:rsidR="00C811EF">
        <w:t>such</w:t>
      </w:r>
      <w:r w:rsidR="00C811EF">
        <w:rPr>
          <w:spacing w:val="-9"/>
        </w:rPr>
        <w:t xml:space="preserve"> </w:t>
      </w:r>
      <w:r w:rsidR="00C811EF">
        <w:t>rebate,</w:t>
      </w:r>
      <w:r w:rsidR="00C811EF">
        <w:rPr>
          <w:spacing w:val="-7"/>
        </w:rPr>
        <w:t xml:space="preserve"> </w:t>
      </w:r>
      <w:r w:rsidR="00C811EF">
        <w:t>royalty,</w:t>
      </w:r>
      <w:r w:rsidR="00C811EF">
        <w:rPr>
          <w:spacing w:val="-6"/>
        </w:rPr>
        <w:t xml:space="preserve"> </w:t>
      </w:r>
      <w:r w:rsidR="00C811EF">
        <w:t>mark-up,</w:t>
      </w:r>
      <w:r w:rsidR="00C811EF">
        <w:rPr>
          <w:spacing w:val="-9"/>
        </w:rPr>
        <w:t xml:space="preserve"> </w:t>
      </w:r>
      <w:r w:rsidR="00C811EF">
        <w:t>commission</w:t>
      </w:r>
      <w:r w:rsidR="00C811EF">
        <w:rPr>
          <w:spacing w:val="-7"/>
        </w:rPr>
        <w:t xml:space="preserve"> </w:t>
      </w:r>
      <w:r w:rsidR="00C811EF">
        <w:t>or other benefit for our own use and benefit. Participation in the group insurance program will be required unless you can provide equivalent coverage through another insurer acceptable to us.</w:t>
      </w:r>
    </w:p>
    <w:p w14:paraId="2E74E8CA" w14:textId="77777777" w:rsidR="00C811EF" w:rsidRDefault="00C811EF">
      <w:pPr>
        <w:pStyle w:val="BodyText"/>
        <w:kinsoku w:val="0"/>
        <w:overflowPunct w:val="0"/>
        <w:spacing w:before="1"/>
      </w:pPr>
    </w:p>
    <w:p w14:paraId="561355FD" w14:textId="2FBF0B75" w:rsidR="00C811EF" w:rsidRDefault="00C811EF">
      <w:pPr>
        <w:pStyle w:val="BodyText"/>
        <w:kinsoku w:val="0"/>
        <w:overflowPunct w:val="0"/>
        <w:spacing w:before="1"/>
        <w:ind w:left="720" w:right="718"/>
        <w:jc w:val="both"/>
      </w:pPr>
      <w:r>
        <w:t>Notwithstanding</w:t>
      </w:r>
      <w:r>
        <w:rPr>
          <w:spacing w:val="-5"/>
        </w:rPr>
        <w:t xml:space="preserve"> </w:t>
      </w:r>
      <w:r>
        <w:t>anything</w:t>
      </w:r>
      <w:r>
        <w:rPr>
          <w:spacing w:val="-5"/>
        </w:rPr>
        <w:t xml:space="preserve"> </w:t>
      </w:r>
      <w:r>
        <w:t>contained</w:t>
      </w:r>
      <w:r>
        <w:rPr>
          <w:spacing w:val="-5"/>
        </w:rPr>
        <w:t xml:space="preserve"> </w:t>
      </w:r>
      <w:r>
        <w:t>in</w:t>
      </w:r>
      <w:r>
        <w:rPr>
          <w:spacing w:val="-3"/>
        </w:rPr>
        <w:t xml:space="preserve"> </w:t>
      </w:r>
      <w:r>
        <w:t>Section</w:t>
      </w:r>
      <w:r>
        <w:rPr>
          <w:spacing w:val="-5"/>
        </w:rPr>
        <w:t xml:space="preserve"> </w:t>
      </w:r>
      <w:r>
        <w:t>9.12</w:t>
      </w:r>
      <w:r>
        <w:rPr>
          <w:spacing w:val="-6"/>
        </w:rPr>
        <w:t xml:space="preserve"> </w:t>
      </w:r>
      <w:r>
        <w:t>of</w:t>
      </w:r>
      <w:r>
        <w:rPr>
          <w:spacing w:val="-3"/>
        </w:rPr>
        <w:t xml:space="preserve"> </w:t>
      </w:r>
      <w:r>
        <w:t>the</w:t>
      </w:r>
      <w:r>
        <w:rPr>
          <w:spacing w:val="-5"/>
        </w:rPr>
        <w:t xml:space="preserve"> </w:t>
      </w:r>
      <w:r>
        <w:t>Franchise</w:t>
      </w:r>
      <w:r>
        <w:rPr>
          <w:spacing w:val="-5"/>
        </w:rPr>
        <w:t xml:space="preserve"> </w:t>
      </w:r>
      <w:r>
        <w:t>Agreement,</w:t>
      </w:r>
      <w:r>
        <w:rPr>
          <w:spacing w:val="-3"/>
        </w:rPr>
        <w:t xml:space="preserve"> </w:t>
      </w:r>
      <w:r>
        <w:t>we</w:t>
      </w:r>
      <w:r>
        <w:rPr>
          <w:spacing w:val="-5"/>
        </w:rPr>
        <w:t xml:space="preserve"> </w:t>
      </w:r>
      <w:r>
        <w:t>assume</w:t>
      </w:r>
      <w:r>
        <w:rPr>
          <w:spacing w:val="-6"/>
        </w:rPr>
        <w:t xml:space="preserve"> </w:t>
      </w:r>
      <w:r>
        <w:t>no</w:t>
      </w:r>
      <w:r>
        <w:rPr>
          <w:spacing w:val="-5"/>
        </w:rPr>
        <w:t xml:space="preserve"> </w:t>
      </w:r>
      <w:r>
        <w:t>obligation for</w:t>
      </w:r>
      <w:r>
        <w:rPr>
          <w:spacing w:val="-5"/>
        </w:rPr>
        <w:t xml:space="preserve"> </w:t>
      </w:r>
      <w:r>
        <w:t>any</w:t>
      </w:r>
      <w:r>
        <w:rPr>
          <w:spacing w:val="-5"/>
        </w:rPr>
        <w:t xml:space="preserve"> </w:t>
      </w:r>
      <w:r>
        <w:t>premium</w:t>
      </w:r>
      <w:r>
        <w:rPr>
          <w:spacing w:val="-7"/>
        </w:rPr>
        <w:t xml:space="preserve"> </w:t>
      </w:r>
      <w:r>
        <w:t>or</w:t>
      </w:r>
      <w:r>
        <w:rPr>
          <w:spacing w:val="-5"/>
        </w:rPr>
        <w:t xml:space="preserve"> </w:t>
      </w:r>
      <w:r>
        <w:t>other</w:t>
      </w:r>
      <w:r>
        <w:rPr>
          <w:spacing w:val="-5"/>
        </w:rPr>
        <w:t xml:space="preserve"> </w:t>
      </w:r>
      <w:r>
        <w:t>insurance</w:t>
      </w:r>
      <w:r>
        <w:rPr>
          <w:spacing w:val="-7"/>
        </w:rPr>
        <w:t xml:space="preserve"> </w:t>
      </w:r>
      <w:r>
        <w:t>costs,</w:t>
      </w:r>
      <w:r>
        <w:rPr>
          <w:spacing w:val="-7"/>
        </w:rPr>
        <w:t xml:space="preserve"> </w:t>
      </w:r>
      <w:r>
        <w:t>nor</w:t>
      </w:r>
      <w:r>
        <w:rPr>
          <w:spacing w:val="-5"/>
        </w:rPr>
        <w:t xml:space="preserve"> </w:t>
      </w:r>
      <w:r>
        <w:t>guarantee</w:t>
      </w:r>
      <w:r>
        <w:rPr>
          <w:spacing w:val="-7"/>
        </w:rPr>
        <w:t xml:space="preserve"> </w:t>
      </w:r>
      <w:r>
        <w:t>any</w:t>
      </w:r>
      <w:r>
        <w:rPr>
          <w:spacing w:val="-3"/>
        </w:rPr>
        <w:t xml:space="preserve"> </w:t>
      </w:r>
      <w:r>
        <w:t>losses</w:t>
      </w:r>
      <w:r>
        <w:rPr>
          <w:spacing w:val="-5"/>
        </w:rPr>
        <w:t xml:space="preserve"> </w:t>
      </w:r>
      <w:r>
        <w:t>sustained.</w:t>
      </w:r>
      <w:r>
        <w:rPr>
          <w:spacing w:val="-6"/>
        </w:rPr>
        <w:t xml:space="preserve"> </w:t>
      </w:r>
      <w:r>
        <w:t>It</w:t>
      </w:r>
      <w:r>
        <w:rPr>
          <w:spacing w:val="-4"/>
        </w:rPr>
        <w:t xml:space="preserve"> </w:t>
      </w:r>
      <w:r>
        <w:t>is</w:t>
      </w:r>
      <w:r>
        <w:rPr>
          <w:spacing w:val="-5"/>
        </w:rPr>
        <w:t xml:space="preserve"> </w:t>
      </w:r>
      <w:r>
        <w:t>your</w:t>
      </w:r>
      <w:r>
        <w:rPr>
          <w:spacing w:val="-5"/>
        </w:rPr>
        <w:t xml:space="preserve"> </w:t>
      </w:r>
      <w:r>
        <w:t>sole</w:t>
      </w:r>
      <w:r>
        <w:rPr>
          <w:spacing w:val="-7"/>
        </w:rPr>
        <w:t xml:space="preserve"> </w:t>
      </w:r>
      <w:r>
        <w:t>responsibility to</w:t>
      </w:r>
      <w:r>
        <w:rPr>
          <w:spacing w:val="-5"/>
        </w:rPr>
        <w:t xml:space="preserve"> </w:t>
      </w:r>
      <w:r>
        <w:t>determine</w:t>
      </w:r>
      <w:r>
        <w:rPr>
          <w:spacing w:val="-5"/>
        </w:rPr>
        <w:t xml:space="preserve"> </w:t>
      </w:r>
      <w:r>
        <w:t>what</w:t>
      </w:r>
      <w:r>
        <w:rPr>
          <w:spacing w:val="-4"/>
        </w:rPr>
        <w:t xml:space="preserve"> </w:t>
      </w:r>
      <w:r>
        <w:t>insurance</w:t>
      </w:r>
      <w:r>
        <w:rPr>
          <w:spacing w:val="-4"/>
        </w:rPr>
        <w:t xml:space="preserve"> </w:t>
      </w:r>
      <w:r>
        <w:t>coverage</w:t>
      </w:r>
      <w:r>
        <w:rPr>
          <w:spacing w:val="-4"/>
        </w:rPr>
        <w:t xml:space="preserve"> </w:t>
      </w:r>
      <w:r>
        <w:t>is</w:t>
      </w:r>
      <w:r>
        <w:rPr>
          <w:spacing w:val="-3"/>
        </w:rPr>
        <w:t xml:space="preserve"> </w:t>
      </w:r>
      <w:r>
        <w:t>required</w:t>
      </w:r>
      <w:r>
        <w:rPr>
          <w:spacing w:val="-4"/>
        </w:rPr>
        <w:t xml:space="preserve"> </w:t>
      </w:r>
      <w:r>
        <w:t>for</w:t>
      </w:r>
      <w:r>
        <w:rPr>
          <w:spacing w:val="-3"/>
        </w:rPr>
        <w:t xml:space="preserve"> </w:t>
      </w:r>
      <w:r>
        <w:t>your</w:t>
      </w:r>
      <w:r>
        <w:rPr>
          <w:spacing w:val="-3"/>
        </w:rPr>
        <w:t xml:space="preserve"> </w:t>
      </w:r>
      <w:r>
        <w:t>purposes in</w:t>
      </w:r>
      <w:r>
        <w:rPr>
          <w:spacing w:val="-4"/>
        </w:rPr>
        <w:t xml:space="preserve"> </w:t>
      </w:r>
      <w:r>
        <w:t>respect</w:t>
      </w:r>
      <w:r>
        <w:rPr>
          <w:spacing w:val="-4"/>
        </w:rPr>
        <w:t xml:space="preserve"> </w:t>
      </w:r>
      <w:r>
        <w:t>of</w:t>
      </w:r>
      <w:r>
        <w:rPr>
          <w:spacing w:val="-4"/>
        </w:rPr>
        <w:t xml:space="preserve"> </w:t>
      </w:r>
      <w:r>
        <w:t>the</w:t>
      </w:r>
      <w:r>
        <w:rPr>
          <w:spacing w:val="-4"/>
        </w:rPr>
        <w:t xml:space="preserve"> </w:t>
      </w:r>
      <w:del w:id="527" w:author="Matthew Levine" w:date="2025-06-06T13:34:00Z" w16du:dateUtc="2025-06-06T17:34:00Z">
        <w:r w:rsidDel="00533EC2">
          <w:delText>Studio</w:delText>
        </w:r>
      </w:del>
      <w:ins w:id="528" w:author="Matthew Levine" w:date="2025-06-06T13:34:00Z" w16du:dateUtc="2025-06-06T17:34:00Z">
        <w:r w:rsidR="00533EC2">
          <w:t>[Premise Café]</w:t>
        </w:r>
      </w:ins>
      <w:r>
        <w:t>,</w:t>
      </w:r>
      <w:r>
        <w:rPr>
          <w:spacing w:val="-4"/>
        </w:rPr>
        <w:t xml:space="preserve"> </w:t>
      </w:r>
      <w:r>
        <w:t>the</w:t>
      </w:r>
      <w:r>
        <w:rPr>
          <w:spacing w:val="-4"/>
        </w:rPr>
        <w:t xml:space="preserve"> </w:t>
      </w:r>
      <w:r>
        <w:t>Premises or otherwise and to obtain such insurance. We make no representation that the minimum insurance requirements constitute advice or a representation that such coverages are necessary or adequate to protect</w:t>
      </w:r>
      <w:r>
        <w:rPr>
          <w:spacing w:val="-6"/>
        </w:rPr>
        <w:t xml:space="preserve"> </w:t>
      </w:r>
      <w:r>
        <w:t>you</w:t>
      </w:r>
      <w:r>
        <w:rPr>
          <w:spacing w:val="-7"/>
        </w:rPr>
        <w:t xml:space="preserve"> </w:t>
      </w:r>
      <w:r>
        <w:t>from</w:t>
      </w:r>
      <w:r>
        <w:rPr>
          <w:spacing w:val="-7"/>
        </w:rPr>
        <w:t xml:space="preserve"> </w:t>
      </w:r>
      <w:r>
        <w:t>all</w:t>
      </w:r>
      <w:r>
        <w:rPr>
          <w:spacing w:val="-7"/>
        </w:rPr>
        <w:t xml:space="preserve"> </w:t>
      </w:r>
      <w:r>
        <w:t>losses</w:t>
      </w:r>
      <w:r>
        <w:rPr>
          <w:spacing w:val="-5"/>
        </w:rPr>
        <w:t xml:space="preserve"> </w:t>
      </w:r>
      <w:r>
        <w:t>in</w:t>
      </w:r>
      <w:r>
        <w:rPr>
          <w:spacing w:val="-7"/>
        </w:rPr>
        <w:t xml:space="preserve"> </w:t>
      </w:r>
      <w:r>
        <w:t>connection</w:t>
      </w:r>
      <w:r>
        <w:rPr>
          <w:spacing w:val="-7"/>
        </w:rPr>
        <w:t xml:space="preserve"> </w:t>
      </w:r>
      <w:r>
        <w:t>with</w:t>
      </w:r>
      <w:r>
        <w:rPr>
          <w:spacing w:val="-7"/>
        </w:rPr>
        <w:t xml:space="preserve"> </w:t>
      </w:r>
      <w:r>
        <w:t>the</w:t>
      </w:r>
      <w:r>
        <w:rPr>
          <w:spacing w:val="-7"/>
        </w:rPr>
        <w:t xml:space="preserve"> </w:t>
      </w:r>
      <w:del w:id="529" w:author="Matthew Levine" w:date="2025-06-06T13:34:00Z" w16du:dateUtc="2025-06-06T17:34:00Z">
        <w:r w:rsidDel="00533EC2">
          <w:delText>Studio</w:delText>
        </w:r>
      </w:del>
      <w:ins w:id="530" w:author="Matthew Levine" w:date="2025-06-06T13:34:00Z" w16du:dateUtc="2025-06-06T17:34:00Z">
        <w:r w:rsidR="00533EC2">
          <w:t>[Premise Café]</w:t>
        </w:r>
      </w:ins>
      <w:r>
        <w:t>.</w:t>
      </w:r>
      <w:r>
        <w:rPr>
          <w:spacing w:val="40"/>
        </w:rPr>
        <w:t xml:space="preserve"> </w:t>
      </w:r>
      <w:r>
        <w:t>It</w:t>
      </w:r>
      <w:r>
        <w:rPr>
          <w:spacing w:val="-6"/>
        </w:rPr>
        <w:t xml:space="preserve"> </w:t>
      </w:r>
      <w:r>
        <w:t>is</w:t>
      </w:r>
      <w:r>
        <w:rPr>
          <w:spacing w:val="-5"/>
        </w:rPr>
        <w:t xml:space="preserve"> </w:t>
      </w:r>
      <w:r>
        <w:t>your</w:t>
      </w:r>
      <w:r>
        <w:rPr>
          <w:spacing w:val="-5"/>
        </w:rPr>
        <w:t xml:space="preserve"> </w:t>
      </w:r>
      <w:r>
        <w:t>sole</w:t>
      </w:r>
      <w:r>
        <w:rPr>
          <w:spacing w:val="-7"/>
        </w:rPr>
        <w:t xml:space="preserve"> </w:t>
      </w:r>
      <w:r>
        <w:t>responsibility</w:t>
      </w:r>
      <w:r>
        <w:rPr>
          <w:spacing w:val="-5"/>
        </w:rPr>
        <w:t xml:space="preserve"> </w:t>
      </w:r>
      <w:r>
        <w:t>to</w:t>
      </w:r>
      <w:r>
        <w:rPr>
          <w:spacing w:val="-7"/>
        </w:rPr>
        <w:t xml:space="preserve"> </w:t>
      </w:r>
      <w:r>
        <w:t>assess</w:t>
      </w:r>
      <w:r>
        <w:rPr>
          <w:spacing w:val="-5"/>
        </w:rPr>
        <w:t xml:space="preserve"> </w:t>
      </w:r>
      <w:r>
        <w:t>and</w:t>
      </w:r>
      <w:r>
        <w:rPr>
          <w:spacing w:val="-6"/>
        </w:rPr>
        <w:t xml:space="preserve"> </w:t>
      </w:r>
      <w:r>
        <w:t>secure adequate</w:t>
      </w:r>
      <w:r>
        <w:rPr>
          <w:spacing w:val="-4"/>
        </w:rPr>
        <w:t xml:space="preserve"> </w:t>
      </w:r>
      <w:r>
        <w:t>insurance</w:t>
      </w:r>
      <w:r>
        <w:rPr>
          <w:spacing w:val="-4"/>
        </w:rPr>
        <w:t xml:space="preserve"> </w:t>
      </w:r>
      <w:r>
        <w:t>coverage</w:t>
      </w:r>
      <w:r>
        <w:rPr>
          <w:spacing w:val="-7"/>
        </w:rPr>
        <w:t xml:space="preserve"> </w:t>
      </w:r>
      <w:r>
        <w:t>to</w:t>
      </w:r>
      <w:r>
        <w:rPr>
          <w:spacing w:val="-4"/>
        </w:rPr>
        <w:t xml:space="preserve"> </w:t>
      </w:r>
      <w:r>
        <w:t>protect</w:t>
      </w:r>
      <w:r>
        <w:rPr>
          <w:spacing w:val="-4"/>
        </w:rPr>
        <w:t xml:space="preserve"> </w:t>
      </w:r>
      <w:r>
        <w:t>your</w:t>
      </w:r>
      <w:r>
        <w:rPr>
          <w:spacing w:val="-3"/>
        </w:rPr>
        <w:t xml:space="preserve"> </w:t>
      </w:r>
      <w:r>
        <w:t>interests.</w:t>
      </w:r>
      <w:r>
        <w:rPr>
          <w:spacing w:val="40"/>
        </w:rPr>
        <w:t xml:space="preserve"> </w:t>
      </w:r>
      <w:r>
        <w:t>Nothing</w:t>
      </w:r>
      <w:r>
        <w:rPr>
          <w:spacing w:val="-4"/>
        </w:rPr>
        <w:t xml:space="preserve"> </w:t>
      </w:r>
      <w:r>
        <w:t>prevents</w:t>
      </w:r>
      <w:r>
        <w:rPr>
          <w:spacing w:val="-5"/>
        </w:rPr>
        <w:t xml:space="preserve"> </w:t>
      </w:r>
      <w:r>
        <w:t>or</w:t>
      </w:r>
      <w:r>
        <w:rPr>
          <w:spacing w:val="-3"/>
        </w:rPr>
        <w:t xml:space="preserve"> </w:t>
      </w:r>
      <w:r>
        <w:t>restricts</w:t>
      </w:r>
      <w:r>
        <w:rPr>
          <w:spacing w:val="-5"/>
        </w:rPr>
        <w:t xml:space="preserve"> </w:t>
      </w:r>
      <w:r>
        <w:t>you</w:t>
      </w:r>
      <w:r>
        <w:rPr>
          <w:spacing w:val="-6"/>
        </w:rPr>
        <w:t xml:space="preserve"> </w:t>
      </w:r>
      <w:r>
        <w:t>from</w:t>
      </w:r>
      <w:r>
        <w:rPr>
          <w:spacing w:val="-4"/>
        </w:rPr>
        <w:t xml:space="preserve"> </w:t>
      </w:r>
      <w:r>
        <w:t>acquiring</w:t>
      </w:r>
      <w:r>
        <w:rPr>
          <w:spacing w:val="-4"/>
        </w:rPr>
        <w:t xml:space="preserve"> </w:t>
      </w:r>
      <w:r>
        <w:t>or maintaining insurance with higher policy limits or lower deductibles than we require. Failure by you to maintain</w:t>
      </w:r>
      <w:r>
        <w:rPr>
          <w:spacing w:val="-1"/>
        </w:rPr>
        <w:t xml:space="preserve"> </w:t>
      </w:r>
      <w:r>
        <w:t>coverage</w:t>
      </w:r>
      <w:r>
        <w:rPr>
          <w:spacing w:val="-1"/>
        </w:rPr>
        <w:t xml:space="preserve"> </w:t>
      </w:r>
      <w:r>
        <w:t>shall</w:t>
      </w:r>
      <w:r>
        <w:rPr>
          <w:spacing w:val="-1"/>
        </w:rPr>
        <w:t xml:space="preserve"> </w:t>
      </w:r>
      <w:r>
        <w:t>not relieve you of any contractual</w:t>
      </w:r>
      <w:r>
        <w:rPr>
          <w:spacing w:val="-1"/>
        </w:rPr>
        <w:t xml:space="preserve"> </w:t>
      </w:r>
      <w:r>
        <w:t>responsibility or indemnification or obligation or liability under the Franchise Agreement.</w:t>
      </w:r>
    </w:p>
    <w:p w14:paraId="3ED6A520" w14:textId="77777777" w:rsidR="00C811EF" w:rsidRDefault="00C811EF">
      <w:pPr>
        <w:pStyle w:val="BodyText"/>
        <w:kinsoku w:val="0"/>
        <w:overflowPunct w:val="0"/>
        <w:spacing w:before="230"/>
        <w:ind w:left="720" w:right="719"/>
        <w:jc w:val="both"/>
      </w:pPr>
      <w:r>
        <w:t>Notwithstanding</w:t>
      </w:r>
      <w:r>
        <w:rPr>
          <w:spacing w:val="-4"/>
        </w:rPr>
        <w:t xml:space="preserve"> </w:t>
      </w:r>
      <w:r>
        <w:t>anything</w:t>
      </w:r>
      <w:r>
        <w:rPr>
          <w:spacing w:val="-4"/>
        </w:rPr>
        <w:t xml:space="preserve"> </w:t>
      </w:r>
      <w:r>
        <w:t>contained</w:t>
      </w:r>
      <w:r>
        <w:rPr>
          <w:spacing w:val="-4"/>
        </w:rPr>
        <w:t xml:space="preserve"> </w:t>
      </w:r>
      <w:r>
        <w:t>in</w:t>
      </w:r>
      <w:r>
        <w:rPr>
          <w:spacing w:val="-4"/>
        </w:rPr>
        <w:t xml:space="preserve"> </w:t>
      </w:r>
      <w:r>
        <w:t>the</w:t>
      </w:r>
      <w:r>
        <w:rPr>
          <w:spacing w:val="-4"/>
        </w:rPr>
        <w:t xml:space="preserve"> </w:t>
      </w:r>
      <w:r>
        <w:t>Franchise</w:t>
      </w:r>
      <w:r>
        <w:rPr>
          <w:spacing w:val="-2"/>
        </w:rPr>
        <w:t xml:space="preserve"> </w:t>
      </w:r>
      <w:r>
        <w:t>Agreement,</w:t>
      </w:r>
      <w:r>
        <w:rPr>
          <w:spacing w:val="-4"/>
        </w:rPr>
        <w:t xml:space="preserve"> </w:t>
      </w:r>
      <w:r>
        <w:t>you</w:t>
      </w:r>
      <w:r>
        <w:rPr>
          <w:spacing w:val="-4"/>
        </w:rPr>
        <w:t xml:space="preserve"> </w:t>
      </w:r>
      <w:r>
        <w:t>waive</w:t>
      </w:r>
      <w:r>
        <w:rPr>
          <w:spacing w:val="-4"/>
        </w:rPr>
        <w:t xml:space="preserve"> </w:t>
      </w:r>
      <w:r>
        <w:t>any</w:t>
      </w:r>
      <w:r>
        <w:rPr>
          <w:spacing w:val="-3"/>
        </w:rPr>
        <w:t xml:space="preserve"> </w:t>
      </w:r>
      <w:r>
        <w:t>recourse,</w:t>
      </w:r>
      <w:r>
        <w:rPr>
          <w:spacing w:val="-4"/>
        </w:rPr>
        <w:t xml:space="preserve"> </w:t>
      </w:r>
      <w:r>
        <w:t>claim</w:t>
      </w:r>
      <w:r>
        <w:rPr>
          <w:spacing w:val="-2"/>
        </w:rPr>
        <w:t xml:space="preserve"> </w:t>
      </w:r>
      <w:r>
        <w:t>or</w:t>
      </w:r>
      <w:r>
        <w:rPr>
          <w:spacing w:val="-3"/>
        </w:rPr>
        <w:t xml:space="preserve"> </w:t>
      </w:r>
      <w:r>
        <w:t>right</w:t>
      </w:r>
      <w:r>
        <w:rPr>
          <w:spacing w:val="-4"/>
        </w:rPr>
        <w:t xml:space="preserve"> </w:t>
      </w:r>
      <w:r>
        <w:t>of action</w:t>
      </w:r>
      <w:r>
        <w:rPr>
          <w:spacing w:val="-7"/>
        </w:rPr>
        <w:t xml:space="preserve"> </w:t>
      </w:r>
      <w:r>
        <w:t>that</w:t>
      </w:r>
      <w:r>
        <w:rPr>
          <w:spacing w:val="-9"/>
        </w:rPr>
        <w:t xml:space="preserve"> </w:t>
      </w:r>
      <w:r>
        <w:t>you</w:t>
      </w:r>
      <w:r>
        <w:rPr>
          <w:spacing w:val="-7"/>
        </w:rPr>
        <w:t xml:space="preserve"> </w:t>
      </w:r>
      <w:r>
        <w:t>might</w:t>
      </w:r>
      <w:r>
        <w:rPr>
          <w:spacing w:val="-9"/>
        </w:rPr>
        <w:t xml:space="preserve"> </w:t>
      </w:r>
      <w:r>
        <w:t>have</w:t>
      </w:r>
      <w:r>
        <w:rPr>
          <w:spacing w:val="-7"/>
        </w:rPr>
        <w:t xml:space="preserve"> </w:t>
      </w:r>
      <w:r>
        <w:t>against</w:t>
      </w:r>
      <w:r>
        <w:rPr>
          <w:spacing w:val="-9"/>
        </w:rPr>
        <w:t xml:space="preserve"> </w:t>
      </w:r>
      <w:r>
        <w:t>us,</w:t>
      </w:r>
      <w:r>
        <w:rPr>
          <w:spacing w:val="-9"/>
        </w:rPr>
        <w:t xml:space="preserve"> </w:t>
      </w:r>
      <w:r>
        <w:t>a</w:t>
      </w:r>
      <w:r>
        <w:rPr>
          <w:spacing w:val="-6"/>
        </w:rPr>
        <w:t xml:space="preserve"> </w:t>
      </w:r>
      <w:r>
        <w:t>Related</w:t>
      </w:r>
      <w:r>
        <w:rPr>
          <w:spacing w:val="-7"/>
        </w:rPr>
        <w:t xml:space="preserve"> </w:t>
      </w:r>
      <w:r>
        <w:t>Person</w:t>
      </w:r>
      <w:r>
        <w:rPr>
          <w:spacing w:val="-9"/>
        </w:rPr>
        <w:t xml:space="preserve"> </w:t>
      </w:r>
      <w:r>
        <w:t>to</w:t>
      </w:r>
      <w:r>
        <w:rPr>
          <w:spacing w:val="-9"/>
        </w:rPr>
        <w:t xml:space="preserve"> </w:t>
      </w:r>
      <w:r>
        <w:t>us,</w:t>
      </w:r>
      <w:r>
        <w:rPr>
          <w:spacing w:val="-7"/>
        </w:rPr>
        <w:t xml:space="preserve"> </w:t>
      </w:r>
      <w:r>
        <w:t>their</w:t>
      </w:r>
      <w:r>
        <w:rPr>
          <w:spacing w:val="-8"/>
        </w:rPr>
        <w:t xml:space="preserve"> </w:t>
      </w:r>
      <w:r>
        <w:t>representatives,</w:t>
      </w:r>
      <w:r>
        <w:rPr>
          <w:spacing w:val="-9"/>
        </w:rPr>
        <w:t xml:space="preserve"> </w:t>
      </w:r>
      <w:r>
        <w:t>officers</w:t>
      </w:r>
      <w:r>
        <w:rPr>
          <w:spacing w:val="-7"/>
        </w:rPr>
        <w:t xml:space="preserve"> </w:t>
      </w:r>
      <w:r>
        <w:t>or</w:t>
      </w:r>
      <w:r>
        <w:rPr>
          <w:spacing w:val="-8"/>
        </w:rPr>
        <w:t xml:space="preserve"> </w:t>
      </w:r>
      <w:r>
        <w:t>employees, with respect to any damages which might be the object of any insurance coverage, whether a policy has been subscribed or not by you or that such policy is in force or not.</w:t>
      </w:r>
    </w:p>
    <w:p w14:paraId="4B898AC6" w14:textId="77777777" w:rsidR="00C811EF" w:rsidRDefault="00C811EF">
      <w:pPr>
        <w:pStyle w:val="BodyText"/>
        <w:kinsoku w:val="0"/>
        <w:overflowPunct w:val="0"/>
        <w:spacing w:before="230"/>
        <w:ind w:left="720" w:right="719"/>
        <w:jc w:val="both"/>
        <w:sectPr w:rsidR="00C811EF">
          <w:pgSz w:w="12240" w:h="15840"/>
          <w:pgMar w:top="400" w:right="720" w:bottom="1440" w:left="720" w:header="200" w:footer="1257" w:gutter="0"/>
          <w:cols w:space="720"/>
          <w:noEndnote/>
        </w:sectPr>
      </w:pPr>
    </w:p>
    <w:p w14:paraId="769DB913" w14:textId="77777777" w:rsidR="00C811EF" w:rsidRDefault="00C811EF">
      <w:pPr>
        <w:pStyle w:val="BodyText"/>
        <w:kinsoku w:val="0"/>
        <w:overflowPunct w:val="0"/>
      </w:pPr>
    </w:p>
    <w:p w14:paraId="1BD2045E" w14:textId="77777777" w:rsidR="00C811EF" w:rsidRDefault="00C811EF">
      <w:pPr>
        <w:pStyle w:val="BodyText"/>
        <w:kinsoku w:val="0"/>
        <w:overflowPunct w:val="0"/>
      </w:pPr>
    </w:p>
    <w:p w14:paraId="62FE445E" w14:textId="77777777" w:rsidR="00C811EF" w:rsidRDefault="00C811EF">
      <w:pPr>
        <w:pStyle w:val="BodyText"/>
        <w:kinsoku w:val="0"/>
        <w:overflowPunct w:val="0"/>
      </w:pPr>
    </w:p>
    <w:p w14:paraId="4F91A928" w14:textId="77777777" w:rsidR="00C811EF" w:rsidRDefault="00C811EF">
      <w:pPr>
        <w:pStyle w:val="BodyText"/>
        <w:kinsoku w:val="0"/>
        <w:overflowPunct w:val="0"/>
        <w:spacing w:before="119"/>
      </w:pPr>
    </w:p>
    <w:p w14:paraId="221349A9" w14:textId="054B92FC" w:rsidR="00C811EF" w:rsidRDefault="00C811EF">
      <w:pPr>
        <w:pStyle w:val="Heading7"/>
        <w:kinsoku w:val="0"/>
        <w:overflowPunct w:val="0"/>
        <w:ind w:left="2685" w:right="2615"/>
      </w:pPr>
      <w:bookmarkStart w:id="531" w:name="ITEM_25_-_OBLIGATION_TO_PARTICIPATE_IN_T"/>
      <w:bookmarkEnd w:id="531"/>
      <w:r>
        <w:t>ITEM</w:t>
      </w:r>
      <w:r>
        <w:rPr>
          <w:spacing w:val="-4"/>
        </w:rPr>
        <w:t xml:space="preserve"> </w:t>
      </w:r>
      <w:r>
        <w:t>25</w:t>
      </w:r>
      <w:r>
        <w:rPr>
          <w:spacing w:val="-6"/>
        </w:rPr>
        <w:t xml:space="preserve"> </w:t>
      </w:r>
      <w:r>
        <w:t>-</w:t>
      </w:r>
      <w:r>
        <w:rPr>
          <w:spacing w:val="-5"/>
        </w:rPr>
        <w:t xml:space="preserve"> </w:t>
      </w:r>
      <w:r>
        <w:t>OBLIGATION</w:t>
      </w:r>
      <w:r>
        <w:rPr>
          <w:spacing w:val="-6"/>
        </w:rPr>
        <w:t xml:space="preserve"> </w:t>
      </w:r>
      <w:r>
        <w:t>TO</w:t>
      </w:r>
      <w:r>
        <w:rPr>
          <w:spacing w:val="-5"/>
        </w:rPr>
        <w:t xml:space="preserve"> </w:t>
      </w:r>
      <w:r>
        <w:t>PARTICIPATE</w:t>
      </w:r>
      <w:r>
        <w:rPr>
          <w:spacing w:val="-7"/>
        </w:rPr>
        <w:t xml:space="preserve"> </w:t>
      </w:r>
      <w:r>
        <w:t>IN</w:t>
      </w:r>
      <w:r>
        <w:rPr>
          <w:spacing w:val="-6"/>
        </w:rPr>
        <w:t xml:space="preserve"> </w:t>
      </w:r>
      <w:r>
        <w:t>THE</w:t>
      </w:r>
      <w:r>
        <w:rPr>
          <w:spacing w:val="-7"/>
        </w:rPr>
        <w:t xml:space="preserve"> </w:t>
      </w:r>
      <w:r>
        <w:t xml:space="preserve">ACTUAL OPERATION OF THE </w:t>
      </w:r>
      <w:del w:id="532" w:author="Matthew Levine" w:date="2025-06-06T13:35:00Z" w16du:dateUtc="2025-06-06T17:35:00Z">
        <w:r w:rsidDel="00533EC2">
          <w:delText>STUDIO</w:delText>
        </w:r>
      </w:del>
      <w:ins w:id="533" w:author="Matthew Levine" w:date="2025-06-06T13:35:00Z" w16du:dateUtc="2025-06-06T17:35:00Z">
        <w:r w:rsidR="00533EC2">
          <w:t>[PREMISE CAFÉ]</w:t>
        </w:r>
      </w:ins>
    </w:p>
    <w:p w14:paraId="58FDA1F9" w14:textId="77777777" w:rsidR="00C811EF" w:rsidRDefault="00C811EF">
      <w:pPr>
        <w:pStyle w:val="BodyText"/>
        <w:kinsoku w:val="0"/>
        <w:overflowPunct w:val="0"/>
        <w:spacing w:before="45"/>
        <w:rPr>
          <w:b/>
          <w:bCs/>
        </w:rPr>
      </w:pPr>
    </w:p>
    <w:p w14:paraId="153BB589" w14:textId="6107D490" w:rsidR="00C811EF" w:rsidRDefault="00C811EF">
      <w:pPr>
        <w:pStyle w:val="BodyText"/>
        <w:kinsoku w:val="0"/>
        <w:overflowPunct w:val="0"/>
        <w:ind w:left="720" w:right="719"/>
        <w:jc w:val="both"/>
      </w:pPr>
      <w:r>
        <w:t xml:space="preserve">At least one of your Guarantors shall </w:t>
      </w:r>
      <w:proofErr w:type="gramStart"/>
      <w:r>
        <w:t>at all times</w:t>
      </w:r>
      <w:proofErr w:type="gramEnd"/>
      <w:r>
        <w:t xml:space="preserve"> devote his/her full time, attention and best efforts to the management and operation of</w:t>
      </w:r>
      <w:r>
        <w:rPr>
          <w:spacing w:val="-2"/>
        </w:rPr>
        <w:t xml:space="preserve"> </w:t>
      </w:r>
      <w:r>
        <w:t xml:space="preserve">the </w:t>
      </w:r>
      <w:del w:id="534" w:author="Matthew Levine" w:date="2025-06-06T13:35:00Z" w16du:dateUtc="2025-06-06T17:35:00Z">
        <w:r w:rsidDel="00533EC2">
          <w:delText>Studio</w:delText>
        </w:r>
      </w:del>
      <w:ins w:id="535" w:author="Matthew Levine" w:date="2025-06-06T13:35:00Z" w16du:dateUtc="2025-06-06T17:35:00Z">
        <w:r w:rsidR="00533EC2">
          <w:t>[Premise Café]</w:t>
        </w:r>
      </w:ins>
      <w:r>
        <w:t>,</w:t>
      </w:r>
      <w:r>
        <w:rPr>
          <w:spacing w:val="-1"/>
        </w:rPr>
        <w:t xml:space="preserve"> </w:t>
      </w:r>
      <w:r>
        <w:t>except</w:t>
      </w:r>
      <w:r>
        <w:rPr>
          <w:spacing w:val="-2"/>
        </w:rPr>
        <w:t xml:space="preserve"> </w:t>
      </w:r>
      <w:r>
        <w:t>to</w:t>
      </w:r>
      <w:r>
        <w:rPr>
          <w:spacing w:val="-2"/>
        </w:rPr>
        <w:t xml:space="preserve"> </w:t>
      </w:r>
      <w:r>
        <w:t>the extent</w:t>
      </w:r>
      <w:r>
        <w:rPr>
          <w:spacing w:val="-2"/>
        </w:rPr>
        <w:t xml:space="preserve"> </w:t>
      </w:r>
      <w:r>
        <w:t>that</w:t>
      </w:r>
      <w:r>
        <w:rPr>
          <w:spacing w:val="-2"/>
        </w:rPr>
        <w:t xml:space="preserve"> </w:t>
      </w:r>
      <w:r>
        <w:t>we</w:t>
      </w:r>
      <w:r>
        <w:rPr>
          <w:spacing w:val="-2"/>
        </w:rPr>
        <w:t xml:space="preserve"> </w:t>
      </w:r>
      <w:r>
        <w:t>may specifically agree</w:t>
      </w:r>
      <w:r>
        <w:rPr>
          <w:spacing w:val="-2"/>
        </w:rPr>
        <w:t xml:space="preserve"> </w:t>
      </w:r>
      <w:r>
        <w:t>otherwise</w:t>
      </w:r>
      <w:r>
        <w:rPr>
          <w:spacing w:val="-2"/>
        </w:rPr>
        <w:t xml:space="preserve"> </w:t>
      </w:r>
      <w:r>
        <w:t>in writing.</w:t>
      </w:r>
      <w:r>
        <w:rPr>
          <w:spacing w:val="40"/>
        </w:rPr>
        <w:t xml:space="preserve"> </w:t>
      </w:r>
      <w:r>
        <w:t>The</w:t>
      </w:r>
      <w:r>
        <w:rPr>
          <w:spacing w:val="-7"/>
        </w:rPr>
        <w:t xml:space="preserve"> </w:t>
      </w:r>
      <w:r>
        <w:t>General</w:t>
      </w:r>
      <w:r>
        <w:rPr>
          <w:spacing w:val="-7"/>
        </w:rPr>
        <w:t xml:space="preserve"> </w:t>
      </w:r>
      <w:r>
        <w:t>Managers</w:t>
      </w:r>
      <w:r>
        <w:rPr>
          <w:spacing w:val="-5"/>
        </w:rPr>
        <w:t xml:space="preserve"> </w:t>
      </w:r>
      <w:r>
        <w:t>whom</w:t>
      </w:r>
      <w:r>
        <w:rPr>
          <w:spacing w:val="-7"/>
        </w:rPr>
        <w:t xml:space="preserve"> </w:t>
      </w:r>
      <w:r>
        <w:t>you</w:t>
      </w:r>
      <w:r>
        <w:rPr>
          <w:spacing w:val="-7"/>
        </w:rPr>
        <w:t xml:space="preserve"> </w:t>
      </w:r>
      <w:r>
        <w:t>hire</w:t>
      </w:r>
      <w:r>
        <w:rPr>
          <w:spacing w:val="-4"/>
        </w:rPr>
        <w:t xml:space="preserve"> </w:t>
      </w:r>
      <w:r>
        <w:t>must</w:t>
      </w:r>
      <w:r>
        <w:rPr>
          <w:spacing w:val="-6"/>
        </w:rPr>
        <w:t xml:space="preserve"> </w:t>
      </w:r>
      <w:r>
        <w:t>complete</w:t>
      </w:r>
      <w:r>
        <w:rPr>
          <w:spacing w:val="-4"/>
        </w:rPr>
        <w:t xml:space="preserve"> </w:t>
      </w:r>
      <w:r>
        <w:t>our</w:t>
      </w:r>
      <w:r>
        <w:rPr>
          <w:spacing w:val="-5"/>
        </w:rPr>
        <w:t xml:space="preserve"> </w:t>
      </w:r>
      <w:r>
        <w:t>training</w:t>
      </w:r>
      <w:r>
        <w:rPr>
          <w:spacing w:val="-7"/>
        </w:rPr>
        <w:t xml:space="preserve"> </w:t>
      </w:r>
      <w:r>
        <w:t>as</w:t>
      </w:r>
      <w:r>
        <w:rPr>
          <w:spacing w:val="-5"/>
        </w:rPr>
        <w:t xml:space="preserve"> </w:t>
      </w:r>
      <w:r>
        <w:t>described</w:t>
      </w:r>
      <w:r>
        <w:rPr>
          <w:spacing w:val="-7"/>
        </w:rPr>
        <w:t xml:space="preserve"> </w:t>
      </w:r>
      <w:r>
        <w:t>in</w:t>
      </w:r>
      <w:r>
        <w:rPr>
          <w:spacing w:val="-7"/>
        </w:rPr>
        <w:t xml:space="preserve"> </w:t>
      </w:r>
      <w:r>
        <w:t>Section</w:t>
      </w:r>
      <w:r>
        <w:rPr>
          <w:spacing w:val="-7"/>
        </w:rPr>
        <w:t xml:space="preserve"> </w:t>
      </w:r>
      <w:r>
        <w:t>6</w:t>
      </w:r>
      <w:r>
        <w:rPr>
          <w:spacing w:val="-7"/>
        </w:rPr>
        <w:t xml:space="preserve"> </w:t>
      </w:r>
      <w:r>
        <w:t>of</w:t>
      </w:r>
      <w:r>
        <w:rPr>
          <w:spacing w:val="-6"/>
        </w:rPr>
        <w:t xml:space="preserve"> </w:t>
      </w:r>
      <w:r>
        <w:t>the Franchise Agreement. The use of General Managers in no way relieves you of your obligations to comply with</w:t>
      </w:r>
      <w:r>
        <w:rPr>
          <w:spacing w:val="-7"/>
        </w:rPr>
        <w:t xml:space="preserve"> </w:t>
      </w:r>
      <w:r>
        <w:t>the</w:t>
      </w:r>
      <w:r>
        <w:rPr>
          <w:spacing w:val="-7"/>
        </w:rPr>
        <w:t xml:space="preserve"> </w:t>
      </w:r>
      <w:r>
        <w:t>Franchise</w:t>
      </w:r>
      <w:r>
        <w:rPr>
          <w:spacing w:val="-7"/>
        </w:rPr>
        <w:t xml:space="preserve"> </w:t>
      </w:r>
      <w:r>
        <w:t>Agreement</w:t>
      </w:r>
      <w:r>
        <w:rPr>
          <w:spacing w:val="-7"/>
        </w:rPr>
        <w:t xml:space="preserve"> </w:t>
      </w:r>
      <w:r>
        <w:t>and</w:t>
      </w:r>
      <w:r>
        <w:rPr>
          <w:spacing w:val="-7"/>
        </w:rPr>
        <w:t xml:space="preserve"> </w:t>
      </w:r>
      <w:r>
        <w:t>to</w:t>
      </w:r>
      <w:r>
        <w:rPr>
          <w:spacing w:val="-7"/>
        </w:rPr>
        <w:t xml:space="preserve"> </w:t>
      </w:r>
      <w:r>
        <w:t>ensure</w:t>
      </w:r>
      <w:r>
        <w:rPr>
          <w:spacing w:val="-7"/>
        </w:rPr>
        <w:t xml:space="preserve"> </w:t>
      </w:r>
      <w:r>
        <w:t>that</w:t>
      </w:r>
      <w:r>
        <w:rPr>
          <w:spacing w:val="-7"/>
        </w:rPr>
        <w:t xml:space="preserve"> </w:t>
      </w:r>
      <w:r>
        <w:t>the</w:t>
      </w:r>
      <w:r>
        <w:rPr>
          <w:spacing w:val="-7"/>
        </w:rPr>
        <w:t xml:space="preserve"> </w:t>
      </w:r>
      <w:del w:id="536" w:author="Matthew Levine" w:date="2025-06-06T13:35:00Z" w16du:dateUtc="2025-06-06T17:35:00Z">
        <w:r w:rsidDel="00533EC2">
          <w:delText>Studio</w:delText>
        </w:r>
      </w:del>
      <w:ins w:id="537" w:author="Matthew Levine" w:date="2025-06-06T13:35:00Z" w16du:dateUtc="2025-06-06T17:35:00Z">
        <w:r w:rsidR="00533EC2">
          <w:t>[Premise Café]</w:t>
        </w:r>
      </w:ins>
      <w:r>
        <w:rPr>
          <w:spacing w:val="-7"/>
        </w:rPr>
        <w:t xml:space="preserve"> </w:t>
      </w:r>
      <w:proofErr w:type="gramStart"/>
      <w:r>
        <w:t>is</w:t>
      </w:r>
      <w:r>
        <w:rPr>
          <w:spacing w:val="-5"/>
        </w:rPr>
        <w:t xml:space="preserve"> </w:t>
      </w:r>
      <w:r>
        <w:t>at</w:t>
      </w:r>
      <w:r>
        <w:rPr>
          <w:spacing w:val="-7"/>
        </w:rPr>
        <w:t xml:space="preserve"> </w:t>
      </w:r>
      <w:r>
        <w:t>all</w:t>
      </w:r>
      <w:r>
        <w:rPr>
          <w:spacing w:val="-7"/>
        </w:rPr>
        <w:t xml:space="preserve"> </w:t>
      </w:r>
      <w:r>
        <w:t>times</w:t>
      </w:r>
      <w:proofErr w:type="gramEnd"/>
      <w:r>
        <w:rPr>
          <w:spacing w:val="-5"/>
        </w:rPr>
        <w:t xml:space="preserve"> </w:t>
      </w:r>
      <w:r>
        <w:t>properly</w:t>
      </w:r>
      <w:r>
        <w:rPr>
          <w:spacing w:val="-3"/>
        </w:rPr>
        <w:t xml:space="preserve"> </w:t>
      </w:r>
      <w:r>
        <w:t>operated</w:t>
      </w:r>
      <w:r>
        <w:rPr>
          <w:spacing w:val="-7"/>
        </w:rPr>
        <w:t xml:space="preserve"> </w:t>
      </w:r>
      <w:r>
        <w:t>in</w:t>
      </w:r>
      <w:r>
        <w:rPr>
          <w:spacing w:val="-4"/>
        </w:rPr>
        <w:t xml:space="preserve"> </w:t>
      </w:r>
      <w:r>
        <w:t>accordance with the Franchise Agreement.</w:t>
      </w:r>
    </w:p>
    <w:p w14:paraId="2EB007B6" w14:textId="77777777" w:rsidR="00C811EF" w:rsidRDefault="00C811EF">
      <w:pPr>
        <w:pStyle w:val="BodyText"/>
        <w:kinsoku w:val="0"/>
        <w:overflowPunct w:val="0"/>
      </w:pPr>
    </w:p>
    <w:p w14:paraId="32249AC6" w14:textId="77777777" w:rsidR="00C811EF" w:rsidRDefault="00C811EF">
      <w:pPr>
        <w:pStyle w:val="BodyText"/>
        <w:kinsoku w:val="0"/>
        <w:overflowPunct w:val="0"/>
        <w:spacing w:before="1"/>
        <w:ind w:left="720"/>
        <w:jc w:val="both"/>
        <w:rPr>
          <w:spacing w:val="-2"/>
        </w:rPr>
      </w:pPr>
      <w:r>
        <w:t>See</w:t>
      </w:r>
      <w:r>
        <w:rPr>
          <w:spacing w:val="-5"/>
        </w:rPr>
        <w:t xml:space="preserve"> </w:t>
      </w:r>
      <w:r>
        <w:t>Section</w:t>
      </w:r>
      <w:r>
        <w:rPr>
          <w:spacing w:val="-4"/>
        </w:rPr>
        <w:t xml:space="preserve"> </w:t>
      </w:r>
      <w:r>
        <w:t>9.4</w:t>
      </w:r>
      <w:r>
        <w:rPr>
          <w:spacing w:val="-4"/>
        </w:rPr>
        <w:t xml:space="preserve"> </w:t>
      </w:r>
      <w:r>
        <w:t>of</w:t>
      </w:r>
      <w:r>
        <w:rPr>
          <w:spacing w:val="-6"/>
        </w:rPr>
        <w:t xml:space="preserve"> </w:t>
      </w:r>
      <w:r>
        <w:t>the</w:t>
      </w:r>
      <w:r>
        <w:rPr>
          <w:spacing w:val="-7"/>
        </w:rPr>
        <w:t xml:space="preserve"> </w:t>
      </w:r>
      <w:r>
        <w:t>Franchise</w:t>
      </w:r>
      <w:r>
        <w:rPr>
          <w:spacing w:val="-6"/>
        </w:rPr>
        <w:t xml:space="preserve"> </w:t>
      </w:r>
      <w:r>
        <w:rPr>
          <w:spacing w:val="-2"/>
        </w:rPr>
        <w:t>Agreement.</w:t>
      </w:r>
    </w:p>
    <w:p w14:paraId="4152669C" w14:textId="77777777" w:rsidR="00C811EF" w:rsidRDefault="00C811EF">
      <w:pPr>
        <w:pStyle w:val="BodyText"/>
        <w:kinsoku w:val="0"/>
        <w:overflowPunct w:val="0"/>
        <w:spacing w:before="46"/>
      </w:pPr>
    </w:p>
    <w:p w14:paraId="11374FDB" w14:textId="77777777" w:rsidR="00C811EF" w:rsidRDefault="00C811EF">
      <w:pPr>
        <w:pStyle w:val="Heading7"/>
        <w:kinsoku w:val="0"/>
        <w:overflowPunct w:val="0"/>
        <w:ind w:left="68"/>
        <w:rPr>
          <w:spacing w:val="-2"/>
        </w:rPr>
      </w:pPr>
      <w:bookmarkStart w:id="538" w:name="ITEM_26_-_TERRITORY"/>
      <w:bookmarkEnd w:id="538"/>
      <w:r>
        <w:t>ITEM</w:t>
      </w:r>
      <w:r>
        <w:rPr>
          <w:spacing w:val="-3"/>
        </w:rPr>
        <w:t xml:space="preserve"> </w:t>
      </w:r>
      <w:r>
        <w:t>26</w:t>
      </w:r>
      <w:r>
        <w:rPr>
          <w:spacing w:val="-5"/>
        </w:rPr>
        <w:t xml:space="preserve"> </w:t>
      </w:r>
      <w:r>
        <w:t>-</w:t>
      </w:r>
      <w:r>
        <w:rPr>
          <w:spacing w:val="-4"/>
        </w:rPr>
        <w:t xml:space="preserve"> </w:t>
      </w:r>
      <w:r>
        <w:rPr>
          <w:spacing w:val="-2"/>
        </w:rPr>
        <w:t>TERRITORY</w:t>
      </w:r>
    </w:p>
    <w:p w14:paraId="11FF4E97" w14:textId="77777777" w:rsidR="00C811EF" w:rsidRDefault="00C811EF">
      <w:pPr>
        <w:pStyle w:val="BodyText"/>
        <w:kinsoku w:val="0"/>
        <w:overflowPunct w:val="0"/>
        <w:spacing w:before="1"/>
        <w:rPr>
          <w:b/>
          <w:bCs/>
        </w:rPr>
      </w:pPr>
    </w:p>
    <w:p w14:paraId="0A76BC05" w14:textId="77777777" w:rsidR="00C811EF" w:rsidRDefault="00C811EF">
      <w:pPr>
        <w:pStyle w:val="BodyText"/>
        <w:kinsoku w:val="0"/>
        <w:overflowPunct w:val="0"/>
        <w:ind w:left="720"/>
        <w:rPr>
          <w:spacing w:val="-2"/>
        </w:rPr>
      </w:pPr>
      <w:r>
        <w:rPr>
          <w:spacing w:val="-2"/>
          <w:u w:val="single"/>
        </w:rPr>
        <w:t>Territory</w:t>
      </w:r>
    </w:p>
    <w:p w14:paraId="0817B209" w14:textId="1D81C950" w:rsidR="00C811EF" w:rsidRDefault="00C811EF">
      <w:pPr>
        <w:pStyle w:val="BodyText"/>
        <w:kinsoku w:val="0"/>
        <w:overflowPunct w:val="0"/>
        <w:spacing w:before="228"/>
        <w:ind w:left="720" w:right="718"/>
        <w:jc w:val="both"/>
      </w:pPr>
      <w:r>
        <w:t xml:space="preserve">During the Term of the Franchise Agreement, and as long as you are not in default under the Franchise Agreement, we will not directly or indirectly establish or operate nor grant the license or right to any other person to establish or operate any other </w:t>
      </w:r>
      <w:del w:id="539" w:author="Matthew Levine" w:date="2025-06-06T13:35:00Z" w16du:dateUtc="2025-06-06T17:35:00Z">
        <w:r w:rsidDel="00533EC2">
          <w:delText>Studio</w:delText>
        </w:r>
      </w:del>
      <w:ins w:id="540" w:author="Matthew Levine" w:date="2025-06-06T13:35:00Z" w16du:dateUtc="2025-06-06T17:35:00Z">
        <w:r w:rsidR="00533EC2">
          <w:t>[Premise Café]</w:t>
        </w:r>
      </w:ins>
      <w:r>
        <w:t xml:space="preserve"> identified with the Marks inside of the Territory, except as otherwise provided for under Section 2.2 of the Franchise Agreement (as excerpted below). You acknowledge</w:t>
      </w:r>
      <w:r>
        <w:rPr>
          <w:spacing w:val="-4"/>
        </w:rPr>
        <w:t xml:space="preserve"> </w:t>
      </w:r>
      <w:r>
        <w:t>and</w:t>
      </w:r>
      <w:r>
        <w:rPr>
          <w:spacing w:val="-7"/>
        </w:rPr>
        <w:t xml:space="preserve"> </w:t>
      </w:r>
      <w:r>
        <w:t>agree</w:t>
      </w:r>
      <w:r>
        <w:rPr>
          <w:spacing w:val="-7"/>
        </w:rPr>
        <w:t xml:space="preserve"> </w:t>
      </w:r>
      <w:r>
        <w:t>that</w:t>
      </w:r>
      <w:r>
        <w:rPr>
          <w:spacing w:val="-6"/>
        </w:rPr>
        <w:t xml:space="preserve"> </w:t>
      </w:r>
      <w:r>
        <w:t>if</w:t>
      </w:r>
      <w:r>
        <w:rPr>
          <w:spacing w:val="-7"/>
        </w:rPr>
        <w:t xml:space="preserve"> </w:t>
      </w:r>
      <w:r>
        <w:t>we</w:t>
      </w:r>
      <w:r>
        <w:rPr>
          <w:spacing w:val="-6"/>
        </w:rPr>
        <w:t xml:space="preserve"> </w:t>
      </w:r>
      <w:r>
        <w:t>provide</w:t>
      </w:r>
      <w:r>
        <w:rPr>
          <w:spacing w:val="-7"/>
        </w:rPr>
        <w:t xml:space="preserve"> </w:t>
      </w:r>
      <w:r>
        <w:t>our</w:t>
      </w:r>
      <w:r>
        <w:rPr>
          <w:spacing w:val="-5"/>
        </w:rPr>
        <w:t xml:space="preserve"> </w:t>
      </w:r>
      <w:r>
        <w:t>approval</w:t>
      </w:r>
      <w:r>
        <w:rPr>
          <w:spacing w:val="-5"/>
        </w:rPr>
        <w:t xml:space="preserve"> </w:t>
      </w:r>
      <w:r>
        <w:t>of</w:t>
      </w:r>
      <w:r>
        <w:rPr>
          <w:spacing w:val="-6"/>
        </w:rPr>
        <w:t xml:space="preserve"> </w:t>
      </w:r>
      <w:r>
        <w:t>the</w:t>
      </w:r>
      <w:r>
        <w:rPr>
          <w:spacing w:val="-7"/>
        </w:rPr>
        <w:t xml:space="preserve"> </w:t>
      </w:r>
      <w:r>
        <w:t>site</w:t>
      </w:r>
      <w:r>
        <w:rPr>
          <w:spacing w:val="-7"/>
        </w:rPr>
        <w:t xml:space="preserve"> </w:t>
      </w:r>
      <w:r>
        <w:t>of</w:t>
      </w:r>
      <w:r>
        <w:rPr>
          <w:spacing w:val="-7"/>
        </w:rPr>
        <w:t xml:space="preserve"> </w:t>
      </w:r>
      <w:r>
        <w:t>the</w:t>
      </w:r>
      <w:r>
        <w:rPr>
          <w:spacing w:val="-7"/>
        </w:rPr>
        <w:t xml:space="preserve"> </w:t>
      </w:r>
      <w:r>
        <w:t>Premises,</w:t>
      </w:r>
      <w:r>
        <w:rPr>
          <w:spacing w:val="-4"/>
        </w:rPr>
        <w:t xml:space="preserve"> </w:t>
      </w:r>
      <w:r>
        <w:t>then</w:t>
      </w:r>
      <w:r>
        <w:rPr>
          <w:spacing w:val="-7"/>
        </w:rPr>
        <w:t xml:space="preserve"> </w:t>
      </w:r>
      <w:r>
        <w:t>our</w:t>
      </w:r>
      <w:r>
        <w:rPr>
          <w:spacing w:val="-5"/>
        </w:rPr>
        <w:t xml:space="preserve"> </w:t>
      </w:r>
      <w:r>
        <w:t>approval</w:t>
      </w:r>
      <w:r>
        <w:rPr>
          <w:spacing w:val="-7"/>
        </w:rPr>
        <w:t xml:space="preserve"> </w:t>
      </w:r>
      <w:r>
        <w:t>is</w:t>
      </w:r>
      <w:r>
        <w:rPr>
          <w:spacing w:val="-5"/>
        </w:rPr>
        <w:t xml:space="preserve"> </w:t>
      </w:r>
      <w:r>
        <w:t xml:space="preserve">not an assurance that the </w:t>
      </w:r>
      <w:del w:id="541" w:author="Matthew Levine" w:date="2025-06-06T13:35:00Z" w16du:dateUtc="2025-06-06T17:35:00Z">
        <w:r w:rsidDel="00533EC2">
          <w:delText>Studio</w:delText>
        </w:r>
      </w:del>
      <w:ins w:id="542" w:author="Matthew Levine" w:date="2025-06-06T13:35:00Z" w16du:dateUtc="2025-06-06T17:35:00Z">
        <w:r w:rsidR="00533EC2">
          <w:t>[Premise Café]</w:t>
        </w:r>
      </w:ins>
      <w:r>
        <w:t xml:space="preserve"> will achieve a certain sales volume or level of profitability; it only means that the proposed site meets our minimum site selection criteria. If the site of the Premises or the Territory is not</w:t>
      </w:r>
      <w:r>
        <w:rPr>
          <w:spacing w:val="-6"/>
        </w:rPr>
        <w:t xml:space="preserve"> </w:t>
      </w:r>
      <w:r>
        <w:t>known</w:t>
      </w:r>
      <w:r>
        <w:rPr>
          <w:spacing w:val="-4"/>
        </w:rPr>
        <w:t xml:space="preserve"> </w:t>
      </w:r>
      <w:r>
        <w:t>or</w:t>
      </w:r>
      <w:r>
        <w:rPr>
          <w:spacing w:val="-5"/>
        </w:rPr>
        <w:t xml:space="preserve"> </w:t>
      </w:r>
      <w:r>
        <w:t>obtained</w:t>
      </w:r>
      <w:r>
        <w:rPr>
          <w:spacing w:val="-6"/>
        </w:rPr>
        <w:t xml:space="preserve"> </w:t>
      </w:r>
      <w:r>
        <w:t>(or</w:t>
      </w:r>
      <w:r>
        <w:rPr>
          <w:spacing w:val="-5"/>
        </w:rPr>
        <w:t xml:space="preserve"> </w:t>
      </w:r>
      <w:r>
        <w:t>we</w:t>
      </w:r>
      <w:r>
        <w:rPr>
          <w:spacing w:val="-6"/>
        </w:rPr>
        <w:t xml:space="preserve"> </w:t>
      </w:r>
      <w:r>
        <w:t>have</w:t>
      </w:r>
      <w:r>
        <w:rPr>
          <w:spacing w:val="-6"/>
        </w:rPr>
        <w:t xml:space="preserve"> </w:t>
      </w:r>
      <w:r>
        <w:t>not</w:t>
      </w:r>
      <w:r>
        <w:rPr>
          <w:spacing w:val="-6"/>
        </w:rPr>
        <w:t xml:space="preserve"> </w:t>
      </w:r>
      <w:r>
        <w:t>yet</w:t>
      </w:r>
      <w:r>
        <w:rPr>
          <w:spacing w:val="-6"/>
        </w:rPr>
        <w:t xml:space="preserve"> </w:t>
      </w:r>
      <w:r>
        <w:t>approved</w:t>
      </w:r>
      <w:r>
        <w:rPr>
          <w:spacing w:val="-6"/>
        </w:rPr>
        <w:t xml:space="preserve"> </w:t>
      </w:r>
      <w:r>
        <w:t>the</w:t>
      </w:r>
      <w:r>
        <w:rPr>
          <w:spacing w:val="-6"/>
        </w:rPr>
        <w:t xml:space="preserve"> </w:t>
      </w:r>
      <w:r>
        <w:t>site</w:t>
      </w:r>
      <w:r>
        <w:rPr>
          <w:spacing w:val="-6"/>
        </w:rPr>
        <w:t xml:space="preserve"> </w:t>
      </w:r>
      <w:r>
        <w:t>of</w:t>
      </w:r>
      <w:r>
        <w:rPr>
          <w:spacing w:val="-6"/>
        </w:rPr>
        <w:t xml:space="preserve"> </w:t>
      </w:r>
      <w:r>
        <w:t>the</w:t>
      </w:r>
      <w:r>
        <w:rPr>
          <w:spacing w:val="-6"/>
        </w:rPr>
        <w:t xml:space="preserve"> </w:t>
      </w:r>
      <w:r>
        <w:t>Premises</w:t>
      </w:r>
      <w:r>
        <w:rPr>
          <w:spacing w:val="-5"/>
        </w:rPr>
        <w:t xml:space="preserve"> </w:t>
      </w:r>
      <w:r>
        <w:t>pursuant</w:t>
      </w:r>
      <w:r>
        <w:rPr>
          <w:spacing w:val="-6"/>
        </w:rPr>
        <w:t xml:space="preserve"> </w:t>
      </w:r>
      <w:r>
        <w:t>to</w:t>
      </w:r>
      <w:r>
        <w:rPr>
          <w:spacing w:val="-4"/>
        </w:rPr>
        <w:t xml:space="preserve"> </w:t>
      </w:r>
      <w:r>
        <w:t>Section</w:t>
      </w:r>
      <w:r>
        <w:rPr>
          <w:spacing w:val="-6"/>
        </w:rPr>
        <w:t xml:space="preserve"> </w:t>
      </w:r>
      <w:r>
        <w:t>8.2</w:t>
      </w:r>
      <w:r>
        <w:rPr>
          <w:spacing w:val="-6"/>
        </w:rPr>
        <w:t xml:space="preserve"> </w:t>
      </w:r>
      <w:r>
        <w:t>of</w:t>
      </w:r>
      <w:r>
        <w:rPr>
          <w:spacing w:val="-6"/>
        </w:rPr>
        <w:t xml:space="preserve"> </w:t>
      </w:r>
      <w:r>
        <w:t>the Franchise</w:t>
      </w:r>
      <w:r>
        <w:rPr>
          <w:spacing w:val="-9"/>
        </w:rPr>
        <w:t xml:space="preserve"> </w:t>
      </w:r>
      <w:r>
        <w:t>Agreement)</w:t>
      </w:r>
      <w:r>
        <w:rPr>
          <w:spacing w:val="-8"/>
        </w:rPr>
        <w:t xml:space="preserve"> </w:t>
      </w:r>
      <w:r>
        <w:t>as</w:t>
      </w:r>
      <w:r>
        <w:rPr>
          <w:spacing w:val="-7"/>
        </w:rPr>
        <w:t xml:space="preserve"> </w:t>
      </w:r>
      <w:r>
        <w:t>of</w:t>
      </w:r>
      <w:r>
        <w:rPr>
          <w:spacing w:val="-7"/>
        </w:rPr>
        <w:t xml:space="preserve"> </w:t>
      </w:r>
      <w:r>
        <w:t>the</w:t>
      </w:r>
      <w:r>
        <w:rPr>
          <w:spacing w:val="-9"/>
        </w:rPr>
        <w:t xml:space="preserve"> </w:t>
      </w:r>
      <w:r>
        <w:t>Effective</w:t>
      </w:r>
      <w:r>
        <w:rPr>
          <w:spacing w:val="-9"/>
        </w:rPr>
        <w:t xml:space="preserve"> </w:t>
      </w:r>
      <w:r>
        <w:t>Date</w:t>
      </w:r>
      <w:r>
        <w:rPr>
          <w:spacing w:val="-9"/>
        </w:rPr>
        <w:t xml:space="preserve"> </w:t>
      </w:r>
      <w:r>
        <w:t>of</w:t>
      </w:r>
      <w:r>
        <w:rPr>
          <w:spacing w:val="-9"/>
        </w:rPr>
        <w:t xml:space="preserve"> </w:t>
      </w:r>
      <w:r>
        <w:t>the</w:t>
      </w:r>
      <w:r>
        <w:rPr>
          <w:spacing w:val="-9"/>
        </w:rPr>
        <w:t xml:space="preserve"> </w:t>
      </w:r>
      <w:r>
        <w:t>Franchise</w:t>
      </w:r>
      <w:r>
        <w:rPr>
          <w:spacing w:val="-7"/>
        </w:rPr>
        <w:t xml:space="preserve"> </w:t>
      </w:r>
      <w:r>
        <w:t>Agreement,</w:t>
      </w:r>
      <w:r>
        <w:rPr>
          <w:spacing w:val="-9"/>
        </w:rPr>
        <w:t xml:space="preserve"> </w:t>
      </w:r>
      <w:r>
        <w:t>you</w:t>
      </w:r>
      <w:r>
        <w:rPr>
          <w:spacing w:val="-9"/>
        </w:rPr>
        <w:t xml:space="preserve"> </w:t>
      </w:r>
      <w:r>
        <w:t>shall</w:t>
      </w:r>
      <w:r>
        <w:rPr>
          <w:spacing w:val="-10"/>
        </w:rPr>
        <w:t xml:space="preserve"> </w:t>
      </w:r>
      <w:r>
        <w:t>propose</w:t>
      </w:r>
      <w:r>
        <w:rPr>
          <w:spacing w:val="-9"/>
        </w:rPr>
        <w:t xml:space="preserve"> </w:t>
      </w:r>
      <w:r>
        <w:t>a</w:t>
      </w:r>
      <w:r>
        <w:rPr>
          <w:spacing w:val="-9"/>
        </w:rPr>
        <w:t xml:space="preserve"> </w:t>
      </w:r>
      <w:r>
        <w:t>site</w:t>
      </w:r>
      <w:r>
        <w:rPr>
          <w:spacing w:val="-9"/>
        </w:rPr>
        <w:t xml:space="preserve"> </w:t>
      </w:r>
      <w:r>
        <w:t>for</w:t>
      </w:r>
      <w:r>
        <w:rPr>
          <w:spacing w:val="-8"/>
        </w:rPr>
        <w:t xml:space="preserve"> </w:t>
      </w:r>
      <w:r>
        <w:t xml:space="preserve">the </w:t>
      </w:r>
      <w:del w:id="543" w:author="Matthew Levine" w:date="2025-06-06T13:35:00Z" w16du:dateUtc="2025-06-06T17:35:00Z">
        <w:r w:rsidDel="00533EC2">
          <w:delText>Studio</w:delText>
        </w:r>
      </w:del>
      <w:ins w:id="544" w:author="Matthew Levine" w:date="2025-06-06T13:35:00Z" w16du:dateUtc="2025-06-06T17:35:00Z">
        <w:r w:rsidR="00533EC2">
          <w:t>[Premise Café]</w:t>
        </w:r>
      </w:ins>
      <w:r>
        <w:rPr>
          <w:spacing w:val="-9"/>
        </w:rPr>
        <w:t xml:space="preserve"> </w:t>
      </w:r>
      <w:r>
        <w:t>that</w:t>
      </w:r>
      <w:r>
        <w:rPr>
          <w:spacing w:val="-9"/>
        </w:rPr>
        <w:t xml:space="preserve"> </w:t>
      </w:r>
      <w:r>
        <w:t>meets</w:t>
      </w:r>
      <w:r>
        <w:rPr>
          <w:spacing w:val="-8"/>
        </w:rPr>
        <w:t xml:space="preserve"> </w:t>
      </w:r>
      <w:r>
        <w:t>our</w:t>
      </w:r>
      <w:r>
        <w:rPr>
          <w:spacing w:val="-8"/>
        </w:rPr>
        <w:t xml:space="preserve"> </w:t>
      </w:r>
      <w:r>
        <w:t>site</w:t>
      </w:r>
      <w:r>
        <w:rPr>
          <w:spacing w:val="-9"/>
        </w:rPr>
        <w:t xml:space="preserve"> </w:t>
      </w:r>
      <w:r>
        <w:t>selection</w:t>
      </w:r>
      <w:r>
        <w:rPr>
          <w:spacing w:val="-9"/>
        </w:rPr>
        <w:t xml:space="preserve"> </w:t>
      </w:r>
      <w:r>
        <w:t>criteria,</w:t>
      </w:r>
      <w:r>
        <w:rPr>
          <w:spacing w:val="-9"/>
        </w:rPr>
        <w:t xml:space="preserve"> </w:t>
      </w:r>
      <w:r>
        <w:t>and</w:t>
      </w:r>
      <w:r>
        <w:rPr>
          <w:spacing w:val="-9"/>
        </w:rPr>
        <w:t xml:space="preserve"> </w:t>
      </w:r>
      <w:r>
        <w:t>should</w:t>
      </w:r>
      <w:r>
        <w:rPr>
          <w:spacing w:val="-7"/>
        </w:rPr>
        <w:t xml:space="preserve"> </w:t>
      </w:r>
      <w:r>
        <w:t>we</w:t>
      </w:r>
      <w:r>
        <w:rPr>
          <w:spacing w:val="-9"/>
        </w:rPr>
        <w:t xml:space="preserve"> </w:t>
      </w:r>
      <w:r>
        <w:t>provide</w:t>
      </w:r>
      <w:r>
        <w:rPr>
          <w:spacing w:val="-9"/>
        </w:rPr>
        <w:t xml:space="preserve"> </w:t>
      </w:r>
      <w:r>
        <w:t>you</w:t>
      </w:r>
      <w:r>
        <w:rPr>
          <w:spacing w:val="-9"/>
        </w:rPr>
        <w:t xml:space="preserve"> </w:t>
      </w:r>
      <w:r>
        <w:t>with</w:t>
      </w:r>
      <w:r>
        <w:rPr>
          <w:spacing w:val="-9"/>
        </w:rPr>
        <w:t xml:space="preserve"> </w:t>
      </w:r>
      <w:r>
        <w:t>our</w:t>
      </w:r>
      <w:r>
        <w:rPr>
          <w:spacing w:val="-8"/>
        </w:rPr>
        <w:t xml:space="preserve"> </w:t>
      </w:r>
      <w:r>
        <w:t>approval,</w:t>
      </w:r>
      <w:r>
        <w:rPr>
          <w:spacing w:val="-9"/>
        </w:rPr>
        <w:t xml:space="preserve"> </w:t>
      </w:r>
      <w:r>
        <w:t>we</w:t>
      </w:r>
      <w:r>
        <w:rPr>
          <w:spacing w:val="-9"/>
        </w:rPr>
        <w:t xml:space="preserve"> </w:t>
      </w:r>
      <w:r>
        <w:t>will</w:t>
      </w:r>
      <w:r>
        <w:rPr>
          <w:spacing w:val="-10"/>
        </w:rPr>
        <w:t xml:space="preserve"> </w:t>
      </w:r>
      <w:r>
        <w:t>designate the Premises and the Territory on the Summary Page of the Franchise Agreement by providing you with written notice within 30 days from the date that we provide such approval.</w:t>
      </w:r>
    </w:p>
    <w:p w14:paraId="1015A8D0" w14:textId="77777777" w:rsidR="00C811EF" w:rsidRDefault="00C811EF">
      <w:pPr>
        <w:pStyle w:val="BodyText"/>
        <w:kinsoku w:val="0"/>
        <w:overflowPunct w:val="0"/>
        <w:spacing w:before="1"/>
      </w:pPr>
    </w:p>
    <w:p w14:paraId="29F9E71D" w14:textId="77777777" w:rsidR="00C811EF" w:rsidRDefault="00C811EF">
      <w:pPr>
        <w:pStyle w:val="BodyText"/>
        <w:kinsoku w:val="0"/>
        <w:overflowPunct w:val="0"/>
        <w:spacing w:line="480" w:lineRule="auto"/>
        <w:ind w:left="720" w:right="5661"/>
      </w:pPr>
      <w:r>
        <w:t>See</w:t>
      </w:r>
      <w:r>
        <w:rPr>
          <w:spacing w:val="-6"/>
        </w:rPr>
        <w:t xml:space="preserve"> </w:t>
      </w:r>
      <w:r>
        <w:t>Section</w:t>
      </w:r>
      <w:r>
        <w:rPr>
          <w:spacing w:val="-6"/>
        </w:rPr>
        <w:t xml:space="preserve"> </w:t>
      </w:r>
      <w:r>
        <w:t>2.1</w:t>
      </w:r>
      <w:r>
        <w:rPr>
          <w:spacing w:val="-6"/>
        </w:rPr>
        <w:t xml:space="preserve"> </w:t>
      </w:r>
      <w:r>
        <w:t>of</w:t>
      </w:r>
      <w:r>
        <w:rPr>
          <w:spacing w:val="-8"/>
        </w:rPr>
        <w:t xml:space="preserve"> </w:t>
      </w:r>
      <w:r>
        <w:t>the</w:t>
      </w:r>
      <w:r>
        <w:rPr>
          <w:spacing w:val="-9"/>
        </w:rPr>
        <w:t xml:space="preserve"> </w:t>
      </w:r>
      <w:r>
        <w:t>Franchise</w:t>
      </w:r>
      <w:r>
        <w:rPr>
          <w:spacing w:val="-8"/>
        </w:rPr>
        <w:t xml:space="preserve"> </w:t>
      </w:r>
      <w:r>
        <w:t xml:space="preserve">Agreement. </w:t>
      </w:r>
      <w:r>
        <w:rPr>
          <w:u w:val="single"/>
        </w:rPr>
        <w:t>Reservation of Rights</w:t>
      </w:r>
    </w:p>
    <w:p w14:paraId="73241C2C" w14:textId="4A52EDD6" w:rsidR="00C811EF" w:rsidRDefault="00C811EF">
      <w:pPr>
        <w:pStyle w:val="BodyText"/>
        <w:kinsoku w:val="0"/>
        <w:overflowPunct w:val="0"/>
        <w:ind w:left="720" w:right="720"/>
        <w:jc w:val="both"/>
      </w:pPr>
      <w:r>
        <w:t xml:space="preserve">Notwithstanding anything in the Franchise Agreement to the contrary, you acknowledge that we and our Affiliates expressly reserve the right without compensation to you and regardless of proximity of such business to your </w:t>
      </w:r>
      <w:del w:id="545" w:author="Matthew Levine" w:date="2025-06-06T13:35:00Z" w16du:dateUtc="2025-06-06T17:35:00Z">
        <w:r w:rsidDel="00533EC2">
          <w:delText>Studio</w:delText>
        </w:r>
      </w:del>
      <w:ins w:id="546" w:author="Matthew Levine" w:date="2025-06-06T13:35:00Z" w16du:dateUtc="2025-06-06T17:35:00Z">
        <w:r w:rsidR="00533EC2">
          <w:t>[Premise Café]</w:t>
        </w:r>
      </w:ins>
      <w:r>
        <w:t xml:space="preserve"> and regardless of its real or potential impact on the revenues or profits of your </w:t>
      </w:r>
      <w:del w:id="547" w:author="Matthew Levine" w:date="2025-06-06T13:35:00Z" w16du:dateUtc="2025-06-06T17:35:00Z">
        <w:r w:rsidDel="00533EC2">
          <w:delText>Studio</w:delText>
        </w:r>
      </w:del>
      <w:ins w:id="548" w:author="Matthew Levine" w:date="2025-06-06T13:35:00Z" w16du:dateUtc="2025-06-06T17:35:00Z">
        <w:r w:rsidR="00533EC2">
          <w:t>[Premise Café]</w:t>
        </w:r>
      </w:ins>
      <w:r>
        <w:t>, to:</w:t>
      </w:r>
    </w:p>
    <w:p w14:paraId="4B59BF9E" w14:textId="77777777" w:rsidR="00C811EF" w:rsidRDefault="00C811EF">
      <w:pPr>
        <w:pStyle w:val="BodyText"/>
        <w:kinsoku w:val="0"/>
        <w:overflowPunct w:val="0"/>
        <w:spacing w:before="3"/>
      </w:pPr>
    </w:p>
    <w:p w14:paraId="4D18DF26" w14:textId="6DFE783A" w:rsidR="00C811EF" w:rsidRDefault="00C811EF">
      <w:pPr>
        <w:pStyle w:val="ListParagraph"/>
        <w:numPr>
          <w:ilvl w:val="0"/>
          <w:numId w:val="78"/>
        </w:numPr>
        <w:tabs>
          <w:tab w:val="left" w:pos="1852"/>
        </w:tabs>
        <w:kinsoku w:val="0"/>
        <w:overflowPunct w:val="0"/>
        <w:spacing w:line="237" w:lineRule="auto"/>
        <w:ind w:right="722"/>
        <w:rPr>
          <w:sz w:val="20"/>
          <w:szCs w:val="20"/>
        </w:rPr>
      </w:pPr>
      <w:r>
        <w:rPr>
          <w:sz w:val="20"/>
          <w:szCs w:val="20"/>
        </w:rPr>
        <w:t xml:space="preserve">establish, operate or license to any other franchisee, person or entity a </w:t>
      </w:r>
      <w:del w:id="549" w:author="Matthew Levine" w:date="2025-06-06T13:35:00Z" w16du:dateUtc="2025-06-06T17:35:00Z">
        <w:r w:rsidDel="0071123C">
          <w:rPr>
            <w:sz w:val="20"/>
            <w:szCs w:val="20"/>
          </w:rPr>
          <w:delText>Studio</w:delText>
        </w:r>
      </w:del>
      <w:ins w:id="550" w:author="Matthew Levine" w:date="2025-06-06T13:35:00Z" w16du:dateUtc="2025-06-06T17:35:00Z">
        <w:r w:rsidR="0071123C">
          <w:rPr>
            <w:sz w:val="20"/>
            <w:szCs w:val="20"/>
          </w:rPr>
          <w:t>[Premise Café]</w:t>
        </w:r>
      </w:ins>
      <w:r>
        <w:rPr>
          <w:sz w:val="20"/>
          <w:szCs w:val="20"/>
        </w:rPr>
        <w:t xml:space="preserve"> identical or </w:t>
      </w:r>
      <w:proofErr w:type="gramStart"/>
      <w:r>
        <w:rPr>
          <w:sz w:val="20"/>
          <w:szCs w:val="20"/>
        </w:rPr>
        <w:t>similar to</w:t>
      </w:r>
      <w:proofErr w:type="gramEnd"/>
      <w:r>
        <w:rPr>
          <w:sz w:val="20"/>
          <w:szCs w:val="20"/>
        </w:rPr>
        <w:t xml:space="preserve"> the </w:t>
      </w:r>
      <w:del w:id="551" w:author="Matthew Levine" w:date="2025-06-06T13:35:00Z" w16du:dateUtc="2025-06-06T17:35:00Z">
        <w:r w:rsidDel="0071123C">
          <w:rPr>
            <w:sz w:val="20"/>
            <w:szCs w:val="20"/>
          </w:rPr>
          <w:delText>Studio</w:delText>
        </w:r>
      </w:del>
      <w:ins w:id="552" w:author="Matthew Levine" w:date="2025-06-06T13:35:00Z" w16du:dateUtc="2025-06-06T17:35:00Z">
        <w:r w:rsidR="0071123C">
          <w:rPr>
            <w:sz w:val="20"/>
            <w:szCs w:val="20"/>
          </w:rPr>
          <w:t>[Premise Café]</w:t>
        </w:r>
      </w:ins>
      <w:r>
        <w:rPr>
          <w:sz w:val="20"/>
          <w:szCs w:val="20"/>
        </w:rPr>
        <w:t xml:space="preserve"> at any location outside of the </w:t>
      </w:r>
      <w:proofErr w:type="gramStart"/>
      <w:r>
        <w:rPr>
          <w:sz w:val="20"/>
          <w:szCs w:val="20"/>
        </w:rPr>
        <w:t>Territory;</w:t>
      </w:r>
      <w:proofErr w:type="gramEnd"/>
    </w:p>
    <w:p w14:paraId="4E358AF9" w14:textId="77777777" w:rsidR="00C811EF" w:rsidRDefault="00C811EF">
      <w:pPr>
        <w:pStyle w:val="BodyText"/>
        <w:kinsoku w:val="0"/>
        <w:overflowPunct w:val="0"/>
        <w:spacing w:before="1"/>
      </w:pPr>
    </w:p>
    <w:p w14:paraId="772147F2" w14:textId="6A21FC86" w:rsidR="00C811EF" w:rsidRDefault="00C811EF">
      <w:pPr>
        <w:pStyle w:val="ListParagraph"/>
        <w:numPr>
          <w:ilvl w:val="0"/>
          <w:numId w:val="78"/>
        </w:numPr>
        <w:tabs>
          <w:tab w:val="left" w:pos="1852"/>
        </w:tabs>
        <w:kinsoku w:val="0"/>
        <w:overflowPunct w:val="0"/>
        <w:spacing w:before="1"/>
        <w:ind w:right="720"/>
        <w:rPr>
          <w:sz w:val="20"/>
          <w:szCs w:val="20"/>
        </w:rPr>
      </w:pPr>
      <w:r>
        <w:rPr>
          <w:sz w:val="20"/>
          <w:szCs w:val="20"/>
        </w:rPr>
        <w:t xml:space="preserve">develop, use and </w:t>
      </w:r>
      <w:proofErr w:type="spellStart"/>
      <w:r>
        <w:rPr>
          <w:sz w:val="20"/>
          <w:szCs w:val="20"/>
        </w:rPr>
        <w:t>licence</w:t>
      </w:r>
      <w:proofErr w:type="spellEnd"/>
      <w:r>
        <w:rPr>
          <w:sz w:val="20"/>
          <w:szCs w:val="20"/>
        </w:rPr>
        <w:t xml:space="preserve"> the use of, at any location inside or outside of the Territory, proprietary marks other than the Marks, in connection with the operation of a program or system</w:t>
      </w:r>
      <w:r>
        <w:rPr>
          <w:spacing w:val="-4"/>
          <w:sz w:val="20"/>
          <w:szCs w:val="20"/>
        </w:rPr>
        <w:t xml:space="preserve"> </w:t>
      </w:r>
      <w:r>
        <w:rPr>
          <w:sz w:val="20"/>
          <w:szCs w:val="20"/>
        </w:rPr>
        <w:t>which</w:t>
      </w:r>
      <w:r>
        <w:rPr>
          <w:spacing w:val="-4"/>
          <w:sz w:val="20"/>
          <w:szCs w:val="20"/>
        </w:rPr>
        <w:t xml:space="preserve"> </w:t>
      </w:r>
      <w:r>
        <w:rPr>
          <w:sz w:val="20"/>
          <w:szCs w:val="20"/>
        </w:rPr>
        <w:t>offers</w:t>
      </w:r>
      <w:r>
        <w:rPr>
          <w:spacing w:val="-3"/>
          <w:sz w:val="20"/>
          <w:szCs w:val="20"/>
        </w:rPr>
        <w:t xml:space="preserve"> </w:t>
      </w:r>
      <w:r>
        <w:rPr>
          <w:sz w:val="20"/>
          <w:szCs w:val="20"/>
        </w:rPr>
        <w:t>products</w:t>
      </w:r>
      <w:r>
        <w:rPr>
          <w:spacing w:val="-3"/>
          <w:sz w:val="20"/>
          <w:szCs w:val="20"/>
        </w:rPr>
        <w:t xml:space="preserve"> </w:t>
      </w:r>
      <w:r>
        <w:rPr>
          <w:sz w:val="20"/>
          <w:szCs w:val="20"/>
        </w:rPr>
        <w:t>or</w:t>
      </w:r>
      <w:r>
        <w:rPr>
          <w:spacing w:val="-3"/>
          <w:sz w:val="20"/>
          <w:szCs w:val="20"/>
        </w:rPr>
        <w:t xml:space="preserve"> </w:t>
      </w:r>
      <w:r>
        <w:rPr>
          <w:sz w:val="20"/>
          <w:szCs w:val="20"/>
        </w:rPr>
        <w:t>services</w:t>
      </w:r>
      <w:r>
        <w:rPr>
          <w:spacing w:val="-3"/>
          <w:sz w:val="20"/>
          <w:szCs w:val="20"/>
        </w:rPr>
        <w:t xml:space="preserve"> </w:t>
      </w:r>
      <w:r>
        <w:rPr>
          <w:sz w:val="20"/>
          <w:szCs w:val="20"/>
        </w:rPr>
        <w:t>which</w:t>
      </w:r>
      <w:r>
        <w:rPr>
          <w:spacing w:val="-4"/>
          <w:sz w:val="20"/>
          <w:szCs w:val="20"/>
        </w:rPr>
        <w:t xml:space="preserve"> </w:t>
      </w:r>
      <w:r>
        <w:rPr>
          <w:sz w:val="20"/>
          <w:szCs w:val="20"/>
        </w:rPr>
        <w:t>are</w:t>
      </w:r>
      <w:r>
        <w:rPr>
          <w:spacing w:val="-4"/>
          <w:sz w:val="20"/>
          <w:szCs w:val="20"/>
        </w:rPr>
        <w:t xml:space="preserve"> </w:t>
      </w:r>
      <w:r>
        <w:rPr>
          <w:sz w:val="20"/>
          <w:szCs w:val="20"/>
        </w:rPr>
        <w:t>the</w:t>
      </w:r>
      <w:r>
        <w:rPr>
          <w:spacing w:val="-2"/>
          <w:sz w:val="20"/>
          <w:szCs w:val="20"/>
        </w:rPr>
        <w:t xml:space="preserve"> </w:t>
      </w:r>
      <w:r>
        <w:rPr>
          <w:sz w:val="20"/>
          <w:szCs w:val="20"/>
        </w:rPr>
        <w:t>same</w:t>
      </w:r>
      <w:r>
        <w:rPr>
          <w:spacing w:val="-4"/>
          <w:sz w:val="20"/>
          <w:szCs w:val="20"/>
        </w:rPr>
        <w:t xml:space="preserve"> </w:t>
      </w:r>
      <w:r>
        <w:rPr>
          <w:sz w:val="20"/>
          <w:szCs w:val="20"/>
        </w:rPr>
        <w:t>as</w:t>
      </w:r>
      <w:r>
        <w:rPr>
          <w:spacing w:val="-3"/>
          <w:sz w:val="20"/>
          <w:szCs w:val="20"/>
        </w:rPr>
        <w:t xml:space="preserve"> </w:t>
      </w:r>
      <w:r>
        <w:rPr>
          <w:sz w:val="20"/>
          <w:szCs w:val="20"/>
        </w:rPr>
        <w:t>or</w:t>
      </w:r>
      <w:r>
        <w:rPr>
          <w:spacing w:val="-3"/>
          <w:sz w:val="20"/>
          <w:szCs w:val="20"/>
        </w:rPr>
        <w:t xml:space="preserve"> </w:t>
      </w:r>
      <w:proofErr w:type="gramStart"/>
      <w:r>
        <w:rPr>
          <w:sz w:val="20"/>
          <w:szCs w:val="20"/>
        </w:rPr>
        <w:t>similar</w:t>
      </w:r>
      <w:r>
        <w:rPr>
          <w:spacing w:val="-3"/>
          <w:sz w:val="20"/>
          <w:szCs w:val="20"/>
        </w:rPr>
        <w:t xml:space="preserve"> </w:t>
      </w:r>
      <w:r>
        <w:rPr>
          <w:sz w:val="20"/>
          <w:szCs w:val="20"/>
        </w:rPr>
        <w:t>to</w:t>
      </w:r>
      <w:proofErr w:type="gramEnd"/>
      <w:r>
        <w:rPr>
          <w:spacing w:val="-4"/>
          <w:sz w:val="20"/>
          <w:szCs w:val="20"/>
        </w:rPr>
        <w:t xml:space="preserve"> </w:t>
      </w:r>
      <w:r>
        <w:rPr>
          <w:sz w:val="20"/>
          <w:szCs w:val="20"/>
        </w:rPr>
        <w:t>those</w:t>
      </w:r>
      <w:r>
        <w:rPr>
          <w:spacing w:val="-2"/>
          <w:sz w:val="20"/>
          <w:szCs w:val="20"/>
        </w:rPr>
        <w:t xml:space="preserve"> </w:t>
      </w:r>
      <w:r>
        <w:rPr>
          <w:sz w:val="20"/>
          <w:szCs w:val="20"/>
        </w:rPr>
        <w:t>offered</w:t>
      </w:r>
      <w:r>
        <w:rPr>
          <w:spacing w:val="-2"/>
          <w:sz w:val="20"/>
          <w:szCs w:val="20"/>
        </w:rPr>
        <w:t xml:space="preserve"> </w:t>
      </w:r>
      <w:r>
        <w:rPr>
          <w:sz w:val="20"/>
          <w:szCs w:val="20"/>
        </w:rPr>
        <w:t xml:space="preserve">by the </w:t>
      </w:r>
      <w:del w:id="553" w:author="Matthew Levine" w:date="2025-06-06T13:35:00Z" w16du:dateUtc="2025-06-06T17:35:00Z">
        <w:r w:rsidDel="0071123C">
          <w:rPr>
            <w:sz w:val="20"/>
            <w:szCs w:val="20"/>
          </w:rPr>
          <w:delText>Studio</w:delText>
        </w:r>
      </w:del>
      <w:ins w:id="554" w:author="Matthew Levine" w:date="2025-06-06T13:35:00Z" w16du:dateUtc="2025-06-06T17:35:00Z">
        <w:r w:rsidR="0071123C">
          <w:rPr>
            <w:sz w:val="20"/>
            <w:szCs w:val="20"/>
          </w:rPr>
          <w:t>[Premise Café]</w:t>
        </w:r>
      </w:ins>
      <w:r>
        <w:rPr>
          <w:sz w:val="20"/>
          <w:szCs w:val="20"/>
        </w:rPr>
        <w:t xml:space="preserve"> and which may be a Competitive </w:t>
      </w:r>
      <w:proofErr w:type="gramStart"/>
      <w:r>
        <w:rPr>
          <w:sz w:val="20"/>
          <w:szCs w:val="20"/>
        </w:rPr>
        <w:t>Business;</w:t>
      </w:r>
      <w:proofErr w:type="gramEnd"/>
    </w:p>
    <w:p w14:paraId="52D218C8" w14:textId="4D170498" w:rsidR="00C811EF" w:rsidRDefault="00C811EF">
      <w:pPr>
        <w:pStyle w:val="ListParagraph"/>
        <w:numPr>
          <w:ilvl w:val="0"/>
          <w:numId w:val="78"/>
        </w:numPr>
        <w:tabs>
          <w:tab w:val="left" w:pos="1852"/>
        </w:tabs>
        <w:kinsoku w:val="0"/>
        <w:overflowPunct w:val="0"/>
        <w:spacing w:before="229"/>
        <w:ind w:right="720"/>
        <w:rPr>
          <w:sz w:val="20"/>
          <w:szCs w:val="20"/>
        </w:rPr>
      </w:pPr>
      <w:r>
        <w:rPr>
          <w:sz w:val="20"/>
          <w:szCs w:val="20"/>
        </w:rPr>
        <w:t>develop,</w:t>
      </w:r>
      <w:r>
        <w:rPr>
          <w:spacing w:val="-11"/>
          <w:sz w:val="20"/>
          <w:szCs w:val="20"/>
        </w:rPr>
        <w:t xml:space="preserve"> </w:t>
      </w:r>
      <w:r>
        <w:rPr>
          <w:sz w:val="20"/>
          <w:szCs w:val="20"/>
        </w:rPr>
        <w:t>market,</w:t>
      </w:r>
      <w:r>
        <w:rPr>
          <w:spacing w:val="-11"/>
          <w:sz w:val="20"/>
          <w:szCs w:val="20"/>
        </w:rPr>
        <w:t xml:space="preserve"> </w:t>
      </w:r>
      <w:r>
        <w:rPr>
          <w:sz w:val="20"/>
          <w:szCs w:val="20"/>
        </w:rPr>
        <w:t>own,</w:t>
      </w:r>
      <w:r>
        <w:rPr>
          <w:spacing w:val="-11"/>
          <w:sz w:val="20"/>
          <w:szCs w:val="20"/>
        </w:rPr>
        <w:t xml:space="preserve"> </w:t>
      </w:r>
      <w:r>
        <w:rPr>
          <w:sz w:val="20"/>
          <w:szCs w:val="20"/>
        </w:rPr>
        <w:t>operate</w:t>
      </w:r>
      <w:r>
        <w:rPr>
          <w:spacing w:val="-12"/>
          <w:sz w:val="20"/>
          <w:szCs w:val="20"/>
        </w:rPr>
        <w:t xml:space="preserve"> </w:t>
      </w:r>
      <w:r>
        <w:rPr>
          <w:sz w:val="20"/>
          <w:szCs w:val="20"/>
        </w:rPr>
        <w:t>or</w:t>
      </w:r>
      <w:r>
        <w:rPr>
          <w:spacing w:val="-11"/>
          <w:sz w:val="20"/>
          <w:szCs w:val="20"/>
        </w:rPr>
        <w:t xml:space="preserve"> </w:t>
      </w:r>
      <w:r>
        <w:rPr>
          <w:sz w:val="20"/>
          <w:szCs w:val="20"/>
        </w:rPr>
        <w:t>participate</w:t>
      </w:r>
      <w:r>
        <w:rPr>
          <w:spacing w:val="-11"/>
          <w:sz w:val="20"/>
          <w:szCs w:val="20"/>
        </w:rPr>
        <w:t xml:space="preserve"> </w:t>
      </w:r>
      <w:r>
        <w:rPr>
          <w:sz w:val="20"/>
          <w:szCs w:val="20"/>
        </w:rPr>
        <w:t>in</w:t>
      </w:r>
      <w:r>
        <w:rPr>
          <w:spacing w:val="-12"/>
          <w:sz w:val="20"/>
          <w:szCs w:val="20"/>
        </w:rPr>
        <w:t xml:space="preserve"> </w:t>
      </w:r>
      <w:r>
        <w:rPr>
          <w:sz w:val="20"/>
          <w:szCs w:val="20"/>
        </w:rPr>
        <w:t>any</w:t>
      </w:r>
      <w:r>
        <w:rPr>
          <w:spacing w:val="-10"/>
          <w:sz w:val="20"/>
          <w:szCs w:val="20"/>
        </w:rPr>
        <w:t xml:space="preserve"> </w:t>
      </w:r>
      <w:r>
        <w:rPr>
          <w:sz w:val="20"/>
          <w:szCs w:val="20"/>
        </w:rPr>
        <w:t>business</w:t>
      </w:r>
      <w:r>
        <w:rPr>
          <w:spacing w:val="-10"/>
          <w:sz w:val="20"/>
          <w:szCs w:val="20"/>
        </w:rPr>
        <w:t xml:space="preserve"> </w:t>
      </w:r>
      <w:r>
        <w:rPr>
          <w:sz w:val="20"/>
          <w:szCs w:val="20"/>
        </w:rPr>
        <w:t>anywhere</w:t>
      </w:r>
      <w:r>
        <w:rPr>
          <w:spacing w:val="-11"/>
          <w:sz w:val="20"/>
          <w:szCs w:val="20"/>
        </w:rPr>
        <w:t xml:space="preserve"> </w:t>
      </w:r>
      <w:r>
        <w:rPr>
          <w:sz w:val="20"/>
          <w:szCs w:val="20"/>
        </w:rPr>
        <w:t>in</w:t>
      </w:r>
      <w:r>
        <w:rPr>
          <w:spacing w:val="-12"/>
          <w:sz w:val="20"/>
          <w:szCs w:val="20"/>
        </w:rPr>
        <w:t xml:space="preserve"> </w:t>
      </w:r>
      <w:r>
        <w:rPr>
          <w:sz w:val="20"/>
          <w:szCs w:val="20"/>
        </w:rPr>
        <w:t>the</w:t>
      </w:r>
      <w:r>
        <w:rPr>
          <w:spacing w:val="-9"/>
          <w:sz w:val="20"/>
          <w:szCs w:val="20"/>
        </w:rPr>
        <w:t xml:space="preserve"> </w:t>
      </w:r>
      <w:r>
        <w:rPr>
          <w:sz w:val="20"/>
          <w:szCs w:val="20"/>
        </w:rPr>
        <w:t>World</w:t>
      </w:r>
      <w:r>
        <w:rPr>
          <w:spacing w:val="-12"/>
          <w:sz w:val="20"/>
          <w:szCs w:val="20"/>
        </w:rPr>
        <w:t xml:space="preserve"> </w:t>
      </w:r>
      <w:r>
        <w:rPr>
          <w:sz w:val="20"/>
          <w:szCs w:val="20"/>
        </w:rPr>
        <w:t>other</w:t>
      </w:r>
      <w:r>
        <w:rPr>
          <w:spacing w:val="-10"/>
          <w:sz w:val="20"/>
          <w:szCs w:val="20"/>
        </w:rPr>
        <w:t xml:space="preserve"> </w:t>
      </w:r>
      <w:r>
        <w:rPr>
          <w:sz w:val="20"/>
          <w:szCs w:val="20"/>
        </w:rPr>
        <w:t xml:space="preserve">than a </w:t>
      </w:r>
      <w:del w:id="555" w:author="Matthew Levine" w:date="2025-06-06T13:35:00Z" w16du:dateUtc="2025-06-06T17:35:00Z">
        <w:r w:rsidDel="0071123C">
          <w:rPr>
            <w:sz w:val="20"/>
            <w:szCs w:val="20"/>
          </w:rPr>
          <w:delText>Studio</w:delText>
        </w:r>
      </w:del>
      <w:ins w:id="556" w:author="Matthew Levine" w:date="2025-06-06T13:35:00Z" w16du:dateUtc="2025-06-06T17:35:00Z">
        <w:r w:rsidR="0071123C">
          <w:rPr>
            <w:sz w:val="20"/>
            <w:szCs w:val="20"/>
          </w:rPr>
          <w:t>[Premise Café]</w:t>
        </w:r>
      </w:ins>
      <w:r>
        <w:rPr>
          <w:sz w:val="20"/>
          <w:szCs w:val="20"/>
        </w:rPr>
        <w:t xml:space="preserve"> under the Marks inside of the </w:t>
      </w:r>
      <w:proofErr w:type="gramStart"/>
      <w:r>
        <w:rPr>
          <w:sz w:val="20"/>
          <w:szCs w:val="20"/>
        </w:rPr>
        <w:t>Territory;</w:t>
      </w:r>
      <w:proofErr w:type="gramEnd"/>
    </w:p>
    <w:p w14:paraId="610D92E3" w14:textId="77777777" w:rsidR="00C811EF" w:rsidRDefault="00C811EF">
      <w:pPr>
        <w:pStyle w:val="BodyText"/>
        <w:kinsoku w:val="0"/>
        <w:overflowPunct w:val="0"/>
        <w:spacing w:before="2"/>
      </w:pPr>
    </w:p>
    <w:p w14:paraId="60C8ED53" w14:textId="77777777" w:rsidR="00C811EF" w:rsidRDefault="00C811EF">
      <w:pPr>
        <w:pStyle w:val="ListParagraph"/>
        <w:numPr>
          <w:ilvl w:val="0"/>
          <w:numId w:val="78"/>
        </w:numPr>
        <w:tabs>
          <w:tab w:val="left" w:pos="1852"/>
        </w:tabs>
        <w:kinsoku w:val="0"/>
        <w:overflowPunct w:val="0"/>
        <w:ind w:right="721"/>
        <w:rPr>
          <w:sz w:val="20"/>
          <w:szCs w:val="20"/>
        </w:rPr>
      </w:pPr>
      <w:r>
        <w:rPr>
          <w:sz w:val="20"/>
          <w:szCs w:val="20"/>
        </w:rPr>
        <w:t>offer</w:t>
      </w:r>
      <w:r>
        <w:rPr>
          <w:spacing w:val="-9"/>
          <w:sz w:val="20"/>
          <w:szCs w:val="20"/>
        </w:rPr>
        <w:t xml:space="preserve"> </w:t>
      </w:r>
      <w:r>
        <w:rPr>
          <w:sz w:val="20"/>
          <w:szCs w:val="20"/>
        </w:rPr>
        <w:t>for</w:t>
      </w:r>
      <w:r>
        <w:rPr>
          <w:spacing w:val="-9"/>
          <w:sz w:val="20"/>
          <w:szCs w:val="20"/>
        </w:rPr>
        <w:t xml:space="preserve"> </w:t>
      </w:r>
      <w:r>
        <w:rPr>
          <w:sz w:val="20"/>
          <w:szCs w:val="20"/>
        </w:rPr>
        <w:t>sale,</w:t>
      </w:r>
      <w:r>
        <w:rPr>
          <w:spacing w:val="-10"/>
          <w:sz w:val="20"/>
          <w:szCs w:val="20"/>
        </w:rPr>
        <w:t xml:space="preserve"> </w:t>
      </w:r>
      <w:r>
        <w:rPr>
          <w:sz w:val="20"/>
          <w:szCs w:val="20"/>
        </w:rPr>
        <w:t>by</w:t>
      </w:r>
      <w:r>
        <w:rPr>
          <w:spacing w:val="-8"/>
          <w:sz w:val="20"/>
          <w:szCs w:val="20"/>
        </w:rPr>
        <w:t xml:space="preserve"> </w:t>
      </w:r>
      <w:r>
        <w:rPr>
          <w:sz w:val="20"/>
          <w:szCs w:val="20"/>
        </w:rPr>
        <w:t>ourselves</w:t>
      </w:r>
      <w:r>
        <w:rPr>
          <w:spacing w:val="-6"/>
          <w:sz w:val="20"/>
          <w:szCs w:val="20"/>
        </w:rPr>
        <w:t xml:space="preserve"> </w:t>
      </w:r>
      <w:r>
        <w:rPr>
          <w:sz w:val="20"/>
          <w:szCs w:val="20"/>
        </w:rPr>
        <w:t>or</w:t>
      </w:r>
      <w:r>
        <w:rPr>
          <w:spacing w:val="-9"/>
          <w:sz w:val="20"/>
          <w:szCs w:val="20"/>
        </w:rPr>
        <w:t xml:space="preserve"> </w:t>
      </w:r>
      <w:r>
        <w:rPr>
          <w:sz w:val="20"/>
          <w:szCs w:val="20"/>
        </w:rPr>
        <w:t>through</w:t>
      </w:r>
      <w:r>
        <w:rPr>
          <w:spacing w:val="-10"/>
          <w:sz w:val="20"/>
          <w:szCs w:val="20"/>
        </w:rPr>
        <w:t xml:space="preserve"> </w:t>
      </w:r>
      <w:r>
        <w:rPr>
          <w:sz w:val="20"/>
          <w:szCs w:val="20"/>
        </w:rPr>
        <w:t>our</w:t>
      </w:r>
      <w:r>
        <w:rPr>
          <w:spacing w:val="-9"/>
          <w:sz w:val="20"/>
          <w:szCs w:val="20"/>
        </w:rPr>
        <w:t xml:space="preserve"> </w:t>
      </w:r>
      <w:r>
        <w:rPr>
          <w:sz w:val="20"/>
          <w:szCs w:val="20"/>
        </w:rPr>
        <w:t>Affiliates</w:t>
      </w:r>
      <w:r>
        <w:rPr>
          <w:spacing w:val="-9"/>
          <w:sz w:val="20"/>
          <w:szCs w:val="20"/>
        </w:rPr>
        <w:t xml:space="preserve"> </w:t>
      </w:r>
      <w:r>
        <w:rPr>
          <w:sz w:val="20"/>
          <w:szCs w:val="20"/>
        </w:rPr>
        <w:t>or</w:t>
      </w:r>
      <w:r>
        <w:rPr>
          <w:spacing w:val="-9"/>
          <w:sz w:val="20"/>
          <w:szCs w:val="20"/>
        </w:rPr>
        <w:t xml:space="preserve"> </w:t>
      </w:r>
      <w:r>
        <w:rPr>
          <w:sz w:val="20"/>
          <w:szCs w:val="20"/>
        </w:rPr>
        <w:t>license</w:t>
      </w:r>
      <w:r>
        <w:rPr>
          <w:spacing w:val="-10"/>
          <w:sz w:val="20"/>
          <w:szCs w:val="20"/>
        </w:rPr>
        <w:t xml:space="preserve"> </w:t>
      </w:r>
      <w:r>
        <w:rPr>
          <w:sz w:val="20"/>
          <w:szCs w:val="20"/>
        </w:rPr>
        <w:t>other</w:t>
      </w:r>
      <w:r>
        <w:rPr>
          <w:spacing w:val="-9"/>
          <w:sz w:val="20"/>
          <w:szCs w:val="20"/>
        </w:rPr>
        <w:t xml:space="preserve"> </w:t>
      </w:r>
      <w:r>
        <w:rPr>
          <w:sz w:val="20"/>
          <w:szCs w:val="20"/>
        </w:rPr>
        <w:t>persons,</w:t>
      </w:r>
      <w:r>
        <w:rPr>
          <w:spacing w:val="-10"/>
          <w:sz w:val="20"/>
          <w:szCs w:val="20"/>
        </w:rPr>
        <w:t xml:space="preserve"> </w:t>
      </w:r>
      <w:r>
        <w:rPr>
          <w:sz w:val="20"/>
          <w:szCs w:val="20"/>
        </w:rPr>
        <w:t>including,</w:t>
      </w:r>
      <w:r>
        <w:rPr>
          <w:spacing w:val="-10"/>
          <w:sz w:val="20"/>
          <w:szCs w:val="20"/>
        </w:rPr>
        <w:t xml:space="preserve"> </w:t>
      </w:r>
      <w:r>
        <w:rPr>
          <w:sz w:val="20"/>
          <w:szCs w:val="20"/>
        </w:rPr>
        <w:t>without limitation,</w:t>
      </w:r>
      <w:r>
        <w:rPr>
          <w:spacing w:val="-12"/>
          <w:sz w:val="20"/>
          <w:szCs w:val="20"/>
        </w:rPr>
        <w:t xml:space="preserve"> </w:t>
      </w:r>
      <w:r>
        <w:rPr>
          <w:sz w:val="20"/>
          <w:szCs w:val="20"/>
        </w:rPr>
        <w:t>other</w:t>
      </w:r>
      <w:r>
        <w:rPr>
          <w:spacing w:val="-12"/>
          <w:sz w:val="20"/>
          <w:szCs w:val="20"/>
        </w:rPr>
        <w:t xml:space="preserve"> </w:t>
      </w:r>
      <w:r>
        <w:rPr>
          <w:sz w:val="20"/>
          <w:szCs w:val="20"/>
        </w:rPr>
        <w:t>franchised</w:t>
      </w:r>
      <w:r>
        <w:rPr>
          <w:spacing w:val="-13"/>
          <w:sz w:val="20"/>
          <w:szCs w:val="20"/>
        </w:rPr>
        <w:t xml:space="preserve"> </w:t>
      </w:r>
      <w:r>
        <w:rPr>
          <w:sz w:val="20"/>
          <w:szCs w:val="20"/>
        </w:rPr>
        <w:t>businesses,</w:t>
      </w:r>
      <w:r>
        <w:rPr>
          <w:spacing w:val="-12"/>
          <w:sz w:val="20"/>
          <w:szCs w:val="20"/>
        </w:rPr>
        <w:t xml:space="preserve"> </w:t>
      </w:r>
      <w:r>
        <w:rPr>
          <w:sz w:val="20"/>
          <w:szCs w:val="20"/>
        </w:rPr>
        <w:t>to</w:t>
      </w:r>
      <w:r>
        <w:rPr>
          <w:spacing w:val="-13"/>
          <w:sz w:val="20"/>
          <w:szCs w:val="20"/>
        </w:rPr>
        <w:t xml:space="preserve"> </w:t>
      </w:r>
      <w:r>
        <w:rPr>
          <w:sz w:val="20"/>
          <w:szCs w:val="20"/>
        </w:rPr>
        <w:t>offer</w:t>
      </w:r>
      <w:r>
        <w:rPr>
          <w:spacing w:val="-11"/>
          <w:sz w:val="20"/>
          <w:szCs w:val="20"/>
        </w:rPr>
        <w:t xml:space="preserve"> </w:t>
      </w:r>
      <w:r>
        <w:rPr>
          <w:sz w:val="20"/>
          <w:szCs w:val="20"/>
        </w:rPr>
        <w:t>for</w:t>
      </w:r>
      <w:r>
        <w:rPr>
          <w:spacing w:val="-11"/>
          <w:sz w:val="20"/>
          <w:szCs w:val="20"/>
        </w:rPr>
        <w:t xml:space="preserve"> </w:t>
      </w:r>
      <w:r>
        <w:rPr>
          <w:sz w:val="20"/>
          <w:szCs w:val="20"/>
        </w:rPr>
        <w:t>sale</w:t>
      </w:r>
      <w:r>
        <w:rPr>
          <w:spacing w:val="-10"/>
          <w:sz w:val="20"/>
          <w:szCs w:val="20"/>
        </w:rPr>
        <w:t xml:space="preserve"> </w:t>
      </w:r>
      <w:r>
        <w:rPr>
          <w:sz w:val="20"/>
          <w:szCs w:val="20"/>
        </w:rPr>
        <w:t>the</w:t>
      </w:r>
      <w:r>
        <w:rPr>
          <w:spacing w:val="-13"/>
          <w:sz w:val="20"/>
          <w:szCs w:val="20"/>
        </w:rPr>
        <w:t xml:space="preserve"> </w:t>
      </w:r>
      <w:r>
        <w:rPr>
          <w:sz w:val="20"/>
          <w:szCs w:val="20"/>
        </w:rPr>
        <w:t>Additional</w:t>
      </w:r>
      <w:r>
        <w:rPr>
          <w:spacing w:val="-13"/>
          <w:sz w:val="20"/>
          <w:szCs w:val="20"/>
        </w:rPr>
        <w:t xml:space="preserve"> </w:t>
      </w:r>
      <w:r>
        <w:rPr>
          <w:sz w:val="20"/>
          <w:szCs w:val="20"/>
        </w:rPr>
        <w:t>Services,</w:t>
      </w:r>
      <w:r>
        <w:rPr>
          <w:spacing w:val="-12"/>
          <w:sz w:val="20"/>
          <w:szCs w:val="20"/>
        </w:rPr>
        <w:t xml:space="preserve"> </w:t>
      </w:r>
      <w:r>
        <w:rPr>
          <w:sz w:val="20"/>
          <w:szCs w:val="20"/>
        </w:rPr>
        <w:t>whether</w:t>
      </w:r>
      <w:r>
        <w:rPr>
          <w:spacing w:val="-11"/>
          <w:sz w:val="20"/>
          <w:szCs w:val="20"/>
        </w:rPr>
        <w:t xml:space="preserve"> </w:t>
      </w:r>
      <w:r>
        <w:rPr>
          <w:sz w:val="20"/>
          <w:szCs w:val="20"/>
        </w:rPr>
        <w:t xml:space="preserve">inside or outside of the </w:t>
      </w:r>
      <w:proofErr w:type="gramStart"/>
      <w:r>
        <w:rPr>
          <w:sz w:val="20"/>
          <w:szCs w:val="20"/>
        </w:rPr>
        <w:t>Territory;</w:t>
      </w:r>
      <w:proofErr w:type="gramEnd"/>
    </w:p>
    <w:p w14:paraId="17456159" w14:textId="77777777" w:rsidR="00C811EF" w:rsidRDefault="00C811EF">
      <w:pPr>
        <w:pStyle w:val="ListParagraph"/>
        <w:numPr>
          <w:ilvl w:val="0"/>
          <w:numId w:val="78"/>
        </w:numPr>
        <w:tabs>
          <w:tab w:val="left" w:pos="1852"/>
        </w:tabs>
        <w:kinsoku w:val="0"/>
        <w:overflowPunct w:val="0"/>
        <w:ind w:right="721"/>
        <w:rPr>
          <w:sz w:val="20"/>
          <w:szCs w:val="20"/>
        </w:rPr>
        <w:sectPr w:rsidR="00C811EF">
          <w:pgSz w:w="12240" w:h="15840"/>
          <w:pgMar w:top="400" w:right="720" w:bottom="1440" w:left="720" w:header="200" w:footer="1257" w:gutter="0"/>
          <w:cols w:space="720"/>
          <w:noEndnote/>
        </w:sectPr>
      </w:pPr>
    </w:p>
    <w:p w14:paraId="5BB43ECA" w14:textId="77777777" w:rsidR="00C811EF" w:rsidRDefault="00C811EF">
      <w:pPr>
        <w:pStyle w:val="BodyText"/>
        <w:kinsoku w:val="0"/>
        <w:overflowPunct w:val="0"/>
      </w:pPr>
    </w:p>
    <w:p w14:paraId="2CD9B2B6" w14:textId="77777777" w:rsidR="00C811EF" w:rsidRDefault="00C811EF">
      <w:pPr>
        <w:pStyle w:val="BodyText"/>
        <w:kinsoku w:val="0"/>
        <w:overflowPunct w:val="0"/>
      </w:pPr>
    </w:p>
    <w:p w14:paraId="36A9B61A" w14:textId="77777777" w:rsidR="00C811EF" w:rsidRDefault="00C811EF">
      <w:pPr>
        <w:pStyle w:val="BodyText"/>
        <w:kinsoku w:val="0"/>
        <w:overflowPunct w:val="0"/>
      </w:pPr>
    </w:p>
    <w:p w14:paraId="27BBCFF3" w14:textId="77777777" w:rsidR="00C811EF" w:rsidRDefault="00C811EF">
      <w:pPr>
        <w:pStyle w:val="BodyText"/>
        <w:kinsoku w:val="0"/>
        <w:overflowPunct w:val="0"/>
        <w:spacing w:before="119"/>
      </w:pPr>
    </w:p>
    <w:p w14:paraId="6B256236" w14:textId="37AFCA4C" w:rsidR="00C811EF" w:rsidRDefault="00C811EF">
      <w:pPr>
        <w:pStyle w:val="ListParagraph"/>
        <w:numPr>
          <w:ilvl w:val="0"/>
          <w:numId w:val="78"/>
        </w:numPr>
        <w:tabs>
          <w:tab w:val="left" w:pos="1852"/>
        </w:tabs>
        <w:kinsoku w:val="0"/>
        <w:overflowPunct w:val="0"/>
        <w:ind w:right="718"/>
        <w:rPr>
          <w:sz w:val="20"/>
          <w:szCs w:val="20"/>
        </w:rPr>
      </w:pPr>
      <w:r>
        <w:rPr>
          <w:sz w:val="20"/>
          <w:szCs w:val="20"/>
        </w:rPr>
        <w:t>distribute or sell, by ourselves or through our Affiliates or license other persons, including, without</w:t>
      </w:r>
      <w:r>
        <w:rPr>
          <w:spacing w:val="-14"/>
          <w:sz w:val="20"/>
          <w:szCs w:val="20"/>
        </w:rPr>
        <w:t xml:space="preserve"> </w:t>
      </w:r>
      <w:r>
        <w:rPr>
          <w:sz w:val="20"/>
          <w:szCs w:val="20"/>
        </w:rPr>
        <w:t>limitation,</w:t>
      </w:r>
      <w:r>
        <w:rPr>
          <w:spacing w:val="-14"/>
          <w:sz w:val="20"/>
          <w:szCs w:val="20"/>
        </w:rPr>
        <w:t xml:space="preserve"> </w:t>
      </w:r>
      <w:r>
        <w:rPr>
          <w:sz w:val="20"/>
          <w:szCs w:val="20"/>
        </w:rPr>
        <w:t>other</w:t>
      </w:r>
      <w:r>
        <w:rPr>
          <w:spacing w:val="-14"/>
          <w:sz w:val="20"/>
          <w:szCs w:val="20"/>
        </w:rPr>
        <w:t xml:space="preserve"> </w:t>
      </w:r>
      <w:r>
        <w:rPr>
          <w:sz w:val="20"/>
          <w:szCs w:val="20"/>
        </w:rPr>
        <w:t>franchised</w:t>
      </w:r>
      <w:r>
        <w:rPr>
          <w:spacing w:val="-14"/>
          <w:sz w:val="20"/>
          <w:szCs w:val="20"/>
        </w:rPr>
        <w:t xml:space="preserve"> </w:t>
      </w:r>
      <w:r>
        <w:rPr>
          <w:sz w:val="20"/>
          <w:szCs w:val="20"/>
        </w:rPr>
        <w:t>businesses,</w:t>
      </w:r>
      <w:r>
        <w:rPr>
          <w:spacing w:val="-14"/>
          <w:sz w:val="20"/>
          <w:szCs w:val="20"/>
        </w:rPr>
        <w:t xml:space="preserve"> </w:t>
      </w:r>
      <w:r>
        <w:rPr>
          <w:sz w:val="20"/>
          <w:szCs w:val="20"/>
        </w:rPr>
        <w:t>to</w:t>
      </w:r>
      <w:r>
        <w:rPr>
          <w:spacing w:val="-14"/>
          <w:sz w:val="20"/>
          <w:szCs w:val="20"/>
        </w:rPr>
        <w:t xml:space="preserve"> </w:t>
      </w:r>
      <w:r>
        <w:rPr>
          <w:sz w:val="20"/>
          <w:szCs w:val="20"/>
        </w:rPr>
        <w:t>distribute</w:t>
      </w:r>
      <w:r>
        <w:rPr>
          <w:spacing w:val="-14"/>
          <w:sz w:val="20"/>
          <w:szCs w:val="20"/>
        </w:rPr>
        <w:t xml:space="preserve"> </w:t>
      </w:r>
      <w:r>
        <w:rPr>
          <w:sz w:val="20"/>
          <w:szCs w:val="20"/>
        </w:rPr>
        <w:t>or</w:t>
      </w:r>
      <w:r>
        <w:rPr>
          <w:spacing w:val="-14"/>
          <w:sz w:val="20"/>
          <w:szCs w:val="20"/>
        </w:rPr>
        <w:t xml:space="preserve"> </w:t>
      </w:r>
      <w:r>
        <w:rPr>
          <w:sz w:val="20"/>
          <w:szCs w:val="20"/>
        </w:rPr>
        <w:t>sell</w:t>
      </w:r>
      <w:r>
        <w:rPr>
          <w:spacing w:val="-14"/>
          <w:sz w:val="20"/>
          <w:szCs w:val="20"/>
        </w:rPr>
        <w:t xml:space="preserve"> </w:t>
      </w:r>
      <w:r>
        <w:rPr>
          <w:sz w:val="20"/>
          <w:szCs w:val="20"/>
        </w:rPr>
        <w:t>products,</w:t>
      </w:r>
      <w:r>
        <w:rPr>
          <w:spacing w:val="-13"/>
          <w:sz w:val="20"/>
          <w:szCs w:val="20"/>
        </w:rPr>
        <w:t xml:space="preserve"> </w:t>
      </w:r>
      <w:r>
        <w:rPr>
          <w:sz w:val="20"/>
          <w:szCs w:val="20"/>
        </w:rPr>
        <w:t>and</w:t>
      </w:r>
      <w:r>
        <w:rPr>
          <w:spacing w:val="-14"/>
          <w:sz w:val="20"/>
          <w:szCs w:val="20"/>
        </w:rPr>
        <w:t xml:space="preserve"> </w:t>
      </w:r>
      <w:r>
        <w:rPr>
          <w:sz w:val="20"/>
          <w:szCs w:val="20"/>
        </w:rPr>
        <w:t>offer</w:t>
      </w:r>
      <w:r>
        <w:rPr>
          <w:spacing w:val="-14"/>
          <w:sz w:val="20"/>
          <w:szCs w:val="20"/>
        </w:rPr>
        <w:t xml:space="preserve"> </w:t>
      </w:r>
      <w:r>
        <w:rPr>
          <w:sz w:val="20"/>
          <w:szCs w:val="20"/>
        </w:rPr>
        <w:t xml:space="preserve">services, including the Products and the Services, through Other Channels, whether inside or outside of the Territory and regardless of proximity of such Other Channels to your </w:t>
      </w:r>
      <w:del w:id="557" w:author="Matthew Levine" w:date="2025-06-06T13:35:00Z" w16du:dateUtc="2025-06-06T17:35:00Z">
        <w:r w:rsidDel="0071123C">
          <w:rPr>
            <w:sz w:val="20"/>
            <w:szCs w:val="20"/>
          </w:rPr>
          <w:delText>Studio</w:delText>
        </w:r>
      </w:del>
      <w:ins w:id="558" w:author="Matthew Levine" w:date="2025-06-06T13:35:00Z" w16du:dateUtc="2025-06-06T17:35:00Z">
        <w:r w:rsidR="0071123C">
          <w:rPr>
            <w:sz w:val="20"/>
            <w:szCs w:val="20"/>
          </w:rPr>
          <w:t>[Premise Café]</w:t>
        </w:r>
      </w:ins>
      <w:r>
        <w:rPr>
          <w:sz w:val="20"/>
          <w:szCs w:val="20"/>
        </w:rPr>
        <w:t xml:space="preserve"> and regardless of the real or potential impact on the revenues or profits of your </w:t>
      </w:r>
      <w:del w:id="559" w:author="Matthew Levine" w:date="2025-06-06T13:35:00Z" w16du:dateUtc="2025-06-06T17:35:00Z">
        <w:r w:rsidDel="0071123C">
          <w:rPr>
            <w:sz w:val="20"/>
            <w:szCs w:val="20"/>
          </w:rPr>
          <w:delText>Studio</w:delText>
        </w:r>
      </w:del>
      <w:ins w:id="560" w:author="Matthew Levine" w:date="2025-06-06T13:35:00Z" w16du:dateUtc="2025-06-06T17:35:00Z">
        <w:r w:rsidR="0071123C">
          <w:rPr>
            <w:sz w:val="20"/>
            <w:szCs w:val="20"/>
          </w:rPr>
          <w:t>[Premise Café]</w:t>
        </w:r>
      </w:ins>
      <w:r>
        <w:rPr>
          <w:sz w:val="20"/>
          <w:szCs w:val="20"/>
        </w:rPr>
        <w:t xml:space="preserve"> ;</w:t>
      </w:r>
    </w:p>
    <w:p w14:paraId="14358FA8" w14:textId="77777777" w:rsidR="00C811EF" w:rsidRDefault="00C811EF">
      <w:pPr>
        <w:pStyle w:val="BodyText"/>
        <w:kinsoku w:val="0"/>
        <w:overflowPunct w:val="0"/>
      </w:pPr>
    </w:p>
    <w:p w14:paraId="65D4D202" w14:textId="3F3C5D53" w:rsidR="00C811EF" w:rsidRDefault="00C811EF">
      <w:pPr>
        <w:pStyle w:val="ListParagraph"/>
        <w:numPr>
          <w:ilvl w:val="0"/>
          <w:numId w:val="78"/>
        </w:numPr>
        <w:tabs>
          <w:tab w:val="left" w:pos="1852"/>
        </w:tabs>
        <w:kinsoku w:val="0"/>
        <w:overflowPunct w:val="0"/>
        <w:ind w:right="720"/>
        <w:rPr>
          <w:sz w:val="20"/>
          <w:szCs w:val="20"/>
        </w:rPr>
      </w:pPr>
      <w:r>
        <w:rPr>
          <w:sz w:val="20"/>
          <w:szCs w:val="20"/>
        </w:rPr>
        <w:t xml:space="preserve">operate, and to grant others the right to operate a </w:t>
      </w:r>
      <w:del w:id="561" w:author="Matthew Levine" w:date="2025-06-06T13:35:00Z" w16du:dateUtc="2025-06-06T17:35:00Z">
        <w:r w:rsidDel="0071123C">
          <w:rPr>
            <w:sz w:val="20"/>
            <w:szCs w:val="20"/>
          </w:rPr>
          <w:delText>Studio</w:delText>
        </w:r>
      </w:del>
      <w:ins w:id="562" w:author="Matthew Levine" w:date="2025-06-06T13:35:00Z" w16du:dateUtc="2025-06-06T17:35:00Z">
        <w:r w:rsidR="0071123C">
          <w:rPr>
            <w:sz w:val="20"/>
            <w:szCs w:val="20"/>
          </w:rPr>
          <w:t>[Premise Café]</w:t>
        </w:r>
      </w:ins>
      <w:r>
        <w:rPr>
          <w:sz w:val="20"/>
          <w:szCs w:val="20"/>
        </w:rPr>
        <w:t xml:space="preserve"> located anywhere outside of the Territory under any terms and conditions we deem </w:t>
      </w:r>
      <w:proofErr w:type="gramStart"/>
      <w:r>
        <w:rPr>
          <w:sz w:val="20"/>
          <w:szCs w:val="20"/>
        </w:rPr>
        <w:t>appropriate;</w:t>
      </w:r>
      <w:proofErr w:type="gramEnd"/>
    </w:p>
    <w:p w14:paraId="3089767C" w14:textId="4FCD5A5B" w:rsidR="00C811EF" w:rsidRDefault="00C811EF">
      <w:pPr>
        <w:pStyle w:val="ListParagraph"/>
        <w:numPr>
          <w:ilvl w:val="0"/>
          <w:numId w:val="78"/>
        </w:numPr>
        <w:tabs>
          <w:tab w:val="left" w:pos="1852"/>
        </w:tabs>
        <w:kinsoku w:val="0"/>
        <w:overflowPunct w:val="0"/>
        <w:spacing w:before="230"/>
        <w:ind w:right="719"/>
        <w:rPr>
          <w:sz w:val="20"/>
          <w:szCs w:val="20"/>
        </w:rPr>
      </w:pPr>
      <w:r>
        <w:rPr>
          <w:sz w:val="20"/>
          <w:szCs w:val="20"/>
        </w:rPr>
        <w:t xml:space="preserve">acquire the assets or ownership interests of one or more businesses providing products and services </w:t>
      </w:r>
      <w:proofErr w:type="gramStart"/>
      <w:r>
        <w:rPr>
          <w:sz w:val="20"/>
          <w:szCs w:val="20"/>
        </w:rPr>
        <w:t>similar to</w:t>
      </w:r>
      <w:proofErr w:type="gramEnd"/>
      <w:r>
        <w:rPr>
          <w:sz w:val="20"/>
          <w:szCs w:val="20"/>
        </w:rPr>
        <w:t xml:space="preserve"> those provided by the </w:t>
      </w:r>
      <w:del w:id="563" w:author="Matthew Levine" w:date="2025-06-06T13:35:00Z" w16du:dateUtc="2025-06-06T17:35:00Z">
        <w:r w:rsidDel="0071123C">
          <w:rPr>
            <w:sz w:val="20"/>
            <w:szCs w:val="20"/>
          </w:rPr>
          <w:delText>Studio</w:delText>
        </w:r>
      </w:del>
      <w:ins w:id="564" w:author="Matthew Levine" w:date="2025-06-06T13:35:00Z" w16du:dateUtc="2025-06-06T17:35:00Z">
        <w:r w:rsidR="0071123C">
          <w:rPr>
            <w:sz w:val="20"/>
            <w:szCs w:val="20"/>
          </w:rPr>
          <w:t>[Premise Café]</w:t>
        </w:r>
      </w:ins>
      <w:r>
        <w:rPr>
          <w:sz w:val="20"/>
          <w:szCs w:val="20"/>
        </w:rPr>
        <w:t>, and franchising, licensing or creating similar arrangements</w:t>
      </w:r>
      <w:r>
        <w:rPr>
          <w:spacing w:val="-12"/>
          <w:sz w:val="20"/>
          <w:szCs w:val="20"/>
        </w:rPr>
        <w:t xml:space="preserve"> </w:t>
      </w:r>
      <w:r>
        <w:rPr>
          <w:sz w:val="20"/>
          <w:szCs w:val="20"/>
        </w:rPr>
        <w:t>with</w:t>
      </w:r>
      <w:r>
        <w:rPr>
          <w:spacing w:val="-14"/>
          <w:sz w:val="20"/>
          <w:szCs w:val="20"/>
        </w:rPr>
        <w:t xml:space="preserve"> </w:t>
      </w:r>
      <w:r>
        <w:rPr>
          <w:sz w:val="20"/>
          <w:szCs w:val="20"/>
        </w:rPr>
        <w:t>respect</w:t>
      </w:r>
      <w:r>
        <w:rPr>
          <w:spacing w:val="-14"/>
          <w:sz w:val="20"/>
          <w:szCs w:val="20"/>
        </w:rPr>
        <w:t xml:space="preserve"> </w:t>
      </w:r>
      <w:r>
        <w:rPr>
          <w:sz w:val="20"/>
          <w:szCs w:val="20"/>
        </w:rPr>
        <w:t>to</w:t>
      </w:r>
      <w:r>
        <w:rPr>
          <w:spacing w:val="-14"/>
          <w:sz w:val="20"/>
          <w:szCs w:val="20"/>
        </w:rPr>
        <w:t xml:space="preserve"> </w:t>
      </w:r>
      <w:r>
        <w:rPr>
          <w:sz w:val="20"/>
          <w:szCs w:val="20"/>
        </w:rPr>
        <w:t>these</w:t>
      </w:r>
      <w:r>
        <w:rPr>
          <w:spacing w:val="-14"/>
          <w:sz w:val="20"/>
          <w:szCs w:val="20"/>
        </w:rPr>
        <w:t xml:space="preserve"> </w:t>
      </w:r>
      <w:r>
        <w:rPr>
          <w:sz w:val="20"/>
          <w:szCs w:val="20"/>
        </w:rPr>
        <w:t>businesses</w:t>
      </w:r>
      <w:r>
        <w:rPr>
          <w:spacing w:val="-10"/>
          <w:sz w:val="20"/>
          <w:szCs w:val="20"/>
        </w:rPr>
        <w:t xml:space="preserve"> </w:t>
      </w:r>
      <w:r>
        <w:rPr>
          <w:sz w:val="20"/>
          <w:szCs w:val="20"/>
        </w:rPr>
        <w:t>once</w:t>
      </w:r>
      <w:r>
        <w:rPr>
          <w:spacing w:val="-12"/>
          <w:sz w:val="20"/>
          <w:szCs w:val="20"/>
        </w:rPr>
        <w:t xml:space="preserve"> </w:t>
      </w:r>
      <w:r>
        <w:rPr>
          <w:sz w:val="20"/>
          <w:szCs w:val="20"/>
        </w:rPr>
        <w:t>acquired,</w:t>
      </w:r>
      <w:r>
        <w:rPr>
          <w:spacing w:val="-14"/>
          <w:sz w:val="20"/>
          <w:szCs w:val="20"/>
        </w:rPr>
        <w:t xml:space="preserve"> </w:t>
      </w:r>
      <w:r>
        <w:rPr>
          <w:sz w:val="20"/>
          <w:szCs w:val="20"/>
        </w:rPr>
        <w:t>wherever</w:t>
      </w:r>
      <w:r>
        <w:rPr>
          <w:spacing w:val="-13"/>
          <w:sz w:val="20"/>
          <w:szCs w:val="20"/>
        </w:rPr>
        <w:t xml:space="preserve"> </w:t>
      </w:r>
      <w:r>
        <w:rPr>
          <w:sz w:val="20"/>
          <w:szCs w:val="20"/>
        </w:rPr>
        <w:t>these</w:t>
      </w:r>
      <w:r>
        <w:rPr>
          <w:spacing w:val="-11"/>
          <w:sz w:val="20"/>
          <w:szCs w:val="20"/>
        </w:rPr>
        <w:t xml:space="preserve"> </w:t>
      </w:r>
      <w:r>
        <w:rPr>
          <w:sz w:val="20"/>
          <w:szCs w:val="20"/>
        </w:rPr>
        <w:t>businesses</w:t>
      </w:r>
      <w:r>
        <w:rPr>
          <w:spacing w:val="-12"/>
          <w:sz w:val="20"/>
          <w:szCs w:val="20"/>
        </w:rPr>
        <w:t xml:space="preserve"> </w:t>
      </w:r>
      <w:r>
        <w:rPr>
          <w:sz w:val="20"/>
          <w:szCs w:val="20"/>
        </w:rPr>
        <w:t>(or the</w:t>
      </w:r>
      <w:r>
        <w:rPr>
          <w:spacing w:val="-9"/>
          <w:sz w:val="20"/>
          <w:szCs w:val="20"/>
        </w:rPr>
        <w:t xml:space="preserve"> </w:t>
      </w:r>
      <w:r>
        <w:rPr>
          <w:sz w:val="20"/>
          <w:szCs w:val="20"/>
        </w:rPr>
        <w:t>franchisees</w:t>
      </w:r>
      <w:r>
        <w:rPr>
          <w:spacing w:val="-7"/>
          <w:sz w:val="20"/>
          <w:szCs w:val="20"/>
        </w:rPr>
        <w:t xml:space="preserve"> </w:t>
      </w:r>
      <w:r>
        <w:rPr>
          <w:sz w:val="20"/>
          <w:szCs w:val="20"/>
        </w:rPr>
        <w:t>or</w:t>
      </w:r>
      <w:r>
        <w:rPr>
          <w:spacing w:val="-8"/>
          <w:sz w:val="20"/>
          <w:szCs w:val="20"/>
        </w:rPr>
        <w:t xml:space="preserve"> </w:t>
      </w:r>
      <w:r>
        <w:rPr>
          <w:sz w:val="20"/>
          <w:szCs w:val="20"/>
        </w:rPr>
        <w:t>licensees</w:t>
      </w:r>
      <w:r>
        <w:rPr>
          <w:spacing w:val="-10"/>
          <w:sz w:val="20"/>
          <w:szCs w:val="20"/>
        </w:rPr>
        <w:t xml:space="preserve"> </w:t>
      </w:r>
      <w:r>
        <w:rPr>
          <w:sz w:val="20"/>
          <w:szCs w:val="20"/>
        </w:rPr>
        <w:t>of</w:t>
      </w:r>
      <w:r>
        <w:rPr>
          <w:spacing w:val="-9"/>
          <w:sz w:val="20"/>
          <w:szCs w:val="20"/>
        </w:rPr>
        <w:t xml:space="preserve"> </w:t>
      </w:r>
      <w:r>
        <w:rPr>
          <w:sz w:val="20"/>
          <w:szCs w:val="20"/>
        </w:rPr>
        <w:t>these</w:t>
      </w:r>
      <w:r>
        <w:rPr>
          <w:spacing w:val="-9"/>
          <w:sz w:val="20"/>
          <w:szCs w:val="20"/>
        </w:rPr>
        <w:t xml:space="preserve"> </w:t>
      </w:r>
      <w:r>
        <w:rPr>
          <w:sz w:val="20"/>
          <w:szCs w:val="20"/>
        </w:rPr>
        <w:t>businesses)</w:t>
      </w:r>
      <w:r>
        <w:rPr>
          <w:spacing w:val="-10"/>
          <w:sz w:val="20"/>
          <w:szCs w:val="20"/>
        </w:rPr>
        <w:t xml:space="preserve"> </w:t>
      </w:r>
      <w:r>
        <w:rPr>
          <w:sz w:val="20"/>
          <w:szCs w:val="20"/>
        </w:rPr>
        <w:t>are</w:t>
      </w:r>
      <w:r>
        <w:rPr>
          <w:spacing w:val="-9"/>
          <w:sz w:val="20"/>
          <w:szCs w:val="20"/>
        </w:rPr>
        <w:t xml:space="preserve"> </w:t>
      </w:r>
      <w:r>
        <w:rPr>
          <w:sz w:val="20"/>
          <w:szCs w:val="20"/>
        </w:rPr>
        <w:t>located</w:t>
      </w:r>
      <w:r>
        <w:rPr>
          <w:spacing w:val="-9"/>
          <w:sz w:val="20"/>
          <w:szCs w:val="20"/>
        </w:rPr>
        <w:t xml:space="preserve"> </w:t>
      </w:r>
      <w:r>
        <w:rPr>
          <w:sz w:val="20"/>
          <w:szCs w:val="20"/>
        </w:rPr>
        <w:t>or</w:t>
      </w:r>
      <w:r>
        <w:rPr>
          <w:spacing w:val="-8"/>
          <w:sz w:val="20"/>
          <w:szCs w:val="20"/>
        </w:rPr>
        <w:t xml:space="preserve"> </w:t>
      </w:r>
      <w:r>
        <w:rPr>
          <w:sz w:val="20"/>
          <w:szCs w:val="20"/>
        </w:rPr>
        <w:t>operating</w:t>
      </w:r>
      <w:r>
        <w:rPr>
          <w:spacing w:val="-9"/>
          <w:sz w:val="20"/>
          <w:szCs w:val="20"/>
        </w:rPr>
        <w:t xml:space="preserve"> </w:t>
      </w:r>
      <w:r>
        <w:rPr>
          <w:sz w:val="20"/>
          <w:szCs w:val="20"/>
        </w:rPr>
        <w:t>inside</w:t>
      </w:r>
      <w:r>
        <w:rPr>
          <w:spacing w:val="-11"/>
          <w:sz w:val="20"/>
          <w:szCs w:val="20"/>
        </w:rPr>
        <w:t xml:space="preserve"> </w:t>
      </w:r>
      <w:r>
        <w:rPr>
          <w:sz w:val="20"/>
          <w:szCs w:val="20"/>
        </w:rPr>
        <w:t>the</w:t>
      </w:r>
      <w:r>
        <w:rPr>
          <w:spacing w:val="-11"/>
          <w:sz w:val="20"/>
          <w:szCs w:val="20"/>
        </w:rPr>
        <w:t xml:space="preserve"> </w:t>
      </w:r>
      <w:proofErr w:type="gramStart"/>
      <w:r>
        <w:rPr>
          <w:sz w:val="20"/>
          <w:szCs w:val="20"/>
        </w:rPr>
        <w:t>Territory;</w:t>
      </w:r>
      <w:proofErr w:type="gramEnd"/>
    </w:p>
    <w:p w14:paraId="24935222" w14:textId="77FF19CC" w:rsidR="00C811EF" w:rsidRDefault="00C811EF">
      <w:pPr>
        <w:pStyle w:val="ListParagraph"/>
        <w:numPr>
          <w:ilvl w:val="0"/>
          <w:numId w:val="78"/>
        </w:numPr>
        <w:tabs>
          <w:tab w:val="left" w:pos="1852"/>
        </w:tabs>
        <w:kinsoku w:val="0"/>
        <w:overflowPunct w:val="0"/>
        <w:spacing w:before="229"/>
        <w:ind w:right="719"/>
        <w:rPr>
          <w:sz w:val="20"/>
          <w:szCs w:val="20"/>
        </w:rPr>
      </w:pPr>
      <w:r>
        <w:rPr>
          <w:sz w:val="20"/>
          <w:szCs w:val="20"/>
        </w:rPr>
        <w:t xml:space="preserve">be acquired (in whole or in part and regardless of the form of transaction), by a business providing products and services similar to those provided by the </w:t>
      </w:r>
      <w:del w:id="565" w:author="Matthew Levine" w:date="2025-06-06T13:35:00Z" w16du:dateUtc="2025-06-06T17:35:00Z">
        <w:r w:rsidDel="0071123C">
          <w:rPr>
            <w:sz w:val="20"/>
            <w:szCs w:val="20"/>
          </w:rPr>
          <w:delText>Studio</w:delText>
        </w:r>
      </w:del>
      <w:ins w:id="566" w:author="Matthew Levine" w:date="2025-06-06T13:35:00Z" w16du:dateUtc="2025-06-06T17:35:00Z">
        <w:r w:rsidR="0071123C">
          <w:rPr>
            <w:sz w:val="20"/>
            <w:szCs w:val="20"/>
          </w:rPr>
          <w:t>[Premise Café]</w:t>
        </w:r>
      </w:ins>
      <w:r>
        <w:rPr>
          <w:sz w:val="20"/>
          <w:szCs w:val="20"/>
        </w:rPr>
        <w:t xml:space="preserve"> , or by another business, even if such business operates, franchises and/or licenses a business involved in the offer or sale of products or services which are the same as or similar to those offered by the </w:t>
      </w:r>
      <w:del w:id="567" w:author="Matthew Levine" w:date="2025-06-06T13:35:00Z" w16du:dateUtc="2025-06-06T17:35:00Z">
        <w:r w:rsidDel="0071123C">
          <w:rPr>
            <w:sz w:val="20"/>
            <w:szCs w:val="20"/>
          </w:rPr>
          <w:delText>Studio</w:delText>
        </w:r>
      </w:del>
      <w:ins w:id="568" w:author="Matthew Levine" w:date="2025-06-06T13:35:00Z" w16du:dateUtc="2025-06-06T17:35:00Z">
        <w:r w:rsidR="0071123C">
          <w:rPr>
            <w:sz w:val="20"/>
            <w:szCs w:val="20"/>
          </w:rPr>
          <w:t>[Premise Café]</w:t>
        </w:r>
      </w:ins>
      <w:r>
        <w:rPr>
          <w:sz w:val="20"/>
          <w:szCs w:val="20"/>
        </w:rPr>
        <w:t xml:space="preserve"> and even if it competes with the </w:t>
      </w:r>
      <w:del w:id="569" w:author="Matthew Levine" w:date="2025-06-06T13:35:00Z" w16du:dateUtc="2025-06-06T17:35:00Z">
        <w:r w:rsidDel="0071123C">
          <w:rPr>
            <w:sz w:val="20"/>
            <w:szCs w:val="20"/>
          </w:rPr>
          <w:delText>Studio</w:delText>
        </w:r>
      </w:del>
      <w:ins w:id="570" w:author="Matthew Levine" w:date="2025-06-06T13:35:00Z" w16du:dateUtc="2025-06-06T17:35:00Z">
        <w:r w:rsidR="0071123C">
          <w:rPr>
            <w:sz w:val="20"/>
            <w:szCs w:val="20"/>
          </w:rPr>
          <w:t>[Premise Café]</w:t>
        </w:r>
      </w:ins>
      <w:r>
        <w:rPr>
          <w:sz w:val="20"/>
          <w:szCs w:val="20"/>
        </w:rPr>
        <w:t xml:space="preserve"> inside the Territory;</w:t>
      </w:r>
    </w:p>
    <w:p w14:paraId="42C2A916" w14:textId="77777777" w:rsidR="00C811EF" w:rsidRDefault="00C811EF">
      <w:pPr>
        <w:pStyle w:val="BodyText"/>
        <w:kinsoku w:val="0"/>
        <w:overflowPunct w:val="0"/>
      </w:pPr>
    </w:p>
    <w:p w14:paraId="40DD7673" w14:textId="77777777" w:rsidR="00C811EF" w:rsidRDefault="00C811EF">
      <w:pPr>
        <w:pStyle w:val="ListParagraph"/>
        <w:numPr>
          <w:ilvl w:val="0"/>
          <w:numId w:val="78"/>
        </w:numPr>
        <w:tabs>
          <w:tab w:val="left" w:pos="1852"/>
        </w:tabs>
        <w:kinsoku w:val="0"/>
        <w:overflowPunct w:val="0"/>
        <w:ind w:right="720"/>
        <w:rPr>
          <w:spacing w:val="-4"/>
          <w:sz w:val="20"/>
          <w:szCs w:val="20"/>
        </w:rPr>
      </w:pPr>
      <w:r>
        <w:rPr>
          <w:sz w:val="20"/>
          <w:szCs w:val="20"/>
        </w:rPr>
        <w:t>implement</w:t>
      </w:r>
      <w:r>
        <w:rPr>
          <w:spacing w:val="-14"/>
          <w:sz w:val="20"/>
          <w:szCs w:val="20"/>
        </w:rPr>
        <w:t xml:space="preserve"> </w:t>
      </w:r>
      <w:r>
        <w:rPr>
          <w:sz w:val="20"/>
          <w:szCs w:val="20"/>
        </w:rPr>
        <w:t>multi-area</w:t>
      </w:r>
      <w:r>
        <w:rPr>
          <w:spacing w:val="-14"/>
          <w:sz w:val="20"/>
          <w:szCs w:val="20"/>
        </w:rPr>
        <w:t xml:space="preserve"> </w:t>
      </w:r>
      <w:r>
        <w:rPr>
          <w:sz w:val="20"/>
          <w:szCs w:val="20"/>
        </w:rPr>
        <w:t>marketing</w:t>
      </w:r>
      <w:r>
        <w:rPr>
          <w:spacing w:val="-14"/>
          <w:sz w:val="20"/>
          <w:szCs w:val="20"/>
        </w:rPr>
        <w:t xml:space="preserve"> </w:t>
      </w:r>
      <w:r>
        <w:rPr>
          <w:sz w:val="20"/>
          <w:szCs w:val="20"/>
        </w:rPr>
        <w:t>programs</w:t>
      </w:r>
      <w:r>
        <w:rPr>
          <w:spacing w:val="-14"/>
          <w:sz w:val="20"/>
          <w:szCs w:val="20"/>
        </w:rPr>
        <w:t xml:space="preserve"> </w:t>
      </w:r>
      <w:r>
        <w:rPr>
          <w:sz w:val="20"/>
          <w:szCs w:val="20"/>
        </w:rPr>
        <w:t>which</w:t>
      </w:r>
      <w:r>
        <w:rPr>
          <w:spacing w:val="-14"/>
          <w:sz w:val="20"/>
          <w:szCs w:val="20"/>
        </w:rPr>
        <w:t xml:space="preserve"> </w:t>
      </w:r>
      <w:r>
        <w:rPr>
          <w:sz w:val="20"/>
          <w:szCs w:val="20"/>
        </w:rPr>
        <w:t>may</w:t>
      </w:r>
      <w:r>
        <w:rPr>
          <w:spacing w:val="-14"/>
          <w:sz w:val="20"/>
          <w:szCs w:val="20"/>
        </w:rPr>
        <w:t xml:space="preserve"> </w:t>
      </w:r>
      <w:r>
        <w:rPr>
          <w:sz w:val="20"/>
          <w:szCs w:val="20"/>
        </w:rPr>
        <w:t>allow</w:t>
      </w:r>
      <w:r>
        <w:rPr>
          <w:spacing w:val="-14"/>
          <w:sz w:val="20"/>
          <w:szCs w:val="20"/>
        </w:rPr>
        <w:t xml:space="preserve"> </w:t>
      </w:r>
      <w:r>
        <w:rPr>
          <w:sz w:val="20"/>
          <w:szCs w:val="20"/>
        </w:rPr>
        <w:t>us,</w:t>
      </w:r>
      <w:r>
        <w:rPr>
          <w:spacing w:val="-14"/>
          <w:sz w:val="20"/>
          <w:szCs w:val="20"/>
        </w:rPr>
        <w:t xml:space="preserve"> </w:t>
      </w:r>
      <w:r>
        <w:rPr>
          <w:sz w:val="20"/>
          <w:szCs w:val="20"/>
        </w:rPr>
        <w:t>our</w:t>
      </w:r>
      <w:r>
        <w:rPr>
          <w:spacing w:val="-14"/>
          <w:sz w:val="20"/>
          <w:szCs w:val="20"/>
        </w:rPr>
        <w:t xml:space="preserve"> </w:t>
      </w:r>
      <w:r>
        <w:rPr>
          <w:sz w:val="20"/>
          <w:szCs w:val="20"/>
        </w:rPr>
        <w:t>other</w:t>
      </w:r>
      <w:r>
        <w:rPr>
          <w:spacing w:val="-13"/>
          <w:sz w:val="20"/>
          <w:szCs w:val="20"/>
        </w:rPr>
        <w:t xml:space="preserve"> </w:t>
      </w:r>
      <w:r>
        <w:rPr>
          <w:sz w:val="20"/>
          <w:szCs w:val="20"/>
        </w:rPr>
        <w:t>franchisees,</w:t>
      </w:r>
      <w:r>
        <w:rPr>
          <w:spacing w:val="-14"/>
          <w:sz w:val="20"/>
          <w:szCs w:val="20"/>
        </w:rPr>
        <w:t xml:space="preserve"> </w:t>
      </w:r>
      <w:r>
        <w:rPr>
          <w:sz w:val="20"/>
          <w:szCs w:val="20"/>
        </w:rPr>
        <w:t>or</w:t>
      </w:r>
      <w:r>
        <w:rPr>
          <w:spacing w:val="-14"/>
          <w:sz w:val="20"/>
          <w:szCs w:val="20"/>
        </w:rPr>
        <w:t xml:space="preserve"> </w:t>
      </w:r>
      <w:r>
        <w:rPr>
          <w:sz w:val="20"/>
          <w:szCs w:val="20"/>
        </w:rPr>
        <w:t xml:space="preserve">others affiliated with us to solicit or sell to customers anywhere, inside and outside of the Territory; </w:t>
      </w:r>
      <w:r>
        <w:rPr>
          <w:spacing w:val="-4"/>
          <w:sz w:val="20"/>
          <w:szCs w:val="20"/>
        </w:rPr>
        <w:t>and</w:t>
      </w:r>
    </w:p>
    <w:p w14:paraId="0B16023B" w14:textId="77777777" w:rsidR="00C811EF" w:rsidRDefault="00C811EF">
      <w:pPr>
        <w:pStyle w:val="BodyText"/>
        <w:kinsoku w:val="0"/>
        <w:overflowPunct w:val="0"/>
        <w:spacing w:before="2"/>
      </w:pPr>
    </w:p>
    <w:p w14:paraId="66604CDA" w14:textId="77777777" w:rsidR="00C811EF" w:rsidRDefault="00C811EF">
      <w:pPr>
        <w:pStyle w:val="ListParagraph"/>
        <w:numPr>
          <w:ilvl w:val="0"/>
          <w:numId w:val="78"/>
        </w:numPr>
        <w:tabs>
          <w:tab w:val="left" w:pos="1852"/>
        </w:tabs>
        <w:kinsoku w:val="0"/>
        <w:overflowPunct w:val="0"/>
        <w:ind w:right="719"/>
        <w:rPr>
          <w:sz w:val="20"/>
          <w:szCs w:val="20"/>
        </w:rPr>
      </w:pPr>
      <w:r>
        <w:rPr>
          <w:sz w:val="20"/>
          <w:szCs w:val="20"/>
        </w:rPr>
        <w:t>do</w:t>
      </w:r>
      <w:r>
        <w:rPr>
          <w:spacing w:val="-2"/>
          <w:sz w:val="20"/>
          <w:szCs w:val="20"/>
        </w:rPr>
        <w:t xml:space="preserve"> </w:t>
      </w:r>
      <w:r>
        <w:rPr>
          <w:sz w:val="20"/>
          <w:szCs w:val="20"/>
        </w:rPr>
        <w:t>such things and transact</w:t>
      </w:r>
      <w:r>
        <w:rPr>
          <w:spacing w:val="-2"/>
          <w:sz w:val="20"/>
          <w:szCs w:val="20"/>
        </w:rPr>
        <w:t xml:space="preserve"> </w:t>
      </w:r>
      <w:r>
        <w:rPr>
          <w:sz w:val="20"/>
          <w:szCs w:val="20"/>
        </w:rPr>
        <w:t>such business that</w:t>
      </w:r>
      <w:r>
        <w:rPr>
          <w:spacing w:val="-2"/>
          <w:sz w:val="20"/>
          <w:szCs w:val="20"/>
        </w:rPr>
        <w:t xml:space="preserve"> </w:t>
      </w:r>
      <w:r>
        <w:rPr>
          <w:sz w:val="20"/>
          <w:szCs w:val="20"/>
        </w:rPr>
        <w:t>the Franchise Agreement does not</w:t>
      </w:r>
      <w:r>
        <w:rPr>
          <w:spacing w:val="-2"/>
          <w:sz w:val="20"/>
          <w:szCs w:val="20"/>
        </w:rPr>
        <w:t xml:space="preserve"> </w:t>
      </w:r>
      <w:r>
        <w:rPr>
          <w:sz w:val="20"/>
          <w:szCs w:val="20"/>
        </w:rPr>
        <w:t>expressly grant to or confer upon you.</w:t>
      </w:r>
    </w:p>
    <w:p w14:paraId="1771229C" w14:textId="77777777" w:rsidR="00C811EF" w:rsidRDefault="00C811EF">
      <w:pPr>
        <w:pStyle w:val="BodyText"/>
        <w:kinsoku w:val="0"/>
        <w:overflowPunct w:val="0"/>
        <w:spacing w:before="229" w:line="480" w:lineRule="auto"/>
        <w:ind w:left="720" w:right="5661"/>
        <w:rPr>
          <w:spacing w:val="-2"/>
        </w:rPr>
      </w:pPr>
      <w:r>
        <w:t>See</w:t>
      </w:r>
      <w:r>
        <w:rPr>
          <w:spacing w:val="-6"/>
        </w:rPr>
        <w:t xml:space="preserve"> </w:t>
      </w:r>
      <w:r>
        <w:t>Section</w:t>
      </w:r>
      <w:r>
        <w:rPr>
          <w:spacing w:val="-6"/>
        </w:rPr>
        <w:t xml:space="preserve"> </w:t>
      </w:r>
      <w:r>
        <w:t>2.2</w:t>
      </w:r>
      <w:r>
        <w:rPr>
          <w:spacing w:val="-6"/>
        </w:rPr>
        <w:t xml:space="preserve"> </w:t>
      </w:r>
      <w:r>
        <w:t>of</w:t>
      </w:r>
      <w:r>
        <w:rPr>
          <w:spacing w:val="-8"/>
        </w:rPr>
        <w:t xml:space="preserve"> </w:t>
      </w:r>
      <w:r>
        <w:t>the</w:t>
      </w:r>
      <w:r>
        <w:rPr>
          <w:spacing w:val="-9"/>
        </w:rPr>
        <w:t xml:space="preserve"> </w:t>
      </w:r>
      <w:r>
        <w:t>Franchise</w:t>
      </w:r>
      <w:r>
        <w:rPr>
          <w:spacing w:val="-8"/>
        </w:rPr>
        <w:t xml:space="preserve"> </w:t>
      </w:r>
      <w:r>
        <w:t xml:space="preserve">Agreement. </w:t>
      </w:r>
      <w:r>
        <w:rPr>
          <w:spacing w:val="-2"/>
          <w:u w:val="single"/>
        </w:rPr>
        <w:t>Premises</w:t>
      </w:r>
    </w:p>
    <w:p w14:paraId="6A498539" w14:textId="77777777" w:rsidR="00C811EF" w:rsidRDefault="00C811EF">
      <w:pPr>
        <w:pStyle w:val="BodyText"/>
        <w:tabs>
          <w:tab w:val="left" w:pos="6925"/>
        </w:tabs>
        <w:kinsoku w:val="0"/>
        <w:overflowPunct w:val="0"/>
        <w:spacing w:line="229" w:lineRule="exact"/>
        <w:ind w:left="720"/>
      </w:pPr>
      <w:r>
        <w:t>The</w:t>
      </w:r>
      <w:r>
        <w:rPr>
          <w:spacing w:val="-5"/>
        </w:rPr>
        <w:t xml:space="preserve"> </w:t>
      </w:r>
      <w:r>
        <w:t>location</w:t>
      </w:r>
      <w:r>
        <w:rPr>
          <w:spacing w:val="-3"/>
        </w:rPr>
        <w:t xml:space="preserve"> </w:t>
      </w:r>
      <w:r>
        <w:t>of</w:t>
      </w:r>
      <w:r>
        <w:rPr>
          <w:spacing w:val="-5"/>
        </w:rPr>
        <w:t xml:space="preserve"> </w:t>
      </w:r>
      <w:r>
        <w:t>the</w:t>
      </w:r>
      <w:r>
        <w:rPr>
          <w:spacing w:val="-5"/>
        </w:rPr>
        <w:t xml:space="preserve"> </w:t>
      </w:r>
      <w:r>
        <w:t>projected</w:t>
      </w:r>
      <w:r>
        <w:rPr>
          <w:spacing w:val="-5"/>
        </w:rPr>
        <w:t xml:space="preserve"> </w:t>
      </w:r>
      <w:r>
        <w:t>franchise,</w:t>
      </w:r>
      <w:r>
        <w:rPr>
          <w:spacing w:val="-5"/>
        </w:rPr>
        <w:t xml:space="preserve"> </w:t>
      </w:r>
      <w:r>
        <w:t>if</w:t>
      </w:r>
      <w:r>
        <w:rPr>
          <w:spacing w:val="-5"/>
        </w:rPr>
        <w:t xml:space="preserve"> </w:t>
      </w:r>
      <w:r>
        <w:t>known,</w:t>
      </w:r>
      <w:r>
        <w:rPr>
          <w:spacing w:val="-2"/>
        </w:rPr>
        <w:t xml:space="preserve"> </w:t>
      </w:r>
      <w:r>
        <w:t>is:</w:t>
      </w:r>
      <w:r>
        <w:rPr>
          <w:spacing w:val="-5"/>
        </w:rPr>
        <w:t xml:space="preserve"> </w:t>
      </w:r>
      <w:r>
        <w:rPr>
          <w:u w:val="single"/>
        </w:rPr>
        <w:tab/>
      </w:r>
    </w:p>
    <w:p w14:paraId="2188D1A5" w14:textId="77777777" w:rsidR="00C811EF" w:rsidRDefault="00C811EF">
      <w:pPr>
        <w:pStyle w:val="BodyText"/>
        <w:kinsoku w:val="0"/>
        <w:overflowPunct w:val="0"/>
      </w:pPr>
    </w:p>
    <w:p w14:paraId="18DF7D09" w14:textId="77777777" w:rsidR="00C811EF" w:rsidRDefault="00C811EF">
      <w:pPr>
        <w:pStyle w:val="BodyText"/>
        <w:kinsoku w:val="0"/>
        <w:overflowPunct w:val="0"/>
        <w:spacing w:before="1" w:line="480" w:lineRule="auto"/>
        <w:ind w:left="720" w:right="6125"/>
      </w:pPr>
      <w:r>
        <w:t>See</w:t>
      </w:r>
      <w:r>
        <w:rPr>
          <w:spacing w:val="-6"/>
        </w:rPr>
        <w:t xml:space="preserve"> </w:t>
      </w:r>
      <w:r>
        <w:t>Section</w:t>
      </w:r>
      <w:r>
        <w:rPr>
          <w:spacing w:val="-6"/>
        </w:rPr>
        <w:t xml:space="preserve"> </w:t>
      </w:r>
      <w:r>
        <w:t>8</w:t>
      </w:r>
      <w:r>
        <w:rPr>
          <w:spacing w:val="-8"/>
        </w:rPr>
        <w:t xml:space="preserve"> </w:t>
      </w:r>
      <w:r>
        <w:t>of</w:t>
      </w:r>
      <w:r>
        <w:rPr>
          <w:spacing w:val="-8"/>
        </w:rPr>
        <w:t xml:space="preserve"> </w:t>
      </w:r>
      <w:r>
        <w:t>the</w:t>
      </w:r>
      <w:r>
        <w:rPr>
          <w:spacing w:val="-8"/>
        </w:rPr>
        <w:t xml:space="preserve"> </w:t>
      </w:r>
      <w:r>
        <w:t>Franchise</w:t>
      </w:r>
      <w:r>
        <w:rPr>
          <w:spacing w:val="-6"/>
        </w:rPr>
        <w:t xml:space="preserve"> </w:t>
      </w:r>
      <w:r>
        <w:t xml:space="preserve">Agreement. </w:t>
      </w:r>
      <w:r>
        <w:rPr>
          <w:u w:val="single"/>
        </w:rPr>
        <w:t>No Other Policies re Proximity</w:t>
      </w:r>
    </w:p>
    <w:p w14:paraId="50CC90CB" w14:textId="77777777" w:rsidR="00C811EF" w:rsidRDefault="00C811EF">
      <w:pPr>
        <w:pStyle w:val="BodyText"/>
        <w:kinsoku w:val="0"/>
        <w:overflowPunct w:val="0"/>
        <w:spacing w:line="229" w:lineRule="exact"/>
        <w:ind w:left="720"/>
        <w:rPr>
          <w:spacing w:val="-4"/>
        </w:rPr>
      </w:pPr>
      <w:r>
        <w:t>Other</w:t>
      </w:r>
      <w:r>
        <w:rPr>
          <w:spacing w:val="-14"/>
        </w:rPr>
        <w:t xml:space="preserve"> </w:t>
      </w:r>
      <w:r>
        <w:t>than</w:t>
      </w:r>
      <w:r>
        <w:rPr>
          <w:spacing w:val="-14"/>
        </w:rPr>
        <w:t xml:space="preserve"> </w:t>
      </w:r>
      <w:r>
        <w:t>as</w:t>
      </w:r>
      <w:r>
        <w:rPr>
          <w:spacing w:val="-13"/>
        </w:rPr>
        <w:t xml:space="preserve"> </w:t>
      </w:r>
      <w:r>
        <w:t>noted</w:t>
      </w:r>
      <w:r>
        <w:rPr>
          <w:spacing w:val="-14"/>
        </w:rPr>
        <w:t xml:space="preserve"> </w:t>
      </w:r>
      <w:r>
        <w:t>above,</w:t>
      </w:r>
      <w:r>
        <w:rPr>
          <w:spacing w:val="-14"/>
        </w:rPr>
        <w:t xml:space="preserve"> </w:t>
      </w:r>
      <w:r>
        <w:t>we</w:t>
      </w:r>
      <w:r>
        <w:rPr>
          <w:spacing w:val="-14"/>
        </w:rPr>
        <w:t xml:space="preserve"> </w:t>
      </w:r>
      <w:r>
        <w:t>have</w:t>
      </w:r>
      <w:r>
        <w:rPr>
          <w:spacing w:val="-14"/>
        </w:rPr>
        <w:t xml:space="preserve"> </w:t>
      </w:r>
      <w:r>
        <w:t>no</w:t>
      </w:r>
      <w:r>
        <w:rPr>
          <w:spacing w:val="-13"/>
        </w:rPr>
        <w:t xml:space="preserve"> </w:t>
      </w:r>
      <w:r>
        <w:t>other</w:t>
      </w:r>
      <w:r>
        <w:rPr>
          <w:spacing w:val="-14"/>
        </w:rPr>
        <w:t xml:space="preserve"> </w:t>
      </w:r>
      <w:r>
        <w:t>policy</w:t>
      </w:r>
      <w:r>
        <w:rPr>
          <w:spacing w:val="-13"/>
        </w:rPr>
        <w:t xml:space="preserve"> </w:t>
      </w:r>
      <w:r>
        <w:t>as</w:t>
      </w:r>
      <w:r>
        <w:rPr>
          <w:spacing w:val="-12"/>
        </w:rPr>
        <w:t xml:space="preserve"> </w:t>
      </w:r>
      <w:r>
        <w:t>to</w:t>
      </w:r>
      <w:r>
        <w:rPr>
          <w:spacing w:val="-14"/>
        </w:rPr>
        <w:t xml:space="preserve"> </w:t>
      </w:r>
      <w:r>
        <w:t>the</w:t>
      </w:r>
      <w:r>
        <w:rPr>
          <w:spacing w:val="-14"/>
        </w:rPr>
        <w:t xml:space="preserve"> </w:t>
      </w:r>
      <w:r>
        <w:t>proximity</w:t>
      </w:r>
      <w:r>
        <w:rPr>
          <w:spacing w:val="-13"/>
        </w:rPr>
        <w:t xml:space="preserve"> </w:t>
      </w:r>
      <w:r>
        <w:t>between</w:t>
      </w:r>
      <w:r>
        <w:rPr>
          <w:spacing w:val="-13"/>
        </w:rPr>
        <w:t xml:space="preserve"> </w:t>
      </w:r>
      <w:r>
        <w:t>an</w:t>
      </w:r>
      <w:r>
        <w:rPr>
          <w:spacing w:val="-14"/>
        </w:rPr>
        <w:t xml:space="preserve"> </w:t>
      </w:r>
      <w:r>
        <w:t>existing</w:t>
      </w:r>
      <w:r>
        <w:rPr>
          <w:spacing w:val="-14"/>
        </w:rPr>
        <w:t xml:space="preserve"> </w:t>
      </w:r>
      <w:r>
        <w:t>franchisee</w:t>
      </w:r>
      <w:r>
        <w:rPr>
          <w:spacing w:val="-14"/>
        </w:rPr>
        <w:t xml:space="preserve"> </w:t>
      </w:r>
      <w:r>
        <w:rPr>
          <w:spacing w:val="-4"/>
        </w:rPr>
        <w:t>and:</w:t>
      </w:r>
    </w:p>
    <w:p w14:paraId="52DBA35F" w14:textId="77777777" w:rsidR="00C811EF" w:rsidRDefault="00C811EF">
      <w:pPr>
        <w:pStyle w:val="BodyText"/>
        <w:kinsoku w:val="0"/>
        <w:overflowPunct w:val="0"/>
      </w:pPr>
    </w:p>
    <w:p w14:paraId="4F17555E" w14:textId="6ED627AE" w:rsidR="00C811EF" w:rsidRDefault="00C811EF">
      <w:pPr>
        <w:pStyle w:val="ListParagraph"/>
        <w:numPr>
          <w:ilvl w:val="0"/>
          <w:numId w:val="77"/>
        </w:numPr>
        <w:tabs>
          <w:tab w:val="left" w:pos="1439"/>
        </w:tabs>
        <w:kinsoku w:val="0"/>
        <w:overflowPunct w:val="0"/>
        <w:spacing w:before="1"/>
        <w:ind w:left="1439" w:hanging="719"/>
        <w:jc w:val="left"/>
        <w:rPr>
          <w:spacing w:val="-2"/>
          <w:sz w:val="20"/>
          <w:szCs w:val="20"/>
        </w:rPr>
      </w:pPr>
      <w:r>
        <w:rPr>
          <w:sz w:val="20"/>
          <w:szCs w:val="20"/>
        </w:rPr>
        <w:t>another</w:t>
      </w:r>
      <w:r>
        <w:rPr>
          <w:spacing w:val="-5"/>
          <w:sz w:val="20"/>
          <w:szCs w:val="20"/>
        </w:rPr>
        <w:t xml:space="preserve"> </w:t>
      </w:r>
      <w:r>
        <w:rPr>
          <w:sz w:val="20"/>
          <w:szCs w:val="20"/>
        </w:rPr>
        <w:t>franchise</w:t>
      </w:r>
      <w:r>
        <w:rPr>
          <w:spacing w:val="-5"/>
          <w:sz w:val="20"/>
          <w:szCs w:val="20"/>
        </w:rPr>
        <w:t xml:space="preserve"> </w:t>
      </w:r>
      <w:r>
        <w:rPr>
          <w:sz w:val="20"/>
          <w:szCs w:val="20"/>
        </w:rPr>
        <w:t>of</w:t>
      </w:r>
      <w:r>
        <w:rPr>
          <w:spacing w:val="-6"/>
          <w:sz w:val="20"/>
          <w:szCs w:val="20"/>
        </w:rPr>
        <w:t xml:space="preserve"> </w:t>
      </w:r>
      <w:r>
        <w:rPr>
          <w:sz w:val="20"/>
          <w:szCs w:val="20"/>
        </w:rPr>
        <w:t>ours</w:t>
      </w:r>
      <w:r>
        <w:rPr>
          <w:spacing w:val="-4"/>
          <w:sz w:val="20"/>
          <w:szCs w:val="20"/>
        </w:rPr>
        <w:t xml:space="preserve"> </w:t>
      </w:r>
      <w:r>
        <w:rPr>
          <w:sz w:val="20"/>
          <w:szCs w:val="20"/>
        </w:rPr>
        <w:t>or</w:t>
      </w:r>
      <w:r>
        <w:rPr>
          <w:spacing w:val="-2"/>
          <w:sz w:val="20"/>
          <w:szCs w:val="20"/>
        </w:rPr>
        <w:t xml:space="preserve"> </w:t>
      </w:r>
      <w:r>
        <w:rPr>
          <w:sz w:val="20"/>
          <w:szCs w:val="20"/>
        </w:rPr>
        <w:t>of</w:t>
      </w:r>
      <w:r>
        <w:rPr>
          <w:spacing w:val="-6"/>
          <w:sz w:val="20"/>
          <w:szCs w:val="20"/>
        </w:rPr>
        <w:t xml:space="preserve"> </w:t>
      </w:r>
      <w:r>
        <w:rPr>
          <w:sz w:val="20"/>
          <w:szCs w:val="20"/>
        </w:rPr>
        <w:t>our</w:t>
      </w:r>
      <w:r>
        <w:rPr>
          <w:spacing w:val="-4"/>
          <w:sz w:val="20"/>
          <w:szCs w:val="20"/>
        </w:rPr>
        <w:t xml:space="preserve"> </w:t>
      </w:r>
      <w:r>
        <w:rPr>
          <w:sz w:val="20"/>
          <w:szCs w:val="20"/>
        </w:rPr>
        <w:t>associate</w:t>
      </w:r>
      <w:r>
        <w:rPr>
          <w:spacing w:val="-4"/>
          <w:sz w:val="20"/>
          <w:szCs w:val="20"/>
        </w:rPr>
        <w:t xml:space="preserve"> </w:t>
      </w:r>
      <w:r>
        <w:rPr>
          <w:sz w:val="20"/>
          <w:szCs w:val="20"/>
        </w:rPr>
        <w:t>of</w:t>
      </w:r>
      <w:r>
        <w:rPr>
          <w:spacing w:val="-5"/>
          <w:sz w:val="20"/>
          <w:szCs w:val="20"/>
        </w:rPr>
        <w:t xml:space="preserve"> </w:t>
      </w:r>
      <w:r>
        <w:rPr>
          <w:sz w:val="20"/>
          <w:szCs w:val="20"/>
        </w:rPr>
        <w:t>the</w:t>
      </w:r>
      <w:r>
        <w:rPr>
          <w:spacing w:val="-5"/>
          <w:sz w:val="20"/>
          <w:szCs w:val="20"/>
        </w:rPr>
        <w:t xml:space="preserve"> </w:t>
      </w:r>
      <w:r>
        <w:rPr>
          <w:sz w:val="20"/>
          <w:szCs w:val="20"/>
        </w:rPr>
        <w:t>same</w:t>
      </w:r>
      <w:r>
        <w:rPr>
          <w:spacing w:val="-6"/>
          <w:sz w:val="20"/>
          <w:szCs w:val="20"/>
        </w:rPr>
        <w:t xml:space="preserve"> </w:t>
      </w:r>
      <w:r>
        <w:rPr>
          <w:sz w:val="20"/>
          <w:szCs w:val="20"/>
        </w:rPr>
        <w:t>type</w:t>
      </w:r>
      <w:r>
        <w:rPr>
          <w:spacing w:val="-3"/>
          <w:sz w:val="20"/>
          <w:szCs w:val="20"/>
        </w:rPr>
        <w:t xml:space="preserve"> </w:t>
      </w:r>
      <w:r>
        <w:rPr>
          <w:sz w:val="20"/>
          <w:szCs w:val="20"/>
        </w:rPr>
        <w:t>as</w:t>
      </w:r>
      <w:r>
        <w:rPr>
          <w:spacing w:val="-4"/>
          <w:sz w:val="20"/>
          <w:szCs w:val="20"/>
        </w:rPr>
        <w:t xml:space="preserve"> </w:t>
      </w:r>
      <w:r>
        <w:rPr>
          <w:sz w:val="20"/>
          <w:szCs w:val="20"/>
        </w:rPr>
        <w:t>the</w:t>
      </w:r>
      <w:r>
        <w:rPr>
          <w:spacing w:val="-6"/>
          <w:sz w:val="20"/>
          <w:szCs w:val="20"/>
        </w:rPr>
        <w:t xml:space="preserve"> </w:t>
      </w:r>
      <w:del w:id="571" w:author="Matthew Levine" w:date="2025-06-06T13:35:00Z" w16du:dateUtc="2025-06-06T17:35:00Z">
        <w:r w:rsidDel="0071123C">
          <w:rPr>
            <w:spacing w:val="-2"/>
            <w:sz w:val="20"/>
            <w:szCs w:val="20"/>
          </w:rPr>
          <w:delText>Studio</w:delText>
        </w:r>
      </w:del>
      <w:ins w:id="572" w:author="Matthew Levine" w:date="2025-06-06T13:35:00Z" w16du:dateUtc="2025-06-06T17:35:00Z">
        <w:r w:rsidR="0071123C">
          <w:rPr>
            <w:spacing w:val="-2"/>
            <w:sz w:val="20"/>
            <w:szCs w:val="20"/>
          </w:rPr>
          <w:t>[Premise Café]</w:t>
        </w:r>
      </w:ins>
      <w:r>
        <w:rPr>
          <w:spacing w:val="-2"/>
          <w:sz w:val="20"/>
          <w:szCs w:val="20"/>
        </w:rPr>
        <w:t>,</w:t>
      </w:r>
    </w:p>
    <w:p w14:paraId="4D32D987" w14:textId="77777777" w:rsidR="00C811EF" w:rsidRDefault="00C811EF">
      <w:pPr>
        <w:pStyle w:val="BodyText"/>
        <w:kinsoku w:val="0"/>
        <w:overflowPunct w:val="0"/>
      </w:pPr>
    </w:p>
    <w:p w14:paraId="32CFFCD7" w14:textId="77777777" w:rsidR="00C811EF" w:rsidRDefault="00C811EF">
      <w:pPr>
        <w:pStyle w:val="ListParagraph"/>
        <w:numPr>
          <w:ilvl w:val="0"/>
          <w:numId w:val="77"/>
        </w:numPr>
        <w:tabs>
          <w:tab w:val="left" w:pos="1439"/>
        </w:tabs>
        <w:kinsoku w:val="0"/>
        <w:overflowPunct w:val="0"/>
        <w:ind w:left="1439" w:hanging="719"/>
        <w:jc w:val="left"/>
        <w:rPr>
          <w:spacing w:val="-2"/>
          <w:sz w:val="20"/>
          <w:szCs w:val="20"/>
        </w:rPr>
      </w:pPr>
      <w:r>
        <w:rPr>
          <w:sz w:val="20"/>
          <w:szCs w:val="20"/>
        </w:rPr>
        <w:t>a</w:t>
      </w:r>
      <w:r>
        <w:rPr>
          <w:spacing w:val="-7"/>
          <w:sz w:val="20"/>
          <w:szCs w:val="20"/>
        </w:rPr>
        <w:t xml:space="preserve"> </w:t>
      </w:r>
      <w:r>
        <w:rPr>
          <w:sz w:val="20"/>
          <w:szCs w:val="20"/>
        </w:rPr>
        <w:t>franchisor</w:t>
      </w:r>
      <w:r>
        <w:rPr>
          <w:spacing w:val="-6"/>
          <w:sz w:val="20"/>
          <w:szCs w:val="20"/>
        </w:rPr>
        <w:t xml:space="preserve"> </w:t>
      </w:r>
      <w:r>
        <w:rPr>
          <w:spacing w:val="-2"/>
          <w:sz w:val="20"/>
          <w:szCs w:val="20"/>
        </w:rPr>
        <w:t>outlet,</w:t>
      </w:r>
    </w:p>
    <w:p w14:paraId="7023940D" w14:textId="77777777" w:rsidR="00C811EF" w:rsidRDefault="00C811EF">
      <w:pPr>
        <w:pStyle w:val="ListParagraph"/>
        <w:numPr>
          <w:ilvl w:val="0"/>
          <w:numId w:val="77"/>
        </w:numPr>
        <w:tabs>
          <w:tab w:val="left" w:pos="1440"/>
        </w:tabs>
        <w:kinsoku w:val="0"/>
        <w:overflowPunct w:val="0"/>
        <w:spacing w:before="229"/>
        <w:ind w:right="720"/>
        <w:rPr>
          <w:sz w:val="20"/>
          <w:szCs w:val="20"/>
        </w:rPr>
      </w:pPr>
      <w:r>
        <w:rPr>
          <w:sz w:val="20"/>
          <w:szCs w:val="20"/>
        </w:rPr>
        <w:t>any other distributor or licensee using the Marks, service mark, trade name or logo or advertising or other commercial symbol,</w:t>
      </w:r>
    </w:p>
    <w:p w14:paraId="1FF3AFA9" w14:textId="77777777" w:rsidR="00C811EF" w:rsidRDefault="00C811EF">
      <w:pPr>
        <w:pStyle w:val="BodyText"/>
        <w:kinsoku w:val="0"/>
        <w:overflowPunct w:val="0"/>
        <w:spacing w:before="1"/>
      </w:pPr>
    </w:p>
    <w:p w14:paraId="62A6A076" w14:textId="7ECB3D5B" w:rsidR="00C811EF" w:rsidRDefault="00C811EF">
      <w:pPr>
        <w:pStyle w:val="ListParagraph"/>
        <w:numPr>
          <w:ilvl w:val="0"/>
          <w:numId w:val="77"/>
        </w:numPr>
        <w:tabs>
          <w:tab w:val="left" w:pos="1440"/>
        </w:tabs>
        <w:kinsoku w:val="0"/>
        <w:overflowPunct w:val="0"/>
        <w:ind w:right="722"/>
        <w:rPr>
          <w:sz w:val="20"/>
          <w:szCs w:val="20"/>
        </w:rPr>
      </w:pPr>
      <w:r>
        <w:rPr>
          <w:sz w:val="20"/>
          <w:szCs w:val="20"/>
        </w:rPr>
        <w:t>a franchise or a business owned or operated by us, our associate or our affiliate that distributes similar</w:t>
      </w:r>
      <w:r>
        <w:rPr>
          <w:spacing w:val="-8"/>
          <w:sz w:val="20"/>
          <w:szCs w:val="20"/>
        </w:rPr>
        <w:t xml:space="preserve"> </w:t>
      </w:r>
      <w:r>
        <w:rPr>
          <w:sz w:val="20"/>
          <w:szCs w:val="20"/>
        </w:rPr>
        <w:t>products</w:t>
      </w:r>
      <w:r>
        <w:rPr>
          <w:spacing w:val="-7"/>
          <w:sz w:val="20"/>
          <w:szCs w:val="20"/>
        </w:rPr>
        <w:t xml:space="preserve"> </w:t>
      </w:r>
      <w:r>
        <w:rPr>
          <w:sz w:val="20"/>
          <w:szCs w:val="20"/>
        </w:rPr>
        <w:t>or</w:t>
      </w:r>
      <w:r>
        <w:rPr>
          <w:spacing w:val="-8"/>
          <w:sz w:val="20"/>
          <w:szCs w:val="20"/>
        </w:rPr>
        <w:t xml:space="preserve"> </w:t>
      </w:r>
      <w:r>
        <w:rPr>
          <w:sz w:val="20"/>
          <w:szCs w:val="20"/>
        </w:rPr>
        <w:t>services</w:t>
      </w:r>
      <w:r>
        <w:rPr>
          <w:spacing w:val="-8"/>
          <w:sz w:val="20"/>
          <w:szCs w:val="20"/>
        </w:rPr>
        <w:t xml:space="preserve"> </w:t>
      </w:r>
      <w:r>
        <w:rPr>
          <w:sz w:val="20"/>
          <w:szCs w:val="20"/>
        </w:rPr>
        <w:t>as</w:t>
      </w:r>
      <w:r>
        <w:rPr>
          <w:spacing w:val="-7"/>
          <w:sz w:val="20"/>
          <w:szCs w:val="20"/>
        </w:rPr>
        <w:t xml:space="preserve"> </w:t>
      </w:r>
      <w:r>
        <w:rPr>
          <w:sz w:val="20"/>
          <w:szCs w:val="20"/>
        </w:rPr>
        <w:t>the</w:t>
      </w:r>
      <w:r>
        <w:rPr>
          <w:spacing w:val="-7"/>
          <w:sz w:val="20"/>
          <w:szCs w:val="20"/>
        </w:rPr>
        <w:t xml:space="preserve"> </w:t>
      </w:r>
      <w:del w:id="573" w:author="Matthew Levine" w:date="2025-06-06T13:35:00Z" w16du:dateUtc="2025-06-06T17:35:00Z">
        <w:r w:rsidDel="0071123C">
          <w:rPr>
            <w:sz w:val="20"/>
            <w:szCs w:val="20"/>
          </w:rPr>
          <w:delText>Studio</w:delText>
        </w:r>
      </w:del>
      <w:ins w:id="574" w:author="Matthew Levine" w:date="2025-06-06T13:35:00Z" w16du:dateUtc="2025-06-06T17:35:00Z">
        <w:r w:rsidR="0071123C">
          <w:rPr>
            <w:sz w:val="20"/>
            <w:szCs w:val="20"/>
          </w:rPr>
          <w:t>[Premise Café]</w:t>
        </w:r>
      </w:ins>
      <w:r>
        <w:rPr>
          <w:spacing w:val="-7"/>
          <w:sz w:val="20"/>
          <w:szCs w:val="20"/>
        </w:rPr>
        <w:t xml:space="preserve"> </w:t>
      </w:r>
      <w:r>
        <w:rPr>
          <w:sz w:val="20"/>
          <w:szCs w:val="20"/>
        </w:rPr>
        <w:t>under</w:t>
      </w:r>
      <w:r>
        <w:rPr>
          <w:spacing w:val="-8"/>
          <w:sz w:val="20"/>
          <w:szCs w:val="20"/>
        </w:rPr>
        <w:t xml:space="preserve"> </w:t>
      </w:r>
      <w:r>
        <w:rPr>
          <w:sz w:val="20"/>
          <w:szCs w:val="20"/>
        </w:rPr>
        <w:t>a</w:t>
      </w:r>
      <w:r>
        <w:rPr>
          <w:spacing w:val="-9"/>
          <w:sz w:val="20"/>
          <w:szCs w:val="20"/>
        </w:rPr>
        <w:t xml:space="preserve"> </w:t>
      </w:r>
      <w:r>
        <w:rPr>
          <w:sz w:val="20"/>
          <w:szCs w:val="20"/>
        </w:rPr>
        <w:t>different</w:t>
      </w:r>
      <w:r>
        <w:rPr>
          <w:spacing w:val="-9"/>
          <w:sz w:val="20"/>
          <w:szCs w:val="20"/>
        </w:rPr>
        <w:t xml:space="preserve"> </w:t>
      </w:r>
      <w:r>
        <w:rPr>
          <w:sz w:val="20"/>
          <w:szCs w:val="20"/>
        </w:rPr>
        <w:t>trademark,</w:t>
      </w:r>
      <w:r>
        <w:rPr>
          <w:spacing w:val="-9"/>
          <w:sz w:val="20"/>
          <w:szCs w:val="20"/>
        </w:rPr>
        <w:t xml:space="preserve"> </w:t>
      </w:r>
      <w:r>
        <w:rPr>
          <w:sz w:val="20"/>
          <w:szCs w:val="20"/>
        </w:rPr>
        <w:t>service</w:t>
      </w:r>
      <w:r>
        <w:rPr>
          <w:spacing w:val="-9"/>
          <w:sz w:val="20"/>
          <w:szCs w:val="20"/>
        </w:rPr>
        <w:t xml:space="preserve"> </w:t>
      </w:r>
      <w:r>
        <w:rPr>
          <w:sz w:val="20"/>
          <w:szCs w:val="20"/>
        </w:rPr>
        <w:t>mark,</w:t>
      </w:r>
      <w:r>
        <w:rPr>
          <w:spacing w:val="-9"/>
          <w:sz w:val="20"/>
          <w:szCs w:val="20"/>
        </w:rPr>
        <w:t xml:space="preserve"> </w:t>
      </w:r>
      <w:r>
        <w:rPr>
          <w:sz w:val="20"/>
          <w:szCs w:val="20"/>
        </w:rPr>
        <w:t>trade</w:t>
      </w:r>
      <w:r>
        <w:rPr>
          <w:spacing w:val="-9"/>
          <w:sz w:val="20"/>
          <w:szCs w:val="20"/>
        </w:rPr>
        <w:t xml:space="preserve"> </w:t>
      </w:r>
      <w:r>
        <w:rPr>
          <w:sz w:val="20"/>
          <w:szCs w:val="20"/>
        </w:rPr>
        <w:t>name</w:t>
      </w:r>
      <w:r>
        <w:rPr>
          <w:spacing w:val="-6"/>
          <w:sz w:val="20"/>
          <w:szCs w:val="20"/>
        </w:rPr>
        <w:t xml:space="preserve"> </w:t>
      </w:r>
      <w:r>
        <w:rPr>
          <w:sz w:val="20"/>
          <w:szCs w:val="20"/>
        </w:rPr>
        <w:t>or logo, and</w:t>
      </w:r>
    </w:p>
    <w:p w14:paraId="2D66C64E" w14:textId="77777777" w:rsidR="00C811EF" w:rsidRDefault="00C811EF">
      <w:pPr>
        <w:pStyle w:val="ListParagraph"/>
        <w:numPr>
          <w:ilvl w:val="0"/>
          <w:numId w:val="77"/>
        </w:numPr>
        <w:tabs>
          <w:tab w:val="left" w:pos="1440"/>
        </w:tabs>
        <w:kinsoku w:val="0"/>
        <w:overflowPunct w:val="0"/>
        <w:spacing w:before="229"/>
        <w:ind w:right="720"/>
        <w:rPr>
          <w:sz w:val="20"/>
          <w:szCs w:val="20"/>
        </w:rPr>
      </w:pPr>
      <w:r>
        <w:rPr>
          <w:sz w:val="20"/>
          <w:szCs w:val="20"/>
        </w:rPr>
        <w:t>a</w:t>
      </w:r>
      <w:r>
        <w:rPr>
          <w:spacing w:val="-2"/>
          <w:sz w:val="20"/>
          <w:szCs w:val="20"/>
        </w:rPr>
        <w:t xml:space="preserve"> </w:t>
      </w:r>
      <w:r>
        <w:rPr>
          <w:sz w:val="20"/>
          <w:szCs w:val="20"/>
        </w:rPr>
        <w:t>franchise</w:t>
      </w:r>
      <w:r>
        <w:rPr>
          <w:spacing w:val="-2"/>
          <w:sz w:val="20"/>
          <w:szCs w:val="20"/>
        </w:rPr>
        <w:t xml:space="preserve"> </w:t>
      </w:r>
      <w:r>
        <w:rPr>
          <w:sz w:val="20"/>
          <w:szCs w:val="20"/>
        </w:rPr>
        <w:t>granted</w:t>
      </w:r>
      <w:r>
        <w:rPr>
          <w:spacing w:val="-2"/>
          <w:sz w:val="20"/>
          <w:szCs w:val="20"/>
        </w:rPr>
        <w:t xml:space="preserve"> </w:t>
      </w:r>
      <w:r>
        <w:rPr>
          <w:sz w:val="20"/>
          <w:szCs w:val="20"/>
        </w:rPr>
        <w:t>by us that</w:t>
      </w:r>
      <w:r>
        <w:rPr>
          <w:spacing w:val="-2"/>
          <w:sz w:val="20"/>
          <w:szCs w:val="20"/>
        </w:rPr>
        <w:t xml:space="preserve"> </w:t>
      </w:r>
      <w:r>
        <w:rPr>
          <w:sz w:val="20"/>
          <w:szCs w:val="20"/>
        </w:rPr>
        <w:t>distributes similar</w:t>
      </w:r>
      <w:r>
        <w:rPr>
          <w:spacing w:val="-1"/>
          <w:sz w:val="20"/>
          <w:szCs w:val="20"/>
        </w:rPr>
        <w:t xml:space="preserve"> </w:t>
      </w:r>
      <w:r>
        <w:rPr>
          <w:sz w:val="20"/>
          <w:szCs w:val="20"/>
        </w:rPr>
        <w:t>products or</w:t>
      </w:r>
      <w:r>
        <w:rPr>
          <w:spacing w:val="-1"/>
          <w:sz w:val="20"/>
          <w:szCs w:val="20"/>
        </w:rPr>
        <w:t xml:space="preserve"> </w:t>
      </w:r>
      <w:r>
        <w:rPr>
          <w:sz w:val="20"/>
          <w:szCs w:val="20"/>
        </w:rPr>
        <w:t>services under a</w:t>
      </w:r>
      <w:r>
        <w:rPr>
          <w:spacing w:val="-2"/>
          <w:sz w:val="20"/>
          <w:szCs w:val="20"/>
        </w:rPr>
        <w:t xml:space="preserve"> </w:t>
      </w:r>
      <w:r>
        <w:rPr>
          <w:sz w:val="20"/>
          <w:szCs w:val="20"/>
        </w:rPr>
        <w:t>different</w:t>
      </w:r>
      <w:r>
        <w:rPr>
          <w:spacing w:val="-1"/>
          <w:sz w:val="20"/>
          <w:szCs w:val="20"/>
        </w:rPr>
        <w:t xml:space="preserve"> </w:t>
      </w:r>
      <w:r>
        <w:rPr>
          <w:sz w:val="20"/>
          <w:szCs w:val="20"/>
        </w:rPr>
        <w:t>trademark, service mark, trade name or logo.</w:t>
      </w:r>
    </w:p>
    <w:p w14:paraId="5AD26657" w14:textId="77777777" w:rsidR="00C811EF" w:rsidRDefault="00C811EF">
      <w:pPr>
        <w:pStyle w:val="ListParagraph"/>
        <w:numPr>
          <w:ilvl w:val="0"/>
          <w:numId w:val="77"/>
        </w:numPr>
        <w:tabs>
          <w:tab w:val="left" w:pos="1440"/>
        </w:tabs>
        <w:kinsoku w:val="0"/>
        <w:overflowPunct w:val="0"/>
        <w:spacing w:before="229"/>
        <w:ind w:right="720"/>
        <w:rPr>
          <w:sz w:val="20"/>
          <w:szCs w:val="20"/>
        </w:rPr>
        <w:sectPr w:rsidR="00C811EF">
          <w:pgSz w:w="12240" w:h="15840"/>
          <w:pgMar w:top="400" w:right="720" w:bottom="1440" w:left="720" w:header="200" w:footer="1257" w:gutter="0"/>
          <w:cols w:space="720"/>
          <w:noEndnote/>
        </w:sectPr>
      </w:pPr>
    </w:p>
    <w:p w14:paraId="54AD06CC" w14:textId="77777777" w:rsidR="00C811EF" w:rsidRDefault="00C811EF">
      <w:pPr>
        <w:pStyle w:val="BodyText"/>
        <w:kinsoku w:val="0"/>
        <w:overflowPunct w:val="0"/>
      </w:pPr>
    </w:p>
    <w:p w14:paraId="0CEAAF3B" w14:textId="77777777" w:rsidR="00C811EF" w:rsidRDefault="00C811EF">
      <w:pPr>
        <w:pStyle w:val="BodyText"/>
        <w:kinsoku w:val="0"/>
        <w:overflowPunct w:val="0"/>
      </w:pPr>
    </w:p>
    <w:p w14:paraId="22512C39" w14:textId="77777777" w:rsidR="00C811EF" w:rsidRDefault="00C811EF">
      <w:pPr>
        <w:pStyle w:val="BodyText"/>
        <w:kinsoku w:val="0"/>
        <w:overflowPunct w:val="0"/>
      </w:pPr>
    </w:p>
    <w:p w14:paraId="1F1A4C9E" w14:textId="77777777" w:rsidR="00C811EF" w:rsidRDefault="00C811EF">
      <w:pPr>
        <w:pStyle w:val="BodyText"/>
        <w:kinsoku w:val="0"/>
        <w:overflowPunct w:val="0"/>
      </w:pPr>
    </w:p>
    <w:p w14:paraId="4EFA0EEE" w14:textId="77777777" w:rsidR="00C811EF" w:rsidRDefault="00C811EF">
      <w:pPr>
        <w:pStyle w:val="BodyText"/>
        <w:kinsoku w:val="0"/>
        <w:overflowPunct w:val="0"/>
        <w:spacing w:before="120"/>
      </w:pPr>
    </w:p>
    <w:p w14:paraId="6A1BAFE1" w14:textId="77777777" w:rsidR="00C811EF" w:rsidRDefault="00C811EF">
      <w:pPr>
        <w:pStyle w:val="Heading7"/>
        <w:kinsoku w:val="0"/>
        <w:overflowPunct w:val="0"/>
        <w:ind w:left="70"/>
        <w:rPr>
          <w:spacing w:val="-2"/>
        </w:rPr>
      </w:pPr>
      <w:bookmarkStart w:id="575" w:name="ITEM_27_ñ_distance_sales"/>
      <w:bookmarkEnd w:id="575"/>
      <w:r>
        <w:t>ITEM</w:t>
      </w:r>
      <w:r>
        <w:rPr>
          <w:spacing w:val="-5"/>
        </w:rPr>
        <w:t xml:space="preserve"> </w:t>
      </w:r>
      <w:r>
        <w:t>27</w:t>
      </w:r>
      <w:r>
        <w:rPr>
          <w:spacing w:val="-7"/>
        </w:rPr>
        <w:t xml:space="preserve"> </w:t>
      </w:r>
      <w:r>
        <w:t>–</w:t>
      </w:r>
      <w:r>
        <w:rPr>
          <w:spacing w:val="-4"/>
        </w:rPr>
        <w:t xml:space="preserve"> </w:t>
      </w:r>
      <w:r>
        <w:t>DISTANCE</w:t>
      </w:r>
      <w:r>
        <w:rPr>
          <w:spacing w:val="-7"/>
        </w:rPr>
        <w:t xml:space="preserve"> </w:t>
      </w:r>
      <w:r>
        <w:rPr>
          <w:spacing w:val="-2"/>
        </w:rPr>
        <w:t>SALES</w:t>
      </w:r>
    </w:p>
    <w:p w14:paraId="43372866" w14:textId="77777777" w:rsidR="00C811EF" w:rsidRDefault="00C811EF">
      <w:pPr>
        <w:pStyle w:val="BodyText"/>
        <w:kinsoku w:val="0"/>
        <w:overflowPunct w:val="0"/>
        <w:spacing w:before="228"/>
        <w:ind w:left="720" w:right="719"/>
        <w:jc w:val="both"/>
      </w:pPr>
      <w:r>
        <w:t>Other</w:t>
      </w:r>
      <w:r>
        <w:rPr>
          <w:spacing w:val="-10"/>
        </w:rPr>
        <w:t xml:space="preserve"> </w:t>
      </w:r>
      <w:r>
        <w:t>than</w:t>
      </w:r>
      <w:r>
        <w:rPr>
          <w:spacing w:val="-8"/>
        </w:rPr>
        <w:t xml:space="preserve"> </w:t>
      </w:r>
      <w:r>
        <w:t>as</w:t>
      </w:r>
      <w:r>
        <w:rPr>
          <w:spacing w:val="-9"/>
        </w:rPr>
        <w:t xml:space="preserve"> </w:t>
      </w:r>
      <w:r>
        <w:t>may</w:t>
      </w:r>
      <w:r>
        <w:rPr>
          <w:spacing w:val="-9"/>
        </w:rPr>
        <w:t xml:space="preserve"> </w:t>
      </w:r>
      <w:r>
        <w:t>be</w:t>
      </w:r>
      <w:r>
        <w:rPr>
          <w:spacing w:val="-11"/>
        </w:rPr>
        <w:t xml:space="preserve"> </w:t>
      </w:r>
      <w:r>
        <w:t>noted</w:t>
      </w:r>
      <w:r>
        <w:rPr>
          <w:spacing w:val="-8"/>
        </w:rPr>
        <w:t xml:space="preserve"> </w:t>
      </w:r>
      <w:r>
        <w:t>at</w:t>
      </w:r>
      <w:r>
        <w:rPr>
          <w:spacing w:val="-8"/>
        </w:rPr>
        <w:t xml:space="preserve"> </w:t>
      </w:r>
      <w:r>
        <w:t>Item</w:t>
      </w:r>
      <w:r>
        <w:rPr>
          <w:spacing w:val="-10"/>
        </w:rPr>
        <w:t xml:space="preserve"> </w:t>
      </w:r>
      <w:r>
        <w:t>26</w:t>
      </w:r>
      <w:r>
        <w:rPr>
          <w:spacing w:val="-10"/>
        </w:rPr>
        <w:t xml:space="preserve"> </w:t>
      </w:r>
      <w:r>
        <w:t>of</w:t>
      </w:r>
      <w:r>
        <w:rPr>
          <w:spacing w:val="-10"/>
        </w:rPr>
        <w:t xml:space="preserve"> </w:t>
      </w:r>
      <w:r>
        <w:t>this</w:t>
      </w:r>
      <w:r>
        <w:rPr>
          <w:spacing w:val="-9"/>
        </w:rPr>
        <w:t xml:space="preserve"> </w:t>
      </w:r>
      <w:r>
        <w:t>Disclosure</w:t>
      </w:r>
      <w:r>
        <w:rPr>
          <w:spacing w:val="-10"/>
        </w:rPr>
        <w:t xml:space="preserve"> </w:t>
      </w:r>
      <w:r>
        <w:t>Document,</w:t>
      </w:r>
      <w:r>
        <w:rPr>
          <w:spacing w:val="-10"/>
        </w:rPr>
        <w:t xml:space="preserve"> </w:t>
      </w:r>
      <w:r>
        <w:t>we</w:t>
      </w:r>
      <w:r>
        <w:rPr>
          <w:spacing w:val="-8"/>
        </w:rPr>
        <w:t xml:space="preserve"> </w:t>
      </w:r>
      <w:r>
        <w:t>have</w:t>
      </w:r>
      <w:r>
        <w:rPr>
          <w:spacing w:val="-8"/>
        </w:rPr>
        <w:t xml:space="preserve"> </w:t>
      </w:r>
      <w:r>
        <w:t>no</w:t>
      </w:r>
      <w:r>
        <w:rPr>
          <w:spacing w:val="-8"/>
        </w:rPr>
        <w:t xml:space="preserve"> </w:t>
      </w:r>
      <w:r>
        <w:t>policies</w:t>
      </w:r>
      <w:r>
        <w:rPr>
          <w:spacing w:val="-9"/>
        </w:rPr>
        <w:t xml:space="preserve"> </w:t>
      </w:r>
      <w:r>
        <w:t>relating</w:t>
      </w:r>
      <w:r>
        <w:rPr>
          <w:spacing w:val="-8"/>
        </w:rPr>
        <w:t xml:space="preserve"> </w:t>
      </w:r>
      <w:r>
        <w:t>to</w:t>
      </w:r>
      <w:r>
        <w:rPr>
          <w:spacing w:val="-8"/>
        </w:rPr>
        <w:t xml:space="preserve"> </w:t>
      </w:r>
      <w:r>
        <w:t>internet sales or other distance sales by a franchise, distributor, licensee or business of ours.</w:t>
      </w:r>
    </w:p>
    <w:p w14:paraId="3615ACD8" w14:textId="77777777" w:rsidR="00C811EF" w:rsidRDefault="00C811EF">
      <w:pPr>
        <w:pStyle w:val="BodyText"/>
        <w:kinsoku w:val="0"/>
        <w:overflowPunct w:val="0"/>
        <w:spacing w:before="1"/>
      </w:pPr>
    </w:p>
    <w:p w14:paraId="7894A17F" w14:textId="4B77ECBD" w:rsidR="00C811EF" w:rsidRDefault="00C811EF">
      <w:pPr>
        <w:pStyle w:val="BodyText"/>
        <w:kinsoku w:val="0"/>
        <w:overflowPunct w:val="0"/>
        <w:ind w:left="720" w:right="719"/>
        <w:jc w:val="both"/>
      </w:pPr>
      <w:r>
        <w:t>We</w:t>
      </w:r>
      <w:r>
        <w:rPr>
          <w:spacing w:val="-3"/>
        </w:rPr>
        <w:t xml:space="preserve"> </w:t>
      </w:r>
      <w:r>
        <w:t>and</w:t>
      </w:r>
      <w:r>
        <w:rPr>
          <w:spacing w:val="-3"/>
        </w:rPr>
        <w:t xml:space="preserve"> </w:t>
      </w:r>
      <w:r>
        <w:t>our</w:t>
      </w:r>
      <w:r>
        <w:rPr>
          <w:spacing w:val="-1"/>
        </w:rPr>
        <w:t xml:space="preserve"> </w:t>
      </w:r>
      <w:r>
        <w:t>Affiliates</w:t>
      </w:r>
      <w:r>
        <w:rPr>
          <w:spacing w:val="-1"/>
        </w:rPr>
        <w:t xml:space="preserve"> </w:t>
      </w:r>
      <w:r>
        <w:t>may</w:t>
      </w:r>
      <w:r>
        <w:rPr>
          <w:spacing w:val="-1"/>
        </w:rPr>
        <w:t xml:space="preserve"> </w:t>
      </w:r>
      <w:r>
        <w:t>distribute</w:t>
      </w:r>
      <w:r>
        <w:rPr>
          <w:spacing w:val="-3"/>
        </w:rPr>
        <w:t xml:space="preserve"> </w:t>
      </w:r>
      <w:r>
        <w:t>or</w:t>
      </w:r>
      <w:r>
        <w:rPr>
          <w:spacing w:val="-2"/>
        </w:rPr>
        <w:t xml:space="preserve"> </w:t>
      </w:r>
      <w:r>
        <w:t>sell,</w:t>
      </w:r>
      <w:r>
        <w:rPr>
          <w:spacing w:val="-3"/>
        </w:rPr>
        <w:t xml:space="preserve"> </w:t>
      </w:r>
      <w:r>
        <w:t>by</w:t>
      </w:r>
      <w:r>
        <w:rPr>
          <w:spacing w:val="-1"/>
        </w:rPr>
        <w:t xml:space="preserve"> </w:t>
      </w:r>
      <w:r>
        <w:t>ourselves</w:t>
      </w:r>
      <w:r>
        <w:rPr>
          <w:spacing w:val="-1"/>
        </w:rPr>
        <w:t xml:space="preserve"> </w:t>
      </w:r>
      <w:r>
        <w:t>or</w:t>
      </w:r>
      <w:r>
        <w:rPr>
          <w:spacing w:val="-1"/>
        </w:rPr>
        <w:t xml:space="preserve"> </w:t>
      </w:r>
      <w:r>
        <w:t>through</w:t>
      </w:r>
      <w:r>
        <w:rPr>
          <w:spacing w:val="-3"/>
        </w:rPr>
        <w:t xml:space="preserve"> </w:t>
      </w:r>
      <w:r>
        <w:t>our</w:t>
      </w:r>
      <w:r>
        <w:rPr>
          <w:spacing w:val="-1"/>
        </w:rPr>
        <w:t xml:space="preserve"> </w:t>
      </w:r>
      <w:r>
        <w:t>Affiliates</w:t>
      </w:r>
      <w:r>
        <w:rPr>
          <w:spacing w:val="-1"/>
        </w:rPr>
        <w:t xml:space="preserve"> </w:t>
      </w:r>
      <w:r>
        <w:t>or</w:t>
      </w:r>
      <w:r>
        <w:rPr>
          <w:spacing w:val="-2"/>
        </w:rPr>
        <w:t xml:space="preserve"> </w:t>
      </w:r>
      <w:r>
        <w:t>license</w:t>
      </w:r>
      <w:r>
        <w:rPr>
          <w:spacing w:val="-3"/>
        </w:rPr>
        <w:t xml:space="preserve"> </w:t>
      </w:r>
      <w:r>
        <w:t>other</w:t>
      </w:r>
      <w:r>
        <w:rPr>
          <w:spacing w:val="-2"/>
        </w:rPr>
        <w:t xml:space="preserve"> </w:t>
      </w:r>
      <w:r>
        <w:t>persons, including, without limitation, other franchised businesses, to distribute or sell products, and offer services, including</w:t>
      </w:r>
      <w:r>
        <w:rPr>
          <w:spacing w:val="-9"/>
        </w:rPr>
        <w:t xml:space="preserve"> </w:t>
      </w:r>
      <w:r>
        <w:t>the</w:t>
      </w:r>
      <w:r>
        <w:rPr>
          <w:spacing w:val="-8"/>
        </w:rPr>
        <w:t xml:space="preserve"> </w:t>
      </w:r>
      <w:r>
        <w:t>Products</w:t>
      </w:r>
      <w:r>
        <w:rPr>
          <w:spacing w:val="-9"/>
        </w:rPr>
        <w:t xml:space="preserve"> </w:t>
      </w:r>
      <w:r>
        <w:t>and</w:t>
      </w:r>
      <w:r>
        <w:rPr>
          <w:spacing w:val="-9"/>
        </w:rPr>
        <w:t xml:space="preserve"> </w:t>
      </w:r>
      <w:r>
        <w:t>the</w:t>
      </w:r>
      <w:r>
        <w:rPr>
          <w:spacing w:val="-9"/>
        </w:rPr>
        <w:t xml:space="preserve"> </w:t>
      </w:r>
      <w:r>
        <w:t>Services,</w:t>
      </w:r>
      <w:r>
        <w:rPr>
          <w:spacing w:val="-9"/>
        </w:rPr>
        <w:t xml:space="preserve"> </w:t>
      </w:r>
      <w:r>
        <w:t>through</w:t>
      </w:r>
      <w:r>
        <w:rPr>
          <w:spacing w:val="-9"/>
        </w:rPr>
        <w:t xml:space="preserve"> </w:t>
      </w:r>
      <w:r>
        <w:t>Other</w:t>
      </w:r>
      <w:r>
        <w:rPr>
          <w:spacing w:val="-9"/>
        </w:rPr>
        <w:t xml:space="preserve"> </w:t>
      </w:r>
      <w:r>
        <w:t>Channels,</w:t>
      </w:r>
      <w:r>
        <w:rPr>
          <w:spacing w:val="-9"/>
        </w:rPr>
        <w:t xml:space="preserve"> </w:t>
      </w:r>
      <w:r>
        <w:t>whether</w:t>
      </w:r>
      <w:r>
        <w:rPr>
          <w:spacing w:val="-9"/>
        </w:rPr>
        <w:t xml:space="preserve"> </w:t>
      </w:r>
      <w:r>
        <w:t>inside</w:t>
      </w:r>
      <w:r>
        <w:rPr>
          <w:spacing w:val="-9"/>
        </w:rPr>
        <w:t xml:space="preserve"> </w:t>
      </w:r>
      <w:r>
        <w:t>or</w:t>
      </w:r>
      <w:r>
        <w:rPr>
          <w:spacing w:val="-9"/>
        </w:rPr>
        <w:t xml:space="preserve"> </w:t>
      </w:r>
      <w:r>
        <w:t>outside</w:t>
      </w:r>
      <w:r>
        <w:rPr>
          <w:spacing w:val="-9"/>
        </w:rPr>
        <w:t xml:space="preserve"> </w:t>
      </w:r>
      <w:r>
        <w:t>of</w:t>
      </w:r>
      <w:r>
        <w:rPr>
          <w:spacing w:val="-9"/>
        </w:rPr>
        <w:t xml:space="preserve"> </w:t>
      </w:r>
      <w:r>
        <w:t>the</w:t>
      </w:r>
      <w:r>
        <w:rPr>
          <w:spacing w:val="-9"/>
        </w:rPr>
        <w:t xml:space="preserve"> </w:t>
      </w:r>
      <w:r>
        <w:t>Territory and</w:t>
      </w:r>
      <w:r>
        <w:rPr>
          <w:spacing w:val="-9"/>
        </w:rPr>
        <w:t xml:space="preserve"> </w:t>
      </w:r>
      <w:r>
        <w:t>all</w:t>
      </w:r>
      <w:r>
        <w:rPr>
          <w:spacing w:val="-12"/>
        </w:rPr>
        <w:t xml:space="preserve"> </w:t>
      </w:r>
      <w:r>
        <w:t>without</w:t>
      </w:r>
      <w:r>
        <w:rPr>
          <w:spacing w:val="-9"/>
        </w:rPr>
        <w:t xml:space="preserve"> </w:t>
      </w:r>
      <w:r>
        <w:t>compensation</w:t>
      </w:r>
      <w:r>
        <w:rPr>
          <w:spacing w:val="-11"/>
        </w:rPr>
        <w:t xml:space="preserve"> </w:t>
      </w:r>
      <w:r>
        <w:t>to</w:t>
      </w:r>
      <w:r>
        <w:rPr>
          <w:spacing w:val="-9"/>
        </w:rPr>
        <w:t xml:space="preserve"> </w:t>
      </w:r>
      <w:r>
        <w:t>you</w:t>
      </w:r>
      <w:r>
        <w:rPr>
          <w:spacing w:val="-9"/>
        </w:rPr>
        <w:t xml:space="preserve"> </w:t>
      </w:r>
      <w:r>
        <w:t>and</w:t>
      </w:r>
      <w:r>
        <w:rPr>
          <w:spacing w:val="-9"/>
        </w:rPr>
        <w:t xml:space="preserve"> </w:t>
      </w:r>
      <w:r>
        <w:t>regardless</w:t>
      </w:r>
      <w:r>
        <w:rPr>
          <w:spacing w:val="-10"/>
        </w:rPr>
        <w:t xml:space="preserve"> </w:t>
      </w:r>
      <w:r>
        <w:t>of</w:t>
      </w:r>
      <w:r>
        <w:rPr>
          <w:spacing w:val="-9"/>
        </w:rPr>
        <w:t xml:space="preserve"> </w:t>
      </w:r>
      <w:r>
        <w:t>proximity</w:t>
      </w:r>
      <w:r>
        <w:rPr>
          <w:spacing w:val="-7"/>
        </w:rPr>
        <w:t xml:space="preserve"> </w:t>
      </w:r>
      <w:r>
        <w:t>of</w:t>
      </w:r>
      <w:r>
        <w:rPr>
          <w:spacing w:val="-11"/>
        </w:rPr>
        <w:t xml:space="preserve"> </w:t>
      </w:r>
      <w:r>
        <w:t>such</w:t>
      </w:r>
      <w:r>
        <w:rPr>
          <w:spacing w:val="-9"/>
        </w:rPr>
        <w:t xml:space="preserve"> </w:t>
      </w:r>
      <w:r>
        <w:t>Other</w:t>
      </w:r>
      <w:r>
        <w:rPr>
          <w:spacing w:val="-8"/>
        </w:rPr>
        <w:t xml:space="preserve"> </w:t>
      </w:r>
      <w:r>
        <w:t>Channels</w:t>
      </w:r>
      <w:r>
        <w:rPr>
          <w:spacing w:val="-10"/>
        </w:rPr>
        <w:t xml:space="preserve"> </w:t>
      </w:r>
      <w:r>
        <w:t>to</w:t>
      </w:r>
      <w:r>
        <w:rPr>
          <w:spacing w:val="-12"/>
        </w:rPr>
        <w:t xml:space="preserve"> </w:t>
      </w:r>
      <w:r>
        <w:t>your</w:t>
      </w:r>
      <w:r>
        <w:rPr>
          <w:spacing w:val="-10"/>
        </w:rPr>
        <w:t xml:space="preserve"> </w:t>
      </w:r>
      <w:del w:id="576" w:author="Matthew Levine" w:date="2025-06-06T13:36:00Z" w16du:dateUtc="2025-06-06T17:36:00Z">
        <w:r w:rsidDel="00D31982">
          <w:delText>Studio</w:delText>
        </w:r>
      </w:del>
      <w:ins w:id="577" w:author="Matthew Levine" w:date="2025-06-06T13:36:00Z" w16du:dateUtc="2025-06-06T17:36:00Z">
        <w:r w:rsidR="00D31982">
          <w:t>[Premise Café]</w:t>
        </w:r>
      </w:ins>
      <w:r>
        <w:rPr>
          <w:spacing w:val="-9"/>
        </w:rPr>
        <w:t xml:space="preserve"> </w:t>
      </w:r>
      <w:r>
        <w:t xml:space="preserve">and regardless of the real or potential impact on the revenues or profits of your </w:t>
      </w:r>
      <w:del w:id="578" w:author="Matthew Levine" w:date="2025-06-06T13:36:00Z" w16du:dateUtc="2025-06-06T17:36:00Z">
        <w:r w:rsidDel="00D31982">
          <w:delText>Studio</w:delText>
        </w:r>
      </w:del>
      <w:ins w:id="579" w:author="Matthew Levine" w:date="2025-06-06T13:36:00Z" w16du:dateUtc="2025-06-06T17:36:00Z">
        <w:r w:rsidR="00D31982">
          <w:t>[Premise Café]</w:t>
        </w:r>
      </w:ins>
      <w:r>
        <w:t>.</w:t>
      </w:r>
    </w:p>
    <w:p w14:paraId="79048CD4" w14:textId="77777777" w:rsidR="00C811EF" w:rsidRDefault="00C811EF">
      <w:pPr>
        <w:pStyle w:val="BodyText"/>
        <w:kinsoku w:val="0"/>
        <w:overflowPunct w:val="0"/>
      </w:pPr>
    </w:p>
    <w:p w14:paraId="3E9B9F6C" w14:textId="77777777" w:rsidR="00C811EF" w:rsidRDefault="00C811EF">
      <w:pPr>
        <w:pStyle w:val="BodyText"/>
        <w:kinsoku w:val="0"/>
        <w:overflowPunct w:val="0"/>
        <w:spacing w:before="1"/>
      </w:pPr>
    </w:p>
    <w:p w14:paraId="733FB631" w14:textId="77777777" w:rsidR="00C811EF" w:rsidRDefault="00C811EF">
      <w:pPr>
        <w:pStyle w:val="Heading7"/>
        <w:kinsoku w:val="0"/>
        <w:overflowPunct w:val="0"/>
        <w:ind w:left="67"/>
        <w:rPr>
          <w:spacing w:val="-2"/>
        </w:rPr>
      </w:pPr>
      <w:bookmarkStart w:id="580" w:name="ITEM_28_-_FRANCHISEEíS_OBLIGATIONS"/>
      <w:bookmarkEnd w:id="580"/>
      <w:r>
        <w:t>ITEM</w:t>
      </w:r>
      <w:r>
        <w:rPr>
          <w:spacing w:val="-6"/>
        </w:rPr>
        <w:t xml:space="preserve"> </w:t>
      </w:r>
      <w:r>
        <w:t>28</w:t>
      </w:r>
      <w:r>
        <w:rPr>
          <w:spacing w:val="-7"/>
        </w:rPr>
        <w:t xml:space="preserve"> </w:t>
      </w:r>
      <w:r>
        <w:t>-</w:t>
      </w:r>
      <w:r>
        <w:rPr>
          <w:spacing w:val="-6"/>
        </w:rPr>
        <w:t xml:space="preserve"> </w:t>
      </w:r>
      <w:r>
        <w:t>FRANCHISEE’S</w:t>
      </w:r>
      <w:r>
        <w:rPr>
          <w:spacing w:val="-5"/>
        </w:rPr>
        <w:t xml:space="preserve"> </w:t>
      </w:r>
      <w:r>
        <w:rPr>
          <w:spacing w:val="-2"/>
        </w:rPr>
        <w:t>OBLIGATIONS</w:t>
      </w:r>
    </w:p>
    <w:p w14:paraId="6E3D6C56" w14:textId="77777777" w:rsidR="00C811EF" w:rsidRDefault="00C811EF">
      <w:pPr>
        <w:pStyle w:val="BodyText"/>
        <w:kinsoku w:val="0"/>
        <w:overflowPunct w:val="0"/>
        <w:spacing w:before="22"/>
        <w:rPr>
          <w:b/>
          <w:bCs/>
        </w:rPr>
      </w:pPr>
    </w:p>
    <w:p w14:paraId="457206DE" w14:textId="77777777" w:rsidR="00C811EF" w:rsidRDefault="00C811EF">
      <w:pPr>
        <w:pStyle w:val="BodyText"/>
        <w:kinsoku w:val="0"/>
        <w:overflowPunct w:val="0"/>
        <w:ind w:left="720" w:right="716"/>
        <w:jc w:val="both"/>
        <w:rPr>
          <w:spacing w:val="-2"/>
        </w:rPr>
      </w:pPr>
      <w:r>
        <w:t>THIS TABLE LISTS SOME OF YOUR PRINCIPAL OBLIGATIONS UNDER THE FRANCHISE AGREEMENT</w:t>
      </w:r>
      <w:r>
        <w:rPr>
          <w:spacing w:val="-14"/>
        </w:rPr>
        <w:t xml:space="preserve"> </w:t>
      </w:r>
      <w:r>
        <w:t>AND</w:t>
      </w:r>
      <w:r>
        <w:rPr>
          <w:spacing w:val="-14"/>
        </w:rPr>
        <w:t xml:space="preserve"> </w:t>
      </w:r>
      <w:r>
        <w:t>OTHER</w:t>
      </w:r>
      <w:r>
        <w:rPr>
          <w:spacing w:val="-14"/>
        </w:rPr>
        <w:t xml:space="preserve"> </w:t>
      </w:r>
      <w:r>
        <w:t>AGREEMENTS.</w:t>
      </w:r>
      <w:r>
        <w:rPr>
          <w:spacing w:val="-14"/>
        </w:rPr>
        <w:t xml:space="preserve"> </w:t>
      </w:r>
      <w:r>
        <w:t>IT</w:t>
      </w:r>
      <w:r>
        <w:rPr>
          <w:spacing w:val="-14"/>
        </w:rPr>
        <w:t xml:space="preserve"> </w:t>
      </w:r>
      <w:r>
        <w:t>WILL</w:t>
      </w:r>
      <w:r>
        <w:rPr>
          <w:spacing w:val="-14"/>
        </w:rPr>
        <w:t xml:space="preserve"> </w:t>
      </w:r>
      <w:r>
        <w:t>HELP</w:t>
      </w:r>
      <w:r>
        <w:rPr>
          <w:spacing w:val="-14"/>
        </w:rPr>
        <w:t xml:space="preserve"> </w:t>
      </w:r>
      <w:r>
        <w:t>YOU</w:t>
      </w:r>
      <w:r>
        <w:rPr>
          <w:spacing w:val="-14"/>
        </w:rPr>
        <w:t xml:space="preserve"> </w:t>
      </w:r>
      <w:r>
        <w:t>FIND</w:t>
      </w:r>
      <w:r>
        <w:rPr>
          <w:spacing w:val="-14"/>
        </w:rPr>
        <w:t xml:space="preserve"> </w:t>
      </w:r>
      <w:r>
        <w:t>MORE</w:t>
      </w:r>
      <w:r>
        <w:rPr>
          <w:spacing w:val="-13"/>
        </w:rPr>
        <w:t xml:space="preserve"> </w:t>
      </w:r>
      <w:r>
        <w:t>DETAILED</w:t>
      </w:r>
      <w:r>
        <w:rPr>
          <w:spacing w:val="-14"/>
        </w:rPr>
        <w:t xml:space="preserve"> </w:t>
      </w:r>
      <w:r>
        <w:t xml:space="preserve">INFORMATION </w:t>
      </w:r>
      <w:r>
        <w:rPr>
          <w:spacing w:val="-2"/>
        </w:rPr>
        <w:t>ABOUT</w:t>
      </w:r>
      <w:r>
        <w:rPr>
          <w:spacing w:val="-4"/>
        </w:rPr>
        <w:t xml:space="preserve"> </w:t>
      </w:r>
      <w:r>
        <w:rPr>
          <w:spacing w:val="-2"/>
        </w:rPr>
        <w:t>YOUR</w:t>
      </w:r>
      <w:r>
        <w:rPr>
          <w:spacing w:val="-4"/>
        </w:rPr>
        <w:t xml:space="preserve"> </w:t>
      </w:r>
      <w:r>
        <w:rPr>
          <w:spacing w:val="-2"/>
        </w:rPr>
        <w:t>OBLIGATIONS</w:t>
      </w:r>
      <w:r>
        <w:rPr>
          <w:spacing w:val="-9"/>
        </w:rPr>
        <w:t xml:space="preserve"> </w:t>
      </w:r>
      <w:r>
        <w:rPr>
          <w:spacing w:val="-2"/>
        </w:rPr>
        <w:t>IN</w:t>
      </w:r>
      <w:r>
        <w:rPr>
          <w:spacing w:val="-7"/>
        </w:rPr>
        <w:t xml:space="preserve"> </w:t>
      </w:r>
      <w:r>
        <w:rPr>
          <w:spacing w:val="-2"/>
        </w:rPr>
        <w:t>THESE</w:t>
      </w:r>
      <w:r>
        <w:rPr>
          <w:spacing w:val="-6"/>
        </w:rPr>
        <w:t xml:space="preserve"> </w:t>
      </w:r>
      <w:r>
        <w:rPr>
          <w:spacing w:val="-2"/>
        </w:rPr>
        <w:t>AGREEMENTS</w:t>
      </w:r>
      <w:r>
        <w:rPr>
          <w:spacing w:val="-6"/>
        </w:rPr>
        <w:t xml:space="preserve"> </w:t>
      </w:r>
      <w:r>
        <w:rPr>
          <w:spacing w:val="-2"/>
        </w:rPr>
        <w:t>AND</w:t>
      </w:r>
      <w:r>
        <w:rPr>
          <w:spacing w:val="-5"/>
        </w:rPr>
        <w:t xml:space="preserve"> </w:t>
      </w:r>
      <w:r>
        <w:rPr>
          <w:spacing w:val="-2"/>
        </w:rPr>
        <w:t>IN</w:t>
      </w:r>
      <w:r>
        <w:rPr>
          <w:spacing w:val="-7"/>
        </w:rPr>
        <w:t xml:space="preserve"> </w:t>
      </w:r>
      <w:r>
        <w:rPr>
          <w:spacing w:val="-2"/>
        </w:rPr>
        <w:t>OTHER</w:t>
      </w:r>
      <w:r>
        <w:rPr>
          <w:spacing w:val="-5"/>
        </w:rPr>
        <w:t xml:space="preserve"> </w:t>
      </w:r>
      <w:r>
        <w:rPr>
          <w:spacing w:val="-2"/>
        </w:rPr>
        <w:t>ITEMS</w:t>
      </w:r>
      <w:r>
        <w:rPr>
          <w:spacing w:val="-3"/>
        </w:rPr>
        <w:t xml:space="preserve"> </w:t>
      </w:r>
      <w:r>
        <w:rPr>
          <w:spacing w:val="-2"/>
        </w:rPr>
        <w:t>OF</w:t>
      </w:r>
      <w:r>
        <w:rPr>
          <w:spacing w:val="-7"/>
        </w:rPr>
        <w:t xml:space="preserve"> </w:t>
      </w:r>
      <w:r>
        <w:rPr>
          <w:spacing w:val="-2"/>
        </w:rPr>
        <w:t>THIS</w:t>
      </w:r>
      <w:r>
        <w:rPr>
          <w:spacing w:val="-6"/>
        </w:rPr>
        <w:t xml:space="preserve"> </w:t>
      </w:r>
      <w:r>
        <w:rPr>
          <w:spacing w:val="-2"/>
        </w:rPr>
        <w:t>DISCLOSURE DOCUMENT.</w:t>
      </w:r>
    </w:p>
    <w:p w14:paraId="427E5494" w14:textId="77777777" w:rsidR="00C811EF" w:rsidRDefault="00C811EF">
      <w:pPr>
        <w:pStyle w:val="BodyText"/>
        <w:kinsoku w:val="0"/>
        <w:overflowPunct w:val="0"/>
      </w:pPr>
    </w:p>
    <w:p w14:paraId="037F9B1E" w14:textId="77777777" w:rsidR="00C811EF" w:rsidRDefault="00C811EF">
      <w:pPr>
        <w:pStyle w:val="Heading7"/>
        <w:kinsoku w:val="0"/>
        <w:overflowPunct w:val="0"/>
        <w:ind w:left="720" w:right="715"/>
        <w:jc w:val="both"/>
      </w:pPr>
      <w:r>
        <w:rPr>
          <w:u w:val="thick"/>
        </w:rPr>
        <w:t>CAUTION</w:t>
      </w:r>
      <w:r>
        <w:t>:</w:t>
      </w:r>
      <w:r>
        <w:rPr>
          <w:spacing w:val="80"/>
        </w:rPr>
        <w:t xml:space="preserve">  </w:t>
      </w:r>
      <w:r>
        <w:t>PLEASE NOTE THAT THIS TABLE IS NOT AN EXHAUSTIVE LIST AND YOU MAY HAVE</w:t>
      </w:r>
      <w:r>
        <w:rPr>
          <w:spacing w:val="-10"/>
        </w:rPr>
        <w:t xml:space="preserve"> </w:t>
      </w:r>
      <w:r>
        <w:t>ADDITIONAL</w:t>
      </w:r>
      <w:r>
        <w:rPr>
          <w:spacing w:val="-5"/>
        </w:rPr>
        <w:t xml:space="preserve"> </w:t>
      </w:r>
      <w:r>
        <w:t>OBLIGATIONS.</w:t>
      </w:r>
      <w:r>
        <w:rPr>
          <w:spacing w:val="-9"/>
        </w:rPr>
        <w:t xml:space="preserve"> </w:t>
      </w:r>
      <w:r>
        <w:t>THE</w:t>
      </w:r>
      <w:r>
        <w:rPr>
          <w:spacing w:val="-7"/>
        </w:rPr>
        <w:t xml:space="preserve"> </w:t>
      </w:r>
      <w:r>
        <w:t>FOLLOWING</w:t>
      </w:r>
      <w:r>
        <w:rPr>
          <w:spacing w:val="-7"/>
        </w:rPr>
        <w:t xml:space="preserve"> </w:t>
      </w:r>
      <w:r>
        <w:t>TABLE</w:t>
      </w:r>
      <w:r>
        <w:rPr>
          <w:spacing w:val="-7"/>
        </w:rPr>
        <w:t xml:space="preserve"> </w:t>
      </w:r>
      <w:r>
        <w:t>IS</w:t>
      </w:r>
      <w:r>
        <w:rPr>
          <w:spacing w:val="-7"/>
        </w:rPr>
        <w:t xml:space="preserve"> </w:t>
      </w:r>
      <w:r>
        <w:t>NOT</w:t>
      </w:r>
      <w:r>
        <w:rPr>
          <w:spacing w:val="-8"/>
        </w:rPr>
        <w:t xml:space="preserve"> </w:t>
      </w:r>
      <w:r>
        <w:t>INTENDED</w:t>
      </w:r>
      <w:r>
        <w:rPr>
          <w:spacing w:val="-6"/>
        </w:rPr>
        <w:t xml:space="preserve"> </w:t>
      </w:r>
      <w:r>
        <w:t>TO</w:t>
      </w:r>
      <w:r>
        <w:rPr>
          <w:spacing w:val="-8"/>
        </w:rPr>
        <w:t xml:space="preserve"> </w:t>
      </w:r>
      <w:r>
        <w:t>REPLACE</w:t>
      </w:r>
      <w:r>
        <w:rPr>
          <w:spacing w:val="-7"/>
        </w:rPr>
        <w:t xml:space="preserve"> </w:t>
      </w:r>
      <w:r>
        <w:t>THE APPLICABLE TERMS AND CONDITIONS OF THE FRANCHISE AGREEMENT.</w:t>
      </w:r>
      <w:r>
        <w:rPr>
          <w:spacing w:val="40"/>
        </w:rPr>
        <w:t xml:space="preserve"> </w:t>
      </w:r>
      <w:r>
        <w:t>REFERENCE THEREFORE</w:t>
      </w:r>
      <w:r>
        <w:rPr>
          <w:spacing w:val="-8"/>
        </w:rPr>
        <w:t xml:space="preserve"> </w:t>
      </w:r>
      <w:r>
        <w:t>SHOULD</w:t>
      </w:r>
      <w:r>
        <w:rPr>
          <w:spacing w:val="-7"/>
        </w:rPr>
        <w:t xml:space="preserve"> </w:t>
      </w:r>
      <w:r>
        <w:t>BE</w:t>
      </w:r>
      <w:r>
        <w:rPr>
          <w:spacing w:val="-10"/>
        </w:rPr>
        <w:t xml:space="preserve"> </w:t>
      </w:r>
      <w:r>
        <w:t>MADE</w:t>
      </w:r>
      <w:r>
        <w:rPr>
          <w:spacing w:val="-8"/>
        </w:rPr>
        <w:t xml:space="preserve"> </w:t>
      </w:r>
      <w:r>
        <w:t>TO</w:t>
      </w:r>
      <w:r>
        <w:rPr>
          <w:spacing w:val="-9"/>
        </w:rPr>
        <w:t xml:space="preserve"> </w:t>
      </w:r>
      <w:r>
        <w:t>THE</w:t>
      </w:r>
      <w:r>
        <w:rPr>
          <w:spacing w:val="-10"/>
        </w:rPr>
        <w:t xml:space="preserve"> </w:t>
      </w:r>
      <w:r>
        <w:t>FRANCHISE</w:t>
      </w:r>
      <w:r>
        <w:rPr>
          <w:spacing w:val="-8"/>
        </w:rPr>
        <w:t xml:space="preserve"> </w:t>
      </w:r>
      <w:r>
        <w:t>AGREEMENT.</w:t>
      </w:r>
      <w:r>
        <w:rPr>
          <w:spacing w:val="40"/>
        </w:rPr>
        <w:t xml:space="preserve"> </w:t>
      </w:r>
      <w:r>
        <w:t>WE</w:t>
      </w:r>
      <w:r>
        <w:rPr>
          <w:spacing w:val="-8"/>
        </w:rPr>
        <w:t xml:space="preserve"> </w:t>
      </w:r>
      <w:r>
        <w:t>RECOMMEND</w:t>
      </w:r>
      <w:r>
        <w:rPr>
          <w:spacing w:val="-7"/>
        </w:rPr>
        <w:t xml:space="preserve"> </w:t>
      </w:r>
      <w:r>
        <w:t>THAT</w:t>
      </w:r>
      <w:r>
        <w:rPr>
          <w:spacing w:val="-6"/>
        </w:rPr>
        <w:t xml:space="preserve"> </w:t>
      </w:r>
      <w:r>
        <w:t>YOU THOROUGHLY REVIEW THE FOLLOWING WITH YOUR LAWYERS AND OTHER PROFESSIONAL ADVISORS. IN THE EVENT OF ANY INCONSISTENCY BETWEEN THIS ITEM 28 AND THE FRANCHISE AGREEMENT, THE TERMS AND CONDITIONS OF THE FRANCHISE AGREEMENT SHALL PREVAIL.</w:t>
      </w:r>
    </w:p>
    <w:p w14:paraId="516E9036" w14:textId="77777777" w:rsidR="00C811EF" w:rsidRDefault="00C811EF">
      <w:pPr>
        <w:pStyle w:val="BodyText"/>
        <w:kinsoku w:val="0"/>
        <w:overflowPunct w:val="0"/>
        <w:spacing w:before="1"/>
        <w:rPr>
          <w:b/>
          <w:bCs/>
        </w:rPr>
      </w:pPr>
    </w:p>
    <w:tbl>
      <w:tblPr>
        <w:tblW w:w="0" w:type="auto"/>
        <w:tblInd w:w="1071" w:type="dxa"/>
        <w:tblLayout w:type="fixed"/>
        <w:tblCellMar>
          <w:left w:w="0" w:type="dxa"/>
          <w:right w:w="0" w:type="dxa"/>
        </w:tblCellMar>
        <w:tblLook w:val="0000" w:firstRow="0" w:lastRow="0" w:firstColumn="0" w:lastColumn="0" w:noHBand="0" w:noVBand="0"/>
      </w:tblPr>
      <w:tblGrid>
        <w:gridCol w:w="3840"/>
        <w:gridCol w:w="2676"/>
        <w:gridCol w:w="2796"/>
      </w:tblGrid>
      <w:tr w:rsidR="00C811EF" w14:paraId="3603FA6E" w14:textId="77777777">
        <w:trPr>
          <w:trHeight w:val="759"/>
        </w:trPr>
        <w:tc>
          <w:tcPr>
            <w:tcW w:w="3840" w:type="dxa"/>
            <w:tcBorders>
              <w:top w:val="single" w:sz="6" w:space="0" w:color="000000"/>
              <w:left w:val="single" w:sz="6" w:space="0" w:color="000000"/>
              <w:bottom w:val="single" w:sz="8" w:space="0" w:color="000000"/>
              <w:right w:val="single" w:sz="6" w:space="0" w:color="000000"/>
            </w:tcBorders>
            <w:shd w:val="clear" w:color="auto" w:fill="C0C0C0"/>
          </w:tcPr>
          <w:p w14:paraId="199F37F1" w14:textId="77777777" w:rsidR="00C811EF" w:rsidRDefault="00C811EF">
            <w:pPr>
              <w:pStyle w:val="TableParagraph"/>
              <w:kinsoku w:val="0"/>
              <w:overflowPunct w:val="0"/>
              <w:spacing w:before="167"/>
              <w:rPr>
                <w:b/>
                <w:bCs/>
                <w:sz w:val="20"/>
                <w:szCs w:val="20"/>
              </w:rPr>
            </w:pPr>
          </w:p>
          <w:p w14:paraId="0C31E79B" w14:textId="77777777" w:rsidR="00C811EF" w:rsidRDefault="00C811EF">
            <w:pPr>
              <w:pStyle w:val="TableParagraph"/>
              <w:kinsoku w:val="0"/>
              <w:overflowPunct w:val="0"/>
              <w:spacing w:before="1"/>
              <w:ind w:left="13"/>
              <w:jc w:val="center"/>
              <w:rPr>
                <w:b/>
                <w:bCs/>
                <w:spacing w:val="-2"/>
                <w:sz w:val="20"/>
                <w:szCs w:val="20"/>
              </w:rPr>
            </w:pPr>
            <w:r>
              <w:rPr>
                <w:b/>
                <w:bCs/>
                <w:spacing w:val="-2"/>
                <w:sz w:val="20"/>
                <w:szCs w:val="20"/>
              </w:rPr>
              <w:t>Obligation</w:t>
            </w:r>
          </w:p>
        </w:tc>
        <w:tc>
          <w:tcPr>
            <w:tcW w:w="2676" w:type="dxa"/>
            <w:tcBorders>
              <w:top w:val="single" w:sz="6" w:space="0" w:color="000000"/>
              <w:left w:val="single" w:sz="6" w:space="0" w:color="000000"/>
              <w:bottom w:val="single" w:sz="8" w:space="0" w:color="000000"/>
              <w:right w:val="single" w:sz="6" w:space="0" w:color="000000"/>
            </w:tcBorders>
            <w:shd w:val="clear" w:color="auto" w:fill="C0C0C0"/>
          </w:tcPr>
          <w:p w14:paraId="718ECA9F" w14:textId="77777777" w:rsidR="00C811EF" w:rsidRDefault="00C811EF">
            <w:pPr>
              <w:pStyle w:val="TableParagraph"/>
              <w:kinsoku w:val="0"/>
              <w:overflowPunct w:val="0"/>
              <w:spacing w:before="167"/>
              <w:ind w:left="815" w:hanging="454"/>
              <w:rPr>
                <w:b/>
                <w:bCs/>
                <w:spacing w:val="-2"/>
                <w:sz w:val="20"/>
                <w:szCs w:val="20"/>
              </w:rPr>
            </w:pPr>
            <w:r>
              <w:rPr>
                <w:b/>
                <w:bCs/>
                <w:sz w:val="20"/>
                <w:szCs w:val="20"/>
              </w:rPr>
              <w:t>Section</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Franchise </w:t>
            </w:r>
            <w:r>
              <w:rPr>
                <w:b/>
                <w:bCs/>
                <w:spacing w:val="-2"/>
                <w:sz w:val="20"/>
                <w:szCs w:val="20"/>
              </w:rPr>
              <w:t>Agreement</w:t>
            </w:r>
          </w:p>
        </w:tc>
        <w:tc>
          <w:tcPr>
            <w:tcW w:w="2796" w:type="dxa"/>
            <w:tcBorders>
              <w:top w:val="single" w:sz="6" w:space="0" w:color="000000"/>
              <w:left w:val="single" w:sz="6" w:space="0" w:color="000000"/>
              <w:bottom w:val="single" w:sz="8" w:space="0" w:color="000000"/>
              <w:right w:val="single" w:sz="6" w:space="0" w:color="000000"/>
            </w:tcBorders>
            <w:shd w:val="clear" w:color="auto" w:fill="C0C0C0"/>
          </w:tcPr>
          <w:p w14:paraId="0E002123" w14:textId="77777777" w:rsidR="00C811EF" w:rsidRDefault="00C811EF">
            <w:pPr>
              <w:pStyle w:val="TableParagraph"/>
              <w:kinsoku w:val="0"/>
              <w:overflowPunct w:val="0"/>
              <w:spacing w:before="167"/>
              <w:ind w:left="909" w:hanging="373"/>
              <w:rPr>
                <w:b/>
                <w:bCs/>
                <w:spacing w:val="-2"/>
                <w:sz w:val="20"/>
                <w:szCs w:val="20"/>
              </w:rPr>
            </w:pPr>
            <w:r>
              <w:rPr>
                <w:b/>
                <w:bCs/>
                <w:sz w:val="20"/>
                <w:szCs w:val="20"/>
              </w:rPr>
              <w:t>Item</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Disclosure </w:t>
            </w:r>
            <w:r>
              <w:rPr>
                <w:b/>
                <w:bCs/>
                <w:spacing w:val="-2"/>
                <w:sz w:val="20"/>
                <w:szCs w:val="20"/>
              </w:rPr>
              <w:t>Document</w:t>
            </w:r>
          </w:p>
        </w:tc>
      </w:tr>
      <w:tr w:rsidR="00C811EF" w14:paraId="47A57E0D" w14:textId="77777777">
        <w:trPr>
          <w:trHeight w:val="760"/>
        </w:trPr>
        <w:tc>
          <w:tcPr>
            <w:tcW w:w="3840" w:type="dxa"/>
            <w:tcBorders>
              <w:top w:val="single" w:sz="8" w:space="0" w:color="000000"/>
              <w:left w:val="single" w:sz="6" w:space="0" w:color="000000"/>
              <w:bottom w:val="single" w:sz="8" w:space="0" w:color="000000"/>
              <w:right w:val="single" w:sz="6" w:space="0" w:color="000000"/>
            </w:tcBorders>
          </w:tcPr>
          <w:p w14:paraId="51AB2913" w14:textId="77777777" w:rsidR="00C811EF" w:rsidRDefault="00C811EF">
            <w:pPr>
              <w:pStyle w:val="TableParagraph"/>
              <w:tabs>
                <w:tab w:val="left" w:pos="1521"/>
              </w:tabs>
              <w:kinsoku w:val="0"/>
              <w:overflowPunct w:val="0"/>
              <w:spacing w:before="168"/>
              <w:ind w:left="1521" w:right="691" w:hanging="720"/>
              <w:rPr>
                <w:spacing w:val="-2"/>
                <w:sz w:val="20"/>
                <w:szCs w:val="20"/>
              </w:rPr>
            </w:pPr>
            <w:r>
              <w:rPr>
                <w:spacing w:val="-6"/>
                <w:sz w:val="20"/>
                <w:szCs w:val="20"/>
              </w:rPr>
              <w:t>a.</w:t>
            </w:r>
            <w:r>
              <w:rPr>
                <w:sz w:val="20"/>
                <w:szCs w:val="20"/>
              </w:rPr>
              <w:tab/>
              <w:t>Site</w:t>
            </w:r>
            <w:r>
              <w:rPr>
                <w:spacing w:val="-14"/>
                <w:sz w:val="20"/>
                <w:szCs w:val="20"/>
              </w:rPr>
              <w:t xml:space="preserve"> </w:t>
            </w:r>
            <w:r>
              <w:rPr>
                <w:sz w:val="20"/>
                <w:szCs w:val="20"/>
              </w:rPr>
              <w:t>Selection</w:t>
            </w:r>
            <w:r>
              <w:rPr>
                <w:spacing w:val="-14"/>
                <w:sz w:val="20"/>
                <w:szCs w:val="20"/>
              </w:rPr>
              <w:t xml:space="preserve"> </w:t>
            </w:r>
            <w:r>
              <w:rPr>
                <w:sz w:val="20"/>
                <w:szCs w:val="20"/>
              </w:rPr>
              <w:t xml:space="preserve">and </w:t>
            </w:r>
            <w:r>
              <w:rPr>
                <w:spacing w:val="-2"/>
                <w:sz w:val="20"/>
                <w:szCs w:val="20"/>
              </w:rPr>
              <w:t>acquisition/lease</w:t>
            </w:r>
          </w:p>
        </w:tc>
        <w:tc>
          <w:tcPr>
            <w:tcW w:w="2676" w:type="dxa"/>
            <w:tcBorders>
              <w:top w:val="single" w:sz="8" w:space="0" w:color="000000"/>
              <w:left w:val="single" w:sz="6" w:space="0" w:color="000000"/>
              <w:bottom w:val="single" w:sz="8" w:space="0" w:color="000000"/>
              <w:right w:val="single" w:sz="6" w:space="0" w:color="000000"/>
            </w:tcBorders>
          </w:tcPr>
          <w:p w14:paraId="2E5392F3" w14:textId="77777777" w:rsidR="00C811EF" w:rsidRDefault="00C811EF">
            <w:pPr>
              <w:pStyle w:val="TableParagraph"/>
              <w:kinsoku w:val="0"/>
              <w:overflowPunct w:val="0"/>
              <w:spacing w:before="171"/>
              <w:ind w:left="16" w:right="4"/>
              <w:jc w:val="center"/>
              <w:rPr>
                <w:spacing w:val="-10"/>
                <w:sz w:val="20"/>
                <w:szCs w:val="20"/>
              </w:rPr>
            </w:pPr>
            <w:r>
              <w:rPr>
                <w:sz w:val="20"/>
                <w:szCs w:val="20"/>
              </w:rPr>
              <w:t>2.1,</w:t>
            </w:r>
            <w:r>
              <w:rPr>
                <w:spacing w:val="-6"/>
                <w:sz w:val="20"/>
                <w:szCs w:val="20"/>
              </w:rPr>
              <w:t xml:space="preserve"> </w:t>
            </w:r>
            <w:r>
              <w:rPr>
                <w:spacing w:val="-10"/>
                <w:sz w:val="20"/>
                <w:szCs w:val="20"/>
              </w:rPr>
              <w:t>8</w:t>
            </w:r>
          </w:p>
        </w:tc>
        <w:tc>
          <w:tcPr>
            <w:tcW w:w="2796" w:type="dxa"/>
            <w:tcBorders>
              <w:top w:val="single" w:sz="8" w:space="0" w:color="000000"/>
              <w:left w:val="single" w:sz="6" w:space="0" w:color="000000"/>
              <w:bottom w:val="single" w:sz="8" w:space="0" w:color="000000"/>
              <w:right w:val="single" w:sz="6" w:space="0" w:color="000000"/>
            </w:tcBorders>
          </w:tcPr>
          <w:p w14:paraId="57392DF9"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15</w:t>
            </w:r>
          </w:p>
        </w:tc>
      </w:tr>
      <w:tr w:rsidR="00C811EF" w14:paraId="15CD2FEB"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32E19556" w14:textId="77777777" w:rsidR="00C811EF" w:rsidRDefault="00C811EF">
            <w:pPr>
              <w:pStyle w:val="TableParagraph"/>
              <w:tabs>
                <w:tab w:val="left" w:pos="1521"/>
              </w:tabs>
              <w:kinsoku w:val="0"/>
              <w:overflowPunct w:val="0"/>
              <w:spacing w:before="166" w:line="242" w:lineRule="auto"/>
              <w:ind w:left="1521" w:right="747" w:hanging="720"/>
              <w:rPr>
                <w:spacing w:val="-2"/>
                <w:sz w:val="20"/>
                <w:szCs w:val="20"/>
              </w:rPr>
            </w:pPr>
            <w:r>
              <w:rPr>
                <w:spacing w:val="-6"/>
                <w:sz w:val="20"/>
                <w:szCs w:val="20"/>
              </w:rPr>
              <w:t>b.</w:t>
            </w:r>
            <w:r>
              <w:rPr>
                <w:sz w:val="20"/>
                <w:szCs w:val="20"/>
              </w:rPr>
              <w:tab/>
            </w:r>
            <w:r>
              <w:rPr>
                <w:spacing w:val="-2"/>
                <w:sz w:val="20"/>
                <w:szCs w:val="20"/>
              </w:rPr>
              <w:t>Pre-opening purchases/leases</w:t>
            </w:r>
          </w:p>
        </w:tc>
        <w:tc>
          <w:tcPr>
            <w:tcW w:w="2676" w:type="dxa"/>
            <w:tcBorders>
              <w:top w:val="single" w:sz="8" w:space="0" w:color="000000"/>
              <w:left w:val="single" w:sz="6" w:space="0" w:color="000000"/>
              <w:bottom w:val="single" w:sz="8" w:space="0" w:color="000000"/>
              <w:right w:val="single" w:sz="6" w:space="0" w:color="000000"/>
            </w:tcBorders>
          </w:tcPr>
          <w:p w14:paraId="132ACB34" w14:textId="77777777" w:rsidR="00C811EF" w:rsidRDefault="00C811EF">
            <w:pPr>
              <w:pStyle w:val="TableParagraph"/>
              <w:kinsoku w:val="0"/>
              <w:overflowPunct w:val="0"/>
              <w:spacing w:before="168"/>
              <w:ind w:left="16" w:right="4"/>
              <w:jc w:val="center"/>
              <w:rPr>
                <w:spacing w:val="-12"/>
                <w:sz w:val="20"/>
                <w:szCs w:val="20"/>
              </w:rPr>
            </w:pPr>
            <w:r>
              <w:rPr>
                <w:sz w:val="20"/>
                <w:szCs w:val="20"/>
              </w:rPr>
              <w:t>8,</w:t>
            </w:r>
            <w:r>
              <w:rPr>
                <w:spacing w:val="-4"/>
                <w:sz w:val="20"/>
                <w:szCs w:val="20"/>
              </w:rPr>
              <w:t xml:space="preserve"> </w:t>
            </w:r>
            <w:r>
              <w:rPr>
                <w:spacing w:val="-12"/>
                <w:sz w:val="20"/>
                <w:szCs w:val="20"/>
              </w:rPr>
              <w:t>9</w:t>
            </w:r>
          </w:p>
        </w:tc>
        <w:tc>
          <w:tcPr>
            <w:tcW w:w="2796" w:type="dxa"/>
            <w:tcBorders>
              <w:top w:val="single" w:sz="8" w:space="0" w:color="000000"/>
              <w:left w:val="single" w:sz="6" w:space="0" w:color="000000"/>
              <w:bottom w:val="single" w:sz="8" w:space="0" w:color="000000"/>
              <w:right w:val="single" w:sz="6" w:space="0" w:color="000000"/>
            </w:tcBorders>
          </w:tcPr>
          <w:p w14:paraId="6BC23DE3" w14:textId="77777777" w:rsidR="00C811EF" w:rsidRDefault="00C811EF">
            <w:pPr>
              <w:pStyle w:val="TableParagraph"/>
              <w:kinsoku w:val="0"/>
              <w:overflowPunct w:val="0"/>
              <w:spacing w:before="168"/>
              <w:ind w:left="17" w:right="3"/>
              <w:jc w:val="center"/>
              <w:rPr>
                <w:spacing w:val="-5"/>
                <w:sz w:val="20"/>
                <w:szCs w:val="20"/>
              </w:rPr>
            </w:pPr>
            <w:r>
              <w:rPr>
                <w:sz w:val="20"/>
                <w:szCs w:val="20"/>
              </w:rPr>
              <w:t>10,</w:t>
            </w:r>
            <w:r>
              <w:rPr>
                <w:spacing w:val="-6"/>
                <w:sz w:val="20"/>
                <w:szCs w:val="20"/>
              </w:rPr>
              <w:t xml:space="preserve"> </w:t>
            </w:r>
            <w:r>
              <w:rPr>
                <w:spacing w:val="-5"/>
                <w:sz w:val="20"/>
                <w:szCs w:val="20"/>
              </w:rPr>
              <w:t>15</w:t>
            </w:r>
          </w:p>
        </w:tc>
      </w:tr>
      <w:tr w:rsidR="00C811EF" w14:paraId="573BF193" w14:textId="77777777">
        <w:trPr>
          <w:trHeight w:val="990"/>
        </w:trPr>
        <w:tc>
          <w:tcPr>
            <w:tcW w:w="3840" w:type="dxa"/>
            <w:tcBorders>
              <w:top w:val="single" w:sz="8" w:space="0" w:color="000000"/>
              <w:left w:val="single" w:sz="6" w:space="0" w:color="000000"/>
              <w:bottom w:val="single" w:sz="8" w:space="0" w:color="000000"/>
              <w:right w:val="single" w:sz="6" w:space="0" w:color="000000"/>
            </w:tcBorders>
          </w:tcPr>
          <w:p w14:paraId="7BB406FC" w14:textId="77777777" w:rsidR="00C811EF" w:rsidRDefault="00C811EF">
            <w:pPr>
              <w:pStyle w:val="TableParagraph"/>
              <w:tabs>
                <w:tab w:val="left" w:pos="1521"/>
              </w:tabs>
              <w:kinsoku w:val="0"/>
              <w:overflowPunct w:val="0"/>
              <w:spacing w:before="168"/>
              <w:ind w:left="1521" w:right="369" w:hanging="720"/>
              <w:rPr>
                <w:spacing w:val="-2"/>
                <w:sz w:val="20"/>
                <w:szCs w:val="20"/>
              </w:rPr>
            </w:pPr>
            <w:r>
              <w:rPr>
                <w:spacing w:val="-6"/>
                <w:sz w:val="20"/>
                <w:szCs w:val="20"/>
              </w:rPr>
              <w:t>c.</w:t>
            </w:r>
            <w:r>
              <w:rPr>
                <w:sz w:val="20"/>
                <w:szCs w:val="20"/>
              </w:rPr>
              <w:tab/>
              <w:t>Site</w:t>
            </w:r>
            <w:r>
              <w:rPr>
                <w:spacing w:val="-14"/>
                <w:sz w:val="20"/>
                <w:szCs w:val="20"/>
              </w:rPr>
              <w:t xml:space="preserve"> </w:t>
            </w:r>
            <w:r>
              <w:rPr>
                <w:sz w:val="20"/>
                <w:szCs w:val="20"/>
              </w:rPr>
              <w:t>development</w:t>
            </w:r>
            <w:r>
              <w:rPr>
                <w:spacing w:val="-14"/>
                <w:sz w:val="20"/>
                <w:szCs w:val="20"/>
              </w:rPr>
              <w:t xml:space="preserve"> </w:t>
            </w:r>
            <w:r>
              <w:rPr>
                <w:sz w:val="20"/>
                <w:szCs w:val="20"/>
              </w:rPr>
              <w:t xml:space="preserve">and other pre-opening </w:t>
            </w:r>
            <w:r>
              <w:rPr>
                <w:spacing w:val="-2"/>
                <w:sz w:val="20"/>
                <w:szCs w:val="20"/>
              </w:rPr>
              <w:t>requirements</w:t>
            </w:r>
          </w:p>
        </w:tc>
        <w:tc>
          <w:tcPr>
            <w:tcW w:w="2676" w:type="dxa"/>
            <w:tcBorders>
              <w:top w:val="single" w:sz="8" w:space="0" w:color="000000"/>
              <w:left w:val="single" w:sz="6" w:space="0" w:color="000000"/>
              <w:bottom w:val="single" w:sz="8" w:space="0" w:color="000000"/>
              <w:right w:val="single" w:sz="6" w:space="0" w:color="000000"/>
            </w:tcBorders>
          </w:tcPr>
          <w:p w14:paraId="447CEFBA" w14:textId="77777777" w:rsidR="00C811EF" w:rsidRDefault="00C811EF">
            <w:pPr>
              <w:pStyle w:val="TableParagraph"/>
              <w:kinsoku w:val="0"/>
              <w:overflowPunct w:val="0"/>
              <w:spacing w:before="171"/>
              <w:ind w:left="16" w:right="4"/>
              <w:jc w:val="center"/>
              <w:rPr>
                <w:spacing w:val="-12"/>
                <w:sz w:val="20"/>
                <w:szCs w:val="20"/>
              </w:rPr>
            </w:pPr>
            <w:r>
              <w:rPr>
                <w:sz w:val="20"/>
                <w:szCs w:val="20"/>
              </w:rPr>
              <w:t>8,</w:t>
            </w:r>
            <w:r>
              <w:rPr>
                <w:spacing w:val="-4"/>
                <w:sz w:val="20"/>
                <w:szCs w:val="20"/>
              </w:rPr>
              <w:t xml:space="preserve"> </w:t>
            </w:r>
            <w:r>
              <w:rPr>
                <w:spacing w:val="-12"/>
                <w:sz w:val="20"/>
                <w:szCs w:val="20"/>
              </w:rPr>
              <w:t>9</w:t>
            </w:r>
          </w:p>
        </w:tc>
        <w:tc>
          <w:tcPr>
            <w:tcW w:w="2796" w:type="dxa"/>
            <w:tcBorders>
              <w:top w:val="single" w:sz="8" w:space="0" w:color="000000"/>
              <w:left w:val="single" w:sz="6" w:space="0" w:color="000000"/>
              <w:bottom w:val="single" w:sz="8" w:space="0" w:color="000000"/>
              <w:right w:val="single" w:sz="6" w:space="0" w:color="000000"/>
            </w:tcBorders>
          </w:tcPr>
          <w:p w14:paraId="080587EB" w14:textId="77777777" w:rsidR="00C811EF" w:rsidRDefault="00C811EF">
            <w:pPr>
              <w:pStyle w:val="TableParagraph"/>
              <w:kinsoku w:val="0"/>
              <w:overflowPunct w:val="0"/>
              <w:spacing w:before="171"/>
              <w:ind w:left="17" w:right="3"/>
              <w:jc w:val="center"/>
              <w:rPr>
                <w:spacing w:val="-5"/>
                <w:sz w:val="20"/>
                <w:szCs w:val="20"/>
              </w:rPr>
            </w:pPr>
            <w:r>
              <w:rPr>
                <w:sz w:val="20"/>
                <w:szCs w:val="20"/>
              </w:rPr>
              <w:t>15,</w:t>
            </w:r>
            <w:r>
              <w:rPr>
                <w:spacing w:val="-6"/>
                <w:sz w:val="20"/>
                <w:szCs w:val="20"/>
              </w:rPr>
              <w:t xml:space="preserve"> </w:t>
            </w:r>
            <w:r>
              <w:rPr>
                <w:spacing w:val="-5"/>
                <w:sz w:val="20"/>
                <w:szCs w:val="20"/>
              </w:rPr>
              <w:t>28</w:t>
            </w:r>
          </w:p>
        </w:tc>
      </w:tr>
      <w:tr w:rsidR="00C811EF" w14:paraId="7E025FD2"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31AF7EE0" w14:textId="77777777" w:rsidR="00C811EF" w:rsidRDefault="00C811EF">
            <w:pPr>
              <w:pStyle w:val="TableParagraph"/>
              <w:tabs>
                <w:tab w:val="left" w:pos="1521"/>
              </w:tabs>
              <w:kinsoku w:val="0"/>
              <w:overflowPunct w:val="0"/>
              <w:spacing w:before="166" w:line="242" w:lineRule="auto"/>
              <w:ind w:left="1521" w:right="679" w:hanging="720"/>
              <w:rPr>
                <w:spacing w:val="-2"/>
                <w:sz w:val="20"/>
                <w:szCs w:val="20"/>
              </w:rPr>
            </w:pPr>
            <w:r>
              <w:rPr>
                <w:spacing w:val="-6"/>
                <w:sz w:val="20"/>
                <w:szCs w:val="20"/>
              </w:rPr>
              <w:t>d.</w:t>
            </w:r>
            <w:r>
              <w:rPr>
                <w:sz w:val="20"/>
                <w:szCs w:val="20"/>
              </w:rPr>
              <w:tab/>
              <w:t>Initial</w:t>
            </w:r>
            <w:r>
              <w:rPr>
                <w:spacing w:val="-14"/>
                <w:sz w:val="20"/>
                <w:szCs w:val="20"/>
              </w:rPr>
              <w:t xml:space="preserve"> </w:t>
            </w:r>
            <w:r>
              <w:rPr>
                <w:sz w:val="20"/>
                <w:szCs w:val="20"/>
              </w:rPr>
              <w:t>and</w:t>
            </w:r>
            <w:r>
              <w:rPr>
                <w:spacing w:val="-14"/>
                <w:sz w:val="20"/>
                <w:szCs w:val="20"/>
              </w:rPr>
              <w:t xml:space="preserve"> </w:t>
            </w:r>
            <w:r>
              <w:rPr>
                <w:sz w:val="20"/>
                <w:szCs w:val="20"/>
              </w:rPr>
              <w:t xml:space="preserve">ongoing </w:t>
            </w:r>
            <w:r>
              <w:rPr>
                <w:spacing w:val="-2"/>
                <w:sz w:val="20"/>
                <w:szCs w:val="20"/>
              </w:rPr>
              <w:t>training</w:t>
            </w:r>
          </w:p>
        </w:tc>
        <w:tc>
          <w:tcPr>
            <w:tcW w:w="2676" w:type="dxa"/>
            <w:tcBorders>
              <w:top w:val="single" w:sz="8" w:space="0" w:color="000000"/>
              <w:left w:val="single" w:sz="6" w:space="0" w:color="000000"/>
              <w:bottom w:val="single" w:sz="8" w:space="0" w:color="000000"/>
              <w:right w:val="single" w:sz="6" w:space="0" w:color="000000"/>
            </w:tcBorders>
          </w:tcPr>
          <w:p w14:paraId="34A3357C" w14:textId="77777777" w:rsidR="00C811EF" w:rsidRDefault="00C811EF">
            <w:pPr>
              <w:pStyle w:val="TableParagraph"/>
              <w:kinsoku w:val="0"/>
              <w:overflowPunct w:val="0"/>
              <w:spacing w:before="168"/>
              <w:ind w:left="16"/>
              <w:jc w:val="center"/>
              <w:rPr>
                <w:spacing w:val="-10"/>
                <w:sz w:val="20"/>
                <w:szCs w:val="20"/>
              </w:rPr>
            </w:pPr>
            <w:r>
              <w:rPr>
                <w:spacing w:val="-10"/>
                <w:sz w:val="20"/>
                <w:szCs w:val="20"/>
              </w:rPr>
              <w:t>6</w:t>
            </w:r>
          </w:p>
        </w:tc>
        <w:tc>
          <w:tcPr>
            <w:tcW w:w="2796" w:type="dxa"/>
            <w:tcBorders>
              <w:top w:val="single" w:sz="8" w:space="0" w:color="000000"/>
              <w:left w:val="single" w:sz="6" w:space="0" w:color="000000"/>
              <w:bottom w:val="single" w:sz="8" w:space="0" w:color="000000"/>
              <w:right w:val="single" w:sz="6" w:space="0" w:color="000000"/>
            </w:tcBorders>
          </w:tcPr>
          <w:p w14:paraId="7447B547"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16</w:t>
            </w:r>
          </w:p>
        </w:tc>
      </w:tr>
      <w:tr w:rsidR="00C811EF" w14:paraId="29D059B8"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3C230562" w14:textId="77777777" w:rsidR="00C811EF" w:rsidRDefault="00C811EF">
            <w:pPr>
              <w:pStyle w:val="TableParagraph"/>
              <w:tabs>
                <w:tab w:val="left" w:pos="1521"/>
              </w:tabs>
              <w:kinsoku w:val="0"/>
              <w:overflowPunct w:val="0"/>
              <w:spacing w:before="171"/>
              <w:ind w:left="801"/>
              <w:rPr>
                <w:spacing w:val="-2"/>
                <w:sz w:val="20"/>
                <w:szCs w:val="20"/>
              </w:rPr>
            </w:pPr>
            <w:r>
              <w:rPr>
                <w:spacing w:val="-5"/>
                <w:sz w:val="20"/>
                <w:szCs w:val="20"/>
              </w:rPr>
              <w:t>e.</w:t>
            </w:r>
            <w:r>
              <w:rPr>
                <w:sz w:val="20"/>
                <w:szCs w:val="20"/>
              </w:rPr>
              <w:tab/>
            </w:r>
            <w:r>
              <w:rPr>
                <w:spacing w:val="-2"/>
                <w:sz w:val="20"/>
                <w:szCs w:val="20"/>
              </w:rPr>
              <w:t>Opening</w:t>
            </w:r>
          </w:p>
        </w:tc>
        <w:tc>
          <w:tcPr>
            <w:tcW w:w="2676" w:type="dxa"/>
            <w:tcBorders>
              <w:top w:val="single" w:sz="8" w:space="0" w:color="000000"/>
              <w:left w:val="single" w:sz="6" w:space="0" w:color="000000"/>
              <w:bottom w:val="single" w:sz="8" w:space="0" w:color="000000"/>
              <w:right w:val="single" w:sz="6" w:space="0" w:color="000000"/>
            </w:tcBorders>
          </w:tcPr>
          <w:p w14:paraId="26925173" w14:textId="77777777" w:rsidR="00C811EF" w:rsidRDefault="00C811EF">
            <w:pPr>
              <w:pStyle w:val="TableParagraph"/>
              <w:kinsoku w:val="0"/>
              <w:overflowPunct w:val="0"/>
              <w:spacing w:before="171"/>
              <w:ind w:left="16" w:right="2"/>
              <w:jc w:val="center"/>
              <w:rPr>
                <w:spacing w:val="-5"/>
                <w:sz w:val="20"/>
                <w:szCs w:val="20"/>
              </w:rPr>
            </w:pPr>
            <w:r>
              <w:rPr>
                <w:spacing w:val="-5"/>
                <w:sz w:val="20"/>
                <w:szCs w:val="20"/>
              </w:rPr>
              <w:t>9.1</w:t>
            </w:r>
          </w:p>
        </w:tc>
        <w:tc>
          <w:tcPr>
            <w:tcW w:w="2796" w:type="dxa"/>
            <w:tcBorders>
              <w:top w:val="single" w:sz="8" w:space="0" w:color="000000"/>
              <w:left w:val="single" w:sz="6" w:space="0" w:color="000000"/>
              <w:bottom w:val="single" w:sz="8" w:space="0" w:color="000000"/>
              <w:right w:val="single" w:sz="6" w:space="0" w:color="000000"/>
            </w:tcBorders>
          </w:tcPr>
          <w:p w14:paraId="564B823E"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17</w:t>
            </w:r>
          </w:p>
        </w:tc>
      </w:tr>
      <w:tr w:rsidR="00C811EF" w14:paraId="30949ABF"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390EAF7A" w14:textId="77777777" w:rsidR="00C811EF" w:rsidRDefault="00C811EF">
            <w:pPr>
              <w:pStyle w:val="TableParagraph"/>
              <w:tabs>
                <w:tab w:val="left" w:pos="1521"/>
              </w:tabs>
              <w:kinsoku w:val="0"/>
              <w:overflowPunct w:val="0"/>
              <w:spacing w:before="168"/>
              <w:ind w:left="801"/>
              <w:rPr>
                <w:spacing w:val="-4"/>
                <w:sz w:val="20"/>
                <w:szCs w:val="20"/>
              </w:rPr>
            </w:pPr>
            <w:r>
              <w:rPr>
                <w:spacing w:val="-5"/>
                <w:sz w:val="20"/>
                <w:szCs w:val="20"/>
              </w:rPr>
              <w:t>f.</w:t>
            </w:r>
            <w:r>
              <w:rPr>
                <w:sz w:val="20"/>
                <w:szCs w:val="20"/>
              </w:rPr>
              <w:tab/>
            </w:r>
            <w:r>
              <w:rPr>
                <w:spacing w:val="-4"/>
                <w:sz w:val="20"/>
                <w:szCs w:val="20"/>
              </w:rPr>
              <w:t>Fees</w:t>
            </w:r>
          </w:p>
        </w:tc>
        <w:tc>
          <w:tcPr>
            <w:tcW w:w="2676" w:type="dxa"/>
            <w:tcBorders>
              <w:top w:val="single" w:sz="8" w:space="0" w:color="000000"/>
              <w:left w:val="single" w:sz="6" w:space="0" w:color="000000"/>
              <w:bottom w:val="single" w:sz="8" w:space="0" w:color="000000"/>
              <w:right w:val="single" w:sz="6" w:space="0" w:color="000000"/>
            </w:tcBorders>
          </w:tcPr>
          <w:p w14:paraId="036EA7AD" w14:textId="77777777" w:rsidR="00C811EF" w:rsidRDefault="00C811EF">
            <w:pPr>
              <w:pStyle w:val="TableParagraph"/>
              <w:kinsoku w:val="0"/>
              <w:overflowPunct w:val="0"/>
              <w:spacing w:before="168"/>
              <w:ind w:left="16"/>
              <w:jc w:val="center"/>
              <w:rPr>
                <w:spacing w:val="-10"/>
                <w:sz w:val="20"/>
                <w:szCs w:val="20"/>
              </w:rPr>
            </w:pPr>
            <w:r>
              <w:rPr>
                <w:spacing w:val="-10"/>
                <w:sz w:val="20"/>
                <w:szCs w:val="20"/>
              </w:rPr>
              <w:t>7</w:t>
            </w:r>
          </w:p>
        </w:tc>
        <w:tc>
          <w:tcPr>
            <w:tcW w:w="2796" w:type="dxa"/>
            <w:tcBorders>
              <w:top w:val="single" w:sz="8" w:space="0" w:color="000000"/>
              <w:left w:val="single" w:sz="6" w:space="0" w:color="000000"/>
              <w:bottom w:val="single" w:sz="8" w:space="0" w:color="000000"/>
              <w:right w:val="single" w:sz="6" w:space="0" w:color="000000"/>
            </w:tcBorders>
          </w:tcPr>
          <w:p w14:paraId="47234ED8" w14:textId="77777777" w:rsidR="00C811EF" w:rsidRDefault="00C811EF">
            <w:pPr>
              <w:pStyle w:val="TableParagraph"/>
              <w:kinsoku w:val="0"/>
              <w:overflowPunct w:val="0"/>
              <w:spacing w:before="168"/>
              <w:ind w:left="17" w:right="5"/>
              <w:jc w:val="center"/>
              <w:rPr>
                <w:spacing w:val="-12"/>
                <w:sz w:val="20"/>
                <w:szCs w:val="20"/>
              </w:rPr>
            </w:pPr>
            <w:r>
              <w:rPr>
                <w:sz w:val="20"/>
                <w:szCs w:val="20"/>
              </w:rPr>
              <w:t>8,</w:t>
            </w:r>
            <w:r>
              <w:rPr>
                <w:spacing w:val="-4"/>
                <w:sz w:val="20"/>
                <w:szCs w:val="20"/>
              </w:rPr>
              <w:t xml:space="preserve"> </w:t>
            </w:r>
            <w:r>
              <w:rPr>
                <w:spacing w:val="-12"/>
                <w:sz w:val="20"/>
                <w:szCs w:val="20"/>
              </w:rPr>
              <w:t>9</w:t>
            </w:r>
          </w:p>
        </w:tc>
      </w:tr>
      <w:tr w:rsidR="00C811EF" w14:paraId="3489ED73" w14:textId="77777777">
        <w:trPr>
          <w:trHeight w:val="704"/>
        </w:trPr>
        <w:tc>
          <w:tcPr>
            <w:tcW w:w="3840" w:type="dxa"/>
            <w:tcBorders>
              <w:top w:val="single" w:sz="8" w:space="0" w:color="000000"/>
              <w:left w:val="single" w:sz="6" w:space="0" w:color="000000"/>
              <w:bottom w:val="single" w:sz="8" w:space="0" w:color="000000"/>
              <w:right w:val="single" w:sz="6" w:space="0" w:color="000000"/>
            </w:tcBorders>
          </w:tcPr>
          <w:p w14:paraId="500168E7" w14:textId="77777777" w:rsidR="00C811EF" w:rsidRDefault="00C811EF">
            <w:pPr>
              <w:pStyle w:val="TableParagraph"/>
              <w:tabs>
                <w:tab w:val="left" w:pos="1521"/>
              </w:tabs>
              <w:kinsoku w:val="0"/>
              <w:overflowPunct w:val="0"/>
              <w:spacing w:before="166"/>
              <w:ind w:left="1521" w:right="837" w:hanging="720"/>
              <w:rPr>
                <w:sz w:val="20"/>
                <w:szCs w:val="20"/>
              </w:rPr>
            </w:pPr>
            <w:r>
              <w:rPr>
                <w:spacing w:val="-6"/>
                <w:sz w:val="20"/>
                <w:szCs w:val="20"/>
              </w:rPr>
              <w:t>g.</w:t>
            </w:r>
            <w:r>
              <w:rPr>
                <w:sz w:val="20"/>
                <w:szCs w:val="20"/>
              </w:rPr>
              <w:tab/>
              <w:t>Compliance</w:t>
            </w:r>
            <w:r>
              <w:rPr>
                <w:spacing w:val="-14"/>
                <w:sz w:val="20"/>
                <w:szCs w:val="20"/>
              </w:rPr>
              <w:t xml:space="preserve"> </w:t>
            </w:r>
            <w:r>
              <w:rPr>
                <w:sz w:val="20"/>
                <w:szCs w:val="20"/>
              </w:rPr>
              <w:t>with standards and</w:t>
            </w:r>
          </w:p>
        </w:tc>
        <w:tc>
          <w:tcPr>
            <w:tcW w:w="2676" w:type="dxa"/>
            <w:tcBorders>
              <w:top w:val="single" w:sz="8" w:space="0" w:color="000000"/>
              <w:left w:val="single" w:sz="6" w:space="0" w:color="000000"/>
              <w:bottom w:val="single" w:sz="8" w:space="0" w:color="000000"/>
              <w:right w:val="single" w:sz="6" w:space="0" w:color="000000"/>
            </w:tcBorders>
          </w:tcPr>
          <w:p w14:paraId="612245C0" w14:textId="77777777" w:rsidR="00C811EF" w:rsidRDefault="00C811EF">
            <w:pPr>
              <w:pStyle w:val="TableParagraph"/>
              <w:kinsoku w:val="0"/>
              <w:overflowPunct w:val="0"/>
              <w:spacing w:before="168"/>
              <w:ind w:left="16" w:right="2"/>
              <w:jc w:val="center"/>
              <w:rPr>
                <w:spacing w:val="-5"/>
                <w:sz w:val="20"/>
                <w:szCs w:val="20"/>
              </w:rPr>
            </w:pPr>
            <w:r>
              <w:rPr>
                <w:sz w:val="20"/>
                <w:szCs w:val="20"/>
              </w:rPr>
              <w:t>5.1,</w:t>
            </w:r>
            <w:r>
              <w:rPr>
                <w:spacing w:val="-6"/>
                <w:sz w:val="20"/>
                <w:szCs w:val="20"/>
              </w:rPr>
              <w:t xml:space="preserve"> </w:t>
            </w:r>
            <w:r>
              <w:rPr>
                <w:spacing w:val="-5"/>
                <w:sz w:val="20"/>
                <w:szCs w:val="20"/>
              </w:rPr>
              <w:t>9.3</w:t>
            </w:r>
          </w:p>
        </w:tc>
        <w:tc>
          <w:tcPr>
            <w:tcW w:w="2796" w:type="dxa"/>
            <w:tcBorders>
              <w:top w:val="single" w:sz="8" w:space="0" w:color="000000"/>
              <w:left w:val="single" w:sz="6" w:space="0" w:color="000000"/>
              <w:bottom w:val="single" w:sz="8" w:space="0" w:color="000000"/>
              <w:right w:val="single" w:sz="6" w:space="0" w:color="000000"/>
            </w:tcBorders>
          </w:tcPr>
          <w:p w14:paraId="7ADABCCD"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23</w:t>
            </w:r>
          </w:p>
        </w:tc>
      </w:tr>
    </w:tbl>
    <w:p w14:paraId="2A671AB0"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50779778" w14:textId="77777777" w:rsidR="00C811EF" w:rsidRDefault="00C811EF">
      <w:pPr>
        <w:pStyle w:val="BodyText"/>
        <w:kinsoku w:val="0"/>
        <w:overflowPunct w:val="0"/>
        <w:rPr>
          <w:b/>
          <w:bCs/>
        </w:rPr>
      </w:pPr>
    </w:p>
    <w:p w14:paraId="16FAC604" w14:textId="77777777" w:rsidR="00C811EF" w:rsidRDefault="00C811EF">
      <w:pPr>
        <w:pStyle w:val="BodyText"/>
        <w:kinsoku w:val="0"/>
        <w:overflowPunct w:val="0"/>
        <w:rPr>
          <w:b/>
          <w:bCs/>
        </w:rPr>
      </w:pPr>
    </w:p>
    <w:p w14:paraId="2D8B3EC0" w14:textId="77777777" w:rsidR="00C811EF" w:rsidRDefault="00C811EF">
      <w:pPr>
        <w:pStyle w:val="BodyText"/>
        <w:kinsoku w:val="0"/>
        <w:overflowPunct w:val="0"/>
        <w:rPr>
          <w:b/>
          <w:bCs/>
        </w:rPr>
      </w:pPr>
    </w:p>
    <w:p w14:paraId="51F32789" w14:textId="77777777" w:rsidR="00C811EF" w:rsidRDefault="00C811EF">
      <w:pPr>
        <w:pStyle w:val="BodyText"/>
        <w:kinsoku w:val="0"/>
        <w:overflowPunct w:val="0"/>
        <w:spacing w:before="118"/>
        <w:rPr>
          <w:b/>
          <w:bCs/>
        </w:rPr>
      </w:pPr>
    </w:p>
    <w:tbl>
      <w:tblPr>
        <w:tblW w:w="0" w:type="auto"/>
        <w:tblInd w:w="1071" w:type="dxa"/>
        <w:tblLayout w:type="fixed"/>
        <w:tblCellMar>
          <w:left w:w="0" w:type="dxa"/>
          <w:right w:w="0" w:type="dxa"/>
        </w:tblCellMar>
        <w:tblLook w:val="0000" w:firstRow="0" w:lastRow="0" w:firstColumn="0" w:lastColumn="0" w:noHBand="0" w:noVBand="0"/>
      </w:tblPr>
      <w:tblGrid>
        <w:gridCol w:w="3840"/>
        <w:gridCol w:w="2676"/>
        <w:gridCol w:w="2796"/>
      </w:tblGrid>
      <w:tr w:rsidR="00C811EF" w14:paraId="775BDB41" w14:textId="77777777">
        <w:trPr>
          <w:trHeight w:val="761"/>
        </w:trPr>
        <w:tc>
          <w:tcPr>
            <w:tcW w:w="3840" w:type="dxa"/>
            <w:tcBorders>
              <w:top w:val="single" w:sz="6" w:space="0" w:color="000000"/>
              <w:left w:val="single" w:sz="6" w:space="0" w:color="000000"/>
              <w:bottom w:val="single" w:sz="8" w:space="0" w:color="000000"/>
              <w:right w:val="single" w:sz="6" w:space="0" w:color="000000"/>
            </w:tcBorders>
            <w:shd w:val="clear" w:color="auto" w:fill="C0C0C0"/>
          </w:tcPr>
          <w:p w14:paraId="7840A029" w14:textId="77777777" w:rsidR="00C811EF" w:rsidRDefault="00C811EF">
            <w:pPr>
              <w:pStyle w:val="TableParagraph"/>
              <w:kinsoku w:val="0"/>
              <w:overflowPunct w:val="0"/>
              <w:spacing w:before="170"/>
              <w:rPr>
                <w:b/>
                <w:bCs/>
                <w:sz w:val="20"/>
                <w:szCs w:val="20"/>
              </w:rPr>
            </w:pPr>
          </w:p>
          <w:p w14:paraId="624D4C97" w14:textId="77777777" w:rsidR="00C811EF" w:rsidRDefault="00C811EF">
            <w:pPr>
              <w:pStyle w:val="TableParagraph"/>
              <w:kinsoku w:val="0"/>
              <w:overflowPunct w:val="0"/>
              <w:ind w:left="13"/>
              <w:jc w:val="center"/>
              <w:rPr>
                <w:b/>
                <w:bCs/>
                <w:spacing w:val="-2"/>
                <w:sz w:val="20"/>
                <w:szCs w:val="20"/>
              </w:rPr>
            </w:pPr>
            <w:r>
              <w:rPr>
                <w:b/>
                <w:bCs/>
                <w:spacing w:val="-2"/>
                <w:sz w:val="20"/>
                <w:szCs w:val="20"/>
              </w:rPr>
              <w:t>Obligation</w:t>
            </w:r>
          </w:p>
        </w:tc>
        <w:tc>
          <w:tcPr>
            <w:tcW w:w="2676" w:type="dxa"/>
            <w:tcBorders>
              <w:top w:val="single" w:sz="6" w:space="0" w:color="000000"/>
              <w:left w:val="single" w:sz="6" w:space="0" w:color="000000"/>
              <w:bottom w:val="single" w:sz="8" w:space="0" w:color="000000"/>
              <w:right w:val="single" w:sz="6" w:space="0" w:color="000000"/>
            </w:tcBorders>
            <w:shd w:val="clear" w:color="auto" w:fill="C0C0C0"/>
          </w:tcPr>
          <w:p w14:paraId="4A8014E5" w14:textId="77777777" w:rsidR="00C811EF" w:rsidRDefault="00C811EF">
            <w:pPr>
              <w:pStyle w:val="TableParagraph"/>
              <w:kinsoku w:val="0"/>
              <w:overflowPunct w:val="0"/>
              <w:spacing w:before="170"/>
              <w:ind w:left="815" w:hanging="454"/>
              <w:rPr>
                <w:b/>
                <w:bCs/>
                <w:spacing w:val="-2"/>
                <w:sz w:val="20"/>
                <w:szCs w:val="20"/>
              </w:rPr>
            </w:pPr>
            <w:r>
              <w:rPr>
                <w:b/>
                <w:bCs/>
                <w:sz w:val="20"/>
                <w:szCs w:val="20"/>
              </w:rPr>
              <w:t>Section</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Franchise </w:t>
            </w:r>
            <w:r>
              <w:rPr>
                <w:b/>
                <w:bCs/>
                <w:spacing w:val="-2"/>
                <w:sz w:val="20"/>
                <w:szCs w:val="20"/>
              </w:rPr>
              <w:t>Agreement</w:t>
            </w:r>
          </w:p>
        </w:tc>
        <w:tc>
          <w:tcPr>
            <w:tcW w:w="2796" w:type="dxa"/>
            <w:tcBorders>
              <w:top w:val="single" w:sz="6" w:space="0" w:color="000000"/>
              <w:left w:val="single" w:sz="6" w:space="0" w:color="000000"/>
              <w:bottom w:val="single" w:sz="8" w:space="0" w:color="000000"/>
              <w:right w:val="single" w:sz="6" w:space="0" w:color="000000"/>
            </w:tcBorders>
            <w:shd w:val="clear" w:color="auto" w:fill="C0C0C0"/>
          </w:tcPr>
          <w:p w14:paraId="2EAE7F71" w14:textId="77777777" w:rsidR="00C811EF" w:rsidRDefault="00C811EF">
            <w:pPr>
              <w:pStyle w:val="TableParagraph"/>
              <w:kinsoku w:val="0"/>
              <w:overflowPunct w:val="0"/>
              <w:spacing w:before="170"/>
              <w:ind w:left="909" w:hanging="373"/>
              <w:rPr>
                <w:b/>
                <w:bCs/>
                <w:spacing w:val="-2"/>
                <w:sz w:val="20"/>
                <w:szCs w:val="20"/>
              </w:rPr>
            </w:pPr>
            <w:r>
              <w:rPr>
                <w:b/>
                <w:bCs/>
                <w:sz w:val="20"/>
                <w:szCs w:val="20"/>
              </w:rPr>
              <w:t>Item</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Disclosure </w:t>
            </w:r>
            <w:r>
              <w:rPr>
                <w:b/>
                <w:bCs/>
                <w:spacing w:val="-2"/>
                <w:sz w:val="20"/>
                <w:szCs w:val="20"/>
              </w:rPr>
              <w:t>Document</w:t>
            </w:r>
          </w:p>
        </w:tc>
      </w:tr>
      <w:tr w:rsidR="00C811EF" w14:paraId="1D4DDBED" w14:textId="77777777">
        <w:trPr>
          <w:trHeight w:val="669"/>
        </w:trPr>
        <w:tc>
          <w:tcPr>
            <w:tcW w:w="3840" w:type="dxa"/>
            <w:tcBorders>
              <w:top w:val="single" w:sz="8" w:space="0" w:color="000000"/>
              <w:left w:val="single" w:sz="6" w:space="0" w:color="000000"/>
              <w:bottom w:val="single" w:sz="8" w:space="0" w:color="000000"/>
              <w:right w:val="single" w:sz="6" w:space="0" w:color="000000"/>
            </w:tcBorders>
          </w:tcPr>
          <w:p w14:paraId="19F73837" w14:textId="77777777" w:rsidR="00C811EF" w:rsidRDefault="00C811EF">
            <w:pPr>
              <w:pStyle w:val="TableParagraph"/>
              <w:kinsoku w:val="0"/>
              <w:overflowPunct w:val="0"/>
              <w:spacing w:before="77"/>
              <w:ind w:left="1521" w:right="369"/>
              <w:rPr>
                <w:spacing w:val="-2"/>
                <w:sz w:val="20"/>
                <w:szCs w:val="20"/>
              </w:rPr>
            </w:pPr>
            <w:r>
              <w:rPr>
                <w:spacing w:val="-2"/>
                <w:sz w:val="20"/>
                <w:szCs w:val="20"/>
              </w:rPr>
              <w:t>policies/Operations Manuals</w:t>
            </w:r>
          </w:p>
        </w:tc>
        <w:tc>
          <w:tcPr>
            <w:tcW w:w="2676" w:type="dxa"/>
            <w:tcBorders>
              <w:top w:val="single" w:sz="8" w:space="0" w:color="000000"/>
              <w:left w:val="single" w:sz="6" w:space="0" w:color="000000"/>
              <w:bottom w:val="single" w:sz="8" w:space="0" w:color="000000"/>
              <w:right w:val="single" w:sz="6" w:space="0" w:color="000000"/>
            </w:tcBorders>
          </w:tcPr>
          <w:p w14:paraId="3C34432A" w14:textId="77777777" w:rsidR="00C811EF" w:rsidRDefault="00C811EF">
            <w:pPr>
              <w:pStyle w:val="TableParagraph"/>
              <w:kinsoku w:val="0"/>
              <w:overflowPunct w:val="0"/>
              <w:rPr>
                <w:rFonts w:ascii="Times New Roman" w:hAnsi="Times New Roman" w:cs="Times New Roman"/>
                <w:sz w:val="18"/>
                <w:szCs w:val="18"/>
              </w:rPr>
            </w:pPr>
          </w:p>
        </w:tc>
        <w:tc>
          <w:tcPr>
            <w:tcW w:w="2796" w:type="dxa"/>
            <w:tcBorders>
              <w:top w:val="single" w:sz="8" w:space="0" w:color="000000"/>
              <w:left w:val="single" w:sz="6" w:space="0" w:color="000000"/>
              <w:bottom w:val="single" w:sz="8" w:space="0" w:color="000000"/>
              <w:right w:val="single" w:sz="6" w:space="0" w:color="000000"/>
            </w:tcBorders>
          </w:tcPr>
          <w:p w14:paraId="3C016A0A" w14:textId="77777777" w:rsidR="00C811EF" w:rsidRDefault="00C811EF">
            <w:pPr>
              <w:pStyle w:val="TableParagraph"/>
              <w:kinsoku w:val="0"/>
              <w:overflowPunct w:val="0"/>
              <w:rPr>
                <w:rFonts w:ascii="Times New Roman" w:hAnsi="Times New Roman" w:cs="Times New Roman"/>
                <w:sz w:val="18"/>
                <w:szCs w:val="18"/>
              </w:rPr>
            </w:pPr>
          </w:p>
        </w:tc>
      </w:tr>
      <w:tr w:rsidR="00C811EF" w14:paraId="0B9737B3"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4EFAC1DA" w14:textId="77777777" w:rsidR="00C811EF" w:rsidRDefault="00C811EF">
            <w:pPr>
              <w:pStyle w:val="TableParagraph"/>
              <w:tabs>
                <w:tab w:val="left" w:pos="1521"/>
              </w:tabs>
              <w:kinsoku w:val="0"/>
              <w:overflowPunct w:val="0"/>
              <w:spacing w:before="166" w:line="242" w:lineRule="auto"/>
              <w:ind w:left="1521" w:right="302" w:hanging="720"/>
              <w:rPr>
                <w:sz w:val="20"/>
                <w:szCs w:val="20"/>
              </w:rPr>
            </w:pPr>
            <w:r>
              <w:rPr>
                <w:spacing w:val="-6"/>
                <w:sz w:val="20"/>
                <w:szCs w:val="20"/>
              </w:rPr>
              <w:t>h.</w:t>
            </w:r>
            <w:r>
              <w:rPr>
                <w:sz w:val="20"/>
                <w:szCs w:val="20"/>
              </w:rPr>
              <w:tab/>
              <w:t>Trademarks and proprietary</w:t>
            </w:r>
            <w:r>
              <w:rPr>
                <w:spacing w:val="-14"/>
                <w:sz w:val="20"/>
                <w:szCs w:val="20"/>
              </w:rPr>
              <w:t xml:space="preserve"> </w:t>
            </w:r>
            <w:r>
              <w:rPr>
                <w:sz w:val="20"/>
                <w:szCs w:val="20"/>
              </w:rPr>
              <w:t>information</w:t>
            </w:r>
          </w:p>
        </w:tc>
        <w:tc>
          <w:tcPr>
            <w:tcW w:w="2676" w:type="dxa"/>
            <w:tcBorders>
              <w:top w:val="single" w:sz="8" w:space="0" w:color="000000"/>
              <w:left w:val="single" w:sz="6" w:space="0" w:color="000000"/>
              <w:bottom w:val="single" w:sz="8" w:space="0" w:color="000000"/>
              <w:right w:val="single" w:sz="6" w:space="0" w:color="000000"/>
            </w:tcBorders>
          </w:tcPr>
          <w:p w14:paraId="04EBAF3A" w14:textId="77777777" w:rsidR="00C811EF" w:rsidRDefault="00C811EF">
            <w:pPr>
              <w:pStyle w:val="TableParagraph"/>
              <w:kinsoku w:val="0"/>
              <w:overflowPunct w:val="0"/>
              <w:spacing w:before="168"/>
              <w:ind w:left="16"/>
              <w:jc w:val="center"/>
              <w:rPr>
                <w:spacing w:val="-10"/>
                <w:sz w:val="20"/>
                <w:szCs w:val="20"/>
              </w:rPr>
            </w:pPr>
            <w:r>
              <w:rPr>
                <w:spacing w:val="-10"/>
                <w:sz w:val="20"/>
                <w:szCs w:val="20"/>
              </w:rPr>
              <w:t>4</w:t>
            </w:r>
          </w:p>
        </w:tc>
        <w:tc>
          <w:tcPr>
            <w:tcW w:w="2796" w:type="dxa"/>
            <w:tcBorders>
              <w:top w:val="single" w:sz="8" w:space="0" w:color="000000"/>
              <w:left w:val="single" w:sz="6" w:space="0" w:color="000000"/>
              <w:bottom w:val="single" w:sz="8" w:space="0" w:color="000000"/>
              <w:right w:val="single" w:sz="6" w:space="0" w:color="000000"/>
            </w:tcBorders>
          </w:tcPr>
          <w:p w14:paraId="60ADEE2E" w14:textId="77777777" w:rsidR="00C811EF" w:rsidRDefault="00C811EF">
            <w:pPr>
              <w:pStyle w:val="TableParagraph"/>
              <w:kinsoku w:val="0"/>
              <w:overflowPunct w:val="0"/>
              <w:spacing w:before="168"/>
              <w:ind w:left="17" w:right="3"/>
              <w:jc w:val="center"/>
              <w:rPr>
                <w:spacing w:val="-5"/>
                <w:sz w:val="20"/>
                <w:szCs w:val="20"/>
              </w:rPr>
            </w:pPr>
            <w:r>
              <w:rPr>
                <w:sz w:val="20"/>
                <w:szCs w:val="20"/>
              </w:rPr>
              <w:t>20,</w:t>
            </w:r>
            <w:r>
              <w:rPr>
                <w:spacing w:val="-6"/>
                <w:sz w:val="20"/>
                <w:szCs w:val="20"/>
              </w:rPr>
              <w:t xml:space="preserve"> </w:t>
            </w:r>
            <w:r>
              <w:rPr>
                <w:spacing w:val="-5"/>
                <w:sz w:val="20"/>
                <w:szCs w:val="20"/>
              </w:rPr>
              <w:t>21</w:t>
            </w:r>
          </w:p>
        </w:tc>
      </w:tr>
      <w:tr w:rsidR="00C811EF" w14:paraId="136E4650" w14:textId="77777777">
        <w:trPr>
          <w:trHeight w:val="760"/>
        </w:trPr>
        <w:tc>
          <w:tcPr>
            <w:tcW w:w="3840" w:type="dxa"/>
            <w:tcBorders>
              <w:top w:val="single" w:sz="8" w:space="0" w:color="000000"/>
              <w:left w:val="single" w:sz="6" w:space="0" w:color="000000"/>
              <w:bottom w:val="single" w:sz="8" w:space="0" w:color="000000"/>
              <w:right w:val="single" w:sz="6" w:space="0" w:color="000000"/>
            </w:tcBorders>
          </w:tcPr>
          <w:p w14:paraId="43409177" w14:textId="77777777" w:rsidR="00C811EF" w:rsidRDefault="00C811EF">
            <w:pPr>
              <w:pStyle w:val="TableParagraph"/>
              <w:tabs>
                <w:tab w:val="left" w:pos="1521"/>
              </w:tabs>
              <w:kinsoku w:val="0"/>
              <w:overflowPunct w:val="0"/>
              <w:spacing w:before="168"/>
              <w:ind w:left="1521" w:right="69" w:hanging="720"/>
              <w:rPr>
                <w:sz w:val="20"/>
                <w:szCs w:val="20"/>
              </w:rPr>
            </w:pPr>
            <w:proofErr w:type="spellStart"/>
            <w:r>
              <w:rPr>
                <w:spacing w:val="-6"/>
                <w:sz w:val="20"/>
                <w:szCs w:val="20"/>
              </w:rPr>
              <w:t>i</w:t>
            </w:r>
            <w:proofErr w:type="spellEnd"/>
            <w:r>
              <w:rPr>
                <w:spacing w:val="-6"/>
                <w:sz w:val="20"/>
                <w:szCs w:val="20"/>
              </w:rPr>
              <w:t>.</w:t>
            </w:r>
            <w:r>
              <w:rPr>
                <w:sz w:val="20"/>
                <w:szCs w:val="20"/>
              </w:rPr>
              <w:tab/>
              <w:t>Restrictions on products/services</w:t>
            </w:r>
            <w:r>
              <w:rPr>
                <w:spacing w:val="-14"/>
                <w:sz w:val="20"/>
                <w:szCs w:val="20"/>
              </w:rPr>
              <w:t xml:space="preserve"> </w:t>
            </w:r>
            <w:r>
              <w:rPr>
                <w:sz w:val="20"/>
                <w:szCs w:val="20"/>
              </w:rPr>
              <w:t>offered</w:t>
            </w:r>
          </w:p>
        </w:tc>
        <w:tc>
          <w:tcPr>
            <w:tcW w:w="2676" w:type="dxa"/>
            <w:tcBorders>
              <w:top w:val="single" w:sz="8" w:space="0" w:color="000000"/>
              <w:left w:val="single" w:sz="6" w:space="0" w:color="000000"/>
              <w:bottom w:val="single" w:sz="8" w:space="0" w:color="000000"/>
              <w:right w:val="single" w:sz="6" w:space="0" w:color="000000"/>
            </w:tcBorders>
          </w:tcPr>
          <w:p w14:paraId="1F1947FE" w14:textId="77777777" w:rsidR="00C811EF" w:rsidRDefault="00C811EF">
            <w:pPr>
              <w:pStyle w:val="TableParagraph"/>
              <w:kinsoku w:val="0"/>
              <w:overflowPunct w:val="0"/>
              <w:spacing w:before="171"/>
              <w:ind w:left="16" w:right="2"/>
              <w:jc w:val="center"/>
              <w:rPr>
                <w:spacing w:val="-5"/>
                <w:sz w:val="20"/>
                <w:szCs w:val="20"/>
              </w:rPr>
            </w:pPr>
            <w:r>
              <w:rPr>
                <w:spacing w:val="-5"/>
                <w:sz w:val="20"/>
                <w:szCs w:val="20"/>
              </w:rPr>
              <w:t>9.2</w:t>
            </w:r>
          </w:p>
        </w:tc>
        <w:tc>
          <w:tcPr>
            <w:tcW w:w="2796" w:type="dxa"/>
            <w:tcBorders>
              <w:top w:val="single" w:sz="8" w:space="0" w:color="000000"/>
              <w:left w:val="single" w:sz="6" w:space="0" w:color="000000"/>
              <w:bottom w:val="single" w:sz="8" w:space="0" w:color="000000"/>
              <w:right w:val="single" w:sz="6" w:space="0" w:color="000000"/>
            </w:tcBorders>
          </w:tcPr>
          <w:p w14:paraId="27EB92DF"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18</w:t>
            </w:r>
          </w:p>
        </w:tc>
      </w:tr>
      <w:tr w:rsidR="00C811EF" w14:paraId="23BC7C9D"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088C219D" w14:textId="77777777" w:rsidR="00C811EF" w:rsidRDefault="00C811EF">
            <w:pPr>
              <w:pStyle w:val="TableParagraph"/>
              <w:tabs>
                <w:tab w:val="left" w:pos="1521"/>
              </w:tabs>
              <w:kinsoku w:val="0"/>
              <w:overflowPunct w:val="0"/>
              <w:spacing w:before="166" w:line="242" w:lineRule="auto"/>
              <w:ind w:left="1521" w:right="228" w:hanging="720"/>
              <w:rPr>
                <w:sz w:val="20"/>
                <w:szCs w:val="20"/>
              </w:rPr>
            </w:pPr>
            <w:r>
              <w:rPr>
                <w:spacing w:val="-6"/>
                <w:sz w:val="20"/>
                <w:szCs w:val="20"/>
              </w:rPr>
              <w:t>j.</w:t>
            </w:r>
            <w:r>
              <w:rPr>
                <w:sz w:val="20"/>
                <w:szCs w:val="20"/>
              </w:rPr>
              <w:tab/>
              <w:t>Warranty</w:t>
            </w:r>
            <w:r>
              <w:rPr>
                <w:spacing w:val="-14"/>
                <w:sz w:val="20"/>
                <w:szCs w:val="20"/>
              </w:rPr>
              <w:t xml:space="preserve"> </w:t>
            </w:r>
            <w:r>
              <w:rPr>
                <w:sz w:val="20"/>
                <w:szCs w:val="20"/>
              </w:rPr>
              <w:t>and</w:t>
            </w:r>
            <w:r>
              <w:rPr>
                <w:spacing w:val="-14"/>
                <w:sz w:val="20"/>
                <w:szCs w:val="20"/>
              </w:rPr>
              <w:t xml:space="preserve"> </w:t>
            </w:r>
            <w:r>
              <w:rPr>
                <w:sz w:val="20"/>
                <w:szCs w:val="20"/>
              </w:rPr>
              <w:t>customer service requirements</w:t>
            </w:r>
          </w:p>
        </w:tc>
        <w:tc>
          <w:tcPr>
            <w:tcW w:w="2676" w:type="dxa"/>
            <w:tcBorders>
              <w:top w:val="single" w:sz="8" w:space="0" w:color="000000"/>
              <w:left w:val="single" w:sz="6" w:space="0" w:color="000000"/>
              <w:bottom w:val="single" w:sz="8" w:space="0" w:color="000000"/>
              <w:right w:val="single" w:sz="6" w:space="0" w:color="000000"/>
            </w:tcBorders>
          </w:tcPr>
          <w:p w14:paraId="02F24082" w14:textId="77777777" w:rsidR="00C811EF" w:rsidRDefault="00C811EF">
            <w:pPr>
              <w:pStyle w:val="TableParagraph"/>
              <w:kinsoku w:val="0"/>
              <w:overflowPunct w:val="0"/>
              <w:spacing w:before="168"/>
              <w:ind w:left="16" w:right="2"/>
              <w:jc w:val="center"/>
              <w:rPr>
                <w:spacing w:val="-5"/>
                <w:sz w:val="20"/>
                <w:szCs w:val="20"/>
              </w:rPr>
            </w:pPr>
            <w:r>
              <w:rPr>
                <w:spacing w:val="-5"/>
                <w:sz w:val="20"/>
                <w:szCs w:val="20"/>
              </w:rPr>
              <w:t>9.9</w:t>
            </w:r>
          </w:p>
        </w:tc>
        <w:tc>
          <w:tcPr>
            <w:tcW w:w="2796" w:type="dxa"/>
            <w:tcBorders>
              <w:top w:val="single" w:sz="8" w:space="0" w:color="000000"/>
              <w:left w:val="single" w:sz="6" w:space="0" w:color="000000"/>
              <w:bottom w:val="single" w:sz="8" w:space="0" w:color="000000"/>
              <w:right w:val="single" w:sz="6" w:space="0" w:color="000000"/>
            </w:tcBorders>
          </w:tcPr>
          <w:p w14:paraId="22A15EBF"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17</w:t>
            </w:r>
          </w:p>
        </w:tc>
      </w:tr>
      <w:tr w:rsidR="00C811EF" w14:paraId="23E224D3" w14:textId="77777777">
        <w:trPr>
          <w:trHeight w:val="759"/>
        </w:trPr>
        <w:tc>
          <w:tcPr>
            <w:tcW w:w="3840" w:type="dxa"/>
            <w:tcBorders>
              <w:top w:val="single" w:sz="8" w:space="0" w:color="000000"/>
              <w:left w:val="single" w:sz="6" w:space="0" w:color="000000"/>
              <w:bottom w:val="single" w:sz="8" w:space="0" w:color="000000"/>
              <w:right w:val="single" w:sz="6" w:space="0" w:color="000000"/>
            </w:tcBorders>
          </w:tcPr>
          <w:p w14:paraId="1105587F" w14:textId="77777777" w:rsidR="00C811EF" w:rsidRDefault="00C811EF">
            <w:pPr>
              <w:pStyle w:val="TableParagraph"/>
              <w:tabs>
                <w:tab w:val="left" w:pos="1521"/>
              </w:tabs>
              <w:kinsoku w:val="0"/>
              <w:overflowPunct w:val="0"/>
              <w:spacing w:before="168"/>
              <w:ind w:left="1521" w:right="258" w:hanging="720"/>
              <w:rPr>
                <w:sz w:val="20"/>
                <w:szCs w:val="20"/>
              </w:rPr>
            </w:pPr>
            <w:r>
              <w:rPr>
                <w:spacing w:val="-6"/>
                <w:sz w:val="20"/>
                <w:szCs w:val="20"/>
              </w:rPr>
              <w:t>k.</w:t>
            </w:r>
            <w:r>
              <w:rPr>
                <w:sz w:val="20"/>
                <w:szCs w:val="20"/>
              </w:rPr>
              <w:tab/>
              <w:t>Territorial</w:t>
            </w:r>
            <w:r>
              <w:rPr>
                <w:spacing w:val="-14"/>
                <w:sz w:val="20"/>
                <w:szCs w:val="20"/>
              </w:rPr>
              <w:t xml:space="preserve"> </w:t>
            </w:r>
            <w:r>
              <w:rPr>
                <w:sz w:val="20"/>
                <w:szCs w:val="20"/>
              </w:rPr>
              <w:t>development and sales quotas</w:t>
            </w:r>
          </w:p>
        </w:tc>
        <w:tc>
          <w:tcPr>
            <w:tcW w:w="2676" w:type="dxa"/>
            <w:tcBorders>
              <w:top w:val="single" w:sz="8" w:space="0" w:color="000000"/>
              <w:left w:val="single" w:sz="6" w:space="0" w:color="000000"/>
              <w:bottom w:val="single" w:sz="8" w:space="0" w:color="000000"/>
              <w:right w:val="single" w:sz="6" w:space="0" w:color="000000"/>
            </w:tcBorders>
          </w:tcPr>
          <w:p w14:paraId="1520C23A" w14:textId="77777777" w:rsidR="00C811EF" w:rsidRDefault="00C811EF">
            <w:pPr>
              <w:pStyle w:val="TableParagraph"/>
              <w:kinsoku w:val="0"/>
              <w:overflowPunct w:val="0"/>
              <w:spacing w:before="171"/>
              <w:ind w:left="16" w:right="4"/>
              <w:jc w:val="center"/>
              <w:rPr>
                <w:spacing w:val="-5"/>
                <w:sz w:val="20"/>
                <w:szCs w:val="20"/>
              </w:rPr>
            </w:pPr>
            <w:r>
              <w:rPr>
                <w:spacing w:val="-5"/>
                <w:sz w:val="20"/>
                <w:szCs w:val="20"/>
              </w:rPr>
              <w:t>N/A</w:t>
            </w:r>
          </w:p>
        </w:tc>
        <w:tc>
          <w:tcPr>
            <w:tcW w:w="2796" w:type="dxa"/>
            <w:tcBorders>
              <w:top w:val="single" w:sz="8" w:space="0" w:color="000000"/>
              <w:left w:val="single" w:sz="6" w:space="0" w:color="000000"/>
              <w:bottom w:val="single" w:sz="8" w:space="0" w:color="000000"/>
              <w:right w:val="single" w:sz="6" w:space="0" w:color="000000"/>
            </w:tcBorders>
          </w:tcPr>
          <w:p w14:paraId="24C7E67E" w14:textId="77777777" w:rsidR="00C811EF" w:rsidRDefault="00C811EF">
            <w:pPr>
              <w:pStyle w:val="TableParagraph"/>
              <w:kinsoku w:val="0"/>
              <w:overflowPunct w:val="0"/>
              <w:spacing w:before="171"/>
              <w:ind w:left="17" w:right="4"/>
              <w:jc w:val="center"/>
              <w:rPr>
                <w:spacing w:val="-5"/>
                <w:sz w:val="20"/>
                <w:szCs w:val="20"/>
              </w:rPr>
            </w:pPr>
            <w:r>
              <w:rPr>
                <w:spacing w:val="-5"/>
                <w:sz w:val="20"/>
                <w:szCs w:val="20"/>
              </w:rPr>
              <w:t>N/A</w:t>
            </w:r>
          </w:p>
        </w:tc>
      </w:tr>
      <w:tr w:rsidR="00C811EF" w14:paraId="7B5380B2"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35AB7D35" w14:textId="77777777" w:rsidR="00C811EF" w:rsidRDefault="00C811EF">
            <w:pPr>
              <w:pStyle w:val="TableParagraph"/>
              <w:tabs>
                <w:tab w:val="left" w:pos="1521"/>
              </w:tabs>
              <w:kinsoku w:val="0"/>
              <w:overflowPunct w:val="0"/>
              <w:spacing w:before="166" w:line="242" w:lineRule="auto"/>
              <w:ind w:left="1521" w:right="136" w:hanging="720"/>
              <w:rPr>
                <w:spacing w:val="-2"/>
                <w:sz w:val="20"/>
                <w:szCs w:val="20"/>
              </w:rPr>
            </w:pPr>
            <w:r>
              <w:rPr>
                <w:spacing w:val="-6"/>
                <w:sz w:val="20"/>
                <w:szCs w:val="20"/>
              </w:rPr>
              <w:t>l.</w:t>
            </w:r>
            <w:r>
              <w:rPr>
                <w:sz w:val="20"/>
                <w:szCs w:val="20"/>
              </w:rPr>
              <w:tab/>
              <w:t>Ongoing</w:t>
            </w:r>
            <w:r>
              <w:rPr>
                <w:spacing w:val="-14"/>
                <w:sz w:val="20"/>
                <w:szCs w:val="20"/>
              </w:rPr>
              <w:t xml:space="preserve"> </w:t>
            </w:r>
            <w:r>
              <w:rPr>
                <w:sz w:val="20"/>
                <w:szCs w:val="20"/>
              </w:rPr>
              <w:t xml:space="preserve">product/service </w:t>
            </w:r>
            <w:r>
              <w:rPr>
                <w:spacing w:val="-2"/>
                <w:sz w:val="20"/>
                <w:szCs w:val="20"/>
              </w:rPr>
              <w:t>purchases</w:t>
            </w:r>
          </w:p>
        </w:tc>
        <w:tc>
          <w:tcPr>
            <w:tcW w:w="2676" w:type="dxa"/>
            <w:tcBorders>
              <w:top w:val="single" w:sz="8" w:space="0" w:color="000000"/>
              <w:left w:val="single" w:sz="6" w:space="0" w:color="000000"/>
              <w:bottom w:val="single" w:sz="8" w:space="0" w:color="000000"/>
              <w:right w:val="single" w:sz="6" w:space="0" w:color="000000"/>
            </w:tcBorders>
          </w:tcPr>
          <w:p w14:paraId="0EEF29D5" w14:textId="77777777" w:rsidR="00C811EF" w:rsidRDefault="00C811EF">
            <w:pPr>
              <w:pStyle w:val="TableParagraph"/>
              <w:kinsoku w:val="0"/>
              <w:overflowPunct w:val="0"/>
              <w:spacing w:before="168"/>
              <w:ind w:left="16" w:right="2"/>
              <w:jc w:val="center"/>
              <w:rPr>
                <w:spacing w:val="-5"/>
                <w:sz w:val="20"/>
                <w:szCs w:val="20"/>
              </w:rPr>
            </w:pPr>
            <w:r>
              <w:rPr>
                <w:spacing w:val="-5"/>
                <w:sz w:val="20"/>
                <w:szCs w:val="20"/>
              </w:rPr>
              <w:t>9.7</w:t>
            </w:r>
          </w:p>
        </w:tc>
        <w:tc>
          <w:tcPr>
            <w:tcW w:w="2796" w:type="dxa"/>
            <w:tcBorders>
              <w:top w:val="single" w:sz="8" w:space="0" w:color="000000"/>
              <w:left w:val="single" w:sz="6" w:space="0" w:color="000000"/>
              <w:bottom w:val="single" w:sz="8" w:space="0" w:color="000000"/>
              <w:right w:val="single" w:sz="6" w:space="0" w:color="000000"/>
            </w:tcBorders>
          </w:tcPr>
          <w:p w14:paraId="0824801D"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25</w:t>
            </w:r>
          </w:p>
        </w:tc>
      </w:tr>
      <w:tr w:rsidR="00C811EF" w14:paraId="3C263352" w14:textId="77777777">
        <w:trPr>
          <w:trHeight w:val="1220"/>
        </w:trPr>
        <w:tc>
          <w:tcPr>
            <w:tcW w:w="3840" w:type="dxa"/>
            <w:tcBorders>
              <w:top w:val="single" w:sz="8" w:space="0" w:color="000000"/>
              <w:left w:val="single" w:sz="6" w:space="0" w:color="000000"/>
              <w:bottom w:val="single" w:sz="8" w:space="0" w:color="000000"/>
              <w:right w:val="single" w:sz="6" w:space="0" w:color="000000"/>
            </w:tcBorders>
          </w:tcPr>
          <w:p w14:paraId="4D7D144A" w14:textId="77777777" w:rsidR="00C811EF" w:rsidRDefault="00C811EF">
            <w:pPr>
              <w:pStyle w:val="TableParagraph"/>
              <w:tabs>
                <w:tab w:val="left" w:pos="1521"/>
              </w:tabs>
              <w:kinsoku w:val="0"/>
              <w:overflowPunct w:val="0"/>
              <w:spacing w:before="168"/>
              <w:ind w:left="1521" w:right="859" w:hanging="720"/>
              <w:rPr>
                <w:spacing w:val="-2"/>
                <w:sz w:val="20"/>
                <w:szCs w:val="20"/>
              </w:rPr>
            </w:pPr>
            <w:r>
              <w:rPr>
                <w:spacing w:val="-6"/>
                <w:sz w:val="20"/>
                <w:szCs w:val="20"/>
              </w:rPr>
              <w:t>m.</w:t>
            </w:r>
            <w:r>
              <w:rPr>
                <w:sz w:val="20"/>
                <w:szCs w:val="20"/>
              </w:rPr>
              <w:tab/>
            </w:r>
            <w:r>
              <w:rPr>
                <w:spacing w:val="-2"/>
                <w:sz w:val="20"/>
                <w:szCs w:val="20"/>
              </w:rPr>
              <w:t xml:space="preserve">Maintenance, </w:t>
            </w:r>
            <w:r>
              <w:rPr>
                <w:sz w:val="20"/>
                <w:szCs w:val="20"/>
              </w:rPr>
              <w:t>appearance</w:t>
            </w:r>
            <w:r>
              <w:rPr>
                <w:spacing w:val="-14"/>
                <w:sz w:val="20"/>
                <w:szCs w:val="20"/>
              </w:rPr>
              <w:t xml:space="preserve"> </w:t>
            </w:r>
            <w:r>
              <w:rPr>
                <w:sz w:val="20"/>
                <w:szCs w:val="20"/>
              </w:rPr>
              <w:t xml:space="preserve">and </w:t>
            </w:r>
            <w:proofErr w:type="spellStart"/>
            <w:r>
              <w:rPr>
                <w:spacing w:val="-2"/>
                <w:sz w:val="20"/>
                <w:szCs w:val="20"/>
              </w:rPr>
              <w:t>remodelling</w:t>
            </w:r>
            <w:proofErr w:type="spellEnd"/>
            <w:r>
              <w:rPr>
                <w:spacing w:val="-2"/>
                <w:sz w:val="20"/>
                <w:szCs w:val="20"/>
              </w:rPr>
              <w:t xml:space="preserve"> requirements</w:t>
            </w:r>
          </w:p>
        </w:tc>
        <w:tc>
          <w:tcPr>
            <w:tcW w:w="2676" w:type="dxa"/>
            <w:tcBorders>
              <w:top w:val="single" w:sz="8" w:space="0" w:color="000000"/>
              <w:left w:val="single" w:sz="6" w:space="0" w:color="000000"/>
              <w:bottom w:val="single" w:sz="8" w:space="0" w:color="000000"/>
              <w:right w:val="single" w:sz="6" w:space="0" w:color="000000"/>
            </w:tcBorders>
          </w:tcPr>
          <w:p w14:paraId="52803CD0" w14:textId="77777777" w:rsidR="00C811EF" w:rsidRDefault="00C811EF">
            <w:pPr>
              <w:pStyle w:val="TableParagraph"/>
              <w:kinsoku w:val="0"/>
              <w:overflowPunct w:val="0"/>
              <w:spacing w:before="171"/>
              <w:ind w:left="16" w:right="2"/>
              <w:jc w:val="center"/>
              <w:rPr>
                <w:spacing w:val="-4"/>
                <w:sz w:val="20"/>
                <w:szCs w:val="20"/>
              </w:rPr>
            </w:pPr>
            <w:r>
              <w:rPr>
                <w:spacing w:val="-4"/>
                <w:sz w:val="20"/>
                <w:szCs w:val="20"/>
              </w:rPr>
              <w:t>9.18</w:t>
            </w:r>
          </w:p>
        </w:tc>
        <w:tc>
          <w:tcPr>
            <w:tcW w:w="2796" w:type="dxa"/>
            <w:tcBorders>
              <w:top w:val="single" w:sz="8" w:space="0" w:color="000000"/>
              <w:left w:val="single" w:sz="6" w:space="0" w:color="000000"/>
              <w:bottom w:val="single" w:sz="8" w:space="0" w:color="000000"/>
              <w:right w:val="single" w:sz="6" w:space="0" w:color="000000"/>
            </w:tcBorders>
          </w:tcPr>
          <w:p w14:paraId="1CA9E0EA" w14:textId="77777777" w:rsidR="00C811EF" w:rsidRDefault="00C811EF">
            <w:pPr>
              <w:pStyle w:val="TableParagraph"/>
              <w:kinsoku w:val="0"/>
              <w:overflowPunct w:val="0"/>
              <w:spacing w:before="171"/>
              <w:ind w:left="17" w:right="4"/>
              <w:jc w:val="center"/>
              <w:rPr>
                <w:spacing w:val="-5"/>
                <w:sz w:val="20"/>
                <w:szCs w:val="20"/>
              </w:rPr>
            </w:pPr>
            <w:r>
              <w:rPr>
                <w:spacing w:val="-5"/>
                <w:sz w:val="20"/>
                <w:szCs w:val="20"/>
              </w:rPr>
              <w:t>N/A</w:t>
            </w:r>
          </w:p>
        </w:tc>
      </w:tr>
      <w:tr w:rsidR="00C811EF" w14:paraId="220C8EFF" w14:textId="77777777">
        <w:trPr>
          <w:trHeight w:val="527"/>
        </w:trPr>
        <w:tc>
          <w:tcPr>
            <w:tcW w:w="3840" w:type="dxa"/>
            <w:tcBorders>
              <w:top w:val="single" w:sz="8" w:space="0" w:color="000000"/>
              <w:left w:val="single" w:sz="6" w:space="0" w:color="000000"/>
              <w:bottom w:val="single" w:sz="8" w:space="0" w:color="000000"/>
              <w:right w:val="single" w:sz="6" w:space="0" w:color="000000"/>
            </w:tcBorders>
          </w:tcPr>
          <w:p w14:paraId="208BA11D" w14:textId="77777777" w:rsidR="00C811EF" w:rsidRDefault="00C811EF">
            <w:pPr>
              <w:pStyle w:val="TableParagraph"/>
              <w:tabs>
                <w:tab w:val="left" w:pos="1521"/>
              </w:tabs>
              <w:kinsoku w:val="0"/>
              <w:overflowPunct w:val="0"/>
              <w:spacing w:before="168"/>
              <w:ind w:left="801"/>
              <w:rPr>
                <w:spacing w:val="-2"/>
                <w:sz w:val="20"/>
                <w:szCs w:val="20"/>
              </w:rPr>
            </w:pPr>
            <w:r>
              <w:rPr>
                <w:spacing w:val="-5"/>
                <w:sz w:val="20"/>
                <w:szCs w:val="20"/>
              </w:rPr>
              <w:t>n.</w:t>
            </w:r>
            <w:r>
              <w:rPr>
                <w:sz w:val="20"/>
                <w:szCs w:val="20"/>
              </w:rPr>
              <w:tab/>
            </w:r>
            <w:r>
              <w:rPr>
                <w:spacing w:val="-2"/>
                <w:sz w:val="20"/>
                <w:szCs w:val="20"/>
              </w:rPr>
              <w:t>Insurance</w:t>
            </w:r>
          </w:p>
        </w:tc>
        <w:tc>
          <w:tcPr>
            <w:tcW w:w="2676" w:type="dxa"/>
            <w:tcBorders>
              <w:top w:val="single" w:sz="8" w:space="0" w:color="000000"/>
              <w:left w:val="single" w:sz="6" w:space="0" w:color="000000"/>
              <w:bottom w:val="single" w:sz="8" w:space="0" w:color="000000"/>
              <w:right w:val="single" w:sz="6" w:space="0" w:color="000000"/>
            </w:tcBorders>
          </w:tcPr>
          <w:p w14:paraId="27B0A496" w14:textId="77777777" w:rsidR="00C811EF" w:rsidRDefault="00C811EF">
            <w:pPr>
              <w:pStyle w:val="TableParagraph"/>
              <w:kinsoku w:val="0"/>
              <w:overflowPunct w:val="0"/>
              <w:spacing w:before="168"/>
              <w:ind w:left="16" w:right="2"/>
              <w:jc w:val="center"/>
              <w:rPr>
                <w:spacing w:val="-4"/>
                <w:sz w:val="20"/>
                <w:szCs w:val="20"/>
              </w:rPr>
            </w:pPr>
            <w:r>
              <w:rPr>
                <w:spacing w:val="-4"/>
                <w:sz w:val="20"/>
                <w:szCs w:val="20"/>
              </w:rPr>
              <w:t>9.14</w:t>
            </w:r>
          </w:p>
        </w:tc>
        <w:tc>
          <w:tcPr>
            <w:tcW w:w="2796" w:type="dxa"/>
            <w:tcBorders>
              <w:top w:val="single" w:sz="8" w:space="0" w:color="000000"/>
              <w:left w:val="single" w:sz="6" w:space="0" w:color="000000"/>
              <w:bottom w:val="single" w:sz="8" w:space="0" w:color="000000"/>
              <w:right w:val="single" w:sz="6" w:space="0" w:color="000000"/>
            </w:tcBorders>
          </w:tcPr>
          <w:p w14:paraId="3EA6DA2C"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23</w:t>
            </w:r>
          </w:p>
        </w:tc>
      </w:tr>
      <w:tr w:rsidR="00C811EF" w14:paraId="7BC61286" w14:textId="77777777">
        <w:trPr>
          <w:trHeight w:val="760"/>
        </w:trPr>
        <w:tc>
          <w:tcPr>
            <w:tcW w:w="3840" w:type="dxa"/>
            <w:tcBorders>
              <w:top w:val="single" w:sz="8" w:space="0" w:color="000000"/>
              <w:left w:val="single" w:sz="6" w:space="0" w:color="000000"/>
              <w:bottom w:val="single" w:sz="8" w:space="0" w:color="000000"/>
              <w:right w:val="single" w:sz="6" w:space="0" w:color="000000"/>
            </w:tcBorders>
          </w:tcPr>
          <w:p w14:paraId="56D68B47" w14:textId="77777777" w:rsidR="00C811EF" w:rsidRDefault="00C811EF">
            <w:pPr>
              <w:pStyle w:val="TableParagraph"/>
              <w:tabs>
                <w:tab w:val="left" w:pos="1521"/>
              </w:tabs>
              <w:kinsoku w:val="0"/>
              <w:overflowPunct w:val="0"/>
              <w:spacing w:before="168"/>
              <w:ind w:left="1521" w:right="1036" w:hanging="720"/>
              <w:rPr>
                <w:spacing w:val="-2"/>
                <w:sz w:val="20"/>
                <w:szCs w:val="20"/>
              </w:rPr>
            </w:pPr>
            <w:r>
              <w:rPr>
                <w:spacing w:val="-6"/>
                <w:sz w:val="20"/>
                <w:szCs w:val="20"/>
              </w:rPr>
              <w:t>o.</w:t>
            </w:r>
            <w:r>
              <w:rPr>
                <w:sz w:val="20"/>
                <w:szCs w:val="20"/>
              </w:rPr>
              <w:tab/>
              <w:t>Marketing</w:t>
            </w:r>
            <w:r>
              <w:rPr>
                <w:spacing w:val="-14"/>
                <w:sz w:val="20"/>
                <w:szCs w:val="20"/>
              </w:rPr>
              <w:t xml:space="preserve"> </w:t>
            </w:r>
            <w:r>
              <w:rPr>
                <w:sz w:val="20"/>
                <w:szCs w:val="20"/>
              </w:rPr>
              <w:t xml:space="preserve">and </w:t>
            </w:r>
            <w:r>
              <w:rPr>
                <w:spacing w:val="-2"/>
                <w:sz w:val="20"/>
                <w:szCs w:val="20"/>
              </w:rPr>
              <w:t>Advertising</w:t>
            </w:r>
          </w:p>
        </w:tc>
        <w:tc>
          <w:tcPr>
            <w:tcW w:w="2676" w:type="dxa"/>
            <w:tcBorders>
              <w:top w:val="single" w:sz="8" w:space="0" w:color="000000"/>
              <w:left w:val="single" w:sz="6" w:space="0" w:color="000000"/>
              <w:bottom w:val="single" w:sz="8" w:space="0" w:color="000000"/>
              <w:right w:val="single" w:sz="6" w:space="0" w:color="000000"/>
            </w:tcBorders>
          </w:tcPr>
          <w:p w14:paraId="7FA9F6EF" w14:textId="77777777" w:rsidR="00C811EF" w:rsidRDefault="00C811EF">
            <w:pPr>
              <w:pStyle w:val="TableParagraph"/>
              <w:kinsoku w:val="0"/>
              <w:overflowPunct w:val="0"/>
              <w:spacing w:before="171"/>
              <w:ind w:left="16" w:right="2"/>
              <w:jc w:val="center"/>
              <w:rPr>
                <w:spacing w:val="-4"/>
                <w:sz w:val="20"/>
                <w:szCs w:val="20"/>
              </w:rPr>
            </w:pPr>
            <w:r>
              <w:rPr>
                <w:sz w:val="20"/>
                <w:szCs w:val="20"/>
              </w:rPr>
              <w:t>5.7,</w:t>
            </w:r>
            <w:r>
              <w:rPr>
                <w:spacing w:val="-6"/>
                <w:sz w:val="20"/>
                <w:szCs w:val="20"/>
              </w:rPr>
              <w:t xml:space="preserve"> </w:t>
            </w:r>
            <w:r>
              <w:rPr>
                <w:spacing w:val="-4"/>
                <w:sz w:val="20"/>
                <w:szCs w:val="20"/>
              </w:rPr>
              <w:t>9.11</w:t>
            </w:r>
          </w:p>
        </w:tc>
        <w:tc>
          <w:tcPr>
            <w:tcW w:w="2796" w:type="dxa"/>
            <w:tcBorders>
              <w:top w:val="single" w:sz="8" w:space="0" w:color="000000"/>
              <w:left w:val="single" w:sz="6" w:space="0" w:color="000000"/>
              <w:bottom w:val="single" w:sz="8" w:space="0" w:color="000000"/>
              <w:right w:val="single" w:sz="6" w:space="0" w:color="000000"/>
            </w:tcBorders>
          </w:tcPr>
          <w:p w14:paraId="36732E5A"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17</w:t>
            </w:r>
          </w:p>
        </w:tc>
      </w:tr>
      <w:tr w:rsidR="00C811EF" w14:paraId="7882AAB7"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78C1AB18" w14:textId="77777777" w:rsidR="00C811EF" w:rsidRDefault="00C811EF">
            <w:pPr>
              <w:pStyle w:val="TableParagraph"/>
              <w:tabs>
                <w:tab w:val="left" w:pos="1521"/>
              </w:tabs>
              <w:kinsoku w:val="0"/>
              <w:overflowPunct w:val="0"/>
              <w:spacing w:before="171"/>
              <w:ind w:left="801"/>
              <w:rPr>
                <w:spacing w:val="-2"/>
                <w:sz w:val="20"/>
                <w:szCs w:val="20"/>
              </w:rPr>
            </w:pPr>
            <w:r>
              <w:rPr>
                <w:spacing w:val="-5"/>
                <w:sz w:val="20"/>
                <w:szCs w:val="20"/>
              </w:rPr>
              <w:t>p.</w:t>
            </w:r>
            <w:r>
              <w:rPr>
                <w:sz w:val="20"/>
                <w:szCs w:val="20"/>
              </w:rPr>
              <w:tab/>
            </w:r>
            <w:r>
              <w:rPr>
                <w:spacing w:val="-2"/>
                <w:sz w:val="20"/>
                <w:szCs w:val="20"/>
              </w:rPr>
              <w:t>Indemnification</w:t>
            </w:r>
          </w:p>
        </w:tc>
        <w:tc>
          <w:tcPr>
            <w:tcW w:w="2676" w:type="dxa"/>
            <w:tcBorders>
              <w:top w:val="single" w:sz="8" w:space="0" w:color="000000"/>
              <w:left w:val="single" w:sz="6" w:space="0" w:color="000000"/>
              <w:bottom w:val="single" w:sz="8" w:space="0" w:color="000000"/>
              <w:right w:val="single" w:sz="6" w:space="0" w:color="000000"/>
            </w:tcBorders>
          </w:tcPr>
          <w:p w14:paraId="38CDA0D8" w14:textId="77777777" w:rsidR="00C811EF" w:rsidRDefault="00C811EF">
            <w:pPr>
              <w:pStyle w:val="TableParagraph"/>
              <w:kinsoku w:val="0"/>
              <w:overflowPunct w:val="0"/>
              <w:spacing w:before="171"/>
              <w:ind w:left="16" w:right="2"/>
              <w:jc w:val="center"/>
              <w:rPr>
                <w:spacing w:val="-4"/>
                <w:sz w:val="20"/>
                <w:szCs w:val="20"/>
              </w:rPr>
            </w:pPr>
            <w:r>
              <w:rPr>
                <w:spacing w:val="-4"/>
                <w:sz w:val="20"/>
                <w:szCs w:val="20"/>
              </w:rPr>
              <w:t>12.3</w:t>
            </w:r>
          </w:p>
        </w:tc>
        <w:tc>
          <w:tcPr>
            <w:tcW w:w="2796" w:type="dxa"/>
            <w:tcBorders>
              <w:top w:val="single" w:sz="8" w:space="0" w:color="000000"/>
              <w:left w:val="single" w:sz="6" w:space="0" w:color="000000"/>
              <w:bottom w:val="single" w:sz="8" w:space="0" w:color="000000"/>
              <w:right w:val="single" w:sz="6" w:space="0" w:color="000000"/>
            </w:tcBorders>
          </w:tcPr>
          <w:p w14:paraId="43A05250" w14:textId="77777777" w:rsidR="00C811EF" w:rsidRDefault="00C811EF">
            <w:pPr>
              <w:pStyle w:val="TableParagraph"/>
              <w:kinsoku w:val="0"/>
              <w:overflowPunct w:val="0"/>
              <w:spacing w:before="171"/>
              <w:ind w:left="17" w:right="3"/>
              <w:jc w:val="center"/>
              <w:rPr>
                <w:spacing w:val="-4"/>
                <w:sz w:val="20"/>
                <w:szCs w:val="20"/>
              </w:rPr>
            </w:pPr>
            <w:r>
              <w:rPr>
                <w:spacing w:val="-4"/>
                <w:sz w:val="20"/>
                <w:szCs w:val="20"/>
              </w:rPr>
              <w:t>9,30</w:t>
            </w:r>
          </w:p>
        </w:tc>
      </w:tr>
      <w:tr w:rsidR="00C811EF" w14:paraId="1CAB3B85"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47DC1EA6" w14:textId="77777777" w:rsidR="00C811EF" w:rsidRDefault="00C811EF">
            <w:pPr>
              <w:pStyle w:val="TableParagraph"/>
              <w:tabs>
                <w:tab w:val="left" w:pos="1521"/>
              </w:tabs>
              <w:kinsoku w:val="0"/>
              <w:overflowPunct w:val="0"/>
              <w:spacing w:before="166" w:line="242" w:lineRule="auto"/>
              <w:ind w:left="1521" w:right="381" w:hanging="720"/>
              <w:rPr>
                <w:sz w:val="20"/>
                <w:szCs w:val="20"/>
              </w:rPr>
            </w:pPr>
            <w:r>
              <w:rPr>
                <w:spacing w:val="-6"/>
                <w:sz w:val="20"/>
                <w:szCs w:val="20"/>
              </w:rPr>
              <w:t>q.</w:t>
            </w:r>
            <w:r>
              <w:rPr>
                <w:sz w:val="20"/>
                <w:szCs w:val="20"/>
              </w:rPr>
              <w:tab/>
              <w:t>Owner’s</w:t>
            </w:r>
            <w:r>
              <w:rPr>
                <w:spacing w:val="-14"/>
                <w:sz w:val="20"/>
                <w:szCs w:val="20"/>
              </w:rPr>
              <w:t xml:space="preserve"> </w:t>
            </w:r>
            <w:r>
              <w:rPr>
                <w:sz w:val="20"/>
                <w:szCs w:val="20"/>
              </w:rPr>
              <w:t>participation/ management staffing</w:t>
            </w:r>
          </w:p>
        </w:tc>
        <w:tc>
          <w:tcPr>
            <w:tcW w:w="2676" w:type="dxa"/>
            <w:tcBorders>
              <w:top w:val="single" w:sz="8" w:space="0" w:color="000000"/>
              <w:left w:val="single" w:sz="6" w:space="0" w:color="000000"/>
              <w:bottom w:val="single" w:sz="8" w:space="0" w:color="000000"/>
              <w:right w:val="single" w:sz="6" w:space="0" w:color="000000"/>
            </w:tcBorders>
          </w:tcPr>
          <w:p w14:paraId="62909CFF" w14:textId="77777777" w:rsidR="00C811EF" w:rsidRDefault="00C811EF">
            <w:pPr>
              <w:pStyle w:val="TableParagraph"/>
              <w:kinsoku w:val="0"/>
              <w:overflowPunct w:val="0"/>
              <w:spacing w:before="168"/>
              <w:ind w:left="16" w:right="2"/>
              <w:jc w:val="center"/>
              <w:rPr>
                <w:spacing w:val="-5"/>
                <w:sz w:val="20"/>
                <w:szCs w:val="20"/>
              </w:rPr>
            </w:pPr>
            <w:r>
              <w:rPr>
                <w:spacing w:val="-5"/>
                <w:sz w:val="20"/>
                <w:szCs w:val="20"/>
              </w:rPr>
              <w:t>9.4</w:t>
            </w:r>
          </w:p>
        </w:tc>
        <w:tc>
          <w:tcPr>
            <w:tcW w:w="2796" w:type="dxa"/>
            <w:tcBorders>
              <w:top w:val="single" w:sz="8" w:space="0" w:color="000000"/>
              <w:left w:val="single" w:sz="6" w:space="0" w:color="000000"/>
              <w:bottom w:val="single" w:sz="8" w:space="0" w:color="000000"/>
              <w:right w:val="single" w:sz="6" w:space="0" w:color="000000"/>
            </w:tcBorders>
          </w:tcPr>
          <w:p w14:paraId="60E3C28B"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24</w:t>
            </w:r>
          </w:p>
        </w:tc>
      </w:tr>
      <w:tr w:rsidR="00C811EF" w14:paraId="4BE5153E"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70171BCE" w14:textId="77777777" w:rsidR="00C811EF" w:rsidRDefault="00C811EF">
            <w:pPr>
              <w:pStyle w:val="TableParagraph"/>
              <w:tabs>
                <w:tab w:val="left" w:pos="1521"/>
              </w:tabs>
              <w:kinsoku w:val="0"/>
              <w:overflowPunct w:val="0"/>
              <w:spacing w:before="171"/>
              <w:ind w:left="801"/>
              <w:rPr>
                <w:spacing w:val="-2"/>
                <w:sz w:val="20"/>
                <w:szCs w:val="20"/>
              </w:rPr>
            </w:pPr>
            <w:r>
              <w:rPr>
                <w:spacing w:val="-5"/>
                <w:sz w:val="20"/>
                <w:szCs w:val="20"/>
              </w:rPr>
              <w:t>r.</w:t>
            </w:r>
            <w:r>
              <w:rPr>
                <w:sz w:val="20"/>
                <w:szCs w:val="20"/>
              </w:rPr>
              <w:tab/>
            </w:r>
            <w:r>
              <w:rPr>
                <w:spacing w:val="-2"/>
                <w:sz w:val="20"/>
                <w:szCs w:val="20"/>
              </w:rPr>
              <w:t>Records/reports</w:t>
            </w:r>
          </w:p>
        </w:tc>
        <w:tc>
          <w:tcPr>
            <w:tcW w:w="2676" w:type="dxa"/>
            <w:tcBorders>
              <w:top w:val="single" w:sz="8" w:space="0" w:color="000000"/>
              <w:left w:val="single" w:sz="6" w:space="0" w:color="000000"/>
              <w:bottom w:val="single" w:sz="8" w:space="0" w:color="000000"/>
              <w:right w:val="single" w:sz="6" w:space="0" w:color="000000"/>
            </w:tcBorders>
          </w:tcPr>
          <w:p w14:paraId="41929A68" w14:textId="77777777" w:rsidR="00C811EF" w:rsidRDefault="00C811EF">
            <w:pPr>
              <w:pStyle w:val="TableParagraph"/>
              <w:kinsoku w:val="0"/>
              <w:overflowPunct w:val="0"/>
              <w:spacing w:before="171"/>
              <w:ind w:left="16" w:right="2"/>
              <w:jc w:val="center"/>
              <w:rPr>
                <w:spacing w:val="-4"/>
                <w:sz w:val="20"/>
                <w:szCs w:val="20"/>
              </w:rPr>
            </w:pPr>
            <w:r>
              <w:rPr>
                <w:sz w:val="20"/>
                <w:szCs w:val="20"/>
              </w:rPr>
              <w:t>8.6,</w:t>
            </w:r>
            <w:r>
              <w:rPr>
                <w:spacing w:val="-6"/>
                <w:sz w:val="20"/>
                <w:szCs w:val="20"/>
              </w:rPr>
              <w:t xml:space="preserve"> </w:t>
            </w:r>
            <w:r>
              <w:rPr>
                <w:spacing w:val="-4"/>
                <w:sz w:val="20"/>
                <w:szCs w:val="20"/>
              </w:rPr>
              <w:t>9.13</w:t>
            </w:r>
          </w:p>
        </w:tc>
        <w:tc>
          <w:tcPr>
            <w:tcW w:w="2796" w:type="dxa"/>
            <w:tcBorders>
              <w:top w:val="single" w:sz="8" w:space="0" w:color="000000"/>
              <w:left w:val="single" w:sz="6" w:space="0" w:color="000000"/>
              <w:bottom w:val="single" w:sz="8" w:space="0" w:color="000000"/>
              <w:right w:val="single" w:sz="6" w:space="0" w:color="000000"/>
            </w:tcBorders>
          </w:tcPr>
          <w:p w14:paraId="303A6944" w14:textId="77777777" w:rsidR="00C811EF" w:rsidRDefault="00C811EF">
            <w:pPr>
              <w:pStyle w:val="TableParagraph"/>
              <w:kinsoku w:val="0"/>
              <w:overflowPunct w:val="0"/>
              <w:spacing w:before="171"/>
              <w:ind w:left="17"/>
              <w:jc w:val="center"/>
              <w:rPr>
                <w:spacing w:val="-10"/>
                <w:sz w:val="20"/>
                <w:szCs w:val="20"/>
              </w:rPr>
            </w:pPr>
            <w:r>
              <w:rPr>
                <w:spacing w:val="-10"/>
                <w:sz w:val="20"/>
                <w:szCs w:val="20"/>
              </w:rPr>
              <w:t>9</w:t>
            </w:r>
          </w:p>
        </w:tc>
      </w:tr>
      <w:tr w:rsidR="00C811EF" w14:paraId="74E9C1A8"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2E6CC690" w14:textId="77777777" w:rsidR="00C811EF" w:rsidRDefault="00C811EF">
            <w:pPr>
              <w:pStyle w:val="TableParagraph"/>
              <w:tabs>
                <w:tab w:val="left" w:pos="1521"/>
              </w:tabs>
              <w:kinsoku w:val="0"/>
              <w:overflowPunct w:val="0"/>
              <w:spacing w:before="171"/>
              <w:ind w:left="801"/>
              <w:rPr>
                <w:spacing w:val="-2"/>
                <w:sz w:val="20"/>
                <w:szCs w:val="20"/>
              </w:rPr>
            </w:pPr>
            <w:r>
              <w:rPr>
                <w:spacing w:val="-5"/>
                <w:sz w:val="20"/>
                <w:szCs w:val="20"/>
              </w:rPr>
              <w:t>s.</w:t>
            </w:r>
            <w:r>
              <w:rPr>
                <w:sz w:val="20"/>
                <w:szCs w:val="20"/>
              </w:rPr>
              <w:tab/>
            </w:r>
            <w:r>
              <w:rPr>
                <w:spacing w:val="-2"/>
                <w:sz w:val="20"/>
                <w:szCs w:val="20"/>
              </w:rPr>
              <w:t>Inspections/audits</w:t>
            </w:r>
          </w:p>
        </w:tc>
        <w:tc>
          <w:tcPr>
            <w:tcW w:w="2676" w:type="dxa"/>
            <w:tcBorders>
              <w:top w:val="single" w:sz="8" w:space="0" w:color="000000"/>
              <w:left w:val="single" w:sz="6" w:space="0" w:color="000000"/>
              <w:bottom w:val="single" w:sz="8" w:space="0" w:color="000000"/>
              <w:right w:val="single" w:sz="6" w:space="0" w:color="000000"/>
            </w:tcBorders>
          </w:tcPr>
          <w:p w14:paraId="1E0A5064" w14:textId="77777777" w:rsidR="00C811EF" w:rsidRDefault="00C811EF">
            <w:pPr>
              <w:pStyle w:val="TableParagraph"/>
              <w:kinsoku w:val="0"/>
              <w:overflowPunct w:val="0"/>
              <w:spacing w:before="171"/>
              <w:ind w:left="16" w:right="4"/>
              <w:jc w:val="center"/>
              <w:rPr>
                <w:spacing w:val="-4"/>
                <w:sz w:val="20"/>
                <w:szCs w:val="20"/>
              </w:rPr>
            </w:pPr>
            <w:r>
              <w:rPr>
                <w:sz w:val="20"/>
                <w:szCs w:val="20"/>
              </w:rPr>
              <w:t>11.4,</w:t>
            </w:r>
            <w:r>
              <w:rPr>
                <w:spacing w:val="-7"/>
                <w:sz w:val="20"/>
                <w:szCs w:val="20"/>
              </w:rPr>
              <w:t xml:space="preserve"> </w:t>
            </w:r>
            <w:r>
              <w:rPr>
                <w:spacing w:val="-4"/>
                <w:sz w:val="20"/>
                <w:szCs w:val="20"/>
              </w:rPr>
              <w:t>11.5</w:t>
            </w:r>
          </w:p>
        </w:tc>
        <w:tc>
          <w:tcPr>
            <w:tcW w:w="2796" w:type="dxa"/>
            <w:tcBorders>
              <w:top w:val="single" w:sz="8" w:space="0" w:color="000000"/>
              <w:left w:val="single" w:sz="6" w:space="0" w:color="000000"/>
              <w:bottom w:val="single" w:sz="8" w:space="0" w:color="000000"/>
              <w:right w:val="single" w:sz="6" w:space="0" w:color="000000"/>
            </w:tcBorders>
          </w:tcPr>
          <w:p w14:paraId="0CBACA26" w14:textId="77777777" w:rsidR="00C811EF" w:rsidRDefault="00C811EF">
            <w:pPr>
              <w:pStyle w:val="TableParagraph"/>
              <w:kinsoku w:val="0"/>
              <w:overflowPunct w:val="0"/>
              <w:spacing w:before="171"/>
              <w:ind w:left="17"/>
              <w:jc w:val="center"/>
              <w:rPr>
                <w:spacing w:val="-10"/>
                <w:sz w:val="20"/>
                <w:szCs w:val="20"/>
              </w:rPr>
            </w:pPr>
            <w:r>
              <w:rPr>
                <w:spacing w:val="-10"/>
                <w:sz w:val="20"/>
                <w:szCs w:val="20"/>
              </w:rPr>
              <w:t>9</w:t>
            </w:r>
          </w:p>
        </w:tc>
      </w:tr>
      <w:tr w:rsidR="00C811EF" w14:paraId="6C8549B2"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46B75087" w14:textId="77777777" w:rsidR="00C811EF" w:rsidRDefault="00C811EF">
            <w:pPr>
              <w:pStyle w:val="TableParagraph"/>
              <w:tabs>
                <w:tab w:val="left" w:pos="1521"/>
              </w:tabs>
              <w:kinsoku w:val="0"/>
              <w:overflowPunct w:val="0"/>
              <w:spacing w:before="168"/>
              <w:ind w:left="801"/>
              <w:rPr>
                <w:spacing w:val="-2"/>
                <w:sz w:val="20"/>
                <w:szCs w:val="20"/>
              </w:rPr>
            </w:pPr>
            <w:r>
              <w:rPr>
                <w:spacing w:val="-5"/>
                <w:sz w:val="20"/>
                <w:szCs w:val="20"/>
              </w:rPr>
              <w:t>t.</w:t>
            </w:r>
            <w:r>
              <w:rPr>
                <w:sz w:val="20"/>
                <w:szCs w:val="20"/>
              </w:rPr>
              <w:tab/>
            </w:r>
            <w:r>
              <w:rPr>
                <w:spacing w:val="-2"/>
                <w:sz w:val="20"/>
                <w:szCs w:val="20"/>
              </w:rPr>
              <w:t>Transfer</w:t>
            </w:r>
          </w:p>
        </w:tc>
        <w:tc>
          <w:tcPr>
            <w:tcW w:w="2676" w:type="dxa"/>
            <w:tcBorders>
              <w:top w:val="single" w:sz="8" w:space="0" w:color="000000"/>
              <w:left w:val="single" w:sz="6" w:space="0" w:color="000000"/>
              <w:bottom w:val="single" w:sz="8" w:space="0" w:color="000000"/>
              <w:right w:val="single" w:sz="6" w:space="0" w:color="000000"/>
            </w:tcBorders>
          </w:tcPr>
          <w:p w14:paraId="019926AF" w14:textId="77777777" w:rsidR="00C811EF" w:rsidRDefault="00C811EF">
            <w:pPr>
              <w:pStyle w:val="TableParagraph"/>
              <w:kinsoku w:val="0"/>
              <w:overflowPunct w:val="0"/>
              <w:spacing w:before="168"/>
              <w:ind w:left="16" w:right="5"/>
              <w:jc w:val="center"/>
              <w:rPr>
                <w:spacing w:val="-4"/>
                <w:sz w:val="20"/>
                <w:szCs w:val="20"/>
              </w:rPr>
            </w:pPr>
            <w:r>
              <w:rPr>
                <w:sz w:val="20"/>
                <w:szCs w:val="20"/>
              </w:rPr>
              <w:t>5.4.2,</w:t>
            </w:r>
            <w:r>
              <w:rPr>
                <w:spacing w:val="-7"/>
                <w:sz w:val="20"/>
                <w:szCs w:val="20"/>
              </w:rPr>
              <w:t xml:space="preserve"> </w:t>
            </w:r>
            <w:r>
              <w:rPr>
                <w:sz w:val="20"/>
                <w:szCs w:val="20"/>
              </w:rPr>
              <w:t>15.2,</w:t>
            </w:r>
            <w:r>
              <w:rPr>
                <w:spacing w:val="-5"/>
                <w:sz w:val="20"/>
                <w:szCs w:val="20"/>
              </w:rPr>
              <w:t xml:space="preserve"> </w:t>
            </w:r>
            <w:r>
              <w:rPr>
                <w:sz w:val="20"/>
                <w:szCs w:val="20"/>
              </w:rPr>
              <w:t>15.4,</w:t>
            </w:r>
            <w:r>
              <w:rPr>
                <w:spacing w:val="-6"/>
                <w:sz w:val="20"/>
                <w:szCs w:val="20"/>
              </w:rPr>
              <w:t xml:space="preserve"> </w:t>
            </w:r>
            <w:r>
              <w:rPr>
                <w:spacing w:val="-4"/>
                <w:sz w:val="20"/>
                <w:szCs w:val="20"/>
              </w:rPr>
              <w:t>15.5</w:t>
            </w:r>
          </w:p>
        </w:tc>
        <w:tc>
          <w:tcPr>
            <w:tcW w:w="2796" w:type="dxa"/>
            <w:tcBorders>
              <w:top w:val="single" w:sz="8" w:space="0" w:color="000000"/>
              <w:left w:val="single" w:sz="6" w:space="0" w:color="000000"/>
              <w:bottom w:val="single" w:sz="8" w:space="0" w:color="000000"/>
              <w:right w:val="single" w:sz="6" w:space="0" w:color="000000"/>
            </w:tcBorders>
          </w:tcPr>
          <w:p w14:paraId="6B6DC0AB"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30</w:t>
            </w:r>
          </w:p>
        </w:tc>
      </w:tr>
      <w:tr w:rsidR="00C811EF" w14:paraId="7A963F57" w14:textId="77777777">
        <w:trPr>
          <w:trHeight w:val="527"/>
        </w:trPr>
        <w:tc>
          <w:tcPr>
            <w:tcW w:w="3840" w:type="dxa"/>
            <w:tcBorders>
              <w:top w:val="single" w:sz="8" w:space="0" w:color="000000"/>
              <w:left w:val="single" w:sz="6" w:space="0" w:color="000000"/>
              <w:bottom w:val="single" w:sz="8" w:space="0" w:color="000000"/>
              <w:right w:val="single" w:sz="6" w:space="0" w:color="000000"/>
            </w:tcBorders>
          </w:tcPr>
          <w:p w14:paraId="5069147E" w14:textId="77777777" w:rsidR="00C811EF" w:rsidRDefault="00C811EF">
            <w:pPr>
              <w:pStyle w:val="TableParagraph"/>
              <w:tabs>
                <w:tab w:val="left" w:pos="1521"/>
              </w:tabs>
              <w:kinsoku w:val="0"/>
              <w:overflowPunct w:val="0"/>
              <w:spacing w:before="168"/>
              <w:ind w:left="801"/>
              <w:rPr>
                <w:spacing w:val="-2"/>
                <w:sz w:val="20"/>
                <w:szCs w:val="20"/>
              </w:rPr>
            </w:pPr>
            <w:r>
              <w:rPr>
                <w:spacing w:val="-5"/>
                <w:sz w:val="20"/>
                <w:szCs w:val="20"/>
              </w:rPr>
              <w:t>u.</w:t>
            </w:r>
            <w:r>
              <w:rPr>
                <w:sz w:val="20"/>
                <w:szCs w:val="20"/>
              </w:rPr>
              <w:tab/>
            </w:r>
            <w:r>
              <w:rPr>
                <w:spacing w:val="-2"/>
                <w:sz w:val="20"/>
                <w:szCs w:val="20"/>
              </w:rPr>
              <w:t>Renewal</w:t>
            </w:r>
          </w:p>
        </w:tc>
        <w:tc>
          <w:tcPr>
            <w:tcW w:w="2676" w:type="dxa"/>
            <w:tcBorders>
              <w:top w:val="single" w:sz="8" w:space="0" w:color="000000"/>
              <w:left w:val="single" w:sz="6" w:space="0" w:color="000000"/>
              <w:bottom w:val="single" w:sz="8" w:space="0" w:color="000000"/>
              <w:right w:val="single" w:sz="6" w:space="0" w:color="000000"/>
            </w:tcBorders>
          </w:tcPr>
          <w:p w14:paraId="6A441617" w14:textId="77777777" w:rsidR="00C811EF" w:rsidRDefault="00C811EF">
            <w:pPr>
              <w:pStyle w:val="TableParagraph"/>
              <w:kinsoku w:val="0"/>
              <w:overflowPunct w:val="0"/>
              <w:spacing w:before="168"/>
              <w:ind w:left="16" w:right="4"/>
              <w:jc w:val="center"/>
              <w:rPr>
                <w:spacing w:val="-5"/>
                <w:sz w:val="20"/>
                <w:szCs w:val="20"/>
              </w:rPr>
            </w:pPr>
            <w:r>
              <w:rPr>
                <w:spacing w:val="-2"/>
                <w:sz w:val="20"/>
                <w:szCs w:val="20"/>
              </w:rPr>
              <w:t>4.2-</w:t>
            </w:r>
            <w:r>
              <w:rPr>
                <w:spacing w:val="-5"/>
                <w:sz w:val="20"/>
                <w:szCs w:val="20"/>
              </w:rPr>
              <w:t>4.6</w:t>
            </w:r>
          </w:p>
        </w:tc>
        <w:tc>
          <w:tcPr>
            <w:tcW w:w="2796" w:type="dxa"/>
            <w:tcBorders>
              <w:top w:val="single" w:sz="8" w:space="0" w:color="000000"/>
              <w:left w:val="single" w:sz="6" w:space="0" w:color="000000"/>
              <w:bottom w:val="single" w:sz="8" w:space="0" w:color="000000"/>
              <w:right w:val="single" w:sz="6" w:space="0" w:color="000000"/>
            </w:tcBorders>
          </w:tcPr>
          <w:p w14:paraId="511054E9"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30</w:t>
            </w:r>
          </w:p>
        </w:tc>
      </w:tr>
      <w:tr w:rsidR="00C811EF" w14:paraId="710B9CDC" w14:textId="77777777">
        <w:trPr>
          <w:trHeight w:val="759"/>
        </w:trPr>
        <w:tc>
          <w:tcPr>
            <w:tcW w:w="3840" w:type="dxa"/>
            <w:tcBorders>
              <w:top w:val="single" w:sz="8" w:space="0" w:color="000000"/>
              <w:left w:val="single" w:sz="6" w:space="0" w:color="000000"/>
              <w:bottom w:val="single" w:sz="8" w:space="0" w:color="000000"/>
              <w:right w:val="single" w:sz="6" w:space="0" w:color="000000"/>
            </w:tcBorders>
          </w:tcPr>
          <w:p w14:paraId="7108DE7E" w14:textId="77777777" w:rsidR="00C811EF" w:rsidRDefault="00C811EF">
            <w:pPr>
              <w:pStyle w:val="TableParagraph"/>
              <w:tabs>
                <w:tab w:val="left" w:pos="1521"/>
              </w:tabs>
              <w:kinsoku w:val="0"/>
              <w:overflowPunct w:val="0"/>
              <w:spacing w:before="168"/>
              <w:ind w:left="1521" w:right="846" w:hanging="720"/>
              <w:rPr>
                <w:spacing w:val="-2"/>
                <w:sz w:val="20"/>
                <w:szCs w:val="20"/>
              </w:rPr>
            </w:pPr>
            <w:r>
              <w:rPr>
                <w:spacing w:val="-6"/>
                <w:sz w:val="20"/>
                <w:szCs w:val="20"/>
              </w:rPr>
              <w:t>v.</w:t>
            </w:r>
            <w:r>
              <w:rPr>
                <w:sz w:val="20"/>
                <w:szCs w:val="20"/>
              </w:rPr>
              <w:tab/>
            </w:r>
            <w:r>
              <w:rPr>
                <w:spacing w:val="-2"/>
                <w:sz w:val="20"/>
                <w:szCs w:val="20"/>
              </w:rPr>
              <w:t>Post-termination obligations</w:t>
            </w:r>
          </w:p>
        </w:tc>
        <w:tc>
          <w:tcPr>
            <w:tcW w:w="2676" w:type="dxa"/>
            <w:tcBorders>
              <w:top w:val="single" w:sz="8" w:space="0" w:color="000000"/>
              <w:left w:val="single" w:sz="6" w:space="0" w:color="000000"/>
              <w:bottom w:val="single" w:sz="8" w:space="0" w:color="000000"/>
              <w:right w:val="single" w:sz="6" w:space="0" w:color="000000"/>
            </w:tcBorders>
          </w:tcPr>
          <w:p w14:paraId="7C4C8B92" w14:textId="77777777" w:rsidR="00C811EF" w:rsidRDefault="00C811EF">
            <w:pPr>
              <w:pStyle w:val="TableParagraph"/>
              <w:kinsoku w:val="0"/>
              <w:overflowPunct w:val="0"/>
              <w:spacing w:before="171"/>
              <w:ind w:left="16" w:right="4"/>
              <w:jc w:val="center"/>
              <w:rPr>
                <w:spacing w:val="-4"/>
                <w:sz w:val="20"/>
                <w:szCs w:val="20"/>
              </w:rPr>
            </w:pPr>
            <w:r>
              <w:rPr>
                <w:sz w:val="20"/>
                <w:szCs w:val="20"/>
              </w:rPr>
              <w:t>14.2,</w:t>
            </w:r>
            <w:r>
              <w:rPr>
                <w:spacing w:val="-7"/>
                <w:sz w:val="20"/>
                <w:szCs w:val="20"/>
              </w:rPr>
              <w:t xml:space="preserve"> </w:t>
            </w:r>
            <w:r>
              <w:rPr>
                <w:spacing w:val="-4"/>
                <w:sz w:val="20"/>
                <w:szCs w:val="20"/>
              </w:rPr>
              <w:t>14.3</w:t>
            </w:r>
          </w:p>
        </w:tc>
        <w:tc>
          <w:tcPr>
            <w:tcW w:w="2796" w:type="dxa"/>
            <w:tcBorders>
              <w:top w:val="single" w:sz="8" w:space="0" w:color="000000"/>
              <w:left w:val="single" w:sz="6" w:space="0" w:color="000000"/>
              <w:bottom w:val="single" w:sz="8" w:space="0" w:color="000000"/>
              <w:right w:val="single" w:sz="6" w:space="0" w:color="000000"/>
            </w:tcBorders>
          </w:tcPr>
          <w:p w14:paraId="1F934D5D"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30</w:t>
            </w:r>
          </w:p>
        </w:tc>
      </w:tr>
    </w:tbl>
    <w:p w14:paraId="658D86FA"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018003C2" w14:textId="77777777" w:rsidR="00C811EF" w:rsidRDefault="00C811EF">
      <w:pPr>
        <w:pStyle w:val="BodyText"/>
        <w:kinsoku w:val="0"/>
        <w:overflowPunct w:val="0"/>
        <w:rPr>
          <w:b/>
          <w:bCs/>
        </w:rPr>
      </w:pPr>
    </w:p>
    <w:p w14:paraId="271CE246" w14:textId="77777777" w:rsidR="00C811EF" w:rsidRDefault="00C811EF">
      <w:pPr>
        <w:pStyle w:val="BodyText"/>
        <w:kinsoku w:val="0"/>
        <w:overflowPunct w:val="0"/>
        <w:rPr>
          <w:b/>
          <w:bCs/>
        </w:rPr>
      </w:pPr>
    </w:p>
    <w:p w14:paraId="1A216522" w14:textId="77777777" w:rsidR="00C811EF" w:rsidRDefault="00C811EF">
      <w:pPr>
        <w:pStyle w:val="BodyText"/>
        <w:kinsoku w:val="0"/>
        <w:overflowPunct w:val="0"/>
        <w:rPr>
          <w:b/>
          <w:bCs/>
        </w:rPr>
      </w:pPr>
    </w:p>
    <w:p w14:paraId="0E319632" w14:textId="77777777" w:rsidR="00C811EF" w:rsidRDefault="00C811EF">
      <w:pPr>
        <w:pStyle w:val="BodyText"/>
        <w:kinsoku w:val="0"/>
        <w:overflowPunct w:val="0"/>
        <w:spacing w:before="118" w:after="1"/>
        <w:rPr>
          <w:b/>
          <w:bCs/>
        </w:rPr>
      </w:pPr>
    </w:p>
    <w:tbl>
      <w:tblPr>
        <w:tblW w:w="0" w:type="auto"/>
        <w:tblInd w:w="1071" w:type="dxa"/>
        <w:tblLayout w:type="fixed"/>
        <w:tblCellMar>
          <w:left w:w="0" w:type="dxa"/>
          <w:right w:w="0" w:type="dxa"/>
        </w:tblCellMar>
        <w:tblLook w:val="0000" w:firstRow="0" w:lastRow="0" w:firstColumn="0" w:lastColumn="0" w:noHBand="0" w:noVBand="0"/>
      </w:tblPr>
      <w:tblGrid>
        <w:gridCol w:w="3840"/>
        <w:gridCol w:w="2676"/>
        <w:gridCol w:w="2796"/>
      </w:tblGrid>
      <w:tr w:rsidR="00C811EF" w14:paraId="4027AD10" w14:textId="77777777">
        <w:trPr>
          <w:trHeight w:val="761"/>
        </w:trPr>
        <w:tc>
          <w:tcPr>
            <w:tcW w:w="3840" w:type="dxa"/>
            <w:tcBorders>
              <w:top w:val="single" w:sz="6" w:space="0" w:color="000000"/>
              <w:left w:val="single" w:sz="6" w:space="0" w:color="000000"/>
              <w:bottom w:val="single" w:sz="8" w:space="0" w:color="000000"/>
              <w:right w:val="single" w:sz="6" w:space="0" w:color="000000"/>
            </w:tcBorders>
            <w:shd w:val="clear" w:color="auto" w:fill="C0C0C0"/>
          </w:tcPr>
          <w:p w14:paraId="1F5BA6EA" w14:textId="77777777" w:rsidR="00C811EF" w:rsidRDefault="00C811EF">
            <w:pPr>
              <w:pStyle w:val="TableParagraph"/>
              <w:kinsoku w:val="0"/>
              <w:overflowPunct w:val="0"/>
              <w:spacing w:before="170"/>
              <w:rPr>
                <w:b/>
                <w:bCs/>
                <w:sz w:val="20"/>
                <w:szCs w:val="20"/>
              </w:rPr>
            </w:pPr>
          </w:p>
          <w:p w14:paraId="1A1F1752" w14:textId="77777777" w:rsidR="00C811EF" w:rsidRDefault="00C811EF">
            <w:pPr>
              <w:pStyle w:val="TableParagraph"/>
              <w:kinsoku w:val="0"/>
              <w:overflowPunct w:val="0"/>
              <w:ind w:left="13"/>
              <w:jc w:val="center"/>
              <w:rPr>
                <w:b/>
                <w:bCs/>
                <w:spacing w:val="-2"/>
                <w:sz w:val="20"/>
                <w:szCs w:val="20"/>
              </w:rPr>
            </w:pPr>
            <w:r>
              <w:rPr>
                <w:b/>
                <w:bCs/>
                <w:spacing w:val="-2"/>
                <w:sz w:val="20"/>
                <w:szCs w:val="20"/>
              </w:rPr>
              <w:t>Obligation</w:t>
            </w:r>
          </w:p>
        </w:tc>
        <w:tc>
          <w:tcPr>
            <w:tcW w:w="2676" w:type="dxa"/>
            <w:tcBorders>
              <w:top w:val="single" w:sz="6" w:space="0" w:color="000000"/>
              <w:left w:val="single" w:sz="6" w:space="0" w:color="000000"/>
              <w:bottom w:val="single" w:sz="8" w:space="0" w:color="000000"/>
              <w:right w:val="single" w:sz="6" w:space="0" w:color="000000"/>
            </w:tcBorders>
            <w:shd w:val="clear" w:color="auto" w:fill="C0C0C0"/>
          </w:tcPr>
          <w:p w14:paraId="35CE5861" w14:textId="77777777" w:rsidR="00C811EF" w:rsidRDefault="00C811EF">
            <w:pPr>
              <w:pStyle w:val="TableParagraph"/>
              <w:kinsoku w:val="0"/>
              <w:overflowPunct w:val="0"/>
              <w:spacing w:before="170"/>
              <w:ind w:left="815" w:hanging="454"/>
              <w:rPr>
                <w:b/>
                <w:bCs/>
                <w:spacing w:val="-2"/>
                <w:sz w:val="20"/>
                <w:szCs w:val="20"/>
              </w:rPr>
            </w:pPr>
            <w:r>
              <w:rPr>
                <w:b/>
                <w:bCs/>
                <w:sz w:val="20"/>
                <w:szCs w:val="20"/>
              </w:rPr>
              <w:t>Section</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Franchise </w:t>
            </w:r>
            <w:r>
              <w:rPr>
                <w:b/>
                <w:bCs/>
                <w:spacing w:val="-2"/>
                <w:sz w:val="20"/>
                <w:szCs w:val="20"/>
              </w:rPr>
              <w:t>Agreement</w:t>
            </w:r>
          </w:p>
        </w:tc>
        <w:tc>
          <w:tcPr>
            <w:tcW w:w="2796" w:type="dxa"/>
            <w:tcBorders>
              <w:top w:val="single" w:sz="6" w:space="0" w:color="000000"/>
              <w:left w:val="single" w:sz="6" w:space="0" w:color="000000"/>
              <w:bottom w:val="single" w:sz="8" w:space="0" w:color="000000"/>
              <w:right w:val="single" w:sz="6" w:space="0" w:color="000000"/>
            </w:tcBorders>
            <w:shd w:val="clear" w:color="auto" w:fill="C0C0C0"/>
          </w:tcPr>
          <w:p w14:paraId="48214A2E" w14:textId="77777777" w:rsidR="00C811EF" w:rsidRDefault="00C811EF">
            <w:pPr>
              <w:pStyle w:val="TableParagraph"/>
              <w:kinsoku w:val="0"/>
              <w:overflowPunct w:val="0"/>
              <w:spacing w:before="170"/>
              <w:ind w:left="909" w:hanging="373"/>
              <w:rPr>
                <w:b/>
                <w:bCs/>
                <w:spacing w:val="-2"/>
                <w:sz w:val="20"/>
                <w:szCs w:val="20"/>
              </w:rPr>
            </w:pPr>
            <w:r>
              <w:rPr>
                <w:b/>
                <w:bCs/>
                <w:sz w:val="20"/>
                <w:szCs w:val="20"/>
              </w:rPr>
              <w:t>Item</w:t>
            </w:r>
            <w:r>
              <w:rPr>
                <w:b/>
                <w:bCs/>
                <w:spacing w:val="-14"/>
                <w:sz w:val="20"/>
                <w:szCs w:val="20"/>
              </w:rPr>
              <w:t xml:space="preserve"> </w:t>
            </w:r>
            <w:r>
              <w:rPr>
                <w:b/>
                <w:bCs/>
                <w:sz w:val="20"/>
                <w:szCs w:val="20"/>
              </w:rPr>
              <w:t>in</w:t>
            </w:r>
            <w:r>
              <w:rPr>
                <w:b/>
                <w:bCs/>
                <w:spacing w:val="-14"/>
                <w:sz w:val="20"/>
                <w:szCs w:val="20"/>
              </w:rPr>
              <w:t xml:space="preserve"> </w:t>
            </w:r>
            <w:r>
              <w:rPr>
                <w:b/>
                <w:bCs/>
                <w:sz w:val="20"/>
                <w:szCs w:val="20"/>
              </w:rPr>
              <w:t xml:space="preserve">Disclosure </w:t>
            </w:r>
            <w:r>
              <w:rPr>
                <w:b/>
                <w:bCs/>
                <w:spacing w:val="-2"/>
                <w:sz w:val="20"/>
                <w:szCs w:val="20"/>
              </w:rPr>
              <w:t>Document</w:t>
            </w:r>
          </w:p>
        </w:tc>
      </w:tr>
      <w:tr w:rsidR="00C811EF" w14:paraId="55539B82" w14:textId="77777777">
        <w:trPr>
          <w:trHeight w:val="757"/>
        </w:trPr>
        <w:tc>
          <w:tcPr>
            <w:tcW w:w="3840" w:type="dxa"/>
            <w:tcBorders>
              <w:top w:val="single" w:sz="8" w:space="0" w:color="000000"/>
              <w:left w:val="single" w:sz="6" w:space="0" w:color="000000"/>
              <w:bottom w:val="single" w:sz="8" w:space="0" w:color="000000"/>
              <w:right w:val="single" w:sz="6" w:space="0" w:color="000000"/>
            </w:tcBorders>
          </w:tcPr>
          <w:p w14:paraId="4D271D4C" w14:textId="77777777" w:rsidR="00C811EF" w:rsidRDefault="00C811EF">
            <w:pPr>
              <w:pStyle w:val="TableParagraph"/>
              <w:tabs>
                <w:tab w:val="left" w:pos="1521"/>
              </w:tabs>
              <w:kinsoku w:val="0"/>
              <w:overflowPunct w:val="0"/>
              <w:spacing w:before="166"/>
              <w:ind w:left="1521" w:right="846" w:hanging="720"/>
              <w:rPr>
                <w:spacing w:val="-2"/>
                <w:sz w:val="20"/>
                <w:szCs w:val="20"/>
              </w:rPr>
            </w:pPr>
            <w:r>
              <w:rPr>
                <w:spacing w:val="-6"/>
                <w:sz w:val="20"/>
                <w:szCs w:val="20"/>
              </w:rPr>
              <w:t>w.</w:t>
            </w:r>
            <w:r>
              <w:rPr>
                <w:sz w:val="20"/>
                <w:szCs w:val="20"/>
              </w:rPr>
              <w:tab/>
            </w:r>
            <w:r>
              <w:rPr>
                <w:spacing w:val="-2"/>
                <w:sz w:val="20"/>
                <w:szCs w:val="20"/>
              </w:rPr>
              <w:t>Non-competition covenants</w:t>
            </w:r>
          </w:p>
        </w:tc>
        <w:tc>
          <w:tcPr>
            <w:tcW w:w="2676" w:type="dxa"/>
            <w:tcBorders>
              <w:top w:val="single" w:sz="8" w:space="0" w:color="000000"/>
              <w:left w:val="single" w:sz="6" w:space="0" w:color="000000"/>
              <w:bottom w:val="single" w:sz="8" w:space="0" w:color="000000"/>
              <w:right w:val="single" w:sz="6" w:space="0" w:color="000000"/>
            </w:tcBorders>
          </w:tcPr>
          <w:p w14:paraId="709BC852" w14:textId="77777777" w:rsidR="00C811EF" w:rsidRDefault="00C811EF">
            <w:pPr>
              <w:pStyle w:val="TableParagraph"/>
              <w:kinsoku w:val="0"/>
              <w:overflowPunct w:val="0"/>
              <w:spacing w:before="168"/>
              <w:ind w:left="16" w:right="4"/>
              <w:jc w:val="center"/>
              <w:rPr>
                <w:spacing w:val="-5"/>
                <w:sz w:val="20"/>
                <w:szCs w:val="20"/>
              </w:rPr>
            </w:pPr>
            <w:r>
              <w:rPr>
                <w:spacing w:val="-5"/>
                <w:sz w:val="20"/>
                <w:szCs w:val="20"/>
              </w:rPr>
              <w:t>15</w:t>
            </w:r>
          </w:p>
        </w:tc>
        <w:tc>
          <w:tcPr>
            <w:tcW w:w="2796" w:type="dxa"/>
            <w:tcBorders>
              <w:top w:val="single" w:sz="8" w:space="0" w:color="000000"/>
              <w:left w:val="single" w:sz="6" w:space="0" w:color="000000"/>
              <w:bottom w:val="single" w:sz="8" w:space="0" w:color="000000"/>
              <w:right w:val="single" w:sz="6" w:space="0" w:color="000000"/>
            </w:tcBorders>
          </w:tcPr>
          <w:p w14:paraId="2360D838" w14:textId="77777777" w:rsidR="00C811EF" w:rsidRDefault="00C811EF">
            <w:pPr>
              <w:pStyle w:val="TableParagraph"/>
              <w:kinsoku w:val="0"/>
              <w:overflowPunct w:val="0"/>
              <w:spacing w:before="168"/>
              <w:ind w:left="17" w:right="5"/>
              <w:jc w:val="center"/>
              <w:rPr>
                <w:spacing w:val="-5"/>
                <w:sz w:val="20"/>
                <w:szCs w:val="20"/>
              </w:rPr>
            </w:pPr>
            <w:r>
              <w:rPr>
                <w:spacing w:val="-5"/>
                <w:sz w:val="20"/>
                <w:szCs w:val="20"/>
              </w:rPr>
              <w:t>30</w:t>
            </w:r>
          </w:p>
        </w:tc>
      </w:tr>
      <w:tr w:rsidR="00C811EF" w14:paraId="05AD74B6" w14:textId="77777777">
        <w:trPr>
          <w:trHeight w:val="529"/>
        </w:trPr>
        <w:tc>
          <w:tcPr>
            <w:tcW w:w="3840" w:type="dxa"/>
            <w:tcBorders>
              <w:top w:val="single" w:sz="8" w:space="0" w:color="000000"/>
              <w:left w:val="single" w:sz="6" w:space="0" w:color="000000"/>
              <w:bottom w:val="single" w:sz="8" w:space="0" w:color="000000"/>
              <w:right w:val="single" w:sz="6" w:space="0" w:color="000000"/>
            </w:tcBorders>
          </w:tcPr>
          <w:p w14:paraId="0381A8CA" w14:textId="77777777" w:rsidR="00C811EF" w:rsidRDefault="00C811EF">
            <w:pPr>
              <w:pStyle w:val="TableParagraph"/>
              <w:tabs>
                <w:tab w:val="left" w:pos="1521"/>
              </w:tabs>
              <w:kinsoku w:val="0"/>
              <w:overflowPunct w:val="0"/>
              <w:spacing w:before="171"/>
              <w:ind w:left="801"/>
              <w:rPr>
                <w:spacing w:val="-2"/>
                <w:sz w:val="20"/>
                <w:szCs w:val="20"/>
              </w:rPr>
            </w:pPr>
            <w:r>
              <w:rPr>
                <w:spacing w:val="-5"/>
                <w:sz w:val="20"/>
                <w:szCs w:val="20"/>
              </w:rPr>
              <w:t>x.</w:t>
            </w:r>
            <w:r>
              <w:rPr>
                <w:sz w:val="20"/>
                <w:szCs w:val="20"/>
              </w:rPr>
              <w:tab/>
              <w:t>Dispute</w:t>
            </w:r>
            <w:r>
              <w:rPr>
                <w:spacing w:val="-9"/>
                <w:sz w:val="20"/>
                <w:szCs w:val="20"/>
              </w:rPr>
              <w:t xml:space="preserve"> </w:t>
            </w:r>
            <w:r>
              <w:rPr>
                <w:spacing w:val="-2"/>
                <w:sz w:val="20"/>
                <w:szCs w:val="20"/>
              </w:rPr>
              <w:t>resolution</w:t>
            </w:r>
          </w:p>
        </w:tc>
        <w:tc>
          <w:tcPr>
            <w:tcW w:w="2676" w:type="dxa"/>
            <w:tcBorders>
              <w:top w:val="single" w:sz="8" w:space="0" w:color="000000"/>
              <w:left w:val="single" w:sz="6" w:space="0" w:color="000000"/>
              <w:bottom w:val="single" w:sz="8" w:space="0" w:color="000000"/>
              <w:right w:val="single" w:sz="6" w:space="0" w:color="000000"/>
            </w:tcBorders>
          </w:tcPr>
          <w:p w14:paraId="203509B4" w14:textId="77777777" w:rsidR="00C811EF" w:rsidRDefault="00C811EF">
            <w:pPr>
              <w:pStyle w:val="TableParagraph"/>
              <w:kinsoku w:val="0"/>
              <w:overflowPunct w:val="0"/>
              <w:spacing w:before="171"/>
              <w:ind w:left="16" w:right="2"/>
              <w:jc w:val="center"/>
              <w:rPr>
                <w:spacing w:val="-4"/>
                <w:sz w:val="20"/>
                <w:szCs w:val="20"/>
              </w:rPr>
            </w:pPr>
            <w:r>
              <w:rPr>
                <w:spacing w:val="-4"/>
                <w:sz w:val="20"/>
                <w:szCs w:val="20"/>
              </w:rPr>
              <w:t>18.6</w:t>
            </w:r>
          </w:p>
        </w:tc>
        <w:tc>
          <w:tcPr>
            <w:tcW w:w="2796" w:type="dxa"/>
            <w:tcBorders>
              <w:top w:val="single" w:sz="8" w:space="0" w:color="000000"/>
              <w:left w:val="single" w:sz="6" w:space="0" w:color="000000"/>
              <w:bottom w:val="single" w:sz="8" w:space="0" w:color="000000"/>
              <w:right w:val="single" w:sz="6" w:space="0" w:color="000000"/>
            </w:tcBorders>
          </w:tcPr>
          <w:p w14:paraId="2DC1FA56" w14:textId="77777777" w:rsidR="00C811EF" w:rsidRDefault="00C811EF">
            <w:pPr>
              <w:pStyle w:val="TableParagraph"/>
              <w:kinsoku w:val="0"/>
              <w:overflowPunct w:val="0"/>
              <w:spacing w:before="171"/>
              <w:ind w:left="17" w:right="5"/>
              <w:jc w:val="center"/>
              <w:rPr>
                <w:spacing w:val="-5"/>
                <w:sz w:val="20"/>
                <w:szCs w:val="20"/>
              </w:rPr>
            </w:pPr>
            <w:r>
              <w:rPr>
                <w:spacing w:val="-5"/>
                <w:sz w:val="20"/>
                <w:szCs w:val="20"/>
              </w:rPr>
              <w:t>30</w:t>
            </w:r>
          </w:p>
        </w:tc>
      </w:tr>
    </w:tbl>
    <w:p w14:paraId="6A6317D2" w14:textId="77777777" w:rsidR="00C811EF" w:rsidRDefault="00C811EF">
      <w:pPr>
        <w:pStyle w:val="BodyText"/>
        <w:kinsoku w:val="0"/>
        <w:overflowPunct w:val="0"/>
        <w:spacing w:before="1"/>
        <w:rPr>
          <w:b/>
          <w:bCs/>
        </w:rPr>
      </w:pPr>
    </w:p>
    <w:p w14:paraId="7695CBD8" w14:textId="77777777" w:rsidR="00C811EF" w:rsidRDefault="00C811EF">
      <w:pPr>
        <w:pStyle w:val="BodyText"/>
        <w:kinsoku w:val="0"/>
        <w:overflowPunct w:val="0"/>
        <w:ind w:left="71"/>
        <w:jc w:val="center"/>
        <w:rPr>
          <w:b/>
          <w:bCs/>
          <w:spacing w:val="-2"/>
        </w:rPr>
      </w:pPr>
      <w:bookmarkStart w:id="581" w:name="ITEM_29_-_FRANCHISE_CLOSURES,_TERMINATIO"/>
      <w:bookmarkEnd w:id="581"/>
      <w:r>
        <w:rPr>
          <w:b/>
          <w:bCs/>
        </w:rPr>
        <w:t>ITEM</w:t>
      </w:r>
      <w:r>
        <w:rPr>
          <w:b/>
          <w:bCs/>
          <w:spacing w:val="-6"/>
        </w:rPr>
        <w:t xml:space="preserve"> </w:t>
      </w:r>
      <w:r>
        <w:rPr>
          <w:b/>
          <w:bCs/>
        </w:rPr>
        <w:t>29</w:t>
      </w:r>
      <w:r>
        <w:rPr>
          <w:b/>
          <w:bCs/>
          <w:spacing w:val="-7"/>
        </w:rPr>
        <w:t xml:space="preserve"> </w:t>
      </w:r>
      <w:r>
        <w:rPr>
          <w:b/>
          <w:bCs/>
        </w:rPr>
        <w:t>-</w:t>
      </w:r>
      <w:r>
        <w:rPr>
          <w:b/>
          <w:bCs/>
          <w:spacing w:val="-8"/>
        </w:rPr>
        <w:t xml:space="preserve"> </w:t>
      </w:r>
      <w:r>
        <w:rPr>
          <w:b/>
          <w:bCs/>
        </w:rPr>
        <w:t>FRANCHISE</w:t>
      </w:r>
      <w:r>
        <w:rPr>
          <w:b/>
          <w:bCs/>
          <w:spacing w:val="-8"/>
        </w:rPr>
        <w:t xml:space="preserve"> </w:t>
      </w:r>
      <w:r>
        <w:rPr>
          <w:b/>
          <w:bCs/>
        </w:rPr>
        <w:t>CLOSURES,</w:t>
      </w:r>
      <w:r>
        <w:rPr>
          <w:b/>
          <w:bCs/>
          <w:spacing w:val="-7"/>
        </w:rPr>
        <w:t xml:space="preserve"> </w:t>
      </w:r>
      <w:r>
        <w:rPr>
          <w:b/>
          <w:bCs/>
        </w:rPr>
        <w:t>TERMINATIONS</w:t>
      </w:r>
      <w:r>
        <w:rPr>
          <w:b/>
          <w:bCs/>
          <w:spacing w:val="-8"/>
        </w:rPr>
        <w:t xml:space="preserve"> </w:t>
      </w:r>
      <w:r>
        <w:rPr>
          <w:b/>
          <w:bCs/>
        </w:rPr>
        <w:t>OR</w:t>
      </w:r>
      <w:r>
        <w:rPr>
          <w:b/>
          <w:bCs/>
          <w:spacing w:val="-8"/>
        </w:rPr>
        <w:t xml:space="preserve"> </w:t>
      </w:r>
      <w:r>
        <w:rPr>
          <w:b/>
          <w:bCs/>
          <w:spacing w:val="-2"/>
        </w:rPr>
        <w:t>TRANSFERS</w:t>
      </w:r>
    </w:p>
    <w:p w14:paraId="6BBA27A2" w14:textId="05018395" w:rsidR="00C811EF" w:rsidRDefault="00C811EF">
      <w:pPr>
        <w:pStyle w:val="BodyText"/>
        <w:kinsoku w:val="0"/>
        <w:overflowPunct w:val="0"/>
        <w:spacing w:before="228"/>
        <w:ind w:left="720" w:right="717"/>
        <w:jc w:val="both"/>
      </w:pPr>
      <w:r>
        <w:t>Within</w:t>
      </w:r>
      <w:r>
        <w:rPr>
          <w:spacing w:val="-13"/>
        </w:rPr>
        <w:t xml:space="preserve"> </w:t>
      </w:r>
      <w:r>
        <w:t>the</w:t>
      </w:r>
      <w:r>
        <w:rPr>
          <w:spacing w:val="-10"/>
        </w:rPr>
        <w:t xml:space="preserve"> </w:t>
      </w:r>
      <w:r>
        <w:t>3</w:t>
      </w:r>
      <w:r>
        <w:rPr>
          <w:spacing w:val="-13"/>
        </w:rPr>
        <w:t xml:space="preserve"> </w:t>
      </w:r>
      <w:r>
        <w:t>fiscal</w:t>
      </w:r>
      <w:r>
        <w:rPr>
          <w:spacing w:val="-14"/>
        </w:rPr>
        <w:t xml:space="preserve"> </w:t>
      </w:r>
      <w:r>
        <w:t>years</w:t>
      </w:r>
      <w:r>
        <w:rPr>
          <w:spacing w:val="-11"/>
        </w:rPr>
        <w:t xml:space="preserve"> </w:t>
      </w:r>
      <w:r>
        <w:t>immediately</w:t>
      </w:r>
      <w:r>
        <w:rPr>
          <w:spacing w:val="-11"/>
        </w:rPr>
        <w:t xml:space="preserve"> </w:t>
      </w:r>
      <w:r>
        <w:t>preceding</w:t>
      </w:r>
      <w:r>
        <w:rPr>
          <w:spacing w:val="-11"/>
        </w:rPr>
        <w:t xml:space="preserve"> </w:t>
      </w:r>
      <w:r>
        <w:t>the</w:t>
      </w:r>
      <w:r>
        <w:rPr>
          <w:spacing w:val="-10"/>
        </w:rPr>
        <w:t xml:space="preserve"> </w:t>
      </w:r>
      <w:r>
        <w:t>date</w:t>
      </w:r>
      <w:r>
        <w:rPr>
          <w:spacing w:val="-13"/>
        </w:rPr>
        <w:t xml:space="preserve"> </w:t>
      </w:r>
      <w:r>
        <w:t>of</w:t>
      </w:r>
      <w:r>
        <w:rPr>
          <w:spacing w:val="-10"/>
        </w:rPr>
        <w:t xml:space="preserve"> </w:t>
      </w:r>
      <w:r>
        <w:t>this</w:t>
      </w:r>
      <w:r>
        <w:rPr>
          <w:spacing w:val="-11"/>
        </w:rPr>
        <w:t xml:space="preserve"> </w:t>
      </w:r>
      <w:r>
        <w:t>Disclosure</w:t>
      </w:r>
      <w:r>
        <w:rPr>
          <w:spacing w:val="-10"/>
        </w:rPr>
        <w:t xml:space="preserve"> </w:t>
      </w:r>
      <w:r>
        <w:t>Document</w:t>
      </w:r>
      <w:r>
        <w:rPr>
          <w:spacing w:val="-13"/>
        </w:rPr>
        <w:t xml:space="preserve"> </w:t>
      </w:r>
      <w:r>
        <w:t>the</w:t>
      </w:r>
      <w:r>
        <w:rPr>
          <w:spacing w:val="-13"/>
        </w:rPr>
        <w:t xml:space="preserve"> </w:t>
      </w:r>
      <w:r>
        <w:t>following</w:t>
      </w:r>
      <w:r>
        <w:rPr>
          <w:spacing w:val="-13"/>
        </w:rPr>
        <w:t xml:space="preserve"> </w:t>
      </w:r>
      <w:r>
        <w:t>numbers of</w:t>
      </w:r>
      <w:r>
        <w:rPr>
          <w:spacing w:val="-4"/>
        </w:rPr>
        <w:t xml:space="preserve"> </w:t>
      </w:r>
      <w:r>
        <w:t>Franchises</w:t>
      </w:r>
      <w:r>
        <w:rPr>
          <w:spacing w:val="-3"/>
        </w:rPr>
        <w:t xml:space="preserve"> </w:t>
      </w:r>
      <w:r>
        <w:t>and</w:t>
      </w:r>
      <w:r>
        <w:rPr>
          <w:spacing w:val="-2"/>
        </w:rPr>
        <w:t xml:space="preserve"> </w:t>
      </w:r>
      <w:r>
        <w:t>corporate</w:t>
      </w:r>
      <w:r>
        <w:rPr>
          <w:spacing w:val="-4"/>
        </w:rPr>
        <w:t xml:space="preserve"> </w:t>
      </w:r>
      <w:r>
        <w:t>or</w:t>
      </w:r>
      <w:r>
        <w:rPr>
          <w:spacing w:val="-3"/>
        </w:rPr>
        <w:t xml:space="preserve"> </w:t>
      </w:r>
      <w:r>
        <w:t>Affiliate</w:t>
      </w:r>
      <w:r>
        <w:rPr>
          <w:spacing w:val="-4"/>
        </w:rPr>
        <w:t xml:space="preserve"> </w:t>
      </w:r>
      <w:r>
        <w:t>owned</w:t>
      </w:r>
      <w:r>
        <w:rPr>
          <w:spacing w:val="-4"/>
        </w:rPr>
        <w:t xml:space="preserve"> </w:t>
      </w:r>
      <w:r>
        <w:t>units</w:t>
      </w:r>
      <w:r>
        <w:rPr>
          <w:spacing w:val="-3"/>
        </w:rPr>
        <w:t xml:space="preserve"> </w:t>
      </w:r>
      <w:r>
        <w:t>that</w:t>
      </w:r>
      <w:r>
        <w:rPr>
          <w:spacing w:val="-4"/>
        </w:rPr>
        <w:t xml:space="preserve"> </w:t>
      </w:r>
      <w:r>
        <w:t>have</w:t>
      </w:r>
      <w:r>
        <w:rPr>
          <w:spacing w:val="-2"/>
        </w:rPr>
        <w:t xml:space="preserve"> </w:t>
      </w:r>
      <w:r>
        <w:t>been</w:t>
      </w:r>
      <w:r>
        <w:rPr>
          <w:spacing w:val="-4"/>
        </w:rPr>
        <w:t xml:space="preserve"> </w:t>
      </w:r>
      <w:r>
        <w:t>transferred,</w:t>
      </w:r>
      <w:r>
        <w:rPr>
          <w:spacing w:val="-4"/>
        </w:rPr>
        <w:t xml:space="preserve"> </w:t>
      </w:r>
      <w:r>
        <w:t>terminated,</w:t>
      </w:r>
      <w:r>
        <w:rPr>
          <w:spacing w:val="-4"/>
        </w:rPr>
        <w:t xml:space="preserve"> </w:t>
      </w:r>
      <w:r>
        <w:t>cancelled,</w:t>
      </w:r>
      <w:r>
        <w:rPr>
          <w:spacing w:val="-2"/>
        </w:rPr>
        <w:t xml:space="preserve"> </w:t>
      </w:r>
      <w:r>
        <w:t xml:space="preserve">not renewed, reacquired by us, or have otherwise left </w:t>
      </w:r>
      <w:r w:rsidR="00B61E46">
        <w:t>[SYSTEM NAME]</w:t>
      </w:r>
      <w:r>
        <w:t>:</w:t>
      </w:r>
    </w:p>
    <w:p w14:paraId="5F8F6FF4" w14:textId="77777777" w:rsidR="00C811EF" w:rsidRDefault="00C811EF">
      <w:pPr>
        <w:pStyle w:val="BodyText"/>
        <w:kinsoku w:val="0"/>
        <w:overflowPunct w:val="0"/>
        <w:spacing w:before="1" w:after="1"/>
        <w:rPr>
          <w:sz w:val="16"/>
          <w:szCs w:val="16"/>
        </w:rPr>
      </w:pPr>
    </w:p>
    <w:tbl>
      <w:tblPr>
        <w:tblW w:w="0" w:type="auto"/>
        <w:tblInd w:w="123" w:type="dxa"/>
        <w:tblLayout w:type="fixed"/>
        <w:tblCellMar>
          <w:left w:w="0" w:type="dxa"/>
          <w:right w:w="0" w:type="dxa"/>
        </w:tblCellMar>
        <w:tblLook w:val="0000" w:firstRow="0" w:lastRow="0" w:firstColumn="0" w:lastColumn="0" w:noHBand="0" w:noVBand="0"/>
      </w:tblPr>
      <w:tblGrid>
        <w:gridCol w:w="1164"/>
        <w:gridCol w:w="423"/>
        <w:gridCol w:w="451"/>
        <w:gridCol w:w="358"/>
        <w:gridCol w:w="543"/>
        <w:gridCol w:w="541"/>
        <w:gridCol w:w="450"/>
        <w:gridCol w:w="452"/>
        <w:gridCol w:w="421"/>
        <w:gridCol w:w="390"/>
        <w:gridCol w:w="452"/>
        <w:gridCol w:w="450"/>
        <w:gridCol w:w="452"/>
        <w:gridCol w:w="421"/>
        <w:gridCol w:w="421"/>
        <w:gridCol w:w="421"/>
        <w:gridCol w:w="414"/>
        <w:gridCol w:w="414"/>
        <w:gridCol w:w="416"/>
        <w:gridCol w:w="505"/>
        <w:gridCol w:w="507"/>
        <w:gridCol w:w="517"/>
      </w:tblGrid>
      <w:tr w:rsidR="00C811EF" w14:paraId="008D0A17" w14:textId="77777777">
        <w:trPr>
          <w:trHeight w:val="564"/>
        </w:trPr>
        <w:tc>
          <w:tcPr>
            <w:tcW w:w="10583" w:type="dxa"/>
            <w:gridSpan w:val="22"/>
            <w:tcBorders>
              <w:top w:val="single" w:sz="4" w:space="0" w:color="000000"/>
              <w:left w:val="single" w:sz="4" w:space="0" w:color="000000"/>
              <w:bottom w:val="single" w:sz="8" w:space="0" w:color="000000"/>
              <w:right w:val="single" w:sz="4" w:space="0" w:color="000000"/>
            </w:tcBorders>
            <w:shd w:val="clear" w:color="auto" w:fill="C0C0C0"/>
          </w:tcPr>
          <w:p w14:paraId="1CC6D875" w14:textId="77777777" w:rsidR="00C811EF" w:rsidRDefault="00C811EF">
            <w:pPr>
              <w:pStyle w:val="TableParagraph"/>
              <w:kinsoku w:val="0"/>
              <w:overflowPunct w:val="0"/>
              <w:spacing w:before="80"/>
              <w:ind w:left="1" w:right="3"/>
              <w:jc w:val="center"/>
              <w:rPr>
                <w:b/>
                <w:bCs/>
                <w:spacing w:val="-4"/>
                <w:sz w:val="16"/>
                <w:szCs w:val="16"/>
              </w:rPr>
            </w:pPr>
            <w:r>
              <w:rPr>
                <w:b/>
                <w:bCs/>
                <w:spacing w:val="-4"/>
                <w:sz w:val="16"/>
                <w:szCs w:val="16"/>
              </w:rPr>
              <w:t>FRANCHISED UNIT</w:t>
            </w:r>
            <w:r>
              <w:rPr>
                <w:b/>
                <w:bCs/>
                <w:sz w:val="16"/>
                <w:szCs w:val="16"/>
              </w:rPr>
              <w:t xml:space="preserve"> </w:t>
            </w:r>
            <w:r>
              <w:rPr>
                <w:b/>
                <w:bCs/>
                <w:spacing w:val="-4"/>
                <w:sz w:val="16"/>
                <w:szCs w:val="16"/>
              </w:rPr>
              <w:t>STATUS</w:t>
            </w:r>
            <w:r>
              <w:rPr>
                <w:b/>
                <w:bCs/>
                <w:spacing w:val="-3"/>
                <w:sz w:val="16"/>
                <w:szCs w:val="16"/>
              </w:rPr>
              <w:t xml:space="preserve"> </w:t>
            </w:r>
            <w:r>
              <w:rPr>
                <w:b/>
                <w:bCs/>
                <w:spacing w:val="-4"/>
                <w:sz w:val="16"/>
                <w:szCs w:val="16"/>
              </w:rPr>
              <w:t>SUMMARY</w:t>
            </w:r>
          </w:p>
          <w:p w14:paraId="136ABACD" w14:textId="77777777" w:rsidR="00C811EF" w:rsidRDefault="00C811EF">
            <w:pPr>
              <w:pStyle w:val="TableParagraph"/>
              <w:kinsoku w:val="0"/>
              <w:overflowPunct w:val="0"/>
              <w:spacing w:before="44"/>
              <w:ind w:right="3"/>
              <w:jc w:val="center"/>
              <w:rPr>
                <w:b/>
                <w:bCs/>
                <w:spacing w:val="-4"/>
                <w:sz w:val="16"/>
                <w:szCs w:val="16"/>
              </w:rPr>
            </w:pPr>
            <w:r>
              <w:rPr>
                <w:b/>
                <w:bCs/>
                <w:spacing w:val="-4"/>
                <w:sz w:val="16"/>
                <w:szCs w:val="16"/>
              </w:rPr>
              <w:t>FOR</w:t>
            </w:r>
            <w:r>
              <w:rPr>
                <w:b/>
                <w:bCs/>
                <w:spacing w:val="-7"/>
                <w:sz w:val="16"/>
                <w:szCs w:val="16"/>
              </w:rPr>
              <w:t xml:space="preserve"> </w:t>
            </w:r>
            <w:r>
              <w:rPr>
                <w:b/>
                <w:bCs/>
                <w:spacing w:val="-4"/>
                <w:sz w:val="16"/>
                <w:szCs w:val="16"/>
              </w:rPr>
              <w:t>THE</w:t>
            </w:r>
            <w:r>
              <w:rPr>
                <w:b/>
                <w:bCs/>
                <w:spacing w:val="-1"/>
                <w:sz w:val="16"/>
                <w:szCs w:val="16"/>
              </w:rPr>
              <w:t xml:space="preserve"> </w:t>
            </w:r>
            <w:r>
              <w:rPr>
                <w:b/>
                <w:bCs/>
                <w:spacing w:val="-4"/>
                <w:sz w:val="16"/>
                <w:szCs w:val="16"/>
              </w:rPr>
              <w:t>FISCAL</w:t>
            </w:r>
            <w:r>
              <w:rPr>
                <w:b/>
                <w:bCs/>
                <w:spacing w:val="-2"/>
                <w:sz w:val="16"/>
                <w:szCs w:val="16"/>
              </w:rPr>
              <w:t xml:space="preserve"> </w:t>
            </w:r>
            <w:r>
              <w:rPr>
                <w:b/>
                <w:bCs/>
                <w:spacing w:val="-4"/>
                <w:sz w:val="16"/>
                <w:szCs w:val="16"/>
              </w:rPr>
              <w:t>YEARS</w:t>
            </w:r>
            <w:r>
              <w:rPr>
                <w:b/>
                <w:bCs/>
                <w:spacing w:val="-2"/>
                <w:sz w:val="16"/>
                <w:szCs w:val="16"/>
              </w:rPr>
              <w:t xml:space="preserve"> </w:t>
            </w:r>
            <w:r>
              <w:rPr>
                <w:b/>
                <w:bCs/>
                <w:spacing w:val="-4"/>
                <w:sz w:val="16"/>
                <w:szCs w:val="16"/>
              </w:rPr>
              <w:t>ENDING</w:t>
            </w:r>
            <w:r>
              <w:rPr>
                <w:b/>
                <w:bCs/>
                <w:spacing w:val="1"/>
                <w:sz w:val="16"/>
                <w:szCs w:val="16"/>
              </w:rPr>
              <w:t xml:space="preserve"> </w:t>
            </w:r>
            <w:r>
              <w:rPr>
                <w:b/>
                <w:bCs/>
                <w:spacing w:val="-4"/>
                <w:sz w:val="16"/>
                <w:szCs w:val="16"/>
              </w:rPr>
              <w:t>DECEMBER</w:t>
            </w:r>
            <w:r>
              <w:rPr>
                <w:b/>
                <w:bCs/>
                <w:spacing w:val="-1"/>
                <w:sz w:val="16"/>
                <w:szCs w:val="16"/>
              </w:rPr>
              <w:t xml:space="preserve"> </w:t>
            </w:r>
            <w:r>
              <w:rPr>
                <w:b/>
                <w:bCs/>
                <w:spacing w:val="-4"/>
                <w:sz w:val="16"/>
                <w:szCs w:val="16"/>
              </w:rPr>
              <w:t>31,</w:t>
            </w:r>
            <w:r>
              <w:rPr>
                <w:b/>
                <w:bCs/>
                <w:spacing w:val="-1"/>
                <w:sz w:val="16"/>
                <w:szCs w:val="16"/>
              </w:rPr>
              <w:t xml:space="preserve"> </w:t>
            </w:r>
            <w:r>
              <w:rPr>
                <w:b/>
                <w:bCs/>
                <w:spacing w:val="-4"/>
                <w:sz w:val="16"/>
                <w:szCs w:val="16"/>
              </w:rPr>
              <w:t>2023/2022/2021</w:t>
            </w:r>
          </w:p>
        </w:tc>
      </w:tr>
      <w:tr w:rsidR="00C811EF" w14:paraId="3B498C24" w14:textId="77777777">
        <w:trPr>
          <w:trHeight w:val="860"/>
        </w:trPr>
        <w:tc>
          <w:tcPr>
            <w:tcW w:w="1164" w:type="dxa"/>
            <w:tcBorders>
              <w:top w:val="single" w:sz="6" w:space="0" w:color="000000"/>
              <w:left w:val="single" w:sz="4" w:space="0" w:color="000000"/>
              <w:bottom w:val="single" w:sz="8" w:space="0" w:color="000000"/>
              <w:right w:val="single" w:sz="4" w:space="0" w:color="000000"/>
            </w:tcBorders>
            <w:shd w:val="clear" w:color="auto" w:fill="C0C0C0"/>
          </w:tcPr>
          <w:p w14:paraId="3DC8D000" w14:textId="77777777" w:rsidR="00C811EF" w:rsidRDefault="00C811EF">
            <w:pPr>
              <w:pStyle w:val="TableParagraph"/>
              <w:kinsoku w:val="0"/>
              <w:overflowPunct w:val="0"/>
              <w:rPr>
                <w:rFonts w:ascii="Times New Roman" w:hAnsi="Times New Roman" w:cs="Times New Roman"/>
                <w:sz w:val="18"/>
                <w:szCs w:val="18"/>
              </w:rPr>
            </w:pPr>
          </w:p>
        </w:tc>
        <w:tc>
          <w:tcPr>
            <w:tcW w:w="1232" w:type="dxa"/>
            <w:gridSpan w:val="3"/>
            <w:tcBorders>
              <w:top w:val="single" w:sz="6" w:space="0" w:color="000000"/>
              <w:left w:val="single" w:sz="4" w:space="0" w:color="000000"/>
              <w:bottom w:val="single" w:sz="8" w:space="0" w:color="000000"/>
              <w:right w:val="single" w:sz="4" w:space="0" w:color="000000"/>
            </w:tcBorders>
            <w:shd w:val="clear" w:color="auto" w:fill="C0C0C0"/>
          </w:tcPr>
          <w:p w14:paraId="5BE059F4" w14:textId="77777777" w:rsidR="00C811EF" w:rsidRDefault="00C811EF">
            <w:pPr>
              <w:pStyle w:val="TableParagraph"/>
              <w:kinsoku w:val="0"/>
              <w:overflowPunct w:val="0"/>
              <w:spacing w:before="126"/>
              <w:ind w:left="136"/>
              <w:rPr>
                <w:b/>
                <w:bCs/>
                <w:spacing w:val="-2"/>
                <w:sz w:val="16"/>
                <w:szCs w:val="16"/>
              </w:rPr>
            </w:pPr>
            <w:r>
              <w:rPr>
                <w:b/>
                <w:bCs/>
                <w:spacing w:val="-2"/>
                <w:sz w:val="16"/>
                <w:szCs w:val="16"/>
              </w:rPr>
              <w:t>TRANSFERS</w:t>
            </w:r>
          </w:p>
        </w:tc>
        <w:tc>
          <w:tcPr>
            <w:tcW w:w="1534" w:type="dxa"/>
            <w:gridSpan w:val="3"/>
            <w:tcBorders>
              <w:top w:val="single" w:sz="6" w:space="0" w:color="000000"/>
              <w:left w:val="single" w:sz="4" w:space="0" w:color="000000"/>
              <w:bottom w:val="single" w:sz="8" w:space="0" w:color="000000"/>
              <w:right w:val="single" w:sz="4" w:space="0" w:color="000000"/>
            </w:tcBorders>
            <w:shd w:val="clear" w:color="auto" w:fill="C0C0C0"/>
          </w:tcPr>
          <w:p w14:paraId="48E7D5A8" w14:textId="77777777" w:rsidR="00C811EF" w:rsidRDefault="00C811EF">
            <w:pPr>
              <w:pStyle w:val="TableParagraph"/>
              <w:kinsoku w:val="0"/>
              <w:overflowPunct w:val="0"/>
              <w:spacing w:before="126"/>
              <w:ind w:left="248" w:right="132" w:hanging="109"/>
              <w:rPr>
                <w:b/>
                <w:bCs/>
                <w:spacing w:val="-2"/>
                <w:sz w:val="16"/>
                <w:szCs w:val="16"/>
              </w:rPr>
            </w:pPr>
            <w:r>
              <w:rPr>
                <w:b/>
                <w:bCs/>
                <w:spacing w:val="-2"/>
                <w:sz w:val="16"/>
                <w:szCs w:val="16"/>
              </w:rPr>
              <w:t>CANCELLED</w:t>
            </w:r>
            <w:r>
              <w:rPr>
                <w:b/>
                <w:bCs/>
                <w:spacing w:val="-10"/>
                <w:sz w:val="16"/>
                <w:szCs w:val="16"/>
              </w:rPr>
              <w:t xml:space="preserve"> </w:t>
            </w:r>
            <w:r>
              <w:rPr>
                <w:b/>
                <w:bCs/>
                <w:spacing w:val="-2"/>
                <w:sz w:val="16"/>
                <w:szCs w:val="16"/>
              </w:rPr>
              <w:t>OR TERMINATED</w:t>
            </w:r>
          </w:p>
        </w:tc>
        <w:tc>
          <w:tcPr>
            <w:tcW w:w="1263" w:type="dxa"/>
            <w:gridSpan w:val="3"/>
            <w:tcBorders>
              <w:top w:val="single" w:sz="6" w:space="0" w:color="000000"/>
              <w:left w:val="single" w:sz="4" w:space="0" w:color="000000"/>
              <w:bottom w:val="single" w:sz="8" w:space="0" w:color="000000"/>
              <w:right w:val="single" w:sz="4" w:space="0" w:color="000000"/>
            </w:tcBorders>
            <w:shd w:val="clear" w:color="auto" w:fill="C0C0C0"/>
          </w:tcPr>
          <w:p w14:paraId="00FC7D14" w14:textId="77777777" w:rsidR="00C811EF" w:rsidRDefault="00C811EF">
            <w:pPr>
              <w:pStyle w:val="TableParagraph"/>
              <w:kinsoku w:val="0"/>
              <w:overflowPunct w:val="0"/>
              <w:spacing w:before="126"/>
              <w:ind w:left="224" w:right="219" w:firstLine="235"/>
              <w:rPr>
                <w:b/>
                <w:bCs/>
                <w:spacing w:val="-4"/>
                <w:sz w:val="16"/>
                <w:szCs w:val="16"/>
              </w:rPr>
            </w:pPr>
            <w:r>
              <w:rPr>
                <w:b/>
                <w:bCs/>
                <w:spacing w:val="-4"/>
                <w:sz w:val="16"/>
                <w:szCs w:val="16"/>
              </w:rPr>
              <w:t>NOT RENEWED</w:t>
            </w:r>
          </w:p>
        </w:tc>
        <w:tc>
          <w:tcPr>
            <w:tcW w:w="1354" w:type="dxa"/>
            <w:gridSpan w:val="3"/>
            <w:tcBorders>
              <w:top w:val="single" w:sz="6" w:space="0" w:color="000000"/>
              <w:left w:val="single" w:sz="4" w:space="0" w:color="000000"/>
              <w:bottom w:val="single" w:sz="8" w:space="0" w:color="000000"/>
              <w:right w:val="single" w:sz="4" w:space="0" w:color="000000"/>
            </w:tcBorders>
            <w:shd w:val="clear" w:color="auto" w:fill="C0C0C0"/>
          </w:tcPr>
          <w:p w14:paraId="71572315" w14:textId="77777777" w:rsidR="00C811EF" w:rsidRDefault="00C811EF">
            <w:pPr>
              <w:pStyle w:val="TableParagraph"/>
              <w:kinsoku w:val="0"/>
              <w:overflowPunct w:val="0"/>
              <w:spacing w:before="126"/>
              <w:ind w:left="429" w:right="143" w:hanging="288"/>
              <w:rPr>
                <w:b/>
                <w:bCs/>
                <w:sz w:val="16"/>
                <w:szCs w:val="16"/>
              </w:rPr>
            </w:pPr>
            <w:r>
              <w:rPr>
                <w:b/>
                <w:bCs/>
                <w:spacing w:val="-4"/>
                <w:sz w:val="16"/>
                <w:szCs w:val="16"/>
              </w:rPr>
              <w:t xml:space="preserve">REACQUIRED </w:t>
            </w:r>
            <w:r>
              <w:rPr>
                <w:b/>
                <w:bCs/>
                <w:sz w:val="16"/>
                <w:szCs w:val="16"/>
              </w:rPr>
              <w:t>BY</w:t>
            </w:r>
            <w:r>
              <w:rPr>
                <w:b/>
                <w:bCs/>
                <w:spacing w:val="-2"/>
                <w:sz w:val="16"/>
                <w:szCs w:val="16"/>
              </w:rPr>
              <w:t xml:space="preserve"> </w:t>
            </w:r>
            <w:r>
              <w:rPr>
                <w:b/>
                <w:bCs/>
                <w:sz w:val="16"/>
                <w:szCs w:val="16"/>
              </w:rPr>
              <w:t>US</w:t>
            </w:r>
          </w:p>
        </w:tc>
        <w:tc>
          <w:tcPr>
            <w:tcW w:w="1263" w:type="dxa"/>
            <w:gridSpan w:val="3"/>
            <w:tcBorders>
              <w:top w:val="single" w:sz="6" w:space="0" w:color="000000"/>
              <w:left w:val="single" w:sz="4" w:space="0" w:color="000000"/>
              <w:bottom w:val="single" w:sz="8" w:space="0" w:color="000000"/>
              <w:right w:val="single" w:sz="4" w:space="0" w:color="000000"/>
            </w:tcBorders>
            <w:shd w:val="clear" w:color="auto" w:fill="C0C0C0"/>
          </w:tcPr>
          <w:p w14:paraId="36E9CD06" w14:textId="2621923E" w:rsidR="00C811EF" w:rsidRDefault="00C811EF">
            <w:pPr>
              <w:pStyle w:val="TableParagraph"/>
              <w:kinsoku w:val="0"/>
              <w:overflowPunct w:val="0"/>
              <w:spacing w:before="126"/>
              <w:ind w:left="42" w:right="55"/>
              <w:jc w:val="center"/>
              <w:rPr>
                <w:b/>
                <w:bCs/>
                <w:spacing w:val="-2"/>
                <w:sz w:val="16"/>
                <w:szCs w:val="16"/>
              </w:rPr>
            </w:pPr>
            <w:r>
              <w:rPr>
                <w:b/>
                <w:bCs/>
                <w:spacing w:val="-2"/>
                <w:sz w:val="16"/>
                <w:szCs w:val="16"/>
              </w:rPr>
              <w:t>LEFT</w:t>
            </w:r>
            <w:r>
              <w:rPr>
                <w:b/>
                <w:bCs/>
                <w:spacing w:val="-10"/>
                <w:sz w:val="16"/>
                <w:szCs w:val="16"/>
              </w:rPr>
              <w:t xml:space="preserve"> </w:t>
            </w:r>
            <w:r w:rsidR="00B61E46">
              <w:rPr>
                <w:b/>
                <w:bCs/>
                <w:spacing w:val="-2"/>
                <w:sz w:val="16"/>
                <w:szCs w:val="16"/>
              </w:rPr>
              <w:t>[SYSTEM NAME]</w:t>
            </w:r>
            <w:r>
              <w:rPr>
                <w:b/>
                <w:bCs/>
                <w:spacing w:val="-2"/>
                <w:sz w:val="16"/>
                <w:szCs w:val="16"/>
              </w:rPr>
              <w:t xml:space="preserve"> OTHER</w:t>
            </w:r>
          </w:p>
        </w:tc>
        <w:tc>
          <w:tcPr>
            <w:tcW w:w="1244" w:type="dxa"/>
            <w:gridSpan w:val="3"/>
            <w:tcBorders>
              <w:top w:val="single" w:sz="8" w:space="0" w:color="000000"/>
              <w:left w:val="single" w:sz="4" w:space="0" w:color="000000"/>
              <w:bottom w:val="single" w:sz="8" w:space="0" w:color="000000"/>
              <w:right w:val="single" w:sz="4" w:space="0" w:color="000000"/>
            </w:tcBorders>
            <w:shd w:val="clear" w:color="auto" w:fill="C0C0C0"/>
          </w:tcPr>
          <w:p w14:paraId="426B2FE1" w14:textId="77777777" w:rsidR="00C811EF" w:rsidRDefault="00C811EF">
            <w:pPr>
              <w:pStyle w:val="TableParagraph"/>
              <w:kinsoku w:val="0"/>
              <w:overflowPunct w:val="0"/>
              <w:spacing w:before="126"/>
              <w:ind w:left="90" w:right="107"/>
              <w:jc w:val="center"/>
              <w:rPr>
                <w:b/>
                <w:bCs/>
                <w:spacing w:val="-2"/>
                <w:sz w:val="16"/>
                <w:szCs w:val="16"/>
              </w:rPr>
            </w:pPr>
            <w:r>
              <w:rPr>
                <w:b/>
                <w:bCs/>
                <w:spacing w:val="-2"/>
                <w:sz w:val="16"/>
                <w:szCs w:val="16"/>
              </w:rPr>
              <w:t>TOTAL</w:t>
            </w:r>
            <w:r>
              <w:rPr>
                <w:b/>
                <w:bCs/>
                <w:spacing w:val="-10"/>
                <w:sz w:val="16"/>
                <w:szCs w:val="16"/>
              </w:rPr>
              <w:t xml:space="preserve"> </w:t>
            </w:r>
            <w:r>
              <w:rPr>
                <w:b/>
                <w:bCs/>
                <w:spacing w:val="-2"/>
                <w:sz w:val="16"/>
                <w:szCs w:val="16"/>
              </w:rPr>
              <w:t xml:space="preserve">FROM </w:t>
            </w:r>
            <w:r>
              <w:rPr>
                <w:b/>
                <w:bCs/>
                <w:spacing w:val="-4"/>
                <w:sz w:val="16"/>
                <w:szCs w:val="16"/>
              </w:rPr>
              <w:t xml:space="preserve">LEFT </w:t>
            </w:r>
            <w:r>
              <w:rPr>
                <w:b/>
                <w:bCs/>
                <w:spacing w:val="-2"/>
                <w:sz w:val="16"/>
                <w:szCs w:val="16"/>
              </w:rPr>
              <w:t>COLUMNS</w:t>
            </w:r>
          </w:p>
        </w:tc>
        <w:tc>
          <w:tcPr>
            <w:tcW w:w="1529" w:type="dxa"/>
            <w:gridSpan w:val="3"/>
            <w:tcBorders>
              <w:top w:val="single" w:sz="8" w:space="0" w:color="000000"/>
              <w:left w:val="single" w:sz="4" w:space="0" w:color="000000"/>
              <w:bottom w:val="single" w:sz="8" w:space="0" w:color="000000"/>
              <w:right w:val="single" w:sz="4" w:space="0" w:color="000000"/>
            </w:tcBorders>
            <w:shd w:val="clear" w:color="auto" w:fill="C0C0C0"/>
          </w:tcPr>
          <w:p w14:paraId="25189645" w14:textId="77777777" w:rsidR="00C811EF" w:rsidRDefault="00C811EF">
            <w:pPr>
              <w:pStyle w:val="TableParagraph"/>
              <w:kinsoku w:val="0"/>
              <w:overflowPunct w:val="0"/>
              <w:spacing w:before="126"/>
              <w:ind w:left="75" w:right="95"/>
              <w:jc w:val="center"/>
              <w:rPr>
                <w:b/>
                <w:bCs/>
                <w:spacing w:val="-4"/>
                <w:sz w:val="16"/>
                <w:szCs w:val="16"/>
              </w:rPr>
            </w:pPr>
            <w:r>
              <w:rPr>
                <w:b/>
                <w:bCs/>
                <w:spacing w:val="-2"/>
                <w:sz w:val="16"/>
                <w:szCs w:val="16"/>
              </w:rPr>
              <w:t>OPERATING</w:t>
            </w:r>
            <w:r>
              <w:rPr>
                <w:b/>
                <w:bCs/>
                <w:spacing w:val="-10"/>
                <w:sz w:val="16"/>
                <w:szCs w:val="16"/>
              </w:rPr>
              <w:t xml:space="preserve"> </w:t>
            </w:r>
            <w:r>
              <w:rPr>
                <w:b/>
                <w:bCs/>
                <w:spacing w:val="-2"/>
                <w:sz w:val="16"/>
                <w:szCs w:val="16"/>
              </w:rPr>
              <w:t xml:space="preserve">AT </w:t>
            </w:r>
            <w:r>
              <w:rPr>
                <w:b/>
                <w:bCs/>
                <w:sz w:val="16"/>
                <w:szCs w:val="16"/>
              </w:rPr>
              <w:t>FISCAL</w:t>
            </w:r>
            <w:r>
              <w:rPr>
                <w:b/>
                <w:bCs/>
                <w:spacing w:val="-4"/>
                <w:sz w:val="16"/>
                <w:szCs w:val="16"/>
              </w:rPr>
              <w:t xml:space="preserve"> </w:t>
            </w:r>
            <w:r>
              <w:rPr>
                <w:b/>
                <w:bCs/>
                <w:sz w:val="16"/>
                <w:szCs w:val="16"/>
              </w:rPr>
              <w:t xml:space="preserve">YEAR </w:t>
            </w:r>
            <w:r>
              <w:rPr>
                <w:b/>
                <w:bCs/>
                <w:spacing w:val="-4"/>
                <w:sz w:val="16"/>
                <w:szCs w:val="16"/>
              </w:rPr>
              <w:t>END</w:t>
            </w:r>
          </w:p>
        </w:tc>
      </w:tr>
      <w:tr w:rsidR="00C811EF" w14:paraId="50DE1C20" w14:textId="77777777">
        <w:trPr>
          <w:trHeight w:val="616"/>
        </w:trPr>
        <w:tc>
          <w:tcPr>
            <w:tcW w:w="1164" w:type="dxa"/>
            <w:tcBorders>
              <w:top w:val="single" w:sz="8" w:space="0" w:color="000000"/>
              <w:left w:val="single" w:sz="4" w:space="0" w:color="000000"/>
              <w:bottom w:val="single" w:sz="6" w:space="0" w:color="000000"/>
              <w:right w:val="single" w:sz="4" w:space="0" w:color="000000"/>
            </w:tcBorders>
          </w:tcPr>
          <w:p w14:paraId="0F9207F7" w14:textId="77777777" w:rsidR="00C811EF" w:rsidRDefault="00C811EF">
            <w:pPr>
              <w:pStyle w:val="TableParagraph"/>
              <w:kinsoku w:val="0"/>
              <w:overflowPunct w:val="0"/>
              <w:spacing w:before="122"/>
              <w:ind w:left="15"/>
              <w:jc w:val="center"/>
              <w:rPr>
                <w:b/>
                <w:bCs/>
                <w:spacing w:val="-4"/>
                <w:sz w:val="16"/>
                <w:szCs w:val="16"/>
              </w:rPr>
            </w:pPr>
            <w:r>
              <w:rPr>
                <w:b/>
                <w:bCs/>
                <w:spacing w:val="-4"/>
                <w:sz w:val="16"/>
                <w:szCs w:val="16"/>
              </w:rPr>
              <w:t>YEAR</w:t>
            </w:r>
          </w:p>
        </w:tc>
        <w:tc>
          <w:tcPr>
            <w:tcW w:w="423" w:type="dxa"/>
            <w:tcBorders>
              <w:top w:val="single" w:sz="8" w:space="0" w:color="000000"/>
              <w:left w:val="single" w:sz="4" w:space="0" w:color="000000"/>
              <w:bottom w:val="single" w:sz="6" w:space="0" w:color="000000"/>
              <w:right w:val="single" w:sz="4" w:space="0" w:color="000000"/>
            </w:tcBorders>
          </w:tcPr>
          <w:p w14:paraId="70483BC2" w14:textId="77777777" w:rsidR="00C811EF" w:rsidRDefault="00C811EF">
            <w:pPr>
              <w:pStyle w:val="TableParagraph"/>
              <w:kinsoku w:val="0"/>
              <w:overflowPunct w:val="0"/>
              <w:spacing w:before="122"/>
              <w:ind w:left="14"/>
              <w:jc w:val="center"/>
              <w:rPr>
                <w:b/>
                <w:bCs/>
                <w:spacing w:val="-5"/>
                <w:sz w:val="16"/>
                <w:szCs w:val="16"/>
              </w:rPr>
            </w:pPr>
            <w:r>
              <w:rPr>
                <w:b/>
                <w:bCs/>
                <w:spacing w:val="-5"/>
                <w:sz w:val="16"/>
                <w:szCs w:val="16"/>
              </w:rPr>
              <w:t>23</w:t>
            </w:r>
          </w:p>
        </w:tc>
        <w:tc>
          <w:tcPr>
            <w:tcW w:w="451" w:type="dxa"/>
            <w:tcBorders>
              <w:top w:val="single" w:sz="8" w:space="0" w:color="000000"/>
              <w:left w:val="single" w:sz="4" w:space="0" w:color="000000"/>
              <w:bottom w:val="single" w:sz="6" w:space="0" w:color="000000"/>
              <w:right w:val="single" w:sz="4" w:space="0" w:color="000000"/>
            </w:tcBorders>
          </w:tcPr>
          <w:p w14:paraId="1E29880D" w14:textId="77777777" w:rsidR="00C811EF" w:rsidRDefault="00C811EF">
            <w:pPr>
              <w:pStyle w:val="TableParagraph"/>
              <w:kinsoku w:val="0"/>
              <w:overflowPunct w:val="0"/>
              <w:spacing w:before="122"/>
              <w:ind w:left="15" w:right="2"/>
              <w:jc w:val="center"/>
              <w:rPr>
                <w:b/>
                <w:bCs/>
                <w:spacing w:val="-5"/>
                <w:sz w:val="16"/>
                <w:szCs w:val="16"/>
              </w:rPr>
            </w:pPr>
            <w:r>
              <w:rPr>
                <w:b/>
                <w:bCs/>
                <w:spacing w:val="-5"/>
                <w:sz w:val="16"/>
                <w:szCs w:val="16"/>
              </w:rPr>
              <w:t>22</w:t>
            </w:r>
          </w:p>
        </w:tc>
        <w:tc>
          <w:tcPr>
            <w:tcW w:w="358" w:type="dxa"/>
            <w:tcBorders>
              <w:top w:val="single" w:sz="8" w:space="0" w:color="000000"/>
              <w:left w:val="single" w:sz="4" w:space="0" w:color="000000"/>
              <w:bottom w:val="single" w:sz="6" w:space="0" w:color="000000"/>
              <w:right w:val="single" w:sz="4" w:space="0" w:color="000000"/>
            </w:tcBorders>
          </w:tcPr>
          <w:p w14:paraId="3A5516E4" w14:textId="77777777" w:rsidR="00C811EF" w:rsidRDefault="00C811EF">
            <w:pPr>
              <w:pStyle w:val="TableParagraph"/>
              <w:kinsoku w:val="0"/>
              <w:overflowPunct w:val="0"/>
              <w:spacing w:before="122"/>
              <w:ind w:left="6"/>
              <w:jc w:val="center"/>
              <w:rPr>
                <w:b/>
                <w:bCs/>
                <w:spacing w:val="-5"/>
                <w:sz w:val="16"/>
                <w:szCs w:val="16"/>
              </w:rPr>
            </w:pPr>
            <w:r>
              <w:rPr>
                <w:b/>
                <w:bCs/>
                <w:spacing w:val="-5"/>
                <w:sz w:val="16"/>
                <w:szCs w:val="16"/>
              </w:rPr>
              <w:t>21</w:t>
            </w:r>
          </w:p>
        </w:tc>
        <w:tc>
          <w:tcPr>
            <w:tcW w:w="543" w:type="dxa"/>
            <w:tcBorders>
              <w:top w:val="single" w:sz="8" w:space="0" w:color="000000"/>
              <w:left w:val="single" w:sz="4" w:space="0" w:color="000000"/>
              <w:bottom w:val="single" w:sz="6" w:space="0" w:color="000000"/>
              <w:right w:val="single" w:sz="4" w:space="0" w:color="000000"/>
            </w:tcBorders>
          </w:tcPr>
          <w:p w14:paraId="6D5BFD32" w14:textId="77777777" w:rsidR="00C811EF" w:rsidRDefault="00C811EF">
            <w:pPr>
              <w:pStyle w:val="TableParagraph"/>
              <w:kinsoku w:val="0"/>
              <w:overflowPunct w:val="0"/>
              <w:spacing w:before="122"/>
              <w:ind w:left="7"/>
              <w:jc w:val="center"/>
              <w:rPr>
                <w:b/>
                <w:bCs/>
                <w:spacing w:val="-5"/>
                <w:sz w:val="16"/>
                <w:szCs w:val="16"/>
              </w:rPr>
            </w:pPr>
            <w:r>
              <w:rPr>
                <w:b/>
                <w:bCs/>
                <w:spacing w:val="-5"/>
                <w:sz w:val="16"/>
                <w:szCs w:val="16"/>
              </w:rPr>
              <w:t>23</w:t>
            </w:r>
          </w:p>
        </w:tc>
        <w:tc>
          <w:tcPr>
            <w:tcW w:w="541" w:type="dxa"/>
            <w:tcBorders>
              <w:top w:val="single" w:sz="8" w:space="0" w:color="000000"/>
              <w:left w:val="single" w:sz="4" w:space="0" w:color="000000"/>
              <w:bottom w:val="single" w:sz="6" w:space="0" w:color="000000"/>
              <w:right w:val="single" w:sz="4" w:space="0" w:color="000000"/>
            </w:tcBorders>
          </w:tcPr>
          <w:p w14:paraId="7D0D553B" w14:textId="77777777" w:rsidR="00C811EF" w:rsidRDefault="00C811EF">
            <w:pPr>
              <w:pStyle w:val="TableParagraph"/>
              <w:kinsoku w:val="0"/>
              <w:overflowPunct w:val="0"/>
              <w:spacing w:before="122"/>
              <w:ind w:left="3"/>
              <w:jc w:val="center"/>
              <w:rPr>
                <w:b/>
                <w:bCs/>
                <w:spacing w:val="-5"/>
                <w:sz w:val="16"/>
                <w:szCs w:val="16"/>
              </w:rPr>
            </w:pPr>
            <w:r>
              <w:rPr>
                <w:b/>
                <w:bCs/>
                <w:spacing w:val="-5"/>
                <w:sz w:val="16"/>
                <w:szCs w:val="16"/>
              </w:rPr>
              <w:t>22</w:t>
            </w:r>
          </w:p>
        </w:tc>
        <w:tc>
          <w:tcPr>
            <w:tcW w:w="450" w:type="dxa"/>
            <w:tcBorders>
              <w:top w:val="single" w:sz="8" w:space="0" w:color="000000"/>
              <w:left w:val="single" w:sz="4" w:space="0" w:color="000000"/>
              <w:bottom w:val="single" w:sz="6" w:space="0" w:color="000000"/>
              <w:right w:val="single" w:sz="4" w:space="0" w:color="000000"/>
            </w:tcBorders>
          </w:tcPr>
          <w:p w14:paraId="038BB232" w14:textId="77777777" w:rsidR="00C811EF" w:rsidRDefault="00C811EF">
            <w:pPr>
              <w:pStyle w:val="TableParagraph"/>
              <w:kinsoku w:val="0"/>
              <w:overflowPunct w:val="0"/>
              <w:spacing w:before="122"/>
              <w:ind w:left="9" w:right="3"/>
              <w:jc w:val="center"/>
              <w:rPr>
                <w:b/>
                <w:bCs/>
                <w:spacing w:val="-5"/>
                <w:sz w:val="16"/>
                <w:szCs w:val="16"/>
              </w:rPr>
            </w:pPr>
            <w:r>
              <w:rPr>
                <w:b/>
                <w:bCs/>
                <w:spacing w:val="-5"/>
                <w:sz w:val="16"/>
                <w:szCs w:val="16"/>
              </w:rPr>
              <w:t>21</w:t>
            </w:r>
          </w:p>
        </w:tc>
        <w:tc>
          <w:tcPr>
            <w:tcW w:w="452" w:type="dxa"/>
            <w:tcBorders>
              <w:top w:val="single" w:sz="8" w:space="0" w:color="000000"/>
              <w:left w:val="single" w:sz="4" w:space="0" w:color="000000"/>
              <w:bottom w:val="single" w:sz="6" w:space="0" w:color="000000"/>
              <w:right w:val="single" w:sz="4" w:space="0" w:color="000000"/>
            </w:tcBorders>
          </w:tcPr>
          <w:p w14:paraId="213FE216" w14:textId="77777777" w:rsidR="00C811EF" w:rsidRDefault="00C811EF">
            <w:pPr>
              <w:pStyle w:val="TableParagraph"/>
              <w:kinsoku w:val="0"/>
              <w:overflowPunct w:val="0"/>
              <w:spacing w:before="122"/>
              <w:ind w:left="14" w:right="8"/>
              <w:jc w:val="center"/>
              <w:rPr>
                <w:b/>
                <w:bCs/>
                <w:spacing w:val="-5"/>
                <w:sz w:val="16"/>
                <w:szCs w:val="16"/>
              </w:rPr>
            </w:pPr>
            <w:r>
              <w:rPr>
                <w:b/>
                <w:bCs/>
                <w:spacing w:val="-5"/>
                <w:sz w:val="16"/>
                <w:szCs w:val="16"/>
              </w:rPr>
              <w:t>23</w:t>
            </w:r>
          </w:p>
        </w:tc>
        <w:tc>
          <w:tcPr>
            <w:tcW w:w="421" w:type="dxa"/>
            <w:tcBorders>
              <w:top w:val="single" w:sz="8" w:space="0" w:color="000000"/>
              <w:left w:val="single" w:sz="4" w:space="0" w:color="000000"/>
              <w:bottom w:val="single" w:sz="6" w:space="0" w:color="000000"/>
              <w:right w:val="single" w:sz="4" w:space="0" w:color="000000"/>
            </w:tcBorders>
          </w:tcPr>
          <w:p w14:paraId="2AD12921" w14:textId="77777777" w:rsidR="00C811EF" w:rsidRDefault="00C811EF">
            <w:pPr>
              <w:pStyle w:val="TableParagraph"/>
              <w:kinsoku w:val="0"/>
              <w:overflowPunct w:val="0"/>
              <w:spacing w:before="122"/>
              <w:ind w:left="16" w:right="16"/>
              <w:jc w:val="center"/>
              <w:rPr>
                <w:b/>
                <w:bCs/>
                <w:spacing w:val="-5"/>
                <w:sz w:val="16"/>
                <w:szCs w:val="16"/>
              </w:rPr>
            </w:pPr>
            <w:r>
              <w:rPr>
                <w:b/>
                <w:bCs/>
                <w:spacing w:val="-5"/>
                <w:sz w:val="16"/>
                <w:szCs w:val="16"/>
              </w:rPr>
              <w:t>22</w:t>
            </w:r>
          </w:p>
        </w:tc>
        <w:tc>
          <w:tcPr>
            <w:tcW w:w="390" w:type="dxa"/>
            <w:tcBorders>
              <w:top w:val="single" w:sz="8" w:space="0" w:color="000000"/>
              <w:left w:val="single" w:sz="4" w:space="0" w:color="000000"/>
              <w:bottom w:val="single" w:sz="6" w:space="0" w:color="000000"/>
              <w:right w:val="single" w:sz="4" w:space="0" w:color="000000"/>
            </w:tcBorders>
          </w:tcPr>
          <w:p w14:paraId="3523A73D" w14:textId="77777777" w:rsidR="00C811EF" w:rsidRDefault="00C811EF">
            <w:pPr>
              <w:pStyle w:val="TableParagraph"/>
              <w:kinsoku w:val="0"/>
              <w:overflowPunct w:val="0"/>
              <w:spacing w:before="122"/>
              <w:ind w:left="6" w:right="6"/>
              <w:jc w:val="center"/>
              <w:rPr>
                <w:b/>
                <w:bCs/>
                <w:spacing w:val="-5"/>
                <w:sz w:val="16"/>
                <w:szCs w:val="16"/>
              </w:rPr>
            </w:pPr>
            <w:r>
              <w:rPr>
                <w:b/>
                <w:bCs/>
                <w:spacing w:val="-5"/>
                <w:sz w:val="16"/>
                <w:szCs w:val="16"/>
              </w:rPr>
              <w:t>21</w:t>
            </w:r>
          </w:p>
        </w:tc>
        <w:tc>
          <w:tcPr>
            <w:tcW w:w="452" w:type="dxa"/>
            <w:tcBorders>
              <w:top w:val="single" w:sz="8" w:space="0" w:color="000000"/>
              <w:left w:val="single" w:sz="4" w:space="0" w:color="000000"/>
              <w:bottom w:val="single" w:sz="6" w:space="0" w:color="000000"/>
              <w:right w:val="single" w:sz="4" w:space="0" w:color="000000"/>
            </w:tcBorders>
          </w:tcPr>
          <w:p w14:paraId="33D3973E" w14:textId="77777777" w:rsidR="00C811EF" w:rsidRDefault="00C811EF">
            <w:pPr>
              <w:pStyle w:val="TableParagraph"/>
              <w:kinsoku w:val="0"/>
              <w:overflowPunct w:val="0"/>
              <w:spacing w:before="122"/>
              <w:ind w:left="14" w:right="14"/>
              <w:jc w:val="center"/>
              <w:rPr>
                <w:b/>
                <w:bCs/>
                <w:spacing w:val="-5"/>
                <w:sz w:val="16"/>
                <w:szCs w:val="16"/>
              </w:rPr>
            </w:pPr>
            <w:r>
              <w:rPr>
                <w:b/>
                <w:bCs/>
                <w:spacing w:val="-5"/>
                <w:sz w:val="16"/>
                <w:szCs w:val="16"/>
              </w:rPr>
              <w:t>23</w:t>
            </w:r>
          </w:p>
        </w:tc>
        <w:tc>
          <w:tcPr>
            <w:tcW w:w="450" w:type="dxa"/>
            <w:tcBorders>
              <w:top w:val="single" w:sz="8" w:space="0" w:color="000000"/>
              <w:left w:val="single" w:sz="4" w:space="0" w:color="000000"/>
              <w:bottom w:val="single" w:sz="6" w:space="0" w:color="000000"/>
              <w:right w:val="single" w:sz="4" w:space="0" w:color="000000"/>
            </w:tcBorders>
          </w:tcPr>
          <w:p w14:paraId="575DF552" w14:textId="77777777" w:rsidR="00C811EF" w:rsidRDefault="00C811EF">
            <w:pPr>
              <w:pStyle w:val="TableParagraph"/>
              <w:kinsoku w:val="0"/>
              <w:overflowPunct w:val="0"/>
              <w:spacing w:before="122"/>
              <w:ind w:left="6" w:right="7"/>
              <w:jc w:val="center"/>
              <w:rPr>
                <w:b/>
                <w:bCs/>
                <w:spacing w:val="-5"/>
                <w:sz w:val="16"/>
                <w:szCs w:val="16"/>
              </w:rPr>
            </w:pPr>
            <w:r>
              <w:rPr>
                <w:b/>
                <w:bCs/>
                <w:spacing w:val="-5"/>
                <w:sz w:val="16"/>
                <w:szCs w:val="16"/>
              </w:rPr>
              <w:t>22</w:t>
            </w:r>
          </w:p>
        </w:tc>
        <w:tc>
          <w:tcPr>
            <w:tcW w:w="452" w:type="dxa"/>
            <w:tcBorders>
              <w:top w:val="single" w:sz="8" w:space="0" w:color="000000"/>
              <w:left w:val="single" w:sz="4" w:space="0" w:color="000000"/>
              <w:bottom w:val="single" w:sz="6" w:space="0" w:color="000000"/>
              <w:right w:val="single" w:sz="4" w:space="0" w:color="000000"/>
            </w:tcBorders>
          </w:tcPr>
          <w:p w14:paraId="4A9935C9" w14:textId="77777777" w:rsidR="00C811EF" w:rsidRDefault="00C811EF">
            <w:pPr>
              <w:pStyle w:val="TableParagraph"/>
              <w:kinsoku w:val="0"/>
              <w:overflowPunct w:val="0"/>
              <w:spacing w:before="122"/>
              <w:ind w:left="14" w:right="15"/>
              <w:jc w:val="center"/>
              <w:rPr>
                <w:b/>
                <w:bCs/>
                <w:spacing w:val="-5"/>
                <w:sz w:val="16"/>
                <w:szCs w:val="16"/>
              </w:rPr>
            </w:pPr>
            <w:r>
              <w:rPr>
                <w:b/>
                <w:bCs/>
                <w:spacing w:val="-5"/>
                <w:sz w:val="16"/>
                <w:szCs w:val="16"/>
              </w:rPr>
              <w:t>21</w:t>
            </w:r>
          </w:p>
        </w:tc>
        <w:tc>
          <w:tcPr>
            <w:tcW w:w="421" w:type="dxa"/>
            <w:tcBorders>
              <w:top w:val="single" w:sz="8" w:space="0" w:color="000000"/>
              <w:left w:val="single" w:sz="4" w:space="0" w:color="000000"/>
              <w:bottom w:val="single" w:sz="6" w:space="0" w:color="000000"/>
              <w:right w:val="single" w:sz="4" w:space="0" w:color="000000"/>
            </w:tcBorders>
          </w:tcPr>
          <w:p w14:paraId="72B1488B" w14:textId="77777777" w:rsidR="00C811EF" w:rsidRDefault="00C811EF">
            <w:pPr>
              <w:pStyle w:val="TableParagraph"/>
              <w:kinsoku w:val="0"/>
              <w:overflowPunct w:val="0"/>
              <w:spacing w:before="122"/>
              <w:ind w:left="6" w:right="16"/>
              <w:jc w:val="center"/>
              <w:rPr>
                <w:b/>
                <w:bCs/>
                <w:spacing w:val="-5"/>
                <w:sz w:val="16"/>
                <w:szCs w:val="16"/>
              </w:rPr>
            </w:pPr>
            <w:r>
              <w:rPr>
                <w:b/>
                <w:bCs/>
                <w:spacing w:val="-5"/>
                <w:sz w:val="16"/>
                <w:szCs w:val="16"/>
              </w:rPr>
              <w:t>23</w:t>
            </w:r>
          </w:p>
        </w:tc>
        <w:tc>
          <w:tcPr>
            <w:tcW w:w="421" w:type="dxa"/>
            <w:tcBorders>
              <w:top w:val="single" w:sz="8" w:space="0" w:color="000000"/>
              <w:left w:val="single" w:sz="4" w:space="0" w:color="000000"/>
              <w:bottom w:val="single" w:sz="6" w:space="0" w:color="000000"/>
              <w:right w:val="single" w:sz="4" w:space="0" w:color="000000"/>
            </w:tcBorders>
          </w:tcPr>
          <w:p w14:paraId="1638E540" w14:textId="77777777" w:rsidR="00C811EF" w:rsidRDefault="00C811EF">
            <w:pPr>
              <w:pStyle w:val="TableParagraph"/>
              <w:kinsoku w:val="0"/>
              <w:overflowPunct w:val="0"/>
              <w:spacing w:before="122"/>
              <w:ind w:left="6" w:right="18"/>
              <w:jc w:val="center"/>
              <w:rPr>
                <w:b/>
                <w:bCs/>
                <w:spacing w:val="-5"/>
                <w:sz w:val="16"/>
                <w:szCs w:val="16"/>
              </w:rPr>
            </w:pPr>
            <w:r>
              <w:rPr>
                <w:b/>
                <w:bCs/>
                <w:spacing w:val="-5"/>
                <w:sz w:val="16"/>
                <w:szCs w:val="16"/>
              </w:rPr>
              <w:t>22</w:t>
            </w:r>
          </w:p>
        </w:tc>
        <w:tc>
          <w:tcPr>
            <w:tcW w:w="421" w:type="dxa"/>
            <w:tcBorders>
              <w:top w:val="single" w:sz="8" w:space="0" w:color="000000"/>
              <w:left w:val="single" w:sz="4" w:space="0" w:color="000000"/>
              <w:bottom w:val="single" w:sz="6" w:space="0" w:color="000000"/>
              <w:right w:val="single" w:sz="4" w:space="0" w:color="000000"/>
            </w:tcBorders>
          </w:tcPr>
          <w:p w14:paraId="1FBF7955" w14:textId="77777777" w:rsidR="00C811EF" w:rsidRDefault="00C811EF">
            <w:pPr>
              <w:pStyle w:val="TableParagraph"/>
              <w:kinsoku w:val="0"/>
              <w:overflowPunct w:val="0"/>
              <w:spacing w:before="122"/>
              <w:ind w:left="6" w:right="20"/>
              <w:jc w:val="center"/>
              <w:rPr>
                <w:b/>
                <w:bCs/>
                <w:spacing w:val="-5"/>
                <w:sz w:val="16"/>
                <w:szCs w:val="16"/>
              </w:rPr>
            </w:pPr>
            <w:r>
              <w:rPr>
                <w:b/>
                <w:bCs/>
                <w:spacing w:val="-5"/>
                <w:sz w:val="16"/>
                <w:szCs w:val="16"/>
              </w:rPr>
              <w:t>21</w:t>
            </w:r>
          </w:p>
        </w:tc>
        <w:tc>
          <w:tcPr>
            <w:tcW w:w="414" w:type="dxa"/>
            <w:tcBorders>
              <w:top w:val="single" w:sz="8" w:space="0" w:color="000000"/>
              <w:left w:val="single" w:sz="4" w:space="0" w:color="000000"/>
              <w:bottom w:val="single" w:sz="6" w:space="0" w:color="000000"/>
              <w:right w:val="single" w:sz="4" w:space="0" w:color="000000"/>
            </w:tcBorders>
          </w:tcPr>
          <w:p w14:paraId="0F9E6462" w14:textId="77777777" w:rsidR="00C811EF" w:rsidRDefault="00C811EF">
            <w:pPr>
              <w:pStyle w:val="TableParagraph"/>
              <w:kinsoku w:val="0"/>
              <w:overflowPunct w:val="0"/>
              <w:spacing w:before="122"/>
              <w:ind w:left="4" w:right="18"/>
              <w:jc w:val="center"/>
              <w:rPr>
                <w:b/>
                <w:bCs/>
                <w:spacing w:val="-5"/>
                <w:sz w:val="16"/>
                <w:szCs w:val="16"/>
              </w:rPr>
            </w:pPr>
            <w:r>
              <w:rPr>
                <w:b/>
                <w:bCs/>
                <w:spacing w:val="-5"/>
                <w:sz w:val="16"/>
                <w:szCs w:val="16"/>
              </w:rPr>
              <w:t>23</w:t>
            </w:r>
          </w:p>
        </w:tc>
        <w:tc>
          <w:tcPr>
            <w:tcW w:w="414" w:type="dxa"/>
            <w:tcBorders>
              <w:top w:val="single" w:sz="8" w:space="0" w:color="000000"/>
              <w:left w:val="single" w:sz="4" w:space="0" w:color="000000"/>
              <w:bottom w:val="single" w:sz="6" w:space="0" w:color="000000"/>
              <w:right w:val="single" w:sz="4" w:space="0" w:color="000000"/>
            </w:tcBorders>
          </w:tcPr>
          <w:p w14:paraId="4A7DC769" w14:textId="77777777" w:rsidR="00C811EF" w:rsidRDefault="00C811EF">
            <w:pPr>
              <w:pStyle w:val="TableParagraph"/>
              <w:kinsoku w:val="0"/>
              <w:overflowPunct w:val="0"/>
              <w:spacing w:before="122"/>
              <w:ind w:left="2" w:right="18"/>
              <w:jc w:val="center"/>
              <w:rPr>
                <w:b/>
                <w:bCs/>
                <w:spacing w:val="-5"/>
                <w:sz w:val="16"/>
                <w:szCs w:val="16"/>
              </w:rPr>
            </w:pPr>
            <w:r>
              <w:rPr>
                <w:b/>
                <w:bCs/>
                <w:spacing w:val="-5"/>
                <w:sz w:val="16"/>
                <w:szCs w:val="16"/>
              </w:rPr>
              <w:t>22</w:t>
            </w:r>
          </w:p>
        </w:tc>
        <w:tc>
          <w:tcPr>
            <w:tcW w:w="416" w:type="dxa"/>
            <w:tcBorders>
              <w:top w:val="single" w:sz="8" w:space="0" w:color="000000"/>
              <w:left w:val="single" w:sz="4" w:space="0" w:color="000000"/>
              <w:bottom w:val="single" w:sz="6" w:space="0" w:color="000000"/>
              <w:right w:val="single" w:sz="4" w:space="0" w:color="000000"/>
            </w:tcBorders>
          </w:tcPr>
          <w:p w14:paraId="5657EFBE" w14:textId="77777777" w:rsidR="00C811EF" w:rsidRDefault="00C811EF">
            <w:pPr>
              <w:pStyle w:val="TableParagraph"/>
              <w:kinsoku w:val="0"/>
              <w:overflowPunct w:val="0"/>
              <w:spacing w:before="122"/>
              <w:ind w:left="3" w:right="23"/>
              <w:jc w:val="center"/>
              <w:rPr>
                <w:b/>
                <w:bCs/>
                <w:spacing w:val="-5"/>
                <w:sz w:val="16"/>
                <w:szCs w:val="16"/>
              </w:rPr>
            </w:pPr>
            <w:r>
              <w:rPr>
                <w:b/>
                <w:bCs/>
                <w:spacing w:val="-5"/>
                <w:sz w:val="16"/>
                <w:szCs w:val="16"/>
              </w:rPr>
              <w:t>21</w:t>
            </w:r>
          </w:p>
        </w:tc>
        <w:tc>
          <w:tcPr>
            <w:tcW w:w="505" w:type="dxa"/>
            <w:tcBorders>
              <w:top w:val="single" w:sz="8" w:space="0" w:color="000000"/>
              <w:left w:val="single" w:sz="4" w:space="0" w:color="000000"/>
              <w:bottom w:val="single" w:sz="6" w:space="0" w:color="000000"/>
              <w:right w:val="single" w:sz="4" w:space="0" w:color="000000"/>
            </w:tcBorders>
          </w:tcPr>
          <w:p w14:paraId="06953BBF" w14:textId="77777777" w:rsidR="00C811EF" w:rsidRDefault="00C811EF">
            <w:pPr>
              <w:pStyle w:val="TableParagraph"/>
              <w:kinsoku w:val="0"/>
              <w:overflowPunct w:val="0"/>
              <w:spacing w:before="122"/>
              <w:ind w:left="2" w:right="22"/>
              <w:jc w:val="center"/>
              <w:rPr>
                <w:b/>
                <w:bCs/>
                <w:spacing w:val="-5"/>
                <w:sz w:val="16"/>
                <w:szCs w:val="16"/>
              </w:rPr>
            </w:pPr>
            <w:r>
              <w:rPr>
                <w:b/>
                <w:bCs/>
                <w:spacing w:val="-5"/>
                <w:sz w:val="16"/>
                <w:szCs w:val="16"/>
              </w:rPr>
              <w:t>23</w:t>
            </w:r>
          </w:p>
        </w:tc>
        <w:tc>
          <w:tcPr>
            <w:tcW w:w="507" w:type="dxa"/>
            <w:tcBorders>
              <w:top w:val="single" w:sz="8" w:space="0" w:color="000000"/>
              <w:left w:val="single" w:sz="4" w:space="0" w:color="000000"/>
              <w:bottom w:val="single" w:sz="6" w:space="0" w:color="000000"/>
              <w:right w:val="single" w:sz="4" w:space="0" w:color="000000"/>
            </w:tcBorders>
          </w:tcPr>
          <w:p w14:paraId="2621BB32" w14:textId="77777777" w:rsidR="00C811EF" w:rsidRDefault="00C811EF">
            <w:pPr>
              <w:pStyle w:val="TableParagraph"/>
              <w:kinsoku w:val="0"/>
              <w:overflowPunct w:val="0"/>
              <w:spacing w:before="122"/>
              <w:ind w:left="10" w:right="34"/>
              <w:jc w:val="center"/>
              <w:rPr>
                <w:b/>
                <w:bCs/>
                <w:spacing w:val="-5"/>
                <w:sz w:val="16"/>
                <w:szCs w:val="16"/>
              </w:rPr>
            </w:pPr>
            <w:r>
              <w:rPr>
                <w:b/>
                <w:bCs/>
                <w:spacing w:val="-5"/>
                <w:sz w:val="16"/>
                <w:szCs w:val="16"/>
              </w:rPr>
              <w:t>22</w:t>
            </w:r>
          </w:p>
        </w:tc>
        <w:tc>
          <w:tcPr>
            <w:tcW w:w="517" w:type="dxa"/>
            <w:tcBorders>
              <w:top w:val="single" w:sz="8" w:space="0" w:color="000000"/>
              <w:left w:val="single" w:sz="4" w:space="0" w:color="000000"/>
              <w:bottom w:val="single" w:sz="6" w:space="0" w:color="000000"/>
              <w:right w:val="single" w:sz="4" w:space="0" w:color="000000"/>
            </w:tcBorders>
          </w:tcPr>
          <w:p w14:paraId="77173877" w14:textId="77777777" w:rsidR="00C811EF" w:rsidRDefault="00C811EF">
            <w:pPr>
              <w:pStyle w:val="TableParagraph"/>
              <w:kinsoku w:val="0"/>
              <w:overflowPunct w:val="0"/>
              <w:spacing w:before="122"/>
              <w:ind w:left="3" w:right="28"/>
              <w:jc w:val="center"/>
              <w:rPr>
                <w:b/>
                <w:bCs/>
                <w:spacing w:val="-5"/>
                <w:sz w:val="16"/>
                <w:szCs w:val="16"/>
              </w:rPr>
            </w:pPr>
            <w:r>
              <w:rPr>
                <w:b/>
                <w:bCs/>
                <w:spacing w:val="-5"/>
                <w:sz w:val="16"/>
                <w:szCs w:val="16"/>
              </w:rPr>
              <w:t>11</w:t>
            </w:r>
          </w:p>
        </w:tc>
      </w:tr>
      <w:tr w:rsidR="00C811EF" w14:paraId="4D7E8182" w14:textId="77777777">
        <w:trPr>
          <w:trHeight w:val="491"/>
        </w:trPr>
        <w:tc>
          <w:tcPr>
            <w:tcW w:w="1164" w:type="dxa"/>
            <w:tcBorders>
              <w:top w:val="single" w:sz="6" w:space="0" w:color="000000"/>
              <w:left w:val="single" w:sz="4" w:space="0" w:color="000000"/>
              <w:bottom w:val="single" w:sz="6" w:space="0" w:color="000000"/>
              <w:right w:val="single" w:sz="4" w:space="0" w:color="000000"/>
            </w:tcBorders>
          </w:tcPr>
          <w:p w14:paraId="73E9CADE" w14:textId="77777777" w:rsidR="00C811EF" w:rsidRDefault="00C811EF">
            <w:pPr>
              <w:pStyle w:val="TableParagraph"/>
              <w:kinsoku w:val="0"/>
              <w:overflowPunct w:val="0"/>
              <w:spacing w:before="124"/>
              <w:ind w:left="15" w:right="2"/>
              <w:jc w:val="center"/>
              <w:rPr>
                <w:b/>
                <w:bCs/>
                <w:spacing w:val="-2"/>
                <w:sz w:val="16"/>
                <w:szCs w:val="16"/>
              </w:rPr>
            </w:pPr>
            <w:r>
              <w:rPr>
                <w:b/>
                <w:bCs/>
                <w:spacing w:val="-2"/>
                <w:sz w:val="16"/>
                <w:szCs w:val="16"/>
              </w:rPr>
              <w:t>TOTAL</w:t>
            </w:r>
          </w:p>
        </w:tc>
        <w:tc>
          <w:tcPr>
            <w:tcW w:w="423" w:type="dxa"/>
            <w:tcBorders>
              <w:top w:val="single" w:sz="6" w:space="0" w:color="000000"/>
              <w:left w:val="single" w:sz="4" w:space="0" w:color="000000"/>
              <w:bottom w:val="single" w:sz="6" w:space="0" w:color="000000"/>
              <w:right w:val="single" w:sz="4" w:space="0" w:color="000000"/>
            </w:tcBorders>
          </w:tcPr>
          <w:p w14:paraId="6B189F48" w14:textId="77777777" w:rsidR="00C811EF" w:rsidRDefault="00C811EF">
            <w:pPr>
              <w:pStyle w:val="TableParagraph"/>
              <w:kinsoku w:val="0"/>
              <w:overflowPunct w:val="0"/>
              <w:spacing w:before="155"/>
              <w:ind w:left="14" w:right="3"/>
              <w:jc w:val="center"/>
              <w:rPr>
                <w:spacing w:val="-10"/>
                <w:sz w:val="16"/>
                <w:szCs w:val="16"/>
              </w:rPr>
            </w:pPr>
            <w:r>
              <w:rPr>
                <w:spacing w:val="-10"/>
                <w:sz w:val="16"/>
                <w:szCs w:val="16"/>
              </w:rPr>
              <w:t>0</w:t>
            </w:r>
          </w:p>
        </w:tc>
        <w:tc>
          <w:tcPr>
            <w:tcW w:w="451" w:type="dxa"/>
            <w:tcBorders>
              <w:top w:val="single" w:sz="6" w:space="0" w:color="000000"/>
              <w:left w:val="single" w:sz="4" w:space="0" w:color="000000"/>
              <w:bottom w:val="single" w:sz="6" w:space="0" w:color="000000"/>
              <w:right w:val="single" w:sz="4" w:space="0" w:color="000000"/>
            </w:tcBorders>
          </w:tcPr>
          <w:p w14:paraId="2AA37815" w14:textId="77777777" w:rsidR="00C811EF" w:rsidRDefault="00C811EF">
            <w:pPr>
              <w:pStyle w:val="TableParagraph"/>
              <w:kinsoku w:val="0"/>
              <w:overflowPunct w:val="0"/>
              <w:spacing w:before="155"/>
              <w:ind w:left="15" w:right="4"/>
              <w:jc w:val="center"/>
              <w:rPr>
                <w:spacing w:val="-10"/>
                <w:sz w:val="16"/>
                <w:szCs w:val="16"/>
              </w:rPr>
            </w:pPr>
            <w:r>
              <w:rPr>
                <w:spacing w:val="-10"/>
                <w:sz w:val="16"/>
                <w:szCs w:val="16"/>
              </w:rPr>
              <w:t>0</w:t>
            </w:r>
          </w:p>
        </w:tc>
        <w:tc>
          <w:tcPr>
            <w:tcW w:w="358" w:type="dxa"/>
            <w:tcBorders>
              <w:top w:val="single" w:sz="6" w:space="0" w:color="000000"/>
              <w:left w:val="single" w:sz="4" w:space="0" w:color="000000"/>
              <w:bottom w:val="single" w:sz="6" w:space="0" w:color="000000"/>
              <w:right w:val="single" w:sz="4" w:space="0" w:color="000000"/>
            </w:tcBorders>
          </w:tcPr>
          <w:p w14:paraId="5C4278E5" w14:textId="77777777" w:rsidR="00C811EF" w:rsidRDefault="00C811EF">
            <w:pPr>
              <w:pStyle w:val="TableParagraph"/>
              <w:kinsoku w:val="0"/>
              <w:overflowPunct w:val="0"/>
              <w:spacing w:before="155"/>
              <w:ind w:left="6" w:right="3"/>
              <w:jc w:val="center"/>
              <w:rPr>
                <w:spacing w:val="-10"/>
                <w:sz w:val="16"/>
                <w:szCs w:val="16"/>
              </w:rPr>
            </w:pPr>
            <w:r>
              <w:rPr>
                <w:spacing w:val="-10"/>
                <w:sz w:val="16"/>
                <w:szCs w:val="16"/>
              </w:rPr>
              <w:t>0</w:t>
            </w:r>
          </w:p>
        </w:tc>
        <w:tc>
          <w:tcPr>
            <w:tcW w:w="543" w:type="dxa"/>
            <w:tcBorders>
              <w:top w:val="single" w:sz="6" w:space="0" w:color="000000"/>
              <w:left w:val="single" w:sz="4" w:space="0" w:color="000000"/>
              <w:bottom w:val="single" w:sz="6" w:space="0" w:color="000000"/>
              <w:right w:val="single" w:sz="4" w:space="0" w:color="000000"/>
            </w:tcBorders>
          </w:tcPr>
          <w:p w14:paraId="7D24DD07" w14:textId="77777777" w:rsidR="00C811EF" w:rsidRDefault="00C811EF">
            <w:pPr>
              <w:pStyle w:val="TableParagraph"/>
              <w:kinsoku w:val="0"/>
              <w:overflowPunct w:val="0"/>
              <w:spacing w:before="155"/>
              <w:ind w:left="7" w:right="2"/>
              <w:jc w:val="center"/>
              <w:rPr>
                <w:spacing w:val="-10"/>
                <w:sz w:val="16"/>
                <w:szCs w:val="16"/>
              </w:rPr>
            </w:pPr>
            <w:r>
              <w:rPr>
                <w:spacing w:val="-10"/>
                <w:sz w:val="16"/>
                <w:szCs w:val="16"/>
              </w:rPr>
              <w:t>0</w:t>
            </w:r>
          </w:p>
        </w:tc>
        <w:tc>
          <w:tcPr>
            <w:tcW w:w="541" w:type="dxa"/>
            <w:tcBorders>
              <w:top w:val="single" w:sz="6" w:space="0" w:color="000000"/>
              <w:left w:val="single" w:sz="4" w:space="0" w:color="000000"/>
              <w:bottom w:val="single" w:sz="6" w:space="0" w:color="000000"/>
              <w:right w:val="single" w:sz="4" w:space="0" w:color="000000"/>
            </w:tcBorders>
          </w:tcPr>
          <w:p w14:paraId="0A404EB5" w14:textId="77777777" w:rsidR="00C811EF" w:rsidRDefault="00C811EF">
            <w:pPr>
              <w:pStyle w:val="TableParagraph"/>
              <w:kinsoku w:val="0"/>
              <w:overflowPunct w:val="0"/>
              <w:spacing w:before="155"/>
              <w:ind w:left="3" w:right="2"/>
              <w:jc w:val="center"/>
              <w:rPr>
                <w:spacing w:val="-10"/>
                <w:sz w:val="16"/>
                <w:szCs w:val="16"/>
              </w:rPr>
            </w:pPr>
            <w:r>
              <w:rPr>
                <w:spacing w:val="-10"/>
                <w:sz w:val="16"/>
                <w:szCs w:val="16"/>
              </w:rPr>
              <w:t>0</w:t>
            </w:r>
          </w:p>
        </w:tc>
        <w:tc>
          <w:tcPr>
            <w:tcW w:w="450" w:type="dxa"/>
            <w:tcBorders>
              <w:top w:val="single" w:sz="6" w:space="0" w:color="000000"/>
              <w:left w:val="single" w:sz="4" w:space="0" w:color="000000"/>
              <w:bottom w:val="single" w:sz="6" w:space="0" w:color="000000"/>
              <w:right w:val="single" w:sz="4" w:space="0" w:color="000000"/>
            </w:tcBorders>
          </w:tcPr>
          <w:p w14:paraId="60181E4A" w14:textId="77777777" w:rsidR="00C811EF" w:rsidRDefault="00C811EF">
            <w:pPr>
              <w:pStyle w:val="TableParagraph"/>
              <w:kinsoku w:val="0"/>
              <w:overflowPunct w:val="0"/>
              <w:spacing w:before="155"/>
              <w:ind w:left="7" w:right="3"/>
              <w:jc w:val="center"/>
              <w:rPr>
                <w:spacing w:val="-10"/>
                <w:sz w:val="16"/>
                <w:szCs w:val="16"/>
              </w:rPr>
            </w:pPr>
            <w:r>
              <w:rPr>
                <w:spacing w:val="-10"/>
                <w:sz w:val="16"/>
                <w:szCs w:val="16"/>
              </w:rPr>
              <w:t>0</w:t>
            </w:r>
          </w:p>
        </w:tc>
        <w:tc>
          <w:tcPr>
            <w:tcW w:w="452" w:type="dxa"/>
            <w:tcBorders>
              <w:top w:val="single" w:sz="6" w:space="0" w:color="000000"/>
              <w:left w:val="single" w:sz="4" w:space="0" w:color="000000"/>
              <w:bottom w:val="single" w:sz="6" w:space="0" w:color="000000"/>
              <w:right w:val="single" w:sz="4" w:space="0" w:color="000000"/>
            </w:tcBorders>
          </w:tcPr>
          <w:p w14:paraId="184EE0FD" w14:textId="77777777" w:rsidR="00C811EF" w:rsidRDefault="00C811EF">
            <w:pPr>
              <w:pStyle w:val="TableParagraph"/>
              <w:kinsoku w:val="0"/>
              <w:overflowPunct w:val="0"/>
              <w:spacing w:before="155"/>
              <w:ind w:left="14" w:right="10"/>
              <w:jc w:val="center"/>
              <w:rPr>
                <w:spacing w:val="-10"/>
                <w:sz w:val="16"/>
                <w:szCs w:val="16"/>
              </w:rPr>
            </w:pPr>
            <w:r>
              <w:rPr>
                <w:spacing w:val="-10"/>
                <w:sz w:val="16"/>
                <w:szCs w:val="16"/>
              </w:rPr>
              <w:t>0</w:t>
            </w:r>
          </w:p>
        </w:tc>
        <w:tc>
          <w:tcPr>
            <w:tcW w:w="421" w:type="dxa"/>
            <w:tcBorders>
              <w:top w:val="single" w:sz="6" w:space="0" w:color="000000"/>
              <w:left w:val="single" w:sz="4" w:space="0" w:color="000000"/>
              <w:bottom w:val="single" w:sz="6" w:space="0" w:color="000000"/>
              <w:right w:val="single" w:sz="4" w:space="0" w:color="000000"/>
            </w:tcBorders>
          </w:tcPr>
          <w:p w14:paraId="251A172A" w14:textId="77777777" w:rsidR="00C811EF" w:rsidRDefault="00C811EF">
            <w:pPr>
              <w:pStyle w:val="TableParagraph"/>
              <w:kinsoku w:val="0"/>
              <w:overflowPunct w:val="0"/>
              <w:spacing w:before="155"/>
              <w:ind w:left="14" w:right="16"/>
              <w:jc w:val="center"/>
              <w:rPr>
                <w:spacing w:val="-10"/>
                <w:sz w:val="16"/>
                <w:szCs w:val="16"/>
              </w:rPr>
            </w:pPr>
            <w:r>
              <w:rPr>
                <w:spacing w:val="-10"/>
                <w:sz w:val="16"/>
                <w:szCs w:val="16"/>
              </w:rPr>
              <w:t>0</w:t>
            </w:r>
          </w:p>
        </w:tc>
        <w:tc>
          <w:tcPr>
            <w:tcW w:w="390" w:type="dxa"/>
            <w:tcBorders>
              <w:top w:val="single" w:sz="6" w:space="0" w:color="000000"/>
              <w:left w:val="single" w:sz="4" w:space="0" w:color="000000"/>
              <w:bottom w:val="single" w:sz="6" w:space="0" w:color="000000"/>
              <w:right w:val="single" w:sz="4" w:space="0" w:color="000000"/>
            </w:tcBorders>
          </w:tcPr>
          <w:p w14:paraId="74F76425" w14:textId="77777777" w:rsidR="00C811EF" w:rsidRDefault="00C811EF">
            <w:pPr>
              <w:pStyle w:val="TableParagraph"/>
              <w:kinsoku w:val="0"/>
              <w:overflowPunct w:val="0"/>
              <w:spacing w:before="155"/>
              <w:ind w:left="6" w:right="8"/>
              <w:jc w:val="center"/>
              <w:rPr>
                <w:spacing w:val="-10"/>
                <w:sz w:val="16"/>
                <w:szCs w:val="16"/>
              </w:rPr>
            </w:pPr>
            <w:r>
              <w:rPr>
                <w:spacing w:val="-10"/>
                <w:sz w:val="16"/>
                <w:szCs w:val="16"/>
              </w:rPr>
              <w:t>0</w:t>
            </w:r>
          </w:p>
        </w:tc>
        <w:tc>
          <w:tcPr>
            <w:tcW w:w="452" w:type="dxa"/>
            <w:tcBorders>
              <w:top w:val="single" w:sz="6" w:space="0" w:color="000000"/>
              <w:left w:val="single" w:sz="4" w:space="0" w:color="000000"/>
              <w:bottom w:val="single" w:sz="6" w:space="0" w:color="000000"/>
              <w:right w:val="single" w:sz="4" w:space="0" w:color="000000"/>
            </w:tcBorders>
          </w:tcPr>
          <w:p w14:paraId="51C9E0FE" w14:textId="77777777" w:rsidR="00C811EF" w:rsidRDefault="00C811EF">
            <w:pPr>
              <w:pStyle w:val="TableParagraph"/>
              <w:kinsoku w:val="0"/>
              <w:overflowPunct w:val="0"/>
              <w:spacing w:before="155"/>
              <w:ind w:left="14" w:right="15"/>
              <w:jc w:val="center"/>
              <w:rPr>
                <w:spacing w:val="-10"/>
                <w:sz w:val="16"/>
                <w:szCs w:val="16"/>
              </w:rPr>
            </w:pPr>
            <w:r>
              <w:rPr>
                <w:spacing w:val="-10"/>
                <w:sz w:val="16"/>
                <w:szCs w:val="16"/>
              </w:rPr>
              <w:t>0</w:t>
            </w:r>
          </w:p>
        </w:tc>
        <w:tc>
          <w:tcPr>
            <w:tcW w:w="450" w:type="dxa"/>
            <w:tcBorders>
              <w:top w:val="single" w:sz="6" w:space="0" w:color="000000"/>
              <w:left w:val="single" w:sz="4" w:space="0" w:color="000000"/>
              <w:bottom w:val="single" w:sz="6" w:space="0" w:color="000000"/>
              <w:right w:val="single" w:sz="4" w:space="0" w:color="000000"/>
            </w:tcBorders>
          </w:tcPr>
          <w:p w14:paraId="48C94C5C" w14:textId="77777777" w:rsidR="00C811EF" w:rsidRDefault="00C811EF">
            <w:pPr>
              <w:pStyle w:val="TableParagraph"/>
              <w:kinsoku w:val="0"/>
              <w:overflowPunct w:val="0"/>
              <w:spacing w:before="155"/>
              <w:ind w:left="6" w:right="9"/>
              <w:jc w:val="center"/>
              <w:rPr>
                <w:spacing w:val="-10"/>
                <w:sz w:val="16"/>
                <w:szCs w:val="16"/>
              </w:rPr>
            </w:pPr>
            <w:r>
              <w:rPr>
                <w:spacing w:val="-10"/>
                <w:sz w:val="16"/>
                <w:szCs w:val="16"/>
              </w:rPr>
              <w:t>0</w:t>
            </w:r>
          </w:p>
        </w:tc>
        <w:tc>
          <w:tcPr>
            <w:tcW w:w="452" w:type="dxa"/>
            <w:tcBorders>
              <w:top w:val="single" w:sz="6" w:space="0" w:color="000000"/>
              <w:left w:val="single" w:sz="4" w:space="0" w:color="000000"/>
              <w:bottom w:val="single" w:sz="6" w:space="0" w:color="000000"/>
              <w:right w:val="single" w:sz="4" w:space="0" w:color="000000"/>
            </w:tcBorders>
          </w:tcPr>
          <w:p w14:paraId="6D834853" w14:textId="77777777" w:rsidR="00C811EF" w:rsidRDefault="00C811EF">
            <w:pPr>
              <w:pStyle w:val="TableParagraph"/>
              <w:kinsoku w:val="0"/>
              <w:overflowPunct w:val="0"/>
              <w:spacing w:before="155"/>
              <w:ind w:left="14" w:right="17"/>
              <w:jc w:val="center"/>
              <w:rPr>
                <w:spacing w:val="-10"/>
                <w:sz w:val="16"/>
                <w:szCs w:val="16"/>
              </w:rPr>
            </w:pPr>
            <w:r>
              <w:rPr>
                <w:spacing w:val="-10"/>
                <w:sz w:val="16"/>
                <w:szCs w:val="16"/>
              </w:rPr>
              <w:t>0</w:t>
            </w:r>
          </w:p>
        </w:tc>
        <w:tc>
          <w:tcPr>
            <w:tcW w:w="421" w:type="dxa"/>
            <w:tcBorders>
              <w:top w:val="single" w:sz="6" w:space="0" w:color="000000"/>
              <w:left w:val="single" w:sz="4" w:space="0" w:color="000000"/>
              <w:bottom w:val="single" w:sz="6" w:space="0" w:color="000000"/>
              <w:right w:val="single" w:sz="4" w:space="0" w:color="000000"/>
            </w:tcBorders>
          </w:tcPr>
          <w:p w14:paraId="607A8F5D" w14:textId="77777777" w:rsidR="00C811EF" w:rsidRDefault="00C811EF">
            <w:pPr>
              <w:pStyle w:val="TableParagraph"/>
              <w:kinsoku w:val="0"/>
              <w:overflowPunct w:val="0"/>
              <w:spacing w:before="155"/>
              <w:ind w:left="6" w:right="18"/>
              <w:jc w:val="center"/>
              <w:rPr>
                <w:spacing w:val="-10"/>
                <w:sz w:val="16"/>
                <w:szCs w:val="16"/>
              </w:rPr>
            </w:pPr>
            <w:r>
              <w:rPr>
                <w:spacing w:val="-10"/>
                <w:sz w:val="16"/>
                <w:szCs w:val="16"/>
              </w:rPr>
              <w:t>0</w:t>
            </w:r>
          </w:p>
        </w:tc>
        <w:tc>
          <w:tcPr>
            <w:tcW w:w="421" w:type="dxa"/>
            <w:tcBorders>
              <w:top w:val="single" w:sz="6" w:space="0" w:color="000000"/>
              <w:left w:val="single" w:sz="4" w:space="0" w:color="000000"/>
              <w:bottom w:val="single" w:sz="6" w:space="0" w:color="000000"/>
              <w:right w:val="single" w:sz="4" w:space="0" w:color="000000"/>
            </w:tcBorders>
          </w:tcPr>
          <w:p w14:paraId="58DABC53" w14:textId="77777777" w:rsidR="00C811EF" w:rsidRDefault="00C811EF">
            <w:pPr>
              <w:pStyle w:val="TableParagraph"/>
              <w:kinsoku w:val="0"/>
              <w:overflowPunct w:val="0"/>
              <w:spacing w:before="155"/>
              <w:ind w:left="6" w:right="20"/>
              <w:jc w:val="center"/>
              <w:rPr>
                <w:spacing w:val="-10"/>
                <w:sz w:val="16"/>
                <w:szCs w:val="16"/>
              </w:rPr>
            </w:pPr>
            <w:r>
              <w:rPr>
                <w:spacing w:val="-10"/>
                <w:sz w:val="16"/>
                <w:szCs w:val="16"/>
              </w:rPr>
              <w:t>0</w:t>
            </w:r>
          </w:p>
        </w:tc>
        <w:tc>
          <w:tcPr>
            <w:tcW w:w="421" w:type="dxa"/>
            <w:tcBorders>
              <w:top w:val="single" w:sz="6" w:space="0" w:color="000000"/>
              <w:left w:val="single" w:sz="4" w:space="0" w:color="000000"/>
              <w:bottom w:val="single" w:sz="6" w:space="0" w:color="000000"/>
              <w:right w:val="single" w:sz="4" w:space="0" w:color="000000"/>
            </w:tcBorders>
          </w:tcPr>
          <w:p w14:paraId="5A779850" w14:textId="77777777" w:rsidR="00C811EF" w:rsidRDefault="00C811EF">
            <w:pPr>
              <w:pStyle w:val="TableParagraph"/>
              <w:kinsoku w:val="0"/>
              <w:overflowPunct w:val="0"/>
              <w:spacing w:before="155"/>
              <w:ind w:left="6" w:right="22"/>
              <w:jc w:val="center"/>
              <w:rPr>
                <w:spacing w:val="-10"/>
                <w:sz w:val="16"/>
                <w:szCs w:val="16"/>
              </w:rPr>
            </w:pPr>
            <w:r>
              <w:rPr>
                <w:spacing w:val="-10"/>
                <w:sz w:val="16"/>
                <w:szCs w:val="16"/>
              </w:rPr>
              <w:t>0</w:t>
            </w:r>
          </w:p>
        </w:tc>
        <w:tc>
          <w:tcPr>
            <w:tcW w:w="414" w:type="dxa"/>
            <w:tcBorders>
              <w:top w:val="single" w:sz="6" w:space="0" w:color="000000"/>
              <w:left w:val="single" w:sz="4" w:space="0" w:color="000000"/>
              <w:bottom w:val="single" w:sz="6" w:space="0" w:color="000000"/>
              <w:right w:val="single" w:sz="4" w:space="0" w:color="000000"/>
            </w:tcBorders>
          </w:tcPr>
          <w:p w14:paraId="391B1EF0" w14:textId="77777777" w:rsidR="00C811EF" w:rsidRDefault="00C811EF">
            <w:pPr>
              <w:pStyle w:val="TableParagraph"/>
              <w:kinsoku w:val="0"/>
              <w:overflowPunct w:val="0"/>
              <w:spacing w:before="155"/>
              <w:ind w:left="2" w:right="18"/>
              <w:jc w:val="center"/>
              <w:rPr>
                <w:spacing w:val="-10"/>
                <w:sz w:val="16"/>
                <w:szCs w:val="16"/>
              </w:rPr>
            </w:pPr>
            <w:r>
              <w:rPr>
                <w:spacing w:val="-10"/>
                <w:sz w:val="16"/>
                <w:szCs w:val="16"/>
              </w:rPr>
              <w:t>0</w:t>
            </w:r>
          </w:p>
        </w:tc>
        <w:tc>
          <w:tcPr>
            <w:tcW w:w="414" w:type="dxa"/>
            <w:tcBorders>
              <w:top w:val="single" w:sz="6" w:space="0" w:color="000000"/>
              <w:left w:val="single" w:sz="4" w:space="0" w:color="000000"/>
              <w:bottom w:val="single" w:sz="6" w:space="0" w:color="000000"/>
              <w:right w:val="single" w:sz="4" w:space="0" w:color="000000"/>
            </w:tcBorders>
          </w:tcPr>
          <w:p w14:paraId="607EA9EA" w14:textId="77777777" w:rsidR="00C811EF" w:rsidRDefault="00C811EF">
            <w:pPr>
              <w:pStyle w:val="TableParagraph"/>
              <w:kinsoku w:val="0"/>
              <w:overflowPunct w:val="0"/>
              <w:spacing w:before="155"/>
              <w:ind w:right="18"/>
              <w:jc w:val="center"/>
              <w:rPr>
                <w:spacing w:val="-10"/>
                <w:sz w:val="16"/>
                <w:szCs w:val="16"/>
              </w:rPr>
            </w:pPr>
            <w:r>
              <w:rPr>
                <w:spacing w:val="-10"/>
                <w:sz w:val="16"/>
                <w:szCs w:val="16"/>
              </w:rPr>
              <w:t>0</w:t>
            </w:r>
          </w:p>
        </w:tc>
        <w:tc>
          <w:tcPr>
            <w:tcW w:w="416" w:type="dxa"/>
            <w:tcBorders>
              <w:top w:val="single" w:sz="6" w:space="0" w:color="000000"/>
              <w:left w:val="single" w:sz="4" w:space="0" w:color="000000"/>
              <w:bottom w:val="single" w:sz="6" w:space="0" w:color="000000"/>
              <w:right w:val="single" w:sz="4" w:space="0" w:color="000000"/>
            </w:tcBorders>
          </w:tcPr>
          <w:p w14:paraId="76494FD8" w14:textId="77777777" w:rsidR="00C811EF" w:rsidRDefault="00C811EF">
            <w:pPr>
              <w:pStyle w:val="TableParagraph"/>
              <w:kinsoku w:val="0"/>
              <w:overflowPunct w:val="0"/>
              <w:spacing w:before="155"/>
              <w:ind w:right="23"/>
              <w:jc w:val="center"/>
              <w:rPr>
                <w:spacing w:val="-10"/>
                <w:sz w:val="16"/>
                <w:szCs w:val="16"/>
              </w:rPr>
            </w:pPr>
            <w:r>
              <w:rPr>
                <w:spacing w:val="-10"/>
                <w:sz w:val="16"/>
                <w:szCs w:val="16"/>
              </w:rPr>
              <w:t>0</w:t>
            </w:r>
          </w:p>
        </w:tc>
        <w:tc>
          <w:tcPr>
            <w:tcW w:w="505" w:type="dxa"/>
            <w:tcBorders>
              <w:top w:val="single" w:sz="6" w:space="0" w:color="000000"/>
              <w:left w:val="single" w:sz="4" w:space="0" w:color="000000"/>
              <w:bottom w:val="single" w:sz="6" w:space="0" w:color="000000"/>
              <w:right w:val="single" w:sz="4" w:space="0" w:color="000000"/>
            </w:tcBorders>
          </w:tcPr>
          <w:p w14:paraId="75890980" w14:textId="77777777" w:rsidR="00C811EF" w:rsidRDefault="00C811EF">
            <w:pPr>
              <w:pStyle w:val="TableParagraph"/>
              <w:kinsoku w:val="0"/>
              <w:overflowPunct w:val="0"/>
              <w:spacing w:before="155"/>
              <w:ind w:right="22"/>
              <w:jc w:val="center"/>
              <w:rPr>
                <w:spacing w:val="-10"/>
                <w:sz w:val="16"/>
                <w:szCs w:val="16"/>
              </w:rPr>
            </w:pPr>
            <w:r>
              <w:rPr>
                <w:spacing w:val="-10"/>
                <w:sz w:val="16"/>
                <w:szCs w:val="16"/>
              </w:rPr>
              <w:t>0</w:t>
            </w:r>
          </w:p>
        </w:tc>
        <w:tc>
          <w:tcPr>
            <w:tcW w:w="507" w:type="dxa"/>
            <w:tcBorders>
              <w:top w:val="single" w:sz="6" w:space="0" w:color="000000"/>
              <w:left w:val="single" w:sz="4" w:space="0" w:color="000000"/>
              <w:bottom w:val="single" w:sz="6" w:space="0" w:color="000000"/>
              <w:right w:val="single" w:sz="4" w:space="0" w:color="000000"/>
            </w:tcBorders>
          </w:tcPr>
          <w:p w14:paraId="253E7368" w14:textId="77777777" w:rsidR="00C811EF" w:rsidRDefault="00C811EF">
            <w:pPr>
              <w:pStyle w:val="TableParagraph"/>
              <w:kinsoku w:val="0"/>
              <w:overflowPunct w:val="0"/>
              <w:spacing w:before="155"/>
              <w:ind w:left="8" w:right="34"/>
              <w:jc w:val="center"/>
              <w:rPr>
                <w:spacing w:val="-10"/>
                <w:sz w:val="16"/>
                <w:szCs w:val="16"/>
              </w:rPr>
            </w:pPr>
            <w:r>
              <w:rPr>
                <w:spacing w:val="-10"/>
                <w:sz w:val="16"/>
                <w:szCs w:val="16"/>
              </w:rPr>
              <w:t>0</w:t>
            </w:r>
          </w:p>
        </w:tc>
        <w:tc>
          <w:tcPr>
            <w:tcW w:w="517" w:type="dxa"/>
            <w:tcBorders>
              <w:top w:val="single" w:sz="6" w:space="0" w:color="000000"/>
              <w:left w:val="single" w:sz="4" w:space="0" w:color="000000"/>
              <w:bottom w:val="single" w:sz="6" w:space="0" w:color="000000"/>
              <w:right w:val="single" w:sz="4" w:space="0" w:color="000000"/>
            </w:tcBorders>
          </w:tcPr>
          <w:p w14:paraId="67DE12A7" w14:textId="77777777" w:rsidR="00C811EF" w:rsidRDefault="00C811EF">
            <w:pPr>
              <w:pStyle w:val="TableParagraph"/>
              <w:kinsoku w:val="0"/>
              <w:overflowPunct w:val="0"/>
              <w:spacing w:before="155"/>
              <w:ind w:right="28"/>
              <w:jc w:val="center"/>
              <w:rPr>
                <w:spacing w:val="-10"/>
                <w:sz w:val="16"/>
                <w:szCs w:val="16"/>
              </w:rPr>
            </w:pPr>
            <w:r>
              <w:rPr>
                <w:spacing w:val="-10"/>
                <w:sz w:val="16"/>
                <w:szCs w:val="16"/>
              </w:rPr>
              <w:t>0</w:t>
            </w:r>
          </w:p>
        </w:tc>
      </w:tr>
    </w:tbl>
    <w:p w14:paraId="093B4733" w14:textId="77777777" w:rsidR="00C811EF" w:rsidRDefault="00C811EF">
      <w:pPr>
        <w:pStyle w:val="BodyText"/>
        <w:kinsoku w:val="0"/>
        <w:overflowPunct w:val="0"/>
      </w:pPr>
    </w:p>
    <w:p w14:paraId="42272361" w14:textId="77777777" w:rsidR="00C811EF" w:rsidRDefault="00C811EF">
      <w:pPr>
        <w:pStyle w:val="BodyText"/>
        <w:kinsoku w:val="0"/>
        <w:overflowPunct w:val="0"/>
        <w:spacing w:before="92"/>
      </w:pPr>
    </w:p>
    <w:tbl>
      <w:tblPr>
        <w:tblW w:w="0" w:type="auto"/>
        <w:tblInd w:w="127" w:type="dxa"/>
        <w:tblLayout w:type="fixed"/>
        <w:tblCellMar>
          <w:left w:w="0" w:type="dxa"/>
          <w:right w:w="0" w:type="dxa"/>
        </w:tblCellMar>
        <w:tblLook w:val="0000" w:firstRow="0" w:lastRow="0" w:firstColumn="0" w:lastColumn="0" w:noHBand="0" w:noVBand="0"/>
      </w:tblPr>
      <w:tblGrid>
        <w:gridCol w:w="1164"/>
        <w:gridCol w:w="422"/>
        <w:gridCol w:w="451"/>
        <w:gridCol w:w="360"/>
        <w:gridCol w:w="540"/>
        <w:gridCol w:w="540"/>
        <w:gridCol w:w="449"/>
        <w:gridCol w:w="452"/>
        <w:gridCol w:w="421"/>
        <w:gridCol w:w="390"/>
        <w:gridCol w:w="453"/>
        <w:gridCol w:w="450"/>
        <w:gridCol w:w="453"/>
        <w:gridCol w:w="422"/>
        <w:gridCol w:w="422"/>
        <w:gridCol w:w="422"/>
        <w:gridCol w:w="415"/>
        <w:gridCol w:w="415"/>
        <w:gridCol w:w="418"/>
        <w:gridCol w:w="507"/>
        <w:gridCol w:w="509"/>
        <w:gridCol w:w="509"/>
      </w:tblGrid>
      <w:tr w:rsidR="00C811EF" w14:paraId="7585D71C" w14:textId="77777777">
        <w:trPr>
          <w:trHeight w:val="670"/>
        </w:trPr>
        <w:tc>
          <w:tcPr>
            <w:tcW w:w="10584" w:type="dxa"/>
            <w:gridSpan w:val="22"/>
            <w:tcBorders>
              <w:top w:val="single" w:sz="4" w:space="0" w:color="000000"/>
              <w:left w:val="single" w:sz="4" w:space="0" w:color="000000"/>
              <w:bottom w:val="single" w:sz="8" w:space="0" w:color="000000"/>
              <w:right w:val="single" w:sz="4" w:space="0" w:color="000000"/>
            </w:tcBorders>
            <w:shd w:val="clear" w:color="auto" w:fill="C0C0C0"/>
          </w:tcPr>
          <w:p w14:paraId="72850E63" w14:textId="77777777" w:rsidR="00C811EF" w:rsidRDefault="00C811EF">
            <w:pPr>
              <w:pStyle w:val="TableParagraph"/>
              <w:kinsoku w:val="0"/>
              <w:overflowPunct w:val="0"/>
              <w:spacing w:before="123"/>
              <w:ind w:left="2810" w:right="2826" w:firstLine="105"/>
              <w:rPr>
                <w:b/>
                <w:bCs/>
                <w:spacing w:val="-2"/>
                <w:sz w:val="16"/>
                <w:szCs w:val="16"/>
              </w:rPr>
            </w:pPr>
            <w:r>
              <w:rPr>
                <w:b/>
                <w:bCs/>
                <w:sz w:val="16"/>
                <w:szCs w:val="16"/>
              </w:rPr>
              <w:t>CORPORATE</w:t>
            </w:r>
            <w:r>
              <w:rPr>
                <w:b/>
                <w:bCs/>
                <w:spacing w:val="-2"/>
                <w:sz w:val="16"/>
                <w:szCs w:val="16"/>
              </w:rPr>
              <w:t xml:space="preserve"> </w:t>
            </w:r>
            <w:r>
              <w:rPr>
                <w:b/>
                <w:bCs/>
                <w:sz w:val="16"/>
                <w:szCs w:val="16"/>
              </w:rPr>
              <w:t>OR</w:t>
            </w:r>
            <w:r>
              <w:rPr>
                <w:b/>
                <w:bCs/>
                <w:spacing w:val="-4"/>
                <w:sz w:val="16"/>
                <w:szCs w:val="16"/>
              </w:rPr>
              <w:t xml:space="preserve"> </w:t>
            </w:r>
            <w:r>
              <w:rPr>
                <w:b/>
                <w:bCs/>
                <w:sz w:val="16"/>
                <w:szCs w:val="16"/>
              </w:rPr>
              <w:t>AFFILIATE</w:t>
            </w:r>
            <w:r>
              <w:rPr>
                <w:b/>
                <w:bCs/>
                <w:spacing w:val="-2"/>
                <w:sz w:val="16"/>
                <w:szCs w:val="16"/>
              </w:rPr>
              <w:t xml:space="preserve"> </w:t>
            </w:r>
            <w:r>
              <w:rPr>
                <w:b/>
                <w:bCs/>
                <w:sz w:val="16"/>
                <w:szCs w:val="16"/>
              </w:rPr>
              <w:t>OWNED</w:t>
            </w:r>
            <w:r>
              <w:rPr>
                <w:b/>
                <w:bCs/>
                <w:spacing w:val="-2"/>
                <w:sz w:val="16"/>
                <w:szCs w:val="16"/>
              </w:rPr>
              <w:t xml:space="preserve"> </w:t>
            </w:r>
            <w:r>
              <w:rPr>
                <w:b/>
                <w:bCs/>
                <w:sz w:val="16"/>
                <w:szCs w:val="16"/>
              </w:rPr>
              <w:t>UNIT STATUS</w:t>
            </w:r>
            <w:r>
              <w:rPr>
                <w:b/>
                <w:bCs/>
                <w:spacing w:val="-2"/>
                <w:sz w:val="16"/>
                <w:szCs w:val="16"/>
              </w:rPr>
              <w:t xml:space="preserve"> </w:t>
            </w:r>
            <w:r>
              <w:rPr>
                <w:b/>
                <w:bCs/>
                <w:sz w:val="16"/>
                <w:szCs w:val="16"/>
              </w:rPr>
              <w:t xml:space="preserve">SUMMARY </w:t>
            </w:r>
            <w:r>
              <w:rPr>
                <w:b/>
                <w:bCs/>
                <w:spacing w:val="-2"/>
                <w:sz w:val="16"/>
                <w:szCs w:val="16"/>
              </w:rPr>
              <w:t>FOR THE</w:t>
            </w:r>
            <w:r>
              <w:rPr>
                <w:b/>
                <w:bCs/>
                <w:spacing w:val="-3"/>
                <w:sz w:val="16"/>
                <w:szCs w:val="16"/>
              </w:rPr>
              <w:t xml:space="preserve"> </w:t>
            </w:r>
            <w:r>
              <w:rPr>
                <w:b/>
                <w:bCs/>
                <w:spacing w:val="-2"/>
                <w:sz w:val="16"/>
                <w:szCs w:val="16"/>
              </w:rPr>
              <w:t>FISCAL</w:t>
            </w:r>
            <w:r>
              <w:rPr>
                <w:b/>
                <w:bCs/>
                <w:spacing w:val="-4"/>
                <w:sz w:val="16"/>
                <w:szCs w:val="16"/>
              </w:rPr>
              <w:t xml:space="preserve"> </w:t>
            </w:r>
            <w:r>
              <w:rPr>
                <w:b/>
                <w:bCs/>
                <w:spacing w:val="-2"/>
                <w:sz w:val="16"/>
                <w:szCs w:val="16"/>
              </w:rPr>
              <w:t>YEARS</w:t>
            </w:r>
            <w:r>
              <w:rPr>
                <w:b/>
                <w:bCs/>
                <w:spacing w:val="-3"/>
                <w:sz w:val="16"/>
                <w:szCs w:val="16"/>
              </w:rPr>
              <w:t xml:space="preserve"> </w:t>
            </w:r>
            <w:r>
              <w:rPr>
                <w:b/>
                <w:bCs/>
                <w:spacing w:val="-2"/>
                <w:sz w:val="16"/>
                <w:szCs w:val="16"/>
              </w:rPr>
              <w:t>ENDING DECEMBER</w:t>
            </w:r>
            <w:r>
              <w:rPr>
                <w:b/>
                <w:bCs/>
                <w:spacing w:val="-7"/>
                <w:sz w:val="16"/>
                <w:szCs w:val="16"/>
              </w:rPr>
              <w:t xml:space="preserve"> </w:t>
            </w:r>
            <w:r>
              <w:rPr>
                <w:b/>
                <w:bCs/>
                <w:spacing w:val="-2"/>
                <w:sz w:val="16"/>
                <w:szCs w:val="16"/>
              </w:rPr>
              <w:t>31,</w:t>
            </w:r>
            <w:r>
              <w:rPr>
                <w:b/>
                <w:bCs/>
                <w:spacing w:val="-6"/>
                <w:sz w:val="16"/>
                <w:szCs w:val="16"/>
              </w:rPr>
              <w:t xml:space="preserve"> </w:t>
            </w:r>
            <w:r>
              <w:rPr>
                <w:b/>
                <w:bCs/>
                <w:spacing w:val="-2"/>
                <w:sz w:val="16"/>
                <w:szCs w:val="16"/>
              </w:rPr>
              <w:t>2023/2022/2021</w:t>
            </w:r>
          </w:p>
        </w:tc>
      </w:tr>
      <w:tr w:rsidR="00C811EF" w14:paraId="1E27BA6A" w14:textId="77777777">
        <w:trPr>
          <w:trHeight w:val="860"/>
        </w:trPr>
        <w:tc>
          <w:tcPr>
            <w:tcW w:w="1164" w:type="dxa"/>
            <w:tcBorders>
              <w:top w:val="single" w:sz="6" w:space="0" w:color="000000"/>
              <w:left w:val="single" w:sz="4" w:space="0" w:color="000000"/>
              <w:bottom w:val="single" w:sz="8" w:space="0" w:color="000000"/>
              <w:right w:val="single" w:sz="4" w:space="0" w:color="000000"/>
            </w:tcBorders>
            <w:shd w:val="clear" w:color="auto" w:fill="C0C0C0"/>
          </w:tcPr>
          <w:p w14:paraId="2A9A43C9" w14:textId="77777777" w:rsidR="00C811EF" w:rsidRDefault="00C811EF">
            <w:pPr>
              <w:pStyle w:val="TableParagraph"/>
              <w:kinsoku w:val="0"/>
              <w:overflowPunct w:val="0"/>
              <w:rPr>
                <w:rFonts w:ascii="Times New Roman" w:hAnsi="Times New Roman" w:cs="Times New Roman"/>
                <w:sz w:val="18"/>
                <w:szCs w:val="18"/>
              </w:rPr>
            </w:pPr>
          </w:p>
        </w:tc>
        <w:tc>
          <w:tcPr>
            <w:tcW w:w="1233" w:type="dxa"/>
            <w:gridSpan w:val="3"/>
            <w:tcBorders>
              <w:top w:val="single" w:sz="6" w:space="0" w:color="000000"/>
              <w:left w:val="single" w:sz="4" w:space="0" w:color="000000"/>
              <w:bottom w:val="single" w:sz="8" w:space="0" w:color="000000"/>
              <w:right w:val="single" w:sz="4" w:space="0" w:color="000000"/>
            </w:tcBorders>
            <w:shd w:val="clear" w:color="auto" w:fill="C0C0C0"/>
          </w:tcPr>
          <w:p w14:paraId="7B273E2C" w14:textId="77777777" w:rsidR="00C811EF" w:rsidRDefault="00C811EF">
            <w:pPr>
              <w:pStyle w:val="TableParagraph"/>
              <w:kinsoku w:val="0"/>
              <w:overflowPunct w:val="0"/>
              <w:spacing w:before="127"/>
              <w:ind w:left="136"/>
              <w:rPr>
                <w:b/>
                <w:bCs/>
                <w:spacing w:val="-2"/>
                <w:sz w:val="16"/>
                <w:szCs w:val="16"/>
              </w:rPr>
            </w:pPr>
            <w:r>
              <w:rPr>
                <w:b/>
                <w:bCs/>
                <w:spacing w:val="-2"/>
                <w:sz w:val="16"/>
                <w:szCs w:val="16"/>
              </w:rPr>
              <w:t>TRANSFERS</w:t>
            </w:r>
          </w:p>
        </w:tc>
        <w:tc>
          <w:tcPr>
            <w:tcW w:w="1529" w:type="dxa"/>
            <w:gridSpan w:val="3"/>
            <w:tcBorders>
              <w:top w:val="single" w:sz="6" w:space="0" w:color="000000"/>
              <w:left w:val="single" w:sz="4" w:space="0" w:color="000000"/>
              <w:bottom w:val="single" w:sz="8" w:space="0" w:color="000000"/>
              <w:right w:val="single" w:sz="4" w:space="0" w:color="000000"/>
            </w:tcBorders>
            <w:shd w:val="clear" w:color="auto" w:fill="C0C0C0"/>
          </w:tcPr>
          <w:p w14:paraId="2B891B1E" w14:textId="77777777" w:rsidR="00C811EF" w:rsidRDefault="00C811EF">
            <w:pPr>
              <w:pStyle w:val="TableParagraph"/>
              <w:kinsoku w:val="0"/>
              <w:overflowPunct w:val="0"/>
              <w:spacing w:before="127"/>
              <w:ind w:left="250" w:right="118" w:hanging="109"/>
              <w:rPr>
                <w:b/>
                <w:bCs/>
                <w:spacing w:val="-2"/>
                <w:sz w:val="16"/>
                <w:szCs w:val="16"/>
              </w:rPr>
            </w:pPr>
            <w:r>
              <w:rPr>
                <w:b/>
                <w:bCs/>
                <w:spacing w:val="-2"/>
                <w:sz w:val="16"/>
                <w:szCs w:val="16"/>
              </w:rPr>
              <w:t>CANCELLED</w:t>
            </w:r>
            <w:r>
              <w:rPr>
                <w:b/>
                <w:bCs/>
                <w:spacing w:val="-10"/>
                <w:sz w:val="16"/>
                <w:szCs w:val="16"/>
              </w:rPr>
              <w:t xml:space="preserve"> </w:t>
            </w:r>
            <w:r>
              <w:rPr>
                <w:b/>
                <w:bCs/>
                <w:spacing w:val="-2"/>
                <w:sz w:val="16"/>
                <w:szCs w:val="16"/>
              </w:rPr>
              <w:t>OR TERMINATED</w:t>
            </w:r>
          </w:p>
        </w:tc>
        <w:tc>
          <w:tcPr>
            <w:tcW w:w="1263" w:type="dxa"/>
            <w:gridSpan w:val="3"/>
            <w:tcBorders>
              <w:top w:val="single" w:sz="6" w:space="0" w:color="000000"/>
              <w:left w:val="single" w:sz="4" w:space="0" w:color="000000"/>
              <w:bottom w:val="single" w:sz="8" w:space="0" w:color="000000"/>
              <w:right w:val="single" w:sz="4" w:space="0" w:color="000000"/>
            </w:tcBorders>
            <w:shd w:val="clear" w:color="auto" w:fill="C0C0C0"/>
          </w:tcPr>
          <w:p w14:paraId="45E20E90" w14:textId="77777777" w:rsidR="00C811EF" w:rsidRDefault="00C811EF">
            <w:pPr>
              <w:pStyle w:val="TableParagraph"/>
              <w:kinsoku w:val="0"/>
              <w:overflowPunct w:val="0"/>
              <w:spacing w:before="127"/>
              <w:ind w:left="228" w:firstLine="235"/>
              <w:rPr>
                <w:b/>
                <w:bCs/>
                <w:spacing w:val="-4"/>
                <w:sz w:val="16"/>
                <w:szCs w:val="16"/>
              </w:rPr>
            </w:pPr>
            <w:r>
              <w:rPr>
                <w:b/>
                <w:bCs/>
                <w:spacing w:val="-4"/>
                <w:sz w:val="16"/>
                <w:szCs w:val="16"/>
              </w:rPr>
              <w:t>NOT RENEWED</w:t>
            </w:r>
          </w:p>
        </w:tc>
        <w:tc>
          <w:tcPr>
            <w:tcW w:w="1356" w:type="dxa"/>
            <w:gridSpan w:val="3"/>
            <w:tcBorders>
              <w:top w:val="single" w:sz="6" w:space="0" w:color="000000"/>
              <w:left w:val="single" w:sz="4" w:space="0" w:color="000000"/>
              <w:bottom w:val="single" w:sz="8" w:space="0" w:color="000000"/>
              <w:right w:val="single" w:sz="4" w:space="0" w:color="000000"/>
            </w:tcBorders>
            <w:shd w:val="clear" w:color="auto" w:fill="C0C0C0"/>
          </w:tcPr>
          <w:p w14:paraId="0C557ACA" w14:textId="77777777" w:rsidR="00C811EF" w:rsidRDefault="00C811EF">
            <w:pPr>
              <w:pStyle w:val="TableParagraph"/>
              <w:kinsoku w:val="0"/>
              <w:overflowPunct w:val="0"/>
              <w:spacing w:before="127"/>
              <w:ind w:left="434" w:right="141" w:hanging="289"/>
              <w:rPr>
                <w:b/>
                <w:bCs/>
                <w:sz w:val="16"/>
                <w:szCs w:val="16"/>
              </w:rPr>
            </w:pPr>
            <w:r>
              <w:rPr>
                <w:b/>
                <w:bCs/>
                <w:spacing w:val="-4"/>
                <w:sz w:val="16"/>
                <w:szCs w:val="16"/>
              </w:rPr>
              <w:t xml:space="preserve">REACQUIRED </w:t>
            </w:r>
            <w:r>
              <w:rPr>
                <w:b/>
                <w:bCs/>
                <w:sz w:val="16"/>
                <w:szCs w:val="16"/>
              </w:rPr>
              <w:t>BY</w:t>
            </w:r>
            <w:r>
              <w:rPr>
                <w:b/>
                <w:bCs/>
                <w:spacing w:val="-2"/>
                <w:sz w:val="16"/>
                <w:szCs w:val="16"/>
              </w:rPr>
              <w:t xml:space="preserve"> </w:t>
            </w:r>
            <w:r>
              <w:rPr>
                <w:b/>
                <w:bCs/>
                <w:sz w:val="16"/>
                <w:szCs w:val="16"/>
              </w:rPr>
              <w:t>US</w:t>
            </w:r>
          </w:p>
        </w:tc>
        <w:tc>
          <w:tcPr>
            <w:tcW w:w="1266" w:type="dxa"/>
            <w:gridSpan w:val="3"/>
            <w:tcBorders>
              <w:top w:val="single" w:sz="6" w:space="0" w:color="000000"/>
              <w:left w:val="single" w:sz="4" w:space="0" w:color="000000"/>
              <w:bottom w:val="single" w:sz="8" w:space="0" w:color="000000"/>
              <w:right w:val="single" w:sz="4" w:space="0" w:color="000000"/>
            </w:tcBorders>
            <w:shd w:val="clear" w:color="auto" w:fill="C0C0C0"/>
          </w:tcPr>
          <w:p w14:paraId="46544E01" w14:textId="70F42751" w:rsidR="00C811EF" w:rsidRDefault="00C811EF">
            <w:pPr>
              <w:pStyle w:val="TableParagraph"/>
              <w:kinsoku w:val="0"/>
              <w:overflowPunct w:val="0"/>
              <w:spacing w:before="127"/>
              <w:ind w:left="244" w:right="256"/>
              <w:jc w:val="center"/>
              <w:rPr>
                <w:b/>
                <w:bCs/>
                <w:spacing w:val="-2"/>
                <w:sz w:val="16"/>
                <w:szCs w:val="16"/>
              </w:rPr>
            </w:pPr>
            <w:r>
              <w:rPr>
                <w:b/>
                <w:bCs/>
                <w:spacing w:val="-2"/>
                <w:sz w:val="16"/>
                <w:szCs w:val="16"/>
              </w:rPr>
              <w:t>LEFT</w:t>
            </w:r>
            <w:r>
              <w:rPr>
                <w:b/>
                <w:bCs/>
                <w:spacing w:val="-10"/>
                <w:sz w:val="16"/>
                <w:szCs w:val="16"/>
              </w:rPr>
              <w:t xml:space="preserve"> </w:t>
            </w:r>
            <w:r w:rsidR="00B61E46">
              <w:rPr>
                <w:b/>
                <w:bCs/>
                <w:spacing w:val="-2"/>
                <w:sz w:val="16"/>
                <w:szCs w:val="16"/>
              </w:rPr>
              <w:t>[SYSTEM NAME]</w:t>
            </w:r>
            <w:r>
              <w:rPr>
                <w:b/>
                <w:bCs/>
                <w:spacing w:val="-2"/>
                <w:sz w:val="16"/>
                <w:szCs w:val="16"/>
              </w:rPr>
              <w:t xml:space="preserve"> OTHER</w:t>
            </w:r>
          </w:p>
        </w:tc>
        <w:tc>
          <w:tcPr>
            <w:tcW w:w="1248" w:type="dxa"/>
            <w:gridSpan w:val="3"/>
            <w:tcBorders>
              <w:top w:val="single" w:sz="8" w:space="0" w:color="000000"/>
              <w:left w:val="single" w:sz="4" w:space="0" w:color="000000"/>
              <w:bottom w:val="single" w:sz="8" w:space="0" w:color="000000"/>
              <w:right w:val="single" w:sz="4" w:space="0" w:color="000000"/>
            </w:tcBorders>
            <w:shd w:val="clear" w:color="auto" w:fill="C0C0C0"/>
          </w:tcPr>
          <w:p w14:paraId="2B41662A" w14:textId="77777777" w:rsidR="00C811EF" w:rsidRDefault="00C811EF">
            <w:pPr>
              <w:pStyle w:val="TableParagraph"/>
              <w:kinsoku w:val="0"/>
              <w:overflowPunct w:val="0"/>
              <w:spacing w:before="127"/>
              <w:ind w:left="89" w:right="112"/>
              <w:jc w:val="center"/>
              <w:rPr>
                <w:b/>
                <w:bCs/>
                <w:spacing w:val="-2"/>
                <w:sz w:val="16"/>
                <w:szCs w:val="16"/>
              </w:rPr>
            </w:pPr>
            <w:r>
              <w:rPr>
                <w:b/>
                <w:bCs/>
                <w:spacing w:val="-2"/>
                <w:sz w:val="16"/>
                <w:szCs w:val="16"/>
              </w:rPr>
              <w:t>TOTAL</w:t>
            </w:r>
            <w:r>
              <w:rPr>
                <w:b/>
                <w:bCs/>
                <w:spacing w:val="-10"/>
                <w:sz w:val="16"/>
                <w:szCs w:val="16"/>
              </w:rPr>
              <w:t xml:space="preserve"> </w:t>
            </w:r>
            <w:r>
              <w:rPr>
                <w:b/>
                <w:bCs/>
                <w:spacing w:val="-2"/>
                <w:sz w:val="16"/>
                <w:szCs w:val="16"/>
              </w:rPr>
              <w:t xml:space="preserve">FROM </w:t>
            </w:r>
            <w:r>
              <w:rPr>
                <w:b/>
                <w:bCs/>
                <w:spacing w:val="-4"/>
                <w:sz w:val="16"/>
                <w:szCs w:val="16"/>
              </w:rPr>
              <w:t xml:space="preserve">LEFT </w:t>
            </w:r>
            <w:r>
              <w:rPr>
                <w:b/>
                <w:bCs/>
                <w:spacing w:val="-2"/>
                <w:sz w:val="16"/>
                <w:szCs w:val="16"/>
              </w:rPr>
              <w:t>COLUMNS</w:t>
            </w:r>
          </w:p>
        </w:tc>
        <w:tc>
          <w:tcPr>
            <w:tcW w:w="1525" w:type="dxa"/>
            <w:gridSpan w:val="3"/>
            <w:tcBorders>
              <w:top w:val="single" w:sz="8" w:space="0" w:color="000000"/>
              <w:left w:val="single" w:sz="4" w:space="0" w:color="000000"/>
              <w:bottom w:val="single" w:sz="8" w:space="0" w:color="000000"/>
              <w:right w:val="single" w:sz="4" w:space="0" w:color="000000"/>
            </w:tcBorders>
            <w:shd w:val="clear" w:color="auto" w:fill="C0C0C0"/>
          </w:tcPr>
          <w:p w14:paraId="06F91F05" w14:textId="77777777" w:rsidR="00C811EF" w:rsidRDefault="00C811EF">
            <w:pPr>
              <w:pStyle w:val="TableParagraph"/>
              <w:kinsoku w:val="0"/>
              <w:overflowPunct w:val="0"/>
              <w:spacing w:before="127"/>
              <w:ind w:left="142" w:right="182"/>
              <w:jc w:val="center"/>
              <w:rPr>
                <w:b/>
                <w:bCs/>
                <w:spacing w:val="-4"/>
                <w:sz w:val="16"/>
                <w:szCs w:val="16"/>
              </w:rPr>
            </w:pPr>
            <w:r>
              <w:rPr>
                <w:b/>
                <w:bCs/>
                <w:spacing w:val="-2"/>
                <w:sz w:val="16"/>
                <w:szCs w:val="16"/>
              </w:rPr>
              <w:t>OPERATING</w:t>
            </w:r>
            <w:r>
              <w:rPr>
                <w:b/>
                <w:bCs/>
                <w:spacing w:val="-10"/>
                <w:sz w:val="16"/>
                <w:szCs w:val="16"/>
              </w:rPr>
              <w:t xml:space="preserve"> </w:t>
            </w:r>
            <w:r>
              <w:rPr>
                <w:b/>
                <w:bCs/>
                <w:spacing w:val="-2"/>
                <w:sz w:val="16"/>
                <w:szCs w:val="16"/>
              </w:rPr>
              <w:t xml:space="preserve">AT </w:t>
            </w:r>
            <w:r>
              <w:rPr>
                <w:b/>
                <w:bCs/>
                <w:sz w:val="16"/>
                <w:szCs w:val="16"/>
              </w:rPr>
              <w:t>FISCAL</w:t>
            </w:r>
            <w:r>
              <w:rPr>
                <w:b/>
                <w:bCs/>
                <w:spacing w:val="-4"/>
                <w:sz w:val="16"/>
                <w:szCs w:val="16"/>
              </w:rPr>
              <w:t xml:space="preserve"> </w:t>
            </w:r>
            <w:r>
              <w:rPr>
                <w:b/>
                <w:bCs/>
                <w:sz w:val="16"/>
                <w:szCs w:val="16"/>
              </w:rPr>
              <w:t xml:space="preserve">YEAR </w:t>
            </w:r>
            <w:r>
              <w:rPr>
                <w:b/>
                <w:bCs/>
                <w:spacing w:val="-4"/>
                <w:sz w:val="16"/>
                <w:szCs w:val="16"/>
              </w:rPr>
              <w:t>END</w:t>
            </w:r>
          </w:p>
        </w:tc>
      </w:tr>
      <w:tr w:rsidR="00C811EF" w14:paraId="6D66EE86" w14:textId="77777777">
        <w:trPr>
          <w:trHeight w:val="615"/>
        </w:trPr>
        <w:tc>
          <w:tcPr>
            <w:tcW w:w="1164" w:type="dxa"/>
            <w:tcBorders>
              <w:top w:val="single" w:sz="8" w:space="0" w:color="000000"/>
              <w:left w:val="single" w:sz="4" w:space="0" w:color="000000"/>
              <w:bottom w:val="single" w:sz="6" w:space="0" w:color="000000"/>
              <w:right w:val="single" w:sz="4" w:space="0" w:color="000000"/>
            </w:tcBorders>
          </w:tcPr>
          <w:p w14:paraId="752745CD" w14:textId="77777777" w:rsidR="00C811EF" w:rsidRDefault="00C811EF">
            <w:pPr>
              <w:pStyle w:val="TableParagraph"/>
              <w:kinsoku w:val="0"/>
              <w:overflowPunct w:val="0"/>
              <w:spacing w:before="122"/>
              <w:ind w:left="15"/>
              <w:jc w:val="center"/>
              <w:rPr>
                <w:b/>
                <w:bCs/>
                <w:spacing w:val="-4"/>
                <w:sz w:val="16"/>
                <w:szCs w:val="16"/>
              </w:rPr>
            </w:pPr>
            <w:r>
              <w:rPr>
                <w:b/>
                <w:bCs/>
                <w:spacing w:val="-4"/>
                <w:sz w:val="16"/>
                <w:szCs w:val="16"/>
              </w:rPr>
              <w:t>YEAR</w:t>
            </w:r>
          </w:p>
        </w:tc>
        <w:tc>
          <w:tcPr>
            <w:tcW w:w="422" w:type="dxa"/>
            <w:tcBorders>
              <w:top w:val="single" w:sz="8" w:space="0" w:color="000000"/>
              <w:left w:val="single" w:sz="4" w:space="0" w:color="000000"/>
              <w:bottom w:val="single" w:sz="6" w:space="0" w:color="000000"/>
              <w:right w:val="single" w:sz="4" w:space="0" w:color="000000"/>
            </w:tcBorders>
          </w:tcPr>
          <w:p w14:paraId="7EADCCBE" w14:textId="77777777" w:rsidR="00C811EF" w:rsidRDefault="00C811EF">
            <w:pPr>
              <w:pStyle w:val="TableParagraph"/>
              <w:kinsoku w:val="0"/>
              <w:overflowPunct w:val="0"/>
              <w:spacing w:before="122"/>
              <w:ind w:left="32" w:right="17"/>
              <w:jc w:val="center"/>
              <w:rPr>
                <w:b/>
                <w:bCs/>
                <w:spacing w:val="-5"/>
                <w:sz w:val="16"/>
                <w:szCs w:val="16"/>
              </w:rPr>
            </w:pPr>
            <w:r>
              <w:rPr>
                <w:b/>
                <w:bCs/>
                <w:spacing w:val="-5"/>
                <w:sz w:val="16"/>
                <w:szCs w:val="16"/>
              </w:rPr>
              <w:t>23</w:t>
            </w:r>
          </w:p>
        </w:tc>
        <w:tc>
          <w:tcPr>
            <w:tcW w:w="451" w:type="dxa"/>
            <w:tcBorders>
              <w:top w:val="single" w:sz="8" w:space="0" w:color="000000"/>
              <w:left w:val="single" w:sz="4" w:space="0" w:color="000000"/>
              <w:bottom w:val="single" w:sz="6" w:space="0" w:color="000000"/>
              <w:right w:val="single" w:sz="4" w:space="0" w:color="000000"/>
            </w:tcBorders>
          </w:tcPr>
          <w:p w14:paraId="6C949E37" w14:textId="77777777" w:rsidR="00C811EF" w:rsidRDefault="00C811EF">
            <w:pPr>
              <w:pStyle w:val="TableParagraph"/>
              <w:kinsoku w:val="0"/>
              <w:overflowPunct w:val="0"/>
              <w:spacing w:before="122"/>
              <w:ind w:left="15"/>
              <w:jc w:val="center"/>
              <w:rPr>
                <w:b/>
                <w:bCs/>
                <w:spacing w:val="-5"/>
                <w:sz w:val="16"/>
                <w:szCs w:val="16"/>
              </w:rPr>
            </w:pPr>
            <w:r>
              <w:rPr>
                <w:b/>
                <w:bCs/>
                <w:spacing w:val="-5"/>
                <w:sz w:val="16"/>
                <w:szCs w:val="16"/>
              </w:rPr>
              <w:t>22</w:t>
            </w:r>
          </w:p>
        </w:tc>
        <w:tc>
          <w:tcPr>
            <w:tcW w:w="360" w:type="dxa"/>
            <w:tcBorders>
              <w:top w:val="single" w:sz="8" w:space="0" w:color="000000"/>
              <w:left w:val="single" w:sz="4" w:space="0" w:color="000000"/>
              <w:bottom w:val="single" w:sz="6" w:space="0" w:color="000000"/>
              <w:right w:val="single" w:sz="4" w:space="0" w:color="000000"/>
            </w:tcBorders>
          </w:tcPr>
          <w:p w14:paraId="1C86944D" w14:textId="77777777" w:rsidR="00C811EF" w:rsidRDefault="00C811EF">
            <w:pPr>
              <w:pStyle w:val="TableParagraph"/>
              <w:kinsoku w:val="0"/>
              <w:overflowPunct w:val="0"/>
              <w:spacing w:before="122"/>
              <w:ind w:left="11"/>
              <w:jc w:val="center"/>
              <w:rPr>
                <w:b/>
                <w:bCs/>
                <w:spacing w:val="-5"/>
                <w:sz w:val="16"/>
                <w:szCs w:val="16"/>
              </w:rPr>
            </w:pPr>
            <w:r>
              <w:rPr>
                <w:b/>
                <w:bCs/>
                <w:spacing w:val="-5"/>
                <w:sz w:val="16"/>
                <w:szCs w:val="16"/>
              </w:rPr>
              <w:t>21</w:t>
            </w:r>
          </w:p>
        </w:tc>
        <w:tc>
          <w:tcPr>
            <w:tcW w:w="540" w:type="dxa"/>
            <w:tcBorders>
              <w:top w:val="single" w:sz="8" w:space="0" w:color="000000"/>
              <w:left w:val="single" w:sz="4" w:space="0" w:color="000000"/>
              <w:bottom w:val="single" w:sz="6" w:space="0" w:color="000000"/>
              <w:right w:val="single" w:sz="4" w:space="0" w:color="000000"/>
            </w:tcBorders>
          </w:tcPr>
          <w:p w14:paraId="71F40C3C" w14:textId="77777777" w:rsidR="00C811EF" w:rsidRDefault="00C811EF">
            <w:pPr>
              <w:pStyle w:val="TableParagraph"/>
              <w:kinsoku w:val="0"/>
              <w:overflowPunct w:val="0"/>
              <w:spacing w:before="122"/>
              <w:ind w:left="9"/>
              <w:jc w:val="center"/>
              <w:rPr>
                <w:b/>
                <w:bCs/>
                <w:spacing w:val="-5"/>
                <w:sz w:val="16"/>
                <w:szCs w:val="16"/>
              </w:rPr>
            </w:pPr>
            <w:r>
              <w:rPr>
                <w:b/>
                <w:bCs/>
                <w:spacing w:val="-5"/>
                <w:sz w:val="16"/>
                <w:szCs w:val="16"/>
              </w:rPr>
              <w:t>23</w:t>
            </w:r>
          </w:p>
        </w:tc>
        <w:tc>
          <w:tcPr>
            <w:tcW w:w="540" w:type="dxa"/>
            <w:tcBorders>
              <w:top w:val="single" w:sz="8" w:space="0" w:color="000000"/>
              <w:left w:val="single" w:sz="4" w:space="0" w:color="000000"/>
              <w:bottom w:val="single" w:sz="6" w:space="0" w:color="000000"/>
              <w:right w:val="single" w:sz="4" w:space="0" w:color="000000"/>
            </w:tcBorders>
          </w:tcPr>
          <w:p w14:paraId="3A8657D4" w14:textId="77777777" w:rsidR="00C811EF" w:rsidRDefault="00C811EF">
            <w:pPr>
              <w:pStyle w:val="TableParagraph"/>
              <w:kinsoku w:val="0"/>
              <w:overflowPunct w:val="0"/>
              <w:spacing w:before="122"/>
              <w:ind w:left="9"/>
              <w:jc w:val="center"/>
              <w:rPr>
                <w:b/>
                <w:bCs/>
                <w:spacing w:val="-5"/>
                <w:sz w:val="16"/>
                <w:szCs w:val="16"/>
              </w:rPr>
            </w:pPr>
            <w:r>
              <w:rPr>
                <w:b/>
                <w:bCs/>
                <w:spacing w:val="-5"/>
                <w:sz w:val="16"/>
                <w:szCs w:val="16"/>
              </w:rPr>
              <w:t>22</w:t>
            </w:r>
          </w:p>
        </w:tc>
        <w:tc>
          <w:tcPr>
            <w:tcW w:w="449" w:type="dxa"/>
            <w:tcBorders>
              <w:top w:val="single" w:sz="8" w:space="0" w:color="000000"/>
              <w:left w:val="single" w:sz="4" w:space="0" w:color="000000"/>
              <w:bottom w:val="single" w:sz="6" w:space="0" w:color="000000"/>
              <w:right w:val="single" w:sz="4" w:space="0" w:color="000000"/>
            </w:tcBorders>
          </w:tcPr>
          <w:p w14:paraId="4EE42792" w14:textId="77777777" w:rsidR="00C811EF" w:rsidRDefault="00C811EF">
            <w:pPr>
              <w:pStyle w:val="TableParagraph"/>
              <w:kinsoku w:val="0"/>
              <w:overflowPunct w:val="0"/>
              <w:spacing w:before="122"/>
              <w:ind w:left="13"/>
              <w:jc w:val="center"/>
              <w:rPr>
                <w:b/>
                <w:bCs/>
                <w:spacing w:val="-5"/>
                <w:sz w:val="16"/>
                <w:szCs w:val="16"/>
              </w:rPr>
            </w:pPr>
            <w:r>
              <w:rPr>
                <w:b/>
                <w:bCs/>
                <w:spacing w:val="-5"/>
                <w:sz w:val="16"/>
                <w:szCs w:val="16"/>
              </w:rPr>
              <w:t>21</w:t>
            </w:r>
          </w:p>
        </w:tc>
        <w:tc>
          <w:tcPr>
            <w:tcW w:w="452" w:type="dxa"/>
            <w:tcBorders>
              <w:top w:val="single" w:sz="8" w:space="0" w:color="000000"/>
              <w:left w:val="single" w:sz="4" w:space="0" w:color="000000"/>
              <w:bottom w:val="single" w:sz="6" w:space="0" w:color="000000"/>
              <w:right w:val="single" w:sz="4" w:space="0" w:color="000000"/>
            </w:tcBorders>
          </w:tcPr>
          <w:p w14:paraId="21CEF7CA" w14:textId="77777777" w:rsidR="00C811EF" w:rsidRDefault="00C811EF">
            <w:pPr>
              <w:pStyle w:val="TableParagraph"/>
              <w:kinsoku w:val="0"/>
              <w:overflowPunct w:val="0"/>
              <w:spacing w:before="122"/>
              <w:ind w:left="17" w:right="3"/>
              <w:jc w:val="center"/>
              <w:rPr>
                <w:b/>
                <w:bCs/>
                <w:spacing w:val="-5"/>
                <w:sz w:val="16"/>
                <w:szCs w:val="16"/>
              </w:rPr>
            </w:pPr>
            <w:r>
              <w:rPr>
                <w:b/>
                <w:bCs/>
                <w:spacing w:val="-5"/>
                <w:sz w:val="16"/>
                <w:szCs w:val="16"/>
              </w:rPr>
              <w:t>23</w:t>
            </w:r>
          </w:p>
        </w:tc>
        <w:tc>
          <w:tcPr>
            <w:tcW w:w="421" w:type="dxa"/>
            <w:tcBorders>
              <w:top w:val="single" w:sz="8" w:space="0" w:color="000000"/>
              <w:left w:val="single" w:sz="4" w:space="0" w:color="000000"/>
              <w:bottom w:val="single" w:sz="6" w:space="0" w:color="000000"/>
              <w:right w:val="single" w:sz="4" w:space="0" w:color="000000"/>
            </w:tcBorders>
          </w:tcPr>
          <w:p w14:paraId="1C04BB81" w14:textId="77777777" w:rsidR="00C811EF" w:rsidRDefault="00C811EF">
            <w:pPr>
              <w:pStyle w:val="TableParagraph"/>
              <w:kinsoku w:val="0"/>
              <w:overflowPunct w:val="0"/>
              <w:spacing w:before="122"/>
              <w:ind w:left="22" w:right="16"/>
              <w:jc w:val="center"/>
              <w:rPr>
                <w:b/>
                <w:bCs/>
                <w:spacing w:val="-5"/>
                <w:sz w:val="16"/>
                <w:szCs w:val="16"/>
              </w:rPr>
            </w:pPr>
            <w:r>
              <w:rPr>
                <w:b/>
                <w:bCs/>
                <w:spacing w:val="-5"/>
                <w:sz w:val="16"/>
                <w:szCs w:val="16"/>
              </w:rPr>
              <w:t>22</w:t>
            </w:r>
          </w:p>
        </w:tc>
        <w:tc>
          <w:tcPr>
            <w:tcW w:w="390" w:type="dxa"/>
            <w:tcBorders>
              <w:top w:val="single" w:sz="8" w:space="0" w:color="000000"/>
              <w:left w:val="single" w:sz="4" w:space="0" w:color="000000"/>
              <w:bottom w:val="single" w:sz="6" w:space="0" w:color="000000"/>
              <w:right w:val="single" w:sz="4" w:space="0" w:color="000000"/>
            </w:tcBorders>
          </w:tcPr>
          <w:p w14:paraId="7C9A0366" w14:textId="77777777" w:rsidR="00C811EF" w:rsidRDefault="00C811EF">
            <w:pPr>
              <w:pStyle w:val="TableParagraph"/>
              <w:kinsoku w:val="0"/>
              <w:overflowPunct w:val="0"/>
              <w:spacing w:before="122"/>
              <w:ind w:left="8" w:right="2"/>
              <w:jc w:val="center"/>
              <w:rPr>
                <w:b/>
                <w:bCs/>
                <w:spacing w:val="-5"/>
                <w:sz w:val="16"/>
                <w:szCs w:val="16"/>
              </w:rPr>
            </w:pPr>
            <w:r>
              <w:rPr>
                <w:b/>
                <w:bCs/>
                <w:spacing w:val="-5"/>
                <w:sz w:val="16"/>
                <w:szCs w:val="16"/>
              </w:rPr>
              <w:t>21</w:t>
            </w:r>
          </w:p>
        </w:tc>
        <w:tc>
          <w:tcPr>
            <w:tcW w:w="453" w:type="dxa"/>
            <w:tcBorders>
              <w:top w:val="single" w:sz="8" w:space="0" w:color="000000"/>
              <w:left w:val="single" w:sz="4" w:space="0" w:color="000000"/>
              <w:bottom w:val="single" w:sz="6" w:space="0" w:color="000000"/>
              <w:right w:val="single" w:sz="4" w:space="0" w:color="000000"/>
            </w:tcBorders>
          </w:tcPr>
          <w:p w14:paraId="3B816175" w14:textId="77777777" w:rsidR="00C811EF" w:rsidRDefault="00C811EF">
            <w:pPr>
              <w:pStyle w:val="TableParagraph"/>
              <w:kinsoku w:val="0"/>
              <w:overflowPunct w:val="0"/>
              <w:spacing w:before="122"/>
              <w:ind w:left="7"/>
              <w:jc w:val="center"/>
              <w:rPr>
                <w:b/>
                <w:bCs/>
                <w:spacing w:val="-5"/>
                <w:sz w:val="16"/>
                <w:szCs w:val="16"/>
              </w:rPr>
            </w:pPr>
            <w:r>
              <w:rPr>
                <w:b/>
                <w:bCs/>
                <w:spacing w:val="-5"/>
                <w:sz w:val="16"/>
                <w:szCs w:val="16"/>
              </w:rPr>
              <w:t>23</w:t>
            </w:r>
          </w:p>
        </w:tc>
        <w:tc>
          <w:tcPr>
            <w:tcW w:w="450" w:type="dxa"/>
            <w:tcBorders>
              <w:top w:val="single" w:sz="8" w:space="0" w:color="000000"/>
              <w:left w:val="single" w:sz="4" w:space="0" w:color="000000"/>
              <w:bottom w:val="single" w:sz="6" w:space="0" w:color="000000"/>
              <w:right w:val="single" w:sz="4" w:space="0" w:color="000000"/>
            </w:tcBorders>
          </w:tcPr>
          <w:p w14:paraId="6D8493A7" w14:textId="77777777" w:rsidR="00C811EF" w:rsidRDefault="00C811EF">
            <w:pPr>
              <w:pStyle w:val="TableParagraph"/>
              <w:kinsoku w:val="0"/>
              <w:overflowPunct w:val="0"/>
              <w:spacing w:before="122"/>
              <w:ind w:left="6" w:right="4"/>
              <w:jc w:val="center"/>
              <w:rPr>
                <w:b/>
                <w:bCs/>
                <w:spacing w:val="-5"/>
                <w:sz w:val="16"/>
                <w:szCs w:val="16"/>
              </w:rPr>
            </w:pPr>
            <w:r>
              <w:rPr>
                <w:b/>
                <w:bCs/>
                <w:spacing w:val="-5"/>
                <w:sz w:val="16"/>
                <w:szCs w:val="16"/>
              </w:rPr>
              <w:t>22</w:t>
            </w:r>
          </w:p>
        </w:tc>
        <w:tc>
          <w:tcPr>
            <w:tcW w:w="453" w:type="dxa"/>
            <w:tcBorders>
              <w:top w:val="single" w:sz="8" w:space="0" w:color="000000"/>
              <w:left w:val="single" w:sz="4" w:space="0" w:color="000000"/>
              <w:bottom w:val="single" w:sz="6" w:space="0" w:color="000000"/>
              <w:right w:val="single" w:sz="4" w:space="0" w:color="000000"/>
            </w:tcBorders>
          </w:tcPr>
          <w:p w14:paraId="122158D2" w14:textId="77777777" w:rsidR="00C811EF" w:rsidRDefault="00C811EF">
            <w:pPr>
              <w:pStyle w:val="TableParagraph"/>
              <w:kinsoku w:val="0"/>
              <w:overflowPunct w:val="0"/>
              <w:spacing w:before="122"/>
              <w:ind w:left="7" w:right="6"/>
              <w:jc w:val="center"/>
              <w:rPr>
                <w:b/>
                <w:bCs/>
                <w:spacing w:val="-5"/>
                <w:sz w:val="16"/>
                <w:szCs w:val="16"/>
              </w:rPr>
            </w:pPr>
            <w:r>
              <w:rPr>
                <w:b/>
                <w:bCs/>
                <w:spacing w:val="-5"/>
                <w:sz w:val="16"/>
                <w:szCs w:val="16"/>
              </w:rPr>
              <w:t>21</w:t>
            </w:r>
          </w:p>
        </w:tc>
        <w:tc>
          <w:tcPr>
            <w:tcW w:w="422" w:type="dxa"/>
            <w:tcBorders>
              <w:top w:val="single" w:sz="8" w:space="0" w:color="000000"/>
              <w:left w:val="single" w:sz="4" w:space="0" w:color="000000"/>
              <w:bottom w:val="single" w:sz="6" w:space="0" w:color="000000"/>
              <w:right w:val="single" w:sz="4" w:space="0" w:color="000000"/>
            </w:tcBorders>
          </w:tcPr>
          <w:p w14:paraId="24591A2D" w14:textId="77777777" w:rsidR="00C811EF" w:rsidRDefault="00C811EF">
            <w:pPr>
              <w:pStyle w:val="TableParagraph"/>
              <w:kinsoku w:val="0"/>
              <w:overflowPunct w:val="0"/>
              <w:spacing w:before="122"/>
              <w:ind w:left="15" w:right="21"/>
              <w:jc w:val="center"/>
              <w:rPr>
                <w:b/>
                <w:bCs/>
                <w:spacing w:val="-5"/>
                <w:sz w:val="16"/>
                <w:szCs w:val="16"/>
              </w:rPr>
            </w:pPr>
            <w:r>
              <w:rPr>
                <w:b/>
                <w:bCs/>
                <w:spacing w:val="-5"/>
                <w:sz w:val="16"/>
                <w:szCs w:val="16"/>
              </w:rPr>
              <w:t>23</w:t>
            </w:r>
          </w:p>
        </w:tc>
        <w:tc>
          <w:tcPr>
            <w:tcW w:w="422" w:type="dxa"/>
            <w:tcBorders>
              <w:top w:val="single" w:sz="8" w:space="0" w:color="000000"/>
              <w:left w:val="single" w:sz="4" w:space="0" w:color="000000"/>
              <w:bottom w:val="single" w:sz="6" w:space="0" w:color="000000"/>
              <w:right w:val="single" w:sz="4" w:space="0" w:color="000000"/>
            </w:tcBorders>
          </w:tcPr>
          <w:p w14:paraId="094DF86F" w14:textId="77777777" w:rsidR="00C811EF" w:rsidRDefault="00C811EF">
            <w:pPr>
              <w:pStyle w:val="TableParagraph"/>
              <w:kinsoku w:val="0"/>
              <w:overflowPunct w:val="0"/>
              <w:spacing w:before="122"/>
              <w:ind w:left="15" w:right="25"/>
              <w:jc w:val="center"/>
              <w:rPr>
                <w:b/>
                <w:bCs/>
                <w:spacing w:val="-5"/>
                <w:sz w:val="16"/>
                <w:szCs w:val="16"/>
              </w:rPr>
            </w:pPr>
            <w:r>
              <w:rPr>
                <w:b/>
                <w:bCs/>
                <w:spacing w:val="-5"/>
                <w:sz w:val="16"/>
                <w:szCs w:val="16"/>
              </w:rPr>
              <w:t>22</w:t>
            </w:r>
          </w:p>
        </w:tc>
        <w:tc>
          <w:tcPr>
            <w:tcW w:w="422" w:type="dxa"/>
            <w:tcBorders>
              <w:top w:val="single" w:sz="8" w:space="0" w:color="000000"/>
              <w:left w:val="single" w:sz="4" w:space="0" w:color="000000"/>
              <w:bottom w:val="single" w:sz="6" w:space="0" w:color="000000"/>
              <w:right w:val="single" w:sz="4" w:space="0" w:color="000000"/>
            </w:tcBorders>
          </w:tcPr>
          <w:p w14:paraId="0F4063C3" w14:textId="77777777" w:rsidR="00C811EF" w:rsidRDefault="00C811EF">
            <w:pPr>
              <w:pStyle w:val="TableParagraph"/>
              <w:kinsoku w:val="0"/>
              <w:overflowPunct w:val="0"/>
              <w:spacing w:before="122"/>
              <w:ind w:left="15" w:right="29"/>
              <w:jc w:val="center"/>
              <w:rPr>
                <w:b/>
                <w:bCs/>
                <w:spacing w:val="-5"/>
                <w:sz w:val="16"/>
                <w:szCs w:val="16"/>
              </w:rPr>
            </w:pPr>
            <w:r>
              <w:rPr>
                <w:b/>
                <w:bCs/>
                <w:spacing w:val="-5"/>
                <w:sz w:val="16"/>
                <w:szCs w:val="16"/>
              </w:rPr>
              <w:t>21</w:t>
            </w:r>
          </w:p>
        </w:tc>
        <w:tc>
          <w:tcPr>
            <w:tcW w:w="415" w:type="dxa"/>
            <w:tcBorders>
              <w:top w:val="single" w:sz="8" w:space="0" w:color="000000"/>
              <w:left w:val="single" w:sz="4" w:space="0" w:color="000000"/>
              <w:bottom w:val="single" w:sz="6" w:space="0" w:color="000000"/>
              <w:right w:val="single" w:sz="4" w:space="0" w:color="000000"/>
            </w:tcBorders>
          </w:tcPr>
          <w:p w14:paraId="343FF47A" w14:textId="77777777" w:rsidR="00C811EF" w:rsidRDefault="00C811EF">
            <w:pPr>
              <w:pStyle w:val="TableParagraph"/>
              <w:kinsoku w:val="0"/>
              <w:overflowPunct w:val="0"/>
              <w:spacing w:before="122"/>
              <w:ind w:left="7" w:right="23"/>
              <w:jc w:val="center"/>
              <w:rPr>
                <w:b/>
                <w:bCs/>
                <w:spacing w:val="-5"/>
                <w:sz w:val="16"/>
                <w:szCs w:val="16"/>
              </w:rPr>
            </w:pPr>
            <w:r>
              <w:rPr>
                <w:b/>
                <w:bCs/>
                <w:spacing w:val="-5"/>
                <w:sz w:val="16"/>
                <w:szCs w:val="16"/>
              </w:rPr>
              <w:t>23</w:t>
            </w:r>
          </w:p>
        </w:tc>
        <w:tc>
          <w:tcPr>
            <w:tcW w:w="415" w:type="dxa"/>
            <w:tcBorders>
              <w:top w:val="single" w:sz="8" w:space="0" w:color="000000"/>
              <w:left w:val="single" w:sz="4" w:space="0" w:color="000000"/>
              <w:bottom w:val="single" w:sz="6" w:space="0" w:color="000000"/>
              <w:right w:val="single" w:sz="4" w:space="0" w:color="000000"/>
            </w:tcBorders>
          </w:tcPr>
          <w:p w14:paraId="1492AE7C" w14:textId="77777777" w:rsidR="00C811EF" w:rsidRDefault="00C811EF">
            <w:pPr>
              <w:pStyle w:val="TableParagraph"/>
              <w:kinsoku w:val="0"/>
              <w:overflowPunct w:val="0"/>
              <w:spacing w:before="122"/>
              <w:ind w:left="2" w:right="23"/>
              <w:jc w:val="center"/>
              <w:rPr>
                <w:b/>
                <w:bCs/>
                <w:spacing w:val="-5"/>
                <w:sz w:val="16"/>
                <w:szCs w:val="16"/>
              </w:rPr>
            </w:pPr>
            <w:r>
              <w:rPr>
                <w:b/>
                <w:bCs/>
                <w:spacing w:val="-5"/>
                <w:sz w:val="16"/>
                <w:szCs w:val="16"/>
              </w:rPr>
              <w:t>22</w:t>
            </w:r>
          </w:p>
        </w:tc>
        <w:tc>
          <w:tcPr>
            <w:tcW w:w="418" w:type="dxa"/>
            <w:tcBorders>
              <w:top w:val="single" w:sz="8" w:space="0" w:color="000000"/>
              <w:left w:val="single" w:sz="4" w:space="0" w:color="000000"/>
              <w:bottom w:val="single" w:sz="6" w:space="0" w:color="000000"/>
              <w:right w:val="single" w:sz="4" w:space="0" w:color="000000"/>
            </w:tcBorders>
          </w:tcPr>
          <w:p w14:paraId="5A3C8D6F" w14:textId="77777777" w:rsidR="00C811EF" w:rsidRDefault="00C811EF">
            <w:pPr>
              <w:pStyle w:val="TableParagraph"/>
              <w:kinsoku w:val="0"/>
              <w:overflowPunct w:val="0"/>
              <w:spacing w:before="122"/>
              <w:ind w:left="2" w:right="25"/>
              <w:jc w:val="center"/>
              <w:rPr>
                <w:b/>
                <w:bCs/>
                <w:spacing w:val="-5"/>
                <w:sz w:val="16"/>
                <w:szCs w:val="16"/>
              </w:rPr>
            </w:pPr>
            <w:r>
              <w:rPr>
                <w:b/>
                <w:bCs/>
                <w:spacing w:val="-5"/>
                <w:sz w:val="16"/>
                <w:szCs w:val="16"/>
              </w:rPr>
              <w:t>21</w:t>
            </w:r>
          </w:p>
        </w:tc>
        <w:tc>
          <w:tcPr>
            <w:tcW w:w="507" w:type="dxa"/>
            <w:tcBorders>
              <w:top w:val="single" w:sz="8" w:space="0" w:color="000000"/>
              <w:left w:val="single" w:sz="4" w:space="0" w:color="000000"/>
              <w:bottom w:val="single" w:sz="6" w:space="0" w:color="000000"/>
              <w:right w:val="single" w:sz="4" w:space="0" w:color="000000"/>
            </w:tcBorders>
          </w:tcPr>
          <w:p w14:paraId="600AB29D" w14:textId="77777777" w:rsidR="00C811EF" w:rsidRDefault="00C811EF">
            <w:pPr>
              <w:pStyle w:val="TableParagraph"/>
              <w:kinsoku w:val="0"/>
              <w:overflowPunct w:val="0"/>
              <w:spacing w:before="122"/>
              <w:ind w:left="3" w:right="34"/>
              <w:jc w:val="center"/>
              <w:rPr>
                <w:b/>
                <w:bCs/>
                <w:spacing w:val="-5"/>
                <w:sz w:val="16"/>
                <w:szCs w:val="16"/>
              </w:rPr>
            </w:pPr>
            <w:r>
              <w:rPr>
                <w:b/>
                <w:bCs/>
                <w:spacing w:val="-5"/>
                <w:sz w:val="16"/>
                <w:szCs w:val="16"/>
              </w:rPr>
              <w:t>23</w:t>
            </w:r>
          </w:p>
        </w:tc>
        <w:tc>
          <w:tcPr>
            <w:tcW w:w="509" w:type="dxa"/>
            <w:tcBorders>
              <w:top w:val="single" w:sz="8" w:space="0" w:color="000000"/>
              <w:left w:val="single" w:sz="4" w:space="0" w:color="000000"/>
              <w:bottom w:val="single" w:sz="6" w:space="0" w:color="000000"/>
              <w:right w:val="single" w:sz="4" w:space="0" w:color="000000"/>
            </w:tcBorders>
          </w:tcPr>
          <w:p w14:paraId="15732254" w14:textId="77777777" w:rsidR="00C811EF" w:rsidRDefault="00C811EF">
            <w:pPr>
              <w:pStyle w:val="TableParagraph"/>
              <w:kinsoku w:val="0"/>
              <w:overflowPunct w:val="0"/>
              <w:spacing w:before="122"/>
              <w:ind w:left="7" w:right="47"/>
              <w:jc w:val="center"/>
              <w:rPr>
                <w:b/>
                <w:bCs/>
                <w:spacing w:val="-5"/>
                <w:sz w:val="16"/>
                <w:szCs w:val="16"/>
              </w:rPr>
            </w:pPr>
            <w:r>
              <w:rPr>
                <w:b/>
                <w:bCs/>
                <w:spacing w:val="-5"/>
                <w:sz w:val="16"/>
                <w:szCs w:val="16"/>
              </w:rPr>
              <w:t>22</w:t>
            </w:r>
          </w:p>
        </w:tc>
        <w:tc>
          <w:tcPr>
            <w:tcW w:w="509" w:type="dxa"/>
            <w:tcBorders>
              <w:top w:val="single" w:sz="8" w:space="0" w:color="000000"/>
              <w:left w:val="single" w:sz="4" w:space="0" w:color="000000"/>
              <w:bottom w:val="single" w:sz="6" w:space="0" w:color="000000"/>
              <w:right w:val="single" w:sz="4" w:space="0" w:color="000000"/>
            </w:tcBorders>
          </w:tcPr>
          <w:p w14:paraId="7CF8BC90" w14:textId="77777777" w:rsidR="00C811EF" w:rsidRDefault="00C811EF">
            <w:pPr>
              <w:pStyle w:val="TableParagraph"/>
              <w:kinsoku w:val="0"/>
              <w:overflowPunct w:val="0"/>
              <w:spacing w:before="122"/>
              <w:ind w:left="2" w:right="47"/>
              <w:jc w:val="center"/>
              <w:rPr>
                <w:b/>
                <w:bCs/>
                <w:spacing w:val="-5"/>
                <w:sz w:val="16"/>
                <w:szCs w:val="16"/>
              </w:rPr>
            </w:pPr>
            <w:r>
              <w:rPr>
                <w:b/>
                <w:bCs/>
                <w:spacing w:val="-5"/>
                <w:sz w:val="16"/>
                <w:szCs w:val="16"/>
              </w:rPr>
              <w:t>21</w:t>
            </w:r>
          </w:p>
        </w:tc>
      </w:tr>
      <w:tr w:rsidR="00C811EF" w14:paraId="582B574F" w14:textId="77777777">
        <w:trPr>
          <w:trHeight w:val="491"/>
        </w:trPr>
        <w:tc>
          <w:tcPr>
            <w:tcW w:w="1164" w:type="dxa"/>
            <w:tcBorders>
              <w:top w:val="single" w:sz="6" w:space="0" w:color="000000"/>
              <w:left w:val="single" w:sz="4" w:space="0" w:color="000000"/>
              <w:bottom w:val="single" w:sz="6" w:space="0" w:color="000000"/>
              <w:right w:val="single" w:sz="4" w:space="0" w:color="000000"/>
            </w:tcBorders>
          </w:tcPr>
          <w:p w14:paraId="20D98198" w14:textId="77777777" w:rsidR="00C811EF" w:rsidRDefault="00C811EF">
            <w:pPr>
              <w:pStyle w:val="TableParagraph"/>
              <w:kinsoku w:val="0"/>
              <w:overflowPunct w:val="0"/>
              <w:spacing w:before="124"/>
              <w:ind w:left="15" w:right="1"/>
              <w:jc w:val="center"/>
              <w:rPr>
                <w:b/>
                <w:bCs/>
                <w:spacing w:val="-2"/>
                <w:sz w:val="16"/>
                <w:szCs w:val="16"/>
              </w:rPr>
            </w:pPr>
            <w:r>
              <w:rPr>
                <w:b/>
                <w:bCs/>
                <w:spacing w:val="-2"/>
                <w:sz w:val="16"/>
                <w:szCs w:val="16"/>
              </w:rPr>
              <w:t>TOTAL</w:t>
            </w:r>
          </w:p>
        </w:tc>
        <w:tc>
          <w:tcPr>
            <w:tcW w:w="422" w:type="dxa"/>
            <w:tcBorders>
              <w:top w:val="single" w:sz="6" w:space="0" w:color="000000"/>
              <w:left w:val="single" w:sz="4" w:space="0" w:color="000000"/>
              <w:bottom w:val="single" w:sz="6" w:space="0" w:color="000000"/>
              <w:right w:val="single" w:sz="4" w:space="0" w:color="000000"/>
            </w:tcBorders>
          </w:tcPr>
          <w:p w14:paraId="534D61E2" w14:textId="77777777" w:rsidR="00C811EF" w:rsidRDefault="00C811EF">
            <w:pPr>
              <w:pStyle w:val="TableParagraph"/>
              <w:kinsoku w:val="0"/>
              <w:overflowPunct w:val="0"/>
              <w:spacing w:before="155"/>
              <w:ind w:left="29" w:right="17"/>
              <w:jc w:val="center"/>
              <w:rPr>
                <w:spacing w:val="-10"/>
                <w:sz w:val="16"/>
                <w:szCs w:val="16"/>
              </w:rPr>
            </w:pPr>
            <w:r>
              <w:rPr>
                <w:spacing w:val="-10"/>
                <w:sz w:val="16"/>
                <w:szCs w:val="16"/>
              </w:rPr>
              <w:t>0</w:t>
            </w:r>
          </w:p>
        </w:tc>
        <w:tc>
          <w:tcPr>
            <w:tcW w:w="451" w:type="dxa"/>
            <w:tcBorders>
              <w:top w:val="single" w:sz="6" w:space="0" w:color="000000"/>
              <w:left w:val="single" w:sz="4" w:space="0" w:color="000000"/>
              <w:bottom w:val="single" w:sz="6" w:space="0" w:color="000000"/>
              <w:right w:val="single" w:sz="4" w:space="0" w:color="000000"/>
            </w:tcBorders>
          </w:tcPr>
          <w:p w14:paraId="5AB107BF" w14:textId="77777777" w:rsidR="00C811EF" w:rsidRDefault="00C811EF">
            <w:pPr>
              <w:pStyle w:val="TableParagraph"/>
              <w:kinsoku w:val="0"/>
              <w:overflowPunct w:val="0"/>
              <w:spacing w:before="155"/>
              <w:ind w:left="15" w:right="2"/>
              <w:jc w:val="center"/>
              <w:rPr>
                <w:spacing w:val="-10"/>
                <w:sz w:val="16"/>
                <w:szCs w:val="16"/>
              </w:rPr>
            </w:pPr>
            <w:r>
              <w:rPr>
                <w:spacing w:val="-10"/>
                <w:sz w:val="16"/>
                <w:szCs w:val="16"/>
              </w:rPr>
              <w:t>0</w:t>
            </w:r>
          </w:p>
        </w:tc>
        <w:tc>
          <w:tcPr>
            <w:tcW w:w="360" w:type="dxa"/>
            <w:tcBorders>
              <w:top w:val="single" w:sz="6" w:space="0" w:color="000000"/>
              <w:left w:val="single" w:sz="4" w:space="0" w:color="000000"/>
              <w:bottom w:val="single" w:sz="6" w:space="0" w:color="000000"/>
              <w:right w:val="single" w:sz="4" w:space="0" w:color="000000"/>
            </w:tcBorders>
          </w:tcPr>
          <w:p w14:paraId="548312C3" w14:textId="77777777" w:rsidR="00C811EF" w:rsidRDefault="00C811EF">
            <w:pPr>
              <w:pStyle w:val="TableParagraph"/>
              <w:kinsoku w:val="0"/>
              <w:overflowPunct w:val="0"/>
              <w:spacing w:before="155"/>
              <w:ind w:left="11" w:right="3"/>
              <w:jc w:val="center"/>
              <w:rPr>
                <w:spacing w:val="-10"/>
                <w:sz w:val="16"/>
                <w:szCs w:val="16"/>
              </w:rPr>
            </w:pPr>
            <w:r>
              <w:rPr>
                <w:spacing w:val="-10"/>
                <w:sz w:val="16"/>
                <w:szCs w:val="16"/>
              </w:rPr>
              <w:t>0</w:t>
            </w:r>
          </w:p>
        </w:tc>
        <w:tc>
          <w:tcPr>
            <w:tcW w:w="540" w:type="dxa"/>
            <w:tcBorders>
              <w:top w:val="single" w:sz="6" w:space="0" w:color="000000"/>
              <w:left w:val="single" w:sz="4" w:space="0" w:color="000000"/>
              <w:bottom w:val="single" w:sz="6" w:space="0" w:color="000000"/>
              <w:right w:val="single" w:sz="4" w:space="0" w:color="000000"/>
            </w:tcBorders>
          </w:tcPr>
          <w:p w14:paraId="43739DA7" w14:textId="77777777" w:rsidR="00C811EF" w:rsidRDefault="00C811EF">
            <w:pPr>
              <w:pStyle w:val="TableParagraph"/>
              <w:kinsoku w:val="0"/>
              <w:overflowPunct w:val="0"/>
              <w:spacing w:before="155"/>
              <w:ind w:left="9" w:right="3"/>
              <w:jc w:val="center"/>
              <w:rPr>
                <w:spacing w:val="-10"/>
                <w:sz w:val="16"/>
                <w:szCs w:val="16"/>
              </w:rPr>
            </w:pPr>
            <w:r>
              <w:rPr>
                <w:spacing w:val="-10"/>
                <w:sz w:val="16"/>
                <w:szCs w:val="16"/>
              </w:rPr>
              <w:t>0</w:t>
            </w:r>
          </w:p>
        </w:tc>
        <w:tc>
          <w:tcPr>
            <w:tcW w:w="540" w:type="dxa"/>
            <w:tcBorders>
              <w:top w:val="single" w:sz="6" w:space="0" w:color="000000"/>
              <w:left w:val="single" w:sz="4" w:space="0" w:color="000000"/>
              <w:bottom w:val="single" w:sz="6" w:space="0" w:color="000000"/>
              <w:right w:val="single" w:sz="4" w:space="0" w:color="000000"/>
            </w:tcBorders>
          </w:tcPr>
          <w:p w14:paraId="4573EF34" w14:textId="77777777" w:rsidR="00C811EF" w:rsidRDefault="00C811EF">
            <w:pPr>
              <w:pStyle w:val="TableParagraph"/>
              <w:kinsoku w:val="0"/>
              <w:overflowPunct w:val="0"/>
              <w:spacing w:before="155"/>
              <w:ind w:left="9" w:right="3"/>
              <w:jc w:val="center"/>
              <w:rPr>
                <w:spacing w:val="-10"/>
                <w:sz w:val="16"/>
                <w:szCs w:val="16"/>
              </w:rPr>
            </w:pPr>
            <w:r>
              <w:rPr>
                <w:spacing w:val="-10"/>
                <w:sz w:val="16"/>
                <w:szCs w:val="16"/>
              </w:rPr>
              <w:t>0</w:t>
            </w:r>
          </w:p>
        </w:tc>
        <w:tc>
          <w:tcPr>
            <w:tcW w:w="449" w:type="dxa"/>
            <w:tcBorders>
              <w:top w:val="single" w:sz="6" w:space="0" w:color="000000"/>
              <w:left w:val="single" w:sz="4" w:space="0" w:color="000000"/>
              <w:bottom w:val="single" w:sz="6" w:space="0" w:color="000000"/>
              <w:right w:val="single" w:sz="4" w:space="0" w:color="000000"/>
            </w:tcBorders>
          </w:tcPr>
          <w:p w14:paraId="0BAC6813" w14:textId="77777777" w:rsidR="00C811EF" w:rsidRDefault="00C811EF">
            <w:pPr>
              <w:pStyle w:val="TableParagraph"/>
              <w:kinsoku w:val="0"/>
              <w:overflowPunct w:val="0"/>
              <w:spacing w:before="155"/>
              <w:ind w:left="13" w:right="2"/>
              <w:jc w:val="center"/>
              <w:rPr>
                <w:spacing w:val="-10"/>
                <w:sz w:val="16"/>
                <w:szCs w:val="16"/>
              </w:rPr>
            </w:pPr>
            <w:r>
              <w:rPr>
                <w:spacing w:val="-10"/>
                <w:sz w:val="16"/>
                <w:szCs w:val="16"/>
              </w:rPr>
              <w:t>0</w:t>
            </w:r>
          </w:p>
        </w:tc>
        <w:tc>
          <w:tcPr>
            <w:tcW w:w="452" w:type="dxa"/>
            <w:tcBorders>
              <w:top w:val="single" w:sz="6" w:space="0" w:color="000000"/>
              <w:left w:val="single" w:sz="4" w:space="0" w:color="000000"/>
              <w:bottom w:val="single" w:sz="6" w:space="0" w:color="000000"/>
              <w:right w:val="single" w:sz="4" w:space="0" w:color="000000"/>
            </w:tcBorders>
          </w:tcPr>
          <w:p w14:paraId="70214DA2" w14:textId="77777777" w:rsidR="00C811EF" w:rsidRDefault="00C811EF">
            <w:pPr>
              <w:pStyle w:val="TableParagraph"/>
              <w:kinsoku w:val="0"/>
              <w:overflowPunct w:val="0"/>
              <w:spacing w:before="155"/>
              <w:ind w:left="15" w:right="3"/>
              <w:jc w:val="center"/>
              <w:rPr>
                <w:spacing w:val="-10"/>
                <w:sz w:val="16"/>
                <w:szCs w:val="16"/>
              </w:rPr>
            </w:pPr>
            <w:r>
              <w:rPr>
                <w:spacing w:val="-10"/>
                <w:sz w:val="16"/>
                <w:szCs w:val="16"/>
              </w:rPr>
              <w:t>0</w:t>
            </w:r>
          </w:p>
        </w:tc>
        <w:tc>
          <w:tcPr>
            <w:tcW w:w="421" w:type="dxa"/>
            <w:tcBorders>
              <w:top w:val="single" w:sz="6" w:space="0" w:color="000000"/>
              <w:left w:val="single" w:sz="4" w:space="0" w:color="000000"/>
              <w:bottom w:val="single" w:sz="6" w:space="0" w:color="000000"/>
              <w:right w:val="single" w:sz="4" w:space="0" w:color="000000"/>
            </w:tcBorders>
          </w:tcPr>
          <w:p w14:paraId="48AC2A8D" w14:textId="77777777" w:rsidR="00C811EF" w:rsidRDefault="00C811EF">
            <w:pPr>
              <w:pStyle w:val="TableParagraph"/>
              <w:kinsoku w:val="0"/>
              <w:overflowPunct w:val="0"/>
              <w:spacing w:before="155"/>
              <w:ind w:left="19" w:right="16"/>
              <w:jc w:val="center"/>
              <w:rPr>
                <w:spacing w:val="-10"/>
                <w:sz w:val="16"/>
                <w:szCs w:val="16"/>
              </w:rPr>
            </w:pPr>
            <w:r>
              <w:rPr>
                <w:spacing w:val="-10"/>
                <w:sz w:val="16"/>
                <w:szCs w:val="16"/>
              </w:rPr>
              <w:t>0</w:t>
            </w:r>
          </w:p>
        </w:tc>
        <w:tc>
          <w:tcPr>
            <w:tcW w:w="390" w:type="dxa"/>
            <w:tcBorders>
              <w:top w:val="single" w:sz="6" w:space="0" w:color="000000"/>
              <w:left w:val="single" w:sz="4" w:space="0" w:color="000000"/>
              <w:bottom w:val="single" w:sz="6" w:space="0" w:color="000000"/>
              <w:right w:val="single" w:sz="4" w:space="0" w:color="000000"/>
            </w:tcBorders>
          </w:tcPr>
          <w:p w14:paraId="0FE92FE1" w14:textId="77777777" w:rsidR="00C811EF" w:rsidRDefault="00C811EF">
            <w:pPr>
              <w:pStyle w:val="TableParagraph"/>
              <w:kinsoku w:val="0"/>
              <w:overflowPunct w:val="0"/>
              <w:spacing w:before="155"/>
              <w:ind w:left="6" w:right="2"/>
              <w:jc w:val="center"/>
              <w:rPr>
                <w:spacing w:val="-10"/>
                <w:sz w:val="16"/>
                <w:szCs w:val="16"/>
              </w:rPr>
            </w:pPr>
            <w:r>
              <w:rPr>
                <w:spacing w:val="-10"/>
                <w:sz w:val="16"/>
                <w:szCs w:val="16"/>
              </w:rPr>
              <w:t>0</w:t>
            </w:r>
          </w:p>
        </w:tc>
        <w:tc>
          <w:tcPr>
            <w:tcW w:w="453" w:type="dxa"/>
            <w:tcBorders>
              <w:top w:val="single" w:sz="6" w:space="0" w:color="000000"/>
              <w:left w:val="single" w:sz="4" w:space="0" w:color="000000"/>
              <w:bottom w:val="single" w:sz="6" w:space="0" w:color="000000"/>
              <w:right w:val="single" w:sz="4" w:space="0" w:color="000000"/>
            </w:tcBorders>
          </w:tcPr>
          <w:p w14:paraId="7FDE773E" w14:textId="77777777" w:rsidR="00C811EF" w:rsidRDefault="00C811EF">
            <w:pPr>
              <w:pStyle w:val="TableParagraph"/>
              <w:kinsoku w:val="0"/>
              <w:overflowPunct w:val="0"/>
              <w:spacing w:before="155"/>
              <w:ind w:left="7" w:right="2"/>
              <w:jc w:val="center"/>
              <w:rPr>
                <w:spacing w:val="-10"/>
                <w:sz w:val="16"/>
                <w:szCs w:val="16"/>
              </w:rPr>
            </w:pPr>
            <w:r>
              <w:rPr>
                <w:spacing w:val="-10"/>
                <w:sz w:val="16"/>
                <w:szCs w:val="16"/>
              </w:rPr>
              <w:t>0</w:t>
            </w:r>
          </w:p>
        </w:tc>
        <w:tc>
          <w:tcPr>
            <w:tcW w:w="450" w:type="dxa"/>
            <w:tcBorders>
              <w:top w:val="single" w:sz="6" w:space="0" w:color="000000"/>
              <w:left w:val="single" w:sz="4" w:space="0" w:color="000000"/>
              <w:bottom w:val="single" w:sz="6" w:space="0" w:color="000000"/>
              <w:right w:val="single" w:sz="4" w:space="0" w:color="000000"/>
            </w:tcBorders>
          </w:tcPr>
          <w:p w14:paraId="149181AF" w14:textId="77777777" w:rsidR="00C811EF" w:rsidRDefault="00C811EF">
            <w:pPr>
              <w:pStyle w:val="TableParagraph"/>
              <w:kinsoku w:val="0"/>
              <w:overflowPunct w:val="0"/>
              <w:spacing w:before="155"/>
              <w:ind w:left="6" w:right="6"/>
              <w:jc w:val="center"/>
              <w:rPr>
                <w:spacing w:val="-10"/>
                <w:sz w:val="16"/>
                <w:szCs w:val="16"/>
              </w:rPr>
            </w:pPr>
            <w:r>
              <w:rPr>
                <w:spacing w:val="-10"/>
                <w:sz w:val="16"/>
                <w:szCs w:val="16"/>
              </w:rPr>
              <w:t>0</w:t>
            </w:r>
          </w:p>
        </w:tc>
        <w:tc>
          <w:tcPr>
            <w:tcW w:w="453" w:type="dxa"/>
            <w:tcBorders>
              <w:top w:val="single" w:sz="6" w:space="0" w:color="000000"/>
              <w:left w:val="single" w:sz="4" w:space="0" w:color="000000"/>
              <w:bottom w:val="single" w:sz="6" w:space="0" w:color="000000"/>
              <w:right w:val="single" w:sz="4" w:space="0" w:color="000000"/>
            </w:tcBorders>
          </w:tcPr>
          <w:p w14:paraId="2D28C94D" w14:textId="77777777" w:rsidR="00C811EF" w:rsidRDefault="00C811EF">
            <w:pPr>
              <w:pStyle w:val="TableParagraph"/>
              <w:kinsoku w:val="0"/>
              <w:overflowPunct w:val="0"/>
              <w:spacing w:before="155"/>
              <w:ind w:left="7" w:right="7"/>
              <w:jc w:val="center"/>
              <w:rPr>
                <w:spacing w:val="-10"/>
                <w:sz w:val="16"/>
                <w:szCs w:val="16"/>
              </w:rPr>
            </w:pPr>
            <w:r>
              <w:rPr>
                <w:spacing w:val="-10"/>
                <w:sz w:val="16"/>
                <w:szCs w:val="16"/>
              </w:rPr>
              <w:t>0</w:t>
            </w:r>
          </w:p>
        </w:tc>
        <w:tc>
          <w:tcPr>
            <w:tcW w:w="422" w:type="dxa"/>
            <w:tcBorders>
              <w:top w:val="single" w:sz="6" w:space="0" w:color="000000"/>
              <w:left w:val="single" w:sz="4" w:space="0" w:color="000000"/>
              <w:bottom w:val="single" w:sz="6" w:space="0" w:color="000000"/>
              <w:right w:val="single" w:sz="4" w:space="0" w:color="000000"/>
            </w:tcBorders>
          </w:tcPr>
          <w:p w14:paraId="10BF67B1" w14:textId="77777777" w:rsidR="00C811EF" w:rsidRDefault="00C811EF">
            <w:pPr>
              <w:pStyle w:val="TableParagraph"/>
              <w:kinsoku w:val="0"/>
              <w:overflowPunct w:val="0"/>
              <w:spacing w:before="155"/>
              <w:ind w:left="15" w:right="24"/>
              <w:jc w:val="center"/>
              <w:rPr>
                <w:spacing w:val="-10"/>
                <w:sz w:val="16"/>
                <w:szCs w:val="16"/>
              </w:rPr>
            </w:pPr>
            <w:r>
              <w:rPr>
                <w:spacing w:val="-10"/>
                <w:sz w:val="16"/>
                <w:szCs w:val="16"/>
              </w:rPr>
              <w:t>0</w:t>
            </w:r>
          </w:p>
        </w:tc>
        <w:tc>
          <w:tcPr>
            <w:tcW w:w="422" w:type="dxa"/>
            <w:tcBorders>
              <w:top w:val="single" w:sz="6" w:space="0" w:color="000000"/>
              <w:left w:val="single" w:sz="4" w:space="0" w:color="000000"/>
              <w:bottom w:val="single" w:sz="6" w:space="0" w:color="000000"/>
              <w:right w:val="single" w:sz="4" w:space="0" w:color="000000"/>
            </w:tcBorders>
          </w:tcPr>
          <w:p w14:paraId="19F9A72D" w14:textId="77777777" w:rsidR="00C811EF" w:rsidRDefault="00C811EF">
            <w:pPr>
              <w:pStyle w:val="TableParagraph"/>
              <w:kinsoku w:val="0"/>
              <w:overflowPunct w:val="0"/>
              <w:spacing w:before="155"/>
              <w:ind w:left="15" w:right="28"/>
              <w:jc w:val="center"/>
              <w:rPr>
                <w:spacing w:val="-10"/>
                <w:sz w:val="16"/>
                <w:szCs w:val="16"/>
              </w:rPr>
            </w:pPr>
            <w:r>
              <w:rPr>
                <w:spacing w:val="-10"/>
                <w:sz w:val="16"/>
                <w:szCs w:val="16"/>
              </w:rPr>
              <w:t>0</w:t>
            </w:r>
          </w:p>
        </w:tc>
        <w:tc>
          <w:tcPr>
            <w:tcW w:w="422" w:type="dxa"/>
            <w:tcBorders>
              <w:top w:val="single" w:sz="6" w:space="0" w:color="000000"/>
              <w:left w:val="single" w:sz="4" w:space="0" w:color="000000"/>
              <w:bottom w:val="single" w:sz="6" w:space="0" w:color="000000"/>
              <w:right w:val="single" w:sz="4" w:space="0" w:color="000000"/>
            </w:tcBorders>
          </w:tcPr>
          <w:p w14:paraId="198F33D4" w14:textId="77777777" w:rsidR="00C811EF" w:rsidRDefault="00C811EF">
            <w:pPr>
              <w:pStyle w:val="TableParagraph"/>
              <w:kinsoku w:val="0"/>
              <w:overflowPunct w:val="0"/>
              <w:spacing w:before="155"/>
              <w:ind w:left="15" w:right="32"/>
              <w:jc w:val="center"/>
              <w:rPr>
                <w:spacing w:val="-10"/>
                <w:sz w:val="16"/>
                <w:szCs w:val="16"/>
              </w:rPr>
            </w:pPr>
            <w:r>
              <w:rPr>
                <w:spacing w:val="-10"/>
                <w:sz w:val="16"/>
                <w:szCs w:val="16"/>
              </w:rPr>
              <w:t>0</w:t>
            </w:r>
          </w:p>
        </w:tc>
        <w:tc>
          <w:tcPr>
            <w:tcW w:w="415" w:type="dxa"/>
            <w:tcBorders>
              <w:top w:val="single" w:sz="6" w:space="0" w:color="000000"/>
              <w:left w:val="single" w:sz="4" w:space="0" w:color="000000"/>
              <w:bottom w:val="single" w:sz="6" w:space="0" w:color="000000"/>
              <w:right w:val="single" w:sz="4" w:space="0" w:color="000000"/>
            </w:tcBorders>
          </w:tcPr>
          <w:p w14:paraId="25C414A0" w14:textId="77777777" w:rsidR="00C811EF" w:rsidRDefault="00C811EF">
            <w:pPr>
              <w:pStyle w:val="TableParagraph"/>
              <w:kinsoku w:val="0"/>
              <w:overflowPunct w:val="0"/>
              <w:spacing w:before="155"/>
              <w:ind w:left="4" w:right="23"/>
              <w:jc w:val="center"/>
              <w:rPr>
                <w:spacing w:val="-10"/>
                <w:sz w:val="16"/>
                <w:szCs w:val="16"/>
              </w:rPr>
            </w:pPr>
            <w:r>
              <w:rPr>
                <w:spacing w:val="-10"/>
                <w:sz w:val="16"/>
                <w:szCs w:val="16"/>
              </w:rPr>
              <w:t>0</w:t>
            </w:r>
          </w:p>
        </w:tc>
        <w:tc>
          <w:tcPr>
            <w:tcW w:w="415" w:type="dxa"/>
            <w:tcBorders>
              <w:top w:val="single" w:sz="6" w:space="0" w:color="000000"/>
              <w:left w:val="single" w:sz="4" w:space="0" w:color="000000"/>
              <w:bottom w:val="single" w:sz="6" w:space="0" w:color="000000"/>
              <w:right w:val="single" w:sz="4" w:space="0" w:color="000000"/>
            </w:tcBorders>
          </w:tcPr>
          <w:p w14:paraId="6E57F1F9" w14:textId="77777777" w:rsidR="00C811EF" w:rsidRDefault="00C811EF">
            <w:pPr>
              <w:pStyle w:val="TableParagraph"/>
              <w:kinsoku w:val="0"/>
              <w:overflowPunct w:val="0"/>
              <w:spacing w:before="155"/>
              <w:ind w:right="23"/>
              <w:jc w:val="center"/>
              <w:rPr>
                <w:spacing w:val="-10"/>
                <w:sz w:val="16"/>
                <w:szCs w:val="16"/>
              </w:rPr>
            </w:pPr>
            <w:r>
              <w:rPr>
                <w:spacing w:val="-10"/>
                <w:sz w:val="16"/>
                <w:szCs w:val="16"/>
              </w:rPr>
              <w:t>0</w:t>
            </w:r>
          </w:p>
        </w:tc>
        <w:tc>
          <w:tcPr>
            <w:tcW w:w="418" w:type="dxa"/>
            <w:tcBorders>
              <w:top w:val="single" w:sz="6" w:space="0" w:color="000000"/>
              <w:left w:val="single" w:sz="4" w:space="0" w:color="000000"/>
              <w:bottom w:val="single" w:sz="6" w:space="0" w:color="000000"/>
              <w:right w:val="single" w:sz="4" w:space="0" w:color="000000"/>
            </w:tcBorders>
          </w:tcPr>
          <w:p w14:paraId="3EEAD1F9" w14:textId="77777777" w:rsidR="00C811EF" w:rsidRDefault="00C811EF">
            <w:pPr>
              <w:pStyle w:val="TableParagraph"/>
              <w:kinsoku w:val="0"/>
              <w:overflowPunct w:val="0"/>
              <w:spacing w:before="155"/>
              <w:ind w:right="25"/>
              <w:jc w:val="center"/>
              <w:rPr>
                <w:spacing w:val="-10"/>
                <w:sz w:val="16"/>
                <w:szCs w:val="16"/>
              </w:rPr>
            </w:pPr>
            <w:r>
              <w:rPr>
                <w:spacing w:val="-10"/>
                <w:sz w:val="16"/>
                <w:szCs w:val="16"/>
              </w:rPr>
              <w:t>0</w:t>
            </w:r>
          </w:p>
        </w:tc>
        <w:tc>
          <w:tcPr>
            <w:tcW w:w="507" w:type="dxa"/>
            <w:tcBorders>
              <w:top w:val="single" w:sz="6" w:space="0" w:color="000000"/>
              <w:left w:val="single" w:sz="4" w:space="0" w:color="000000"/>
              <w:bottom w:val="single" w:sz="6" w:space="0" w:color="000000"/>
              <w:right w:val="single" w:sz="4" w:space="0" w:color="000000"/>
            </w:tcBorders>
          </w:tcPr>
          <w:p w14:paraId="51860251" w14:textId="77777777" w:rsidR="00C811EF" w:rsidRDefault="00C811EF">
            <w:pPr>
              <w:pStyle w:val="TableParagraph"/>
              <w:kinsoku w:val="0"/>
              <w:overflowPunct w:val="0"/>
              <w:spacing w:before="155"/>
              <w:ind w:right="34"/>
              <w:jc w:val="center"/>
              <w:rPr>
                <w:spacing w:val="-10"/>
                <w:sz w:val="16"/>
                <w:szCs w:val="16"/>
              </w:rPr>
            </w:pPr>
            <w:r>
              <w:rPr>
                <w:spacing w:val="-10"/>
                <w:sz w:val="16"/>
                <w:szCs w:val="16"/>
              </w:rPr>
              <w:t>1</w:t>
            </w:r>
          </w:p>
        </w:tc>
        <w:tc>
          <w:tcPr>
            <w:tcW w:w="509" w:type="dxa"/>
            <w:tcBorders>
              <w:top w:val="single" w:sz="6" w:space="0" w:color="000000"/>
              <w:left w:val="single" w:sz="4" w:space="0" w:color="000000"/>
              <w:bottom w:val="single" w:sz="6" w:space="0" w:color="000000"/>
              <w:right w:val="single" w:sz="4" w:space="0" w:color="000000"/>
            </w:tcBorders>
          </w:tcPr>
          <w:p w14:paraId="1D13B47F" w14:textId="77777777" w:rsidR="00C811EF" w:rsidRDefault="00C811EF">
            <w:pPr>
              <w:pStyle w:val="TableParagraph"/>
              <w:kinsoku w:val="0"/>
              <w:overflowPunct w:val="0"/>
              <w:spacing w:before="155"/>
              <w:ind w:left="5" w:right="47"/>
              <w:jc w:val="center"/>
              <w:rPr>
                <w:spacing w:val="-10"/>
                <w:sz w:val="16"/>
                <w:szCs w:val="16"/>
              </w:rPr>
            </w:pPr>
            <w:r>
              <w:rPr>
                <w:spacing w:val="-10"/>
                <w:sz w:val="16"/>
                <w:szCs w:val="16"/>
              </w:rPr>
              <w:t>1</w:t>
            </w:r>
          </w:p>
        </w:tc>
        <w:tc>
          <w:tcPr>
            <w:tcW w:w="509" w:type="dxa"/>
            <w:tcBorders>
              <w:top w:val="single" w:sz="6" w:space="0" w:color="000000"/>
              <w:left w:val="single" w:sz="4" w:space="0" w:color="000000"/>
              <w:bottom w:val="single" w:sz="6" w:space="0" w:color="000000"/>
              <w:right w:val="single" w:sz="4" w:space="0" w:color="000000"/>
            </w:tcBorders>
          </w:tcPr>
          <w:p w14:paraId="1800222A" w14:textId="77777777" w:rsidR="00C811EF" w:rsidRDefault="00C811EF">
            <w:pPr>
              <w:pStyle w:val="TableParagraph"/>
              <w:kinsoku w:val="0"/>
              <w:overflowPunct w:val="0"/>
              <w:spacing w:before="155"/>
              <w:ind w:right="47"/>
              <w:jc w:val="center"/>
              <w:rPr>
                <w:spacing w:val="-10"/>
                <w:sz w:val="16"/>
                <w:szCs w:val="16"/>
              </w:rPr>
            </w:pPr>
            <w:r>
              <w:rPr>
                <w:spacing w:val="-10"/>
                <w:sz w:val="16"/>
                <w:szCs w:val="16"/>
              </w:rPr>
              <w:t>1</w:t>
            </w:r>
          </w:p>
        </w:tc>
      </w:tr>
    </w:tbl>
    <w:p w14:paraId="11C1586E" w14:textId="77777777" w:rsidR="00C811EF" w:rsidRDefault="00C811EF">
      <w:pPr>
        <w:pStyle w:val="BodyText"/>
        <w:kinsoku w:val="0"/>
        <w:overflowPunct w:val="0"/>
        <w:spacing w:before="138"/>
      </w:pPr>
    </w:p>
    <w:p w14:paraId="416A2890" w14:textId="77777777" w:rsidR="00C811EF" w:rsidRDefault="00C811EF">
      <w:pPr>
        <w:pStyle w:val="BodyText"/>
        <w:kinsoku w:val="0"/>
        <w:overflowPunct w:val="0"/>
        <w:ind w:left="1440"/>
        <w:rPr>
          <w:b/>
          <w:bCs/>
          <w:spacing w:val="-2"/>
        </w:rPr>
      </w:pPr>
      <w:r>
        <w:rPr>
          <w:b/>
          <w:bCs/>
          <w:spacing w:val="-2"/>
          <w:u w:val="thick"/>
        </w:rPr>
        <w:t>Notes:</w:t>
      </w:r>
    </w:p>
    <w:p w14:paraId="20A2E36C" w14:textId="6195439D" w:rsidR="00C811EF" w:rsidRDefault="00C811EF">
      <w:pPr>
        <w:pStyle w:val="BodyText"/>
        <w:kinsoku w:val="0"/>
        <w:overflowPunct w:val="0"/>
        <w:spacing w:before="229"/>
        <w:ind w:left="720" w:right="718"/>
        <w:jc w:val="both"/>
      </w:pPr>
      <w:r>
        <w:t>If</w:t>
      </w:r>
      <w:r>
        <w:rPr>
          <w:spacing w:val="-7"/>
        </w:rPr>
        <w:t xml:space="preserve"> </w:t>
      </w:r>
      <w:r>
        <w:t>you</w:t>
      </w:r>
      <w:r>
        <w:rPr>
          <w:spacing w:val="-5"/>
        </w:rPr>
        <w:t xml:space="preserve"> </w:t>
      </w:r>
      <w:r>
        <w:t>are</w:t>
      </w:r>
      <w:r>
        <w:rPr>
          <w:spacing w:val="-5"/>
        </w:rPr>
        <w:t xml:space="preserve"> </w:t>
      </w:r>
      <w:r>
        <w:t>in</w:t>
      </w:r>
      <w:r>
        <w:rPr>
          <w:spacing w:val="-5"/>
        </w:rPr>
        <w:t xml:space="preserve"> </w:t>
      </w:r>
      <w:r>
        <w:t>Ontario,</w:t>
      </w:r>
      <w:r>
        <w:rPr>
          <w:spacing w:val="-5"/>
        </w:rPr>
        <w:t xml:space="preserve"> </w:t>
      </w:r>
      <w:r>
        <w:t>Alberta,</w:t>
      </w:r>
      <w:r>
        <w:rPr>
          <w:spacing w:val="-5"/>
        </w:rPr>
        <w:t xml:space="preserve"> </w:t>
      </w:r>
      <w:r>
        <w:t>Prince</w:t>
      </w:r>
      <w:r>
        <w:rPr>
          <w:spacing w:val="-5"/>
        </w:rPr>
        <w:t xml:space="preserve"> </w:t>
      </w:r>
      <w:r>
        <w:t>Edward</w:t>
      </w:r>
      <w:r>
        <w:rPr>
          <w:spacing w:val="-5"/>
        </w:rPr>
        <w:t xml:space="preserve"> </w:t>
      </w:r>
      <w:r>
        <w:t>Island,</w:t>
      </w:r>
      <w:r>
        <w:rPr>
          <w:spacing w:val="-5"/>
        </w:rPr>
        <w:t xml:space="preserve"> </w:t>
      </w:r>
      <w:r>
        <w:t>Manitoba,</w:t>
      </w:r>
      <w:r>
        <w:rPr>
          <w:spacing w:val="-5"/>
        </w:rPr>
        <w:t xml:space="preserve"> </w:t>
      </w:r>
      <w:r>
        <w:t>New</w:t>
      </w:r>
      <w:r>
        <w:rPr>
          <w:spacing w:val="-5"/>
        </w:rPr>
        <w:t xml:space="preserve"> </w:t>
      </w:r>
      <w:r>
        <w:t>Brunswick</w:t>
      </w:r>
      <w:r>
        <w:rPr>
          <w:spacing w:val="-6"/>
        </w:rPr>
        <w:t xml:space="preserve"> </w:t>
      </w:r>
      <w:r>
        <w:t>or</w:t>
      </w:r>
      <w:r>
        <w:rPr>
          <w:spacing w:val="-2"/>
        </w:rPr>
        <w:t xml:space="preserve"> </w:t>
      </w:r>
      <w:r>
        <w:t>British</w:t>
      </w:r>
      <w:r>
        <w:rPr>
          <w:spacing w:val="-5"/>
        </w:rPr>
        <w:t xml:space="preserve"> </w:t>
      </w:r>
      <w:r>
        <w:t>Columbia,</w:t>
      </w:r>
      <w:r>
        <w:rPr>
          <w:spacing w:val="-5"/>
        </w:rPr>
        <w:t xml:space="preserve"> </w:t>
      </w:r>
      <w:r>
        <w:t>a</w:t>
      </w:r>
      <w:r>
        <w:rPr>
          <w:spacing w:val="-5"/>
        </w:rPr>
        <w:t xml:space="preserve"> </w:t>
      </w:r>
      <w:r>
        <w:t>list</w:t>
      </w:r>
      <w:r>
        <w:rPr>
          <w:spacing w:val="-5"/>
        </w:rPr>
        <w:t xml:space="preserve"> </w:t>
      </w:r>
      <w:r>
        <w:t xml:space="preserve">of the franchisees, along with their last known home address and telephone number, which had an outlet terminated, cancelled, not renewed or otherwise voluntarily or involuntarily left </w:t>
      </w:r>
      <w:r w:rsidR="00B61E46">
        <w:t>[SYSTEM NAME]</w:t>
      </w:r>
      <w:r>
        <w:t xml:space="preserve"> during our last fiscal year is attached as </w:t>
      </w:r>
      <w:r>
        <w:rPr>
          <w:b/>
          <w:bCs/>
        </w:rPr>
        <w:t>Exhibit G</w:t>
      </w:r>
      <w:r>
        <w:t>.</w:t>
      </w:r>
    </w:p>
    <w:p w14:paraId="23FB682C" w14:textId="77777777" w:rsidR="00C811EF" w:rsidRDefault="00C811EF">
      <w:pPr>
        <w:pStyle w:val="BodyText"/>
        <w:kinsoku w:val="0"/>
        <w:overflowPunct w:val="0"/>
        <w:spacing w:before="2"/>
      </w:pPr>
    </w:p>
    <w:p w14:paraId="7ED833D3" w14:textId="59667EF0" w:rsidR="00C811EF" w:rsidRDefault="00C811EF">
      <w:pPr>
        <w:pStyle w:val="BodyText"/>
        <w:kinsoku w:val="0"/>
        <w:overflowPunct w:val="0"/>
        <w:ind w:left="720" w:right="717"/>
        <w:jc w:val="both"/>
      </w:pPr>
      <w:r>
        <w:t xml:space="preserve">If you reside in a province or territory other than Ontario, Alberta, Prince Edward Island, Manitoba, New </w:t>
      </w:r>
      <w:r>
        <w:rPr>
          <w:spacing w:val="-2"/>
        </w:rPr>
        <w:t>Brunswick</w:t>
      </w:r>
      <w:r>
        <w:rPr>
          <w:spacing w:val="-8"/>
        </w:rPr>
        <w:t xml:space="preserve"> </w:t>
      </w:r>
      <w:r>
        <w:rPr>
          <w:spacing w:val="-2"/>
        </w:rPr>
        <w:t>or</w:t>
      </w:r>
      <w:r>
        <w:rPr>
          <w:spacing w:val="-8"/>
        </w:rPr>
        <w:t xml:space="preserve"> </w:t>
      </w:r>
      <w:r>
        <w:rPr>
          <w:spacing w:val="-2"/>
        </w:rPr>
        <w:t>British</w:t>
      </w:r>
      <w:r>
        <w:rPr>
          <w:spacing w:val="-10"/>
        </w:rPr>
        <w:t xml:space="preserve"> </w:t>
      </w:r>
      <w:r>
        <w:rPr>
          <w:spacing w:val="-2"/>
        </w:rPr>
        <w:t>Columbia,</w:t>
      </w:r>
      <w:r>
        <w:rPr>
          <w:spacing w:val="-9"/>
        </w:rPr>
        <w:t xml:space="preserve"> </w:t>
      </w:r>
      <w:r>
        <w:rPr>
          <w:spacing w:val="-2"/>
        </w:rPr>
        <w:t>privacy</w:t>
      </w:r>
      <w:r>
        <w:rPr>
          <w:spacing w:val="-8"/>
        </w:rPr>
        <w:t xml:space="preserve"> </w:t>
      </w:r>
      <w:r>
        <w:rPr>
          <w:spacing w:val="-2"/>
        </w:rPr>
        <w:t>laws</w:t>
      </w:r>
      <w:r>
        <w:rPr>
          <w:spacing w:val="-8"/>
        </w:rPr>
        <w:t xml:space="preserve"> </w:t>
      </w:r>
      <w:r>
        <w:rPr>
          <w:spacing w:val="-2"/>
        </w:rPr>
        <w:t>may</w:t>
      </w:r>
      <w:r>
        <w:rPr>
          <w:spacing w:val="-8"/>
        </w:rPr>
        <w:t xml:space="preserve"> </w:t>
      </w:r>
      <w:r>
        <w:rPr>
          <w:spacing w:val="-2"/>
        </w:rPr>
        <w:t>restrict</w:t>
      </w:r>
      <w:r>
        <w:rPr>
          <w:spacing w:val="-7"/>
        </w:rPr>
        <w:t xml:space="preserve"> </w:t>
      </w:r>
      <w:r>
        <w:rPr>
          <w:spacing w:val="-2"/>
        </w:rPr>
        <w:t>the</w:t>
      </w:r>
      <w:r>
        <w:rPr>
          <w:spacing w:val="-7"/>
        </w:rPr>
        <w:t xml:space="preserve"> </w:t>
      </w:r>
      <w:r>
        <w:rPr>
          <w:spacing w:val="-2"/>
        </w:rPr>
        <w:t>disclosure</w:t>
      </w:r>
      <w:r>
        <w:rPr>
          <w:spacing w:val="-10"/>
        </w:rPr>
        <w:t xml:space="preserve"> </w:t>
      </w:r>
      <w:r>
        <w:rPr>
          <w:spacing w:val="-2"/>
        </w:rPr>
        <w:t>of</w:t>
      </w:r>
      <w:r>
        <w:rPr>
          <w:spacing w:val="-9"/>
        </w:rPr>
        <w:t xml:space="preserve"> </w:t>
      </w:r>
      <w:r>
        <w:rPr>
          <w:spacing w:val="-2"/>
        </w:rPr>
        <w:t>the</w:t>
      </w:r>
      <w:r>
        <w:rPr>
          <w:spacing w:val="-7"/>
        </w:rPr>
        <w:t xml:space="preserve"> </w:t>
      </w:r>
      <w:r>
        <w:rPr>
          <w:spacing w:val="-2"/>
        </w:rPr>
        <w:t>list</w:t>
      </w:r>
      <w:r>
        <w:rPr>
          <w:spacing w:val="-7"/>
        </w:rPr>
        <w:t xml:space="preserve"> </w:t>
      </w:r>
      <w:r>
        <w:rPr>
          <w:spacing w:val="-2"/>
        </w:rPr>
        <w:t>of</w:t>
      </w:r>
      <w:r>
        <w:rPr>
          <w:spacing w:val="-9"/>
        </w:rPr>
        <w:t xml:space="preserve"> </w:t>
      </w:r>
      <w:r>
        <w:rPr>
          <w:spacing w:val="-2"/>
        </w:rPr>
        <w:t>franchisees</w:t>
      </w:r>
      <w:r>
        <w:rPr>
          <w:spacing w:val="-8"/>
        </w:rPr>
        <w:t xml:space="preserve"> </w:t>
      </w:r>
      <w:r>
        <w:rPr>
          <w:spacing w:val="-2"/>
        </w:rPr>
        <w:t>to</w:t>
      </w:r>
      <w:r>
        <w:rPr>
          <w:spacing w:val="-10"/>
        </w:rPr>
        <w:t xml:space="preserve"> </w:t>
      </w:r>
      <w:r>
        <w:rPr>
          <w:spacing w:val="-2"/>
        </w:rPr>
        <w:t>you,</w:t>
      </w:r>
      <w:r>
        <w:rPr>
          <w:spacing w:val="-9"/>
        </w:rPr>
        <w:t xml:space="preserve"> </w:t>
      </w:r>
      <w:r>
        <w:rPr>
          <w:spacing w:val="-2"/>
        </w:rPr>
        <w:t>and</w:t>
      </w:r>
      <w:r>
        <w:rPr>
          <w:spacing w:val="-7"/>
        </w:rPr>
        <w:t xml:space="preserve"> </w:t>
      </w:r>
      <w:r>
        <w:rPr>
          <w:spacing w:val="-2"/>
        </w:rPr>
        <w:t xml:space="preserve">in </w:t>
      </w:r>
      <w:r>
        <w:rPr>
          <w:spacing w:val="-4"/>
        </w:rPr>
        <w:t>such</w:t>
      </w:r>
      <w:r>
        <w:rPr>
          <w:spacing w:val="-8"/>
        </w:rPr>
        <w:t xml:space="preserve"> </w:t>
      </w:r>
      <w:r>
        <w:rPr>
          <w:spacing w:val="-4"/>
        </w:rPr>
        <w:t>event,</w:t>
      </w:r>
      <w:r>
        <w:rPr>
          <w:spacing w:val="-8"/>
        </w:rPr>
        <w:t xml:space="preserve"> </w:t>
      </w:r>
      <w:r>
        <w:rPr>
          <w:spacing w:val="-4"/>
        </w:rPr>
        <w:t>we</w:t>
      </w:r>
      <w:r>
        <w:rPr>
          <w:spacing w:val="-6"/>
        </w:rPr>
        <w:t xml:space="preserve"> </w:t>
      </w:r>
      <w:r>
        <w:rPr>
          <w:spacing w:val="-4"/>
        </w:rPr>
        <w:t>will</w:t>
      </w:r>
      <w:r>
        <w:rPr>
          <w:spacing w:val="-9"/>
        </w:rPr>
        <w:t xml:space="preserve"> </w:t>
      </w:r>
      <w:r>
        <w:rPr>
          <w:spacing w:val="-4"/>
        </w:rPr>
        <w:t>not provide</w:t>
      </w:r>
      <w:r>
        <w:rPr>
          <w:spacing w:val="-8"/>
        </w:rPr>
        <w:t xml:space="preserve"> </w:t>
      </w:r>
      <w:r>
        <w:rPr>
          <w:spacing w:val="-4"/>
        </w:rPr>
        <w:t>you</w:t>
      </w:r>
      <w:r>
        <w:rPr>
          <w:spacing w:val="-9"/>
        </w:rPr>
        <w:t xml:space="preserve"> </w:t>
      </w:r>
      <w:r>
        <w:rPr>
          <w:spacing w:val="-4"/>
        </w:rPr>
        <w:t>with</w:t>
      </w:r>
      <w:r>
        <w:rPr>
          <w:spacing w:val="-8"/>
        </w:rPr>
        <w:t xml:space="preserve"> </w:t>
      </w:r>
      <w:r>
        <w:rPr>
          <w:spacing w:val="-4"/>
        </w:rPr>
        <w:t>a</w:t>
      </w:r>
      <w:r>
        <w:rPr>
          <w:spacing w:val="-6"/>
        </w:rPr>
        <w:t xml:space="preserve"> </w:t>
      </w:r>
      <w:r>
        <w:rPr>
          <w:spacing w:val="-4"/>
        </w:rPr>
        <w:t>list</w:t>
      </w:r>
      <w:r>
        <w:rPr>
          <w:spacing w:val="-8"/>
        </w:rPr>
        <w:t xml:space="preserve"> </w:t>
      </w:r>
      <w:r>
        <w:rPr>
          <w:spacing w:val="-4"/>
        </w:rPr>
        <w:t>of franchisees</w:t>
      </w:r>
      <w:r>
        <w:rPr>
          <w:spacing w:val="-6"/>
        </w:rPr>
        <w:t xml:space="preserve"> </w:t>
      </w:r>
      <w:r>
        <w:rPr>
          <w:spacing w:val="-4"/>
        </w:rPr>
        <w:t>that</w:t>
      </w:r>
      <w:r>
        <w:rPr>
          <w:spacing w:val="-8"/>
        </w:rPr>
        <w:t xml:space="preserve"> </w:t>
      </w:r>
      <w:r>
        <w:rPr>
          <w:spacing w:val="-4"/>
        </w:rPr>
        <w:t>have been terminated,</w:t>
      </w:r>
      <w:r>
        <w:rPr>
          <w:spacing w:val="-8"/>
        </w:rPr>
        <w:t xml:space="preserve"> </w:t>
      </w:r>
      <w:r>
        <w:rPr>
          <w:spacing w:val="-4"/>
        </w:rPr>
        <w:t>cancelled,</w:t>
      </w:r>
      <w:r>
        <w:rPr>
          <w:spacing w:val="-8"/>
        </w:rPr>
        <w:t xml:space="preserve"> </w:t>
      </w:r>
      <w:r>
        <w:rPr>
          <w:spacing w:val="-4"/>
        </w:rPr>
        <w:t>not</w:t>
      </w:r>
      <w:r>
        <w:rPr>
          <w:spacing w:val="-8"/>
        </w:rPr>
        <w:t xml:space="preserve"> </w:t>
      </w:r>
      <w:r>
        <w:rPr>
          <w:spacing w:val="-4"/>
        </w:rPr>
        <w:t xml:space="preserve">renewed </w:t>
      </w:r>
      <w:r>
        <w:t>or</w:t>
      </w:r>
      <w:r>
        <w:rPr>
          <w:spacing w:val="-5"/>
        </w:rPr>
        <w:t xml:space="preserve"> </w:t>
      </w:r>
      <w:r>
        <w:t>otherwise</w:t>
      </w:r>
      <w:r>
        <w:rPr>
          <w:spacing w:val="-6"/>
        </w:rPr>
        <w:t xml:space="preserve"> </w:t>
      </w:r>
      <w:r>
        <w:t>voluntarily</w:t>
      </w:r>
      <w:r>
        <w:rPr>
          <w:spacing w:val="-2"/>
        </w:rPr>
        <w:t xml:space="preserve"> </w:t>
      </w:r>
      <w:r>
        <w:t>or</w:t>
      </w:r>
      <w:r>
        <w:rPr>
          <w:spacing w:val="-2"/>
        </w:rPr>
        <w:t xml:space="preserve"> </w:t>
      </w:r>
      <w:r>
        <w:t>involuntarily</w:t>
      </w:r>
      <w:r>
        <w:rPr>
          <w:spacing w:val="-2"/>
        </w:rPr>
        <w:t xml:space="preserve"> </w:t>
      </w:r>
      <w:r>
        <w:t>left</w:t>
      </w:r>
      <w:r>
        <w:rPr>
          <w:spacing w:val="-4"/>
        </w:rPr>
        <w:t xml:space="preserve"> </w:t>
      </w:r>
      <w:r w:rsidR="00B61E46">
        <w:t>[SYSTEM NAME]</w:t>
      </w:r>
      <w:r>
        <w:rPr>
          <w:spacing w:val="-3"/>
        </w:rPr>
        <w:t xml:space="preserve"> </w:t>
      </w:r>
      <w:r>
        <w:t>in</w:t>
      </w:r>
      <w:r>
        <w:rPr>
          <w:spacing w:val="-4"/>
        </w:rPr>
        <w:t xml:space="preserve"> </w:t>
      </w:r>
      <w:r>
        <w:t>our</w:t>
      </w:r>
      <w:r>
        <w:rPr>
          <w:spacing w:val="-2"/>
        </w:rPr>
        <w:t xml:space="preserve"> </w:t>
      </w:r>
      <w:r>
        <w:t>last</w:t>
      </w:r>
      <w:r>
        <w:rPr>
          <w:spacing w:val="-3"/>
        </w:rPr>
        <w:t xml:space="preserve"> </w:t>
      </w:r>
      <w:r>
        <w:t>fiscal</w:t>
      </w:r>
      <w:r>
        <w:rPr>
          <w:spacing w:val="-7"/>
        </w:rPr>
        <w:t xml:space="preserve"> </w:t>
      </w:r>
      <w:r>
        <w:t>year.</w:t>
      </w:r>
    </w:p>
    <w:p w14:paraId="47492FAC" w14:textId="77777777" w:rsidR="00C811EF" w:rsidRDefault="00C811EF">
      <w:pPr>
        <w:pStyle w:val="BodyText"/>
        <w:kinsoku w:val="0"/>
        <w:overflowPunct w:val="0"/>
        <w:ind w:left="720" w:right="717"/>
        <w:jc w:val="both"/>
        <w:sectPr w:rsidR="00C811EF">
          <w:pgSz w:w="12240" w:h="15840"/>
          <w:pgMar w:top="400" w:right="720" w:bottom="1440" w:left="720" w:header="200" w:footer="1257" w:gutter="0"/>
          <w:cols w:space="720"/>
          <w:noEndnote/>
        </w:sectPr>
      </w:pPr>
    </w:p>
    <w:p w14:paraId="5DB6A370" w14:textId="77777777" w:rsidR="00C811EF" w:rsidRDefault="00C811EF">
      <w:pPr>
        <w:pStyle w:val="BodyText"/>
        <w:kinsoku w:val="0"/>
        <w:overflowPunct w:val="0"/>
      </w:pPr>
    </w:p>
    <w:p w14:paraId="42A8E43E" w14:textId="77777777" w:rsidR="00C811EF" w:rsidRDefault="00C811EF">
      <w:pPr>
        <w:pStyle w:val="BodyText"/>
        <w:kinsoku w:val="0"/>
        <w:overflowPunct w:val="0"/>
      </w:pPr>
    </w:p>
    <w:p w14:paraId="6448EF38" w14:textId="77777777" w:rsidR="00C811EF" w:rsidRDefault="00C811EF">
      <w:pPr>
        <w:pStyle w:val="BodyText"/>
        <w:kinsoku w:val="0"/>
        <w:overflowPunct w:val="0"/>
      </w:pPr>
    </w:p>
    <w:p w14:paraId="5D0E293C" w14:textId="77777777" w:rsidR="00C811EF" w:rsidRDefault="00C811EF">
      <w:pPr>
        <w:pStyle w:val="BodyText"/>
        <w:kinsoku w:val="0"/>
        <w:overflowPunct w:val="0"/>
      </w:pPr>
    </w:p>
    <w:p w14:paraId="0350C03D" w14:textId="77777777" w:rsidR="00C811EF" w:rsidRDefault="00C811EF">
      <w:pPr>
        <w:pStyle w:val="BodyText"/>
        <w:kinsoku w:val="0"/>
        <w:overflowPunct w:val="0"/>
        <w:spacing w:before="120"/>
      </w:pPr>
    </w:p>
    <w:p w14:paraId="4BEB84AE" w14:textId="77777777" w:rsidR="00C811EF" w:rsidRDefault="00C811EF">
      <w:pPr>
        <w:pStyle w:val="BodyText"/>
        <w:kinsoku w:val="0"/>
        <w:overflowPunct w:val="0"/>
        <w:ind w:left="720" w:right="718"/>
        <w:jc w:val="both"/>
      </w:pPr>
      <w:r>
        <w:t>If you enter into a Franchise Agreement with us, your contact and other information may be disclosed to prospective franchisees.</w:t>
      </w:r>
    </w:p>
    <w:p w14:paraId="254DDA9C" w14:textId="77777777" w:rsidR="00C811EF" w:rsidRDefault="00C811EF">
      <w:pPr>
        <w:pStyle w:val="BodyText"/>
        <w:kinsoku w:val="0"/>
        <w:overflowPunct w:val="0"/>
        <w:spacing w:before="229"/>
      </w:pPr>
    </w:p>
    <w:p w14:paraId="36C86385" w14:textId="77777777" w:rsidR="00C811EF" w:rsidRDefault="00C811EF">
      <w:pPr>
        <w:pStyle w:val="Heading7"/>
        <w:kinsoku w:val="0"/>
        <w:overflowPunct w:val="0"/>
        <w:ind w:left="2346" w:right="2274"/>
        <w:rPr>
          <w:spacing w:val="-2"/>
        </w:rPr>
      </w:pPr>
      <w:bookmarkStart w:id="582" w:name="ITEM_30_-_EXISTING_FRANCHISEE,_CORPORATE"/>
      <w:bookmarkEnd w:id="582"/>
      <w:r>
        <w:t>ITEM</w:t>
      </w:r>
      <w:r>
        <w:rPr>
          <w:spacing w:val="-5"/>
        </w:rPr>
        <w:t xml:space="preserve"> </w:t>
      </w:r>
      <w:r>
        <w:t>30</w:t>
      </w:r>
      <w:r>
        <w:rPr>
          <w:spacing w:val="-7"/>
        </w:rPr>
        <w:t xml:space="preserve"> </w:t>
      </w:r>
      <w:r>
        <w:t>-</w:t>
      </w:r>
      <w:r>
        <w:rPr>
          <w:spacing w:val="-4"/>
        </w:rPr>
        <w:t xml:space="preserve"> </w:t>
      </w:r>
      <w:r>
        <w:t>EXISTING</w:t>
      </w:r>
      <w:r>
        <w:rPr>
          <w:spacing w:val="-6"/>
        </w:rPr>
        <w:t xml:space="preserve"> </w:t>
      </w:r>
      <w:r>
        <w:t>FRANCHISEE,</w:t>
      </w:r>
      <w:r>
        <w:rPr>
          <w:spacing w:val="-7"/>
        </w:rPr>
        <w:t xml:space="preserve"> </w:t>
      </w:r>
      <w:r>
        <w:t>CORPORATE</w:t>
      </w:r>
      <w:r>
        <w:rPr>
          <w:spacing w:val="-5"/>
        </w:rPr>
        <w:t xml:space="preserve"> </w:t>
      </w:r>
      <w:r>
        <w:t>AND</w:t>
      </w:r>
      <w:r>
        <w:rPr>
          <w:spacing w:val="-6"/>
        </w:rPr>
        <w:t xml:space="preserve"> </w:t>
      </w:r>
      <w:r>
        <w:t xml:space="preserve">AFFILIATE </w:t>
      </w:r>
      <w:r>
        <w:rPr>
          <w:spacing w:val="-2"/>
        </w:rPr>
        <w:t>LOCATIONS</w:t>
      </w:r>
    </w:p>
    <w:p w14:paraId="409EBEC8" w14:textId="77777777" w:rsidR="00C811EF" w:rsidRDefault="00C811EF">
      <w:pPr>
        <w:pStyle w:val="BodyText"/>
        <w:kinsoku w:val="0"/>
        <w:overflowPunct w:val="0"/>
        <w:spacing w:before="229"/>
        <w:ind w:left="720" w:right="720"/>
        <w:jc w:val="both"/>
      </w:pPr>
      <w:r>
        <w:t>A</w:t>
      </w:r>
      <w:r>
        <w:rPr>
          <w:spacing w:val="-14"/>
        </w:rPr>
        <w:t xml:space="preserve"> </w:t>
      </w:r>
      <w:r>
        <w:t>list</w:t>
      </w:r>
      <w:r>
        <w:rPr>
          <w:spacing w:val="-10"/>
        </w:rPr>
        <w:t xml:space="preserve"> </w:t>
      </w:r>
      <w:r>
        <w:t>of</w:t>
      </w:r>
      <w:r>
        <w:rPr>
          <w:spacing w:val="-9"/>
        </w:rPr>
        <w:t xml:space="preserve"> </w:t>
      </w:r>
      <w:r>
        <w:t>the</w:t>
      </w:r>
      <w:r>
        <w:rPr>
          <w:spacing w:val="-9"/>
        </w:rPr>
        <w:t xml:space="preserve"> </w:t>
      </w:r>
      <w:r>
        <w:t>names</w:t>
      </w:r>
      <w:r>
        <w:rPr>
          <w:spacing w:val="-10"/>
        </w:rPr>
        <w:t xml:space="preserve"> </w:t>
      </w:r>
      <w:r>
        <w:t>of</w:t>
      </w:r>
      <w:r>
        <w:rPr>
          <w:spacing w:val="-9"/>
        </w:rPr>
        <w:t xml:space="preserve"> </w:t>
      </w:r>
      <w:r>
        <w:t>all</w:t>
      </w:r>
      <w:r>
        <w:rPr>
          <w:spacing w:val="-12"/>
        </w:rPr>
        <w:t xml:space="preserve"> </w:t>
      </w:r>
      <w:r>
        <w:t>franchisees</w:t>
      </w:r>
      <w:r>
        <w:rPr>
          <w:spacing w:val="-10"/>
        </w:rPr>
        <w:t xml:space="preserve"> </w:t>
      </w:r>
      <w:r>
        <w:t>and</w:t>
      </w:r>
      <w:r>
        <w:rPr>
          <w:spacing w:val="-9"/>
        </w:rPr>
        <w:t xml:space="preserve"> </w:t>
      </w:r>
      <w:r>
        <w:t>any</w:t>
      </w:r>
      <w:r>
        <w:rPr>
          <w:spacing w:val="-10"/>
        </w:rPr>
        <w:t xml:space="preserve"> </w:t>
      </w:r>
      <w:r>
        <w:t>outlets</w:t>
      </w:r>
      <w:r>
        <w:rPr>
          <w:spacing w:val="-10"/>
        </w:rPr>
        <w:t xml:space="preserve"> </w:t>
      </w:r>
      <w:r>
        <w:t>owned</w:t>
      </w:r>
      <w:r>
        <w:rPr>
          <w:spacing w:val="-9"/>
        </w:rPr>
        <w:t xml:space="preserve"> </w:t>
      </w:r>
      <w:r>
        <w:t>by</w:t>
      </w:r>
      <w:r>
        <w:rPr>
          <w:spacing w:val="-10"/>
        </w:rPr>
        <w:t xml:space="preserve"> </w:t>
      </w:r>
      <w:r>
        <w:t>us</w:t>
      </w:r>
      <w:r>
        <w:rPr>
          <w:spacing w:val="-10"/>
        </w:rPr>
        <w:t xml:space="preserve"> </w:t>
      </w:r>
      <w:r>
        <w:t>or</w:t>
      </w:r>
      <w:r>
        <w:rPr>
          <w:spacing w:val="-10"/>
        </w:rPr>
        <w:t xml:space="preserve"> </w:t>
      </w:r>
      <w:r>
        <w:t>our</w:t>
      </w:r>
      <w:r>
        <w:rPr>
          <w:spacing w:val="-11"/>
        </w:rPr>
        <w:t xml:space="preserve"> </w:t>
      </w:r>
      <w:r>
        <w:t>Affiliate</w:t>
      </w:r>
      <w:r>
        <w:rPr>
          <w:b/>
          <w:bCs/>
        </w:rPr>
        <w:t>,</w:t>
      </w:r>
      <w:r>
        <w:rPr>
          <w:b/>
          <w:bCs/>
          <w:spacing w:val="-9"/>
        </w:rPr>
        <w:t xml:space="preserve"> </w:t>
      </w:r>
      <w:r>
        <w:t>along</w:t>
      </w:r>
      <w:r>
        <w:rPr>
          <w:spacing w:val="-11"/>
        </w:rPr>
        <w:t xml:space="preserve"> </w:t>
      </w:r>
      <w:r>
        <w:t>with</w:t>
      </w:r>
      <w:r>
        <w:rPr>
          <w:spacing w:val="-9"/>
        </w:rPr>
        <w:t xml:space="preserve"> </w:t>
      </w:r>
      <w:r>
        <w:t>their</w:t>
      </w:r>
      <w:r>
        <w:rPr>
          <w:spacing w:val="-10"/>
        </w:rPr>
        <w:t xml:space="preserve"> </w:t>
      </w:r>
      <w:r>
        <w:t xml:space="preserve">respective addresses and telephone numbers are listed on </w:t>
      </w:r>
      <w:r>
        <w:rPr>
          <w:b/>
          <w:bCs/>
        </w:rPr>
        <w:t xml:space="preserve">Exhibit F </w:t>
      </w:r>
      <w:r>
        <w:t>to this Disclosure Document.</w:t>
      </w:r>
    </w:p>
    <w:p w14:paraId="2509D3DA" w14:textId="77777777" w:rsidR="00C811EF" w:rsidRDefault="00C811EF">
      <w:pPr>
        <w:pStyle w:val="BodyText"/>
        <w:kinsoku w:val="0"/>
        <w:overflowPunct w:val="0"/>
        <w:spacing w:before="1"/>
      </w:pPr>
    </w:p>
    <w:p w14:paraId="051119D5" w14:textId="77777777" w:rsidR="00C811EF" w:rsidRDefault="00C811EF">
      <w:pPr>
        <w:pStyle w:val="BodyText"/>
        <w:kinsoku w:val="0"/>
        <w:overflowPunct w:val="0"/>
        <w:ind w:left="720" w:right="719"/>
        <w:jc w:val="both"/>
      </w:pPr>
      <w:r>
        <w:t xml:space="preserve">If there are fewer than 20 franchisees in each of Ontario, Alberta, Prince Edward Island, Manitoba, New Brunswick and British Columbia at this time, </w:t>
      </w:r>
      <w:r>
        <w:rPr>
          <w:b/>
          <w:bCs/>
        </w:rPr>
        <w:t xml:space="preserve">Exhibit F </w:t>
      </w:r>
      <w:r>
        <w:t>also includes information on franchisees located outside of these jurisdictions that are geographically closest to the jurisdiction, so that we could compile a minimum of 20 franchisees, including, if you are in New Brunswick, information regarding our Affiliates’ franchisees</w:t>
      </w:r>
      <w:r>
        <w:rPr>
          <w:spacing w:val="-5"/>
        </w:rPr>
        <w:t xml:space="preserve"> </w:t>
      </w:r>
      <w:r>
        <w:t>in</w:t>
      </w:r>
      <w:r>
        <w:rPr>
          <w:spacing w:val="-7"/>
        </w:rPr>
        <w:t xml:space="preserve"> </w:t>
      </w:r>
      <w:r>
        <w:t>the</w:t>
      </w:r>
      <w:r>
        <w:rPr>
          <w:spacing w:val="-5"/>
        </w:rPr>
        <w:t xml:space="preserve"> </w:t>
      </w:r>
      <w:r>
        <w:t>State</w:t>
      </w:r>
      <w:r>
        <w:rPr>
          <w:spacing w:val="-4"/>
        </w:rPr>
        <w:t xml:space="preserve"> </w:t>
      </w:r>
      <w:r>
        <w:t>of</w:t>
      </w:r>
      <w:r>
        <w:rPr>
          <w:spacing w:val="-2"/>
        </w:rPr>
        <w:t xml:space="preserve"> </w:t>
      </w:r>
      <w:r>
        <w:t>Maine,</w:t>
      </w:r>
      <w:r>
        <w:rPr>
          <w:spacing w:val="-4"/>
        </w:rPr>
        <w:t xml:space="preserve"> </w:t>
      </w:r>
      <w:r>
        <w:t>and</w:t>
      </w:r>
      <w:r>
        <w:rPr>
          <w:spacing w:val="-4"/>
        </w:rPr>
        <w:t xml:space="preserve"> </w:t>
      </w:r>
      <w:r>
        <w:t>if</w:t>
      </w:r>
      <w:r>
        <w:rPr>
          <w:spacing w:val="-4"/>
        </w:rPr>
        <w:t xml:space="preserve"> </w:t>
      </w:r>
      <w:r>
        <w:t>you</w:t>
      </w:r>
      <w:r>
        <w:rPr>
          <w:spacing w:val="-4"/>
        </w:rPr>
        <w:t xml:space="preserve"> </w:t>
      </w:r>
      <w:r>
        <w:t>are</w:t>
      </w:r>
      <w:r>
        <w:rPr>
          <w:spacing w:val="-4"/>
        </w:rPr>
        <w:t xml:space="preserve"> </w:t>
      </w:r>
      <w:r>
        <w:t>in</w:t>
      </w:r>
      <w:r>
        <w:rPr>
          <w:spacing w:val="-2"/>
        </w:rPr>
        <w:t xml:space="preserve"> </w:t>
      </w:r>
      <w:r>
        <w:t>British</w:t>
      </w:r>
      <w:r>
        <w:rPr>
          <w:spacing w:val="-7"/>
        </w:rPr>
        <w:t xml:space="preserve"> </w:t>
      </w:r>
      <w:r>
        <w:t>Columbia,</w:t>
      </w:r>
      <w:r>
        <w:rPr>
          <w:spacing w:val="-4"/>
        </w:rPr>
        <w:t xml:space="preserve"> </w:t>
      </w:r>
      <w:r>
        <w:t>information</w:t>
      </w:r>
      <w:r>
        <w:rPr>
          <w:spacing w:val="-4"/>
        </w:rPr>
        <w:t xml:space="preserve"> </w:t>
      </w:r>
      <w:r>
        <w:t>regarding</w:t>
      </w:r>
      <w:r>
        <w:rPr>
          <w:spacing w:val="-4"/>
        </w:rPr>
        <w:t xml:space="preserve"> </w:t>
      </w:r>
      <w:r>
        <w:t>our</w:t>
      </w:r>
      <w:r>
        <w:rPr>
          <w:spacing w:val="-6"/>
        </w:rPr>
        <w:t xml:space="preserve"> </w:t>
      </w:r>
      <w:r>
        <w:t>franchisees or our Affiliate’s franchisees in the United States of America.</w:t>
      </w:r>
    </w:p>
    <w:p w14:paraId="7C18A65D" w14:textId="77777777" w:rsidR="00C811EF" w:rsidRDefault="00C811EF">
      <w:pPr>
        <w:pStyle w:val="BodyText"/>
        <w:kinsoku w:val="0"/>
        <w:overflowPunct w:val="0"/>
        <w:spacing w:before="1"/>
      </w:pPr>
    </w:p>
    <w:p w14:paraId="58B34182" w14:textId="77777777" w:rsidR="00C811EF" w:rsidRDefault="00C811EF">
      <w:pPr>
        <w:pStyle w:val="BodyText"/>
        <w:kinsoku w:val="0"/>
        <w:overflowPunct w:val="0"/>
        <w:ind w:left="720" w:right="717"/>
        <w:jc w:val="both"/>
      </w:pPr>
      <w:r>
        <w:t xml:space="preserve">If you reside in a province or territory other than Ontario, Alberta, Prince Edward Island, Manitoba, New </w:t>
      </w:r>
      <w:r>
        <w:rPr>
          <w:spacing w:val="-2"/>
        </w:rPr>
        <w:t>Brunswick</w:t>
      </w:r>
      <w:r>
        <w:rPr>
          <w:spacing w:val="-8"/>
        </w:rPr>
        <w:t xml:space="preserve"> </w:t>
      </w:r>
      <w:r>
        <w:rPr>
          <w:spacing w:val="-2"/>
        </w:rPr>
        <w:t>or</w:t>
      </w:r>
      <w:r>
        <w:rPr>
          <w:spacing w:val="-8"/>
        </w:rPr>
        <w:t xml:space="preserve"> </w:t>
      </w:r>
      <w:r>
        <w:rPr>
          <w:spacing w:val="-2"/>
        </w:rPr>
        <w:t>British</w:t>
      </w:r>
      <w:r>
        <w:rPr>
          <w:spacing w:val="-10"/>
        </w:rPr>
        <w:t xml:space="preserve"> </w:t>
      </w:r>
      <w:r>
        <w:rPr>
          <w:spacing w:val="-2"/>
        </w:rPr>
        <w:t>Columbia,</w:t>
      </w:r>
      <w:r>
        <w:rPr>
          <w:spacing w:val="-9"/>
        </w:rPr>
        <w:t xml:space="preserve"> </w:t>
      </w:r>
      <w:r>
        <w:rPr>
          <w:spacing w:val="-2"/>
        </w:rPr>
        <w:t>privacy</w:t>
      </w:r>
      <w:r>
        <w:rPr>
          <w:spacing w:val="-8"/>
        </w:rPr>
        <w:t xml:space="preserve"> </w:t>
      </w:r>
      <w:r>
        <w:rPr>
          <w:spacing w:val="-2"/>
        </w:rPr>
        <w:t>laws</w:t>
      </w:r>
      <w:r>
        <w:rPr>
          <w:spacing w:val="-8"/>
        </w:rPr>
        <w:t xml:space="preserve"> </w:t>
      </w:r>
      <w:r>
        <w:rPr>
          <w:spacing w:val="-2"/>
        </w:rPr>
        <w:t>may</w:t>
      </w:r>
      <w:r>
        <w:rPr>
          <w:spacing w:val="-8"/>
        </w:rPr>
        <w:t xml:space="preserve"> </w:t>
      </w:r>
      <w:r>
        <w:rPr>
          <w:spacing w:val="-2"/>
        </w:rPr>
        <w:t>restrict</w:t>
      </w:r>
      <w:r>
        <w:rPr>
          <w:spacing w:val="-7"/>
        </w:rPr>
        <w:t xml:space="preserve"> </w:t>
      </w:r>
      <w:r>
        <w:rPr>
          <w:spacing w:val="-2"/>
        </w:rPr>
        <w:t>the</w:t>
      </w:r>
      <w:r>
        <w:rPr>
          <w:spacing w:val="-7"/>
        </w:rPr>
        <w:t xml:space="preserve"> </w:t>
      </w:r>
      <w:r>
        <w:rPr>
          <w:spacing w:val="-2"/>
        </w:rPr>
        <w:t>disclosure</w:t>
      </w:r>
      <w:r>
        <w:rPr>
          <w:spacing w:val="-10"/>
        </w:rPr>
        <w:t xml:space="preserve"> </w:t>
      </w:r>
      <w:r>
        <w:rPr>
          <w:spacing w:val="-2"/>
        </w:rPr>
        <w:t>of</w:t>
      </w:r>
      <w:r>
        <w:rPr>
          <w:spacing w:val="-9"/>
        </w:rPr>
        <w:t xml:space="preserve"> </w:t>
      </w:r>
      <w:r>
        <w:rPr>
          <w:spacing w:val="-2"/>
        </w:rPr>
        <w:t>the</w:t>
      </w:r>
      <w:r>
        <w:rPr>
          <w:spacing w:val="-7"/>
        </w:rPr>
        <w:t xml:space="preserve"> </w:t>
      </w:r>
      <w:r>
        <w:rPr>
          <w:spacing w:val="-2"/>
        </w:rPr>
        <w:t>list</w:t>
      </w:r>
      <w:r>
        <w:rPr>
          <w:spacing w:val="-7"/>
        </w:rPr>
        <w:t xml:space="preserve"> </w:t>
      </w:r>
      <w:r>
        <w:rPr>
          <w:spacing w:val="-2"/>
        </w:rPr>
        <w:t>of</w:t>
      </w:r>
      <w:r>
        <w:rPr>
          <w:spacing w:val="-9"/>
        </w:rPr>
        <w:t xml:space="preserve"> </w:t>
      </w:r>
      <w:r>
        <w:rPr>
          <w:spacing w:val="-2"/>
        </w:rPr>
        <w:t>franchisees</w:t>
      </w:r>
      <w:r>
        <w:rPr>
          <w:spacing w:val="-8"/>
        </w:rPr>
        <w:t xml:space="preserve"> </w:t>
      </w:r>
      <w:r>
        <w:rPr>
          <w:spacing w:val="-2"/>
        </w:rPr>
        <w:t>to</w:t>
      </w:r>
      <w:r>
        <w:rPr>
          <w:spacing w:val="-10"/>
        </w:rPr>
        <w:t xml:space="preserve"> </w:t>
      </w:r>
      <w:r>
        <w:rPr>
          <w:spacing w:val="-2"/>
        </w:rPr>
        <w:t>you,</w:t>
      </w:r>
      <w:r>
        <w:rPr>
          <w:spacing w:val="-9"/>
        </w:rPr>
        <w:t xml:space="preserve"> </w:t>
      </w:r>
      <w:r>
        <w:rPr>
          <w:spacing w:val="-2"/>
        </w:rPr>
        <w:t>and</w:t>
      </w:r>
      <w:r>
        <w:rPr>
          <w:spacing w:val="-7"/>
        </w:rPr>
        <w:t xml:space="preserve"> </w:t>
      </w:r>
      <w:r>
        <w:rPr>
          <w:spacing w:val="-2"/>
        </w:rPr>
        <w:t xml:space="preserve">in </w:t>
      </w:r>
      <w:r>
        <w:t>such</w:t>
      </w:r>
      <w:r>
        <w:rPr>
          <w:spacing w:val="-9"/>
        </w:rPr>
        <w:t xml:space="preserve"> </w:t>
      </w:r>
      <w:r>
        <w:t>event,</w:t>
      </w:r>
      <w:r>
        <w:rPr>
          <w:spacing w:val="-9"/>
        </w:rPr>
        <w:t xml:space="preserve"> </w:t>
      </w:r>
      <w:r>
        <w:t>we</w:t>
      </w:r>
      <w:r>
        <w:rPr>
          <w:spacing w:val="-9"/>
        </w:rPr>
        <w:t xml:space="preserve"> </w:t>
      </w:r>
      <w:r>
        <w:t>will</w:t>
      </w:r>
      <w:r>
        <w:rPr>
          <w:spacing w:val="-9"/>
        </w:rPr>
        <w:t xml:space="preserve"> </w:t>
      </w:r>
      <w:r>
        <w:t>not</w:t>
      </w:r>
      <w:r>
        <w:rPr>
          <w:spacing w:val="-11"/>
        </w:rPr>
        <w:t xml:space="preserve"> </w:t>
      </w:r>
      <w:r>
        <w:t>provide</w:t>
      </w:r>
      <w:r>
        <w:rPr>
          <w:spacing w:val="-11"/>
        </w:rPr>
        <w:t xml:space="preserve"> </w:t>
      </w:r>
      <w:r>
        <w:t>you</w:t>
      </w:r>
      <w:r>
        <w:rPr>
          <w:spacing w:val="-9"/>
        </w:rPr>
        <w:t xml:space="preserve"> </w:t>
      </w:r>
      <w:r>
        <w:t>with</w:t>
      </w:r>
      <w:r>
        <w:rPr>
          <w:spacing w:val="-9"/>
        </w:rPr>
        <w:t xml:space="preserve"> </w:t>
      </w:r>
      <w:r>
        <w:t>a</w:t>
      </w:r>
      <w:r>
        <w:rPr>
          <w:spacing w:val="-9"/>
        </w:rPr>
        <w:t xml:space="preserve"> </w:t>
      </w:r>
      <w:r>
        <w:t>list</w:t>
      </w:r>
      <w:r>
        <w:rPr>
          <w:spacing w:val="-8"/>
        </w:rPr>
        <w:t xml:space="preserve"> </w:t>
      </w:r>
      <w:r>
        <w:t>of</w:t>
      </w:r>
      <w:r>
        <w:rPr>
          <w:spacing w:val="-8"/>
        </w:rPr>
        <w:t xml:space="preserve"> </w:t>
      </w:r>
      <w:r>
        <w:t>franchisees</w:t>
      </w:r>
      <w:r>
        <w:rPr>
          <w:spacing w:val="-9"/>
        </w:rPr>
        <w:t xml:space="preserve"> </w:t>
      </w:r>
      <w:r>
        <w:t>currently</w:t>
      </w:r>
      <w:r>
        <w:rPr>
          <w:spacing w:val="-7"/>
        </w:rPr>
        <w:t xml:space="preserve"> </w:t>
      </w:r>
      <w:r>
        <w:t>operating</w:t>
      </w:r>
      <w:r>
        <w:rPr>
          <w:spacing w:val="-11"/>
        </w:rPr>
        <w:t xml:space="preserve"> </w:t>
      </w:r>
      <w:r>
        <w:t>franchises</w:t>
      </w:r>
      <w:r>
        <w:rPr>
          <w:spacing w:val="-7"/>
        </w:rPr>
        <w:t xml:space="preserve"> </w:t>
      </w:r>
      <w:r>
        <w:t>in</w:t>
      </w:r>
      <w:r>
        <w:rPr>
          <w:spacing w:val="-11"/>
        </w:rPr>
        <w:t xml:space="preserve"> </w:t>
      </w:r>
      <w:r>
        <w:t>your</w:t>
      </w:r>
      <w:r>
        <w:rPr>
          <w:spacing w:val="-7"/>
        </w:rPr>
        <w:t xml:space="preserve"> </w:t>
      </w:r>
      <w:r>
        <w:t>province.</w:t>
      </w:r>
    </w:p>
    <w:p w14:paraId="6FE4FEA7" w14:textId="77777777" w:rsidR="00C811EF" w:rsidRDefault="00C811EF">
      <w:pPr>
        <w:pStyle w:val="BodyText"/>
        <w:kinsoku w:val="0"/>
        <w:overflowPunct w:val="0"/>
        <w:spacing w:before="13"/>
      </w:pPr>
    </w:p>
    <w:p w14:paraId="3F0A321F" w14:textId="1A0990D0" w:rsidR="00C811EF" w:rsidRDefault="00C811EF">
      <w:pPr>
        <w:pStyle w:val="BodyText"/>
        <w:kinsoku w:val="0"/>
        <w:overflowPunct w:val="0"/>
        <w:ind w:left="720" w:right="719"/>
        <w:jc w:val="both"/>
      </w:pPr>
      <w:r>
        <w:t xml:space="preserve">If you become a franchisee of </w:t>
      </w:r>
      <w:r w:rsidR="00B61E46">
        <w:t>[SYSTEM NAME]</w:t>
      </w:r>
      <w:r>
        <w:t xml:space="preserve">, your contact and other information may be disclosed to other prospective franchisees when you leave </w:t>
      </w:r>
      <w:r w:rsidR="00B61E46">
        <w:t>[SYSTEM NAME]</w:t>
      </w:r>
      <w:r>
        <w:t>.</w:t>
      </w:r>
    </w:p>
    <w:p w14:paraId="0531A702" w14:textId="77777777" w:rsidR="00C811EF" w:rsidRDefault="00C811EF">
      <w:pPr>
        <w:pStyle w:val="BodyText"/>
        <w:kinsoku w:val="0"/>
        <w:overflowPunct w:val="0"/>
        <w:spacing w:before="16"/>
      </w:pPr>
    </w:p>
    <w:p w14:paraId="5CE09FBD" w14:textId="7C052F42" w:rsidR="00C811EF" w:rsidRDefault="00C811EF">
      <w:pPr>
        <w:pStyle w:val="BodyText"/>
        <w:kinsoku w:val="0"/>
        <w:overflowPunct w:val="0"/>
        <w:ind w:left="720" w:right="719"/>
        <w:jc w:val="both"/>
      </w:pPr>
      <w:r>
        <w:t xml:space="preserve">In some instances, current and former franchisees may sign provisions restricting their ability to speak openly about their experiences with </w:t>
      </w:r>
      <w:r w:rsidR="00B61E46">
        <w:t>[SYSTEM NAME]</w:t>
      </w:r>
      <w:r>
        <w:t>.</w:t>
      </w:r>
      <w:r>
        <w:rPr>
          <w:spacing w:val="40"/>
        </w:rPr>
        <w:t xml:space="preserve"> </w:t>
      </w:r>
      <w:r>
        <w:t xml:space="preserve">You may wish to speak with current and former </w:t>
      </w:r>
      <w:proofErr w:type="gramStart"/>
      <w:r>
        <w:t>franchisees, but</w:t>
      </w:r>
      <w:proofErr w:type="gramEnd"/>
      <w:r>
        <w:t xml:space="preserve"> be aware that not all such franchisees may be willing or able to communicate with you.</w:t>
      </w:r>
    </w:p>
    <w:p w14:paraId="305CEF5A" w14:textId="77777777" w:rsidR="00C811EF" w:rsidRDefault="00C811EF">
      <w:pPr>
        <w:pStyle w:val="BodyText"/>
        <w:kinsoku w:val="0"/>
        <w:overflowPunct w:val="0"/>
      </w:pPr>
    </w:p>
    <w:p w14:paraId="7857136D" w14:textId="77777777" w:rsidR="00C811EF" w:rsidRDefault="00C811EF">
      <w:pPr>
        <w:pStyle w:val="BodyText"/>
        <w:kinsoku w:val="0"/>
        <w:overflowPunct w:val="0"/>
      </w:pPr>
    </w:p>
    <w:p w14:paraId="3F914498" w14:textId="77777777" w:rsidR="00C811EF" w:rsidRDefault="00C811EF">
      <w:pPr>
        <w:pStyle w:val="Heading7"/>
        <w:kinsoku w:val="0"/>
        <w:overflowPunct w:val="0"/>
        <w:ind w:left="791" w:right="792"/>
        <w:rPr>
          <w:spacing w:val="-2"/>
        </w:rPr>
      </w:pPr>
      <w:bookmarkStart w:id="583" w:name="ITEM_31_-_PROVISIONS_REGARDING_TERMINATI"/>
      <w:bookmarkEnd w:id="583"/>
      <w:r>
        <w:t>ITEM</w:t>
      </w:r>
      <w:r>
        <w:rPr>
          <w:spacing w:val="-7"/>
        </w:rPr>
        <w:t xml:space="preserve"> </w:t>
      </w:r>
      <w:r>
        <w:t>31</w:t>
      </w:r>
      <w:r>
        <w:rPr>
          <w:spacing w:val="-8"/>
        </w:rPr>
        <w:t xml:space="preserve"> </w:t>
      </w:r>
      <w:r>
        <w:t>-</w:t>
      </w:r>
      <w:r>
        <w:rPr>
          <w:spacing w:val="-5"/>
        </w:rPr>
        <w:t xml:space="preserve"> </w:t>
      </w:r>
      <w:r>
        <w:t>PROVISIONS</w:t>
      </w:r>
      <w:r>
        <w:rPr>
          <w:spacing w:val="-9"/>
        </w:rPr>
        <w:t xml:space="preserve"> </w:t>
      </w:r>
      <w:r>
        <w:t>REGARDING</w:t>
      </w:r>
      <w:r>
        <w:rPr>
          <w:spacing w:val="-7"/>
        </w:rPr>
        <w:t xml:space="preserve"> </w:t>
      </w:r>
      <w:r>
        <w:t>TERMINATION,</w:t>
      </w:r>
      <w:r>
        <w:rPr>
          <w:spacing w:val="-8"/>
        </w:rPr>
        <w:t xml:space="preserve"> </w:t>
      </w:r>
      <w:r>
        <w:t>RENEWAL</w:t>
      </w:r>
      <w:r>
        <w:rPr>
          <w:spacing w:val="-7"/>
        </w:rPr>
        <w:t xml:space="preserve"> </w:t>
      </w:r>
      <w:r>
        <w:t>AND</w:t>
      </w:r>
      <w:r>
        <w:rPr>
          <w:spacing w:val="-8"/>
        </w:rPr>
        <w:t xml:space="preserve"> </w:t>
      </w:r>
      <w:r>
        <w:rPr>
          <w:spacing w:val="-2"/>
        </w:rPr>
        <w:t>TRANSFER</w:t>
      </w:r>
    </w:p>
    <w:p w14:paraId="430148C5" w14:textId="77777777" w:rsidR="00C811EF" w:rsidRDefault="00C811EF">
      <w:pPr>
        <w:pStyle w:val="BodyText"/>
        <w:kinsoku w:val="0"/>
        <w:overflowPunct w:val="0"/>
        <w:rPr>
          <w:b/>
          <w:bCs/>
        </w:rPr>
      </w:pPr>
    </w:p>
    <w:p w14:paraId="23518755" w14:textId="77777777" w:rsidR="00C811EF" w:rsidRDefault="00C811EF">
      <w:pPr>
        <w:pStyle w:val="BodyText"/>
        <w:kinsoku w:val="0"/>
        <w:overflowPunct w:val="0"/>
        <w:spacing w:before="1"/>
        <w:ind w:left="720" w:right="716"/>
        <w:jc w:val="both"/>
      </w:pPr>
      <w:r>
        <w:t>THE</w:t>
      </w:r>
      <w:r>
        <w:rPr>
          <w:spacing w:val="-2"/>
        </w:rPr>
        <w:t xml:space="preserve"> </w:t>
      </w:r>
      <w:r>
        <w:t>FOLLOWING TABLE LISTS</w:t>
      </w:r>
      <w:r>
        <w:rPr>
          <w:spacing w:val="-3"/>
        </w:rPr>
        <w:t xml:space="preserve"> </w:t>
      </w:r>
      <w:r>
        <w:t>CERTAIN</w:t>
      </w:r>
      <w:r>
        <w:rPr>
          <w:spacing w:val="-1"/>
        </w:rPr>
        <w:t xml:space="preserve"> </w:t>
      </w:r>
      <w:r>
        <w:t>OF YOUR</w:t>
      </w:r>
      <w:r>
        <w:rPr>
          <w:spacing w:val="-1"/>
        </w:rPr>
        <w:t xml:space="preserve"> </w:t>
      </w:r>
      <w:r>
        <w:t>OBLIGATIONS AND CERTAIN</w:t>
      </w:r>
      <w:r>
        <w:rPr>
          <w:spacing w:val="-2"/>
        </w:rPr>
        <w:t xml:space="preserve"> </w:t>
      </w:r>
      <w:r>
        <w:t>OF OUR</w:t>
      </w:r>
      <w:r>
        <w:rPr>
          <w:spacing w:val="-1"/>
        </w:rPr>
        <w:t xml:space="preserve"> </w:t>
      </w:r>
      <w:r>
        <w:t>RIGHTS WITH RESPECT TO TERMINATION, RENEWAL AND TRANSFER AND OTHER ITEMS UNDER THE FRANCHISE</w:t>
      </w:r>
      <w:r>
        <w:rPr>
          <w:spacing w:val="-1"/>
        </w:rPr>
        <w:t xml:space="preserve"> </w:t>
      </w:r>
      <w:r>
        <w:t>AGREEMENT AND OTHER AGREEMENTS.</w:t>
      </w:r>
      <w:r>
        <w:rPr>
          <w:spacing w:val="40"/>
        </w:rPr>
        <w:t xml:space="preserve"> </w:t>
      </w:r>
      <w:r>
        <w:t>IT WILL HELP YOU FIND MORE DETAILED INFORMATION</w:t>
      </w:r>
      <w:r>
        <w:rPr>
          <w:spacing w:val="-3"/>
        </w:rPr>
        <w:t xml:space="preserve"> </w:t>
      </w:r>
      <w:r>
        <w:t>ABOUT</w:t>
      </w:r>
      <w:r>
        <w:rPr>
          <w:spacing w:val="-2"/>
        </w:rPr>
        <w:t xml:space="preserve"> </w:t>
      </w:r>
      <w:r>
        <w:t>YOUR</w:t>
      </w:r>
      <w:r>
        <w:rPr>
          <w:spacing w:val="-4"/>
        </w:rPr>
        <w:t xml:space="preserve"> </w:t>
      </w:r>
      <w:r>
        <w:t>OBLIGATIONS</w:t>
      </w:r>
      <w:r>
        <w:rPr>
          <w:spacing w:val="-6"/>
        </w:rPr>
        <w:t xml:space="preserve"> </w:t>
      </w:r>
      <w:r>
        <w:t>IN</w:t>
      </w:r>
      <w:r>
        <w:rPr>
          <w:spacing w:val="-5"/>
        </w:rPr>
        <w:t xml:space="preserve"> </w:t>
      </w:r>
      <w:r>
        <w:t>THESE</w:t>
      </w:r>
      <w:r>
        <w:rPr>
          <w:spacing w:val="-6"/>
        </w:rPr>
        <w:t xml:space="preserve"> </w:t>
      </w:r>
      <w:r>
        <w:t>AGREEMENTS</w:t>
      </w:r>
      <w:r>
        <w:rPr>
          <w:spacing w:val="-3"/>
        </w:rPr>
        <w:t xml:space="preserve"> </w:t>
      </w:r>
      <w:r>
        <w:t>AND</w:t>
      </w:r>
      <w:r>
        <w:rPr>
          <w:spacing w:val="-2"/>
        </w:rPr>
        <w:t xml:space="preserve"> </w:t>
      </w:r>
      <w:r>
        <w:t>OTHER</w:t>
      </w:r>
      <w:r>
        <w:rPr>
          <w:spacing w:val="-5"/>
        </w:rPr>
        <w:t xml:space="preserve"> </w:t>
      </w:r>
      <w:r>
        <w:t>ITEMS</w:t>
      </w:r>
      <w:r>
        <w:rPr>
          <w:spacing w:val="-6"/>
        </w:rPr>
        <w:t xml:space="preserve"> </w:t>
      </w:r>
      <w:r>
        <w:t>OF</w:t>
      </w:r>
      <w:r>
        <w:rPr>
          <w:spacing w:val="-4"/>
        </w:rPr>
        <w:t xml:space="preserve"> </w:t>
      </w:r>
      <w:r>
        <w:t>THIS DISCLOSURE DOCUMENT.</w:t>
      </w:r>
    </w:p>
    <w:p w14:paraId="09C19296" w14:textId="77777777" w:rsidR="00C811EF" w:rsidRDefault="00C811EF">
      <w:pPr>
        <w:pStyle w:val="Heading7"/>
        <w:kinsoku w:val="0"/>
        <w:overflowPunct w:val="0"/>
        <w:spacing w:before="230"/>
        <w:ind w:left="720" w:right="716"/>
        <w:jc w:val="both"/>
        <w:rPr>
          <w:spacing w:val="-2"/>
        </w:rPr>
      </w:pPr>
      <w:r>
        <w:rPr>
          <w:u w:val="thick"/>
        </w:rPr>
        <w:t>CAUTION</w:t>
      </w:r>
      <w:r>
        <w:t>:</w:t>
      </w:r>
      <w:r>
        <w:rPr>
          <w:spacing w:val="80"/>
        </w:rPr>
        <w:t xml:space="preserve">  </w:t>
      </w:r>
      <w:r>
        <w:t>THE</w:t>
      </w:r>
      <w:r>
        <w:rPr>
          <w:spacing w:val="40"/>
        </w:rPr>
        <w:t xml:space="preserve"> </w:t>
      </w:r>
      <w:r>
        <w:t>FOLLOWING</w:t>
      </w:r>
      <w:r>
        <w:rPr>
          <w:spacing w:val="40"/>
        </w:rPr>
        <w:t xml:space="preserve"> </w:t>
      </w:r>
      <w:r>
        <w:t>TABLE</w:t>
      </w:r>
      <w:r>
        <w:rPr>
          <w:spacing w:val="40"/>
        </w:rPr>
        <w:t xml:space="preserve"> </w:t>
      </w:r>
      <w:r>
        <w:t>IS</w:t>
      </w:r>
      <w:r>
        <w:rPr>
          <w:spacing w:val="40"/>
        </w:rPr>
        <w:t xml:space="preserve"> </w:t>
      </w:r>
      <w:r>
        <w:t>NOT</w:t>
      </w:r>
      <w:r>
        <w:rPr>
          <w:spacing w:val="40"/>
        </w:rPr>
        <w:t xml:space="preserve"> </w:t>
      </w:r>
      <w:r>
        <w:t>INTENDED</w:t>
      </w:r>
      <w:r>
        <w:rPr>
          <w:spacing w:val="40"/>
        </w:rPr>
        <w:t xml:space="preserve"> </w:t>
      </w:r>
      <w:r>
        <w:t>TO</w:t>
      </w:r>
      <w:r>
        <w:rPr>
          <w:spacing w:val="40"/>
        </w:rPr>
        <w:t xml:space="preserve"> </w:t>
      </w:r>
      <w:r>
        <w:t>REPLACE</w:t>
      </w:r>
      <w:r>
        <w:rPr>
          <w:spacing w:val="40"/>
        </w:rPr>
        <w:t xml:space="preserve"> </w:t>
      </w:r>
      <w:r>
        <w:t>THE</w:t>
      </w:r>
      <w:r>
        <w:rPr>
          <w:spacing w:val="40"/>
        </w:rPr>
        <w:t xml:space="preserve"> </w:t>
      </w:r>
      <w:r>
        <w:t>APPLICABLE TERMS AND CONDITIONS OF THE FRANCHISE AND OTHER AGREEMENTS.</w:t>
      </w:r>
      <w:r>
        <w:rPr>
          <w:spacing w:val="40"/>
        </w:rPr>
        <w:t xml:space="preserve"> </w:t>
      </w:r>
      <w:r>
        <w:t>REFERENCE THEREFORE SHOULD BE MADE TO THE FRANCHISE AND OTHER AGREEMENTS, AS THE CASE MAY BE.</w:t>
      </w:r>
      <w:r>
        <w:rPr>
          <w:spacing w:val="40"/>
        </w:rPr>
        <w:t xml:space="preserve"> </w:t>
      </w:r>
      <w:r>
        <w:t xml:space="preserve">WE ENCOURAGE YOU TO THOROUGHLY REVIEW THE FOLLOWING WITH YOUR LAWYERS AND OTHER PROFESSIONAL ADVISORS. IN THE EVENT OF ANY INCONSISTENCY BETWEEN THIS ITEM 31 AND THE FRANCHISE AND OTHER AGREEMENTS, THE TERMS AND CONDITIONS OF THE FRANCHISE AND OTHER AGREEMENTS, AS THE CASE MAY BE, SHALL </w:t>
      </w:r>
      <w:r>
        <w:rPr>
          <w:spacing w:val="-2"/>
        </w:rPr>
        <w:t>PREVAIL.</w:t>
      </w:r>
    </w:p>
    <w:p w14:paraId="62213BA3" w14:textId="77777777" w:rsidR="00C811EF" w:rsidRDefault="00C811EF">
      <w:pPr>
        <w:pStyle w:val="BodyText"/>
        <w:kinsoku w:val="0"/>
        <w:overflowPunct w:val="0"/>
        <w:spacing w:before="9" w:after="1"/>
        <w:rPr>
          <w:b/>
          <w:bCs/>
          <w:sz w:val="19"/>
          <w:szCs w:val="19"/>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015BC709" w14:textId="77777777">
        <w:trPr>
          <w:trHeight w:val="1087"/>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2FF9D06E" w14:textId="77777777" w:rsidR="00C811EF" w:rsidRDefault="00C811EF">
            <w:pPr>
              <w:pStyle w:val="TableParagraph"/>
              <w:kinsoku w:val="0"/>
              <w:overflowPunct w:val="0"/>
              <w:spacing w:before="90"/>
              <w:rPr>
                <w:b/>
                <w:bCs/>
                <w:sz w:val="20"/>
                <w:szCs w:val="20"/>
              </w:rPr>
            </w:pPr>
          </w:p>
          <w:p w14:paraId="1DBDDB3D" w14:textId="77777777" w:rsidR="00C811EF" w:rsidRDefault="00C811EF">
            <w:pPr>
              <w:pStyle w:val="TableParagraph"/>
              <w:kinsoku w:val="0"/>
              <w:overflowPunct w:val="0"/>
              <w:spacing w:before="1"/>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17906D62" w14:textId="77777777" w:rsidR="00C811EF" w:rsidRDefault="00C811EF">
            <w:pPr>
              <w:pStyle w:val="TableParagraph"/>
              <w:kinsoku w:val="0"/>
              <w:overflowPunct w:val="0"/>
              <w:spacing w:before="201"/>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1AC10140" w14:textId="77777777" w:rsidR="00C811EF" w:rsidRDefault="00C811EF">
            <w:pPr>
              <w:pStyle w:val="TableParagraph"/>
              <w:kinsoku w:val="0"/>
              <w:overflowPunct w:val="0"/>
              <w:spacing w:before="90"/>
              <w:rPr>
                <w:b/>
                <w:bCs/>
                <w:sz w:val="20"/>
                <w:szCs w:val="20"/>
              </w:rPr>
            </w:pPr>
          </w:p>
          <w:p w14:paraId="7959B403" w14:textId="77777777" w:rsidR="00C811EF" w:rsidRDefault="00C811EF">
            <w:pPr>
              <w:pStyle w:val="TableParagraph"/>
              <w:kinsoku w:val="0"/>
              <w:overflowPunct w:val="0"/>
              <w:spacing w:before="1"/>
              <w:ind w:left="10" w:right="2"/>
              <w:jc w:val="center"/>
              <w:rPr>
                <w:b/>
                <w:bCs/>
                <w:spacing w:val="-2"/>
                <w:sz w:val="20"/>
                <w:szCs w:val="20"/>
              </w:rPr>
            </w:pPr>
            <w:r>
              <w:rPr>
                <w:b/>
                <w:bCs/>
                <w:spacing w:val="-2"/>
                <w:sz w:val="20"/>
                <w:szCs w:val="20"/>
              </w:rPr>
              <w:t>Summary</w:t>
            </w:r>
          </w:p>
        </w:tc>
      </w:tr>
      <w:tr w:rsidR="00C811EF" w14:paraId="3F8091E4" w14:textId="77777777">
        <w:trPr>
          <w:trHeight w:val="719"/>
        </w:trPr>
        <w:tc>
          <w:tcPr>
            <w:tcW w:w="2791" w:type="dxa"/>
            <w:tcBorders>
              <w:top w:val="single" w:sz="6" w:space="0" w:color="000000"/>
              <w:left w:val="single" w:sz="4" w:space="0" w:color="000000"/>
              <w:bottom w:val="single" w:sz="6" w:space="0" w:color="000000"/>
              <w:right w:val="single" w:sz="4" w:space="0" w:color="000000"/>
            </w:tcBorders>
          </w:tcPr>
          <w:p w14:paraId="38EF6622" w14:textId="77777777" w:rsidR="00C811EF" w:rsidRDefault="00C811EF">
            <w:pPr>
              <w:pStyle w:val="TableParagraph"/>
              <w:numPr>
                <w:ilvl w:val="0"/>
                <w:numId w:val="76"/>
              </w:numPr>
              <w:tabs>
                <w:tab w:val="left" w:pos="349"/>
              </w:tabs>
              <w:kinsoku w:val="0"/>
              <w:overflowPunct w:val="0"/>
              <w:spacing w:before="79"/>
              <w:ind w:left="349" w:hanging="270"/>
              <w:rPr>
                <w:spacing w:val="-2"/>
                <w:sz w:val="16"/>
                <w:szCs w:val="16"/>
              </w:rPr>
            </w:pPr>
            <w:r>
              <w:rPr>
                <w:sz w:val="16"/>
                <w:szCs w:val="16"/>
              </w:rPr>
              <w:t>Term</w:t>
            </w:r>
            <w:r>
              <w:rPr>
                <w:spacing w:val="-11"/>
                <w:sz w:val="16"/>
                <w:szCs w:val="16"/>
              </w:rPr>
              <w:t xml:space="preserve"> </w:t>
            </w:r>
            <w:r>
              <w:rPr>
                <w:sz w:val="16"/>
                <w:szCs w:val="16"/>
              </w:rPr>
              <w:t>of</w:t>
            </w:r>
            <w:r>
              <w:rPr>
                <w:spacing w:val="-10"/>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pacing w:val="-2"/>
                <w:sz w:val="16"/>
                <w:szCs w:val="16"/>
              </w:rPr>
              <w:t>Agreement</w:t>
            </w:r>
          </w:p>
        </w:tc>
        <w:tc>
          <w:tcPr>
            <w:tcW w:w="1800" w:type="dxa"/>
            <w:tcBorders>
              <w:top w:val="single" w:sz="6" w:space="0" w:color="000000"/>
              <w:left w:val="single" w:sz="4" w:space="0" w:color="000000"/>
              <w:bottom w:val="single" w:sz="6" w:space="0" w:color="000000"/>
              <w:right w:val="single" w:sz="4" w:space="0" w:color="000000"/>
            </w:tcBorders>
          </w:tcPr>
          <w:p w14:paraId="532DF33A" w14:textId="77777777" w:rsidR="00C811EF" w:rsidRDefault="00C811EF">
            <w:pPr>
              <w:pStyle w:val="TableParagraph"/>
              <w:kinsoku w:val="0"/>
              <w:overflowPunct w:val="0"/>
              <w:spacing w:before="79"/>
              <w:ind w:left="79"/>
              <w:rPr>
                <w:spacing w:val="-4"/>
                <w:sz w:val="16"/>
                <w:szCs w:val="16"/>
              </w:rPr>
            </w:pPr>
            <w:r>
              <w:rPr>
                <w:spacing w:val="-4"/>
                <w:sz w:val="16"/>
                <w:szCs w:val="16"/>
              </w:rPr>
              <w:t>11.1</w:t>
            </w:r>
          </w:p>
        </w:tc>
        <w:tc>
          <w:tcPr>
            <w:tcW w:w="5016" w:type="dxa"/>
            <w:tcBorders>
              <w:top w:val="single" w:sz="6" w:space="0" w:color="000000"/>
              <w:left w:val="single" w:sz="4" w:space="0" w:color="000000"/>
              <w:bottom w:val="single" w:sz="6" w:space="0" w:color="000000"/>
              <w:right w:val="single" w:sz="4" w:space="0" w:color="000000"/>
            </w:tcBorders>
          </w:tcPr>
          <w:p w14:paraId="24D8EB50" w14:textId="77777777" w:rsidR="00C811EF" w:rsidRDefault="00C811EF">
            <w:pPr>
              <w:pStyle w:val="TableParagraph"/>
              <w:kinsoku w:val="0"/>
              <w:overflowPunct w:val="0"/>
              <w:spacing w:before="79" w:line="197" w:lineRule="exact"/>
              <w:ind w:left="79"/>
              <w:rPr>
                <w:spacing w:val="-5"/>
                <w:sz w:val="16"/>
                <w:szCs w:val="16"/>
              </w:rPr>
            </w:pPr>
            <w:r>
              <w:rPr>
                <w:sz w:val="16"/>
                <w:szCs w:val="16"/>
              </w:rPr>
              <w:t>The</w:t>
            </w:r>
            <w:r>
              <w:rPr>
                <w:spacing w:val="-3"/>
                <w:sz w:val="16"/>
                <w:szCs w:val="16"/>
              </w:rPr>
              <w:t xml:space="preserve"> </w:t>
            </w:r>
            <w:r>
              <w:rPr>
                <w:sz w:val="16"/>
                <w:szCs w:val="16"/>
              </w:rPr>
              <w:t>Term</w:t>
            </w:r>
            <w:r>
              <w:rPr>
                <w:spacing w:val="-4"/>
                <w:sz w:val="16"/>
                <w:szCs w:val="16"/>
              </w:rPr>
              <w:t xml:space="preserve"> </w:t>
            </w:r>
            <w:r>
              <w:rPr>
                <w:sz w:val="16"/>
                <w:szCs w:val="16"/>
              </w:rPr>
              <w:t>of</w:t>
            </w:r>
            <w:r>
              <w:rPr>
                <w:spacing w:val="-4"/>
                <w:sz w:val="16"/>
                <w:szCs w:val="16"/>
              </w:rPr>
              <w:t xml:space="preserve"> </w:t>
            </w:r>
            <w:r>
              <w:rPr>
                <w:sz w:val="16"/>
                <w:szCs w:val="16"/>
              </w:rPr>
              <w:t>the</w:t>
            </w:r>
            <w:r>
              <w:rPr>
                <w:spacing w:val="-3"/>
                <w:sz w:val="16"/>
                <w:szCs w:val="16"/>
              </w:rPr>
              <w:t xml:space="preserve"> </w:t>
            </w:r>
            <w:r>
              <w:rPr>
                <w:rFonts w:ascii="Courier New" w:hAnsi="Courier New" w:cs="Courier New"/>
                <w:sz w:val="16"/>
                <w:szCs w:val="16"/>
              </w:rPr>
              <w:t>Franchise</w:t>
            </w:r>
            <w:r>
              <w:rPr>
                <w:rFonts w:ascii="Courier New" w:hAnsi="Courier New" w:cs="Courier New"/>
                <w:spacing w:val="-9"/>
                <w:sz w:val="16"/>
                <w:szCs w:val="16"/>
              </w:rPr>
              <w:t xml:space="preserve"> </w:t>
            </w:r>
            <w:r>
              <w:rPr>
                <w:sz w:val="16"/>
                <w:szCs w:val="16"/>
              </w:rPr>
              <w:t>Agreement</w:t>
            </w:r>
            <w:r>
              <w:rPr>
                <w:spacing w:val="-2"/>
                <w:sz w:val="16"/>
                <w:szCs w:val="16"/>
              </w:rPr>
              <w:t xml:space="preserve"> </w:t>
            </w:r>
            <w:r>
              <w:rPr>
                <w:sz w:val="16"/>
                <w:szCs w:val="16"/>
              </w:rPr>
              <w:t>is</w:t>
            </w:r>
            <w:r>
              <w:rPr>
                <w:spacing w:val="-3"/>
                <w:sz w:val="16"/>
                <w:szCs w:val="16"/>
              </w:rPr>
              <w:t xml:space="preserve"> </w:t>
            </w:r>
            <w:r>
              <w:rPr>
                <w:sz w:val="16"/>
                <w:szCs w:val="16"/>
              </w:rPr>
              <w:t>the</w:t>
            </w:r>
            <w:r>
              <w:rPr>
                <w:spacing w:val="-3"/>
                <w:sz w:val="16"/>
                <w:szCs w:val="16"/>
              </w:rPr>
              <w:t xml:space="preserve"> </w:t>
            </w:r>
            <w:r>
              <w:rPr>
                <w:sz w:val="16"/>
                <w:szCs w:val="16"/>
              </w:rPr>
              <w:t>lesser</w:t>
            </w:r>
            <w:r>
              <w:rPr>
                <w:spacing w:val="-2"/>
                <w:sz w:val="16"/>
                <w:szCs w:val="16"/>
              </w:rPr>
              <w:t xml:space="preserve"> </w:t>
            </w:r>
            <w:r>
              <w:rPr>
                <w:spacing w:val="-5"/>
                <w:sz w:val="16"/>
                <w:szCs w:val="16"/>
              </w:rPr>
              <w:t>of:</w:t>
            </w:r>
          </w:p>
          <w:p w14:paraId="30C81D7A" w14:textId="77777777" w:rsidR="00C811EF" w:rsidRDefault="00C811EF">
            <w:pPr>
              <w:pStyle w:val="TableParagraph"/>
              <w:numPr>
                <w:ilvl w:val="0"/>
                <w:numId w:val="75"/>
              </w:numPr>
              <w:tabs>
                <w:tab w:val="left" w:pos="799"/>
              </w:tabs>
              <w:kinsoku w:val="0"/>
              <w:overflowPunct w:val="0"/>
              <w:spacing w:line="183" w:lineRule="exact"/>
              <w:rPr>
                <w:spacing w:val="-5"/>
                <w:sz w:val="16"/>
                <w:szCs w:val="16"/>
              </w:rPr>
            </w:pPr>
            <w:r>
              <w:rPr>
                <w:sz w:val="16"/>
                <w:szCs w:val="16"/>
              </w:rPr>
              <w:t>10</w:t>
            </w:r>
            <w:r>
              <w:rPr>
                <w:spacing w:val="-5"/>
                <w:sz w:val="16"/>
                <w:szCs w:val="16"/>
              </w:rPr>
              <w:t xml:space="preserve"> </w:t>
            </w:r>
            <w:r>
              <w:rPr>
                <w:sz w:val="16"/>
                <w:szCs w:val="16"/>
              </w:rPr>
              <w:t>years</w:t>
            </w:r>
            <w:r>
              <w:rPr>
                <w:spacing w:val="-3"/>
                <w:sz w:val="16"/>
                <w:szCs w:val="16"/>
              </w:rPr>
              <w:t xml:space="preserve"> </w:t>
            </w:r>
            <w:r>
              <w:rPr>
                <w:sz w:val="16"/>
                <w:szCs w:val="16"/>
              </w:rPr>
              <w:t>from</w:t>
            </w:r>
            <w:r>
              <w:rPr>
                <w:spacing w:val="-3"/>
                <w:sz w:val="16"/>
                <w:szCs w:val="16"/>
              </w:rPr>
              <w:t xml:space="preserve"> </w:t>
            </w:r>
            <w:r>
              <w:rPr>
                <w:sz w:val="16"/>
                <w:szCs w:val="16"/>
              </w:rPr>
              <w:t>the</w:t>
            </w:r>
            <w:r>
              <w:rPr>
                <w:spacing w:val="-5"/>
                <w:sz w:val="16"/>
                <w:szCs w:val="16"/>
              </w:rPr>
              <w:t xml:space="preserve"> </w:t>
            </w:r>
            <w:r>
              <w:rPr>
                <w:sz w:val="16"/>
                <w:szCs w:val="16"/>
              </w:rPr>
              <w:t>Effective</w:t>
            </w:r>
            <w:r>
              <w:rPr>
                <w:spacing w:val="-2"/>
                <w:sz w:val="16"/>
                <w:szCs w:val="16"/>
              </w:rPr>
              <w:t xml:space="preserve"> </w:t>
            </w:r>
            <w:r>
              <w:rPr>
                <w:sz w:val="16"/>
                <w:szCs w:val="16"/>
              </w:rPr>
              <w:t>Date;</w:t>
            </w:r>
            <w:r>
              <w:rPr>
                <w:spacing w:val="-5"/>
                <w:sz w:val="16"/>
                <w:szCs w:val="16"/>
              </w:rPr>
              <w:t xml:space="preserve"> and</w:t>
            </w:r>
          </w:p>
          <w:p w14:paraId="081F9AC1" w14:textId="77777777" w:rsidR="00C811EF" w:rsidRDefault="00C811EF">
            <w:pPr>
              <w:pStyle w:val="TableParagraph"/>
              <w:numPr>
                <w:ilvl w:val="0"/>
                <w:numId w:val="75"/>
              </w:numPr>
              <w:tabs>
                <w:tab w:val="left" w:pos="799"/>
              </w:tabs>
              <w:kinsoku w:val="0"/>
              <w:overflowPunct w:val="0"/>
              <w:rPr>
                <w:spacing w:val="-2"/>
                <w:sz w:val="16"/>
                <w:szCs w:val="16"/>
              </w:rPr>
            </w:pPr>
            <w:r>
              <w:rPr>
                <w:sz w:val="16"/>
                <w:szCs w:val="16"/>
              </w:rPr>
              <w:t>the</w:t>
            </w:r>
            <w:r>
              <w:rPr>
                <w:spacing w:val="-2"/>
                <w:sz w:val="16"/>
                <w:szCs w:val="16"/>
              </w:rPr>
              <w:t xml:space="preserve"> </w:t>
            </w:r>
            <w:r>
              <w:rPr>
                <w:sz w:val="16"/>
                <w:szCs w:val="16"/>
              </w:rPr>
              <w:t>term</w:t>
            </w:r>
            <w:r>
              <w:rPr>
                <w:spacing w:val="-2"/>
                <w:sz w:val="16"/>
                <w:szCs w:val="16"/>
              </w:rPr>
              <w:t xml:space="preserve"> </w:t>
            </w:r>
            <w:r>
              <w:rPr>
                <w:sz w:val="16"/>
                <w:szCs w:val="16"/>
              </w:rPr>
              <w:t>of</w:t>
            </w:r>
            <w:r>
              <w:rPr>
                <w:spacing w:val="-2"/>
                <w:sz w:val="16"/>
                <w:szCs w:val="16"/>
              </w:rPr>
              <w:t xml:space="preserve"> </w:t>
            </w:r>
            <w:r>
              <w:rPr>
                <w:sz w:val="16"/>
                <w:szCs w:val="16"/>
              </w:rPr>
              <w:t>the</w:t>
            </w:r>
            <w:r>
              <w:rPr>
                <w:spacing w:val="-3"/>
                <w:sz w:val="16"/>
                <w:szCs w:val="16"/>
              </w:rPr>
              <w:t xml:space="preserve"> </w:t>
            </w:r>
            <w:r>
              <w:rPr>
                <w:sz w:val="16"/>
                <w:szCs w:val="16"/>
              </w:rPr>
              <w:t>Lease</w:t>
            </w:r>
            <w:r>
              <w:rPr>
                <w:spacing w:val="-3"/>
                <w:sz w:val="16"/>
                <w:szCs w:val="16"/>
              </w:rPr>
              <w:t xml:space="preserve"> </w:t>
            </w:r>
            <w:r>
              <w:rPr>
                <w:spacing w:val="-2"/>
                <w:sz w:val="16"/>
                <w:szCs w:val="16"/>
              </w:rPr>
              <w:t>thereunder</w:t>
            </w:r>
          </w:p>
        </w:tc>
      </w:tr>
    </w:tbl>
    <w:p w14:paraId="42699F03" w14:textId="77777777" w:rsidR="00C811EF" w:rsidRDefault="00C811EF">
      <w:pPr>
        <w:rPr>
          <w:b/>
          <w:bCs/>
          <w:sz w:val="19"/>
          <w:szCs w:val="19"/>
        </w:rPr>
        <w:sectPr w:rsidR="00C811EF">
          <w:pgSz w:w="12240" w:h="15840"/>
          <w:pgMar w:top="400" w:right="720" w:bottom="1440" w:left="720" w:header="200" w:footer="1257" w:gutter="0"/>
          <w:cols w:space="720"/>
          <w:noEndnote/>
        </w:sectPr>
      </w:pPr>
    </w:p>
    <w:p w14:paraId="6905FEFE" w14:textId="77777777" w:rsidR="00C811EF" w:rsidRDefault="00C811EF">
      <w:pPr>
        <w:pStyle w:val="BodyText"/>
        <w:kinsoku w:val="0"/>
        <w:overflowPunct w:val="0"/>
        <w:rPr>
          <w:b/>
          <w:bCs/>
        </w:rPr>
      </w:pPr>
    </w:p>
    <w:p w14:paraId="26144C5D" w14:textId="77777777" w:rsidR="00C811EF" w:rsidRDefault="00C811EF">
      <w:pPr>
        <w:pStyle w:val="BodyText"/>
        <w:kinsoku w:val="0"/>
        <w:overflowPunct w:val="0"/>
        <w:rPr>
          <w:b/>
          <w:bCs/>
        </w:rPr>
      </w:pPr>
    </w:p>
    <w:p w14:paraId="73C24973" w14:textId="77777777" w:rsidR="00C811EF" w:rsidRDefault="00C811EF">
      <w:pPr>
        <w:pStyle w:val="BodyText"/>
        <w:kinsoku w:val="0"/>
        <w:overflowPunct w:val="0"/>
        <w:rPr>
          <w:b/>
          <w:bCs/>
        </w:rPr>
      </w:pPr>
    </w:p>
    <w:p w14:paraId="7F88AD6B"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148"/>
        <w:gridCol w:w="271"/>
        <w:gridCol w:w="371"/>
        <w:gridCol w:w="1800"/>
        <w:gridCol w:w="5016"/>
      </w:tblGrid>
      <w:tr w:rsidR="00C811EF" w14:paraId="1EA92580" w14:textId="77777777">
        <w:trPr>
          <w:trHeight w:val="1085"/>
        </w:trPr>
        <w:tc>
          <w:tcPr>
            <w:tcW w:w="2790" w:type="dxa"/>
            <w:gridSpan w:val="3"/>
            <w:tcBorders>
              <w:top w:val="single" w:sz="4" w:space="0" w:color="000000"/>
              <w:left w:val="single" w:sz="4" w:space="0" w:color="000000"/>
              <w:bottom w:val="single" w:sz="6" w:space="0" w:color="000000"/>
              <w:right w:val="single" w:sz="4" w:space="0" w:color="000000"/>
            </w:tcBorders>
            <w:shd w:val="clear" w:color="auto" w:fill="F3F3F3"/>
          </w:tcPr>
          <w:p w14:paraId="3971F0C3" w14:textId="77777777" w:rsidR="00C811EF" w:rsidRDefault="00C811EF">
            <w:pPr>
              <w:pStyle w:val="TableParagraph"/>
              <w:kinsoku w:val="0"/>
              <w:overflowPunct w:val="0"/>
              <w:spacing w:before="91"/>
              <w:rPr>
                <w:b/>
                <w:bCs/>
                <w:sz w:val="20"/>
                <w:szCs w:val="20"/>
              </w:rPr>
            </w:pPr>
          </w:p>
          <w:p w14:paraId="632E2B4D" w14:textId="77777777" w:rsidR="00C811EF" w:rsidRDefault="00C811EF">
            <w:pPr>
              <w:pStyle w:val="TableParagraph"/>
              <w:kinsoku w:val="0"/>
              <w:overflowPunct w:val="0"/>
              <w:ind w:left="5"/>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7D40073B" w14:textId="77777777" w:rsidR="00C811EF" w:rsidRDefault="00C811EF">
            <w:pPr>
              <w:pStyle w:val="TableParagraph"/>
              <w:kinsoku w:val="0"/>
              <w:overflowPunct w:val="0"/>
              <w:spacing w:before="199"/>
              <w:ind w:left="377" w:right="367"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1C624F9B" w14:textId="77777777" w:rsidR="00C811EF" w:rsidRDefault="00C811EF">
            <w:pPr>
              <w:pStyle w:val="TableParagraph"/>
              <w:kinsoku w:val="0"/>
              <w:overflowPunct w:val="0"/>
              <w:spacing w:before="91"/>
              <w:rPr>
                <w:b/>
                <w:bCs/>
                <w:sz w:val="20"/>
                <w:szCs w:val="20"/>
              </w:rPr>
            </w:pPr>
          </w:p>
          <w:p w14:paraId="0294B9D1" w14:textId="77777777" w:rsidR="00C811EF" w:rsidRDefault="00C811EF">
            <w:pPr>
              <w:pStyle w:val="TableParagraph"/>
              <w:kinsoku w:val="0"/>
              <w:overflowPunct w:val="0"/>
              <w:ind w:left="10"/>
              <w:jc w:val="center"/>
              <w:rPr>
                <w:b/>
                <w:bCs/>
                <w:spacing w:val="-2"/>
                <w:sz w:val="20"/>
                <w:szCs w:val="20"/>
              </w:rPr>
            </w:pPr>
            <w:r>
              <w:rPr>
                <w:b/>
                <w:bCs/>
                <w:spacing w:val="-2"/>
                <w:sz w:val="20"/>
                <w:szCs w:val="20"/>
              </w:rPr>
              <w:t>Summary</w:t>
            </w:r>
          </w:p>
        </w:tc>
      </w:tr>
      <w:tr w:rsidR="00C811EF" w14:paraId="649547A4" w14:textId="77777777">
        <w:trPr>
          <w:trHeight w:val="522"/>
        </w:trPr>
        <w:tc>
          <w:tcPr>
            <w:tcW w:w="2148" w:type="dxa"/>
            <w:tcBorders>
              <w:top w:val="single" w:sz="6" w:space="0" w:color="000000"/>
              <w:left w:val="single" w:sz="4" w:space="0" w:color="000000"/>
              <w:bottom w:val="single" w:sz="6" w:space="0" w:color="000000"/>
              <w:right w:val="none" w:sz="6" w:space="0" w:color="auto"/>
            </w:tcBorders>
          </w:tcPr>
          <w:p w14:paraId="5A10572C" w14:textId="77777777" w:rsidR="00C811EF" w:rsidRDefault="00C811EF">
            <w:pPr>
              <w:pStyle w:val="TableParagraph"/>
              <w:kinsoku w:val="0"/>
              <w:overflowPunct w:val="0"/>
              <w:spacing w:before="79"/>
              <w:ind w:left="350" w:hanging="272"/>
              <w:rPr>
                <w:sz w:val="16"/>
                <w:szCs w:val="16"/>
              </w:rPr>
            </w:pPr>
            <w:r>
              <w:rPr>
                <w:sz w:val="16"/>
                <w:szCs w:val="16"/>
              </w:rPr>
              <w:t>(b)</w:t>
            </w:r>
            <w:r>
              <w:rPr>
                <w:spacing w:val="24"/>
                <w:sz w:val="16"/>
                <w:szCs w:val="16"/>
              </w:rPr>
              <w:t xml:space="preserve"> </w:t>
            </w:r>
            <w:r>
              <w:rPr>
                <w:sz w:val="16"/>
                <w:szCs w:val="16"/>
              </w:rPr>
              <w:t>Renewal</w:t>
            </w:r>
            <w:r>
              <w:rPr>
                <w:spacing w:val="80"/>
                <w:sz w:val="16"/>
                <w:szCs w:val="16"/>
              </w:rPr>
              <w:t xml:space="preserve"> </w:t>
            </w:r>
            <w:r>
              <w:rPr>
                <w:sz w:val="16"/>
                <w:szCs w:val="16"/>
              </w:rPr>
              <w:t>or</w:t>
            </w:r>
            <w:r>
              <w:rPr>
                <w:spacing w:val="79"/>
                <w:sz w:val="16"/>
                <w:szCs w:val="16"/>
              </w:rPr>
              <w:t xml:space="preserve"> </w:t>
            </w:r>
            <w:r>
              <w:rPr>
                <w:sz w:val="16"/>
                <w:szCs w:val="16"/>
              </w:rPr>
              <w:t>extension Franchise Agreement</w:t>
            </w:r>
          </w:p>
        </w:tc>
        <w:tc>
          <w:tcPr>
            <w:tcW w:w="271" w:type="dxa"/>
            <w:tcBorders>
              <w:top w:val="single" w:sz="6" w:space="0" w:color="000000"/>
              <w:left w:val="none" w:sz="6" w:space="0" w:color="auto"/>
              <w:bottom w:val="single" w:sz="6" w:space="0" w:color="000000"/>
              <w:right w:val="none" w:sz="6" w:space="0" w:color="auto"/>
            </w:tcBorders>
          </w:tcPr>
          <w:p w14:paraId="3FED2241" w14:textId="77777777" w:rsidR="00C811EF" w:rsidRDefault="00C811EF">
            <w:pPr>
              <w:pStyle w:val="TableParagraph"/>
              <w:kinsoku w:val="0"/>
              <w:overflowPunct w:val="0"/>
              <w:spacing w:before="79"/>
              <w:ind w:left="74"/>
              <w:rPr>
                <w:spacing w:val="-5"/>
                <w:sz w:val="16"/>
                <w:szCs w:val="16"/>
              </w:rPr>
            </w:pPr>
            <w:r>
              <w:rPr>
                <w:spacing w:val="-5"/>
                <w:sz w:val="16"/>
                <w:szCs w:val="16"/>
              </w:rPr>
              <w:t>of</w:t>
            </w:r>
          </w:p>
        </w:tc>
        <w:tc>
          <w:tcPr>
            <w:tcW w:w="371" w:type="dxa"/>
            <w:tcBorders>
              <w:top w:val="single" w:sz="6" w:space="0" w:color="000000"/>
              <w:left w:val="none" w:sz="6" w:space="0" w:color="auto"/>
              <w:bottom w:val="single" w:sz="6" w:space="0" w:color="000000"/>
              <w:right w:val="single" w:sz="4" w:space="0" w:color="000000"/>
            </w:tcBorders>
          </w:tcPr>
          <w:p w14:paraId="0747E757" w14:textId="77777777" w:rsidR="00C811EF" w:rsidRDefault="00C811EF">
            <w:pPr>
              <w:pStyle w:val="TableParagraph"/>
              <w:kinsoku w:val="0"/>
              <w:overflowPunct w:val="0"/>
              <w:spacing w:before="79"/>
              <w:ind w:left="74"/>
              <w:rPr>
                <w:spacing w:val="-5"/>
                <w:sz w:val="16"/>
                <w:szCs w:val="16"/>
              </w:rPr>
            </w:pPr>
            <w:r>
              <w:rPr>
                <w:spacing w:val="-5"/>
                <w:sz w:val="16"/>
                <w:szCs w:val="16"/>
              </w:rPr>
              <w:t>the</w:t>
            </w:r>
          </w:p>
        </w:tc>
        <w:tc>
          <w:tcPr>
            <w:tcW w:w="1800" w:type="dxa"/>
            <w:tcBorders>
              <w:top w:val="single" w:sz="6" w:space="0" w:color="000000"/>
              <w:left w:val="single" w:sz="4" w:space="0" w:color="000000"/>
              <w:bottom w:val="single" w:sz="6" w:space="0" w:color="000000"/>
              <w:right w:val="single" w:sz="4" w:space="0" w:color="000000"/>
            </w:tcBorders>
          </w:tcPr>
          <w:p w14:paraId="6C82B245" w14:textId="77777777" w:rsidR="00C811EF" w:rsidRDefault="00C811EF">
            <w:pPr>
              <w:pStyle w:val="TableParagraph"/>
              <w:kinsoku w:val="0"/>
              <w:overflowPunct w:val="0"/>
              <w:spacing w:before="79"/>
              <w:ind w:left="80"/>
              <w:rPr>
                <w:spacing w:val="-4"/>
                <w:sz w:val="16"/>
                <w:szCs w:val="16"/>
              </w:rPr>
            </w:pPr>
            <w:r>
              <w:rPr>
                <w:spacing w:val="-4"/>
                <w:sz w:val="16"/>
                <w:szCs w:val="16"/>
              </w:rPr>
              <w:t>11.2</w:t>
            </w:r>
          </w:p>
        </w:tc>
        <w:tc>
          <w:tcPr>
            <w:tcW w:w="5016" w:type="dxa"/>
            <w:tcBorders>
              <w:top w:val="single" w:sz="6" w:space="0" w:color="000000"/>
              <w:left w:val="single" w:sz="4" w:space="0" w:color="000000"/>
              <w:bottom w:val="single" w:sz="6" w:space="0" w:color="000000"/>
              <w:right w:val="single" w:sz="4" w:space="0" w:color="000000"/>
            </w:tcBorders>
          </w:tcPr>
          <w:p w14:paraId="6CFDEDB6" w14:textId="77777777" w:rsidR="00C811EF" w:rsidRDefault="00C811EF">
            <w:pPr>
              <w:pStyle w:val="TableParagraph"/>
              <w:kinsoku w:val="0"/>
              <w:overflowPunct w:val="0"/>
              <w:spacing w:before="79"/>
              <w:ind w:left="80"/>
              <w:rPr>
                <w:spacing w:val="-4"/>
                <w:sz w:val="16"/>
                <w:szCs w:val="16"/>
              </w:rPr>
            </w:pPr>
            <w:r>
              <w:rPr>
                <w:sz w:val="16"/>
                <w:szCs w:val="16"/>
              </w:rPr>
              <w:t>2</w:t>
            </w:r>
            <w:r>
              <w:rPr>
                <w:spacing w:val="-5"/>
                <w:sz w:val="16"/>
                <w:szCs w:val="16"/>
              </w:rPr>
              <w:t xml:space="preserve"> </w:t>
            </w:r>
            <w:r>
              <w:rPr>
                <w:sz w:val="16"/>
                <w:szCs w:val="16"/>
              </w:rPr>
              <w:t>renewal</w:t>
            </w:r>
            <w:r>
              <w:rPr>
                <w:spacing w:val="-1"/>
                <w:sz w:val="16"/>
                <w:szCs w:val="16"/>
              </w:rPr>
              <w:t xml:space="preserve"> </w:t>
            </w:r>
            <w:r>
              <w:rPr>
                <w:sz w:val="16"/>
                <w:szCs w:val="16"/>
              </w:rPr>
              <w:t>terms</w:t>
            </w:r>
            <w:r>
              <w:rPr>
                <w:spacing w:val="-1"/>
                <w:sz w:val="16"/>
                <w:szCs w:val="16"/>
              </w:rPr>
              <w:t xml:space="preserve"> </w:t>
            </w:r>
            <w:r>
              <w:rPr>
                <w:sz w:val="16"/>
                <w:szCs w:val="16"/>
              </w:rPr>
              <w:t>of</w:t>
            </w:r>
            <w:r>
              <w:rPr>
                <w:spacing w:val="-1"/>
                <w:sz w:val="16"/>
                <w:szCs w:val="16"/>
              </w:rPr>
              <w:t xml:space="preserve"> </w:t>
            </w:r>
            <w:r>
              <w:rPr>
                <w:sz w:val="16"/>
                <w:szCs w:val="16"/>
              </w:rPr>
              <w:t>5</w:t>
            </w:r>
            <w:r>
              <w:rPr>
                <w:spacing w:val="-4"/>
                <w:sz w:val="16"/>
                <w:szCs w:val="16"/>
              </w:rPr>
              <w:t xml:space="preserve"> </w:t>
            </w:r>
            <w:r>
              <w:rPr>
                <w:sz w:val="16"/>
                <w:szCs w:val="16"/>
              </w:rPr>
              <w:t>years</w:t>
            </w:r>
            <w:r>
              <w:rPr>
                <w:spacing w:val="-2"/>
                <w:sz w:val="16"/>
                <w:szCs w:val="16"/>
              </w:rPr>
              <w:t xml:space="preserve"> </w:t>
            </w:r>
            <w:r>
              <w:rPr>
                <w:spacing w:val="-4"/>
                <w:sz w:val="16"/>
                <w:szCs w:val="16"/>
              </w:rPr>
              <w:t>each</w:t>
            </w:r>
          </w:p>
        </w:tc>
      </w:tr>
      <w:tr w:rsidR="00C811EF" w14:paraId="6FA3963E" w14:textId="77777777">
        <w:trPr>
          <w:trHeight w:val="1094"/>
        </w:trPr>
        <w:tc>
          <w:tcPr>
            <w:tcW w:w="2790" w:type="dxa"/>
            <w:gridSpan w:val="3"/>
            <w:tcBorders>
              <w:top w:val="single" w:sz="6" w:space="0" w:color="000000"/>
              <w:left w:val="single" w:sz="4" w:space="0" w:color="000000"/>
              <w:bottom w:val="none" w:sz="6" w:space="0" w:color="auto"/>
              <w:right w:val="single" w:sz="4" w:space="0" w:color="000000"/>
            </w:tcBorders>
          </w:tcPr>
          <w:p w14:paraId="4DEA4767" w14:textId="77777777" w:rsidR="00C811EF" w:rsidRDefault="00C811EF">
            <w:pPr>
              <w:pStyle w:val="TableParagraph"/>
              <w:kinsoku w:val="0"/>
              <w:overflowPunct w:val="0"/>
              <w:spacing w:before="81"/>
              <w:ind w:left="350" w:hanging="272"/>
              <w:rPr>
                <w:spacing w:val="-2"/>
                <w:sz w:val="16"/>
                <w:szCs w:val="16"/>
              </w:rPr>
            </w:pPr>
            <w:r>
              <w:rPr>
                <w:sz w:val="16"/>
                <w:szCs w:val="16"/>
              </w:rPr>
              <w:t>(c)</w:t>
            </w:r>
            <w:r>
              <w:rPr>
                <w:spacing w:val="30"/>
                <w:sz w:val="16"/>
                <w:szCs w:val="16"/>
              </w:rPr>
              <w:t xml:space="preserve"> </w:t>
            </w:r>
            <w:r>
              <w:rPr>
                <w:sz w:val="16"/>
                <w:szCs w:val="16"/>
              </w:rPr>
              <w:t>Requirements</w:t>
            </w:r>
            <w:r>
              <w:rPr>
                <w:spacing w:val="-7"/>
                <w:sz w:val="16"/>
                <w:szCs w:val="16"/>
              </w:rPr>
              <w:t xml:space="preserve"> </w:t>
            </w:r>
            <w:r>
              <w:rPr>
                <w:sz w:val="16"/>
                <w:szCs w:val="16"/>
              </w:rPr>
              <w:t>for</w:t>
            </w:r>
            <w:r>
              <w:rPr>
                <w:spacing w:val="-9"/>
                <w:sz w:val="16"/>
                <w:szCs w:val="16"/>
              </w:rPr>
              <w:t xml:space="preserve"> </w:t>
            </w:r>
            <w:r>
              <w:rPr>
                <w:sz w:val="16"/>
                <w:szCs w:val="16"/>
              </w:rPr>
              <w:t>you</w:t>
            </w:r>
            <w:r>
              <w:rPr>
                <w:spacing w:val="-9"/>
                <w:sz w:val="16"/>
                <w:szCs w:val="16"/>
              </w:rPr>
              <w:t xml:space="preserve"> </w:t>
            </w:r>
            <w:r>
              <w:rPr>
                <w:sz w:val="16"/>
                <w:szCs w:val="16"/>
              </w:rPr>
              <w:t>to</w:t>
            </w:r>
            <w:r>
              <w:rPr>
                <w:spacing w:val="-9"/>
                <w:sz w:val="16"/>
                <w:szCs w:val="16"/>
              </w:rPr>
              <w:t xml:space="preserve"> </w:t>
            </w:r>
            <w:r>
              <w:rPr>
                <w:sz w:val="16"/>
                <w:szCs w:val="16"/>
              </w:rPr>
              <w:t>renew</w:t>
            </w:r>
            <w:r>
              <w:rPr>
                <w:spacing w:val="-6"/>
                <w:sz w:val="16"/>
                <w:szCs w:val="16"/>
              </w:rPr>
              <w:t xml:space="preserve"> </w:t>
            </w:r>
            <w:r>
              <w:rPr>
                <w:sz w:val="16"/>
                <w:szCs w:val="16"/>
              </w:rPr>
              <w:t xml:space="preserve">or </w:t>
            </w:r>
            <w:r>
              <w:rPr>
                <w:spacing w:val="-2"/>
                <w:sz w:val="16"/>
                <w:szCs w:val="16"/>
              </w:rPr>
              <w:t>extend</w:t>
            </w:r>
          </w:p>
        </w:tc>
        <w:tc>
          <w:tcPr>
            <w:tcW w:w="1800" w:type="dxa"/>
            <w:tcBorders>
              <w:top w:val="single" w:sz="6" w:space="0" w:color="000000"/>
              <w:left w:val="single" w:sz="4" w:space="0" w:color="000000"/>
              <w:bottom w:val="none" w:sz="6" w:space="0" w:color="auto"/>
              <w:right w:val="single" w:sz="4" w:space="0" w:color="000000"/>
            </w:tcBorders>
          </w:tcPr>
          <w:p w14:paraId="2FC218AE" w14:textId="77777777" w:rsidR="00C811EF" w:rsidRDefault="00C811EF">
            <w:pPr>
              <w:pStyle w:val="TableParagraph"/>
              <w:kinsoku w:val="0"/>
              <w:overflowPunct w:val="0"/>
              <w:spacing w:before="81"/>
              <w:ind w:left="80"/>
              <w:rPr>
                <w:spacing w:val="-4"/>
                <w:sz w:val="16"/>
                <w:szCs w:val="16"/>
              </w:rPr>
            </w:pPr>
            <w:r>
              <w:rPr>
                <w:spacing w:val="-4"/>
                <w:sz w:val="16"/>
                <w:szCs w:val="16"/>
              </w:rPr>
              <w:t>11.2</w:t>
            </w:r>
          </w:p>
        </w:tc>
        <w:tc>
          <w:tcPr>
            <w:tcW w:w="5016" w:type="dxa"/>
            <w:tcBorders>
              <w:top w:val="single" w:sz="6" w:space="0" w:color="000000"/>
              <w:left w:val="single" w:sz="4" w:space="0" w:color="000000"/>
              <w:bottom w:val="none" w:sz="6" w:space="0" w:color="auto"/>
              <w:right w:val="single" w:sz="4" w:space="0" w:color="000000"/>
            </w:tcBorders>
          </w:tcPr>
          <w:p w14:paraId="44399205" w14:textId="77777777" w:rsidR="00C811EF" w:rsidRDefault="00C811EF">
            <w:pPr>
              <w:pStyle w:val="TableParagraph"/>
              <w:kinsoku w:val="0"/>
              <w:overflowPunct w:val="0"/>
              <w:spacing w:before="81"/>
              <w:ind w:left="80" w:right="64"/>
              <w:jc w:val="both"/>
              <w:rPr>
                <w:sz w:val="16"/>
                <w:szCs w:val="16"/>
              </w:rPr>
            </w:pPr>
            <w:r>
              <w:rPr>
                <w:sz w:val="16"/>
                <w:szCs w:val="16"/>
              </w:rPr>
              <w:t>Subject to your compliance with all covenants, obligations and provisions in the Lease, and the Franchise Agreement (including, without limitation, this Section 11.2), you are entitled to renew the Term of the Franchise Agreement. You may only exercise this renewal right if each of the following conditions are satisfied:</w:t>
            </w:r>
          </w:p>
        </w:tc>
      </w:tr>
      <w:tr w:rsidR="00C811EF" w14:paraId="70983590" w14:textId="77777777">
        <w:trPr>
          <w:trHeight w:val="920"/>
        </w:trPr>
        <w:tc>
          <w:tcPr>
            <w:tcW w:w="2790" w:type="dxa"/>
            <w:gridSpan w:val="3"/>
            <w:tcBorders>
              <w:top w:val="none" w:sz="6" w:space="0" w:color="auto"/>
              <w:left w:val="single" w:sz="4" w:space="0" w:color="000000"/>
              <w:bottom w:val="none" w:sz="6" w:space="0" w:color="auto"/>
              <w:right w:val="single" w:sz="4" w:space="0" w:color="000000"/>
            </w:tcBorders>
          </w:tcPr>
          <w:p w14:paraId="71C7ACDA"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143F096E"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51597988" w14:textId="77777777" w:rsidR="00C811EF" w:rsidRDefault="00C811EF">
            <w:pPr>
              <w:pStyle w:val="TableParagraph"/>
              <w:tabs>
                <w:tab w:val="left" w:pos="800"/>
              </w:tabs>
              <w:kinsoku w:val="0"/>
              <w:overflowPunct w:val="0"/>
              <w:spacing w:before="90"/>
              <w:ind w:left="80" w:right="63"/>
              <w:jc w:val="both"/>
              <w:rPr>
                <w:spacing w:val="-2"/>
                <w:sz w:val="16"/>
                <w:szCs w:val="16"/>
              </w:rPr>
            </w:pPr>
            <w:r>
              <w:rPr>
                <w:spacing w:val="-4"/>
                <w:sz w:val="16"/>
                <w:szCs w:val="16"/>
              </w:rPr>
              <w:t>(a)</w:t>
            </w:r>
            <w:r>
              <w:rPr>
                <w:sz w:val="16"/>
                <w:szCs w:val="16"/>
              </w:rPr>
              <w:tab/>
              <w:t>You</w:t>
            </w:r>
            <w:r>
              <w:rPr>
                <w:spacing w:val="-12"/>
                <w:sz w:val="16"/>
                <w:szCs w:val="16"/>
              </w:rPr>
              <w:t xml:space="preserve"> </w:t>
            </w:r>
            <w:r>
              <w:rPr>
                <w:sz w:val="16"/>
                <w:szCs w:val="16"/>
              </w:rPr>
              <w:t>gave</w:t>
            </w:r>
            <w:r>
              <w:rPr>
                <w:spacing w:val="-11"/>
                <w:sz w:val="16"/>
                <w:szCs w:val="16"/>
              </w:rPr>
              <w:t xml:space="preserve"> </w:t>
            </w:r>
            <w:r>
              <w:rPr>
                <w:sz w:val="16"/>
                <w:szCs w:val="16"/>
              </w:rPr>
              <w:t>us</w:t>
            </w:r>
            <w:r>
              <w:rPr>
                <w:spacing w:val="-11"/>
                <w:sz w:val="16"/>
                <w:szCs w:val="16"/>
              </w:rPr>
              <w:t xml:space="preserve"> </w:t>
            </w:r>
            <w:r>
              <w:rPr>
                <w:sz w:val="16"/>
                <w:szCs w:val="16"/>
              </w:rPr>
              <w:t>written</w:t>
            </w:r>
            <w:r>
              <w:rPr>
                <w:spacing w:val="-11"/>
                <w:sz w:val="16"/>
                <w:szCs w:val="16"/>
              </w:rPr>
              <w:t xml:space="preserve"> </w:t>
            </w:r>
            <w:r>
              <w:rPr>
                <w:sz w:val="16"/>
                <w:szCs w:val="16"/>
              </w:rPr>
              <w:t>notice</w:t>
            </w:r>
            <w:r>
              <w:rPr>
                <w:spacing w:val="-11"/>
                <w:sz w:val="16"/>
                <w:szCs w:val="16"/>
              </w:rPr>
              <w:t xml:space="preserve"> </w:t>
            </w:r>
            <w:r>
              <w:rPr>
                <w:sz w:val="16"/>
                <w:szCs w:val="16"/>
              </w:rPr>
              <w:t>exercising</w:t>
            </w:r>
            <w:r>
              <w:rPr>
                <w:spacing w:val="-11"/>
                <w:sz w:val="16"/>
                <w:szCs w:val="16"/>
              </w:rPr>
              <w:t xml:space="preserve"> </w:t>
            </w:r>
            <w:r>
              <w:rPr>
                <w:sz w:val="16"/>
                <w:szCs w:val="16"/>
              </w:rPr>
              <w:t>this</w:t>
            </w:r>
            <w:r>
              <w:rPr>
                <w:spacing w:val="-11"/>
                <w:sz w:val="16"/>
                <w:szCs w:val="16"/>
              </w:rPr>
              <w:t xml:space="preserve"> </w:t>
            </w:r>
            <w:r>
              <w:rPr>
                <w:sz w:val="16"/>
                <w:szCs w:val="16"/>
              </w:rPr>
              <w:t>renewal</w:t>
            </w:r>
            <w:r>
              <w:rPr>
                <w:spacing w:val="-11"/>
                <w:sz w:val="16"/>
                <w:szCs w:val="16"/>
              </w:rPr>
              <w:t xml:space="preserve"> </w:t>
            </w:r>
            <w:r>
              <w:rPr>
                <w:sz w:val="16"/>
                <w:szCs w:val="16"/>
              </w:rPr>
              <w:t>right</w:t>
            </w:r>
            <w:r>
              <w:rPr>
                <w:spacing w:val="-12"/>
                <w:sz w:val="16"/>
                <w:szCs w:val="16"/>
              </w:rPr>
              <w:t xml:space="preserve"> </w:t>
            </w:r>
            <w:r>
              <w:rPr>
                <w:sz w:val="16"/>
                <w:szCs w:val="16"/>
              </w:rPr>
              <w:t xml:space="preserve">and such notice was given during the </w:t>
            </w:r>
            <w:proofErr w:type="gramStart"/>
            <w:r>
              <w:rPr>
                <w:sz w:val="16"/>
                <w:szCs w:val="16"/>
              </w:rPr>
              <w:t>60 day</w:t>
            </w:r>
            <w:proofErr w:type="gramEnd"/>
            <w:r>
              <w:rPr>
                <w:sz w:val="16"/>
                <w:szCs w:val="16"/>
              </w:rPr>
              <w:t xml:space="preserve"> period immediately preceding 275 days prior to the expiration of the Term or renewal </w:t>
            </w:r>
            <w:r>
              <w:rPr>
                <w:spacing w:val="-2"/>
                <w:sz w:val="16"/>
                <w:szCs w:val="16"/>
              </w:rPr>
              <w:t>term;</w:t>
            </w:r>
          </w:p>
        </w:tc>
      </w:tr>
      <w:tr w:rsidR="00C811EF" w14:paraId="1C3F3039" w14:textId="77777777">
        <w:trPr>
          <w:trHeight w:val="1287"/>
        </w:trPr>
        <w:tc>
          <w:tcPr>
            <w:tcW w:w="2790" w:type="dxa"/>
            <w:gridSpan w:val="3"/>
            <w:tcBorders>
              <w:top w:val="none" w:sz="6" w:space="0" w:color="auto"/>
              <w:left w:val="single" w:sz="4" w:space="0" w:color="000000"/>
              <w:bottom w:val="none" w:sz="6" w:space="0" w:color="auto"/>
              <w:right w:val="single" w:sz="4" w:space="0" w:color="000000"/>
            </w:tcBorders>
          </w:tcPr>
          <w:p w14:paraId="1A4BC961"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68794FA6"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10F1831A" w14:textId="77777777" w:rsidR="00C811EF" w:rsidRDefault="00C811EF">
            <w:pPr>
              <w:pStyle w:val="TableParagraph"/>
              <w:tabs>
                <w:tab w:val="left" w:pos="800"/>
              </w:tabs>
              <w:kinsoku w:val="0"/>
              <w:overflowPunct w:val="0"/>
              <w:spacing w:before="89"/>
              <w:ind w:left="80" w:right="63"/>
              <w:jc w:val="both"/>
              <w:rPr>
                <w:sz w:val="16"/>
                <w:szCs w:val="16"/>
              </w:rPr>
            </w:pPr>
            <w:r>
              <w:rPr>
                <w:spacing w:val="-4"/>
                <w:sz w:val="16"/>
                <w:szCs w:val="16"/>
              </w:rPr>
              <w:t>(b)</w:t>
            </w:r>
            <w:r>
              <w:rPr>
                <w:sz w:val="16"/>
                <w:szCs w:val="16"/>
              </w:rPr>
              <w:tab/>
              <w:t>You</w:t>
            </w:r>
            <w:r>
              <w:rPr>
                <w:spacing w:val="-11"/>
                <w:sz w:val="16"/>
                <w:szCs w:val="16"/>
              </w:rPr>
              <w:t xml:space="preserve"> </w:t>
            </w:r>
            <w:r>
              <w:rPr>
                <w:sz w:val="16"/>
                <w:szCs w:val="16"/>
              </w:rPr>
              <w:t>substantially</w:t>
            </w:r>
            <w:r>
              <w:rPr>
                <w:spacing w:val="-9"/>
                <w:sz w:val="16"/>
                <w:szCs w:val="16"/>
              </w:rPr>
              <w:t xml:space="preserve"> </w:t>
            </w:r>
            <w:r>
              <w:rPr>
                <w:sz w:val="16"/>
                <w:szCs w:val="16"/>
              </w:rPr>
              <w:t>observed</w:t>
            </w:r>
            <w:r>
              <w:rPr>
                <w:spacing w:val="-11"/>
                <w:sz w:val="16"/>
                <w:szCs w:val="16"/>
              </w:rPr>
              <w:t xml:space="preserve"> </w:t>
            </w:r>
            <w:r>
              <w:rPr>
                <w:sz w:val="16"/>
                <w:szCs w:val="16"/>
              </w:rPr>
              <w:t>and</w:t>
            </w:r>
            <w:r>
              <w:rPr>
                <w:spacing w:val="-9"/>
                <w:sz w:val="16"/>
                <w:szCs w:val="16"/>
              </w:rPr>
              <w:t xml:space="preserve"> </w:t>
            </w:r>
            <w:r>
              <w:rPr>
                <w:sz w:val="16"/>
                <w:szCs w:val="16"/>
              </w:rPr>
              <w:t>performed</w:t>
            </w:r>
            <w:r>
              <w:rPr>
                <w:spacing w:val="-9"/>
                <w:sz w:val="16"/>
                <w:szCs w:val="16"/>
              </w:rPr>
              <w:t xml:space="preserve"> </w:t>
            </w:r>
            <w:r>
              <w:rPr>
                <w:sz w:val="16"/>
                <w:szCs w:val="16"/>
              </w:rPr>
              <w:t>during</w:t>
            </w:r>
            <w:r>
              <w:rPr>
                <w:spacing w:val="-9"/>
                <w:sz w:val="16"/>
                <w:szCs w:val="16"/>
              </w:rPr>
              <w:t xml:space="preserve"> </w:t>
            </w:r>
            <w:r>
              <w:rPr>
                <w:sz w:val="16"/>
                <w:szCs w:val="16"/>
              </w:rPr>
              <w:t>the</w:t>
            </w:r>
            <w:r>
              <w:rPr>
                <w:spacing w:val="-11"/>
                <w:sz w:val="16"/>
                <w:szCs w:val="16"/>
              </w:rPr>
              <w:t xml:space="preserve"> </w:t>
            </w:r>
            <w:r>
              <w:rPr>
                <w:sz w:val="16"/>
                <w:szCs w:val="16"/>
              </w:rPr>
              <w:t xml:space="preserve">Term or renewal term </w:t>
            </w:r>
            <w:proofErr w:type="gramStart"/>
            <w:r>
              <w:rPr>
                <w:sz w:val="16"/>
                <w:szCs w:val="16"/>
              </w:rPr>
              <w:t>all of</w:t>
            </w:r>
            <w:proofErr w:type="gramEnd"/>
            <w:r>
              <w:rPr>
                <w:sz w:val="16"/>
                <w:szCs w:val="16"/>
              </w:rPr>
              <w:t xml:space="preserve"> the terms, covenants, conditions and agreements on your part under the Franchise Agreement and are in full compliance with the Franchise Agreement and all other agreements between you and us or any of our Affiliates at the expiration of the Term or renewal term;</w:t>
            </w:r>
          </w:p>
        </w:tc>
      </w:tr>
      <w:tr w:rsidR="00C811EF" w14:paraId="4A35BFD8" w14:textId="77777777">
        <w:trPr>
          <w:trHeight w:val="1103"/>
        </w:trPr>
        <w:tc>
          <w:tcPr>
            <w:tcW w:w="2790" w:type="dxa"/>
            <w:gridSpan w:val="3"/>
            <w:tcBorders>
              <w:top w:val="none" w:sz="6" w:space="0" w:color="auto"/>
              <w:left w:val="single" w:sz="4" w:space="0" w:color="000000"/>
              <w:bottom w:val="none" w:sz="6" w:space="0" w:color="auto"/>
              <w:right w:val="single" w:sz="4" w:space="0" w:color="000000"/>
            </w:tcBorders>
          </w:tcPr>
          <w:p w14:paraId="3F29C1E4"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400010BC"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5D8ECC05" w14:textId="77777777" w:rsidR="00C811EF" w:rsidRDefault="00C811EF">
            <w:pPr>
              <w:pStyle w:val="TableParagraph"/>
              <w:tabs>
                <w:tab w:val="left" w:pos="800"/>
              </w:tabs>
              <w:kinsoku w:val="0"/>
              <w:overflowPunct w:val="0"/>
              <w:spacing w:before="90"/>
              <w:ind w:left="80" w:right="65"/>
              <w:jc w:val="both"/>
              <w:rPr>
                <w:sz w:val="16"/>
                <w:szCs w:val="16"/>
              </w:rPr>
            </w:pPr>
            <w:r>
              <w:rPr>
                <w:spacing w:val="-4"/>
                <w:sz w:val="16"/>
                <w:szCs w:val="16"/>
              </w:rPr>
              <w:t>(c)</w:t>
            </w:r>
            <w:r>
              <w:rPr>
                <w:sz w:val="16"/>
                <w:szCs w:val="16"/>
              </w:rPr>
              <w:tab/>
              <w:t>You</w:t>
            </w:r>
            <w:r>
              <w:rPr>
                <w:spacing w:val="-9"/>
                <w:sz w:val="16"/>
                <w:szCs w:val="16"/>
              </w:rPr>
              <w:t xml:space="preserve"> </w:t>
            </w:r>
            <w:r>
              <w:rPr>
                <w:sz w:val="16"/>
                <w:szCs w:val="16"/>
              </w:rPr>
              <w:t>satisfied</w:t>
            </w:r>
            <w:r>
              <w:rPr>
                <w:spacing w:val="-6"/>
                <w:sz w:val="16"/>
                <w:szCs w:val="16"/>
              </w:rPr>
              <w:t xml:space="preserve"> </w:t>
            </w:r>
            <w:r>
              <w:rPr>
                <w:sz w:val="16"/>
                <w:szCs w:val="16"/>
              </w:rPr>
              <w:t>during</w:t>
            </w:r>
            <w:r>
              <w:rPr>
                <w:spacing w:val="-9"/>
                <w:sz w:val="16"/>
                <w:szCs w:val="16"/>
              </w:rPr>
              <w:t xml:space="preserve"> </w:t>
            </w:r>
            <w:r>
              <w:rPr>
                <w:sz w:val="16"/>
                <w:szCs w:val="16"/>
              </w:rPr>
              <w:t>the</w:t>
            </w:r>
            <w:r>
              <w:rPr>
                <w:spacing w:val="-9"/>
                <w:sz w:val="16"/>
                <w:szCs w:val="16"/>
              </w:rPr>
              <w:t xml:space="preserve"> </w:t>
            </w:r>
            <w:r>
              <w:rPr>
                <w:sz w:val="16"/>
                <w:szCs w:val="16"/>
              </w:rPr>
              <w:t>Term</w:t>
            </w:r>
            <w:r>
              <w:rPr>
                <w:spacing w:val="-5"/>
                <w:sz w:val="16"/>
                <w:szCs w:val="16"/>
              </w:rPr>
              <w:t xml:space="preserve"> </w:t>
            </w:r>
            <w:r>
              <w:rPr>
                <w:sz w:val="16"/>
                <w:szCs w:val="16"/>
              </w:rPr>
              <w:t>or</w:t>
            </w:r>
            <w:r>
              <w:rPr>
                <w:spacing w:val="-9"/>
                <w:sz w:val="16"/>
                <w:szCs w:val="16"/>
              </w:rPr>
              <w:t xml:space="preserve"> </w:t>
            </w:r>
            <w:r>
              <w:rPr>
                <w:sz w:val="16"/>
                <w:szCs w:val="16"/>
              </w:rPr>
              <w:t>renewal</w:t>
            </w:r>
            <w:r>
              <w:rPr>
                <w:spacing w:val="-5"/>
                <w:sz w:val="16"/>
                <w:szCs w:val="16"/>
              </w:rPr>
              <w:t xml:space="preserve"> </w:t>
            </w:r>
            <w:r>
              <w:rPr>
                <w:sz w:val="16"/>
                <w:szCs w:val="16"/>
              </w:rPr>
              <w:t>term</w:t>
            </w:r>
            <w:r>
              <w:rPr>
                <w:spacing w:val="-8"/>
                <w:sz w:val="16"/>
                <w:szCs w:val="16"/>
              </w:rPr>
              <w:t xml:space="preserve"> </w:t>
            </w:r>
            <w:r>
              <w:rPr>
                <w:sz w:val="16"/>
                <w:szCs w:val="16"/>
              </w:rPr>
              <w:t>all</w:t>
            </w:r>
            <w:r>
              <w:rPr>
                <w:spacing w:val="-8"/>
                <w:sz w:val="16"/>
                <w:szCs w:val="16"/>
              </w:rPr>
              <w:t xml:space="preserve"> </w:t>
            </w:r>
            <w:r>
              <w:rPr>
                <w:sz w:val="16"/>
                <w:szCs w:val="16"/>
              </w:rPr>
              <w:t>monetary obligations owed to us under the Franchise Agreement and all other agreements between you and us or any of our Affiliates, and shall have timely met those obligations throughout the term of the Franchise Agreement;</w:t>
            </w:r>
          </w:p>
        </w:tc>
      </w:tr>
      <w:tr w:rsidR="00C811EF" w14:paraId="20B69F0A" w14:textId="77777777">
        <w:trPr>
          <w:trHeight w:val="2207"/>
        </w:trPr>
        <w:tc>
          <w:tcPr>
            <w:tcW w:w="2790" w:type="dxa"/>
            <w:gridSpan w:val="3"/>
            <w:tcBorders>
              <w:top w:val="none" w:sz="6" w:space="0" w:color="auto"/>
              <w:left w:val="single" w:sz="4" w:space="0" w:color="000000"/>
              <w:bottom w:val="none" w:sz="6" w:space="0" w:color="auto"/>
              <w:right w:val="single" w:sz="4" w:space="0" w:color="000000"/>
            </w:tcBorders>
          </w:tcPr>
          <w:p w14:paraId="0B0DAE1E"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26DD76EA"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1927A376" w14:textId="77777777" w:rsidR="00C811EF" w:rsidRDefault="00C811EF">
            <w:pPr>
              <w:pStyle w:val="TableParagraph"/>
              <w:tabs>
                <w:tab w:val="left" w:pos="800"/>
              </w:tabs>
              <w:kinsoku w:val="0"/>
              <w:overflowPunct w:val="0"/>
              <w:spacing w:before="89"/>
              <w:ind w:left="80" w:right="63"/>
              <w:jc w:val="both"/>
              <w:rPr>
                <w:sz w:val="16"/>
                <w:szCs w:val="16"/>
              </w:rPr>
            </w:pPr>
            <w:r>
              <w:rPr>
                <w:spacing w:val="-4"/>
                <w:sz w:val="16"/>
                <w:szCs w:val="16"/>
              </w:rPr>
              <w:t>(d)</w:t>
            </w:r>
            <w:r>
              <w:rPr>
                <w:sz w:val="16"/>
                <w:szCs w:val="16"/>
              </w:rPr>
              <w:tab/>
              <w:t>You and the Guarantor entered into our then-current form of franchise agreement (which franchise agreement may differ substantially from the Franchise Agreement and which franchise agreement will supersede the Franchise Agreement) before the expiry of the Term or renewal term.</w:t>
            </w:r>
            <w:r>
              <w:rPr>
                <w:spacing w:val="40"/>
                <w:sz w:val="16"/>
                <w:szCs w:val="16"/>
              </w:rPr>
              <w:t xml:space="preserve"> </w:t>
            </w:r>
            <w:r>
              <w:rPr>
                <w:sz w:val="16"/>
                <w:szCs w:val="16"/>
              </w:rPr>
              <w:t>You will not be obligated to pay an</w:t>
            </w:r>
            <w:r>
              <w:rPr>
                <w:spacing w:val="-3"/>
                <w:sz w:val="16"/>
                <w:szCs w:val="16"/>
              </w:rPr>
              <w:t xml:space="preserve"> </w:t>
            </w:r>
            <w:r>
              <w:rPr>
                <w:sz w:val="16"/>
                <w:szCs w:val="16"/>
              </w:rPr>
              <w:t>additional</w:t>
            </w:r>
            <w:r>
              <w:rPr>
                <w:spacing w:val="-2"/>
                <w:sz w:val="16"/>
                <w:szCs w:val="16"/>
              </w:rPr>
              <w:t xml:space="preserve"> </w:t>
            </w:r>
            <w:r>
              <w:rPr>
                <w:sz w:val="16"/>
                <w:szCs w:val="16"/>
              </w:rPr>
              <w:t>franchise</w:t>
            </w:r>
            <w:r>
              <w:rPr>
                <w:spacing w:val="-3"/>
                <w:sz w:val="16"/>
                <w:szCs w:val="16"/>
              </w:rPr>
              <w:t xml:space="preserve"> </w:t>
            </w:r>
            <w:r>
              <w:rPr>
                <w:sz w:val="16"/>
                <w:szCs w:val="16"/>
              </w:rPr>
              <w:t>fee</w:t>
            </w:r>
            <w:r>
              <w:rPr>
                <w:spacing w:val="-3"/>
                <w:sz w:val="16"/>
                <w:szCs w:val="16"/>
              </w:rPr>
              <w:t xml:space="preserve"> </w:t>
            </w:r>
            <w:r>
              <w:rPr>
                <w:sz w:val="16"/>
                <w:szCs w:val="16"/>
              </w:rPr>
              <w:t>under</w:t>
            </w:r>
            <w:r>
              <w:rPr>
                <w:spacing w:val="-3"/>
                <w:sz w:val="16"/>
                <w:szCs w:val="16"/>
              </w:rPr>
              <w:t xml:space="preserve"> </w:t>
            </w:r>
            <w:r>
              <w:rPr>
                <w:sz w:val="16"/>
                <w:szCs w:val="16"/>
              </w:rPr>
              <w:t>such</w:t>
            </w:r>
            <w:r>
              <w:rPr>
                <w:spacing w:val="-3"/>
                <w:sz w:val="16"/>
                <w:szCs w:val="16"/>
              </w:rPr>
              <w:t xml:space="preserve"> </w:t>
            </w:r>
            <w:r>
              <w:rPr>
                <w:sz w:val="16"/>
                <w:szCs w:val="16"/>
              </w:rPr>
              <w:t>then-current</w:t>
            </w:r>
            <w:r>
              <w:rPr>
                <w:spacing w:val="-4"/>
                <w:sz w:val="16"/>
                <w:szCs w:val="16"/>
              </w:rPr>
              <w:t xml:space="preserve"> </w:t>
            </w:r>
            <w:r>
              <w:rPr>
                <w:sz w:val="16"/>
                <w:szCs w:val="16"/>
              </w:rPr>
              <w:t>form</w:t>
            </w:r>
            <w:r>
              <w:rPr>
                <w:spacing w:val="-2"/>
                <w:sz w:val="16"/>
                <w:szCs w:val="16"/>
              </w:rPr>
              <w:t xml:space="preserve"> </w:t>
            </w:r>
            <w:r>
              <w:rPr>
                <w:sz w:val="16"/>
                <w:szCs w:val="16"/>
              </w:rPr>
              <w:t>of</w:t>
            </w:r>
            <w:r>
              <w:rPr>
                <w:spacing w:val="-4"/>
                <w:sz w:val="16"/>
                <w:szCs w:val="16"/>
              </w:rPr>
              <w:t xml:space="preserve"> </w:t>
            </w:r>
            <w:r>
              <w:rPr>
                <w:sz w:val="16"/>
                <w:szCs w:val="16"/>
              </w:rPr>
              <w:t>franchise agreement, but you shall pay to us all other amounts provided for in such franchise agreement including higher Royalties, Marketing Contributions, and</w:t>
            </w:r>
            <w:r>
              <w:rPr>
                <w:spacing w:val="-1"/>
                <w:sz w:val="16"/>
                <w:szCs w:val="16"/>
              </w:rPr>
              <w:t xml:space="preserve"> </w:t>
            </w:r>
            <w:r>
              <w:rPr>
                <w:sz w:val="16"/>
                <w:szCs w:val="16"/>
              </w:rPr>
              <w:t>all</w:t>
            </w:r>
            <w:r>
              <w:rPr>
                <w:spacing w:val="-3"/>
                <w:sz w:val="16"/>
                <w:szCs w:val="16"/>
              </w:rPr>
              <w:t xml:space="preserve"> </w:t>
            </w:r>
            <w:r>
              <w:rPr>
                <w:sz w:val="16"/>
                <w:szCs w:val="16"/>
              </w:rPr>
              <w:t>other</w:t>
            </w:r>
            <w:r>
              <w:rPr>
                <w:spacing w:val="-2"/>
                <w:sz w:val="16"/>
                <w:szCs w:val="16"/>
              </w:rPr>
              <w:t xml:space="preserve"> </w:t>
            </w:r>
            <w:r>
              <w:rPr>
                <w:sz w:val="16"/>
                <w:szCs w:val="16"/>
              </w:rPr>
              <w:t>fees required</w:t>
            </w:r>
            <w:r>
              <w:rPr>
                <w:spacing w:val="-1"/>
                <w:sz w:val="16"/>
                <w:szCs w:val="16"/>
              </w:rPr>
              <w:t xml:space="preserve"> </w:t>
            </w:r>
            <w:r>
              <w:rPr>
                <w:sz w:val="16"/>
                <w:szCs w:val="16"/>
              </w:rPr>
              <w:t>by our</w:t>
            </w:r>
            <w:r>
              <w:rPr>
                <w:spacing w:val="-1"/>
                <w:sz w:val="16"/>
                <w:szCs w:val="16"/>
              </w:rPr>
              <w:t xml:space="preserve"> </w:t>
            </w:r>
            <w:r>
              <w:rPr>
                <w:sz w:val="16"/>
                <w:szCs w:val="16"/>
              </w:rPr>
              <w:t>then-current</w:t>
            </w:r>
            <w:r>
              <w:rPr>
                <w:spacing w:val="-2"/>
                <w:sz w:val="16"/>
                <w:szCs w:val="16"/>
              </w:rPr>
              <w:t xml:space="preserve"> </w:t>
            </w:r>
            <w:r>
              <w:rPr>
                <w:sz w:val="16"/>
                <w:szCs w:val="16"/>
              </w:rPr>
              <w:t>form</w:t>
            </w:r>
            <w:r>
              <w:rPr>
                <w:spacing w:val="-3"/>
                <w:sz w:val="16"/>
                <w:szCs w:val="16"/>
              </w:rPr>
              <w:t xml:space="preserve"> </w:t>
            </w:r>
            <w:r>
              <w:rPr>
                <w:sz w:val="16"/>
                <w:szCs w:val="16"/>
              </w:rPr>
              <w:t>of the</w:t>
            </w:r>
            <w:r>
              <w:rPr>
                <w:spacing w:val="-12"/>
                <w:sz w:val="16"/>
                <w:szCs w:val="16"/>
              </w:rPr>
              <w:t xml:space="preserve"> </w:t>
            </w:r>
            <w:r>
              <w:rPr>
                <w:sz w:val="16"/>
                <w:szCs w:val="16"/>
              </w:rPr>
              <w:t>franchise</w:t>
            </w:r>
            <w:r>
              <w:rPr>
                <w:spacing w:val="-11"/>
                <w:sz w:val="16"/>
                <w:szCs w:val="16"/>
              </w:rPr>
              <w:t xml:space="preserve"> </w:t>
            </w:r>
            <w:r>
              <w:rPr>
                <w:sz w:val="16"/>
                <w:szCs w:val="16"/>
              </w:rPr>
              <w:t>agreement.</w:t>
            </w:r>
            <w:r>
              <w:rPr>
                <w:spacing w:val="25"/>
                <w:sz w:val="16"/>
                <w:szCs w:val="16"/>
              </w:rPr>
              <w:t xml:space="preserve"> </w:t>
            </w:r>
            <w:r>
              <w:rPr>
                <w:sz w:val="16"/>
                <w:szCs w:val="16"/>
              </w:rPr>
              <w:t>You</w:t>
            </w:r>
            <w:r>
              <w:rPr>
                <w:spacing w:val="-12"/>
                <w:sz w:val="16"/>
                <w:szCs w:val="16"/>
              </w:rPr>
              <w:t xml:space="preserve"> </w:t>
            </w:r>
            <w:r>
              <w:rPr>
                <w:sz w:val="16"/>
                <w:szCs w:val="16"/>
              </w:rPr>
              <w:t>have</w:t>
            </w:r>
            <w:r>
              <w:rPr>
                <w:spacing w:val="-9"/>
                <w:sz w:val="16"/>
                <w:szCs w:val="16"/>
              </w:rPr>
              <w:t xml:space="preserve"> </w:t>
            </w:r>
            <w:r>
              <w:rPr>
                <w:sz w:val="16"/>
                <w:szCs w:val="16"/>
              </w:rPr>
              <w:t>no</w:t>
            </w:r>
            <w:r>
              <w:rPr>
                <w:spacing w:val="-10"/>
                <w:sz w:val="16"/>
                <w:szCs w:val="16"/>
              </w:rPr>
              <w:t xml:space="preserve"> </w:t>
            </w:r>
            <w:r>
              <w:rPr>
                <w:sz w:val="16"/>
                <w:szCs w:val="16"/>
              </w:rPr>
              <w:t>further</w:t>
            </w:r>
            <w:r>
              <w:rPr>
                <w:spacing w:val="-10"/>
                <w:sz w:val="16"/>
                <w:szCs w:val="16"/>
              </w:rPr>
              <w:t xml:space="preserve"> </w:t>
            </w:r>
            <w:r>
              <w:rPr>
                <w:sz w:val="16"/>
                <w:szCs w:val="16"/>
              </w:rPr>
              <w:t>option</w:t>
            </w:r>
            <w:r>
              <w:rPr>
                <w:spacing w:val="-12"/>
                <w:sz w:val="16"/>
                <w:szCs w:val="16"/>
              </w:rPr>
              <w:t xml:space="preserve"> </w:t>
            </w:r>
            <w:r>
              <w:rPr>
                <w:sz w:val="16"/>
                <w:szCs w:val="16"/>
              </w:rPr>
              <w:t>or</w:t>
            </w:r>
            <w:r>
              <w:rPr>
                <w:spacing w:val="-9"/>
                <w:sz w:val="16"/>
                <w:szCs w:val="16"/>
              </w:rPr>
              <w:t xml:space="preserve"> </w:t>
            </w:r>
            <w:r>
              <w:rPr>
                <w:sz w:val="16"/>
                <w:szCs w:val="16"/>
              </w:rPr>
              <w:t>right</w:t>
            </w:r>
            <w:r>
              <w:rPr>
                <w:spacing w:val="-11"/>
                <w:sz w:val="16"/>
                <w:szCs w:val="16"/>
              </w:rPr>
              <w:t xml:space="preserve"> </w:t>
            </w:r>
            <w:r>
              <w:rPr>
                <w:sz w:val="16"/>
                <w:szCs w:val="16"/>
              </w:rPr>
              <w:t>to</w:t>
            </w:r>
            <w:r>
              <w:rPr>
                <w:spacing w:val="-12"/>
                <w:sz w:val="16"/>
                <w:szCs w:val="16"/>
              </w:rPr>
              <w:t xml:space="preserve"> </w:t>
            </w:r>
            <w:r>
              <w:rPr>
                <w:sz w:val="16"/>
                <w:szCs w:val="16"/>
              </w:rPr>
              <w:t>renew or extend the Term of the Franchise Agreement;</w:t>
            </w:r>
          </w:p>
        </w:tc>
      </w:tr>
      <w:tr w:rsidR="00C811EF" w14:paraId="5BD9D795" w14:textId="77777777">
        <w:trPr>
          <w:trHeight w:val="920"/>
        </w:trPr>
        <w:tc>
          <w:tcPr>
            <w:tcW w:w="2790" w:type="dxa"/>
            <w:gridSpan w:val="3"/>
            <w:tcBorders>
              <w:top w:val="none" w:sz="6" w:space="0" w:color="auto"/>
              <w:left w:val="single" w:sz="4" w:space="0" w:color="000000"/>
              <w:bottom w:val="none" w:sz="6" w:space="0" w:color="auto"/>
              <w:right w:val="single" w:sz="4" w:space="0" w:color="000000"/>
            </w:tcBorders>
          </w:tcPr>
          <w:p w14:paraId="19000CD1"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31F85AA9"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1FBAC9BB" w14:textId="77777777" w:rsidR="00C811EF" w:rsidRDefault="00C811EF">
            <w:pPr>
              <w:pStyle w:val="TableParagraph"/>
              <w:tabs>
                <w:tab w:val="left" w:pos="800"/>
              </w:tabs>
              <w:kinsoku w:val="0"/>
              <w:overflowPunct w:val="0"/>
              <w:spacing w:before="89"/>
              <w:ind w:left="80" w:right="63"/>
              <w:jc w:val="both"/>
              <w:rPr>
                <w:spacing w:val="-2"/>
                <w:sz w:val="16"/>
                <w:szCs w:val="16"/>
              </w:rPr>
            </w:pPr>
            <w:r>
              <w:rPr>
                <w:spacing w:val="-4"/>
                <w:sz w:val="16"/>
                <w:szCs w:val="16"/>
              </w:rPr>
              <w:t>(e)</w:t>
            </w:r>
            <w:r>
              <w:rPr>
                <w:sz w:val="16"/>
                <w:szCs w:val="16"/>
              </w:rPr>
              <w:tab/>
              <w:t>You</w:t>
            </w:r>
            <w:r>
              <w:rPr>
                <w:spacing w:val="-1"/>
                <w:sz w:val="16"/>
                <w:szCs w:val="16"/>
              </w:rPr>
              <w:t xml:space="preserve"> </w:t>
            </w:r>
            <w:r>
              <w:rPr>
                <w:sz w:val="16"/>
                <w:szCs w:val="16"/>
              </w:rPr>
              <w:t>paid us before</w:t>
            </w:r>
            <w:r>
              <w:rPr>
                <w:spacing w:val="-3"/>
                <w:sz w:val="16"/>
                <w:szCs w:val="16"/>
              </w:rPr>
              <w:t xml:space="preserve"> </w:t>
            </w:r>
            <w:r>
              <w:rPr>
                <w:sz w:val="16"/>
                <w:szCs w:val="16"/>
              </w:rPr>
              <w:t>the expiry of</w:t>
            </w:r>
            <w:r>
              <w:rPr>
                <w:spacing w:val="-2"/>
                <w:sz w:val="16"/>
                <w:szCs w:val="16"/>
              </w:rPr>
              <w:t xml:space="preserve"> </w:t>
            </w:r>
            <w:r>
              <w:rPr>
                <w:sz w:val="16"/>
                <w:szCs w:val="16"/>
              </w:rPr>
              <w:t>the Term or renewal term of</w:t>
            </w:r>
            <w:r>
              <w:rPr>
                <w:spacing w:val="-12"/>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1"/>
                <w:sz w:val="16"/>
                <w:szCs w:val="16"/>
              </w:rPr>
              <w:t xml:space="preserve"> </w:t>
            </w:r>
            <w:r>
              <w:rPr>
                <w:sz w:val="16"/>
                <w:szCs w:val="16"/>
              </w:rPr>
              <w:t>a</w:t>
            </w:r>
            <w:r>
              <w:rPr>
                <w:spacing w:val="-11"/>
                <w:sz w:val="16"/>
                <w:szCs w:val="16"/>
              </w:rPr>
              <w:t xml:space="preserve"> </w:t>
            </w:r>
            <w:r>
              <w:rPr>
                <w:sz w:val="16"/>
                <w:szCs w:val="16"/>
              </w:rPr>
              <w:t>renewal</w:t>
            </w:r>
            <w:r>
              <w:rPr>
                <w:spacing w:val="-9"/>
                <w:sz w:val="16"/>
                <w:szCs w:val="16"/>
              </w:rPr>
              <w:t xml:space="preserve"> </w:t>
            </w:r>
            <w:r>
              <w:rPr>
                <w:sz w:val="16"/>
                <w:szCs w:val="16"/>
              </w:rPr>
              <w:t>fee</w:t>
            </w:r>
            <w:r>
              <w:rPr>
                <w:spacing w:val="-10"/>
                <w:sz w:val="16"/>
                <w:szCs w:val="16"/>
              </w:rPr>
              <w:t xml:space="preserve"> </w:t>
            </w:r>
            <w:r>
              <w:rPr>
                <w:sz w:val="16"/>
                <w:szCs w:val="16"/>
              </w:rPr>
              <w:t>equal</w:t>
            </w:r>
            <w:r>
              <w:rPr>
                <w:spacing w:val="-11"/>
                <w:sz w:val="16"/>
                <w:szCs w:val="16"/>
              </w:rPr>
              <w:t xml:space="preserve"> </w:t>
            </w:r>
            <w:r>
              <w:rPr>
                <w:sz w:val="16"/>
                <w:szCs w:val="16"/>
              </w:rPr>
              <w:t>to</w:t>
            </w:r>
            <w:r>
              <w:rPr>
                <w:spacing w:val="-12"/>
                <w:sz w:val="16"/>
                <w:szCs w:val="16"/>
              </w:rPr>
              <w:t xml:space="preserve"> </w:t>
            </w:r>
            <w:r>
              <w:rPr>
                <w:sz w:val="16"/>
                <w:szCs w:val="16"/>
              </w:rPr>
              <w:t>$10,000</w:t>
            </w:r>
            <w:r>
              <w:rPr>
                <w:spacing w:val="-9"/>
                <w:sz w:val="16"/>
                <w:szCs w:val="16"/>
              </w:rPr>
              <w:t xml:space="preserve"> </w:t>
            </w:r>
            <w:r>
              <w:rPr>
                <w:sz w:val="16"/>
                <w:szCs w:val="16"/>
              </w:rPr>
              <w:t>plus</w:t>
            </w:r>
            <w:r>
              <w:rPr>
                <w:spacing w:val="-8"/>
                <w:sz w:val="16"/>
                <w:szCs w:val="16"/>
              </w:rPr>
              <w:t xml:space="preserve"> </w:t>
            </w:r>
            <w:r>
              <w:rPr>
                <w:sz w:val="16"/>
                <w:szCs w:val="16"/>
              </w:rPr>
              <w:t xml:space="preserve">legal fees and disbursements incurred by us in connection with the </w:t>
            </w:r>
            <w:r>
              <w:rPr>
                <w:spacing w:val="-2"/>
                <w:sz w:val="16"/>
                <w:szCs w:val="16"/>
              </w:rPr>
              <w:t>renewal;</w:t>
            </w:r>
          </w:p>
        </w:tc>
      </w:tr>
      <w:tr w:rsidR="00C811EF" w14:paraId="456FAD67" w14:textId="77777777">
        <w:trPr>
          <w:trHeight w:val="735"/>
        </w:trPr>
        <w:tc>
          <w:tcPr>
            <w:tcW w:w="2790" w:type="dxa"/>
            <w:gridSpan w:val="3"/>
            <w:tcBorders>
              <w:top w:val="none" w:sz="6" w:space="0" w:color="auto"/>
              <w:left w:val="single" w:sz="4" w:space="0" w:color="000000"/>
              <w:bottom w:val="none" w:sz="6" w:space="0" w:color="auto"/>
              <w:right w:val="single" w:sz="4" w:space="0" w:color="000000"/>
            </w:tcBorders>
          </w:tcPr>
          <w:p w14:paraId="4F30685D"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0F208D95"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6EE43FC7" w14:textId="77777777" w:rsidR="00C811EF" w:rsidRDefault="00C811EF">
            <w:pPr>
              <w:pStyle w:val="TableParagraph"/>
              <w:tabs>
                <w:tab w:val="left" w:pos="800"/>
              </w:tabs>
              <w:kinsoku w:val="0"/>
              <w:overflowPunct w:val="0"/>
              <w:spacing w:before="90"/>
              <w:ind w:left="80" w:right="64"/>
              <w:jc w:val="both"/>
              <w:rPr>
                <w:sz w:val="16"/>
                <w:szCs w:val="16"/>
              </w:rPr>
            </w:pPr>
            <w:r>
              <w:rPr>
                <w:spacing w:val="-4"/>
                <w:sz w:val="16"/>
                <w:szCs w:val="16"/>
              </w:rPr>
              <w:t>(f)</w:t>
            </w:r>
            <w:r>
              <w:rPr>
                <w:sz w:val="16"/>
                <w:szCs w:val="16"/>
              </w:rPr>
              <w:tab/>
              <w:t>You completed our then-current training program, if required by us, to our complete satisfaction before the expiry of the Term or renewal;</w:t>
            </w:r>
          </w:p>
        </w:tc>
      </w:tr>
      <w:tr w:rsidR="00C811EF" w14:paraId="515F08BB" w14:textId="77777777">
        <w:trPr>
          <w:trHeight w:val="1472"/>
        </w:trPr>
        <w:tc>
          <w:tcPr>
            <w:tcW w:w="2790" w:type="dxa"/>
            <w:gridSpan w:val="3"/>
            <w:tcBorders>
              <w:top w:val="none" w:sz="6" w:space="0" w:color="auto"/>
              <w:left w:val="single" w:sz="4" w:space="0" w:color="000000"/>
              <w:bottom w:val="none" w:sz="6" w:space="0" w:color="auto"/>
              <w:right w:val="single" w:sz="4" w:space="0" w:color="000000"/>
            </w:tcBorders>
          </w:tcPr>
          <w:p w14:paraId="685C28D9"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none" w:sz="6" w:space="0" w:color="auto"/>
              <w:right w:val="single" w:sz="4" w:space="0" w:color="000000"/>
            </w:tcBorders>
          </w:tcPr>
          <w:p w14:paraId="32980445"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none" w:sz="6" w:space="0" w:color="auto"/>
              <w:right w:val="single" w:sz="4" w:space="0" w:color="000000"/>
            </w:tcBorders>
          </w:tcPr>
          <w:p w14:paraId="0CE89313" w14:textId="77777777" w:rsidR="00C811EF" w:rsidRDefault="00C811EF">
            <w:pPr>
              <w:pStyle w:val="TableParagraph"/>
              <w:tabs>
                <w:tab w:val="left" w:pos="800"/>
              </w:tabs>
              <w:kinsoku w:val="0"/>
              <w:overflowPunct w:val="0"/>
              <w:spacing w:before="89"/>
              <w:ind w:left="80" w:right="63"/>
              <w:jc w:val="both"/>
              <w:rPr>
                <w:sz w:val="16"/>
                <w:szCs w:val="16"/>
              </w:rPr>
            </w:pPr>
            <w:r>
              <w:rPr>
                <w:spacing w:val="-4"/>
                <w:sz w:val="16"/>
                <w:szCs w:val="16"/>
              </w:rPr>
              <w:t>(g)</w:t>
            </w:r>
            <w:r>
              <w:rPr>
                <w:sz w:val="16"/>
                <w:szCs w:val="16"/>
              </w:rPr>
              <w:tab/>
              <w:t>Each</w:t>
            </w:r>
            <w:r>
              <w:rPr>
                <w:spacing w:val="-6"/>
                <w:sz w:val="16"/>
                <w:szCs w:val="16"/>
              </w:rPr>
              <w:t xml:space="preserve"> </w:t>
            </w:r>
            <w:r>
              <w:rPr>
                <w:sz w:val="16"/>
                <w:szCs w:val="16"/>
              </w:rPr>
              <w:t>of</w:t>
            </w:r>
            <w:r>
              <w:rPr>
                <w:spacing w:val="-7"/>
                <w:sz w:val="16"/>
                <w:szCs w:val="16"/>
              </w:rPr>
              <w:t xml:space="preserve"> </w:t>
            </w:r>
            <w:r>
              <w:rPr>
                <w:sz w:val="16"/>
                <w:szCs w:val="16"/>
              </w:rPr>
              <w:t>you</w:t>
            </w:r>
            <w:r>
              <w:rPr>
                <w:spacing w:val="-4"/>
                <w:sz w:val="16"/>
                <w:szCs w:val="16"/>
              </w:rPr>
              <w:t xml:space="preserve"> </w:t>
            </w:r>
            <w:r>
              <w:rPr>
                <w:sz w:val="16"/>
                <w:szCs w:val="16"/>
              </w:rPr>
              <w:t>and</w:t>
            </w:r>
            <w:r>
              <w:rPr>
                <w:spacing w:val="-8"/>
                <w:sz w:val="16"/>
                <w:szCs w:val="16"/>
              </w:rPr>
              <w:t xml:space="preserve"> </w:t>
            </w:r>
            <w:r>
              <w:rPr>
                <w:sz w:val="16"/>
                <w:szCs w:val="16"/>
              </w:rPr>
              <w:t>the</w:t>
            </w:r>
            <w:r>
              <w:rPr>
                <w:spacing w:val="-4"/>
                <w:sz w:val="16"/>
                <w:szCs w:val="16"/>
              </w:rPr>
              <w:t xml:space="preserve"> </w:t>
            </w:r>
            <w:r>
              <w:rPr>
                <w:sz w:val="16"/>
                <w:szCs w:val="16"/>
              </w:rPr>
              <w:t>Guarantors</w:t>
            </w:r>
            <w:r>
              <w:rPr>
                <w:spacing w:val="-4"/>
                <w:sz w:val="16"/>
                <w:szCs w:val="16"/>
              </w:rPr>
              <w:t xml:space="preserve"> </w:t>
            </w:r>
            <w:r>
              <w:rPr>
                <w:sz w:val="16"/>
                <w:szCs w:val="16"/>
              </w:rPr>
              <w:t>executed</w:t>
            </w:r>
            <w:r>
              <w:rPr>
                <w:spacing w:val="-4"/>
                <w:sz w:val="16"/>
                <w:szCs w:val="16"/>
              </w:rPr>
              <w:t xml:space="preserve"> </w:t>
            </w:r>
            <w:r>
              <w:rPr>
                <w:sz w:val="16"/>
                <w:szCs w:val="16"/>
              </w:rPr>
              <w:t>and</w:t>
            </w:r>
            <w:r>
              <w:rPr>
                <w:spacing w:val="-6"/>
                <w:sz w:val="16"/>
                <w:szCs w:val="16"/>
              </w:rPr>
              <w:t xml:space="preserve"> </w:t>
            </w:r>
            <w:r>
              <w:rPr>
                <w:sz w:val="16"/>
                <w:szCs w:val="16"/>
              </w:rPr>
              <w:t>delivered</w:t>
            </w:r>
            <w:r>
              <w:rPr>
                <w:spacing w:val="-6"/>
                <w:sz w:val="16"/>
                <w:szCs w:val="16"/>
              </w:rPr>
              <w:t xml:space="preserve"> </w:t>
            </w:r>
            <w:r>
              <w:rPr>
                <w:sz w:val="16"/>
                <w:szCs w:val="16"/>
              </w:rPr>
              <w:t>to us before the expiry of the Term or renewal term, to the extent permitted by law, a release of us and our Affiliates and our and their respective officers, directors, agents and employees, in the form required and permitted by law, of all claims against us but excepting any claims under an applicable franchise law statute (if any) that cannot be released;</w:t>
            </w:r>
          </w:p>
        </w:tc>
      </w:tr>
      <w:tr w:rsidR="00C811EF" w14:paraId="5874CC0D" w14:textId="77777777">
        <w:trPr>
          <w:trHeight w:val="1086"/>
        </w:trPr>
        <w:tc>
          <w:tcPr>
            <w:tcW w:w="2790" w:type="dxa"/>
            <w:gridSpan w:val="3"/>
            <w:tcBorders>
              <w:top w:val="none" w:sz="6" w:space="0" w:color="auto"/>
              <w:left w:val="single" w:sz="4" w:space="0" w:color="000000"/>
              <w:bottom w:val="single" w:sz="6" w:space="0" w:color="000000"/>
              <w:right w:val="single" w:sz="4" w:space="0" w:color="000000"/>
            </w:tcBorders>
          </w:tcPr>
          <w:p w14:paraId="45DEDD0D"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none" w:sz="6" w:space="0" w:color="auto"/>
              <w:left w:val="single" w:sz="4" w:space="0" w:color="000000"/>
              <w:bottom w:val="single" w:sz="6" w:space="0" w:color="000000"/>
              <w:right w:val="single" w:sz="4" w:space="0" w:color="000000"/>
            </w:tcBorders>
          </w:tcPr>
          <w:p w14:paraId="11D323E0"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none" w:sz="6" w:space="0" w:color="auto"/>
              <w:left w:val="single" w:sz="4" w:space="0" w:color="000000"/>
              <w:bottom w:val="single" w:sz="6" w:space="0" w:color="000000"/>
              <w:right w:val="single" w:sz="4" w:space="0" w:color="000000"/>
            </w:tcBorders>
          </w:tcPr>
          <w:p w14:paraId="6C140E48" w14:textId="6DF303EA" w:rsidR="00C811EF" w:rsidRDefault="00C811EF">
            <w:pPr>
              <w:pStyle w:val="TableParagraph"/>
              <w:tabs>
                <w:tab w:val="left" w:pos="800"/>
              </w:tabs>
              <w:kinsoku w:val="0"/>
              <w:overflowPunct w:val="0"/>
              <w:spacing w:before="90"/>
              <w:ind w:left="80" w:right="63"/>
              <w:jc w:val="both"/>
              <w:rPr>
                <w:spacing w:val="-5"/>
                <w:sz w:val="16"/>
                <w:szCs w:val="16"/>
              </w:rPr>
            </w:pPr>
            <w:r>
              <w:rPr>
                <w:spacing w:val="-4"/>
                <w:sz w:val="16"/>
                <w:szCs w:val="16"/>
              </w:rPr>
              <w:t>(h)</w:t>
            </w:r>
            <w:r>
              <w:rPr>
                <w:sz w:val="16"/>
                <w:szCs w:val="16"/>
              </w:rPr>
              <w:tab/>
              <w:t>You</w:t>
            </w:r>
            <w:r>
              <w:rPr>
                <w:spacing w:val="-2"/>
                <w:sz w:val="16"/>
                <w:szCs w:val="16"/>
              </w:rPr>
              <w:t xml:space="preserve"> </w:t>
            </w:r>
            <w:r>
              <w:rPr>
                <w:sz w:val="16"/>
                <w:szCs w:val="16"/>
              </w:rPr>
              <w:t>shall</w:t>
            </w:r>
            <w:r>
              <w:rPr>
                <w:spacing w:val="-1"/>
                <w:sz w:val="16"/>
                <w:szCs w:val="16"/>
              </w:rPr>
              <w:t xml:space="preserve"> </w:t>
            </w:r>
            <w:r>
              <w:rPr>
                <w:sz w:val="16"/>
                <w:szCs w:val="16"/>
              </w:rPr>
              <w:t>have</w:t>
            </w:r>
            <w:r>
              <w:rPr>
                <w:spacing w:val="-3"/>
                <w:sz w:val="16"/>
                <w:szCs w:val="16"/>
              </w:rPr>
              <w:t xml:space="preserve"> </w:t>
            </w:r>
            <w:r>
              <w:rPr>
                <w:sz w:val="16"/>
                <w:szCs w:val="16"/>
              </w:rPr>
              <w:t>retained</w:t>
            </w:r>
            <w:r>
              <w:rPr>
                <w:spacing w:val="-1"/>
                <w:sz w:val="16"/>
                <w:szCs w:val="16"/>
              </w:rPr>
              <w:t xml:space="preserve"> </w:t>
            </w:r>
            <w:r>
              <w:rPr>
                <w:sz w:val="16"/>
                <w:szCs w:val="16"/>
              </w:rPr>
              <w:t>and</w:t>
            </w:r>
            <w:r>
              <w:rPr>
                <w:spacing w:val="-3"/>
                <w:sz w:val="16"/>
                <w:szCs w:val="16"/>
              </w:rPr>
              <w:t xml:space="preserve"> </w:t>
            </w:r>
            <w:r>
              <w:rPr>
                <w:sz w:val="16"/>
                <w:szCs w:val="16"/>
              </w:rPr>
              <w:t>contracted</w:t>
            </w:r>
            <w:r>
              <w:rPr>
                <w:spacing w:val="-1"/>
                <w:sz w:val="16"/>
                <w:szCs w:val="16"/>
              </w:rPr>
              <w:t xml:space="preserve"> </w:t>
            </w:r>
            <w:r>
              <w:rPr>
                <w:sz w:val="16"/>
                <w:szCs w:val="16"/>
              </w:rPr>
              <w:t>with</w:t>
            </w:r>
            <w:r>
              <w:rPr>
                <w:spacing w:val="-1"/>
                <w:sz w:val="16"/>
                <w:szCs w:val="16"/>
              </w:rPr>
              <w:t xml:space="preserve"> </w:t>
            </w:r>
            <w:r>
              <w:rPr>
                <w:sz w:val="16"/>
                <w:szCs w:val="16"/>
              </w:rPr>
              <w:t>only us or</w:t>
            </w:r>
            <w:r>
              <w:rPr>
                <w:spacing w:val="-2"/>
                <w:sz w:val="16"/>
                <w:szCs w:val="16"/>
              </w:rPr>
              <w:t xml:space="preserve"> </w:t>
            </w:r>
            <w:r>
              <w:rPr>
                <w:sz w:val="16"/>
                <w:szCs w:val="16"/>
              </w:rPr>
              <w:t xml:space="preserve">the construction company authorized by us and shall complete all renovations, refurbishing and/or repairing of the Premises as reasonably required by us and in conformity with </w:t>
            </w:r>
            <w:r w:rsidR="00240D2F">
              <w:rPr>
                <w:sz w:val="16"/>
                <w:szCs w:val="16"/>
              </w:rPr>
              <w:t>[SYSTEM NAME]</w:t>
            </w:r>
            <w:r>
              <w:rPr>
                <w:sz w:val="16"/>
                <w:szCs w:val="16"/>
              </w:rPr>
              <w:t>, specifications</w:t>
            </w:r>
            <w:r>
              <w:rPr>
                <w:spacing w:val="2"/>
                <w:sz w:val="16"/>
                <w:szCs w:val="16"/>
              </w:rPr>
              <w:t xml:space="preserve"> </w:t>
            </w:r>
            <w:r>
              <w:rPr>
                <w:sz w:val="16"/>
                <w:szCs w:val="16"/>
              </w:rPr>
              <w:t>and</w:t>
            </w:r>
            <w:r>
              <w:rPr>
                <w:spacing w:val="6"/>
                <w:sz w:val="16"/>
                <w:szCs w:val="16"/>
              </w:rPr>
              <w:t xml:space="preserve"> </w:t>
            </w:r>
            <w:r>
              <w:rPr>
                <w:sz w:val="16"/>
                <w:szCs w:val="16"/>
              </w:rPr>
              <w:t>requirements</w:t>
            </w:r>
            <w:r>
              <w:rPr>
                <w:spacing w:val="4"/>
                <w:sz w:val="16"/>
                <w:szCs w:val="16"/>
              </w:rPr>
              <w:t xml:space="preserve"> </w:t>
            </w:r>
            <w:r>
              <w:rPr>
                <w:sz w:val="16"/>
                <w:szCs w:val="16"/>
              </w:rPr>
              <w:t>provided</w:t>
            </w:r>
            <w:r>
              <w:rPr>
                <w:spacing w:val="6"/>
                <w:sz w:val="16"/>
                <w:szCs w:val="16"/>
              </w:rPr>
              <w:t xml:space="preserve"> </w:t>
            </w:r>
            <w:r>
              <w:rPr>
                <w:sz w:val="16"/>
                <w:szCs w:val="16"/>
              </w:rPr>
              <w:t>by</w:t>
            </w:r>
            <w:r>
              <w:rPr>
                <w:spacing w:val="7"/>
                <w:sz w:val="16"/>
                <w:szCs w:val="16"/>
              </w:rPr>
              <w:t xml:space="preserve"> </w:t>
            </w:r>
            <w:r>
              <w:rPr>
                <w:sz w:val="16"/>
                <w:szCs w:val="16"/>
              </w:rPr>
              <w:t>us</w:t>
            </w:r>
            <w:r>
              <w:rPr>
                <w:spacing w:val="4"/>
                <w:sz w:val="16"/>
                <w:szCs w:val="16"/>
              </w:rPr>
              <w:t xml:space="preserve"> </w:t>
            </w:r>
            <w:r>
              <w:rPr>
                <w:sz w:val="16"/>
                <w:szCs w:val="16"/>
              </w:rPr>
              <w:t>at</w:t>
            </w:r>
            <w:r>
              <w:rPr>
                <w:spacing w:val="5"/>
                <w:sz w:val="16"/>
                <w:szCs w:val="16"/>
              </w:rPr>
              <w:t xml:space="preserve"> </w:t>
            </w:r>
            <w:r>
              <w:rPr>
                <w:sz w:val="16"/>
                <w:szCs w:val="16"/>
              </w:rPr>
              <w:t>your</w:t>
            </w:r>
            <w:r>
              <w:rPr>
                <w:spacing w:val="3"/>
                <w:sz w:val="16"/>
                <w:szCs w:val="16"/>
              </w:rPr>
              <w:t xml:space="preserve"> </w:t>
            </w:r>
            <w:r>
              <w:rPr>
                <w:sz w:val="16"/>
                <w:szCs w:val="16"/>
              </w:rPr>
              <w:t>expense,</w:t>
            </w:r>
            <w:r>
              <w:rPr>
                <w:spacing w:val="5"/>
                <w:sz w:val="16"/>
                <w:szCs w:val="16"/>
              </w:rPr>
              <w:t xml:space="preserve"> </w:t>
            </w:r>
            <w:r>
              <w:rPr>
                <w:spacing w:val="-5"/>
                <w:sz w:val="16"/>
                <w:szCs w:val="16"/>
              </w:rPr>
              <w:t>as</w:t>
            </w:r>
          </w:p>
        </w:tc>
      </w:tr>
    </w:tbl>
    <w:p w14:paraId="13C4FE25"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075688BE" w14:textId="77777777" w:rsidR="00C811EF" w:rsidRDefault="00C811EF">
      <w:pPr>
        <w:pStyle w:val="BodyText"/>
        <w:kinsoku w:val="0"/>
        <w:overflowPunct w:val="0"/>
        <w:rPr>
          <w:b/>
          <w:bCs/>
        </w:rPr>
      </w:pPr>
    </w:p>
    <w:p w14:paraId="1DC89673" w14:textId="77777777" w:rsidR="00C811EF" w:rsidRDefault="00C811EF">
      <w:pPr>
        <w:pStyle w:val="BodyText"/>
        <w:kinsoku w:val="0"/>
        <w:overflowPunct w:val="0"/>
        <w:rPr>
          <w:b/>
          <w:bCs/>
        </w:rPr>
      </w:pPr>
    </w:p>
    <w:p w14:paraId="334080CF" w14:textId="77777777" w:rsidR="00C811EF" w:rsidRDefault="00C811EF">
      <w:pPr>
        <w:pStyle w:val="BodyText"/>
        <w:kinsoku w:val="0"/>
        <w:overflowPunct w:val="0"/>
        <w:rPr>
          <w:b/>
          <w:bCs/>
        </w:rPr>
      </w:pPr>
    </w:p>
    <w:p w14:paraId="4C9A6688" w14:textId="77777777" w:rsidR="00C811EF" w:rsidRDefault="00C811EF">
      <w:pPr>
        <w:pStyle w:val="BodyText"/>
        <w:kinsoku w:val="0"/>
        <w:overflowPunct w:val="0"/>
        <w:spacing w:before="118"/>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006B7FAC"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5A5C475F" w14:textId="77777777" w:rsidR="00C811EF" w:rsidRDefault="00C811EF">
            <w:pPr>
              <w:pStyle w:val="TableParagraph"/>
              <w:kinsoku w:val="0"/>
              <w:overflowPunct w:val="0"/>
              <w:spacing w:before="91"/>
              <w:rPr>
                <w:b/>
                <w:bCs/>
                <w:sz w:val="20"/>
                <w:szCs w:val="20"/>
              </w:rPr>
            </w:pPr>
          </w:p>
          <w:p w14:paraId="212AEACB"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067E3B13"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33AD0CC3" w14:textId="77777777" w:rsidR="00C811EF" w:rsidRDefault="00C811EF">
            <w:pPr>
              <w:pStyle w:val="TableParagraph"/>
              <w:kinsoku w:val="0"/>
              <w:overflowPunct w:val="0"/>
              <w:spacing w:before="91"/>
              <w:rPr>
                <w:b/>
                <w:bCs/>
                <w:sz w:val="20"/>
                <w:szCs w:val="20"/>
              </w:rPr>
            </w:pPr>
          </w:p>
          <w:p w14:paraId="10CF6BE9"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2611D49D" w14:textId="77777777">
        <w:trPr>
          <w:trHeight w:val="2548"/>
        </w:trPr>
        <w:tc>
          <w:tcPr>
            <w:tcW w:w="2791" w:type="dxa"/>
            <w:tcBorders>
              <w:top w:val="single" w:sz="6" w:space="0" w:color="000000"/>
              <w:left w:val="single" w:sz="4" w:space="0" w:color="000000"/>
              <w:bottom w:val="single" w:sz="6" w:space="0" w:color="000000"/>
              <w:right w:val="single" w:sz="4" w:space="0" w:color="000000"/>
            </w:tcBorders>
          </w:tcPr>
          <w:p w14:paraId="370D9B8A"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2014BD80"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56B69790" w14:textId="77777777" w:rsidR="00C811EF" w:rsidRDefault="00C811EF">
            <w:pPr>
              <w:pStyle w:val="TableParagraph"/>
              <w:kinsoku w:val="0"/>
              <w:overflowPunct w:val="0"/>
              <w:spacing w:before="79"/>
              <w:ind w:left="79"/>
              <w:rPr>
                <w:spacing w:val="-2"/>
                <w:sz w:val="16"/>
                <w:szCs w:val="16"/>
              </w:rPr>
            </w:pPr>
            <w:r>
              <w:rPr>
                <w:sz w:val="16"/>
                <w:szCs w:val="16"/>
              </w:rPr>
              <w:t xml:space="preserve">reasonably required by us to reflect our then-current standards and </w:t>
            </w:r>
            <w:proofErr w:type="gramStart"/>
            <w:r>
              <w:rPr>
                <w:spacing w:val="-2"/>
                <w:sz w:val="16"/>
                <w:szCs w:val="16"/>
              </w:rPr>
              <w:t>image;</w:t>
            </w:r>
            <w:proofErr w:type="gramEnd"/>
          </w:p>
          <w:p w14:paraId="35E154C4" w14:textId="56F2A27A" w:rsidR="00C811EF" w:rsidRDefault="00C811EF">
            <w:pPr>
              <w:pStyle w:val="TableParagraph"/>
              <w:numPr>
                <w:ilvl w:val="0"/>
                <w:numId w:val="74"/>
              </w:numPr>
              <w:tabs>
                <w:tab w:val="left" w:pos="799"/>
              </w:tabs>
              <w:kinsoku w:val="0"/>
              <w:overflowPunct w:val="0"/>
              <w:spacing w:before="183"/>
              <w:ind w:right="65" w:firstLine="0"/>
              <w:jc w:val="both"/>
              <w:rPr>
                <w:sz w:val="16"/>
                <w:szCs w:val="16"/>
              </w:rPr>
            </w:pPr>
            <w:r>
              <w:rPr>
                <w:sz w:val="16"/>
                <w:szCs w:val="16"/>
              </w:rPr>
              <w:t>You</w:t>
            </w:r>
            <w:r>
              <w:rPr>
                <w:spacing w:val="-12"/>
                <w:sz w:val="16"/>
                <w:szCs w:val="16"/>
              </w:rPr>
              <w:t xml:space="preserve"> </w:t>
            </w:r>
            <w:r>
              <w:rPr>
                <w:sz w:val="16"/>
                <w:szCs w:val="16"/>
              </w:rPr>
              <w:t>provided</w:t>
            </w:r>
            <w:r>
              <w:rPr>
                <w:spacing w:val="-11"/>
                <w:sz w:val="16"/>
                <w:szCs w:val="16"/>
              </w:rPr>
              <w:t xml:space="preserve"> </w:t>
            </w:r>
            <w:r>
              <w:rPr>
                <w:sz w:val="16"/>
                <w:szCs w:val="16"/>
              </w:rPr>
              <w:t>us</w:t>
            </w:r>
            <w:r>
              <w:rPr>
                <w:spacing w:val="-11"/>
                <w:sz w:val="16"/>
                <w:szCs w:val="16"/>
              </w:rPr>
              <w:t xml:space="preserve"> </w:t>
            </w:r>
            <w:r>
              <w:rPr>
                <w:sz w:val="16"/>
                <w:szCs w:val="16"/>
              </w:rPr>
              <w:t>with</w:t>
            </w:r>
            <w:r>
              <w:rPr>
                <w:spacing w:val="-11"/>
                <w:sz w:val="16"/>
                <w:szCs w:val="16"/>
              </w:rPr>
              <w:t xml:space="preserve"> </w:t>
            </w:r>
            <w:r>
              <w:rPr>
                <w:sz w:val="16"/>
                <w:szCs w:val="16"/>
              </w:rPr>
              <w:t>a</w:t>
            </w:r>
            <w:r>
              <w:rPr>
                <w:spacing w:val="-11"/>
                <w:sz w:val="16"/>
                <w:szCs w:val="16"/>
              </w:rPr>
              <w:t xml:space="preserve"> </w:t>
            </w:r>
            <w:r>
              <w:rPr>
                <w:sz w:val="16"/>
                <w:szCs w:val="16"/>
              </w:rPr>
              <w:t>complete</w:t>
            </w:r>
            <w:r>
              <w:rPr>
                <w:spacing w:val="-11"/>
                <w:sz w:val="16"/>
                <w:szCs w:val="16"/>
              </w:rPr>
              <w:t xml:space="preserve"> </w:t>
            </w:r>
            <w:r>
              <w:rPr>
                <w:sz w:val="16"/>
                <w:szCs w:val="16"/>
              </w:rPr>
              <w:t>set</w:t>
            </w:r>
            <w:r>
              <w:rPr>
                <w:spacing w:val="-11"/>
                <w:sz w:val="16"/>
                <w:szCs w:val="16"/>
              </w:rPr>
              <w:t xml:space="preserve"> </w:t>
            </w:r>
            <w:r>
              <w:rPr>
                <w:sz w:val="16"/>
                <w:szCs w:val="16"/>
              </w:rPr>
              <w:t>of</w:t>
            </w:r>
            <w:r>
              <w:rPr>
                <w:spacing w:val="-11"/>
                <w:sz w:val="16"/>
                <w:szCs w:val="16"/>
              </w:rPr>
              <w:t xml:space="preserve"> </w:t>
            </w:r>
            <w:r>
              <w:rPr>
                <w:sz w:val="16"/>
                <w:szCs w:val="16"/>
              </w:rPr>
              <w:t>financial</w:t>
            </w:r>
            <w:r>
              <w:rPr>
                <w:spacing w:val="-12"/>
                <w:sz w:val="16"/>
                <w:szCs w:val="16"/>
              </w:rPr>
              <w:t xml:space="preserve"> </w:t>
            </w:r>
            <w:r>
              <w:rPr>
                <w:sz w:val="16"/>
                <w:szCs w:val="16"/>
              </w:rPr>
              <w:t xml:space="preserve">statements and reports for the </w:t>
            </w:r>
            <w:del w:id="584" w:author="Matthew Levine" w:date="2025-06-06T13:36:00Z" w16du:dateUtc="2025-06-06T17:36:00Z">
              <w:r w:rsidDel="00D31982">
                <w:rPr>
                  <w:sz w:val="16"/>
                  <w:szCs w:val="16"/>
                </w:rPr>
                <w:delText>Studio</w:delText>
              </w:r>
            </w:del>
            <w:ins w:id="585" w:author="Matthew Levine" w:date="2025-06-06T13:36:00Z" w16du:dateUtc="2025-06-06T17:36:00Z">
              <w:r w:rsidR="00D31982">
                <w:rPr>
                  <w:sz w:val="16"/>
                  <w:szCs w:val="16"/>
                </w:rPr>
                <w:t>[Premise Café]</w:t>
              </w:r>
            </w:ins>
            <w:r>
              <w:rPr>
                <w:sz w:val="16"/>
                <w:szCs w:val="16"/>
              </w:rPr>
              <w:t xml:space="preserve"> for the last 2 fiscal years immediately preceding the date of </w:t>
            </w:r>
            <w:proofErr w:type="gramStart"/>
            <w:r>
              <w:rPr>
                <w:sz w:val="16"/>
                <w:szCs w:val="16"/>
              </w:rPr>
              <w:t>renewal;</w:t>
            </w:r>
            <w:proofErr w:type="gramEnd"/>
          </w:p>
          <w:p w14:paraId="207DBACC" w14:textId="77777777" w:rsidR="00C811EF" w:rsidRDefault="00C811EF">
            <w:pPr>
              <w:pStyle w:val="TableParagraph"/>
              <w:kinsoku w:val="0"/>
              <w:overflowPunct w:val="0"/>
              <w:spacing w:before="1"/>
              <w:rPr>
                <w:b/>
                <w:bCs/>
                <w:sz w:val="16"/>
                <w:szCs w:val="16"/>
              </w:rPr>
            </w:pPr>
          </w:p>
          <w:p w14:paraId="1273E48D" w14:textId="77777777" w:rsidR="00C811EF" w:rsidRDefault="00C811EF">
            <w:pPr>
              <w:pStyle w:val="TableParagraph"/>
              <w:numPr>
                <w:ilvl w:val="0"/>
                <w:numId w:val="74"/>
              </w:numPr>
              <w:tabs>
                <w:tab w:val="left" w:pos="799"/>
              </w:tabs>
              <w:kinsoku w:val="0"/>
              <w:overflowPunct w:val="0"/>
              <w:ind w:right="64" w:firstLine="0"/>
              <w:jc w:val="both"/>
              <w:rPr>
                <w:sz w:val="16"/>
                <w:szCs w:val="16"/>
              </w:rPr>
            </w:pPr>
            <w:r>
              <w:rPr>
                <w:sz w:val="16"/>
                <w:szCs w:val="16"/>
              </w:rPr>
              <w:t>The Lease contemplates a renewal term and the landlord of the Premises consents to a renewal or extension of the Lease (if such consent is required); and</w:t>
            </w:r>
          </w:p>
          <w:p w14:paraId="0313B0CB" w14:textId="77777777" w:rsidR="00C811EF" w:rsidRDefault="00C811EF">
            <w:pPr>
              <w:pStyle w:val="TableParagraph"/>
              <w:kinsoku w:val="0"/>
              <w:overflowPunct w:val="0"/>
              <w:spacing w:before="1"/>
              <w:rPr>
                <w:b/>
                <w:bCs/>
                <w:sz w:val="16"/>
                <w:szCs w:val="16"/>
              </w:rPr>
            </w:pPr>
          </w:p>
          <w:p w14:paraId="25721EBC" w14:textId="77777777" w:rsidR="00C811EF" w:rsidRDefault="00C811EF">
            <w:pPr>
              <w:pStyle w:val="TableParagraph"/>
              <w:kinsoku w:val="0"/>
              <w:overflowPunct w:val="0"/>
              <w:ind w:left="79"/>
              <w:rPr>
                <w:sz w:val="16"/>
                <w:szCs w:val="16"/>
              </w:rPr>
            </w:pPr>
            <w:r>
              <w:rPr>
                <w:sz w:val="16"/>
                <w:szCs w:val="16"/>
              </w:rPr>
              <w:t>You</w:t>
            </w:r>
            <w:r>
              <w:rPr>
                <w:spacing w:val="40"/>
                <w:sz w:val="16"/>
                <w:szCs w:val="16"/>
              </w:rPr>
              <w:t xml:space="preserve"> </w:t>
            </w:r>
            <w:r>
              <w:rPr>
                <w:sz w:val="16"/>
                <w:szCs w:val="16"/>
              </w:rPr>
              <w:t>are</w:t>
            </w:r>
            <w:r>
              <w:rPr>
                <w:spacing w:val="40"/>
                <w:sz w:val="16"/>
                <w:szCs w:val="16"/>
              </w:rPr>
              <w:t xml:space="preserve"> </w:t>
            </w:r>
            <w:r>
              <w:rPr>
                <w:sz w:val="16"/>
                <w:szCs w:val="16"/>
              </w:rPr>
              <w:t>otherwise</w:t>
            </w:r>
            <w:r>
              <w:rPr>
                <w:spacing w:val="38"/>
                <w:sz w:val="16"/>
                <w:szCs w:val="16"/>
              </w:rPr>
              <w:t xml:space="preserve"> </w:t>
            </w:r>
            <w:r>
              <w:rPr>
                <w:sz w:val="16"/>
                <w:szCs w:val="16"/>
              </w:rPr>
              <w:t>able</w:t>
            </w:r>
            <w:r>
              <w:rPr>
                <w:spacing w:val="40"/>
                <w:sz w:val="16"/>
                <w:szCs w:val="16"/>
              </w:rPr>
              <w:t xml:space="preserve"> </w:t>
            </w:r>
            <w:r>
              <w:rPr>
                <w:sz w:val="16"/>
                <w:szCs w:val="16"/>
              </w:rPr>
              <w:t>to</w:t>
            </w:r>
            <w:r>
              <w:rPr>
                <w:spacing w:val="37"/>
                <w:sz w:val="16"/>
                <w:szCs w:val="16"/>
              </w:rPr>
              <w:t xml:space="preserve"> </w:t>
            </w:r>
            <w:r>
              <w:rPr>
                <w:sz w:val="16"/>
                <w:szCs w:val="16"/>
              </w:rPr>
              <w:t>maintain</w:t>
            </w:r>
            <w:r>
              <w:rPr>
                <w:spacing w:val="40"/>
                <w:sz w:val="16"/>
                <w:szCs w:val="16"/>
              </w:rPr>
              <w:t xml:space="preserve"> </w:t>
            </w:r>
            <w:r>
              <w:rPr>
                <w:sz w:val="16"/>
                <w:szCs w:val="16"/>
              </w:rPr>
              <w:t>possession</w:t>
            </w:r>
            <w:r>
              <w:rPr>
                <w:spacing w:val="38"/>
                <w:sz w:val="16"/>
                <w:szCs w:val="16"/>
              </w:rPr>
              <w:t xml:space="preserve"> </w:t>
            </w:r>
            <w:r>
              <w:rPr>
                <w:sz w:val="16"/>
                <w:szCs w:val="16"/>
              </w:rPr>
              <w:t>of</w:t>
            </w:r>
            <w:r>
              <w:rPr>
                <w:spacing w:val="39"/>
                <w:sz w:val="16"/>
                <w:szCs w:val="16"/>
              </w:rPr>
              <w:t xml:space="preserve"> </w:t>
            </w:r>
            <w:r>
              <w:rPr>
                <w:sz w:val="16"/>
                <w:szCs w:val="16"/>
              </w:rPr>
              <w:t>the</w:t>
            </w:r>
            <w:r>
              <w:rPr>
                <w:spacing w:val="40"/>
                <w:sz w:val="16"/>
                <w:szCs w:val="16"/>
              </w:rPr>
              <w:t xml:space="preserve"> </w:t>
            </w:r>
            <w:r>
              <w:rPr>
                <w:sz w:val="16"/>
                <w:szCs w:val="16"/>
              </w:rPr>
              <w:t>Premises pursuant to a lease directly with the landlord.</w:t>
            </w:r>
          </w:p>
        </w:tc>
      </w:tr>
      <w:tr w:rsidR="00C811EF" w14:paraId="1C1430A9" w14:textId="77777777">
        <w:trPr>
          <w:trHeight w:val="3834"/>
        </w:trPr>
        <w:tc>
          <w:tcPr>
            <w:tcW w:w="2791" w:type="dxa"/>
            <w:tcBorders>
              <w:top w:val="single" w:sz="6" w:space="0" w:color="000000"/>
              <w:left w:val="single" w:sz="4" w:space="0" w:color="000000"/>
              <w:bottom w:val="single" w:sz="6" w:space="0" w:color="000000"/>
              <w:right w:val="single" w:sz="4" w:space="0" w:color="000000"/>
            </w:tcBorders>
          </w:tcPr>
          <w:p w14:paraId="15164C00" w14:textId="77777777" w:rsidR="00C811EF" w:rsidRDefault="00C811EF">
            <w:pPr>
              <w:pStyle w:val="TableParagraph"/>
              <w:kinsoku w:val="0"/>
              <w:overflowPunct w:val="0"/>
              <w:spacing w:before="79"/>
              <w:ind w:left="79"/>
              <w:rPr>
                <w:spacing w:val="-5"/>
                <w:sz w:val="16"/>
                <w:szCs w:val="16"/>
              </w:rPr>
            </w:pPr>
            <w:r>
              <w:rPr>
                <w:sz w:val="16"/>
                <w:szCs w:val="16"/>
              </w:rPr>
              <w:t>(d)</w:t>
            </w:r>
            <w:r>
              <w:rPr>
                <w:spacing w:val="25"/>
                <w:sz w:val="16"/>
                <w:szCs w:val="16"/>
              </w:rPr>
              <w:t xml:space="preserve"> </w:t>
            </w:r>
            <w:r>
              <w:rPr>
                <w:sz w:val="16"/>
                <w:szCs w:val="16"/>
              </w:rPr>
              <w:t>Termination</w:t>
            </w:r>
            <w:r>
              <w:rPr>
                <w:spacing w:val="-3"/>
                <w:sz w:val="16"/>
                <w:szCs w:val="16"/>
              </w:rPr>
              <w:t xml:space="preserve"> </w:t>
            </w:r>
            <w:r>
              <w:rPr>
                <w:sz w:val="16"/>
                <w:szCs w:val="16"/>
              </w:rPr>
              <w:t>by</w:t>
            </w:r>
            <w:r>
              <w:rPr>
                <w:spacing w:val="-3"/>
                <w:sz w:val="16"/>
                <w:szCs w:val="16"/>
              </w:rPr>
              <w:t xml:space="preserve"> </w:t>
            </w:r>
            <w:r>
              <w:rPr>
                <w:spacing w:val="-5"/>
                <w:sz w:val="16"/>
                <w:szCs w:val="16"/>
              </w:rPr>
              <w:t>you</w:t>
            </w:r>
          </w:p>
        </w:tc>
        <w:tc>
          <w:tcPr>
            <w:tcW w:w="1800" w:type="dxa"/>
            <w:tcBorders>
              <w:top w:val="single" w:sz="6" w:space="0" w:color="000000"/>
              <w:left w:val="single" w:sz="4" w:space="0" w:color="000000"/>
              <w:bottom w:val="single" w:sz="6" w:space="0" w:color="000000"/>
              <w:right w:val="single" w:sz="4" w:space="0" w:color="000000"/>
            </w:tcBorders>
          </w:tcPr>
          <w:p w14:paraId="136E61FC" w14:textId="77777777" w:rsidR="00C811EF" w:rsidRDefault="00C811EF">
            <w:pPr>
              <w:pStyle w:val="TableParagraph"/>
              <w:kinsoku w:val="0"/>
              <w:overflowPunct w:val="0"/>
              <w:spacing w:before="79"/>
              <w:ind w:left="79"/>
              <w:rPr>
                <w:spacing w:val="-5"/>
                <w:sz w:val="16"/>
                <w:szCs w:val="16"/>
              </w:rPr>
            </w:pPr>
            <w:r>
              <w:rPr>
                <w:spacing w:val="-5"/>
                <w:sz w:val="16"/>
                <w:szCs w:val="16"/>
              </w:rPr>
              <w:t>8.5</w:t>
            </w:r>
          </w:p>
        </w:tc>
        <w:tc>
          <w:tcPr>
            <w:tcW w:w="5016" w:type="dxa"/>
            <w:tcBorders>
              <w:top w:val="single" w:sz="6" w:space="0" w:color="000000"/>
              <w:left w:val="single" w:sz="4" w:space="0" w:color="000000"/>
              <w:bottom w:val="single" w:sz="6" w:space="0" w:color="000000"/>
              <w:right w:val="single" w:sz="4" w:space="0" w:color="000000"/>
            </w:tcBorders>
          </w:tcPr>
          <w:p w14:paraId="0CB1CD0D" w14:textId="57786EDA" w:rsidR="00C811EF" w:rsidRDefault="00C811EF">
            <w:pPr>
              <w:pStyle w:val="TableParagraph"/>
              <w:kinsoku w:val="0"/>
              <w:overflowPunct w:val="0"/>
              <w:spacing w:before="79"/>
              <w:ind w:left="79" w:right="64"/>
              <w:jc w:val="both"/>
              <w:rPr>
                <w:sz w:val="16"/>
                <w:szCs w:val="16"/>
              </w:rPr>
            </w:pPr>
            <w:r>
              <w:rPr>
                <w:sz w:val="16"/>
                <w:szCs w:val="16"/>
              </w:rPr>
              <w:t>Each of we and you are entitled to terminate the Franchise Agreement, effective upon delivery of 21 days written notice of termination to the other party to the Franchise Agreement if, for any reason whatsoever, you fail to find a suitable location or to obtain a fully</w:t>
            </w:r>
            <w:r>
              <w:rPr>
                <w:spacing w:val="-6"/>
                <w:sz w:val="16"/>
                <w:szCs w:val="16"/>
              </w:rPr>
              <w:t xml:space="preserve"> </w:t>
            </w:r>
            <w:r>
              <w:rPr>
                <w:sz w:val="16"/>
                <w:szCs w:val="16"/>
              </w:rPr>
              <w:t>executed</w:t>
            </w:r>
            <w:r>
              <w:rPr>
                <w:spacing w:val="-5"/>
                <w:sz w:val="16"/>
                <w:szCs w:val="16"/>
              </w:rPr>
              <w:t xml:space="preserve"> </w:t>
            </w:r>
            <w:r>
              <w:rPr>
                <w:sz w:val="16"/>
                <w:szCs w:val="16"/>
              </w:rPr>
              <w:t>Lease</w:t>
            </w:r>
            <w:r>
              <w:rPr>
                <w:spacing w:val="-6"/>
                <w:sz w:val="16"/>
                <w:szCs w:val="16"/>
              </w:rPr>
              <w:t xml:space="preserve"> </w:t>
            </w:r>
            <w:r>
              <w:rPr>
                <w:sz w:val="16"/>
                <w:szCs w:val="16"/>
              </w:rPr>
              <w:t>in</w:t>
            </w:r>
            <w:r>
              <w:rPr>
                <w:spacing w:val="-5"/>
                <w:sz w:val="16"/>
                <w:szCs w:val="16"/>
              </w:rPr>
              <w:t xml:space="preserve"> </w:t>
            </w:r>
            <w:r>
              <w:rPr>
                <w:sz w:val="16"/>
                <w:szCs w:val="16"/>
              </w:rPr>
              <w:t>the</w:t>
            </w:r>
            <w:r>
              <w:rPr>
                <w:spacing w:val="-8"/>
                <w:sz w:val="16"/>
                <w:szCs w:val="16"/>
              </w:rPr>
              <w:t xml:space="preserve"> </w:t>
            </w:r>
            <w:r>
              <w:rPr>
                <w:sz w:val="16"/>
                <w:szCs w:val="16"/>
              </w:rPr>
              <w:t>form</w:t>
            </w:r>
            <w:r>
              <w:rPr>
                <w:spacing w:val="-5"/>
                <w:sz w:val="16"/>
                <w:szCs w:val="16"/>
              </w:rPr>
              <w:t xml:space="preserve"> </w:t>
            </w:r>
            <w:r>
              <w:rPr>
                <w:sz w:val="16"/>
                <w:szCs w:val="16"/>
              </w:rPr>
              <w:t>which</w:t>
            </w:r>
            <w:r>
              <w:rPr>
                <w:spacing w:val="-5"/>
                <w:sz w:val="16"/>
                <w:szCs w:val="16"/>
              </w:rPr>
              <w:t xml:space="preserve"> </w:t>
            </w:r>
            <w:r>
              <w:rPr>
                <w:sz w:val="16"/>
                <w:szCs w:val="16"/>
              </w:rPr>
              <w:t>we</w:t>
            </w:r>
            <w:r>
              <w:rPr>
                <w:spacing w:val="-6"/>
                <w:sz w:val="16"/>
                <w:szCs w:val="16"/>
              </w:rPr>
              <w:t xml:space="preserve"> </w:t>
            </w:r>
            <w:r>
              <w:rPr>
                <w:sz w:val="16"/>
                <w:szCs w:val="16"/>
              </w:rPr>
              <w:t>have</w:t>
            </w:r>
            <w:r>
              <w:rPr>
                <w:spacing w:val="-5"/>
                <w:sz w:val="16"/>
                <w:szCs w:val="16"/>
              </w:rPr>
              <w:t xml:space="preserve"> </w:t>
            </w:r>
            <w:r>
              <w:rPr>
                <w:sz w:val="16"/>
                <w:szCs w:val="16"/>
              </w:rPr>
              <w:t>previously</w:t>
            </w:r>
            <w:r>
              <w:rPr>
                <w:spacing w:val="-4"/>
                <w:sz w:val="16"/>
                <w:szCs w:val="16"/>
              </w:rPr>
              <w:t xml:space="preserve"> </w:t>
            </w:r>
            <w:r>
              <w:rPr>
                <w:sz w:val="16"/>
                <w:szCs w:val="16"/>
              </w:rPr>
              <w:t>approved, a fully executed Addendum to Lease or we are unable to obtain the written</w:t>
            </w:r>
            <w:r>
              <w:rPr>
                <w:spacing w:val="-9"/>
                <w:sz w:val="16"/>
                <w:szCs w:val="16"/>
              </w:rPr>
              <w:t xml:space="preserve"> </w:t>
            </w:r>
            <w:r>
              <w:rPr>
                <w:sz w:val="16"/>
                <w:szCs w:val="16"/>
              </w:rPr>
              <w:t>consent</w:t>
            </w:r>
            <w:r>
              <w:rPr>
                <w:spacing w:val="-8"/>
                <w:sz w:val="16"/>
                <w:szCs w:val="16"/>
              </w:rPr>
              <w:t xml:space="preserve"> </w:t>
            </w:r>
            <w:r>
              <w:rPr>
                <w:sz w:val="16"/>
                <w:szCs w:val="16"/>
              </w:rPr>
              <w:t>of</w:t>
            </w:r>
            <w:r>
              <w:rPr>
                <w:spacing w:val="-8"/>
                <w:sz w:val="16"/>
                <w:szCs w:val="16"/>
              </w:rPr>
              <w:t xml:space="preserve"> </w:t>
            </w:r>
            <w:r>
              <w:rPr>
                <w:sz w:val="16"/>
                <w:szCs w:val="16"/>
              </w:rPr>
              <w:t>the</w:t>
            </w:r>
            <w:r>
              <w:rPr>
                <w:spacing w:val="-7"/>
                <w:sz w:val="16"/>
                <w:szCs w:val="16"/>
              </w:rPr>
              <w:t xml:space="preserve"> </w:t>
            </w:r>
            <w:r>
              <w:rPr>
                <w:sz w:val="16"/>
                <w:szCs w:val="16"/>
              </w:rPr>
              <w:t>landlord</w:t>
            </w:r>
            <w:r>
              <w:rPr>
                <w:spacing w:val="-6"/>
                <w:sz w:val="16"/>
                <w:szCs w:val="16"/>
              </w:rPr>
              <w:t xml:space="preserve"> </w:t>
            </w:r>
            <w:r>
              <w:rPr>
                <w:sz w:val="16"/>
                <w:szCs w:val="16"/>
              </w:rPr>
              <w:t>of</w:t>
            </w:r>
            <w:r>
              <w:rPr>
                <w:spacing w:val="-5"/>
                <w:sz w:val="16"/>
                <w:szCs w:val="16"/>
              </w:rPr>
              <w:t xml:space="preserve"> </w:t>
            </w:r>
            <w:r>
              <w:rPr>
                <w:sz w:val="16"/>
                <w:szCs w:val="16"/>
              </w:rPr>
              <w:t>the</w:t>
            </w:r>
            <w:r>
              <w:rPr>
                <w:spacing w:val="-7"/>
                <w:sz w:val="16"/>
                <w:szCs w:val="16"/>
              </w:rPr>
              <w:t xml:space="preserve"> </w:t>
            </w:r>
            <w:r>
              <w:rPr>
                <w:sz w:val="16"/>
                <w:szCs w:val="16"/>
              </w:rPr>
              <w:t>Premises</w:t>
            </w:r>
            <w:r>
              <w:rPr>
                <w:spacing w:val="-7"/>
                <w:sz w:val="16"/>
                <w:szCs w:val="16"/>
              </w:rPr>
              <w:t xml:space="preserve"> </w:t>
            </w:r>
            <w:r>
              <w:rPr>
                <w:sz w:val="16"/>
                <w:szCs w:val="16"/>
              </w:rPr>
              <w:t>to</w:t>
            </w:r>
            <w:r>
              <w:rPr>
                <w:spacing w:val="-7"/>
                <w:sz w:val="16"/>
                <w:szCs w:val="16"/>
              </w:rPr>
              <w:t xml:space="preserve"> </w:t>
            </w:r>
            <w:r>
              <w:rPr>
                <w:sz w:val="16"/>
                <w:szCs w:val="16"/>
              </w:rPr>
              <w:t>permit</w:t>
            </w:r>
            <w:r>
              <w:rPr>
                <w:spacing w:val="-8"/>
                <w:sz w:val="16"/>
                <w:szCs w:val="16"/>
              </w:rPr>
              <w:t xml:space="preserve"> </w:t>
            </w:r>
            <w:r>
              <w:rPr>
                <w:sz w:val="16"/>
                <w:szCs w:val="16"/>
              </w:rPr>
              <w:t>the</w:t>
            </w:r>
            <w:r>
              <w:rPr>
                <w:spacing w:val="-9"/>
                <w:sz w:val="16"/>
                <w:szCs w:val="16"/>
              </w:rPr>
              <w:t xml:space="preserve"> </w:t>
            </w:r>
            <w:del w:id="586" w:author="Matthew Levine" w:date="2025-06-06T13:36:00Z" w16du:dateUtc="2025-06-06T17:36:00Z">
              <w:r w:rsidDel="00D31982">
                <w:rPr>
                  <w:sz w:val="16"/>
                  <w:szCs w:val="16"/>
                </w:rPr>
                <w:delText>Studio</w:delText>
              </w:r>
            </w:del>
            <w:ins w:id="587" w:author="Matthew Levine" w:date="2025-06-06T13:36:00Z" w16du:dateUtc="2025-06-06T17:36:00Z">
              <w:r w:rsidR="00D31982">
                <w:rPr>
                  <w:sz w:val="16"/>
                  <w:szCs w:val="16"/>
                </w:rPr>
                <w:t>[Premise Café]</w:t>
              </w:r>
            </w:ins>
            <w:r>
              <w:rPr>
                <w:sz w:val="16"/>
                <w:szCs w:val="16"/>
              </w:rPr>
              <w:t xml:space="preserve"> to operate therefrom, within 180 days following the execution of the Franchise</w:t>
            </w:r>
            <w:r>
              <w:rPr>
                <w:spacing w:val="-2"/>
                <w:sz w:val="16"/>
                <w:szCs w:val="16"/>
              </w:rPr>
              <w:t xml:space="preserve"> </w:t>
            </w:r>
            <w:r>
              <w:rPr>
                <w:sz w:val="16"/>
                <w:szCs w:val="16"/>
              </w:rPr>
              <w:t>Agreement, and in such event, we shall return 25% of</w:t>
            </w:r>
            <w:r>
              <w:rPr>
                <w:spacing w:val="-1"/>
                <w:sz w:val="16"/>
                <w:szCs w:val="16"/>
              </w:rPr>
              <w:t xml:space="preserve"> </w:t>
            </w:r>
            <w:r>
              <w:rPr>
                <w:sz w:val="16"/>
                <w:szCs w:val="16"/>
              </w:rPr>
              <w:t>the Franchise Fee to you.</w:t>
            </w:r>
            <w:r>
              <w:rPr>
                <w:spacing w:val="40"/>
                <w:sz w:val="16"/>
                <w:szCs w:val="16"/>
              </w:rPr>
              <w:t xml:space="preserve"> </w:t>
            </w:r>
            <w:r>
              <w:rPr>
                <w:sz w:val="16"/>
                <w:szCs w:val="16"/>
              </w:rPr>
              <w:t xml:space="preserve">We are not responsible for any losses, costs or expenses whatsoever incurred by you </w:t>
            </w:r>
            <w:proofErr w:type="gramStart"/>
            <w:r>
              <w:rPr>
                <w:sz w:val="16"/>
                <w:szCs w:val="16"/>
              </w:rPr>
              <w:t>as a result of</w:t>
            </w:r>
            <w:proofErr w:type="gramEnd"/>
            <w:r>
              <w:rPr>
                <w:sz w:val="16"/>
                <w:szCs w:val="16"/>
              </w:rPr>
              <w:t xml:space="preserve"> such inability to obtain the Lease, the Addendum to Lease or the landlord’s consent.</w:t>
            </w:r>
            <w:r>
              <w:rPr>
                <w:spacing w:val="-7"/>
                <w:sz w:val="16"/>
                <w:szCs w:val="16"/>
              </w:rPr>
              <w:t xml:space="preserve"> </w:t>
            </w:r>
            <w:r>
              <w:rPr>
                <w:sz w:val="16"/>
                <w:szCs w:val="16"/>
              </w:rPr>
              <w:t>Forthwith</w:t>
            </w:r>
            <w:r>
              <w:rPr>
                <w:spacing w:val="-6"/>
                <w:sz w:val="16"/>
                <w:szCs w:val="16"/>
              </w:rPr>
              <w:t xml:space="preserve"> </w:t>
            </w:r>
            <w:r>
              <w:rPr>
                <w:sz w:val="16"/>
                <w:szCs w:val="16"/>
              </w:rPr>
              <w:t>upon</w:t>
            </w:r>
            <w:r>
              <w:rPr>
                <w:spacing w:val="-9"/>
                <w:sz w:val="16"/>
                <w:szCs w:val="16"/>
              </w:rPr>
              <w:t xml:space="preserve"> </w:t>
            </w:r>
            <w:r>
              <w:rPr>
                <w:sz w:val="16"/>
                <w:szCs w:val="16"/>
              </w:rPr>
              <w:t>termination</w:t>
            </w:r>
            <w:r>
              <w:rPr>
                <w:spacing w:val="-6"/>
                <w:sz w:val="16"/>
                <w:szCs w:val="16"/>
              </w:rPr>
              <w:t xml:space="preserve"> </w:t>
            </w:r>
            <w:r>
              <w:rPr>
                <w:sz w:val="16"/>
                <w:szCs w:val="16"/>
              </w:rPr>
              <w:t>of</w:t>
            </w:r>
            <w:r>
              <w:rPr>
                <w:spacing w:val="-5"/>
                <w:sz w:val="16"/>
                <w:szCs w:val="16"/>
              </w:rPr>
              <w:t xml:space="preserve"> </w:t>
            </w:r>
            <w:r>
              <w:rPr>
                <w:sz w:val="16"/>
                <w:szCs w:val="16"/>
              </w:rPr>
              <w:t>the</w:t>
            </w:r>
            <w:r>
              <w:rPr>
                <w:spacing w:val="-9"/>
                <w:sz w:val="16"/>
                <w:szCs w:val="16"/>
              </w:rPr>
              <w:t xml:space="preserve"> </w:t>
            </w:r>
            <w:r>
              <w:rPr>
                <w:sz w:val="16"/>
                <w:szCs w:val="16"/>
              </w:rPr>
              <w:t>Franchise</w:t>
            </w:r>
            <w:r>
              <w:rPr>
                <w:spacing w:val="-9"/>
                <w:sz w:val="16"/>
                <w:szCs w:val="16"/>
              </w:rPr>
              <w:t xml:space="preserve"> </w:t>
            </w:r>
            <w:r>
              <w:rPr>
                <w:sz w:val="16"/>
                <w:szCs w:val="16"/>
              </w:rPr>
              <w:t>Agreement,</w:t>
            </w:r>
            <w:r>
              <w:rPr>
                <w:spacing w:val="-5"/>
                <w:sz w:val="16"/>
                <w:szCs w:val="16"/>
              </w:rPr>
              <w:t xml:space="preserve"> </w:t>
            </w:r>
            <w:r>
              <w:rPr>
                <w:sz w:val="16"/>
                <w:szCs w:val="16"/>
              </w:rPr>
              <w:t>the parties shall deliver to each other such full and final releases (but excepting</w:t>
            </w:r>
            <w:r>
              <w:rPr>
                <w:spacing w:val="-12"/>
                <w:sz w:val="16"/>
                <w:szCs w:val="16"/>
              </w:rPr>
              <w:t xml:space="preserve"> </w:t>
            </w:r>
            <w:r>
              <w:rPr>
                <w:sz w:val="16"/>
                <w:szCs w:val="16"/>
              </w:rPr>
              <w:t>any</w:t>
            </w:r>
            <w:r>
              <w:rPr>
                <w:spacing w:val="-11"/>
                <w:sz w:val="16"/>
                <w:szCs w:val="16"/>
              </w:rPr>
              <w:t xml:space="preserve"> </w:t>
            </w:r>
            <w:r>
              <w:rPr>
                <w:sz w:val="16"/>
                <w:szCs w:val="16"/>
              </w:rPr>
              <w:t>claims</w:t>
            </w:r>
            <w:r>
              <w:rPr>
                <w:spacing w:val="-11"/>
                <w:sz w:val="16"/>
                <w:szCs w:val="16"/>
              </w:rPr>
              <w:t xml:space="preserve"> </w:t>
            </w:r>
            <w:r>
              <w:rPr>
                <w:sz w:val="16"/>
                <w:szCs w:val="16"/>
              </w:rPr>
              <w:t>under</w:t>
            </w:r>
            <w:r>
              <w:rPr>
                <w:spacing w:val="-11"/>
                <w:sz w:val="16"/>
                <w:szCs w:val="16"/>
              </w:rPr>
              <w:t xml:space="preserve"> </w:t>
            </w:r>
            <w:r>
              <w:rPr>
                <w:sz w:val="16"/>
                <w:szCs w:val="16"/>
              </w:rPr>
              <w:t>an</w:t>
            </w:r>
            <w:r>
              <w:rPr>
                <w:spacing w:val="-11"/>
                <w:sz w:val="16"/>
                <w:szCs w:val="16"/>
              </w:rPr>
              <w:t xml:space="preserve"> </w:t>
            </w:r>
            <w:r>
              <w:rPr>
                <w:sz w:val="16"/>
                <w:szCs w:val="16"/>
              </w:rPr>
              <w:t>applicable</w:t>
            </w:r>
            <w:r>
              <w:rPr>
                <w:spacing w:val="-11"/>
                <w:sz w:val="16"/>
                <w:szCs w:val="16"/>
              </w:rPr>
              <w:t xml:space="preserve"> </w:t>
            </w:r>
            <w:r>
              <w:rPr>
                <w:sz w:val="16"/>
                <w:szCs w:val="16"/>
              </w:rPr>
              <w:t>franchise</w:t>
            </w:r>
            <w:r>
              <w:rPr>
                <w:spacing w:val="-11"/>
                <w:sz w:val="16"/>
                <w:szCs w:val="16"/>
              </w:rPr>
              <w:t xml:space="preserve"> </w:t>
            </w:r>
            <w:r>
              <w:rPr>
                <w:sz w:val="16"/>
                <w:szCs w:val="16"/>
              </w:rPr>
              <w:t>law</w:t>
            </w:r>
            <w:r>
              <w:rPr>
                <w:spacing w:val="-11"/>
                <w:sz w:val="16"/>
                <w:szCs w:val="16"/>
              </w:rPr>
              <w:t xml:space="preserve"> </w:t>
            </w:r>
            <w:r>
              <w:rPr>
                <w:sz w:val="16"/>
                <w:szCs w:val="16"/>
              </w:rPr>
              <w:t>statute</w:t>
            </w:r>
            <w:r>
              <w:rPr>
                <w:spacing w:val="-12"/>
                <w:sz w:val="16"/>
                <w:szCs w:val="16"/>
              </w:rPr>
              <w:t xml:space="preserve"> </w:t>
            </w:r>
            <w:r>
              <w:rPr>
                <w:sz w:val="16"/>
                <w:szCs w:val="16"/>
              </w:rPr>
              <w:t>(if</w:t>
            </w:r>
            <w:r>
              <w:rPr>
                <w:spacing w:val="-11"/>
                <w:sz w:val="16"/>
                <w:szCs w:val="16"/>
              </w:rPr>
              <w:t xml:space="preserve"> </w:t>
            </w:r>
            <w:r>
              <w:rPr>
                <w:sz w:val="16"/>
                <w:szCs w:val="16"/>
              </w:rPr>
              <w:t>any) that</w:t>
            </w:r>
            <w:r>
              <w:rPr>
                <w:spacing w:val="-5"/>
                <w:sz w:val="16"/>
                <w:szCs w:val="16"/>
              </w:rPr>
              <w:t xml:space="preserve"> </w:t>
            </w:r>
            <w:r>
              <w:rPr>
                <w:sz w:val="16"/>
                <w:szCs w:val="16"/>
              </w:rPr>
              <w:t>cannot</w:t>
            </w:r>
            <w:r>
              <w:rPr>
                <w:spacing w:val="-5"/>
                <w:sz w:val="16"/>
                <w:szCs w:val="16"/>
              </w:rPr>
              <w:t xml:space="preserve"> </w:t>
            </w:r>
            <w:r>
              <w:rPr>
                <w:sz w:val="16"/>
                <w:szCs w:val="16"/>
              </w:rPr>
              <w:t>be</w:t>
            </w:r>
            <w:r>
              <w:rPr>
                <w:spacing w:val="-6"/>
                <w:sz w:val="16"/>
                <w:szCs w:val="16"/>
              </w:rPr>
              <w:t xml:space="preserve"> </w:t>
            </w:r>
            <w:r>
              <w:rPr>
                <w:sz w:val="16"/>
                <w:szCs w:val="16"/>
              </w:rPr>
              <w:t>released)</w:t>
            </w:r>
            <w:r>
              <w:rPr>
                <w:spacing w:val="-6"/>
                <w:sz w:val="16"/>
                <w:szCs w:val="16"/>
              </w:rPr>
              <w:t xml:space="preserve"> </w:t>
            </w:r>
            <w:r>
              <w:rPr>
                <w:sz w:val="16"/>
                <w:szCs w:val="16"/>
              </w:rPr>
              <w:t>and</w:t>
            </w:r>
            <w:r>
              <w:rPr>
                <w:spacing w:val="-4"/>
                <w:sz w:val="16"/>
                <w:szCs w:val="16"/>
              </w:rPr>
              <w:t xml:space="preserve"> </w:t>
            </w:r>
            <w:r>
              <w:rPr>
                <w:sz w:val="16"/>
                <w:szCs w:val="16"/>
              </w:rPr>
              <w:t>other</w:t>
            </w:r>
            <w:r>
              <w:rPr>
                <w:spacing w:val="-4"/>
                <w:sz w:val="16"/>
                <w:szCs w:val="16"/>
              </w:rPr>
              <w:t xml:space="preserve"> </w:t>
            </w:r>
            <w:r>
              <w:rPr>
                <w:sz w:val="16"/>
                <w:szCs w:val="16"/>
              </w:rPr>
              <w:t>documents</w:t>
            </w:r>
            <w:r>
              <w:rPr>
                <w:spacing w:val="-2"/>
                <w:sz w:val="16"/>
                <w:szCs w:val="16"/>
              </w:rPr>
              <w:t xml:space="preserve"> </w:t>
            </w:r>
            <w:r>
              <w:rPr>
                <w:sz w:val="16"/>
                <w:szCs w:val="16"/>
              </w:rPr>
              <w:t>as</w:t>
            </w:r>
            <w:r>
              <w:rPr>
                <w:spacing w:val="-5"/>
                <w:sz w:val="16"/>
                <w:szCs w:val="16"/>
              </w:rPr>
              <w:t xml:space="preserve"> </w:t>
            </w:r>
            <w:r>
              <w:rPr>
                <w:sz w:val="16"/>
                <w:szCs w:val="16"/>
              </w:rPr>
              <w:t>may</w:t>
            </w:r>
            <w:r>
              <w:rPr>
                <w:spacing w:val="-5"/>
                <w:sz w:val="16"/>
                <w:szCs w:val="16"/>
              </w:rPr>
              <w:t xml:space="preserve"> </w:t>
            </w:r>
            <w:r>
              <w:rPr>
                <w:sz w:val="16"/>
                <w:szCs w:val="16"/>
              </w:rPr>
              <w:t>be</w:t>
            </w:r>
            <w:r>
              <w:rPr>
                <w:spacing w:val="-4"/>
                <w:sz w:val="16"/>
                <w:szCs w:val="16"/>
              </w:rPr>
              <w:t xml:space="preserve"> </w:t>
            </w:r>
            <w:r>
              <w:rPr>
                <w:sz w:val="16"/>
                <w:szCs w:val="16"/>
              </w:rPr>
              <w:t>required</w:t>
            </w:r>
            <w:r>
              <w:rPr>
                <w:spacing w:val="-6"/>
                <w:sz w:val="16"/>
                <w:szCs w:val="16"/>
              </w:rPr>
              <w:t xml:space="preserve"> </w:t>
            </w:r>
            <w:r>
              <w:rPr>
                <w:sz w:val="16"/>
                <w:szCs w:val="16"/>
              </w:rPr>
              <w:t>to fully rescind all agreements between them in respect of the rights herein</w:t>
            </w:r>
            <w:r>
              <w:rPr>
                <w:spacing w:val="-12"/>
                <w:sz w:val="16"/>
                <w:szCs w:val="16"/>
              </w:rPr>
              <w:t xml:space="preserve"> </w:t>
            </w:r>
            <w:r>
              <w:rPr>
                <w:sz w:val="16"/>
                <w:szCs w:val="16"/>
              </w:rPr>
              <w:t>granted,</w:t>
            </w:r>
            <w:r>
              <w:rPr>
                <w:spacing w:val="-11"/>
                <w:sz w:val="16"/>
                <w:szCs w:val="16"/>
              </w:rPr>
              <w:t xml:space="preserve"> </w:t>
            </w:r>
            <w:r>
              <w:rPr>
                <w:sz w:val="16"/>
                <w:szCs w:val="16"/>
              </w:rPr>
              <w:t>except</w:t>
            </w:r>
            <w:r>
              <w:rPr>
                <w:spacing w:val="-11"/>
                <w:sz w:val="16"/>
                <w:szCs w:val="16"/>
              </w:rPr>
              <w:t xml:space="preserve"> </w:t>
            </w:r>
            <w:r>
              <w:rPr>
                <w:sz w:val="16"/>
                <w:szCs w:val="16"/>
              </w:rPr>
              <w:t>for</w:t>
            </w:r>
            <w:r>
              <w:rPr>
                <w:spacing w:val="-11"/>
                <w:sz w:val="16"/>
                <w:szCs w:val="16"/>
              </w:rPr>
              <w:t xml:space="preserve"> </w:t>
            </w:r>
            <w:r>
              <w:rPr>
                <w:sz w:val="16"/>
                <w:szCs w:val="16"/>
              </w:rPr>
              <w:t>such</w:t>
            </w:r>
            <w:r>
              <w:rPr>
                <w:spacing w:val="-11"/>
                <w:sz w:val="16"/>
                <w:szCs w:val="16"/>
              </w:rPr>
              <w:t xml:space="preserve"> </w:t>
            </w:r>
            <w:r>
              <w:rPr>
                <w:sz w:val="16"/>
                <w:szCs w:val="16"/>
              </w:rPr>
              <w:t>provisions</w:t>
            </w:r>
            <w:r>
              <w:rPr>
                <w:spacing w:val="-11"/>
                <w:sz w:val="16"/>
                <w:szCs w:val="16"/>
              </w:rPr>
              <w:t xml:space="preserve"> </w:t>
            </w:r>
            <w:r>
              <w:rPr>
                <w:sz w:val="16"/>
                <w:szCs w:val="16"/>
              </w:rPr>
              <w:t>that</w:t>
            </w:r>
            <w:r>
              <w:rPr>
                <w:spacing w:val="-11"/>
                <w:sz w:val="16"/>
                <w:szCs w:val="16"/>
              </w:rPr>
              <w:t xml:space="preserve"> </w:t>
            </w:r>
            <w:r>
              <w:rPr>
                <w:sz w:val="16"/>
                <w:szCs w:val="16"/>
              </w:rPr>
              <w:t>survive</w:t>
            </w:r>
            <w:r>
              <w:rPr>
                <w:spacing w:val="-11"/>
                <w:sz w:val="16"/>
                <w:szCs w:val="16"/>
              </w:rPr>
              <w:t xml:space="preserve"> </w:t>
            </w:r>
            <w:r>
              <w:rPr>
                <w:sz w:val="16"/>
                <w:szCs w:val="16"/>
              </w:rPr>
              <w:t>the</w:t>
            </w:r>
            <w:r>
              <w:rPr>
                <w:spacing w:val="-12"/>
                <w:sz w:val="16"/>
                <w:szCs w:val="16"/>
              </w:rPr>
              <w:t xml:space="preserve"> </w:t>
            </w:r>
            <w:r>
              <w:rPr>
                <w:sz w:val="16"/>
                <w:szCs w:val="16"/>
              </w:rPr>
              <w:t>termination of the Franchise Agreement, including without limitation the non- competition and confidentiality provisions hereunder.</w:t>
            </w:r>
          </w:p>
        </w:tc>
      </w:tr>
      <w:tr w:rsidR="00C811EF" w14:paraId="7593514F" w14:textId="77777777">
        <w:trPr>
          <w:trHeight w:val="340"/>
        </w:trPr>
        <w:tc>
          <w:tcPr>
            <w:tcW w:w="2791" w:type="dxa"/>
            <w:tcBorders>
              <w:top w:val="single" w:sz="6" w:space="0" w:color="000000"/>
              <w:left w:val="single" w:sz="4" w:space="0" w:color="000000"/>
              <w:bottom w:val="single" w:sz="6" w:space="0" w:color="000000"/>
              <w:right w:val="single" w:sz="4" w:space="0" w:color="000000"/>
            </w:tcBorders>
          </w:tcPr>
          <w:p w14:paraId="4D9B7B11" w14:textId="77777777" w:rsidR="00C811EF" w:rsidRDefault="00C811EF">
            <w:pPr>
              <w:pStyle w:val="TableParagraph"/>
              <w:kinsoku w:val="0"/>
              <w:overflowPunct w:val="0"/>
              <w:spacing w:before="79"/>
              <w:ind w:left="79"/>
              <w:rPr>
                <w:spacing w:val="-4"/>
                <w:sz w:val="16"/>
                <w:szCs w:val="16"/>
              </w:rPr>
            </w:pPr>
            <w:r>
              <w:rPr>
                <w:sz w:val="16"/>
                <w:szCs w:val="16"/>
              </w:rPr>
              <w:t>(e)</w:t>
            </w:r>
            <w:r>
              <w:rPr>
                <w:spacing w:val="26"/>
                <w:sz w:val="16"/>
                <w:szCs w:val="16"/>
              </w:rPr>
              <w:t xml:space="preserve"> </w:t>
            </w:r>
            <w:r>
              <w:rPr>
                <w:sz w:val="16"/>
                <w:szCs w:val="16"/>
              </w:rPr>
              <w:t>Termination</w:t>
            </w:r>
            <w:r>
              <w:rPr>
                <w:spacing w:val="-3"/>
                <w:sz w:val="16"/>
                <w:szCs w:val="16"/>
              </w:rPr>
              <w:t xml:space="preserve"> </w:t>
            </w:r>
            <w:r>
              <w:rPr>
                <w:sz w:val="16"/>
                <w:szCs w:val="16"/>
              </w:rPr>
              <w:t>by</w:t>
            </w:r>
            <w:r>
              <w:rPr>
                <w:spacing w:val="-4"/>
                <w:sz w:val="16"/>
                <w:szCs w:val="16"/>
              </w:rPr>
              <w:t xml:space="preserve"> </w:t>
            </w:r>
            <w:r>
              <w:rPr>
                <w:sz w:val="16"/>
                <w:szCs w:val="16"/>
              </w:rPr>
              <w:t>us</w:t>
            </w:r>
            <w:r>
              <w:rPr>
                <w:spacing w:val="-4"/>
                <w:sz w:val="16"/>
                <w:szCs w:val="16"/>
              </w:rPr>
              <w:t xml:space="preserve"> </w:t>
            </w:r>
            <w:r>
              <w:rPr>
                <w:sz w:val="16"/>
                <w:szCs w:val="16"/>
              </w:rPr>
              <w:t>without</w:t>
            </w:r>
            <w:r>
              <w:rPr>
                <w:spacing w:val="-3"/>
                <w:sz w:val="16"/>
                <w:szCs w:val="16"/>
              </w:rPr>
              <w:t xml:space="preserve"> </w:t>
            </w:r>
            <w:r>
              <w:rPr>
                <w:spacing w:val="-4"/>
                <w:sz w:val="16"/>
                <w:szCs w:val="16"/>
              </w:rPr>
              <w:t>cause</w:t>
            </w:r>
          </w:p>
        </w:tc>
        <w:tc>
          <w:tcPr>
            <w:tcW w:w="1800" w:type="dxa"/>
            <w:tcBorders>
              <w:top w:val="single" w:sz="6" w:space="0" w:color="000000"/>
              <w:left w:val="single" w:sz="4" w:space="0" w:color="000000"/>
              <w:bottom w:val="single" w:sz="6" w:space="0" w:color="000000"/>
              <w:right w:val="single" w:sz="4" w:space="0" w:color="000000"/>
            </w:tcBorders>
          </w:tcPr>
          <w:p w14:paraId="60CD1371" w14:textId="77777777" w:rsidR="00C811EF" w:rsidRDefault="00C811EF">
            <w:pPr>
              <w:pStyle w:val="TableParagraph"/>
              <w:kinsoku w:val="0"/>
              <w:overflowPunct w:val="0"/>
              <w:spacing w:before="79"/>
              <w:ind w:left="79"/>
              <w:rPr>
                <w:spacing w:val="-5"/>
                <w:sz w:val="16"/>
                <w:szCs w:val="16"/>
              </w:rPr>
            </w:pPr>
            <w:r>
              <w:rPr>
                <w:spacing w:val="-5"/>
                <w:sz w:val="16"/>
                <w:szCs w:val="16"/>
              </w:rPr>
              <w:t>N/A</w:t>
            </w:r>
          </w:p>
        </w:tc>
        <w:tc>
          <w:tcPr>
            <w:tcW w:w="5016" w:type="dxa"/>
            <w:tcBorders>
              <w:top w:val="single" w:sz="6" w:space="0" w:color="000000"/>
              <w:left w:val="single" w:sz="4" w:space="0" w:color="000000"/>
              <w:bottom w:val="single" w:sz="6" w:space="0" w:color="000000"/>
              <w:right w:val="single" w:sz="4" w:space="0" w:color="000000"/>
            </w:tcBorders>
          </w:tcPr>
          <w:p w14:paraId="366FAED7" w14:textId="77777777" w:rsidR="00C811EF" w:rsidRDefault="00C811EF">
            <w:pPr>
              <w:pStyle w:val="TableParagraph"/>
              <w:kinsoku w:val="0"/>
              <w:overflowPunct w:val="0"/>
              <w:spacing w:before="79"/>
              <w:ind w:left="79"/>
              <w:rPr>
                <w:spacing w:val="-5"/>
                <w:sz w:val="16"/>
                <w:szCs w:val="16"/>
              </w:rPr>
            </w:pPr>
            <w:r>
              <w:rPr>
                <w:spacing w:val="-5"/>
                <w:sz w:val="16"/>
                <w:szCs w:val="16"/>
              </w:rPr>
              <w:t>N/A</w:t>
            </w:r>
          </w:p>
        </w:tc>
      </w:tr>
      <w:tr w:rsidR="00C811EF" w14:paraId="2100909E" w14:textId="77777777">
        <w:trPr>
          <w:trHeight w:val="4753"/>
        </w:trPr>
        <w:tc>
          <w:tcPr>
            <w:tcW w:w="2791" w:type="dxa"/>
            <w:tcBorders>
              <w:top w:val="single" w:sz="6" w:space="0" w:color="000000"/>
              <w:left w:val="single" w:sz="4" w:space="0" w:color="000000"/>
              <w:bottom w:val="single" w:sz="6" w:space="0" w:color="000000"/>
              <w:right w:val="single" w:sz="4" w:space="0" w:color="000000"/>
            </w:tcBorders>
          </w:tcPr>
          <w:p w14:paraId="2FA3306C" w14:textId="77777777" w:rsidR="00C811EF" w:rsidRDefault="00C811EF">
            <w:pPr>
              <w:pStyle w:val="TableParagraph"/>
              <w:kinsoku w:val="0"/>
              <w:overflowPunct w:val="0"/>
              <w:spacing w:before="79"/>
              <w:ind w:left="79"/>
              <w:rPr>
                <w:spacing w:val="-2"/>
                <w:sz w:val="16"/>
                <w:szCs w:val="16"/>
              </w:rPr>
            </w:pPr>
            <w:r>
              <w:rPr>
                <w:sz w:val="16"/>
                <w:szCs w:val="16"/>
              </w:rPr>
              <w:t>(f)</w:t>
            </w:r>
            <w:r>
              <w:rPr>
                <w:spacing w:val="69"/>
                <w:sz w:val="16"/>
                <w:szCs w:val="16"/>
              </w:rPr>
              <w:t xml:space="preserve"> </w:t>
            </w:r>
            <w:r>
              <w:rPr>
                <w:sz w:val="16"/>
                <w:szCs w:val="16"/>
              </w:rPr>
              <w:t>Termination</w:t>
            </w:r>
            <w:r>
              <w:rPr>
                <w:spacing w:val="-2"/>
                <w:sz w:val="16"/>
                <w:szCs w:val="16"/>
              </w:rPr>
              <w:t xml:space="preserve"> </w:t>
            </w:r>
            <w:r>
              <w:rPr>
                <w:sz w:val="16"/>
                <w:szCs w:val="16"/>
              </w:rPr>
              <w:t>by</w:t>
            </w:r>
            <w:r>
              <w:rPr>
                <w:spacing w:val="-3"/>
                <w:sz w:val="16"/>
                <w:szCs w:val="16"/>
              </w:rPr>
              <w:t xml:space="preserve"> </w:t>
            </w:r>
            <w:r>
              <w:rPr>
                <w:sz w:val="16"/>
                <w:szCs w:val="16"/>
              </w:rPr>
              <w:t>us</w:t>
            </w:r>
            <w:r>
              <w:rPr>
                <w:spacing w:val="-3"/>
                <w:sz w:val="16"/>
                <w:szCs w:val="16"/>
              </w:rPr>
              <w:t xml:space="preserve"> </w:t>
            </w:r>
            <w:r>
              <w:rPr>
                <w:sz w:val="16"/>
                <w:szCs w:val="16"/>
              </w:rPr>
              <w:t>with</w:t>
            </w:r>
            <w:r>
              <w:rPr>
                <w:spacing w:val="-1"/>
                <w:sz w:val="16"/>
                <w:szCs w:val="16"/>
              </w:rPr>
              <w:t xml:space="preserve"> </w:t>
            </w:r>
            <w:r>
              <w:rPr>
                <w:spacing w:val="-2"/>
                <w:sz w:val="16"/>
                <w:szCs w:val="16"/>
              </w:rPr>
              <w:t>notice</w:t>
            </w:r>
          </w:p>
        </w:tc>
        <w:tc>
          <w:tcPr>
            <w:tcW w:w="1800" w:type="dxa"/>
            <w:tcBorders>
              <w:top w:val="single" w:sz="6" w:space="0" w:color="000000"/>
              <w:left w:val="single" w:sz="4" w:space="0" w:color="000000"/>
              <w:bottom w:val="single" w:sz="6" w:space="0" w:color="000000"/>
              <w:right w:val="single" w:sz="4" w:space="0" w:color="000000"/>
            </w:tcBorders>
          </w:tcPr>
          <w:p w14:paraId="2285684B" w14:textId="77777777" w:rsidR="00C811EF" w:rsidRDefault="00C811EF">
            <w:pPr>
              <w:pStyle w:val="TableParagraph"/>
              <w:kinsoku w:val="0"/>
              <w:overflowPunct w:val="0"/>
              <w:spacing w:before="79"/>
              <w:ind w:left="79"/>
              <w:rPr>
                <w:spacing w:val="-4"/>
                <w:sz w:val="16"/>
                <w:szCs w:val="16"/>
              </w:rPr>
            </w:pPr>
            <w:r>
              <w:rPr>
                <w:spacing w:val="-4"/>
                <w:sz w:val="16"/>
                <w:szCs w:val="16"/>
              </w:rPr>
              <w:t>12.1</w:t>
            </w:r>
          </w:p>
        </w:tc>
        <w:tc>
          <w:tcPr>
            <w:tcW w:w="5016" w:type="dxa"/>
            <w:tcBorders>
              <w:top w:val="single" w:sz="6" w:space="0" w:color="000000"/>
              <w:left w:val="single" w:sz="4" w:space="0" w:color="000000"/>
              <w:bottom w:val="single" w:sz="6" w:space="0" w:color="000000"/>
              <w:right w:val="single" w:sz="4" w:space="0" w:color="000000"/>
            </w:tcBorders>
          </w:tcPr>
          <w:p w14:paraId="72FEBC8A" w14:textId="77777777" w:rsidR="00C811EF" w:rsidRDefault="00C811EF">
            <w:pPr>
              <w:pStyle w:val="TableParagraph"/>
              <w:kinsoku w:val="0"/>
              <w:overflowPunct w:val="0"/>
              <w:spacing w:before="79"/>
              <w:ind w:left="79" w:right="64"/>
              <w:jc w:val="both"/>
              <w:rPr>
                <w:sz w:val="16"/>
                <w:szCs w:val="16"/>
              </w:rPr>
            </w:pPr>
            <w:r>
              <w:rPr>
                <w:sz w:val="16"/>
                <w:szCs w:val="16"/>
              </w:rPr>
              <w:t>We shall be entitled to terminate the Franchise Agreement if you</w:t>
            </w:r>
            <w:r>
              <w:rPr>
                <w:spacing w:val="-1"/>
                <w:sz w:val="16"/>
                <w:szCs w:val="16"/>
              </w:rPr>
              <w:t xml:space="preserve"> </w:t>
            </w:r>
            <w:r>
              <w:rPr>
                <w:sz w:val="16"/>
                <w:szCs w:val="16"/>
              </w:rPr>
              <w:t>fail to cure any of the following defaults. You will have 30 days from the date of our issuance of a written notice of default to cure any of the following</w:t>
            </w:r>
            <w:r>
              <w:rPr>
                <w:spacing w:val="-9"/>
                <w:sz w:val="16"/>
                <w:szCs w:val="16"/>
              </w:rPr>
              <w:t xml:space="preserve"> </w:t>
            </w:r>
            <w:r>
              <w:rPr>
                <w:sz w:val="16"/>
                <w:szCs w:val="16"/>
              </w:rPr>
              <w:t>breaches</w:t>
            </w:r>
            <w:r>
              <w:rPr>
                <w:spacing w:val="-7"/>
                <w:sz w:val="16"/>
                <w:szCs w:val="16"/>
              </w:rPr>
              <w:t xml:space="preserve"> </w:t>
            </w:r>
            <w:r>
              <w:rPr>
                <w:sz w:val="16"/>
                <w:szCs w:val="16"/>
              </w:rPr>
              <w:t>(except</w:t>
            </w:r>
            <w:r>
              <w:rPr>
                <w:spacing w:val="-7"/>
                <w:sz w:val="16"/>
                <w:szCs w:val="16"/>
              </w:rPr>
              <w:t xml:space="preserve"> </w:t>
            </w:r>
            <w:r>
              <w:rPr>
                <w:sz w:val="16"/>
                <w:szCs w:val="16"/>
              </w:rPr>
              <w:t>breaches</w:t>
            </w:r>
            <w:r>
              <w:rPr>
                <w:spacing w:val="-7"/>
                <w:sz w:val="16"/>
                <w:szCs w:val="16"/>
              </w:rPr>
              <w:t xml:space="preserve"> </w:t>
            </w:r>
            <w:r>
              <w:rPr>
                <w:sz w:val="16"/>
                <w:szCs w:val="16"/>
              </w:rPr>
              <w:t>arising</w:t>
            </w:r>
            <w:r>
              <w:rPr>
                <w:spacing w:val="-8"/>
                <w:sz w:val="16"/>
                <w:szCs w:val="16"/>
              </w:rPr>
              <w:t xml:space="preserve"> </w:t>
            </w:r>
            <w:r>
              <w:rPr>
                <w:sz w:val="16"/>
                <w:szCs w:val="16"/>
              </w:rPr>
              <w:t>under</w:t>
            </w:r>
            <w:r>
              <w:rPr>
                <w:spacing w:val="-9"/>
                <w:sz w:val="16"/>
                <w:szCs w:val="16"/>
              </w:rPr>
              <w:t xml:space="preserve"> </w:t>
            </w:r>
            <w:r>
              <w:rPr>
                <w:sz w:val="16"/>
                <w:szCs w:val="16"/>
              </w:rPr>
              <w:t>(d),</w:t>
            </w:r>
            <w:r>
              <w:rPr>
                <w:spacing w:val="-7"/>
                <w:sz w:val="16"/>
                <w:szCs w:val="16"/>
              </w:rPr>
              <w:t xml:space="preserve"> </w:t>
            </w:r>
            <w:r>
              <w:rPr>
                <w:sz w:val="16"/>
                <w:szCs w:val="16"/>
              </w:rPr>
              <w:t>(n),</w:t>
            </w:r>
            <w:r>
              <w:rPr>
                <w:spacing w:val="-7"/>
                <w:sz w:val="16"/>
                <w:szCs w:val="16"/>
              </w:rPr>
              <w:t xml:space="preserve"> </w:t>
            </w:r>
            <w:r>
              <w:rPr>
                <w:sz w:val="16"/>
                <w:szCs w:val="16"/>
              </w:rPr>
              <w:t>and</w:t>
            </w:r>
            <w:r>
              <w:rPr>
                <w:spacing w:val="-9"/>
                <w:sz w:val="16"/>
                <w:szCs w:val="16"/>
              </w:rPr>
              <w:t xml:space="preserve"> </w:t>
            </w:r>
            <w:r>
              <w:rPr>
                <w:sz w:val="16"/>
                <w:szCs w:val="16"/>
              </w:rPr>
              <w:t>(o),</w:t>
            </w:r>
            <w:r>
              <w:rPr>
                <w:spacing w:val="-10"/>
                <w:sz w:val="16"/>
                <w:szCs w:val="16"/>
              </w:rPr>
              <w:t xml:space="preserve"> </w:t>
            </w:r>
            <w:r>
              <w:rPr>
                <w:sz w:val="16"/>
                <w:szCs w:val="16"/>
              </w:rPr>
              <w:t>in which case you will have 3, 5, or 5 days, respectively) if you fail to:</w:t>
            </w:r>
          </w:p>
          <w:p w14:paraId="3193FC49" w14:textId="77777777" w:rsidR="00C811EF" w:rsidRDefault="00C811EF">
            <w:pPr>
              <w:pStyle w:val="TableParagraph"/>
              <w:numPr>
                <w:ilvl w:val="0"/>
                <w:numId w:val="73"/>
              </w:numPr>
              <w:tabs>
                <w:tab w:val="left" w:pos="799"/>
              </w:tabs>
              <w:kinsoku w:val="0"/>
              <w:overflowPunct w:val="0"/>
              <w:ind w:right="64" w:firstLine="0"/>
              <w:jc w:val="both"/>
              <w:rPr>
                <w:sz w:val="16"/>
                <w:szCs w:val="16"/>
              </w:rPr>
            </w:pPr>
            <w:r>
              <w:rPr>
                <w:sz w:val="16"/>
                <w:szCs w:val="16"/>
              </w:rPr>
              <w:t xml:space="preserve">promptly remove any involuntary lien upon any of your business assets or </w:t>
            </w:r>
            <w:proofErr w:type="gramStart"/>
            <w:r>
              <w:rPr>
                <w:sz w:val="16"/>
                <w:szCs w:val="16"/>
              </w:rPr>
              <w:t>property;</w:t>
            </w:r>
            <w:proofErr w:type="gramEnd"/>
          </w:p>
          <w:p w14:paraId="154243A1" w14:textId="77777777" w:rsidR="00C811EF" w:rsidRDefault="00C811EF">
            <w:pPr>
              <w:pStyle w:val="TableParagraph"/>
              <w:numPr>
                <w:ilvl w:val="0"/>
                <w:numId w:val="73"/>
              </w:numPr>
              <w:tabs>
                <w:tab w:val="left" w:pos="799"/>
              </w:tabs>
              <w:kinsoku w:val="0"/>
              <w:overflowPunct w:val="0"/>
              <w:ind w:right="66" w:firstLine="0"/>
              <w:jc w:val="both"/>
              <w:rPr>
                <w:sz w:val="16"/>
                <w:szCs w:val="16"/>
              </w:rPr>
            </w:pPr>
            <w:r>
              <w:rPr>
                <w:sz w:val="16"/>
                <w:szCs w:val="16"/>
              </w:rPr>
              <w:t xml:space="preserve">transfer or attempt to transfer any of your rights or obligations under the Franchise Agreement in accordance with the terms and conditions of the Franchise Agreement, or to obtain our prior written consent prior to any purported </w:t>
            </w:r>
            <w:proofErr w:type="gramStart"/>
            <w:r>
              <w:rPr>
                <w:sz w:val="16"/>
                <w:szCs w:val="16"/>
              </w:rPr>
              <w:t>Transfer;</w:t>
            </w:r>
            <w:proofErr w:type="gramEnd"/>
          </w:p>
          <w:p w14:paraId="2A29396D" w14:textId="77777777" w:rsidR="00C811EF" w:rsidRDefault="00C811EF">
            <w:pPr>
              <w:pStyle w:val="TableParagraph"/>
              <w:numPr>
                <w:ilvl w:val="0"/>
                <w:numId w:val="73"/>
              </w:numPr>
              <w:tabs>
                <w:tab w:val="left" w:pos="799"/>
              </w:tabs>
              <w:kinsoku w:val="0"/>
              <w:overflowPunct w:val="0"/>
              <w:ind w:right="64" w:firstLine="0"/>
              <w:jc w:val="both"/>
              <w:rPr>
                <w:sz w:val="16"/>
                <w:szCs w:val="16"/>
              </w:rPr>
            </w:pPr>
            <w:r>
              <w:rPr>
                <w:sz w:val="16"/>
                <w:szCs w:val="16"/>
              </w:rPr>
              <w:t>comply</w:t>
            </w:r>
            <w:r>
              <w:rPr>
                <w:spacing w:val="-12"/>
                <w:sz w:val="16"/>
                <w:szCs w:val="16"/>
              </w:rPr>
              <w:t xml:space="preserve"> </w:t>
            </w:r>
            <w:r>
              <w:rPr>
                <w:sz w:val="16"/>
                <w:szCs w:val="16"/>
              </w:rPr>
              <w:t>with</w:t>
            </w:r>
            <w:r>
              <w:rPr>
                <w:spacing w:val="-11"/>
                <w:sz w:val="16"/>
                <w:szCs w:val="16"/>
              </w:rPr>
              <w:t xml:space="preserve"> </w:t>
            </w:r>
            <w:r>
              <w:rPr>
                <w:sz w:val="16"/>
                <w:szCs w:val="16"/>
              </w:rPr>
              <w:t>Section</w:t>
            </w:r>
            <w:r>
              <w:rPr>
                <w:spacing w:val="-11"/>
                <w:sz w:val="16"/>
                <w:szCs w:val="16"/>
              </w:rPr>
              <w:t xml:space="preserve"> </w:t>
            </w:r>
            <w:r>
              <w:rPr>
                <w:sz w:val="16"/>
                <w:szCs w:val="16"/>
              </w:rPr>
              <w:t>14.1</w:t>
            </w:r>
            <w:r>
              <w:rPr>
                <w:spacing w:val="-11"/>
                <w:sz w:val="16"/>
                <w:szCs w:val="16"/>
              </w:rPr>
              <w:t xml:space="preserve"> </w:t>
            </w:r>
            <w:r>
              <w:rPr>
                <w:sz w:val="16"/>
                <w:szCs w:val="16"/>
              </w:rPr>
              <w:t>of</w:t>
            </w:r>
            <w:r>
              <w:rPr>
                <w:spacing w:val="-11"/>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1"/>
                <w:sz w:val="16"/>
                <w:szCs w:val="16"/>
              </w:rPr>
              <w:t xml:space="preserve"> </w:t>
            </w:r>
            <w:r>
              <w:rPr>
                <w:sz w:val="16"/>
                <w:szCs w:val="16"/>
              </w:rPr>
              <w:t>in</w:t>
            </w:r>
            <w:r>
              <w:rPr>
                <w:spacing w:val="-12"/>
                <w:sz w:val="16"/>
                <w:szCs w:val="16"/>
              </w:rPr>
              <w:t xml:space="preserve"> </w:t>
            </w:r>
            <w:r>
              <w:rPr>
                <w:sz w:val="16"/>
                <w:szCs w:val="16"/>
              </w:rPr>
              <w:t xml:space="preserve">the event of the death or Permanent Disability of your controlling shareholder, if you are a </w:t>
            </w:r>
            <w:proofErr w:type="gramStart"/>
            <w:r>
              <w:rPr>
                <w:sz w:val="16"/>
                <w:szCs w:val="16"/>
              </w:rPr>
              <w:t>corporation;</w:t>
            </w:r>
            <w:proofErr w:type="gramEnd"/>
          </w:p>
          <w:p w14:paraId="0A8CDE72" w14:textId="77777777" w:rsidR="00C811EF" w:rsidRDefault="00C811EF">
            <w:pPr>
              <w:pStyle w:val="TableParagraph"/>
              <w:numPr>
                <w:ilvl w:val="0"/>
                <w:numId w:val="73"/>
              </w:numPr>
              <w:tabs>
                <w:tab w:val="left" w:pos="799"/>
              </w:tabs>
              <w:kinsoku w:val="0"/>
              <w:overflowPunct w:val="0"/>
              <w:ind w:right="67" w:firstLine="0"/>
              <w:jc w:val="both"/>
              <w:rPr>
                <w:sz w:val="16"/>
                <w:szCs w:val="16"/>
              </w:rPr>
            </w:pPr>
            <w:r>
              <w:rPr>
                <w:sz w:val="16"/>
                <w:szCs w:val="16"/>
              </w:rPr>
              <w:t xml:space="preserve">secure and maintain the required insurance after 3 days written notice requiring such deficiency to be </w:t>
            </w:r>
            <w:proofErr w:type="gramStart"/>
            <w:r>
              <w:rPr>
                <w:sz w:val="16"/>
                <w:szCs w:val="16"/>
              </w:rPr>
              <w:t>cured;</w:t>
            </w:r>
            <w:proofErr w:type="gramEnd"/>
          </w:p>
          <w:p w14:paraId="593E78B4" w14:textId="77777777" w:rsidR="00C811EF" w:rsidRDefault="00C811EF">
            <w:pPr>
              <w:pStyle w:val="TableParagraph"/>
              <w:numPr>
                <w:ilvl w:val="0"/>
                <w:numId w:val="73"/>
              </w:numPr>
              <w:tabs>
                <w:tab w:val="left" w:pos="799"/>
              </w:tabs>
              <w:kinsoku w:val="0"/>
              <w:overflowPunct w:val="0"/>
              <w:ind w:right="64" w:firstLine="0"/>
              <w:jc w:val="both"/>
              <w:rPr>
                <w:sz w:val="16"/>
                <w:szCs w:val="16"/>
              </w:rPr>
            </w:pPr>
            <w:r>
              <w:rPr>
                <w:sz w:val="16"/>
                <w:szCs w:val="16"/>
              </w:rPr>
              <w:t>supply us with reports on Gross Revenues receipts and business activities or other financial or other information required by the</w:t>
            </w:r>
            <w:r>
              <w:rPr>
                <w:spacing w:val="-9"/>
                <w:sz w:val="16"/>
                <w:szCs w:val="16"/>
              </w:rPr>
              <w:t xml:space="preserve"> </w:t>
            </w:r>
            <w:r>
              <w:rPr>
                <w:sz w:val="16"/>
                <w:szCs w:val="16"/>
              </w:rPr>
              <w:t>Franchise</w:t>
            </w:r>
            <w:r>
              <w:rPr>
                <w:spacing w:val="-11"/>
                <w:sz w:val="16"/>
                <w:szCs w:val="16"/>
              </w:rPr>
              <w:t xml:space="preserve"> </w:t>
            </w:r>
            <w:r>
              <w:rPr>
                <w:sz w:val="16"/>
                <w:szCs w:val="16"/>
              </w:rPr>
              <w:t>Agreement,</w:t>
            </w:r>
            <w:r>
              <w:rPr>
                <w:spacing w:val="-10"/>
                <w:sz w:val="16"/>
                <w:szCs w:val="16"/>
              </w:rPr>
              <w:t xml:space="preserve"> </w:t>
            </w:r>
            <w:r>
              <w:rPr>
                <w:sz w:val="16"/>
                <w:szCs w:val="16"/>
              </w:rPr>
              <w:t>including,</w:t>
            </w:r>
            <w:r>
              <w:rPr>
                <w:spacing w:val="-8"/>
                <w:sz w:val="16"/>
                <w:szCs w:val="16"/>
              </w:rPr>
              <w:t xml:space="preserve"> </w:t>
            </w:r>
            <w:r>
              <w:rPr>
                <w:sz w:val="16"/>
                <w:szCs w:val="16"/>
              </w:rPr>
              <w:t>but</w:t>
            </w:r>
            <w:r>
              <w:rPr>
                <w:spacing w:val="-10"/>
                <w:sz w:val="16"/>
                <w:szCs w:val="16"/>
              </w:rPr>
              <w:t xml:space="preserve"> </w:t>
            </w:r>
            <w:r>
              <w:rPr>
                <w:sz w:val="16"/>
                <w:szCs w:val="16"/>
              </w:rPr>
              <w:t>not</w:t>
            </w:r>
            <w:r>
              <w:rPr>
                <w:spacing w:val="-9"/>
                <w:sz w:val="16"/>
                <w:szCs w:val="16"/>
              </w:rPr>
              <w:t xml:space="preserve"> </w:t>
            </w:r>
            <w:r>
              <w:rPr>
                <w:sz w:val="16"/>
                <w:szCs w:val="16"/>
              </w:rPr>
              <w:t>limited</w:t>
            </w:r>
            <w:r>
              <w:rPr>
                <w:spacing w:val="-11"/>
                <w:sz w:val="16"/>
                <w:szCs w:val="16"/>
              </w:rPr>
              <w:t xml:space="preserve"> </w:t>
            </w:r>
            <w:r>
              <w:rPr>
                <w:sz w:val="16"/>
                <w:szCs w:val="16"/>
              </w:rPr>
              <w:t>to</w:t>
            </w:r>
            <w:r>
              <w:rPr>
                <w:spacing w:val="-11"/>
                <w:sz w:val="16"/>
                <w:szCs w:val="16"/>
              </w:rPr>
              <w:t xml:space="preserve"> </w:t>
            </w:r>
            <w:r>
              <w:rPr>
                <w:sz w:val="16"/>
                <w:szCs w:val="16"/>
              </w:rPr>
              <w:t>advertising</w:t>
            </w:r>
            <w:r>
              <w:rPr>
                <w:spacing w:val="-11"/>
                <w:sz w:val="16"/>
                <w:szCs w:val="16"/>
              </w:rPr>
              <w:t xml:space="preserve"> </w:t>
            </w:r>
            <w:r>
              <w:rPr>
                <w:sz w:val="16"/>
                <w:szCs w:val="16"/>
              </w:rPr>
              <w:t xml:space="preserve">and marketing performed and results </w:t>
            </w:r>
            <w:proofErr w:type="gramStart"/>
            <w:r>
              <w:rPr>
                <w:sz w:val="16"/>
                <w:szCs w:val="16"/>
              </w:rPr>
              <w:t>thereof;</w:t>
            </w:r>
            <w:proofErr w:type="gramEnd"/>
          </w:p>
          <w:p w14:paraId="4CA9818F" w14:textId="77777777" w:rsidR="00C811EF" w:rsidRDefault="00C811EF">
            <w:pPr>
              <w:pStyle w:val="TableParagraph"/>
              <w:numPr>
                <w:ilvl w:val="0"/>
                <w:numId w:val="73"/>
              </w:numPr>
              <w:tabs>
                <w:tab w:val="left" w:pos="799"/>
              </w:tabs>
              <w:kinsoku w:val="0"/>
              <w:overflowPunct w:val="0"/>
              <w:ind w:right="64" w:firstLine="0"/>
              <w:jc w:val="both"/>
              <w:rPr>
                <w:spacing w:val="-4"/>
                <w:sz w:val="16"/>
                <w:szCs w:val="16"/>
              </w:rPr>
            </w:pPr>
            <w:r>
              <w:rPr>
                <w:sz w:val="16"/>
                <w:szCs w:val="16"/>
              </w:rPr>
              <w:t>accurately</w:t>
            </w:r>
            <w:r>
              <w:rPr>
                <w:spacing w:val="-12"/>
                <w:sz w:val="16"/>
                <w:szCs w:val="16"/>
              </w:rPr>
              <w:t xml:space="preserve"> </w:t>
            </w:r>
            <w:r>
              <w:rPr>
                <w:sz w:val="16"/>
                <w:szCs w:val="16"/>
              </w:rPr>
              <w:t>report</w:t>
            </w:r>
            <w:r>
              <w:rPr>
                <w:spacing w:val="-11"/>
                <w:sz w:val="16"/>
                <w:szCs w:val="16"/>
              </w:rPr>
              <w:t xml:space="preserve"> </w:t>
            </w:r>
            <w:r>
              <w:rPr>
                <w:sz w:val="16"/>
                <w:szCs w:val="16"/>
              </w:rPr>
              <w:t>your</w:t>
            </w:r>
            <w:r>
              <w:rPr>
                <w:spacing w:val="-11"/>
                <w:sz w:val="16"/>
                <w:szCs w:val="16"/>
              </w:rPr>
              <w:t xml:space="preserve"> </w:t>
            </w:r>
            <w:r>
              <w:rPr>
                <w:sz w:val="16"/>
                <w:szCs w:val="16"/>
              </w:rPr>
              <w:t>Gross</w:t>
            </w:r>
            <w:r>
              <w:rPr>
                <w:spacing w:val="-11"/>
                <w:sz w:val="16"/>
                <w:szCs w:val="16"/>
              </w:rPr>
              <w:t xml:space="preserve"> </w:t>
            </w:r>
            <w:r>
              <w:rPr>
                <w:sz w:val="16"/>
                <w:szCs w:val="16"/>
              </w:rPr>
              <w:t>Revenues</w:t>
            </w:r>
            <w:r>
              <w:rPr>
                <w:spacing w:val="-11"/>
                <w:sz w:val="16"/>
                <w:szCs w:val="16"/>
              </w:rPr>
              <w:t xml:space="preserve"> </w:t>
            </w:r>
            <w:r>
              <w:rPr>
                <w:sz w:val="16"/>
                <w:szCs w:val="16"/>
              </w:rPr>
              <w:t>such</w:t>
            </w:r>
            <w:r>
              <w:rPr>
                <w:spacing w:val="-11"/>
                <w:sz w:val="16"/>
                <w:szCs w:val="16"/>
              </w:rPr>
              <w:t xml:space="preserve"> </w:t>
            </w:r>
            <w:r>
              <w:rPr>
                <w:sz w:val="16"/>
                <w:szCs w:val="16"/>
              </w:rPr>
              <w:t>that</w:t>
            </w:r>
            <w:r>
              <w:rPr>
                <w:spacing w:val="-11"/>
                <w:sz w:val="16"/>
                <w:szCs w:val="16"/>
              </w:rPr>
              <w:t xml:space="preserve"> </w:t>
            </w:r>
            <w:r>
              <w:rPr>
                <w:sz w:val="16"/>
                <w:szCs w:val="16"/>
              </w:rPr>
              <w:t>they</w:t>
            </w:r>
            <w:r>
              <w:rPr>
                <w:spacing w:val="-11"/>
                <w:sz w:val="16"/>
                <w:szCs w:val="16"/>
              </w:rPr>
              <w:t xml:space="preserve"> </w:t>
            </w:r>
            <w:r>
              <w:rPr>
                <w:sz w:val="16"/>
                <w:szCs w:val="16"/>
              </w:rPr>
              <w:t xml:space="preserve">have been understated in any report delivered by you to us by more than </w:t>
            </w:r>
            <w:proofErr w:type="gramStart"/>
            <w:r>
              <w:rPr>
                <w:spacing w:val="-4"/>
                <w:sz w:val="16"/>
                <w:szCs w:val="16"/>
              </w:rPr>
              <w:t>5%;</w:t>
            </w:r>
            <w:proofErr w:type="gramEnd"/>
          </w:p>
          <w:p w14:paraId="1DDC2192" w14:textId="77777777" w:rsidR="00C811EF" w:rsidRDefault="00C811EF">
            <w:pPr>
              <w:pStyle w:val="TableParagraph"/>
              <w:numPr>
                <w:ilvl w:val="0"/>
                <w:numId w:val="73"/>
              </w:numPr>
              <w:tabs>
                <w:tab w:val="left" w:pos="799"/>
              </w:tabs>
              <w:kinsoku w:val="0"/>
              <w:overflowPunct w:val="0"/>
              <w:ind w:right="65" w:firstLine="0"/>
              <w:jc w:val="both"/>
              <w:rPr>
                <w:sz w:val="16"/>
                <w:szCs w:val="16"/>
              </w:rPr>
            </w:pPr>
            <w:r>
              <w:rPr>
                <w:sz w:val="16"/>
                <w:szCs w:val="16"/>
              </w:rPr>
              <w:t>use the techniques, training and methods promulgated by the Manual;</w:t>
            </w:r>
          </w:p>
        </w:tc>
      </w:tr>
    </w:tbl>
    <w:p w14:paraId="2DB8C82E"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24E44AD4" w14:textId="77777777" w:rsidR="00C811EF" w:rsidRDefault="00C811EF">
      <w:pPr>
        <w:pStyle w:val="BodyText"/>
        <w:kinsoku w:val="0"/>
        <w:overflowPunct w:val="0"/>
        <w:rPr>
          <w:b/>
          <w:bCs/>
        </w:rPr>
      </w:pPr>
    </w:p>
    <w:p w14:paraId="651770BE" w14:textId="77777777" w:rsidR="00C811EF" w:rsidRDefault="00C811EF">
      <w:pPr>
        <w:pStyle w:val="BodyText"/>
        <w:kinsoku w:val="0"/>
        <w:overflowPunct w:val="0"/>
        <w:rPr>
          <w:b/>
          <w:bCs/>
        </w:rPr>
      </w:pPr>
    </w:p>
    <w:p w14:paraId="4F4D1F09" w14:textId="77777777" w:rsidR="00C811EF" w:rsidRDefault="00C811EF">
      <w:pPr>
        <w:pStyle w:val="BodyText"/>
        <w:kinsoku w:val="0"/>
        <w:overflowPunct w:val="0"/>
        <w:rPr>
          <w:b/>
          <w:bCs/>
        </w:rPr>
      </w:pPr>
    </w:p>
    <w:p w14:paraId="5CAC7954" w14:textId="77777777" w:rsidR="00C811EF" w:rsidRDefault="00C811EF">
      <w:pPr>
        <w:pStyle w:val="BodyText"/>
        <w:kinsoku w:val="0"/>
        <w:overflowPunct w:val="0"/>
        <w:spacing w:before="118"/>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31A9979F"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5FB77C48" w14:textId="77777777" w:rsidR="00C811EF" w:rsidRDefault="00C811EF">
            <w:pPr>
              <w:pStyle w:val="TableParagraph"/>
              <w:kinsoku w:val="0"/>
              <w:overflowPunct w:val="0"/>
              <w:spacing w:before="91"/>
              <w:rPr>
                <w:b/>
                <w:bCs/>
                <w:sz w:val="20"/>
                <w:szCs w:val="20"/>
              </w:rPr>
            </w:pPr>
          </w:p>
          <w:p w14:paraId="1D27BE29"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18B6E2DE"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3B2A2C6D" w14:textId="77777777" w:rsidR="00C811EF" w:rsidRDefault="00C811EF">
            <w:pPr>
              <w:pStyle w:val="TableParagraph"/>
              <w:kinsoku w:val="0"/>
              <w:overflowPunct w:val="0"/>
              <w:spacing w:before="91"/>
              <w:rPr>
                <w:b/>
                <w:bCs/>
                <w:sz w:val="20"/>
                <w:szCs w:val="20"/>
              </w:rPr>
            </w:pPr>
          </w:p>
          <w:p w14:paraId="5BF719E7"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3AD52178" w14:textId="77777777">
        <w:trPr>
          <w:trHeight w:val="7146"/>
        </w:trPr>
        <w:tc>
          <w:tcPr>
            <w:tcW w:w="2791" w:type="dxa"/>
            <w:tcBorders>
              <w:top w:val="single" w:sz="6" w:space="0" w:color="000000"/>
              <w:left w:val="single" w:sz="4" w:space="0" w:color="000000"/>
              <w:bottom w:val="single" w:sz="6" w:space="0" w:color="000000"/>
              <w:right w:val="single" w:sz="4" w:space="0" w:color="000000"/>
            </w:tcBorders>
          </w:tcPr>
          <w:p w14:paraId="522A8D65"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457F4557"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3E93F8CA" w14:textId="77777777" w:rsidR="00C811EF" w:rsidRDefault="00C811EF">
            <w:pPr>
              <w:pStyle w:val="TableParagraph"/>
              <w:numPr>
                <w:ilvl w:val="0"/>
                <w:numId w:val="72"/>
              </w:numPr>
              <w:tabs>
                <w:tab w:val="left" w:pos="799"/>
              </w:tabs>
              <w:kinsoku w:val="0"/>
              <w:overflowPunct w:val="0"/>
              <w:spacing w:before="79"/>
              <w:ind w:right="66" w:firstLine="0"/>
              <w:jc w:val="both"/>
              <w:rPr>
                <w:sz w:val="16"/>
                <w:szCs w:val="16"/>
              </w:rPr>
            </w:pPr>
            <w:r>
              <w:rPr>
                <w:sz w:val="16"/>
                <w:szCs w:val="16"/>
              </w:rPr>
              <w:t>apply your full efforts to the performance of your duties under</w:t>
            </w:r>
            <w:r>
              <w:rPr>
                <w:spacing w:val="-12"/>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1"/>
                <w:sz w:val="16"/>
                <w:szCs w:val="16"/>
              </w:rPr>
              <w:t xml:space="preserve"> </w:t>
            </w:r>
            <w:r>
              <w:rPr>
                <w:sz w:val="16"/>
                <w:szCs w:val="16"/>
              </w:rPr>
              <w:t>that</w:t>
            </w:r>
            <w:r>
              <w:rPr>
                <w:spacing w:val="-10"/>
                <w:sz w:val="16"/>
                <w:szCs w:val="16"/>
              </w:rPr>
              <w:t xml:space="preserve"> </w:t>
            </w:r>
            <w:r>
              <w:rPr>
                <w:sz w:val="16"/>
                <w:szCs w:val="16"/>
              </w:rPr>
              <w:t>are</w:t>
            </w:r>
            <w:r>
              <w:rPr>
                <w:spacing w:val="-10"/>
                <w:sz w:val="16"/>
                <w:szCs w:val="16"/>
              </w:rPr>
              <w:t xml:space="preserve"> </w:t>
            </w:r>
            <w:r>
              <w:rPr>
                <w:sz w:val="16"/>
                <w:szCs w:val="16"/>
              </w:rPr>
              <w:t>necessary</w:t>
            </w:r>
            <w:r>
              <w:rPr>
                <w:spacing w:val="-11"/>
                <w:sz w:val="16"/>
                <w:szCs w:val="16"/>
              </w:rPr>
              <w:t xml:space="preserve"> </w:t>
            </w:r>
            <w:r>
              <w:rPr>
                <w:sz w:val="16"/>
                <w:szCs w:val="16"/>
              </w:rPr>
              <w:t>for</w:t>
            </w:r>
            <w:r>
              <w:rPr>
                <w:spacing w:val="-10"/>
                <w:sz w:val="16"/>
                <w:szCs w:val="16"/>
              </w:rPr>
              <w:t xml:space="preserve"> </w:t>
            </w:r>
            <w:r>
              <w:rPr>
                <w:sz w:val="16"/>
                <w:szCs w:val="16"/>
              </w:rPr>
              <w:t>the</w:t>
            </w:r>
            <w:r>
              <w:rPr>
                <w:spacing w:val="-12"/>
                <w:sz w:val="16"/>
                <w:szCs w:val="16"/>
              </w:rPr>
              <w:t xml:space="preserve"> </w:t>
            </w:r>
            <w:r>
              <w:rPr>
                <w:sz w:val="16"/>
                <w:szCs w:val="16"/>
              </w:rPr>
              <w:t>proper</w:t>
            </w:r>
            <w:r>
              <w:rPr>
                <w:spacing w:val="-10"/>
                <w:sz w:val="16"/>
                <w:szCs w:val="16"/>
              </w:rPr>
              <w:t xml:space="preserve"> </w:t>
            </w:r>
            <w:r>
              <w:rPr>
                <w:sz w:val="16"/>
                <w:szCs w:val="16"/>
              </w:rPr>
              <w:t xml:space="preserve">and effective operation of the </w:t>
            </w:r>
            <w:proofErr w:type="gramStart"/>
            <w:r>
              <w:rPr>
                <w:sz w:val="16"/>
                <w:szCs w:val="16"/>
              </w:rPr>
              <w:t>Club;</w:t>
            </w:r>
            <w:proofErr w:type="gramEnd"/>
          </w:p>
          <w:p w14:paraId="4DBC4396" w14:textId="77777777" w:rsidR="00C811EF" w:rsidRDefault="00C811EF">
            <w:pPr>
              <w:pStyle w:val="TableParagraph"/>
              <w:numPr>
                <w:ilvl w:val="0"/>
                <w:numId w:val="72"/>
              </w:numPr>
              <w:tabs>
                <w:tab w:val="left" w:pos="799"/>
              </w:tabs>
              <w:kinsoku w:val="0"/>
              <w:overflowPunct w:val="0"/>
              <w:ind w:right="64" w:firstLine="0"/>
              <w:jc w:val="both"/>
              <w:rPr>
                <w:sz w:val="16"/>
                <w:szCs w:val="16"/>
              </w:rPr>
            </w:pPr>
            <w:r>
              <w:rPr>
                <w:sz w:val="16"/>
                <w:szCs w:val="16"/>
              </w:rPr>
              <w:t>comply with</w:t>
            </w:r>
            <w:r>
              <w:rPr>
                <w:spacing w:val="-1"/>
                <w:sz w:val="16"/>
                <w:szCs w:val="16"/>
              </w:rPr>
              <w:t xml:space="preserve"> </w:t>
            </w:r>
            <w:r>
              <w:rPr>
                <w:sz w:val="16"/>
                <w:szCs w:val="16"/>
              </w:rPr>
              <w:t>Section</w:t>
            </w:r>
            <w:r>
              <w:rPr>
                <w:spacing w:val="-2"/>
                <w:sz w:val="16"/>
                <w:szCs w:val="16"/>
              </w:rPr>
              <w:t xml:space="preserve"> </w:t>
            </w:r>
            <w:r>
              <w:rPr>
                <w:sz w:val="16"/>
                <w:szCs w:val="16"/>
              </w:rPr>
              <w:t>9.17 of the Franchise</w:t>
            </w:r>
            <w:r>
              <w:rPr>
                <w:spacing w:val="-1"/>
                <w:sz w:val="16"/>
                <w:szCs w:val="16"/>
              </w:rPr>
              <w:t xml:space="preserve"> </w:t>
            </w:r>
            <w:r>
              <w:rPr>
                <w:sz w:val="16"/>
                <w:szCs w:val="16"/>
              </w:rPr>
              <w:t xml:space="preserve">Agreement and not interfere in any way with the conduct of an inspection under the Franchise </w:t>
            </w:r>
            <w:proofErr w:type="gramStart"/>
            <w:r>
              <w:rPr>
                <w:sz w:val="16"/>
                <w:szCs w:val="16"/>
              </w:rPr>
              <w:t>Agreement;</w:t>
            </w:r>
            <w:proofErr w:type="gramEnd"/>
          </w:p>
          <w:p w14:paraId="4A79A20A" w14:textId="77777777" w:rsidR="00C811EF" w:rsidRDefault="00C811EF">
            <w:pPr>
              <w:pStyle w:val="TableParagraph"/>
              <w:numPr>
                <w:ilvl w:val="0"/>
                <w:numId w:val="72"/>
              </w:numPr>
              <w:tabs>
                <w:tab w:val="left" w:pos="799"/>
              </w:tabs>
              <w:kinsoku w:val="0"/>
              <w:overflowPunct w:val="0"/>
              <w:ind w:right="64" w:firstLine="0"/>
              <w:jc w:val="both"/>
              <w:rPr>
                <w:sz w:val="16"/>
                <w:szCs w:val="16"/>
              </w:rPr>
            </w:pPr>
            <w:r>
              <w:rPr>
                <w:sz w:val="16"/>
                <w:szCs w:val="16"/>
              </w:rPr>
              <w:t xml:space="preserve">keep true and accurate business records and books in accordance with our procedures or to make available those items deemed necessary for our </w:t>
            </w:r>
            <w:proofErr w:type="gramStart"/>
            <w:r>
              <w:rPr>
                <w:sz w:val="16"/>
                <w:szCs w:val="16"/>
              </w:rPr>
              <w:t>inspection;</w:t>
            </w:r>
            <w:proofErr w:type="gramEnd"/>
          </w:p>
          <w:p w14:paraId="374A3D97" w14:textId="77777777" w:rsidR="00C811EF" w:rsidRDefault="00C811EF">
            <w:pPr>
              <w:pStyle w:val="TableParagraph"/>
              <w:numPr>
                <w:ilvl w:val="0"/>
                <w:numId w:val="72"/>
              </w:numPr>
              <w:tabs>
                <w:tab w:val="left" w:pos="799"/>
              </w:tabs>
              <w:kinsoku w:val="0"/>
              <w:overflowPunct w:val="0"/>
              <w:ind w:right="66" w:firstLine="0"/>
              <w:jc w:val="both"/>
              <w:rPr>
                <w:spacing w:val="-2"/>
                <w:sz w:val="16"/>
                <w:szCs w:val="16"/>
              </w:rPr>
            </w:pPr>
            <w:r>
              <w:rPr>
                <w:sz w:val="16"/>
                <w:szCs w:val="16"/>
              </w:rPr>
              <w:t xml:space="preserve">maintain the standards of good conduct and appearance designated by us to assure continuity of quality, appearance and </w:t>
            </w:r>
            <w:proofErr w:type="gramStart"/>
            <w:r>
              <w:rPr>
                <w:spacing w:val="-2"/>
                <w:sz w:val="16"/>
                <w:szCs w:val="16"/>
              </w:rPr>
              <w:t>professionalism;</w:t>
            </w:r>
            <w:proofErr w:type="gramEnd"/>
          </w:p>
          <w:p w14:paraId="3629892C" w14:textId="77777777" w:rsidR="00C811EF" w:rsidRDefault="00C811EF">
            <w:pPr>
              <w:pStyle w:val="TableParagraph"/>
              <w:numPr>
                <w:ilvl w:val="0"/>
                <w:numId w:val="72"/>
              </w:numPr>
              <w:tabs>
                <w:tab w:val="left" w:pos="799"/>
              </w:tabs>
              <w:kinsoku w:val="0"/>
              <w:overflowPunct w:val="0"/>
              <w:ind w:right="63" w:firstLine="0"/>
              <w:jc w:val="both"/>
              <w:rPr>
                <w:spacing w:val="-4"/>
                <w:sz w:val="16"/>
                <w:szCs w:val="16"/>
              </w:rPr>
            </w:pPr>
            <w:r>
              <w:rPr>
                <w:sz w:val="16"/>
                <w:szCs w:val="16"/>
              </w:rPr>
              <w:t>complete</w:t>
            </w:r>
            <w:r>
              <w:rPr>
                <w:spacing w:val="-3"/>
                <w:sz w:val="16"/>
                <w:szCs w:val="16"/>
              </w:rPr>
              <w:t xml:space="preserve"> </w:t>
            </w:r>
            <w:r>
              <w:rPr>
                <w:sz w:val="16"/>
                <w:szCs w:val="16"/>
              </w:rPr>
              <w:t>the</w:t>
            </w:r>
            <w:r>
              <w:rPr>
                <w:spacing w:val="-5"/>
                <w:sz w:val="16"/>
                <w:szCs w:val="16"/>
              </w:rPr>
              <w:t xml:space="preserve"> </w:t>
            </w:r>
            <w:r>
              <w:rPr>
                <w:sz w:val="16"/>
                <w:szCs w:val="16"/>
              </w:rPr>
              <w:t>initial</w:t>
            </w:r>
            <w:r>
              <w:rPr>
                <w:spacing w:val="-4"/>
                <w:sz w:val="16"/>
                <w:szCs w:val="16"/>
              </w:rPr>
              <w:t xml:space="preserve"> </w:t>
            </w:r>
            <w:r>
              <w:rPr>
                <w:sz w:val="16"/>
                <w:szCs w:val="16"/>
              </w:rPr>
              <w:t>training</w:t>
            </w:r>
            <w:r>
              <w:rPr>
                <w:spacing w:val="-3"/>
                <w:sz w:val="16"/>
                <w:szCs w:val="16"/>
              </w:rPr>
              <w:t xml:space="preserve"> </w:t>
            </w:r>
            <w:r>
              <w:rPr>
                <w:sz w:val="16"/>
                <w:szCs w:val="16"/>
              </w:rPr>
              <w:t>program</w:t>
            </w:r>
            <w:r>
              <w:rPr>
                <w:spacing w:val="-3"/>
                <w:sz w:val="16"/>
                <w:szCs w:val="16"/>
              </w:rPr>
              <w:t xml:space="preserve"> </w:t>
            </w:r>
            <w:r>
              <w:rPr>
                <w:sz w:val="16"/>
                <w:szCs w:val="16"/>
              </w:rPr>
              <w:t>within</w:t>
            </w:r>
            <w:r>
              <w:rPr>
                <w:spacing w:val="-5"/>
                <w:sz w:val="16"/>
                <w:szCs w:val="16"/>
              </w:rPr>
              <w:t xml:space="preserve"> </w:t>
            </w:r>
            <w:r>
              <w:rPr>
                <w:sz w:val="16"/>
                <w:szCs w:val="16"/>
              </w:rPr>
              <w:t>30</w:t>
            </w:r>
            <w:r>
              <w:rPr>
                <w:spacing w:val="-3"/>
                <w:sz w:val="16"/>
                <w:szCs w:val="16"/>
              </w:rPr>
              <w:t xml:space="preserve"> </w:t>
            </w:r>
            <w:r>
              <w:rPr>
                <w:sz w:val="16"/>
                <w:szCs w:val="16"/>
              </w:rPr>
              <w:t>days</w:t>
            </w:r>
            <w:r>
              <w:rPr>
                <w:spacing w:val="-4"/>
                <w:sz w:val="16"/>
                <w:szCs w:val="16"/>
              </w:rPr>
              <w:t xml:space="preserve"> </w:t>
            </w:r>
            <w:r>
              <w:rPr>
                <w:sz w:val="16"/>
                <w:szCs w:val="16"/>
              </w:rPr>
              <w:t>prior</w:t>
            </w:r>
            <w:r>
              <w:rPr>
                <w:spacing w:val="-3"/>
                <w:sz w:val="16"/>
                <w:szCs w:val="16"/>
              </w:rPr>
              <w:t xml:space="preserve"> </w:t>
            </w:r>
            <w:r>
              <w:rPr>
                <w:sz w:val="16"/>
                <w:szCs w:val="16"/>
              </w:rPr>
              <w:t>to opening or any other training program to our satisfaction or notice of your</w:t>
            </w:r>
            <w:r>
              <w:rPr>
                <w:spacing w:val="-3"/>
                <w:sz w:val="16"/>
                <w:szCs w:val="16"/>
              </w:rPr>
              <w:t xml:space="preserve"> </w:t>
            </w:r>
            <w:r>
              <w:rPr>
                <w:sz w:val="16"/>
                <w:szCs w:val="16"/>
              </w:rPr>
              <w:t>failure</w:t>
            </w:r>
            <w:r>
              <w:rPr>
                <w:spacing w:val="-3"/>
                <w:sz w:val="16"/>
                <w:szCs w:val="16"/>
              </w:rPr>
              <w:t xml:space="preserve"> </w:t>
            </w:r>
            <w:r>
              <w:rPr>
                <w:sz w:val="16"/>
                <w:szCs w:val="16"/>
              </w:rPr>
              <w:t>to</w:t>
            </w:r>
            <w:r>
              <w:rPr>
                <w:spacing w:val="-3"/>
                <w:sz w:val="16"/>
                <w:szCs w:val="16"/>
              </w:rPr>
              <w:t xml:space="preserve"> </w:t>
            </w:r>
            <w:r>
              <w:rPr>
                <w:sz w:val="16"/>
                <w:szCs w:val="16"/>
              </w:rPr>
              <w:t>pass</w:t>
            </w:r>
            <w:r>
              <w:rPr>
                <w:spacing w:val="-3"/>
                <w:sz w:val="16"/>
                <w:szCs w:val="16"/>
              </w:rPr>
              <w:t xml:space="preserve"> </w:t>
            </w:r>
            <w:r>
              <w:rPr>
                <w:sz w:val="16"/>
                <w:szCs w:val="16"/>
              </w:rPr>
              <w:t>such</w:t>
            </w:r>
            <w:r>
              <w:rPr>
                <w:spacing w:val="-4"/>
                <w:sz w:val="16"/>
                <w:szCs w:val="16"/>
              </w:rPr>
              <w:t xml:space="preserve"> </w:t>
            </w:r>
            <w:r>
              <w:rPr>
                <w:sz w:val="16"/>
                <w:szCs w:val="16"/>
              </w:rPr>
              <w:t>training</w:t>
            </w:r>
            <w:r>
              <w:rPr>
                <w:spacing w:val="-4"/>
                <w:sz w:val="16"/>
                <w:szCs w:val="16"/>
              </w:rPr>
              <w:t xml:space="preserve"> </w:t>
            </w:r>
            <w:r>
              <w:rPr>
                <w:sz w:val="16"/>
                <w:szCs w:val="16"/>
              </w:rPr>
              <w:t>is</w:t>
            </w:r>
            <w:r>
              <w:rPr>
                <w:spacing w:val="-1"/>
                <w:sz w:val="16"/>
                <w:szCs w:val="16"/>
              </w:rPr>
              <w:t xml:space="preserve"> </w:t>
            </w:r>
            <w:r>
              <w:rPr>
                <w:sz w:val="16"/>
                <w:szCs w:val="16"/>
              </w:rPr>
              <w:t>provided</w:t>
            </w:r>
            <w:r>
              <w:rPr>
                <w:spacing w:val="-3"/>
                <w:sz w:val="16"/>
                <w:szCs w:val="16"/>
              </w:rPr>
              <w:t xml:space="preserve"> </w:t>
            </w:r>
            <w:r>
              <w:rPr>
                <w:sz w:val="16"/>
                <w:szCs w:val="16"/>
              </w:rPr>
              <w:t>to</w:t>
            </w:r>
            <w:r>
              <w:rPr>
                <w:spacing w:val="-4"/>
                <w:sz w:val="16"/>
                <w:szCs w:val="16"/>
              </w:rPr>
              <w:t xml:space="preserve"> </w:t>
            </w:r>
            <w:r>
              <w:rPr>
                <w:sz w:val="16"/>
                <w:szCs w:val="16"/>
              </w:rPr>
              <w:t>you,</w:t>
            </w:r>
            <w:r>
              <w:rPr>
                <w:spacing w:val="-2"/>
                <w:sz w:val="16"/>
                <w:szCs w:val="16"/>
              </w:rPr>
              <w:t xml:space="preserve"> </w:t>
            </w:r>
            <w:r>
              <w:rPr>
                <w:sz w:val="16"/>
                <w:szCs w:val="16"/>
              </w:rPr>
              <w:t>as</w:t>
            </w:r>
            <w:r>
              <w:rPr>
                <w:spacing w:val="-3"/>
                <w:sz w:val="16"/>
                <w:szCs w:val="16"/>
              </w:rPr>
              <w:t xml:space="preserve"> </w:t>
            </w:r>
            <w:r>
              <w:rPr>
                <w:sz w:val="16"/>
                <w:szCs w:val="16"/>
              </w:rPr>
              <w:t>the</w:t>
            </w:r>
            <w:r>
              <w:rPr>
                <w:spacing w:val="-3"/>
                <w:sz w:val="16"/>
                <w:szCs w:val="16"/>
              </w:rPr>
              <w:t xml:space="preserve"> </w:t>
            </w:r>
            <w:r>
              <w:rPr>
                <w:sz w:val="16"/>
                <w:szCs w:val="16"/>
              </w:rPr>
              <w:t>case</w:t>
            </w:r>
            <w:r>
              <w:rPr>
                <w:spacing w:val="-4"/>
                <w:sz w:val="16"/>
                <w:szCs w:val="16"/>
              </w:rPr>
              <w:t xml:space="preserve"> </w:t>
            </w:r>
            <w:r>
              <w:rPr>
                <w:sz w:val="16"/>
                <w:szCs w:val="16"/>
              </w:rPr>
              <w:t xml:space="preserve">may </w:t>
            </w:r>
            <w:proofErr w:type="gramStart"/>
            <w:r>
              <w:rPr>
                <w:spacing w:val="-4"/>
                <w:sz w:val="16"/>
                <w:szCs w:val="16"/>
              </w:rPr>
              <w:t>be;</w:t>
            </w:r>
            <w:proofErr w:type="gramEnd"/>
          </w:p>
          <w:p w14:paraId="7280231D" w14:textId="77777777" w:rsidR="00C811EF" w:rsidRDefault="00C811EF">
            <w:pPr>
              <w:pStyle w:val="TableParagraph"/>
              <w:numPr>
                <w:ilvl w:val="0"/>
                <w:numId w:val="72"/>
              </w:numPr>
              <w:tabs>
                <w:tab w:val="left" w:pos="799"/>
              </w:tabs>
              <w:kinsoku w:val="0"/>
              <w:overflowPunct w:val="0"/>
              <w:ind w:right="66" w:firstLine="0"/>
              <w:jc w:val="both"/>
              <w:rPr>
                <w:sz w:val="16"/>
                <w:szCs w:val="16"/>
              </w:rPr>
            </w:pPr>
            <w:r>
              <w:rPr>
                <w:sz w:val="16"/>
                <w:szCs w:val="16"/>
              </w:rPr>
              <w:t xml:space="preserve">comply with the restrictions against competition or solicitation set out in the Franchise </w:t>
            </w:r>
            <w:proofErr w:type="gramStart"/>
            <w:r>
              <w:rPr>
                <w:sz w:val="16"/>
                <w:szCs w:val="16"/>
              </w:rPr>
              <w:t>Agreement;</w:t>
            </w:r>
            <w:proofErr w:type="gramEnd"/>
          </w:p>
          <w:p w14:paraId="38D01056" w14:textId="77777777" w:rsidR="00C811EF" w:rsidRDefault="00C811EF">
            <w:pPr>
              <w:pStyle w:val="TableParagraph"/>
              <w:numPr>
                <w:ilvl w:val="0"/>
                <w:numId w:val="72"/>
              </w:numPr>
              <w:tabs>
                <w:tab w:val="left" w:pos="799"/>
              </w:tabs>
              <w:kinsoku w:val="0"/>
              <w:overflowPunct w:val="0"/>
              <w:ind w:right="64" w:firstLine="0"/>
              <w:jc w:val="both"/>
              <w:rPr>
                <w:sz w:val="16"/>
                <w:szCs w:val="16"/>
              </w:rPr>
            </w:pPr>
            <w:r>
              <w:rPr>
                <w:sz w:val="16"/>
                <w:szCs w:val="16"/>
              </w:rPr>
              <w:t xml:space="preserve">obtain and maintain all required licenses or governmental approvals and to cure such default within 5 days following written notice from us or any governmental </w:t>
            </w:r>
            <w:proofErr w:type="gramStart"/>
            <w:r>
              <w:rPr>
                <w:sz w:val="16"/>
                <w:szCs w:val="16"/>
              </w:rPr>
              <w:t>authority;</w:t>
            </w:r>
            <w:proofErr w:type="gramEnd"/>
          </w:p>
          <w:p w14:paraId="210F9660" w14:textId="77777777" w:rsidR="00C811EF" w:rsidRDefault="00C811EF">
            <w:pPr>
              <w:pStyle w:val="TableParagraph"/>
              <w:numPr>
                <w:ilvl w:val="0"/>
                <w:numId w:val="72"/>
              </w:numPr>
              <w:tabs>
                <w:tab w:val="left" w:pos="799"/>
              </w:tabs>
              <w:kinsoku w:val="0"/>
              <w:overflowPunct w:val="0"/>
              <w:ind w:right="64" w:firstLine="0"/>
              <w:jc w:val="both"/>
              <w:rPr>
                <w:spacing w:val="-2"/>
                <w:sz w:val="16"/>
                <w:szCs w:val="16"/>
              </w:rPr>
            </w:pPr>
            <w:r>
              <w:rPr>
                <w:sz w:val="16"/>
                <w:szCs w:val="16"/>
              </w:rPr>
              <w:t>comply with any law or regulation applicable to the operation</w:t>
            </w:r>
            <w:r>
              <w:rPr>
                <w:spacing w:val="-8"/>
                <w:sz w:val="16"/>
                <w:szCs w:val="16"/>
              </w:rPr>
              <w:t xml:space="preserve"> </w:t>
            </w:r>
            <w:r>
              <w:rPr>
                <w:sz w:val="16"/>
                <w:szCs w:val="16"/>
              </w:rPr>
              <w:t>of</w:t>
            </w:r>
            <w:r>
              <w:rPr>
                <w:spacing w:val="-9"/>
                <w:sz w:val="16"/>
                <w:szCs w:val="16"/>
              </w:rPr>
              <w:t xml:space="preserve"> </w:t>
            </w:r>
            <w:r>
              <w:rPr>
                <w:sz w:val="16"/>
                <w:szCs w:val="16"/>
              </w:rPr>
              <w:t>the</w:t>
            </w:r>
            <w:r>
              <w:rPr>
                <w:spacing w:val="-10"/>
                <w:sz w:val="16"/>
                <w:szCs w:val="16"/>
              </w:rPr>
              <w:t xml:space="preserve"> </w:t>
            </w:r>
            <w:r>
              <w:rPr>
                <w:sz w:val="16"/>
                <w:szCs w:val="16"/>
              </w:rPr>
              <w:t>Club</w:t>
            </w:r>
            <w:r>
              <w:rPr>
                <w:spacing w:val="-10"/>
                <w:sz w:val="16"/>
                <w:szCs w:val="16"/>
              </w:rPr>
              <w:t xml:space="preserve"> </w:t>
            </w:r>
            <w:r>
              <w:rPr>
                <w:sz w:val="16"/>
                <w:szCs w:val="16"/>
              </w:rPr>
              <w:t>and</w:t>
            </w:r>
            <w:r>
              <w:rPr>
                <w:spacing w:val="-10"/>
                <w:sz w:val="16"/>
                <w:szCs w:val="16"/>
              </w:rPr>
              <w:t xml:space="preserve"> </w:t>
            </w:r>
            <w:r>
              <w:rPr>
                <w:sz w:val="16"/>
                <w:szCs w:val="16"/>
              </w:rPr>
              <w:t>to</w:t>
            </w:r>
            <w:r>
              <w:rPr>
                <w:spacing w:val="-10"/>
                <w:sz w:val="16"/>
                <w:szCs w:val="16"/>
              </w:rPr>
              <w:t xml:space="preserve"> </w:t>
            </w:r>
            <w:r>
              <w:rPr>
                <w:sz w:val="16"/>
                <w:szCs w:val="16"/>
              </w:rPr>
              <w:t>observe</w:t>
            </w:r>
            <w:r>
              <w:rPr>
                <w:spacing w:val="-10"/>
                <w:sz w:val="16"/>
                <w:szCs w:val="16"/>
              </w:rPr>
              <w:t xml:space="preserve"> </w:t>
            </w:r>
            <w:r>
              <w:rPr>
                <w:sz w:val="16"/>
                <w:szCs w:val="16"/>
              </w:rPr>
              <w:t>such</w:t>
            </w:r>
            <w:r>
              <w:rPr>
                <w:spacing w:val="-8"/>
                <w:sz w:val="16"/>
                <w:szCs w:val="16"/>
              </w:rPr>
              <w:t xml:space="preserve"> </w:t>
            </w:r>
            <w:r>
              <w:rPr>
                <w:sz w:val="16"/>
                <w:szCs w:val="16"/>
              </w:rPr>
              <w:t>requirements</w:t>
            </w:r>
            <w:r>
              <w:rPr>
                <w:spacing w:val="-8"/>
                <w:sz w:val="16"/>
                <w:szCs w:val="16"/>
              </w:rPr>
              <w:t xml:space="preserve"> </w:t>
            </w:r>
            <w:r>
              <w:rPr>
                <w:sz w:val="16"/>
                <w:szCs w:val="16"/>
              </w:rPr>
              <w:t>within</w:t>
            </w:r>
            <w:r>
              <w:rPr>
                <w:spacing w:val="-7"/>
                <w:sz w:val="16"/>
                <w:szCs w:val="16"/>
              </w:rPr>
              <w:t xml:space="preserve"> </w:t>
            </w:r>
            <w:r>
              <w:rPr>
                <w:sz w:val="16"/>
                <w:szCs w:val="16"/>
              </w:rPr>
              <w:t>5</w:t>
            </w:r>
            <w:r>
              <w:rPr>
                <w:spacing w:val="-10"/>
                <w:sz w:val="16"/>
                <w:szCs w:val="16"/>
              </w:rPr>
              <w:t xml:space="preserve"> </w:t>
            </w:r>
            <w:r>
              <w:rPr>
                <w:sz w:val="16"/>
                <w:szCs w:val="16"/>
              </w:rPr>
              <w:t>days of</w:t>
            </w:r>
            <w:r>
              <w:rPr>
                <w:spacing w:val="-7"/>
                <w:sz w:val="16"/>
                <w:szCs w:val="16"/>
              </w:rPr>
              <w:t xml:space="preserve"> </w:t>
            </w:r>
            <w:r>
              <w:rPr>
                <w:sz w:val="16"/>
                <w:szCs w:val="16"/>
              </w:rPr>
              <w:t>written</w:t>
            </w:r>
            <w:r>
              <w:rPr>
                <w:spacing w:val="-9"/>
                <w:sz w:val="16"/>
                <w:szCs w:val="16"/>
              </w:rPr>
              <w:t xml:space="preserve"> </w:t>
            </w:r>
            <w:r>
              <w:rPr>
                <w:sz w:val="16"/>
                <w:szCs w:val="16"/>
              </w:rPr>
              <w:t>notification</w:t>
            </w:r>
            <w:r>
              <w:rPr>
                <w:spacing w:val="-9"/>
                <w:sz w:val="16"/>
                <w:szCs w:val="16"/>
              </w:rPr>
              <w:t xml:space="preserve"> </w:t>
            </w:r>
            <w:r>
              <w:rPr>
                <w:sz w:val="16"/>
                <w:szCs w:val="16"/>
              </w:rPr>
              <w:t>of</w:t>
            </w:r>
            <w:r>
              <w:rPr>
                <w:spacing w:val="-7"/>
                <w:sz w:val="16"/>
                <w:szCs w:val="16"/>
              </w:rPr>
              <w:t xml:space="preserve"> </w:t>
            </w:r>
            <w:r>
              <w:rPr>
                <w:sz w:val="16"/>
                <w:szCs w:val="16"/>
              </w:rPr>
              <w:t>non-compliance</w:t>
            </w:r>
            <w:r>
              <w:rPr>
                <w:spacing w:val="-8"/>
                <w:sz w:val="16"/>
                <w:szCs w:val="16"/>
              </w:rPr>
              <w:t xml:space="preserve"> </w:t>
            </w:r>
            <w:r>
              <w:rPr>
                <w:sz w:val="16"/>
                <w:szCs w:val="16"/>
              </w:rPr>
              <w:t>from</w:t>
            </w:r>
            <w:r>
              <w:rPr>
                <w:spacing w:val="-7"/>
                <w:sz w:val="16"/>
                <w:szCs w:val="16"/>
              </w:rPr>
              <w:t xml:space="preserve"> </w:t>
            </w:r>
            <w:r>
              <w:rPr>
                <w:sz w:val="16"/>
                <w:szCs w:val="16"/>
              </w:rPr>
              <w:t>us</w:t>
            </w:r>
            <w:r>
              <w:rPr>
                <w:spacing w:val="-7"/>
                <w:sz w:val="16"/>
                <w:szCs w:val="16"/>
              </w:rPr>
              <w:t xml:space="preserve"> </w:t>
            </w:r>
            <w:r>
              <w:rPr>
                <w:sz w:val="16"/>
                <w:szCs w:val="16"/>
              </w:rPr>
              <w:t>or</w:t>
            </w:r>
            <w:r>
              <w:rPr>
                <w:spacing w:val="-9"/>
                <w:sz w:val="16"/>
                <w:szCs w:val="16"/>
              </w:rPr>
              <w:t xml:space="preserve"> </w:t>
            </w:r>
            <w:r>
              <w:rPr>
                <w:sz w:val="16"/>
                <w:szCs w:val="16"/>
              </w:rPr>
              <w:t>any</w:t>
            </w:r>
            <w:r>
              <w:rPr>
                <w:spacing w:val="-7"/>
                <w:sz w:val="16"/>
                <w:szCs w:val="16"/>
              </w:rPr>
              <w:t xml:space="preserve"> </w:t>
            </w:r>
            <w:r>
              <w:rPr>
                <w:sz w:val="16"/>
                <w:szCs w:val="16"/>
              </w:rPr>
              <w:t xml:space="preserve">governmental </w:t>
            </w:r>
            <w:proofErr w:type="gramStart"/>
            <w:r>
              <w:rPr>
                <w:spacing w:val="-2"/>
                <w:sz w:val="16"/>
                <w:szCs w:val="16"/>
              </w:rPr>
              <w:t>authority;</w:t>
            </w:r>
            <w:proofErr w:type="gramEnd"/>
          </w:p>
          <w:p w14:paraId="6E08A043" w14:textId="77777777" w:rsidR="00C811EF" w:rsidRDefault="00C811EF">
            <w:pPr>
              <w:pStyle w:val="TableParagraph"/>
              <w:numPr>
                <w:ilvl w:val="0"/>
                <w:numId w:val="72"/>
              </w:numPr>
              <w:tabs>
                <w:tab w:val="left" w:pos="799"/>
              </w:tabs>
              <w:kinsoku w:val="0"/>
              <w:overflowPunct w:val="0"/>
              <w:spacing w:before="1"/>
              <w:ind w:right="66" w:firstLine="0"/>
              <w:jc w:val="both"/>
              <w:rPr>
                <w:sz w:val="16"/>
                <w:szCs w:val="16"/>
              </w:rPr>
            </w:pPr>
            <w:r>
              <w:rPr>
                <w:sz w:val="16"/>
                <w:szCs w:val="16"/>
              </w:rPr>
              <w:t>renovate or refurbish</w:t>
            </w:r>
            <w:r>
              <w:rPr>
                <w:spacing w:val="-1"/>
                <w:sz w:val="16"/>
                <w:szCs w:val="16"/>
              </w:rPr>
              <w:t xml:space="preserve"> </w:t>
            </w:r>
            <w:r>
              <w:rPr>
                <w:sz w:val="16"/>
                <w:szCs w:val="16"/>
              </w:rPr>
              <w:t>the</w:t>
            </w:r>
            <w:r>
              <w:rPr>
                <w:spacing w:val="-1"/>
                <w:sz w:val="16"/>
                <w:szCs w:val="16"/>
              </w:rPr>
              <w:t xml:space="preserve"> </w:t>
            </w:r>
            <w:r>
              <w:rPr>
                <w:sz w:val="16"/>
                <w:szCs w:val="16"/>
              </w:rPr>
              <w:t>Premises in</w:t>
            </w:r>
            <w:r>
              <w:rPr>
                <w:spacing w:val="-1"/>
                <w:sz w:val="16"/>
                <w:szCs w:val="16"/>
              </w:rPr>
              <w:t xml:space="preserve"> </w:t>
            </w:r>
            <w:r>
              <w:rPr>
                <w:sz w:val="16"/>
                <w:szCs w:val="16"/>
              </w:rPr>
              <w:t>accordance</w:t>
            </w:r>
            <w:r>
              <w:rPr>
                <w:spacing w:val="-2"/>
                <w:sz w:val="16"/>
                <w:szCs w:val="16"/>
              </w:rPr>
              <w:t xml:space="preserve"> </w:t>
            </w:r>
            <w:r>
              <w:rPr>
                <w:sz w:val="16"/>
                <w:szCs w:val="16"/>
              </w:rPr>
              <w:t>with</w:t>
            </w:r>
            <w:r>
              <w:rPr>
                <w:spacing w:val="-1"/>
                <w:sz w:val="16"/>
                <w:szCs w:val="16"/>
              </w:rPr>
              <w:t xml:space="preserve"> </w:t>
            </w:r>
            <w:r>
              <w:rPr>
                <w:sz w:val="16"/>
                <w:szCs w:val="16"/>
              </w:rPr>
              <w:t>our standards, specifications and designated timelines; or</w:t>
            </w:r>
          </w:p>
          <w:p w14:paraId="5BF91DCE" w14:textId="77777777" w:rsidR="00C811EF" w:rsidRDefault="00C811EF">
            <w:pPr>
              <w:pStyle w:val="TableParagraph"/>
              <w:numPr>
                <w:ilvl w:val="0"/>
                <w:numId w:val="72"/>
              </w:numPr>
              <w:tabs>
                <w:tab w:val="left" w:pos="799"/>
              </w:tabs>
              <w:kinsoku w:val="0"/>
              <w:overflowPunct w:val="0"/>
              <w:ind w:right="64" w:firstLine="0"/>
              <w:jc w:val="both"/>
              <w:rPr>
                <w:sz w:val="16"/>
                <w:szCs w:val="16"/>
              </w:rPr>
            </w:pPr>
            <w:r>
              <w:rPr>
                <w:sz w:val="16"/>
                <w:szCs w:val="16"/>
              </w:rPr>
              <w:t>comply with any requirement imposed by the Franchise Agreement or to carry out the terms of the Franchise Agreement in good faith, except as otherwise provided at Section 12.2 of the Franchise Agreement.</w:t>
            </w:r>
          </w:p>
          <w:p w14:paraId="7EF93E3A" w14:textId="77777777" w:rsidR="00C811EF" w:rsidRDefault="00C811EF">
            <w:pPr>
              <w:pStyle w:val="TableParagraph"/>
              <w:kinsoku w:val="0"/>
              <w:overflowPunct w:val="0"/>
              <w:ind w:left="79" w:right="64"/>
              <w:jc w:val="both"/>
              <w:rPr>
                <w:sz w:val="16"/>
                <w:szCs w:val="16"/>
              </w:rPr>
            </w:pPr>
            <w:r>
              <w:rPr>
                <w:sz w:val="16"/>
                <w:szCs w:val="16"/>
              </w:rPr>
              <w:t>We</w:t>
            </w:r>
            <w:r>
              <w:rPr>
                <w:spacing w:val="-5"/>
                <w:sz w:val="16"/>
                <w:szCs w:val="16"/>
              </w:rPr>
              <w:t xml:space="preserve"> </w:t>
            </w:r>
            <w:r>
              <w:rPr>
                <w:sz w:val="16"/>
                <w:szCs w:val="16"/>
              </w:rPr>
              <w:t>shall</w:t>
            </w:r>
            <w:r>
              <w:rPr>
                <w:spacing w:val="-6"/>
                <w:sz w:val="16"/>
                <w:szCs w:val="16"/>
              </w:rPr>
              <w:t xml:space="preserve"> </w:t>
            </w:r>
            <w:r>
              <w:rPr>
                <w:sz w:val="16"/>
                <w:szCs w:val="16"/>
              </w:rPr>
              <w:t>be</w:t>
            </w:r>
            <w:r>
              <w:rPr>
                <w:spacing w:val="-5"/>
                <w:sz w:val="16"/>
                <w:szCs w:val="16"/>
              </w:rPr>
              <w:t xml:space="preserve"> </w:t>
            </w:r>
            <w:r>
              <w:rPr>
                <w:sz w:val="16"/>
                <w:szCs w:val="16"/>
              </w:rPr>
              <w:t>entitled</w:t>
            </w:r>
            <w:r>
              <w:rPr>
                <w:spacing w:val="-7"/>
                <w:sz w:val="16"/>
                <w:szCs w:val="16"/>
              </w:rPr>
              <w:t xml:space="preserve"> </w:t>
            </w:r>
            <w:r>
              <w:rPr>
                <w:sz w:val="16"/>
                <w:szCs w:val="16"/>
              </w:rPr>
              <w:t>to</w:t>
            </w:r>
            <w:r>
              <w:rPr>
                <w:spacing w:val="-5"/>
                <w:sz w:val="16"/>
                <w:szCs w:val="16"/>
              </w:rPr>
              <w:t xml:space="preserve"> </w:t>
            </w:r>
            <w:r>
              <w:rPr>
                <w:sz w:val="16"/>
                <w:szCs w:val="16"/>
              </w:rPr>
              <w:t>extend</w:t>
            </w:r>
            <w:r>
              <w:rPr>
                <w:spacing w:val="-7"/>
                <w:sz w:val="16"/>
                <w:szCs w:val="16"/>
              </w:rPr>
              <w:t xml:space="preserve"> </w:t>
            </w:r>
            <w:r>
              <w:rPr>
                <w:sz w:val="16"/>
                <w:szCs w:val="16"/>
              </w:rPr>
              <w:t>the</w:t>
            </w:r>
            <w:r>
              <w:rPr>
                <w:spacing w:val="-7"/>
                <w:sz w:val="16"/>
                <w:szCs w:val="16"/>
              </w:rPr>
              <w:t xml:space="preserve"> </w:t>
            </w:r>
            <w:r>
              <w:rPr>
                <w:sz w:val="16"/>
                <w:szCs w:val="16"/>
              </w:rPr>
              <w:t>periods</w:t>
            </w:r>
            <w:r>
              <w:rPr>
                <w:spacing w:val="-4"/>
                <w:sz w:val="16"/>
                <w:szCs w:val="16"/>
              </w:rPr>
              <w:t xml:space="preserve"> </w:t>
            </w:r>
            <w:r>
              <w:rPr>
                <w:sz w:val="16"/>
                <w:szCs w:val="16"/>
              </w:rPr>
              <w:t>set</w:t>
            </w:r>
            <w:r>
              <w:rPr>
                <w:spacing w:val="-4"/>
                <w:sz w:val="16"/>
                <w:szCs w:val="16"/>
              </w:rPr>
              <w:t xml:space="preserve"> </w:t>
            </w:r>
            <w:r>
              <w:rPr>
                <w:sz w:val="16"/>
                <w:szCs w:val="16"/>
              </w:rPr>
              <w:t>out</w:t>
            </w:r>
            <w:r>
              <w:rPr>
                <w:spacing w:val="-6"/>
                <w:sz w:val="16"/>
                <w:szCs w:val="16"/>
              </w:rPr>
              <w:t xml:space="preserve"> </w:t>
            </w:r>
            <w:r>
              <w:rPr>
                <w:sz w:val="16"/>
                <w:szCs w:val="16"/>
              </w:rPr>
              <w:t>above</w:t>
            </w:r>
            <w:r>
              <w:rPr>
                <w:spacing w:val="-7"/>
                <w:sz w:val="16"/>
                <w:szCs w:val="16"/>
              </w:rPr>
              <w:t xml:space="preserve"> </w:t>
            </w:r>
            <w:r>
              <w:rPr>
                <w:sz w:val="16"/>
                <w:szCs w:val="16"/>
              </w:rPr>
              <w:t>during</w:t>
            </w:r>
            <w:r>
              <w:rPr>
                <w:spacing w:val="-5"/>
                <w:sz w:val="16"/>
                <w:szCs w:val="16"/>
              </w:rPr>
              <w:t xml:space="preserve"> </w:t>
            </w:r>
            <w:r>
              <w:rPr>
                <w:sz w:val="16"/>
                <w:szCs w:val="16"/>
              </w:rPr>
              <w:t>which you must cure the breach or breaches we have identified. Any such offer</w:t>
            </w:r>
            <w:r>
              <w:rPr>
                <w:spacing w:val="-1"/>
                <w:sz w:val="16"/>
                <w:szCs w:val="16"/>
              </w:rPr>
              <w:t xml:space="preserve"> </w:t>
            </w:r>
            <w:r>
              <w:rPr>
                <w:sz w:val="16"/>
                <w:szCs w:val="16"/>
              </w:rPr>
              <w:t>to extend will not be valid unless made by us in writing. Should we offer you any such extension and you fail during that extended period</w:t>
            </w:r>
            <w:r>
              <w:rPr>
                <w:spacing w:val="-7"/>
                <w:sz w:val="16"/>
                <w:szCs w:val="16"/>
              </w:rPr>
              <w:t xml:space="preserve"> </w:t>
            </w:r>
            <w:r>
              <w:rPr>
                <w:sz w:val="16"/>
                <w:szCs w:val="16"/>
              </w:rPr>
              <w:t>to</w:t>
            </w:r>
            <w:r>
              <w:rPr>
                <w:spacing w:val="-6"/>
                <w:sz w:val="16"/>
                <w:szCs w:val="16"/>
              </w:rPr>
              <w:t xml:space="preserve"> </w:t>
            </w:r>
            <w:r>
              <w:rPr>
                <w:sz w:val="16"/>
                <w:szCs w:val="16"/>
              </w:rPr>
              <w:t>cure</w:t>
            </w:r>
            <w:r>
              <w:rPr>
                <w:spacing w:val="-7"/>
                <w:sz w:val="16"/>
                <w:szCs w:val="16"/>
              </w:rPr>
              <w:t xml:space="preserve"> </w:t>
            </w:r>
            <w:r>
              <w:rPr>
                <w:sz w:val="16"/>
                <w:szCs w:val="16"/>
              </w:rPr>
              <w:t>the</w:t>
            </w:r>
            <w:r>
              <w:rPr>
                <w:spacing w:val="-6"/>
                <w:sz w:val="16"/>
                <w:szCs w:val="16"/>
              </w:rPr>
              <w:t xml:space="preserve"> </w:t>
            </w:r>
            <w:r>
              <w:rPr>
                <w:sz w:val="16"/>
                <w:szCs w:val="16"/>
              </w:rPr>
              <w:t>breach</w:t>
            </w:r>
            <w:r>
              <w:rPr>
                <w:spacing w:val="-7"/>
                <w:sz w:val="16"/>
                <w:szCs w:val="16"/>
              </w:rPr>
              <w:t xml:space="preserve"> </w:t>
            </w:r>
            <w:r>
              <w:rPr>
                <w:sz w:val="16"/>
                <w:szCs w:val="16"/>
              </w:rPr>
              <w:t>or</w:t>
            </w:r>
            <w:r>
              <w:rPr>
                <w:spacing w:val="-7"/>
                <w:sz w:val="16"/>
                <w:szCs w:val="16"/>
              </w:rPr>
              <w:t xml:space="preserve"> </w:t>
            </w:r>
            <w:r>
              <w:rPr>
                <w:sz w:val="16"/>
                <w:szCs w:val="16"/>
              </w:rPr>
              <w:t>breaches,</w:t>
            </w:r>
            <w:r>
              <w:rPr>
                <w:spacing w:val="-5"/>
                <w:sz w:val="16"/>
                <w:szCs w:val="16"/>
              </w:rPr>
              <w:t xml:space="preserve"> </w:t>
            </w:r>
            <w:r>
              <w:rPr>
                <w:sz w:val="16"/>
                <w:szCs w:val="16"/>
              </w:rPr>
              <w:t>we</w:t>
            </w:r>
            <w:r>
              <w:rPr>
                <w:spacing w:val="-7"/>
                <w:sz w:val="16"/>
                <w:szCs w:val="16"/>
              </w:rPr>
              <w:t xml:space="preserve"> </w:t>
            </w:r>
            <w:r>
              <w:rPr>
                <w:sz w:val="16"/>
                <w:szCs w:val="16"/>
              </w:rPr>
              <w:t>will</w:t>
            </w:r>
            <w:r>
              <w:rPr>
                <w:spacing w:val="-6"/>
                <w:sz w:val="16"/>
                <w:szCs w:val="16"/>
              </w:rPr>
              <w:t xml:space="preserve"> </w:t>
            </w:r>
            <w:r>
              <w:rPr>
                <w:sz w:val="16"/>
                <w:szCs w:val="16"/>
              </w:rPr>
              <w:t>be</w:t>
            </w:r>
            <w:r>
              <w:rPr>
                <w:spacing w:val="-7"/>
                <w:sz w:val="16"/>
                <w:szCs w:val="16"/>
              </w:rPr>
              <w:t xml:space="preserve"> </w:t>
            </w:r>
            <w:r>
              <w:rPr>
                <w:sz w:val="16"/>
                <w:szCs w:val="16"/>
              </w:rPr>
              <w:t>entitled</w:t>
            </w:r>
            <w:r>
              <w:rPr>
                <w:spacing w:val="-7"/>
                <w:sz w:val="16"/>
                <w:szCs w:val="16"/>
              </w:rPr>
              <w:t xml:space="preserve"> </w:t>
            </w:r>
            <w:r>
              <w:rPr>
                <w:sz w:val="16"/>
                <w:szCs w:val="16"/>
              </w:rPr>
              <w:t>to</w:t>
            </w:r>
            <w:r>
              <w:rPr>
                <w:spacing w:val="-9"/>
                <w:sz w:val="16"/>
                <w:szCs w:val="16"/>
              </w:rPr>
              <w:t xml:space="preserve"> </w:t>
            </w:r>
            <w:r>
              <w:rPr>
                <w:sz w:val="16"/>
                <w:szCs w:val="16"/>
              </w:rPr>
              <w:t>terminate the Franchise Agreement effective immediately upon expiration of that extended period.</w:t>
            </w:r>
          </w:p>
        </w:tc>
      </w:tr>
      <w:tr w:rsidR="00C811EF" w14:paraId="54882005" w14:textId="77777777">
        <w:trPr>
          <w:trHeight w:val="4386"/>
        </w:trPr>
        <w:tc>
          <w:tcPr>
            <w:tcW w:w="2791" w:type="dxa"/>
            <w:tcBorders>
              <w:top w:val="single" w:sz="6" w:space="0" w:color="000000"/>
              <w:left w:val="single" w:sz="4" w:space="0" w:color="000000"/>
              <w:bottom w:val="single" w:sz="6" w:space="0" w:color="000000"/>
              <w:right w:val="single" w:sz="4" w:space="0" w:color="000000"/>
            </w:tcBorders>
          </w:tcPr>
          <w:p w14:paraId="1D71CFBD" w14:textId="77777777" w:rsidR="00C811EF" w:rsidRDefault="00C811EF">
            <w:pPr>
              <w:pStyle w:val="TableParagraph"/>
              <w:kinsoku w:val="0"/>
              <w:overflowPunct w:val="0"/>
              <w:spacing w:before="78"/>
              <w:ind w:left="79"/>
              <w:rPr>
                <w:spacing w:val="-2"/>
                <w:sz w:val="16"/>
                <w:szCs w:val="16"/>
              </w:rPr>
            </w:pPr>
            <w:r>
              <w:rPr>
                <w:sz w:val="16"/>
                <w:szCs w:val="16"/>
              </w:rPr>
              <w:t>(g)</w:t>
            </w:r>
            <w:r>
              <w:rPr>
                <w:spacing w:val="26"/>
                <w:sz w:val="16"/>
                <w:szCs w:val="16"/>
              </w:rPr>
              <w:t xml:space="preserve"> </w:t>
            </w:r>
            <w:r>
              <w:rPr>
                <w:sz w:val="16"/>
                <w:szCs w:val="16"/>
              </w:rPr>
              <w:t>Termination</w:t>
            </w:r>
            <w:r>
              <w:rPr>
                <w:spacing w:val="-3"/>
                <w:sz w:val="16"/>
                <w:szCs w:val="16"/>
              </w:rPr>
              <w:t xml:space="preserve"> </w:t>
            </w:r>
            <w:r>
              <w:rPr>
                <w:sz w:val="16"/>
                <w:szCs w:val="16"/>
              </w:rPr>
              <w:t>by</w:t>
            </w:r>
            <w:r>
              <w:rPr>
                <w:spacing w:val="-4"/>
                <w:sz w:val="16"/>
                <w:szCs w:val="16"/>
              </w:rPr>
              <w:t xml:space="preserve"> </w:t>
            </w:r>
            <w:r>
              <w:rPr>
                <w:sz w:val="16"/>
                <w:szCs w:val="16"/>
              </w:rPr>
              <w:t>us</w:t>
            </w:r>
            <w:r>
              <w:rPr>
                <w:spacing w:val="-4"/>
                <w:sz w:val="16"/>
                <w:szCs w:val="16"/>
              </w:rPr>
              <w:t xml:space="preserve"> </w:t>
            </w:r>
            <w:r>
              <w:rPr>
                <w:sz w:val="16"/>
                <w:szCs w:val="16"/>
              </w:rPr>
              <w:t>without</w:t>
            </w:r>
            <w:r>
              <w:rPr>
                <w:spacing w:val="-3"/>
                <w:sz w:val="16"/>
                <w:szCs w:val="16"/>
              </w:rPr>
              <w:t xml:space="preserve"> </w:t>
            </w:r>
            <w:r>
              <w:rPr>
                <w:spacing w:val="-2"/>
                <w:sz w:val="16"/>
                <w:szCs w:val="16"/>
              </w:rPr>
              <w:t>notice</w:t>
            </w:r>
          </w:p>
        </w:tc>
        <w:tc>
          <w:tcPr>
            <w:tcW w:w="1800" w:type="dxa"/>
            <w:tcBorders>
              <w:top w:val="single" w:sz="6" w:space="0" w:color="000000"/>
              <w:left w:val="single" w:sz="4" w:space="0" w:color="000000"/>
              <w:bottom w:val="single" w:sz="6" w:space="0" w:color="000000"/>
              <w:right w:val="single" w:sz="4" w:space="0" w:color="000000"/>
            </w:tcBorders>
          </w:tcPr>
          <w:p w14:paraId="323B42A7" w14:textId="77777777" w:rsidR="00C811EF" w:rsidRDefault="00C811EF">
            <w:pPr>
              <w:pStyle w:val="TableParagraph"/>
              <w:kinsoku w:val="0"/>
              <w:overflowPunct w:val="0"/>
              <w:spacing w:before="78"/>
              <w:ind w:left="79"/>
              <w:rPr>
                <w:spacing w:val="-4"/>
                <w:sz w:val="16"/>
                <w:szCs w:val="16"/>
              </w:rPr>
            </w:pPr>
            <w:r>
              <w:rPr>
                <w:spacing w:val="-4"/>
                <w:sz w:val="16"/>
                <w:szCs w:val="16"/>
              </w:rPr>
              <w:t>12.2</w:t>
            </w:r>
          </w:p>
        </w:tc>
        <w:tc>
          <w:tcPr>
            <w:tcW w:w="5016" w:type="dxa"/>
            <w:tcBorders>
              <w:top w:val="single" w:sz="6" w:space="0" w:color="000000"/>
              <w:left w:val="single" w:sz="4" w:space="0" w:color="000000"/>
              <w:bottom w:val="single" w:sz="6" w:space="0" w:color="000000"/>
              <w:right w:val="single" w:sz="4" w:space="0" w:color="000000"/>
            </w:tcBorders>
          </w:tcPr>
          <w:p w14:paraId="2678D4F7" w14:textId="77777777" w:rsidR="00C811EF" w:rsidRDefault="00C811EF">
            <w:pPr>
              <w:pStyle w:val="TableParagraph"/>
              <w:kinsoku w:val="0"/>
              <w:overflowPunct w:val="0"/>
              <w:spacing w:before="78"/>
              <w:ind w:left="79" w:right="63"/>
              <w:jc w:val="both"/>
              <w:rPr>
                <w:spacing w:val="-2"/>
                <w:sz w:val="16"/>
                <w:szCs w:val="16"/>
              </w:rPr>
            </w:pPr>
            <w:r>
              <w:rPr>
                <w:sz w:val="16"/>
                <w:szCs w:val="16"/>
              </w:rPr>
              <w:t>Notwithstanding the above, we are entitled to immediately terminate the Franchise Agreement without notice to you, and you shall have no right or opportunity to cure the default, if during the Term or any renewal</w:t>
            </w:r>
            <w:r>
              <w:rPr>
                <w:spacing w:val="-5"/>
                <w:sz w:val="16"/>
                <w:szCs w:val="16"/>
              </w:rPr>
              <w:t xml:space="preserve"> </w:t>
            </w:r>
            <w:r>
              <w:rPr>
                <w:sz w:val="16"/>
                <w:szCs w:val="16"/>
              </w:rPr>
              <w:t>term</w:t>
            </w:r>
            <w:r>
              <w:rPr>
                <w:spacing w:val="-5"/>
                <w:sz w:val="16"/>
                <w:szCs w:val="16"/>
              </w:rPr>
              <w:t xml:space="preserve"> </w:t>
            </w:r>
            <w:r>
              <w:rPr>
                <w:sz w:val="16"/>
                <w:szCs w:val="16"/>
              </w:rPr>
              <w:t>of</w:t>
            </w:r>
            <w:r>
              <w:rPr>
                <w:spacing w:val="-6"/>
                <w:sz w:val="16"/>
                <w:szCs w:val="16"/>
              </w:rPr>
              <w:t xml:space="preserve"> </w:t>
            </w:r>
            <w:r>
              <w:rPr>
                <w:sz w:val="16"/>
                <w:szCs w:val="16"/>
              </w:rPr>
              <w:t>the</w:t>
            </w:r>
            <w:r>
              <w:rPr>
                <w:spacing w:val="-5"/>
                <w:sz w:val="16"/>
                <w:szCs w:val="16"/>
              </w:rPr>
              <w:t xml:space="preserve"> </w:t>
            </w:r>
            <w:r>
              <w:rPr>
                <w:sz w:val="16"/>
                <w:szCs w:val="16"/>
              </w:rPr>
              <w:t>Franchise</w:t>
            </w:r>
            <w:r>
              <w:rPr>
                <w:spacing w:val="-8"/>
                <w:sz w:val="16"/>
                <w:szCs w:val="16"/>
              </w:rPr>
              <w:t xml:space="preserve"> </w:t>
            </w:r>
            <w:r>
              <w:rPr>
                <w:sz w:val="16"/>
                <w:szCs w:val="16"/>
              </w:rPr>
              <w:t>Agreement</w:t>
            </w:r>
            <w:r>
              <w:rPr>
                <w:spacing w:val="-5"/>
                <w:sz w:val="16"/>
                <w:szCs w:val="16"/>
              </w:rPr>
              <w:t xml:space="preserve"> </w:t>
            </w:r>
            <w:r>
              <w:rPr>
                <w:sz w:val="16"/>
                <w:szCs w:val="16"/>
              </w:rPr>
              <w:t>any</w:t>
            </w:r>
            <w:r>
              <w:rPr>
                <w:spacing w:val="-4"/>
                <w:sz w:val="16"/>
                <w:szCs w:val="16"/>
              </w:rPr>
              <w:t xml:space="preserve"> </w:t>
            </w:r>
            <w:r>
              <w:rPr>
                <w:sz w:val="16"/>
                <w:szCs w:val="16"/>
              </w:rPr>
              <w:t>of</w:t>
            </w:r>
            <w:r>
              <w:rPr>
                <w:spacing w:val="-6"/>
                <w:sz w:val="16"/>
                <w:szCs w:val="16"/>
              </w:rPr>
              <w:t xml:space="preserve"> </w:t>
            </w:r>
            <w:r>
              <w:rPr>
                <w:sz w:val="16"/>
                <w:szCs w:val="16"/>
              </w:rPr>
              <w:t>the</w:t>
            </w:r>
            <w:r>
              <w:rPr>
                <w:spacing w:val="-5"/>
                <w:sz w:val="16"/>
                <w:szCs w:val="16"/>
              </w:rPr>
              <w:t xml:space="preserve"> </w:t>
            </w:r>
            <w:r>
              <w:rPr>
                <w:sz w:val="16"/>
                <w:szCs w:val="16"/>
              </w:rPr>
              <w:t>following</w:t>
            </w:r>
            <w:r>
              <w:rPr>
                <w:spacing w:val="-5"/>
                <w:sz w:val="16"/>
                <w:szCs w:val="16"/>
              </w:rPr>
              <w:t xml:space="preserve"> </w:t>
            </w:r>
            <w:r>
              <w:rPr>
                <w:sz w:val="16"/>
                <w:szCs w:val="16"/>
              </w:rPr>
              <w:t xml:space="preserve">events </w:t>
            </w:r>
            <w:r>
              <w:rPr>
                <w:spacing w:val="-2"/>
                <w:sz w:val="16"/>
                <w:szCs w:val="16"/>
              </w:rPr>
              <w:t>occurs:</w:t>
            </w:r>
          </w:p>
          <w:p w14:paraId="048EC879" w14:textId="77777777" w:rsidR="00C811EF" w:rsidRDefault="00C811EF">
            <w:pPr>
              <w:pStyle w:val="TableParagraph"/>
              <w:numPr>
                <w:ilvl w:val="0"/>
                <w:numId w:val="71"/>
              </w:numPr>
              <w:tabs>
                <w:tab w:val="left" w:pos="799"/>
              </w:tabs>
              <w:kinsoku w:val="0"/>
              <w:overflowPunct w:val="0"/>
              <w:spacing w:before="2"/>
              <w:ind w:right="64" w:firstLine="0"/>
              <w:jc w:val="both"/>
              <w:rPr>
                <w:sz w:val="16"/>
                <w:szCs w:val="16"/>
              </w:rPr>
            </w:pPr>
            <w:r>
              <w:rPr>
                <w:sz w:val="16"/>
                <w:szCs w:val="16"/>
              </w:rPr>
              <w:t xml:space="preserve">You fail to make timely payment to us of </w:t>
            </w:r>
            <w:proofErr w:type="gramStart"/>
            <w:r>
              <w:rPr>
                <w:sz w:val="16"/>
                <w:szCs w:val="16"/>
              </w:rPr>
              <w:t>any and all</w:t>
            </w:r>
            <w:proofErr w:type="gramEnd"/>
            <w:r>
              <w:rPr>
                <w:spacing w:val="-2"/>
                <w:sz w:val="16"/>
                <w:szCs w:val="16"/>
              </w:rPr>
              <w:t xml:space="preserve"> </w:t>
            </w:r>
            <w:r>
              <w:rPr>
                <w:sz w:val="16"/>
                <w:szCs w:val="16"/>
              </w:rPr>
              <w:t xml:space="preserve">sums payable to us pursuant to the Franchise Agreement or any other agreement between you and us after 5 days’ written notice to you of such failure to </w:t>
            </w:r>
            <w:proofErr w:type="gramStart"/>
            <w:r>
              <w:rPr>
                <w:sz w:val="16"/>
                <w:szCs w:val="16"/>
              </w:rPr>
              <w:t>pay;</w:t>
            </w:r>
            <w:proofErr w:type="gramEnd"/>
          </w:p>
          <w:p w14:paraId="74AD7B08" w14:textId="4EE88BBB" w:rsidR="00C811EF" w:rsidRDefault="00C811EF">
            <w:pPr>
              <w:pStyle w:val="TableParagraph"/>
              <w:numPr>
                <w:ilvl w:val="0"/>
                <w:numId w:val="71"/>
              </w:numPr>
              <w:tabs>
                <w:tab w:val="left" w:pos="799"/>
              </w:tabs>
              <w:kinsoku w:val="0"/>
              <w:overflowPunct w:val="0"/>
              <w:ind w:right="65" w:firstLine="0"/>
              <w:jc w:val="both"/>
              <w:rPr>
                <w:sz w:val="16"/>
                <w:szCs w:val="16"/>
              </w:rPr>
            </w:pPr>
            <w:r>
              <w:rPr>
                <w:sz w:val="16"/>
                <w:szCs w:val="16"/>
              </w:rPr>
              <w:t>You fail to cure a default under the Franchise Agreement, within 10 business days after receipt of notice thereof, which default materially</w:t>
            </w:r>
            <w:r>
              <w:rPr>
                <w:spacing w:val="-9"/>
                <w:sz w:val="16"/>
                <w:szCs w:val="16"/>
              </w:rPr>
              <w:t xml:space="preserve"> </w:t>
            </w:r>
            <w:r>
              <w:rPr>
                <w:sz w:val="16"/>
                <w:szCs w:val="16"/>
              </w:rPr>
              <w:t>impairs</w:t>
            </w:r>
            <w:r>
              <w:rPr>
                <w:spacing w:val="-9"/>
                <w:sz w:val="16"/>
                <w:szCs w:val="16"/>
              </w:rPr>
              <w:t xml:space="preserve"> </w:t>
            </w:r>
            <w:r>
              <w:rPr>
                <w:sz w:val="16"/>
                <w:szCs w:val="16"/>
              </w:rPr>
              <w:t>the</w:t>
            </w:r>
            <w:r>
              <w:rPr>
                <w:spacing w:val="-8"/>
                <w:sz w:val="16"/>
                <w:szCs w:val="16"/>
              </w:rPr>
              <w:t xml:space="preserve"> </w:t>
            </w:r>
            <w:r>
              <w:rPr>
                <w:sz w:val="16"/>
                <w:szCs w:val="16"/>
              </w:rPr>
              <w:t>goodwill</w:t>
            </w:r>
            <w:r>
              <w:rPr>
                <w:spacing w:val="-9"/>
                <w:sz w:val="16"/>
                <w:szCs w:val="16"/>
              </w:rPr>
              <w:t xml:space="preserve"> </w:t>
            </w:r>
            <w:r>
              <w:rPr>
                <w:sz w:val="16"/>
                <w:szCs w:val="16"/>
              </w:rPr>
              <w:t>associated</w:t>
            </w:r>
            <w:r>
              <w:rPr>
                <w:spacing w:val="-10"/>
                <w:sz w:val="16"/>
                <w:szCs w:val="16"/>
              </w:rPr>
              <w:t xml:space="preserve"> </w:t>
            </w:r>
            <w:r>
              <w:rPr>
                <w:sz w:val="16"/>
                <w:szCs w:val="16"/>
              </w:rPr>
              <w:t>with</w:t>
            </w:r>
            <w:r>
              <w:rPr>
                <w:spacing w:val="-10"/>
                <w:sz w:val="16"/>
                <w:szCs w:val="16"/>
              </w:rPr>
              <w:t xml:space="preserve"> </w:t>
            </w:r>
            <w:r w:rsidR="00240D2F">
              <w:rPr>
                <w:sz w:val="16"/>
                <w:szCs w:val="16"/>
              </w:rPr>
              <w:t>[SYSTEM NAME]</w:t>
            </w:r>
            <w:r>
              <w:rPr>
                <w:spacing w:val="-9"/>
                <w:sz w:val="16"/>
                <w:szCs w:val="16"/>
              </w:rPr>
              <w:t xml:space="preserve"> </w:t>
            </w:r>
            <w:r>
              <w:rPr>
                <w:sz w:val="16"/>
                <w:szCs w:val="16"/>
              </w:rPr>
              <w:t>and</w:t>
            </w:r>
            <w:r>
              <w:rPr>
                <w:spacing w:val="-9"/>
                <w:sz w:val="16"/>
                <w:szCs w:val="16"/>
              </w:rPr>
              <w:t xml:space="preserve"> </w:t>
            </w:r>
            <w:r>
              <w:rPr>
                <w:sz w:val="16"/>
                <w:szCs w:val="16"/>
              </w:rPr>
              <w:t>any</w:t>
            </w:r>
            <w:r>
              <w:rPr>
                <w:spacing w:val="-9"/>
                <w:sz w:val="16"/>
                <w:szCs w:val="16"/>
              </w:rPr>
              <w:t xml:space="preserve"> </w:t>
            </w:r>
            <w:r>
              <w:rPr>
                <w:sz w:val="16"/>
                <w:szCs w:val="16"/>
              </w:rPr>
              <w:t xml:space="preserve">of the </w:t>
            </w:r>
            <w:proofErr w:type="gramStart"/>
            <w:r>
              <w:rPr>
                <w:sz w:val="16"/>
                <w:szCs w:val="16"/>
              </w:rPr>
              <w:t>Marks;</w:t>
            </w:r>
            <w:proofErr w:type="gramEnd"/>
          </w:p>
          <w:p w14:paraId="3E55E123" w14:textId="4858EA93" w:rsidR="00C811EF" w:rsidRDefault="00C811EF">
            <w:pPr>
              <w:pStyle w:val="TableParagraph"/>
              <w:numPr>
                <w:ilvl w:val="0"/>
                <w:numId w:val="71"/>
              </w:numPr>
              <w:tabs>
                <w:tab w:val="left" w:pos="799"/>
              </w:tabs>
              <w:kinsoku w:val="0"/>
              <w:overflowPunct w:val="0"/>
              <w:ind w:right="64" w:firstLine="0"/>
              <w:jc w:val="both"/>
              <w:rPr>
                <w:sz w:val="16"/>
                <w:szCs w:val="16"/>
              </w:rPr>
            </w:pPr>
            <w:r>
              <w:rPr>
                <w:sz w:val="16"/>
                <w:szCs w:val="16"/>
              </w:rPr>
              <w:t xml:space="preserve">You or the </w:t>
            </w:r>
            <w:del w:id="588" w:author="Matthew Levine" w:date="2025-06-06T13:36:00Z" w16du:dateUtc="2025-06-06T17:36:00Z">
              <w:r w:rsidDel="00D31982">
                <w:rPr>
                  <w:sz w:val="16"/>
                  <w:szCs w:val="16"/>
                </w:rPr>
                <w:delText>Studio</w:delText>
              </w:r>
            </w:del>
            <w:ins w:id="589" w:author="Matthew Levine" w:date="2025-06-06T13:36:00Z" w16du:dateUtc="2025-06-06T17:36:00Z">
              <w:r w:rsidR="00D31982">
                <w:rPr>
                  <w:sz w:val="16"/>
                  <w:szCs w:val="16"/>
                </w:rPr>
                <w:t>[Premise Café]</w:t>
              </w:r>
            </w:ins>
            <w:r>
              <w:rPr>
                <w:sz w:val="16"/>
                <w:szCs w:val="16"/>
              </w:rPr>
              <w:t xml:space="preserve"> are declared or judicially determined to be</w:t>
            </w:r>
            <w:r>
              <w:rPr>
                <w:spacing w:val="-7"/>
                <w:sz w:val="16"/>
                <w:szCs w:val="16"/>
              </w:rPr>
              <w:t xml:space="preserve"> </w:t>
            </w:r>
            <w:r>
              <w:rPr>
                <w:sz w:val="16"/>
                <w:szCs w:val="16"/>
              </w:rPr>
              <w:t>insolvent</w:t>
            </w:r>
            <w:r>
              <w:rPr>
                <w:spacing w:val="-6"/>
                <w:sz w:val="16"/>
                <w:szCs w:val="16"/>
              </w:rPr>
              <w:t xml:space="preserve"> </w:t>
            </w:r>
            <w:r>
              <w:rPr>
                <w:sz w:val="16"/>
                <w:szCs w:val="16"/>
              </w:rPr>
              <w:t>or</w:t>
            </w:r>
            <w:r>
              <w:rPr>
                <w:spacing w:val="-9"/>
                <w:sz w:val="16"/>
                <w:szCs w:val="16"/>
              </w:rPr>
              <w:t xml:space="preserve"> </w:t>
            </w:r>
            <w:r>
              <w:rPr>
                <w:sz w:val="16"/>
                <w:szCs w:val="16"/>
              </w:rPr>
              <w:t>you</w:t>
            </w:r>
            <w:r>
              <w:rPr>
                <w:spacing w:val="-7"/>
                <w:sz w:val="16"/>
                <w:szCs w:val="16"/>
              </w:rPr>
              <w:t xml:space="preserve"> </w:t>
            </w:r>
            <w:r>
              <w:rPr>
                <w:sz w:val="16"/>
                <w:szCs w:val="16"/>
              </w:rPr>
              <w:t>commit</w:t>
            </w:r>
            <w:r>
              <w:rPr>
                <w:spacing w:val="-6"/>
                <w:sz w:val="16"/>
                <w:szCs w:val="16"/>
              </w:rPr>
              <w:t xml:space="preserve"> </w:t>
            </w:r>
            <w:r>
              <w:rPr>
                <w:sz w:val="16"/>
                <w:szCs w:val="16"/>
              </w:rPr>
              <w:t>an</w:t>
            </w:r>
            <w:r>
              <w:rPr>
                <w:spacing w:val="-7"/>
                <w:sz w:val="16"/>
                <w:szCs w:val="16"/>
              </w:rPr>
              <w:t xml:space="preserve"> </w:t>
            </w:r>
            <w:r>
              <w:rPr>
                <w:sz w:val="16"/>
                <w:szCs w:val="16"/>
              </w:rPr>
              <w:t>act</w:t>
            </w:r>
            <w:r>
              <w:rPr>
                <w:spacing w:val="-8"/>
                <w:sz w:val="16"/>
                <w:szCs w:val="16"/>
              </w:rPr>
              <w:t xml:space="preserve"> </w:t>
            </w:r>
            <w:r>
              <w:rPr>
                <w:sz w:val="16"/>
                <w:szCs w:val="16"/>
              </w:rPr>
              <w:t>of</w:t>
            </w:r>
            <w:r>
              <w:rPr>
                <w:spacing w:val="-6"/>
                <w:sz w:val="16"/>
                <w:szCs w:val="16"/>
              </w:rPr>
              <w:t xml:space="preserve"> </w:t>
            </w:r>
            <w:r>
              <w:rPr>
                <w:sz w:val="16"/>
                <w:szCs w:val="16"/>
              </w:rPr>
              <w:t>bankruptcy</w:t>
            </w:r>
            <w:r>
              <w:rPr>
                <w:spacing w:val="-7"/>
                <w:sz w:val="16"/>
                <w:szCs w:val="16"/>
              </w:rPr>
              <w:t xml:space="preserve"> </w:t>
            </w:r>
            <w:r>
              <w:rPr>
                <w:sz w:val="16"/>
                <w:szCs w:val="16"/>
              </w:rPr>
              <w:t>or</w:t>
            </w:r>
            <w:r>
              <w:rPr>
                <w:spacing w:val="-7"/>
                <w:sz w:val="16"/>
                <w:szCs w:val="16"/>
              </w:rPr>
              <w:t xml:space="preserve"> </w:t>
            </w:r>
            <w:r>
              <w:rPr>
                <w:sz w:val="16"/>
                <w:szCs w:val="16"/>
              </w:rPr>
              <w:t>all</w:t>
            </w:r>
            <w:r>
              <w:rPr>
                <w:spacing w:val="-6"/>
                <w:sz w:val="16"/>
                <w:szCs w:val="16"/>
              </w:rPr>
              <w:t xml:space="preserve"> </w:t>
            </w:r>
            <w:r>
              <w:rPr>
                <w:sz w:val="16"/>
                <w:szCs w:val="16"/>
              </w:rPr>
              <w:t>or</w:t>
            </w:r>
            <w:r>
              <w:rPr>
                <w:spacing w:val="-7"/>
                <w:sz w:val="16"/>
                <w:szCs w:val="16"/>
              </w:rPr>
              <w:t xml:space="preserve"> </w:t>
            </w:r>
            <w:r>
              <w:rPr>
                <w:sz w:val="16"/>
                <w:szCs w:val="16"/>
              </w:rPr>
              <w:t>a</w:t>
            </w:r>
            <w:r>
              <w:rPr>
                <w:spacing w:val="-7"/>
                <w:sz w:val="16"/>
                <w:szCs w:val="16"/>
              </w:rPr>
              <w:t xml:space="preserve"> </w:t>
            </w:r>
            <w:r>
              <w:rPr>
                <w:sz w:val="16"/>
                <w:szCs w:val="16"/>
              </w:rPr>
              <w:t>substantial part of the assets thereof are assigned to or for the benefit of any creditor,</w:t>
            </w:r>
            <w:r>
              <w:rPr>
                <w:spacing w:val="-6"/>
                <w:sz w:val="16"/>
                <w:szCs w:val="16"/>
              </w:rPr>
              <w:t xml:space="preserve"> </w:t>
            </w:r>
            <w:r>
              <w:rPr>
                <w:sz w:val="16"/>
                <w:szCs w:val="16"/>
              </w:rPr>
              <w:t>or</w:t>
            </w:r>
            <w:r>
              <w:rPr>
                <w:spacing w:val="-5"/>
                <w:sz w:val="16"/>
                <w:szCs w:val="16"/>
              </w:rPr>
              <w:t xml:space="preserve"> </w:t>
            </w:r>
            <w:r>
              <w:rPr>
                <w:sz w:val="16"/>
                <w:szCs w:val="16"/>
              </w:rPr>
              <w:t>you</w:t>
            </w:r>
            <w:r>
              <w:rPr>
                <w:spacing w:val="-5"/>
                <w:sz w:val="16"/>
                <w:szCs w:val="16"/>
              </w:rPr>
              <w:t xml:space="preserve"> </w:t>
            </w:r>
            <w:r>
              <w:rPr>
                <w:sz w:val="16"/>
                <w:szCs w:val="16"/>
              </w:rPr>
              <w:t>admit</w:t>
            </w:r>
            <w:r>
              <w:rPr>
                <w:spacing w:val="-6"/>
                <w:sz w:val="16"/>
                <w:szCs w:val="16"/>
              </w:rPr>
              <w:t xml:space="preserve"> </w:t>
            </w:r>
            <w:r>
              <w:rPr>
                <w:sz w:val="16"/>
                <w:szCs w:val="16"/>
              </w:rPr>
              <w:t>your</w:t>
            </w:r>
            <w:r>
              <w:rPr>
                <w:spacing w:val="-8"/>
                <w:sz w:val="16"/>
                <w:szCs w:val="16"/>
              </w:rPr>
              <w:t xml:space="preserve"> </w:t>
            </w:r>
            <w:r>
              <w:rPr>
                <w:sz w:val="16"/>
                <w:szCs w:val="16"/>
              </w:rPr>
              <w:t>inability</w:t>
            </w:r>
            <w:r>
              <w:rPr>
                <w:spacing w:val="-6"/>
                <w:sz w:val="16"/>
                <w:szCs w:val="16"/>
              </w:rPr>
              <w:t xml:space="preserve"> </w:t>
            </w:r>
            <w:r>
              <w:rPr>
                <w:sz w:val="16"/>
                <w:szCs w:val="16"/>
              </w:rPr>
              <w:t>to</w:t>
            </w:r>
            <w:r>
              <w:rPr>
                <w:spacing w:val="-5"/>
                <w:sz w:val="16"/>
                <w:szCs w:val="16"/>
              </w:rPr>
              <w:t xml:space="preserve"> </w:t>
            </w:r>
            <w:r>
              <w:rPr>
                <w:sz w:val="16"/>
                <w:szCs w:val="16"/>
              </w:rPr>
              <w:t>pay</w:t>
            </w:r>
            <w:r>
              <w:rPr>
                <w:spacing w:val="-6"/>
                <w:sz w:val="16"/>
                <w:szCs w:val="16"/>
              </w:rPr>
              <w:t xml:space="preserve"> </w:t>
            </w:r>
            <w:r>
              <w:rPr>
                <w:sz w:val="16"/>
                <w:szCs w:val="16"/>
              </w:rPr>
              <w:t>your</w:t>
            </w:r>
            <w:r>
              <w:rPr>
                <w:spacing w:val="-5"/>
                <w:sz w:val="16"/>
                <w:szCs w:val="16"/>
              </w:rPr>
              <w:t xml:space="preserve"> </w:t>
            </w:r>
            <w:r>
              <w:rPr>
                <w:sz w:val="16"/>
                <w:szCs w:val="16"/>
              </w:rPr>
              <w:t>debts</w:t>
            </w:r>
            <w:r>
              <w:rPr>
                <w:spacing w:val="-4"/>
                <w:sz w:val="16"/>
                <w:szCs w:val="16"/>
              </w:rPr>
              <w:t xml:space="preserve"> </w:t>
            </w:r>
            <w:r>
              <w:rPr>
                <w:sz w:val="16"/>
                <w:szCs w:val="16"/>
              </w:rPr>
              <w:t>as</w:t>
            </w:r>
            <w:r>
              <w:rPr>
                <w:spacing w:val="-6"/>
                <w:sz w:val="16"/>
                <w:szCs w:val="16"/>
              </w:rPr>
              <w:t xml:space="preserve"> </w:t>
            </w:r>
            <w:r>
              <w:rPr>
                <w:sz w:val="16"/>
                <w:szCs w:val="16"/>
              </w:rPr>
              <w:t>they</w:t>
            </w:r>
            <w:r>
              <w:rPr>
                <w:spacing w:val="-4"/>
                <w:sz w:val="16"/>
                <w:szCs w:val="16"/>
              </w:rPr>
              <w:t xml:space="preserve"> </w:t>
            </w:r>
            <w:r>
              <w:rPr>
                <w:sz w:val="16"/>
                <w:szCs w:val="16"/>
              </w:rPr>
              <w:t>become due, or a liquidator, trustee in bankruptcy, custodian, receiver, receiver and manager, sheriff, constable or any other officer with similar powers is appointed temporarily or permanently, either privately or by a</w:t>
            </w:r>
            <w:r>
              <w:rPr>
                <w:spacing w:val="-2"/>
                <w:sz w:val="16"/>
                <w:szCs w:val="16"/>
              </w:rPr>
              <w:t xml:space="preserve"> </w:t>
            </w:r>
            <w:r>
              <w:rPr>
                <w:sz w:val="16"/>
                <w:szCs w:val="16"/>
              </w:rPr>
              <w:t xml:space="preserve">court of competent authority for or over the </w:t>
            </w:r>
            <w:del w:id="590" w:author="Matthew Levine" w:date="2025-06-06T13:36:00Z" w16du:dateUtc="2025-06-06T17:36:00Z">
              <w:r w:rsidDel="00D31982">
                <w:rPr>
                  <w:sz w:val="16"/>
                  <w:szCs w:val="16"/>
                </w:rPr>
                <w:delText>Studio</w:delText>
              </w:r>
            </w:del>
            <w:ins w:id="591" w:author="Matthew Levine" w:date="2025-06-06T13:36:00Z" w16du:dateUtc="2025-06-06T17:36:00Z">
              <w:r w:rsidR="00D31982">
                <w:rPr>
                  <w:sz w:val="16"/>
                  <w:szCs w:val="16"/>
                </w:rPr>
                <w:t>[Premise Café]</w:t>
              </w:r>
            </w:ins>
            <w:r>
              <w:rPr>
                <w:sz w:val="16"/>
                <w:szCs w:val="16"/>
              </w:rPr>
              <w:t xml:space="preserve"> ;</w:t>
            </w:r>
          </w:p>
          <w:p w14:paraId="7FAABFAC" w14:textId="2AB9EA38" w:rsidR="00C811EF" w:rsidRDefault="00C811EF">
            <w:pPr>
              <w:pStyle w:val="TableParagraph"/>
              <w:numPr>
                <w:ilvl w:val="0"/>
                <w:numId w:val="71"/>
              </w:numPr>
              <w:tabs>
                <w:tab w:val="left" w:pos="799"/>
              </w:tabs>
              <w:kinsoku w:val="0"/>
              <w:overflowPunct w:val="0"/>
              <w:ind w:right="64" w:firstLine="0"/>
              <w:jc w:val="both"/>
              <w:rPr>
                <w:sz w:val="16"/>
                <w:szCs w:val="16"/>
              </w:rPr>
            </w:pPr>
            <w:r>
              <w:rPr>
                <w:sz w:val="16"/>
                <w:szCs w:val="16"/>
              </w:rPr>
              <w:t xml:space="preserve">The </w:t>
            </w:r>
            <w:del w:id="592" w:author="Matthew Levine" w:date="2025-06-06T13:36:00Z" w16du:dateUtc="2025-06-06T17:36:00Z">
              <w:r w:rsidDel="00D31982">
                <w:rPr>
                  <w:sz w:val="16"/>
                  <w:szCs w:val="16"/>
                </w:rPr>
                <w:delText>Studio</w:delText>
              </w:r>
            </w:del>
            <w:ins w:id="593" w:author="Matthew Levine" w:date="2025-06-06T13:36:00Z" w16du:dateUtc="2025-06-06T17:36:00Z">
              <w:r w:rsidR="00D31982">
                <w:rPr>
                  <w:sz w:val="16"/>
                  <w:szCs w:val="16"/>
                </w:rPr>
                <w:t>[Premise Café]</w:t>
              </w:r>
            </w:ins>
            <w:r>
              <w:rPr>
                <w:sz w:val="16"/>
                <w:szCs w:val="16"/>
              </w:rPr>
              <w:t xml:space="preserve"> is seized, taken over or foreclosed by a governmental</w:t>
            </w:r>
            <w:r>
              <w:rPr>
                <w:spacing w:val="-12"/>
                <w:sz w:val="16"/>
                <w:szCs w:val="16"/>
              </w:rPr>
              <w:t xml:space="preserve"> </w:t>
            </w:r>
            <w:r>
              <w:rPr>
                <w:sz w:val="16"/>
                <w:szCs w:val="16"/>
              </w:rPr>
              <w:t>official</w:t>
            </w:r>
            <w:r>
              <w:rPr>
                <w:spacing w:val="-11"/>
                <w:sz w:val="16"/>
                <w:szCs w:val="16"/>
              </w:rPr>
              <w:t xml:space="preserve"> </w:t>
            </w:r>
            <w:r>
              <w:rPr>
                <w:sz w:val="16"/>
                <w:szCs w:val="16"/>
              </w:rPr>
              <w:t>in</w:t>
            </w:r>
            <w:r>
              <w:rPr>
                <w:spacing w:val="-12"/>
                <w:sz w:val="16"/>
                <w:szCs w:val="16"/>
              </w:rPr>
              <w:t xml:space="preserve"> </w:t>
            </w:r>
            <w:r>
              <w:rPr>
                <w:sz w:val="16"/>
                <w:szCs w:val="16"/>
              </w:rPr>
              <w:t>the</w:t>
            </w:r>
            <w:r>
              <w:rPr>
                <w:spacing w:val="-12"/>
                <w:sz w:val="16"/>
                <w:szCs w:val="16"/>
              </w:rPr>
              <w:t xml:space="preserve"> </w:t>
            </w:r>
            <w:r>
              <w:rPr>
                <w:sz w:val="16"/>
                <w:szCs w:val="16"/>
              </w:rPr>
              <w:t>exercise</w:t>
            </w:r>
            <w:r>
              <w:rPr>
                <w:spacing w:val="-11"/>
                <w:sz w:val="16"/>
                <w:szCs w:val="16"/>
              </w:rPr>
              <w:t xml:space="preserve"> </w:t>
            </w:r>
            <w:r>
              <w:rPr>
                <w:sz w:val="16"/>
                <w:szCs w:val="16"/>
              </w:rPr>
              <w:t>of</w:t>
            </w:r>
            <w:r>
              <w:rPr>
                <w:spacing w:val="-11"/>
                <w:sz w:val="16"/>
                <w:szCs w:val="16"/>
              </w:rPr>
              <w:t xml:space="preserve"> </w:t>
            </w:r>
            <w:r>
              <w:rPr>
                <w:sz w:val="16"/>
                <w:szCs w:val="16"/>
              </w:rPr>
              <w:t>its</w:t>
            </w:r>
            <w:r>
              <w:rPr>
                <w:spacing w:val="-11"/>
                <w:sz w:val="16"/>
                <w:szCs w:val="16"/>
              </w:rPr>
              <w:t xml:space="preserve"> </w:t>
            </w:r>
            <w:r>
              <w:rPr>
                <w:sz w:val="16"/>
                <w:szCs w:val="16"/>
              </w:rPr>
              <w:t>duties,</w:t>
            </w:r>
            <w:r>
              <w:rPr>
                <w:spacing w:val="-11"/>
                <w:sz w:val="16"/>
                <w:szCs w:val="16"/>
              </w:rPr>
              <w:t xml:space="preserve"> </w:t>
            </w:r>
            <w:r>
              <w:rPr>
                <w:sz w:val="16"/>
                <w:szCs w:val="16"/>
              </w:rPr>
              <w:t>or</w:t>
            </w:r>
            <w:r>
              <w:rPr>
                <w:spacing w:val="-14"/>
                <w:sz w:val="16"/>
                <w:szCs w:val="16"/>
              </w:rPr>
              <w:t xml:space="preserve"> </w:t>
            </w:r>
            <w:r>
              <w:rPr>
                <w:sz w:val="16"/>
                <w:szCs w:val="16"/>
              </w:rPr>
              <w:t>seized,</w:t>
            </w:r>
            <w:r>
              <w:rPr>
                <w:spacing w:val="-11"/>
                <w:sz w:val="16"/>
                <w:szCs w:val="16"/>
              </w:rPr>
              <w:t xml:space="preserve"> </w:t>
            </w:r>
            <w:r>
              <w:rPr>
                <w:sz w:val="16"/>
                <w:szCs w:val="16"/>
              </w:rPr>
              <w:t>taken</w:t>
            </w:r>
            <w:r>
              <w:rPr>
                <w:spacing w:val="-11"/>
                <w:sz w:val="16"/>
                <w:szCs w:val="16"/>
              </w:rPr>
              <w:t xml:space="preserve"> </w:t>
            </w:r>
            <w:r>
              <w:rPr>
                <w:sz w:val="16"/>
                <w:szCs w:val="16"/>
              </w:rPr>
              <w:lastRenderedPageBreak/>
              <w:t>over</w:t>
            </w:r>
          </w:p>
        </w:tc>
      </w:tr>
    </w:tbl>
    <w:p w14:paraId="05414772"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345E9BE8" w14:textId="77777777" w:rsidR="00C811EF" w:rsidRDefault="00C811EF">
      <w:pPr>
        <w:pStyle w:val="BodyText"/>
        <w:kinsoku w:val="0"/>
        <w:overflowPunct w:val="0"/>
        <w:rPr>
          <w:b/>
          <w:bCs/>
        </w:rPr>
      </w:pPr>
    </w:p>
    <w:p w14:paraId="2C8FF5AA" w14:textId="77777777" w:rsidR="00C811EF" w:rsidRDefault="00C811EF">
      <w:pPr>
        <w:pStyle w:val="BodyText"/>
        <w:kinsoku w:val="0"/>
        <w:overflowPunct w:val="0"/>
        <w:rPr>
          <w:b/>
          <w:bCs/>
        </w:rPr>
      </w:pPr>
    </w:p>
    <w:p w14:paraId="29D04131" w14:textId="77777777" w:rsidR="00C811EF" w:rsidRDefault="00C811EF">
      <w:pPr>
        <w:pStyle w:val="BodyText"/>
        <w:kinsoku w:val="0"/>
        <w:overflowPunct w:val="0"/>
        <w:rPr>
          <w:b/>
          <w:bCs/>
        </w:rPr>
      </w:pPr>
    </w:p>
    <w:p w14:paraId="3561C4C0"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1B7DC833"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02C5CC53" w14:textId="77777777" w:rsidR="00C811EF" w:rsidRDefault="00C811EF">
            <w:pPr>
              <w:pStyle w:val="TableParagraph"/>
              <w:kinsoku w:val="0"/>
              <w:overflowPunct w:val="0"/>
              <w:spacing w:before="91"/>
              <w:rPr>
                <w:b/>
                <w:bCs/>
                <w:sz w:val="20"/>
                <w:szCs w:val="20"/>
              </w:rPr>
            </w:pPr>
          </w:p>
          <w:p w14:paraId="793C4612"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18590A0B"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2AE308F6" w14:textId="77777777" w:rsidR="00C811EF" w:rsidRDefault="00C811EF">
            <w:pPr>
              <w:pStyle w:val="TableParagraph"/>
              <w:kinsoku w:val="0"/>
              <w:overflowPunct w:val="0"/>
              <w:spacing w:before="91"/>
              <w:rPr>
                <w:b/>
                <w:bCs/>
                <w:sz w:val="20"/>
                <w:szCs w:val="20"/>
              </w:rPr>
            </w:pPr>
          </w:p>
          <w:p w14:paraId="62DB8B59"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4519E344" w14:textId="77777777">
        <w:trPr>
          <w:trHeight w:val="11380"/>
        </w:trPr>
        <w:tc>
          <w:tcPr>
            <w:tcW w:w="2791" w:type="dxa"/>
            <w:tcBorders>
              <w:top w:val="single" w:sz="6" w:space="0" w:color="000000"/>
              <w:left w:val="single" w:sz="4" w:space="0" w:color="000000"/>
              <w:bottom w:val="single" w:sz="6" w:space="0" w:color="000000"/>
              <w:right w:val="single" w:sz="4" w:space="0" w:color="000000"/>
            </w:tcBorders>
          </w:tcPr>
          <w:p w14:paraId="43761176"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2388B9E7"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4F50AB2F" w14:textId="79E85821" w:rsidR="00C811EF" w:rsidRDefault="00C811EF">
            <w:pPr>
              <w:pStyle w:val="TableParagraph"/>
              <w:kinsoku w:val="0"/>
              <w:overflowPunct w:val="0"/>
              <w:spacing w:before="79"/>
              <w:ind w:left="79" w:right="64"/>
              <w:jc w:val="both"/>
              <w:rPr>
                <w:sz w:val="16"/>
                <w:szCs w:val="16"/>
              </w:rPr>
            </w:pPr>
            <w:r>
              <w:rPr>
                <w:sz w:val="16"/>
                <w:szCs w:val="16"/>
              </w:rPr>
              <w:t>or foreclosed by a creditor, lien holder or lessor, a final judgment against</w:t>
            </w:r>
            <w:r>
              <w:rPr>
                <w:spacing w:val="-12"/>
                <w:sz w:val="16"/>
                <w:szCs w:val="16"/>
              </w:rPr>
              <w:t xml:space="preserve"> </w:t>
            </w:r>
            <w:r>
              <w:rPr>
                <w:sz w:val="16"/>
                <w:szCs w:val="16"/>
              </w:rPr>
              <w:t>you</w:t>
            </w:r>
            <w:r>
              <w:rPr>
                <w:spacing w:val="-10"/>
                <w:sz w:val="16"/>
                <w:szCs w:val="16"/>
              </w:rPr>
              <w:t xml:space="preserve"> </w:t>
            </w:r>
            <w:r>
              <w:rPr>
                <w:sz w:val="16"/>
                <w:szCs w:val="16"/>
              </w:rPr>
              <w:t>remains</w:t>
            </w:r>
            <w:r>
              <w:rPr>
                <w:spacing w:val="-8"/>
                <w:sz w:val="16"/>
                <w:szCs w:val="16"/>
              </w:rPr>
              <w:t xml:space="preserve"> </w:t>
            </w:r>
            <w:r>
              <w:rPr>
                <w:sz w:val="16"/>
                <w:szCs w:val="16"/>
              </w:rPr>
              <w:t>unsatisfied</w:t>
            </w:r>
            <w:r>
              <w:rPr>
                <w:spacing w:val="-12"/>
                <w:sz w:val="16"/>
                <w:szCs w:val="16"/>
              </w:rPr>
              <w:t xml:space="preserve"> </w:t>
            </w:r>
            <w:r>
              <w:rPr>
                <w:sz w:val="16"/>
                <w:szCs w:val="16"/>
              </w:rPr>
              <w:t>for</w:t>
            </w:r>
            <w:r>
              <w:rPr>
                <w:spacing w:val="-11"/>
                <w:sz w:val="16"/>
                <w:szCs w:val="16"/>
              </w:rPr>
              <w:t xml:space="preserve"> </w:t>
            </w:r>
            <w:r>
              <w:rPr>
                <w:sz w:val="16"/>
                <w:szCs w:val="16"/>
              </w:rPr>
              <w:t>30</w:t>
            </w:r>
            <w:r>
              <w:rPr>
                <w:spacing w:val="-9"/>
                <w:sz w:val="16"/>
                <w:szCs w:val="16"/>
              </w:rPr>
              <w:t xml:space="preserve"> </w:t>
            </w:r>
            <w:r>
              <w:rPr>
                <w:sz w:val="16"/>
                <w:szCs w:val="16"/>
              </w:rPr>
              <w:t>days</w:t>
            </w:r>
            <w:r>
              <w:rPr>
                <w:spacing w:val="-11"/>
                <w:sz w:val="16"/>
                <w:szCs w:val="16"/>
              </w:rPr>
              <w:t xml:space="preserve"> </w:t>
            </w:r>
            <w:r>
              <w:rPr>
                <w:sz w:val="16"/>
                <w:szCs w:val="16"/>
              </w:rPr>
              <w:t>or</w:t>
            </w:r>
            <w:r>
              <w:rPr>
                <w:spacing w:val="-10"/>
                <w:sz w:val="16"/>
                <w:szCs w:val="16"/>
              </w:rPr>
              <w:t xml:space="preserve"> </w:t>
            </w:r>
            <w:r>
              <w:rPr>
                <w:sz w:val="16"/>
                <w:szCs w:val="16"/>
              </w:rPr>
              <w:t>a</w:t>
            </w:r>
            <w:r>
              <w:rPr>
                <w:spacing w:val="-10"/>
                <w:sz w:val="16"/>
                <w:szCs w:val="16"/>
              </w:rPr>
              <w:t xml:space="preserve"> </w:t>
            </w:r>
            <w:r>
              <w:rPr>
                <w:sz w:val="16"/>
                <w:szCs w:val="16"/>
              </w:rPr>
              <w:t>levy</w:t>
            </w:r>
            <w:r>
              <w:rPr>
                <w:spacing w:val="-8"/>
                <w:sz w:val="16"/>
                <w:szCs w:val="16"/>
              </w:rPr>
              <w:t xml:space="preserve"> </w:t>
            </w:r>
            <w:r>
              <w:rPr>
                <w:sz w:val="16"/>
                <w:szCs w:val="16"/>
              </w:rPr>
              <w:t>of</w:t>
            </w:r>
            <w:r>
              <w:rPr>
                <w:spacing w:val="-9"/>
                <w:sz w:val="16"/>
                <w:szCs w:val="16"/>
              </w:rPr>
              <w:t xml:space="preserve"> </w:t>
            </w:r>
            <w:r>
              <w:rPr>
                <w:sz w:val="16"/>
                <w:szCs w:val="16"/>
              </w:rPr>
              <w:t>execution</w:t>
            </w:r>
            <w:r>
              <w:rPr>
                <w:spacing w:val="-10"/>
                <w:sz w:val="16"/>
                <w:szCs w:val="16"/>
              </w:rPr>
              <w:t xml:space="preserve"> </w:t>
            </w:r>
            <w:r>
              <w:rPr>
                <w:sz w:val="16"/>
                <w:szCs w:val="16"/>
              </w:rPr>
              <w:t xml:space="preserve">has been made upon the </w:t>
            </w:r>
            <w:del w:id="594" w:author="Matthew Levine" w:date="2025-06-06T13:36:00Z" w16du:dateUtc="2025-06-06T17:36:00Z">
              <w:r w:rsidDel="00D31982">
                <w:rPr>
                  <w:sz w:val="16"/>
                  <w:szCs w:val="16"/>
                </w:rPr>
                <w:delText>Studio</w:delText>
              </w:r>
            </w:del>
            <w:ins w:id="595" w:author="Matthew Levine" w:date="2025-06-06T13:36:00Z" w16du:dateUtc="2025-06-06T17:36:00Z">
              <w:r w:rsidR="00D31982">
                <w:rPr>
                  <w:sz w:val="16"/>
                  <w:szCs w:val="16"/>
                </w:rPr>
                <w:t>[Premise Café]</w:t>
              </w:r>
            </w:ins>
            <w:r>
              <w:rPr>
                <w:sz w:val="16"/>
                <w:szCs w:val="16"/>
              </w:rPr>
              <w:t xml:space="preserve"> granted by the Franchise Agreement or upon</w:t>
            </w:r>
            <w:r>
              <w:rPr>
                <w:spacing w:val="-5"/>
                <w:sz w:val="16"/>
                <w:szCs w:val="16"/>
              </w:rPr>
              <w:t xml:space="preserve"> </w:t>
            </w:r>
            <w:r>
              <w:rPr>
                <w:sz w:val="16"/>
                <w:szCs w:val="16"/>
              </w:rPr>
              <w:t>any</w:t>
            </w:r>
            <w:r>
              <w:rPr>
                <w:spacing w:val="-4"/>
                <w:sz w:val="16"/>
                <w:szCs w:val="16"/>
              </w:rPr>
              <w:t xml:space="preserve"> </w:t>
            </w:r>
            <w:r>
              <w:rPr>
                <w:sz w:val="16"/>
                <w:szCs w:val="16"/>
              </w:rPr>
              <w:t>property</w:t>
            </w:r>
            <w:r>
              <w:rPr>
                <w:spacing w:val="-3"/>
                <w:sz w:val="16"/>
                <w:szCs w:val="16"/>
              </w:rPr>
              <w:t xml:space="preserve"> </w:t>
            </w:r>
            <w:r>
              <w:rPr>
                <w:sz w:val="16"/>
                <w:szCs w:val="16"/>
              </w:rPr>
              <w:t>used</w:t>
            </w:r>
            <w:r>
              <w:rPr>
                <w:spacing w:val="-5"/>
                <w:sz w:val="16"/>
                <w:szCs w:val="16"/>
              </w:rPr>
              <w:t xml:space="preserve"> </w:t>
            </w:r>
            <w:r>
              <w:rPr>
                <w:sz w:val="16"/>
                <w:szCs w:val="16"/>
              </w:rPr>
              <w:t>in</w:t>
            </w:r>
            <w:r>
              <w:rPr>
                <w:spacing w:val="-8"/>
                <w:sz w:val="16"/>
                <w:szCs w:val="16"/>
              </w:rPr>
              <w:t xml:space="preserve"> </w:t>
            </w:r>
            <w:r>
              <w:rPr>
                <w:sz w:val="16"/>
                <w:szCs w:val="16"/>
              </w:rPr>
              <w:t>the</w:t>
            </w:r>
            <w:r>
              <w:rPr>
                <w:spacing w:val="-8"/>
                <w:sz w:val="16"/>
                <w:szCs w:val="16"/>
              </w:rPr>
              <w:t xml:space="preserve"> </w:t>
            </w:r>
            <w:del w:id="596" w:author="Matthew Levine" w:date="2025-06-06T13:36:00Z" w16du:dateUtc="2025-06-06T17:36:00Z">
              <w:r w:rsidDel="00D31982">
                <w:rPr>
                  <w:sz w:val="16"/>
                  <w:szCs w:val="16"/>
                </w:rPr>
                <w:delText>Studio</w:delText>
              </w:r>
            </w:del>
            <w:ins w:id="597" w:author="Matthew Levine" w:date="2025-06-06T13:36:00Z" w16du:dateUtc="2025-06-06T17:36:00Z">
              <w:r w:rsidR="00D31982">
                <w:rPr>
                  <w:sz w:val="16"/>
                  <w:szCs w:val="16"/>
                </w:rPr>
                <w:t>[Premise Café]</w:t>
              </w:r>
            </w:ins>
            <w:r>
              <w:rPr>
                <w:spacing w:val="-5"/>
                <w:sz w:val="16"/>
                <w:szCs w:val="16"/>
              </w:rPr>
              <w:t xml:space="preserve"> </w:t>
            </w:r>
            <w:r>
              <w:rPr>
                <w:sz w:val="16"/>
                <w:szCs w:val="16"/>
              </w:rPr>
              <w:t>and</w:t>
            </w:r>
            <w:r>
              <w:rPr>
                <w:spacing w:val="-8"/>
                <w:sz w:val="16"/>
                <w:szCs w:val="16"/>
              </w:rPr>
              <w:t xml:space="preserve"> </w:t>
            </w:r>
            <w:r>
              <w:rPr>
                <w:sz w:val="16"/>
                <w:szCs w:val="16"/>
              </w:rPr>
              <w:t>it</w:t>
            </w:r>
            <w:r>
              <w:rPr>
                <w:spacing w:val="-6"/>
                <w:sz w:val="16"/>
                <w:szCs w:val="16"/>
              </w:rPr>
              <w:t xml:space="preserve"> </w:t>
            </w:r>
            <w:r>
              <w:rPr>
                <w:sz w:val="16"/>
                <w:szCs w:val="16"/>
              </w:rPr>
              <w:t>is</w:t>
            </w:r>
            <w:r>
              <w:rPr>
                <w:spacing w:val="-6"/>
                <w:sz w:val="16"/>
                <w:szCs w:val="16"/>
              </w:rPr>
              <w:t xml:space="preserve"> </w:t>
            </w:r>
            <w:r>
              <w:rPr>
                <w:sz w:val="16"/>
                <w:szCs w:val="16"/>
              </w:rPr>
              <w:t>not</w:t>
            </w:r>
            <w:r>
              <w:rPr>
                <w:spacing w:val="-6"/>
                <w:sz w:val="16"/>
                <w:szCs w:val="16"/>
              </w:rPr>
              <w:t xml:space="preserve"> </w:t>
            </w:r>
            <w:r>
              <w:rPr>
                <w:sz w:val="16"/>
                <w:szCs w:val="16"/>
              </w:rPr>
              <w:t>discharged</w:t>
            </w:r>
            <w:r>
              <w:rPr>
                <w:spacing w:val="-5"/>
                <w:sz w:val="16"/>
                <w:szCs w:val="16"/>
              </w:rPr>
              <w:t xml:space="preserve"> </w:t>
            </w:r>
            <w:r>
              <w:rPr>
                <w:sz w:val="16"/>
                <w:szCs w:val="16"/>
              </w:rPr>
              <w:t>within</w:t>
            </w:r>
            <w:r>
              <w:rPr>
                <w:spacing w:val="-8"/>
                <w:sz w:val="16"/>
                <w:szCs w:val="16"/>
              </w:rPr>
              <w:t xml:space="preserve"> </w:t>
            </w:r>
            <w:r>
              <w:rPr>
                <w:sz w:val="16"/>
                <w:szCs w:val="16"/>
              </w:rPr>
              <w:t xml:space="preserve">5 days of such </w:t>
            </w:r>
            <w:proofErr w:type="gramStart"/>
            <w:r>
              <w:rPr>
                <w:sz w:val="16"/>
                <w:szCs w:val="16"/>
              </w:rPr>
              <w:t>levy;</w:t>
            </w:r>
            <w:proofErr w:type="gramEnd"/>
          </w:p>
          <w:p w14:paraId="64C402DD" w14:textId="77777777" w:rsidR="00C811EF" w:rsidRDefault="00C811EF">
            <w:pPr>
              <w:pStyle w:val="TableParagraph"/>
              <w:numPr>
                <w:ilvl w:val="0"/>
                <w:numId w:val="70"/>
              </w:numPr>
              <w:tabs>
                <w:tab w:val="left" w:pos="799"/>
              </w:tabs>
              <w:kinsoku w:val="0"/>
              <w:overflowPunct w:val="0"/>
              <w:spacing w:before="1"/>
              <w:ind w:right="66" w:firstLine="0"/>
              <w:jc w:val="both"/>
              <w:rPr>
                <w:sz w:val="16"/>
                <w:szCs w:val="16"/>
              </w:rPr>
            </w:pPr>
            <w:r>
              <w:rPr>
                <w:sz w:val="16"/>
                <w:szCs w:val="16"/>
              </w:rPr>
              <w:t>A bankruptcy order is made against you under the Bankruptcy</w:t>
            </w:r>
            <w:r>
              <w:rPr>
                <w:spacing w:val="-3"/>
                <w:sz w:val="16"/>
                <w:szCs w:val="16"/>
              </w:rPr>
              <w:t xml:space="preserve"> </w:t>
            </w:r>
            <w:r>
              <w:rPr>
                <w:sz w:val="16"/>
                <w:szCs w:val="16"/>
              </w:rPr>
              <w:t>and</w:t>
            </w:r>
            <w:r>
              <w:rPr>
                <w:spacing w:val="-4"/>
                <w:sz w:val="16"/>
                <w:szCs w:val="16"/>
              </w:rPr>
              <w:t xml:space="preserve"> </w:t>
            </w:r>
            <w:r>
              <w:rPr>
                <w:sz w:val="16"/>
                <w:szCs w:val="16"/>
              </w:rPr>
              <w:t>Insolvency</w:t>
            </w:r>
            <w:r>
              <w:rPr>
                <w:spacing w:val="-2"/>
                <w:sz w:val="16"/>
                <w:szCs w:val="16"/>
              </w:rPr>
              <w:t xml:space="preserve"> </w:t>
            </w:r>
            <w:r>
              <w:rPr>
                <w:sz w:val="16"/>
                <w:szCs w:val="16"/>
              </w:rPr>
              <w:t>Act</w:t>
            </w:r>
            <w:r>
              <w:rPr>
                <w:spacing w:val="-3"/>
                <w:sz w:val="16"/>
                <w:szCs w:val="16"/>
              </w:rPr>
              <w:t xml:space="preserve"> </w:t>
            </w:r>
            <w:r>
              <w:rPr>
                <w:sz w:val="16"/>
                <w:szCs w:val="16"/>
              </w:rPr>
              <w:t>(including</w:t>
            </w:r>
            <w:r>
              <w:rPr>
                <w:spacing w:val="-2"/>
                <w:sz w:val="16"/>
                <w:szCs w:val="16"/>
              </w:rPr>
              <w:t xml:space="preserve"> </w:t>
            </w:r>
            <w:r>
              <w:rPr>
                <w:sz w:val="16"/>
                <w:szCs w:val="16"/>
              </w:rPr>
              <w:t>any</w:t>
            </w:r>
            <w:r>
              <w:rPr>
                <w:spacing w:val="-3"/>
                <w:sz w:val="16"/>
                <w:szCs w:val="16"/>
              </w:rPr>
              <w:t xml:space="preserve"> </w:t>
            </w:r>
            <w:r>
              <w:rPr>
                <w:sz w:val="16"/>
                <w:szCs w:val="16"/>
              </w:rPr>
              <w:t>successor</w:t>
            </w:r>
            <w:r>
              <w:rPr>
                <w:spacing w:val="-4"/>
                <w:sz w:val="16"/>
                <w:szCs w:val="16"/>
              </w:rPr>
              <w:t xml:space="preserve"> </w:t>
            </w:r>
            <w:r>
              <w:rPr>
                <w:sz w:val="16"/>
                <w:szCs w:val="16"/>
              </w:rPr>
              <w:t>legislation</w:t>
            </w:r>
            <w:proofErr w:type="gramStart"/>
            <w:r>
              <w:rPr>
                <w:sz w:val="16"/>
                <w:szCs w:val="16"/>
              </w:rPr>
              <w:t>);</w:t>
            </w:r>
            <w:proofErr w:type="gramEnd"/>
          </w:p>
          <w:p w14:paraId="4EAEBB7D" w14:textId="286FC4B3" w:rsidR="00C811EF" w:rsidRDefault="00C811EF">
            <w:pPr>
              <w:pStyle w:val="TableParagraph"/>
              <w:numPr>
                <w:ilvl w:val="0"/>
                <w:numId w:val="70"/>
              </w:numPr>
              <w:tabs>
                <w:tab w:val="left" w:pos="799"/>
              </w:tabs>
              <w:kinsoku w:val="0"/>
              <w:overflowPunct w:val="0"/>
              <w:ind w:right="65" w:firstLine="0"/>
              <w:jc w:val="both"/>
              <w:rPr>
                <w:sz w:val="16"/>
                <w:szCs w:val="16"/>
              </w:rPr>
            </w:pPr>
            <w:r>
              <w:rPr>
                <w:sz w:val="16"/>
                <w:szCs w:val="16"/>
              </w:rPr>
              <w:t>You abandon</w:t>
            </w:r>
            <w:r>
              <w:rPr>
                <w:spacing w:val="-1"/>
                <w:sz w:val="16"/>
                <w:szCs w:val="16"/>
              </w:rPr>
              <w:t xml:space="preserve"> </w:t>
            </w:r>
            <w:r>
              <w:rPr>
                <w:sz w:val="16"/>
                <w:szCs w:val="16"/>
              </w:rPr>
              <w:t>the</w:t>
            </w:r>
            <w:r>
              <w:rPr>
                <w:spacing w:val="-1"/>
                <w:sz w:val="16"/>
                <w:szCs w:val="16"/>
              </w:rPr>
              <w:t xml:space="preserve"> </w:t>
            </w:r>
            <w:del w:id="598" w:author="Matthew Levine" w:date="2025-06-06T13:36:00Z" w16du:dateUtc="2025-06-06T17:36:00Z">
              <w:r w:rsidDel="00D31982">
                <w:rPr>
                  <w:sz w:val="16"/>
                  <w:szCs w:val="16"/>
                </w:rPr>
                <w:delText>Studio</w:delText>
              </w:r>
            </w:del>
            <w:ins w:id="599" w:author="Matthew Levine" w:date="2025-06-06T13:36:00Z" w16du:dateUtc="2025-06-06T17:36:00Z">
              <w:r w:rsidR="00D31982">
                <w:rPr>
                  <w:sz w:val="16"/>
                  <w:szCs w:val="16"/>
                </w:rPr>
                <w:t>[Premise Café]</w:t>
              </w:r>
            </w:ins>
            <w:r>
              <w:rPr>
                <w:spacing w:val="-1"/>
                <w:sz w:val="16"/>
                <w:szCs w:val="16"/>
              </w:rPr>
              <w:t xml:space="preserve"> </w:t>
            </w:r>
            <w:r>
              <w:rPr>
                <w:sz w:val="16"/>
                <w:szCs w:val="16"/>
              </w:rPr>
              <w:t>by failing</w:t>
            </w:r>
            <w:r>
              <w:rPr>
                <w:spacing w:val="-1"/>
                <w:sz w:val="16"/>
                <w:szCs w:val="16"/>
              </w:rPr>
              <w:t xml:space="preserve"> </w:t>
            </w:r>
            <w:r>
              <w:rPr>
                <w:sz w:val="16"/>
                <w:szCs w:val="16"/>
              </w:rPr>
              <w:t>to</w:t>
            </w:r>
            <w:r>
              <w:rPr>
                <w:spacing w:val="-1"/>
                <w:sz w:val="16"/>
                <w:szCs w:val="16"/>
              </w:rPr>
              <w:t xml:space="preserve"> </w:t>
            </w:r>
            <w:r>
              <w:rPr>
                <w:sz w:val="16"/>
                <w:szCs w:val="16"/>
              </w:rPr>
              <w:t>operate</w:t>
            </w:r>
            <w:r>
              <w:rPr>
                <w:spacing w:val="-1"/>
                <w:sz w:val="16"/>
                <w:szCs w:val="16"/>
              </w:rPr>
              <w:t xml:space="preserve"> </w:t>
            </w:r>
            <w:r>
              <w:rPr>
                <w:sz w:val="16"/>
                <w:szCs w:val="16"/>
              </w:rPr>
              <w:t>the</w:t>
            </w:r>
            <w:r>
              <w:rPr>
                <w:spacing w:val="-1"/>
                <w:sz w:val="16"/>
                <w:szCs w:val="16"/>
              </w:rPr>
              <w:t xml:space="preserve"> </w:t>
            </w:r>
            <w:r>
              <w:rPr>
                <w:sz w:val="16"/>
                <w:szCs w:val="16"/>
              </w:rPr>
              <w:t>business for 3 consecutive business days during which time you are required to</w:t>
            </w:r>
            <w:r>
              <w:rPr>
                <w:spacing w:val="-5"/>
                <w:sz w:val="16"/>
                <w:szCs w:val="16"/>
              </w:rPr>
              <w:t xml:space="preserve"> </w:t>
            </w:r>
            <w:r>
              <w:rPr>
                <w:sz w:val="16"/>
                <w:szCs w:val="16"/>
              </w:rPr>
              <w:t>operate</w:t>
            </w:r>
            <w:r>
              <w:rPr>
                <w:spacing w:val="-10"/>
                <w:sz w:val="16"/>
                <w:szCs w:val="16"/>
              </w:rPr>
              <w:t xml:space="preserve"> </w:t>
            </w:r>
            <w:r>
              <w:rPr>
                <w:sz w:val="16"/>
                <w:szCs w:val="16"/>
              </w:rPr>
              <w:t>the</w:t>
            </w:r>
            <w:r>
              <w:rPr>
                <w:spacing w:val="-5"/>
                <w:sz w:val="16"/>
                <w:szCs w:val="16"/>
              </w:rPr>
              <w:t xml:space="preserve"> </w:t>
            </w:r>
            <w:r>
              <w:rPr>
                <w:sz w:val="16"/>
                <w:szCs w:val="16"/>
              </w:rPr>
              <w:t>business</w:t>
            </w:r>
            <w:r>
              <w:rPr>
                <w:spacing w:val="-6"/>
                <w:sz w:val="16"/>
                <w:szCs w:val="16"/>
              </w:rPr>
              <w:t xml:space="preserve"> </w:t>
            </w:r>
            <w:r>
              <w:rPr>
                <w:sz w:val="16"/>
                <w:szCs w:val="16"/>
              </w:rPr>
              <w:t>under</w:t>
            </w:r>
            <w:r>
              <w:rPr>
                <w:spacing w:val="-8"/>
                <w:sz w:val="16"/>
                <w:szCs w:val="16"/>
              </w:rPr>
              <w:t xml:space="preserve"> </w:t>
            </w:r>
            <w:r>
              <w:rPr>
                <w:sz w:val="16"/>
                <w:szCs w:val="16"/>
              </w:rPr>
              <w:t>the</w:t>
            </w:r>
            <w:r>
              <w:rPr>
                <w:spacing w:val="-8"/>
                <w:sz w:val="16"/>
                <w:szCs w:val="16"/>
              </w:rPr>
              <w:t xml:space="preserve"> </w:t>
            </w:r>
            <w:r>
              <w:rPr>
                <w:sz w:val="16"/>
                <w:szCs w:val="16"/>
              </w:rPr>
              <w:t>terms</w:t>
            </w:r>
            <w:r>
              <w:rPr>
                <w:spacing w:val="-6"/>
                <w:sz w:val="16"/>
                <w:szCs w:val="16"/>
              </w:rPr>
              <w:t xml:space="preserve"> </w:t>
            </w:r>
            <w:r>
              <w:rPr>
                <w:sz w:val="16"/>
                <w:szCs w:val="16"/>
              </w:rPr>
              <w:t>of</w:t>
            </w:r>
            <w:r>
              <w:rPr>
                <w:spacing w:val="-9"/>
                <w:sz w:val="16"/>
                <w:szCs w:val="16"/>
              </w:rPr>
              <w:t xml:space="preserve"> </w:t>
            </w:r>
            <w:r>
              <w:rPr>
                <w:sz w:val="16"/>
                <w:szCs w:val="16"/>
              </w:rPr>
              <w:t>the</w:t>
            </w:r>
            <w:r>
              <w:rPr>
                <w:spacing w:val="-8"/>
                <w:sz w:val="16"/>
                <w:szCs w:val="16"/>
              </w:rPr>
              <w:t xml:space="preserve"> </w:t>
            </w:r>
            <w:r>
              <w:rPr>
                <w:sz w:val="16"/>
                <w:szCs w:val="16"/>
              </w:rPr>
              <w:t>Franchise</w:t>
            </w:r>
            <w:r>
              <w:rPr>
                <w:spacing w:val="-8"/>
                <w:sz w:val="16"/>
                <w:szCs w:val="16"/>
              </w:rPr>
              <w:t xml:space="preserve"> </w:t>
            </w:r>
            <w:r>
              <w:rPr>
                <w:sz w:val="16"/>
                <w:szCs w:val="16"/>
              </w:rPr>
              <w:t>Agreement, or</w:t>
            </w:r>
            <w:r>
              <w:rPr>
                <w:spacing w:val="-12"/>
                <w:sz w:val="16"/>
                <w:szCs w:val="16"/>
              </w:rPr>
              <w:t xml:space="preserve"> </w:t>
            </w:r>
            <w:r>
              <w:rPr>
                <w:sz w:val="16"/>
                <w:szCs w:val="16"/>
              </w:rPr>
              <w:t>any</w:t>
            </w:r>
            <w:r>
              <w:rPr>
                <w:spacing w:val="-11"/>
                <w:sz w:val="16"/>
                <w:szCs w:val="16"/>
              </w:rPr>
              <w:t xml:space="preserve"> </w:t>
            </w:r>
            <w:r>
              <w:rPr>
                <w:sz w:val="16"/>
                <w:szCs w:val="16"/>
              </w:rPr>
              <w:t>shorter</w:t>
            </w:r>
            <w:r>
              <w:rPr>
                <w:spacing w:val="-11"/>
                <w:sz w:val="16"/>
                <w:szCs w:val="16"/>
              </w:rPr>
              <w:t xml:space="preserve"> </w:t>
            </w:r>
            <w:r>
              <w:rPr>
                <w:sz w:val="16"/>
                <w:szCs w:val="16"/>
              </w:rPr>
              <w:t>period</w:t>
            </w:r>
            <w:r>
              <w:rPr>
                <w:spacing w:val="-11"/>
                <w:sz w:val="16"/>
                <w:szCs w:val="16"/>
              </w:rPr>
              <w:t xml:space="preserve"> </w:t>
            </w:r>
            <w:r>
              <w:rPr>
                <w:sz w:val="16"/>
                <w:szCs w:val="16"/>
              </w:rPr>
              <w:t>after</w:t>
            </w:r>
            <w:r>
              <w:rPr>
                <w:spacing w:val="-11"/>
                <w:sz w:val="16"/>
                <w:szCs w:val="16"/>
              </w:rPr>
              <w:t xml:space="preserve"> </w:t>
            </w:r>
            <w:r>
              <w:rPr>
                <w:sz w:val="16"/>
                <w:szCs w:val="16"/>
              </w:rPr>
              <w:t>which</w:t>
            </w:r>
            <w:r>
              <w:rPr>
                <w:spacing w:val="-11"/>
                <w:sz w:val="16"/>
                <w:szCs w:val="16"/>
              </w:rPr>
              <w:t xml:space="preserve"> </w:t>
            </w:r>
            <w:r>
              <w:rPr>
                <w:sz w:val="16"/>
                <w:szCs w:val="16"/>
              </w:rPr>
              <w:t>it</w:t>
            </w:r>
            <w:r>
              <w:rPr>
                <w:spacing w:val="-11"/>
                <w:sz w:val="16"/>
                <w:szCs w:val="16"/>
              </w:rPr>
              <w:t xml:space="preserve"> </w:t>
            </w:r>
            <w:r>
              <w:rPr>
                <w:sz w:val="16"/>
                <w:szCs w:val="16"/>
              </w:rPr>
              <w:t>is</w:t>
            </w:r>
            <w:r>
              <w:rPr>
                <w:spacing w:val="-11"/>
                <w:sz w:val="16"/>
                <w:szCs w:val="16"/>
              </w:rPr>
              <w:t xml:space="preserve"> </w:t>
            </w:r>
            <w:r>
              <w:rPr>
                <w:sz w:val="16"/>
                <w:szCs w:val="16"/>
              </w:rPr>
              <w:t>not</w:t>
            </w:r>
            <w:r>
              <w:rPr>
                <w:spacing w:val="-12"/>
                <w:sz w:val="16"/>
                <w:szCs w:val="16"/>
              </w:rPr>
              <w:t xml:space="preserve"> </w:t>
            </w:r>
            <w:r>
              <w:rPr>
                <w:sz w:val="16"/>
                <w:szCs w:val="16"/>
              </w:rPr>
              <w:t>unreasonable</w:t>
            </w:r>
            <w:r>
              <w:rPr>
                <w:spacing w:val="-11"/>
                <w:sz w:val="16"/>
                <w:szCs w:val="16"/>
              </w:rPr>
              <w:t xml:space="preserve"> </w:t>
            </w:r>
            <w:r>
              <w:rPr>
                <w:sz w:val="16"/>
                <w:szCs w:val="16"/>
              </w:rPr>
              <w:t>under</w:t>
            </w:r>
            <w:r>
              <w:rPr>
                <w:spacing w:val="-11"/>
                <w:sz w:val="16"/>
                <w:szCs w:val="16"/>
              </w:rPr>
              <w:t xml:space="preserve"> </w:t>
            </w:r>
            <w:r>
              <w:rPr>
                <w:sz w:val="16"/>
                <w:szCs w:val="16"/>
              </w:rPr>
              <w:t>the</w:t>
            </w:r>
            <w:r>
              <w:rPr>
                <w:spacing w:val="-11"/>
                <w:sz w:val="16"/>
                <w:szCs w:val="16"/>
              </w:rPr>
              <w:t xml:space="preserve"> </w:t>
            </w:r>
            <w:r>
              <w:rPr>
                <w:sz w:val="16"/>
                <w:szCs w:val="16"/>
              </w:rPr>
              <w:t>facts to</w:t>
            </w:r>
            <w:r>
              <w:rPr>
                <w:spacing w:val="-2"/>
                <w:sz w:val="16"/>
                <w:szCs w:val="16"/>
              </w:rPr>
              <w:t xml:space="preserve"> </w:t>
            </w:r>
            <w:r>
              <w:rPr>
                <w:sz w:val="16"/>
                <w:szCs w:val="16"/>
              </w:rPr>
              <w:t>conclude</w:t>
            </w:r>
            <w:r>
              <w:rPr>
                <w:spacing w:val="-2"/>
                <w:sz w:val="16"/>
                <w:szCs w:val="16"/>
              </w:rPr>
              <w:t xml:space="preserve"> </w:t>
            </w:r>
            <w:r>
              <w:rPr>
                <w:sz w:val="16"/>
                <w:szCs w:val="16"/>
              </w:rPr>
              <w:t>that you</w:t>
            </w:r>
            <w:r>
              <w:rPr>
                <w:spacing w:val="-2"/>
                <w:sz w:val="16"/>
                <w:szCs w:val="16"/>
              </w:rPr>
              <w:t xml:space="preserve"> </w:t>
            </w:r>
            <w:r>
              <w:rPr>
                <w:sz w:val="16"/>
                <w:szCs w:val="16"/>
              </w:rPr>
              <w:t>do</w:t>
            </w:r>
            <w:r>
              <w:rPr>
                <w:spacing w:val="-2"/>
                <w:sz w:val="16"/>
                <w:szCs w:val="16"/>
              </w:rPr>
              <w:t xml:space="preserve"> </w:t>
            </w:r>
            <w:r>
              <w:rPr>
                <w:sz w:val="16"/>
                <w:szCs w:val="16"/>
              </w:rPr>
              <w:t>not intend</w:t>
            </w:r>
            <w:r>
              <w:rPr>
                <w:spacing w:val="-4"/>
                <w:sz w:val="16"/>
                <w:szCs w:val="16"/>
              </w:rPr>
              <w:t xml:space="preserve"> </w:t>
            </w:r>
            <w:r>
              <w:rPr>
                <w:sz w:val="16"/>
                <w:szCs w:val="16"/>
              </w:rPr>
              <w:t>to</w:t>
            </w:r>
            <w:r>
              <w:rPr>
                <w:spacing w:val="-2"/>
                <w:sz w:val="16"/>
                <w:szCs w:val="16"/>
              </w:rPr>
              <w:t xml:space="preserve"> </w:t>
            </w:r>
            <w:r>
              <w:rPr>
                <w:sz w:val="16"/>
                <w:szCs w:val="16"/>
              </w:rPr>
              <w:t>continue</w:t>
            </w:r>
            <w:r>
              <w:rPr>
                <w:spacing w:val="-2"/>
                <w:sz w:val="16"/>
                <w:szCs w:val="16"/>
              </w:rPr>
              <w:t xml:space="preserve"> </w:t>
            </w:r>
            <w:r>
              <w:rPr>
                <w:sz w:val="16"/>
                <w:szCs w:val="16"/>
              </w:rPr>
              <w:t>to</w:t>
            </w:r>
            <w:r>
              <w:rPr>
                <w:spacing w:val="-2"/>
                <w:sz w:val="16"/>
                <w:szCs w:val="16"/>
              </w:rPr>
              <w:t xml:space="preserve"> </w:t>
            </w:r>
            <w:r>
              <w:rPr>
                <w:sz w:val="16"/>
                <w:szCs w:val="16"/>
              </w:rPr>
              <w:t>operate</w:t>
            </w:r>
            <w:r>
              <w:rPr>
                <w:spacing w:val="-4"/>
                <w:sz w:val="16"/>
                <w:szCs w:val="16"/>
              </w:rPr>
              <w:t xml:space="preserve"> </w:t>
            </w:r>
            <w:r>
              <w:rPr>
                <w:sz w:val="16"/>
                <w:szCs w:val="16"/>
              </w:rPr>
              <w:t>the</w:t>
            </w:r>
            <w:r>
              <w:rPr>
                <w:spacing w:val="-2"/>
                <w:sz w:val="16"/>
                <w:szCs w:val="16"/>
              </w:rPr>
              <w:t xml:space="preserve"> </w:t>
            </w:r>
            <w:del w:id="600" w:author="Matthew Levine" w:date="2025-06-06T13:36:00Z" w16du:dateUtc="2025-06-06T17:36:00Z">
              <w:r w:rsidDel="00D31982">
                <w:rPr>
                  <w:sz w:val="16"/>
                  <w:szCs w:val="16"/>
                </w:rPr>
                <w:delText>Studio</w:delText>
              </w:r>
            </w:del>
            <w:ins w:id="601" w:author="Matthew Levine" w:date="2025-06-06T13:36:00Z" w16du:dateUtc="2025-06-06T17:36:00Z">
              <w:r w:rsidR="00D31982">
                <w:rPr>
                  <w:sz w:val="16"/>
                  <w:szCs w:val="16"/>
                </w:rPr>
                <w:t>[Premise Café]</w:t>
              </w:r>
            </w:ins>
            <w:r>
              <w:rPr>
                <w:spacing w:val="-4"/>
                <w:sz w:val="16"/>
                <w:szCs w:val="16"/>
              </w:rPr>
              <w:t xml:space="preserve"> </w:t>
            </w:r>
            <w:r>
              <w:rPr>
                <w:sz w:val="16"/>
                <w:szCs w:val="16"/>
              </w:rPr>
              <w:t>, unless</w:t>
            </w:r>
            <w:r>
              <w:rPr>
                <w:spacing w:val="-3"/>
                <w:sz w:val="16"/>
                <w:szCs w:val="16"/>
              </w:rPr>
              <w:t xml:space="preserve"> </w:t>
            </w:r>
            <w:r>
              <w:rPr>
                <w:sz w:val="16"/>
                <w:szCs w:val="16"/>
              </w:rPr>
              <w:t>such</w:t>
            </w:r>
            <w:r>
              <w:rPr>
                <w:spacing w:val="-3"/>
                <w:sz w:val="16"/>
                <w:szCs w:val="16"/>
              </w:rPr>
              <w:t xml:space="preserve"> </w:t>
            </w:r>
            <w:r>
              <w:rPr>
                <w:sz w:val="16"/>
                <w:szCs w:val="16"/>
              </w:rPr>
              <w:t>failure</w:t>
            </w:r>
            <w:r>
              <w:rPr>
                <w:spacing w:val="-3"/>
                <w:sz w:val="16"/>
                <w:szCs w:val="16"/>
              </w:rPr>
              <w:t xml:space="preserve"> </w:t>
            </w:r>
            <w:r>
              <w:rPr>
                <w:sz w:val="16"/>
                <w:szCs w:val="16"/>
              </w:rPr>
              <w:t>is</w:t>
            </w:r>
            <w:r>
              <w:rPr>
                <w:spacing w:val="-1"/>
                <w:sz w:val="16"/>
                <w:szCs w:val="16"/>
              </w:rPr>
              <w:t xml:space="preserve"> </w:t>
            </w:r>
            <w:r>
              <w:rPr>
                <w:sz w:val="16"/>
                <w:szCs w:val="16"/>
              </w:rPr>
              <w:t>due</w:t>
            </w:r>
            <w:r>
              <w:rPr>
                <w:spacing w:val="-5"/>
                <w:sz w:val="16"/>
                <w:szCs w:val="16"/>
              </w:rPr>
              <w:t xml:space="preserve"> </w:t>
            </w:r>
            <w:r>
              <w:rPr>
                <w:sz w:val="16"/>
                <w:szCs w:val="16"/>
              </w:rPr>
              <w:t>to</w:t>
            </w:r>
            <w:r>
              <w:rPr>
                <w:spacing w:val="-3"/>
                <w:sz w:val="16"/>
                <w:szCs w:val="16"/>
              </w:rPr>
              <w:t xml:space="preserve"> </w:t>
            </w:r>
            <w:r>
              <w:rPr>
                <w:sz w:val="16"/>
                <w:szCs w:val="16"/>
              </w:rPr>
              <w:t>a</w:t>
            </w:r>
            <w:r>
              <w:rPr>
                <w:spacing w:val="-3"/>
                <w:sz w:val="16"/>
                <w:szCs w:val="16"/>
              </w:rPr>
              <w:t xml:space="preserve"> </w:t>
            </w:r>
            <w:r>
              <w:rPr>
                <w:sz w:val="16"/>
                <w:szCs w:val="16"/>
              </w:rPr>
              <w:t>fire,</w:t>
            </w:r>
            <w:r>
              <w:rPr>
                <w:spacing w:val="-4"/>
                <w:sz w:val="16"/>
                <w:szCs w:val="16"/>
              </w:rPr>
              <w:t xml:space="preserve"> </w:t>
            </w:r>
            <w:r>
              <w:rPr>
                <w:sz w:val="16"/>
                <w:szCs w:val="16"/>
              </w:rPr>
              <w:t>flood,</w:t>
            </w:r>
            <w:r>
              <w:rPr>
                <w:spacing w:val="-1"/>
                <w:sz w:val="16"/>
                <w:szCs w:val="16"/>
              </w:rPr>
              <w:t xml:space="preserve"> </w:t>
            </w:r>
            <w:r>
              <w:rPr>
                <w:sz w:val="16"/>
                <w:szCs w:val="16"/>
              </w:rPr>
              <w:t>earthquake,</w:t>
            </w:r>
            <w:r>
              <w:rPr>
                <w:spacing w:val="-1"/>
                <w:sz w:val="16"/>
                <w:szCs w:val="16"/>
              </w:rPr>
              <w:t xml:space="preserve"> </w:t>
            </w:r>
            <w:r>
              <w:rPr>
                <w:sz w:val="16"/>
                <w:szCs w:val="16"/>
              </w:rPr>
              <w:t>or</w:t>
            </w:r>
            <w:r>
              <w:rPr>
                <w:spacing w:val="-3"/>
                <w:sz w:val="16"/>
                <w:szCs w:val="16"/>
              </w:rPr>
              <w:t xml:space="preserve"> </w:t>
            </w:r>
            <w:r>
              <w:rPr>
                <w:sz w:val="16"/>
                <w:szCs w:val="16"/>
              </w:rPr>
              <w:t>other</w:t>
            </w:r>
            <w:r>
              <w:rPr>
                <w:spacing w:val="-5"/>
                <w:sz w:val="16"/>
                <w:szCs w:val="16"/>
              </w:rPr>
              <w:t xml:space="preserve"> </w:t>
            </w:r>
            <w:r>
              <w:rPr>
                <w:sz w:val="16"/>
                <w:szCs w:val="16"/>
              </w:rPr>
              <w:t>similar causes beyond your control;</w:t>
            </w:r>
          </w:p>
          <w:p w14:paraId="205B9722" w14:textId="575BA6F2" w:rsidR="00C811EF" w:rsidRDefault="00C811EF">
            <w:pPr>
              <w:pStyle w:val="TableParagraph"/>
              <w:numPr>
                <w:ilvl w:val="0"/>
                <w:numId w:val="70"/>
              </w:numPr>
              <w:tabs>
                <w:tab w:val="left" w:pos="799"/>
              </w:tabs>
              <w:kinsoku w:val="0"/>
              <w:overflowPunct w:val="0"/>
              <w:ind w:right="66" w:firstLine="0"/>
              <w:jc w:val="both"/>
              <w:rPr>
                <w:sz w:val="16"/>
                <w:szCs w:val="16"/>
              </w:rPr>
            </w:pPr>
            <w:r>
              <w:rPr>
                <w:sz w:val="16"/>
                <w:szCs w:val="16"/>
              </w:rPr>
              <w:t xml:space="preserve">You make any material misrepresentation relating to the acquisition or operation of the </w:t>
            </w:r>
            <w:del w:id="602" w:author="Matthew Levine" w:date="2025-06-06T13:36:00Z" w16du:dateUtc="2025-06-06T17:36:00Z">
              <w:r w:rsidDel="00D31982">
                <w:rPr>
                  <w:sz w:val="16"/>
                  <w:szCs w:val="16"/>
                </w:rPr>
                <w:delText>Studio</w:delText>
              </w:r>
            </w:del>
            <w:ins w:id="603" w:author="Matthew Levine" w:date="2025-06-06T13:36:00Z" w16du:dateUtc="2025-06-06T17:36:00Z">
              <w:r w:rsidR="00D31982">
                <w:rPr>
                  <w:sz w:val="16"/>
                  <w:szCs w:val="16"/>
                </w:rPr>
                <w:t>[Premise Café</w:t>
              </w:r>
              <w:proofErr w:type="gramStart"/>
              <w:r w:rsidR="00D31982">
                <w:rPr>
                  <w:sz w:val="16"/>
                  <w:szCs w:val="16"/>
                </w:rPr>
                <w:t>]</w:t>
              </w:r>
            </w:ins>
            <w:r>
              <w:rPr>
                <w:sz w:val="16"/>
                <w:szCs w:val="16"/>
              </w:rPr>
              <w:t>;</w:t>
            </w:r>
            <w:proofErr w:type="gramEnd"/>
          </w:p>
          <w:p w14:paraId="74C1BC54" w14:textId="630043B2" w:rsidR="00C811EF" w:rsidRDefault="00C811EF">
            <w:pPr>
              <w:pStyle w:val="TableParagraph"/>
              <w:numPr>
                <w:ilvl w:val="0"/>
                <w:numId w:val="70"/>
              </w:numPr>
              <w:tabs>
                <w:tab w:val="left" w:pos="799"/>
              </w:tabs>
              <w:kinsoku w:val="0"/>
              <w:overflowPunct w:val="0"/>
              <w:ind w:right="64" w:firstLine="0"/>
              <w:jc w:val="both"/>
              <w:rPr>
                <w:spacing w:val="-2"/>
                <w:sz w:val="16"/>
                <w:szCs w:val="16"/>
              </w:rPr>
            </w:pPr>
            <w:r>
              <w:rPr>
                <w:sz w:val="16"/>
                <w:szCs w:val="16"/>
              </w:rPr>
              <w:t xml:space="preserve">You fail to cure conduct, within 10 business days after receipt of notice thereof, which reflects materially and </w:t>
            </w:r>
            <w:proofErr w:type="spellStart"/>
            <w:r>
              <w:rPr>
                <w:sz w:val="16"/>
                <w:szCs w:val="16"/>
              </w:rPr>
              <w:t>unfavourably</w:t>
            </w:r>
            <w:proofErr w:type="spellEnd"/>
            <w:r>
              <w:rPr>
                <w:sz w:val="16"/>
                <w:szCs w:val="16"/>
              </w:rPr>
              <w:t xml:space="preserve"> upon the Marks, the </w:t>
            </w:r>
            <w:del w:id="604" w:author="Matthew Levine" w:date="2025-06-06T13:36:00Z" w16du:dateUtc="2025-06-06T17:36:00Z">
              <w:r w:rsidDel="00D31982">
                <w:rPr>
                  <w:sz w:val="16"/>
                  <w:szCs w:val="16"/>
                </w:rPr>
                <w:delText>Studio</w:delText>
              </w:r>
            </w:del>
            <w:ins w:id="605" w:author="Matthew Levine" w:date="2025-06-06T13:36:00Z" w16du:dateUtc="2025-06-06T17:36:00Z">
              <w:r w:rsidR="00D31982">
                <w:rPr>
                  <w:sz w:val="16"/>
                  <w:szCs w:val="16"/>
                </w:rPr>
                <w:t>[Premise Café]</w:t>
              </w:r>
            </w:ins>
            <w:r>
              <w:rPr>
                <w:sz w:val="16"/>
                <w:szCs w:val="16"/>
              </w:rPr>
              <w:t xml:space="preserve"> or the operation and reputation of </w:t>
            </w:r>
            <w:r w:rsidR="00240D2F">
              <w:rPr>
                <w:sz w:val="16"/>
                <w:szCs w:val="16"/>
              </w:rPr>
              <w:t>[SYSTEM NAME</w:t>
            </w:r>
            <w:proofErr w:type="gramStart"/>
            <w:r w:rsidR="00240D2F">
              <w:rPr>
                <w:sz w:val="16"/>
                <w:szCs w:val="16"/>
              </w:rPr>
              <w:t>]</w:t>
            </w:r>
            <w:r>
              <w:rPr>
                <w:spacing w:val="-2"/>
                <w:sz w:val="16"/>
                <w:szCs w:val="16"/>
              </w:rPr>
              <w:t>;</w:t>
            </w:r>
            <w:proofErr w:type="gramEnd"/>
          </w:p>
          <w:p w14:paraId="4762DF92" w14:textId="77777777" w:rsidR="00C811EF" w:rsidRDefault="00C811EF">
            <w:pPr>
              <w:pStyle w:val="TableParagraph"/>
              <w:numPr>
                <w:ilvl w:val="0"/>
                <w:numId w:val="70"/>
              </w:numPr>
              <w:tabs>
                <w:tab w:val="left" w:pos="799"/>
              </w:tabs>
              <w:kinsoku w:val="0"/>
              <w:overflowPunct w:val="0"/>
              <w:spacing w:line="183" w:lineRule="exact"/>
              <w:ind w:left="799"/>
              <w:jc w:val="both"/>
              <w:rPr>
                <w:spacing w:val="-2"/>
                <w:sz w:val="16"/>
                <w:szCs w:val="16"/>
              </w:rPr>
            </w:pPr>
            <w:r>
              <w:rPr>
                <w:sz w:val="16"/>
                <w:szCs w:val="16"/>
              </w:rPr>
              <w:t>You,</w:t>
            </w:r>
            <w:r>
              <w:rPr>
                <w:spacing w:val="27"/>
                <w:sz w:val="16"/>
                <w:szCs w:val="16"/>
              </w:rPr>
              <w:t xml:space="preserve"> </w:t>
            </w:r>
            <w:r>
              <w:rPr>
                <w:sz w:val="16"/>
                <w:szCs w:val="16"/>
              </w:rPr>
              <w:t>after</w:t>
            </w:r>
            <w:r>
              <w:rPr>
                <w:spacing w:val="23"/>
                <w:sz w:val="16"/>
                <w:szCs w:val="16"/>
              </w:rPr>
              <w:t xml:space="preserve"> </w:t>
            </w:r>
            <w:r>
              <w:rPr>
                <w:sz w:val="16"/>
                <w:szCs w:val="16"/>
              </w:rPr>
              <w:t>curing</w:t>
            </w:r>
            <w:r>
              <w:rPr>
                <w:spacing w:val="26"/>
                <w:sz w:val="16"/>
                <w:szCs w:val="16"/>
              </w:rPr>
              <w:t xml:space="preserve"> </w:t>
            </w:r>
            <w:r>
              <w:rPr>
                <w:sz w:val="16"/>
                <w:szCs w:val="16"/>
              </w:rPr>
              <w:t>any</w:t>
            </w:r>
            <w:r>
              <w:rPr>
                <w:spacing w:val="25"/>
                <w:sz w:val="16"/>
                <w:szCs w:val="16"/>
              </w:rPr>
              <w:t xml:space="preserve"> </w:t>
            </w:r>
            <w:r>
              <w:rPr>
                <w:sz w:val="16"/>
                <w:szCs w:val="16"/>
              </w:rPr>
              <w:t>failure</w:t>
            </w:r>
            <w:r>
              <w:rPr>
                <w:spacing w:val="26"/>
                <w:sz w:val="16"/>
                <w:szCs w:val="16"/>
              </w:rPr>
              <w:t xml:space="preserve"> </w:t>
            </w:r>
            <w:r>
              <w:rPr>
                <w:sz w:val="16"/>
                <w:szCs w:val="16"/>
              </w:rPr>
              <w:t>in</w:t>
            </w:r>
            <w:r>
              <w:rPr>
                <w:spacing w:val="25"/>
                <w:sz w:val="16"/>
                <w:szCs w:val="16"/>
              </w:rPr>
              <w:t xml:space="preserve"> </w:t>
            </w:r>
            <w:r>
              <w:rPr>
                <w:sz w:val="16"/>
                <w:szCs w:val="16"/>
              </w:rPr>
              <w:t>accordance</w:t>
            </w:r>
            <w:r>
              <w:rPr>
                <w:spacing w:val="24"/>
                <w:sz w:val="16"/>
                <w:szCs w:val="16"/>
              </w:rPr>
              <w:t xml:space="preserve"> </w:t>
            </w:r>
            <w:r>
              <w:rPr>
                <w:sz w:val="16"/>
                <w:szCs w:val="16"/>
              </w:rPr>
              <w:t>with</w:t>
            </w:r>
            <w:r>
              <w:rPr>
                <w:spacing w:val="24"/>
                <w:sz w:val="16"/>
                <w:szCs w:val="16"/>
              </w:rPr>
              <w:t xml:space="preserve"> </w:t>
            </w:r>
            <w:r>
              <w:rPr>
                <w:spacing w:val="-2"/>
                <w:sz w:val="16"/>
                <w:szCs w:val="16"/>
              </w:rPr>
              <w:t>Section</w:t>
            </w:r>
          </w:p>
          <w:p w14:paraId="3727C406" w14:textId="77777777" w:rsidR="00C811EF" w:rsidRDefault="00C811EF">
            <w:pPr>
              <w:pStyle w:val="TableParagraph"/>
              <w:kinsoku w:val="0"/>
              <w:overflowPunct w:val="0"/>
              <w:ind w:left="79" w:right="64"/>
              <w:jc w:val="both"/>
              <w:rPr>
                <w:sz w:val="16"/>
                <w:szCs w:val="16"/>
              </w:rPr>
            </w:pPr>
            <w:r>
              <w:rPr>
                <w:sz w:val="16"/>
                <w:szCs w:val="16"/>
              </w:rPr>
              <w:t>12.1 above, engage in</w:t>
            </w:r>
            <w:r>
              <w:rPr>
                <w:spacing w:val="-1"/>
                <w:sz w:val="16"/>
                <w:szCs w:val="16"/>
              </w:rPr>
              <w:t xml:space="preserve"> </w:t>
            </w:r>
            <w:r>
              <w:rPr>
                <w:sz w:val="16"/>
                <w:szCs w:val="16"/>
              </w:rPr>
              <w:t>the</w:t>
            </w:r>
            <w:r>
              <w:rPr>
                <w:spacing w:val="-1"/>
                <w:sz w:val="16"/>
                <w:szCs w:val="16"/>
              </w:rPr>
              <w:t xml:space="preserve"> </w:t>
            </w:r>
            <w:r>
              <w:rPr>
                <w:sz w:val="16"/>
                <w:szCs w:val="16"/>
              </w:rPr>
              <w:t>same</w:t>
            </w:r>
            <w:r>
              <w:rPr>
                <w:spacing w:val="-1"/>
                <w:sz w:val="16"/>
                <w:szCs w:val="16"/>
              </w:rPr>
              <w:t xml:space="preserve"> </w:t>
            </w:r>
            <w:r>
              <w:rPr>
                <w:sz w:val="16"/>
                <w:szCs w:val="16"/>
              </w:rPr>
              <w:t xml:space="preserve">conduct or noncompliance </w:t>
            </w:r>
            <w:proofErr w:type="gramStart"/>
            <w:r>
              <w:rPr>
                <w:sz w:val="16"/>
                <w:szCs w:val="16"/>
              </w:rPr>
              <w:t>whether or</w:t>
            </w:r>
            <w:r>
              <w:rPr>
                <w:spacing w:val="-3"/>
                <w:sz w:val="16"/>
                <w:szCs w:val="16"/>
              </w:rPr>
              <w:t xml:space="preserve"> </w:t>
            </w:r>
            <w:r>
              <w:rPr>
                <w:sz w:val="16"/>
                <w:szCs w:val="16"/>
              </w:rPr>
              <w:t>not</w:t>
            </w:r>
            <w:proofErr w:type="gramEnd"/>
            <w:r>
              <w:rPr>
                <w:spacing w:val="-1"/>
                <w:sz w:val="16"/>
                <w:szCs w:val="16"/>
              </w:rPr>
              <w:t xml:space="preserve"> </w:t>
            </w:r>
            <w:r>
              <w:rPr>
                <w:sz w:val="16"/>
                <w:szCs w:val="16"/>
              </w:rPr>
              <w:t>such</w:t>
            </w:r>
            <w:r>
              <w:rPr>
                <w:spacing w:val="-5"/>
                <w:sz w:val="16"/>
                <w:szCs w:val="16"/>
              </w:rPr>
              <w:t xml:space="preserve"> </w:t>
            </w:r>
            <w:r>
              <w:rPr>
                <w:sz w:val="16"/>
                <w:szCs w:val="16"/>
              </w:rPr>
              <w:t>same</w:t>
            </w:r>
            <w:r>
              <w:rPr>
                <w:spacing w:val="-5"/>
                <w:sz w:val="16"/>
                <w:szCs w:val="16"/>
              </w:rPr>
              <w:t xml:space="preserve"> </w:t>
            </w:r>
            <w:r>
              <w:rPr>
                <w:sz w:val="16"/>
                <w:szCs w:val="16"/>
              </w:rPr>
              <w:t>conduct</w:t>
            </w:r>
            <w:r>
              <w:rPr>
                <w:spacing w:val="-2"/>
                <w:sz w:val="16"/>
                <w:szCs w:val="16"/>
              </w:rPr>
              <w:t xml:space="preserve"> </w:t>
            </w:r>
            <w:r>
              <w:rPr>
                <w:sz w:val="16"/>
                <w:szCs w:val="16"/>
              </w:rPr>
              <w:t>or</w:t>
            </w:r>
            <w:r>
              <w:rPr>
                <w:spacing w:val="-3"/>
                <w:sz w:val="16"/>
                <w:szCs w:val="16"/>
              </w:rPr>
              <w:t xml:space="preserve"> </w:t>
            </w:r>
            <w:r>
              <w:rPr>
                <w:sz w:val="16"/>
                <w:szCs w:val="16"/>
              </w:rPr>
              <w:t>noncompliance</w:t>
            </w:r>
            <w:r>
              <w:rPr>
                <w:spacing w:val="-3"/>
                <w:sz w:val="16"/>
                <w:szCs w:val="16"/>
              </w:rPr>
              <w:t xml:space="preserve"> </w:t>
            </w:r>
            <w:r>
              <w:rPr>
                <w:sz w:val="16"/>
                <w:szCs w:val="16"/>
              </w:rPr>
              <w:t>is</w:t>
            </w:r>
            <w:r>
              <w:rPr>
                <w:spacing w:val="-3"/>
                <w:sz w:val="16"/>
                <w:szCs w:val="16"/>
              </w:rPr>
              <w:t xml:space="preserve"> </w:t>
            </w:r>
            <w:r>
              <w:rPr>
                <w:sz w:val="16"/>
                <w:szCs w:val="16"/>
              </w:rPr>
              <w:t>corrected</w:t>
            </w:r>
            <w:r>
              <w:rPr>
                <w:spacing w:val="-3"/>
                <w:sz w:val="16"/>
                <w:szCs w:val="16"/>
              </w:rPr>
              <w:t xml:space="preserve"> </w:t>
            </w:r>
            <w:r>
              <w:rPr>
                <w:sz w:val="16"/>
                <w:szCs w:val="16"/>
              </w:rPr>
              <w:t>after</w:t>
            </w:r>
            <w:r>
              <w:rPr>
                <w:spacing w:val="-3"/>
                <w:sz w:val="16"/>
                <w:szCs w:val="16"/>
              </w:rPr>
              <w:t xml:space="preserve"> </w:t>
            </w:r>
            <w:r>
              <w:rPr>
                <w:sz w:val="16"/>
                <w:szCs w:val="16"/>
              </w:rPr>
              <w:t xml:space="preserve">notice is given to </w:t>
            </w:r>
            <w:proofErr w:type="gramStart"/>
            <w:r>
              <w:rPr>
                <w:sz w:val="16"/>
                <w:szCs w:val="16"/>
              </w:rPr>
              <w:t>you;</w:t>
            </w:r>
            <w:proofErr w:type="gramEnd"/>
          </w:p>
          <w:p w14:paraId="0B97E7CF" w14:textId="77777777" w:rsidR="00C811EF" w:rsidRDefault="00C811EF">
            <w:pPr>
              <w:pStyle w:val="TableParagraph"/>
              <w:numPr>
                <w:ilvl w:val="0"/>
                <w:numId w:val="70"/>
              </w:numPr>
              <w:tabs>
                <w:tab w:val="left" w:pos="799"/>
              </w:tabs>
              <w:kinsoku w:val="0"/>
              <w:overflowPunct w:val="0"/>
              <w:ind w:right="64" w:firstLine="0"/>
              <w:jc w:val="both"/>
              <w:rPr>
                <w:sz w:val="16"/>
                <w:szCs w:val="16"/>
              </w:rPr>
            </w:pPr>
            <w:r>
              <w:rPr>
                <w:sz w:val="16"/>
                <w:szCs w:val="16"/>
              </w:rPr>
              <w:t>You commit on 3 occasions within any consecutive 12- month</w:t>
            </w:r>
            <w:r>
              <w:rPr>
                <w:spacing w:val="-3"/>
                <w:sz w:val="16"/>
                <w:szCs w:val="16"/>
              </w:rPr>
              <w:t xml:space="preserve"> </w:t>
            </w:r>
            <w:r>
              <w:rPr>
                <w:sz w:val="16"/>
                <w:szCs w:val="16"/>
              </w:rPr>
              <w:t>period,</w:t>
            </w:r>
            <w:r>
              <w:rPr>
                <w:spacing w:val="-1"/>
                <w:sz w:val="16"/>
                <w:szCs w:val="16"/>
              </w:rPr>
              <w:t xml:space="preserve"> </w:t>
            </w:r>
            <w:r>
              <w:rPr>
                <w:sz w:val="16"/>
                <w:szCs w:val="16"/>
              </w:rPr>
              <w:t>a</w:t>
            </w:r>
            <w:r>
              <w:rPr>
                <w:spacing w:val="-5"/>
                <w:sz w:val="16"/>
                <w:szCs w:val="16"/>
              </w:rPr>
              <w:t xml:space="preserve"> </w:t>
            </w:r>
            <w:r>
              <w:rPr>
                <w:sz w:val="16"/>
                <w:szCs w:val="16"/>
              </w:rPr>
              <w:t>breach</w:t>
            </w:r>
            <w:r>
              <w:rPr>
                <w:spacing w:val="-5"/>
                <w:sz w:val="16"/>
                <w:szCs w:val="16"/>
              </w:rPr>
              <w:t xml:space="preserve"> </w:t>
            </w:r>
            <w:r>
              <w:rPr>
                <w:sz w:val="16"/>
                <w:szCs w:val="16"/>
              </w:rPr>
              <w:t>or</w:t>
            </w:r>
            <w:r>
              <w:rPr>
                <w:spacing w:val="-3"/>
                <w:sz w:val="16"/>
                <w:szCs w:val="16"/>
              </w:rPr>
              <w:t xml:space="preserve"> </w:t>
            </w:r>
            <w:r>
              <w:rPr>
                <w:sz w:val="16"/>
                <w:szCs w:val="16"/>
              </w:rPr>
              <w:t>default</w:t>
            </w:r>
            <w:r>
              <w:rPr>
                <w:spacing w:val="-6"/>
                <w:sz w:val="16"/>
                <w:szCs w:val="16"/>
              </w:rPr>
              <w:t xml:space="preserve"> </w:t>
            </w:r>
            <w:r>
              <w:rPr>
                <w:sz w:val="16"/>
                <w:szCs w:val="16"/>
              </w:rPr>
              <w:t>of</w:t>
            </w:r>
            <w:r>
              <w:rPr>
                <w:spacing w:val="-2"/>
                <w:sz w:val="16"/>
                <w:szCs w:val="16"/>
              </w:rPr>
              <w:t xml:space="preserve"> </w:t>
            </w:r>
            <w:r>
              <w:rPr>
                <w:sz w:val="16"/>
                <w:szCs w:val="16"/>
              </w:rPr>
              <w:t>one</w:t>
            </w:r>
            <w:r>
              <w:rPr>
                <w:spacing w:val="-5"/>
                <w:sz w:val="16"/>
                <w:szCs w:val="16"/>
              </w:rPr>
              <w:t xml:space="preserve"> </w:t>
            </w:r>
            <w:r>
              <w:rPr>
                <w:sz w:val="16"/>
                <w:szCs w:val="16"/>
              </w:rPr>
              <w:t>or</w:t>
            </w:r>
            <w:r>
              <w:rPr>
                <w:spacing w:val="-5"/>
                <w:sz w:val="16"/>
                <w:szCs w:val="16"/>
              </w:rPr>
              <w:t xml:space="preserve"> </w:t>
            </w:r>
            <w:r>
              <w:rPr>
                <w:sz w:val="16"/>
                <w:szCs w:val="16"/>
              </w:rPr>
              <w:t>more</w:t>
            </w:r>
            <w:r>
              <w:rPr>
                <w:spacing w:val="-3"/>
                <w:sz w:val="16"/>
                <w:szCs w:val="16"/>
              </w:rPr>
              <w:t xml:space="preserve"> </w:t>
            </w:r>
            <w:r>
              <w:rPr>
                <w:sz w:val="16"/>
                <w:szCs w:val="16"/>
              </w:rPr>
              <w:t>requirements</w:t>
            </w:r>
            <w:r>
              <w:rPr>
                <w:spacing w:val="-3"/>
                <w:sz w:val="16"/>
                <w:szCs w:val="16"/>
              </w:rPr>
              <w:t xml:space="preserve"> </w:t>
            </w:r>
            <w:r>
              <w:rPr>
                <w:sz w:val="16"/>
                <w:szCs w:val="16"/>
              </w:rPr>
              <w:t>of</w:t>
            </w:r>
            <w:r>
              <w:rPr>
                <w:spacing w:val="-4"/>
                <w:sz w:val="16"/>
                <w:szCs w:val="16"/>
              </w:rPr>
              <w:t xml:space="preserve"> </w:t>
            </w:r>
            <w:r>
              <w:rPr>
                <w:sz w:val="16"/>
                <w:szCs w:val="16"/>
              </w:rPr>
              <w:t xml:space="preserve">the Franchise Agreement </w:t>
            </w:r>
            <w:proofErr w:type="gramStart"/>
            <w:r>
              <w:rPr>
                <w:sz w:val="16"/>
                <w:szCs w:val="16"/>
              </w:rPr>
              <w:t>whether or not</w:t>
            </w:r>
            <w:proofErr w:type="gramEnd"/>
            <w:r>
              <w:rPr>
                <w:sz w:val="16"/>
                <w:szCs w:val="16"/>
              </w:rPr>
              <w:t xml:space="preserve"> such defaults are of the same or different nature and </w:t>
            </w:r>
            <w:proofErr w:type="gramStart"/>
            <w:r>
              <w:rPr>
                <w:sz w:val="16"/>
                <w:szCs w:val="16"/>
              </w:rPr>
              <w:t>whether or not</w:t>
            </w:r>
            <w:proofErr w:type="gramEnd"/>
            <w:r>
              <w:rPr>
                <w:sz w:val="16"/>
                <w:szCs w:val="16"/>
              </w:rPr>
              <w:t xml:space="preserve"> such defaults have been corrected after notice is given to </w:t>
            </w:r>
            <w:proofErr w:type="gramStart"/>
            <w:r>
              <w:rPr>
                <w:sz w:val="16"/>
                <w:szCs w:val="16"/>
              </w:rPr>
              <w:t>you;</w:t>
            </w:r>
            <w:proofErr w:type="gramEnd"/>
          </w:p>
          <w:p w14:paraId="5DA4AA91" w14:textId="1360B1AE" w:rsidR="00C811EF" w:rsidRDefault="00C811EF">
            <w:pPr>
              <w:pStyle w:val="TableParagraph"/>
              <w:numPr>
                <w:ilvl w:val="0"/>
                <w:numId w:val="70"/>
              </w:numPr>
              <w:tabs>
                <w:tab w:val="left" w:pos="799"/>
              </w:tabs>
              <w:kinsoku w:val="0"/>
              <w:overflowPunct w:val="0"/>
              <w:spacing w:before="1"/>
              <w:ind w:right="65" w:firstLine="0"/>
              <w:jc w:val="both"/>
              <w:rPr>
                <w:sz w:val="16"/>
                <w:szCs w:val="16"/>
              </w:rPr>
            </w:pPr>
            <w:r>
              <w:rPr>
                <w:sz w:val="16"/>
                <w:szCs w:val="16"/>
              </w:rPr>
              <w:t>You, or if you are incorporated, any of your principals, directors or managers, are convicted of a criminal offense that we reasonably</w:t>
            </w:r>
            <w:r>
              <w:rPr>
                <w:spacing w:val="-1"/>
                <w:sz w:val="16"/>
                <w:szCs w:val="16"/>
              </w:rPr>
              <w:t xml:space="preserve"> </w:t>
            </w:r>
            <w:r>
              <w:rPr>
                <w:sz w:val="16"/>
                <w:szCs w:val="16"/>
              </w:rPr>
              <w:t>believe</w:t>
            </w:r>
            <w:r>
              <w:rPr>
                <w:spacing w:val="-3"/>
                <w:sz w:val="16"/>
                <w:szCs w:val="16"/>
              </w:rPr>
              <w:t xml:space="preserve"> </w:t>
            </w:r>
            <w:r>
              <w:rPr>
                <w:sz w:val="16"/>
                <w:szCs w:val="16"/>
              </w:rPr>
              <w:t>is</w:t>
            </w:r>
            <w:r>
              <w:rPr>
                <w:spacing w:val="-1"/>
                <w:sz w:val="16"/>
                <w:szCs w:val="16"/>
              </w:rPr>
              <w:t xml:space="preserve"> </w:t>
            </w:r>
            <w:r>
              <w:rPr>
                <w:sz w:val="16"/>
                <w:szCs w:val="16"/>
              </w:rPr>
              <w:t>likely</w:t>
            </w:r>
            <w:r>
              <w:rPr>
                <w:spacing w:val="-1"/>
                <w:sz w:val="16"/>
                <w:szCs w:val="16"/>
              </w:rPr>
              <w:t xml:space="preserve"> </w:t>
            </w:r>
            <w:r>
              <w:rPr>
                <w:sz w:val="16"/>
                <w:szCs w:val="16"/>
              </w:rPr>
              <w:t>to</w:t>
            </w:r>
            <w:r>
              <w:rPr>
                <w:spacing w:val="-3"/>
                <w:sz w:val="16"/>
                <w:szCs w:val="16"/>
              </w:rPr>
              <w:t xml:space="preserve"> </w:t>
            </w:r>
            <w:r>
              <w:rPr>
                <w:sz w:val="16"/>
                <w:szCs w:val="16"/>
              </w:rPr>
              <w:t>have</w:t>
            </w:r>
            <w:r>
              <w:rPr>
                <w:spacing w:val="-3"/>
                <w:sz w:val="16"/>
                <w:szCs w:val="16"/>
              </w:rPr>
              <w:t xml:space="preserve"> </w:t>
            </w:r>
            <w:r>
              <w:rPr>
                <w:sz w:val="16"/>
                <w:szCs w:val="16"/>
              </w:rPr>
              <w:t>an</w:t>
            </w:r>
            <w:r>
              <w:rPr>
                <w:spacing w:val="-3"/>
                <w:sz w:val="16"/>
                <w:szCs w:val="16"/>
              </w:rPr>
              <w:t xml:space="preserve"> </w:t>
            </w:r>
            <w:r>
              <w:rPr>
                <w:sz w:val="16"/>
                <w:szCs w:val="16"/>
              </w:rPr>
              <w:t>adverse</w:t>
            </w:r>
            <w:r>
              <w:rPr>
                <w:spacing w:val="-3"/>
                <w:sz w:val="16"/>
                <w:szCs w:val="16"/>
              </w:rPr>
              <w:t xml:space="preserve"> </w:t>
            </w:r>
            <w:r>
              <w:rPr>
                <w:sz w:val="16"/>
                <w:szCs w:val="16"/>
              </w:rPr>
              <w:t>effect</w:t>
            </w:r>
            <w:r>
              <w:rPr>
                <w:spacing w:val="-1"/>
                <w:sz w:val="16"/>
                <w:szCs w:val="16"/>
              </w:rPr>
              <w:t xml:space="preserve"> </w:t>
            </w:r>
            <w:r>
              <w:rPr>
                <w:sz w:val="16"/>
                <w:szCs w:val="16"/>
              </w:rPr>
              <w:t>on</w:t>
            </w:r>
            <w:r>
              <w:rPr>
                <w:spacing w:val="-3"/>
                <w:sz w:val="16"/>
                <w:szCs w:val="16"/>
              </w:rPr>
              <w:t xml:space="preserve"> </w:t>
            </w:r>
            <w:r w:rsidR="00240D2F">
              <w:rPr>
                <w:sz w:val="16"/>
                <w:szCs w:val="16"/>
              </w:rPr>
              <w:t>[SYSTEM NAME]</w:t>
            </w:r>
            <w:r>
              <w:rPr>
                <w:sz w:val="16"/>
                <w:szCs w:val="16"/>
              </w:rPr>
              <w:t xml:space="preserve">, the Marks, or the goodwill or reputation of </w:t>
            </w:r>
            <w:r w:rsidR="00240D2F">
              <w:rPr>
                <w:sz w:val="16"/>
                <w:szCs w:val="16"/>
              </w:rPr>
              <w:t>[SYSTEM NAME</w:t>
            </w:r>
            <w:proofErr w:type="gramStart"/>
            <w:r w:rsidR="00240D2F">
              <w:rPr>
                <w:sz w:val="16"/>
                <w:szCs w:val="16"/>
              </w:rPr>
              <w:t>]</w:t>
            </w:r>
            <w:r>
              <w:rPr>
                <w:sz w:val="16"/>
                <w:szCs w:val="16"/>
              </w:rPr>
              <w:t>;</w:t>
            </w:r>
            <w:proofErr w:type="gramEnd"/>
          </w:p>
          <w:p w14:paraId="113069A0" w14:textId="40E5E5B5" w:rsidR="00C811EF" w:rsidRDefault="00C811EF">
            <w:pPr>
              <w:pStyle w:val="TableParagraph"/>
              <w:numPr>
                <w:ilvl w:val="0"/>
                <w:numId w:val="70"/>
              </w:numPr>
              <w:tabs>
                <w:tab w:val="left" w:pos="799"/>
              </w:tabs>
              <w:kinsoku w:val="0"/>
              <w:overflowPunct w:val="0"/>
              <w:ind w:right="64" w:firstLine="0"/>
              <w:jc w:val="both"/>
              <w:rPr>
                <w:sz w:val="16"/>
                <w:szCs w:val="16"/>
              </w:rPr>
            </w:pPr>
            <w:r>
              <w:rPr>
                <w:sz w:val="16"/>
                <w:szCs w:val="16"/>
              </w:rPr>
              <w:t xml:space="preserve">We make a reasonable determination that continued operation of the </w:t>
            </w:r>
            <w:del w:id="606" w:author="Matthew Levine" w:date="2025-06-06T13:36:00Z" w16du:dateUtc="2025-06-06T17:36:00Z">
              <w:r w:rsidDel="00D31982">
                <w:rPr>
                  <w:sz w:val="16"/>
                  <w:szCs w:val="16"/>
                </w:rPr>
                <w:delText>Studio</w:delText>
              </w:r>
            </w:del>
            <w:ins w:id="607" w:author="Matthew Levine" w:date="2025-06-06T13:36:00Z" w16du:dateUtc="2025-06-06T17:36:00Z">
              <w:r w:rsidR="00D31982">
                <w:rPr>
                  <w:sz w:val="16"/>
                  <w:szCs w:val="16"/>
                </w:rPr>
                <w:t>[Premise Café]</w:t>
              </w:r>
            </w:ins>
            <w:r>
              <w:rPr>
                <w:sz w:val="16"/>
                <w:szCs w:val="16"/>
              </w:rPr>
              <w:t xml:space="preserve"> by you will result in an imminent danger to public health or </w:t>
            </w:r>
            <w:proofErr w:type="gramStart"/>
            <w:r>
              <w:rPr>
                <w:sz w:val="16"/>
                <w:szCs w:val="16"/>
              </w:rPr>
              <w:t>safety;</w:t>
            </w:r>
            <w:proofErr w:type="gramEnd"/>
          </w:p>
          <w:p w14:paraId="0950D6A7" w14:textId="702E2687" w:rsidR="00C811EF" w:rsidRDefault="00C811EF">
            <w:pPr>
              <w:pStyle w:val="TableParagraph"/>
              <w:numPr>
                <w:ilvl w:val="0"/>
                <w:numId w:val="70"/>
              </w:numPr>
              <w:tabs>
                <w:tab w:val="left" w:pos="799"/>
              </w:tabs>
              <w:kinsoku w:val="0"/>
              <w:overflowPunct w:val="0"/>
              <w:ind w:right="65" w:firstLine="0"/>
              <w:jc w:val="both"/>
              <w:rPr>
                <w:sz w:val="16"/>
                <w:szCs w:val="16"/>
              </w:rPr>
            </w:pPr>
            <w:r>
              <w:rPr>
                <w:sz w:val="16"/>
                <w:szCs w:val="16"/>
              </w:rPr>
              <w:t xml:space="preserve">You, or if you are incorporated, any of your principals, directors, officers or managers, commit fraud in connection with the operation of the </w:t>
            </w:r>
            <w:del w:id="608" w:author="Matthew Levine" w:date="2025-06-06T13:36:00Z" w16du:dateUtc="2025-06-06T17:36:00Z">
              <w:r w:rsidDel="00D31982">
                <w:rPr>
                  <w:sz w:val="16"/>
                  <w:szCs w:val="16"/>
                </w:rPr>
                <w:delText>Studio</w:delText>
              </w:r>
            </w:del>
            <w:ins w:id="609" w:author="Matthew Levine" w:date="2025-06-06T13:36:00Z" w16du:dateUtc="2025-06-06T17:36:00Z">
              <w:r w:rsidR="00D31982">
                <w:rPr>
                  <w:sz w:val="16"/>
                  <w:szCs w:val="16"/>
                </w:rPr>
                <w:t>[Premise Café</w:t>
              </w:r>
              <w:proofErr w:type="gramStart"/>
              <w:r w:rsidR="00D31982">
                <w:rPr>
                  <w:sz w:val="16"/>
                  <w:szCs w:val="16"/>
                </w:rPr>
                <w:t>]</w:t>
              </w:r>
            </w:ins>
            <w:r>
              <w:rPr>
                <w:sz w:val="16"/>
                <w:szCs w:val="16"/>
              </w:rPr>
              <w:t xml:space="preserve"> ;</w:t>
            </w:r>
            <w:proofErr w:type="gramEnd"/>
          </w:p>
          <w:p w14:paraId="7D4768A1" w14:textId="77777777" w:rsidR="00C811EF" w:rsidRDefault="00C811EF">
            <w:pPr>
              <w:pStyle w:val="TableParagraph"/>
              <w:numPr>
                <w:ilvl w:val="0"/>
                <w:numId w:val="70"/>
              </w:numPr>
              <w:tabs>
                <w:tab w:val="left" w:pos="799"/>
              </w:tabs>
              <w:kinsoku w:val="0"/>
              <w:overflowPunct w:val="0"/>
              <w:ind w:right="66" w:firstLine="0"/>
              <w:jc w:val="both"/>
              <w:rPr>
                <w:sz w:val="16"/>
                <w:szCs w:val="16"/>
              </w:rPr>
            </w:pPr>
            <w:r>
              <w:rPr>
                <w:sz w:val="16"/>
                <w:szCs w:val="16"/>
              </w:rPr>
              <w:t>You</w:t>
            </w:r>
            <w:r>
              <w:rPr>
                <w:spacing w:val="-6"/>
                <w:sz w:val="16"/>
                <w:szCs w:val="16"/>
              </w:rPr>
              <w:t xml:space="preserve"> </w:t>
            </w:r>
            <w:r>
              <w:rPr>
                <w:sz w:val="16"/>
                <w:szCs w:val="16"/>
              </w:rPr>
              <w:t>purchase</w:t>
            </w:r>
            <w:r>
              <w:rPr>
                <w:spacing w:val="-6"/>
                <w:sz w:val="16"/>
                <w:szCs w:val="16"/>
              </w:rPr>
              <w:t xml:space="preserve"> </w:t>
            </w:r>
            <w:r>
              <w:rPr>
                <w:sz w:val="16"/>
                <w:szCs w:val="16"/>
              </w:rPr>
              <w:t>unapproved</w:t>
            </w:r>
            <w:r>
              <w:rPr>
                <w:spacing w:val="-6"/>
                <w:sz w:val="16"/>
                <w:szCs w:val="16"/>
              </w:rPr>
              <w:t xml:space="preserve"> </w:t>
            </w:r>
            <w:r>
              <w:rPr>
                <w:sz w:val="16"/>
                <w:szCs w:val="16"/>
              </w:rPr>
              <w:t>products,</w:t>
            </w:r>
            <w:r>
              <w:rPr>
                <w:spacing w:val="-7"/>
                <w:sz w:val="16"/>
                <w:szCs w:val="16"/>
              </w:rPr>
              <w:t xml:space="preserve"> </w:t>
            </w:r>
            <w:r>
              <w:rPr>
                <w:sz w:val="16"/>
                <w:szCs w:val="16"/>
              </w:rPr>
              <w:t>or</w:t>
            </w:r>
            <w:r>
              <w:rPr>
                <w:spacing w:val="-6"/>
                <w:sz w:val="16"/>
                <w:szCs w:val="16"/>
              </w:rPr>
              <w:t xml:space="preserve"> </w:t>
            </w:r>
            <w:r>
              <w:rPr>
                <w:sz w:val="16"/>
                <w:szCs w:val="16"/>
              </w:rPr>
              <w:t>approved</w:t>
            </w:r>
            <w:r>
              <w:rPr>
                <w:spacing w:val="-6"/>
                <w:sz w:val="16"/>
                <w:szCs w:val="16"/>
              </w:rPr>
              <w:t xml:space="preserve"> </w:t>
            </w:r>
            <w:r>
              <w:rPr>
                <w:sz w:val="16"/>
                <w:szCs w:val="16"/>
              </w:rPr>
              <w:t xml:space="preserve">products but from suppliers not approved by </w:t>
            </w:r>
            <w:proofErr w:type="gramStart"/>
            <w:r>
              <w:rPr>
                <w:sz w:val="16"/>
                <w:szCs w:val="16"/>
              </w:rPr>
              <w:t>us;</w:t>
            </w:r>
            <w:proofErr w:type="gramEnd"/>
          </w:p>
          <w:p w14:paraId="3785EFE2" w14:textId="633A9E65" w:rsidR="00C811EF" w:rsidRDefault="00C811EF">
            <w:pPr>
              <w:pStyle w:val="TableParagraph"/>
              <w:numPr>
                <w:ilvl w:val="0"/>
                <w:numId w:val="70"/>
              </w:numPr>
              <w:tabs>
                <w:tab w:val="left" w:pos="799"/>
              </w:tabs>
              <w:kinsoku w:val="0"/>
              <w:overflowPunct w:val="0"/>
              <w:ind w:right="64" w:firstLine="0"/>
              <w:jc w:val="both"/>
              <w:rPr>
                <w:sz w:val="16"/>
                <w:szCs w:val="16"/>
              </w:rPr>
            </w:pPr>
            <w:r>
              <w:rPr>
                <w:sz w:val="16"/>
                <w:szCs w:val="16"/>
              </w:rPr>
              <w:t xml:space="preserve">You offer or sell as a part of the </w:t>
            </w:r>
            <w:del w:id="610" w:author="Matthew Levine" w:date="2025-06-06T13:36:00Z" w16du:dateUtc="2025-06-06T17:36:00Z">
              <w:r w:rsidDel="00D31982">
                <w:rPr>
                  <w:sz w:val="16"/>
                  <w:szCs w:val="16"/>
                </w:rPr>
                <w:delText>Studio</w:delText>
              </w:r>
            </w:del>
            <w:ins w:id="611" w:author="Matthew Levine" w:date="2025-06-06T13:36:00Z" w16du:dateUtc="2025-06-06T17:36:00Z">
              <w:r w:rsidR="00D31982">
                <w:rPr>
                  <w:sz w:val="16"/>
                  <w:szCs w:val="16"/>
                </w:rPr>
                <w:t>[Premise Café]</w:t>
              </w:r>
            </w:ins>
            <w:r>
              <w:rPr>
                <w:sz w:val="16"/>
                <w:szCs w:val="16"/>
              </w:rPr>
              <w:t xml:space="preserve"> any unapproved program, service</w:t>
            </w:r>
            <w:r>
              <w:rPr>
                <w:spacing w:val="-2"/>
                <w:sz w:val="16"/>
                <w:szCs w:val="16"/>
              </w:rPr>
              <w:t xml:space="preserve"> </w:t>
            </w:r>
            <w:r>
              <w:rPr>
                <w:sz w:val="16"/>
                <w:szCs w:val="16"/>
              </w:rPr>
              <w:t>or</w:t>
            </w:r>
            <w:r>
              <w:rPr>
                <w:spacing w:val="-2"/>
                <w:sz w:val="16"/>
                <w:szCs w:val="16"/>
              </w:rPr>
              <w:t xml:space="preserve"> </w:t>
            </w:r>
            <w:r>
              <w:rPr>
                <w:sz w:val="16"/>
                <w:szCs w:val="16"/>
              </w:rPr>
              <w:t>product,</w:t>
            </w:r>
            <w:r>
              <w:rPr>
                <w:spacing w:val="-3"/>
                <w:sz w:val="16"/>
                <w:szCs w:val="16"/>
              </w:rPr>
              <w:t xml:space="preserve"> </w:t>
            </w:r>
            <w:r>
              <w:rPr>
                <w:sz w:val="16"/>
                <w:szCs w:val="16"/>
              </w:rPr>
              <w:t>or</w:t>
            </w:r>
            <w:r>
              <w:rPr>
                <w:spacing w:val="-2"/>
                <w:sz w:val="16"/>
                <w:szCs w:val="16"/>
              </w:rPr>
              <w:t xml:space="preserve"> </w:t>
            </w:r>
            <w:r>
              <w:rPr>
                <w:sz w:val="16"/>
                <w:szCs w:val="16"/>
              </w:rPr>
              <w:t>if</w:t>
            </w:r>
            <w:r>
              <w:rPr>
                <w:spacing w:val="-3"/>
                <w:sz w:val="16"/>
                <w:szCs w:val="16"/>
              </w:rPr>
              <w:t xml:space="preserve"> </w:t>
            </w:r>
            <w:r>
              <w:rPr>
                <w:sz w:val="16"/>
                <w:szCs w:val="16"/>
              </w:rPr>
              <w:t>you</w:t>
            </w:r>
            <w:r>
              <w:rPr>
                <w:spacing w:val="-2"/>
                <w:sz w:val="16"/>
                <w:szCs w:val="16"/>
              </w:rPr>
              <w:t xml:space="preserve"> </w:t>
            </w:r>
            <w:r>
              <w:rPr>
                <w:sz w:val="16"/>
                <w:szCs w:val="16"/>
              </w:rPr>
              <w:t>cease</w:t>
            </w:r>
            <w:r>
              <w:rPr>
                <w:spacing w:val="-4"/>
                <w:sz w:val="16"/>
                <w:szCs w:val="16"/>
              </w:rPr>
              <w:t xml:space="preserve"> </w:t>
            </w:r>
            <w:r>
              <w:rPr>
                <w:sz w:val="16"/>
                <w:szCs w:val="16"/>
              </w:rPr>
              <w:t>to</w:t>
            </w:r>
            <w:r>
              <w:rPr>
                <w:spacing w:val="-2"/>
                <w:sz w:val="16"/>
                <w:szCs w:val="16"/>
              </w:rPr>
              <w:t xml:space="preserve"> </w:t>
            </w:r>
            <w:r>
              <w:rPr>
                <w:sz w:val="16"/>
                <w:szCs w:val="16"/>
              </w:rPr>
              <w:t>offer</w:t>
            </w:r>
            <w:r>
              <w:rPr>
                <w:spacing w:val="-2"/>
                <w:sz w:val="16"/>
                <w:szCs w:val="16"/>
              </w:rPr>
              <w:t xml:space="preserve"> </w:t>
            </w:r>
            <w:r>
              <w:rPr>
                <w:sz w:val="16"/>
                <w:szCs w:val="16"/>
              </w:rPr>
              <w:t>or</w:t>
            </w:r>
            <w:r>
              <w:rPr>
                <w:spacing w:val="-2"/>
                <w:sz w:val="16"/>
                <w:szCs w:val="16"/>
              </w:rPr>
              <w:t xml:space="preserve"> </w:t>
            </w:r>
            <w:r>
              <w:rPr>
                <w:sz w:val="16"/>
                <w:szCs w:val="16"/>
              </w:rPr>
              <w:t>sell</w:t>
            </w:r>
            <w:r>
              <w:rPr>
                <w:spacing w:val="-4"/>
                <w:sz w:val="16"/>
                <w:szCs w:val="16"/>
              </w:rPr>
              <w:t xml:space="preserve"> </w:t>
            </w:r>
            <w:r>
              <w:rPr>
                <w:sz w:val="16"/>
                <w:szCs w:val="16"/>
              </w:rPr>
              <w:t xml:space="preserve">any of the Products and Services required by </w:t>
            </w:r>
            <w:proofErr w:type="gramStart"/>
            <w:r>
              <w:rPr>
                <w:sz w:val="16"/>
                <w:szCs w:val="16"/>
              </w:rPr>
              <w:t>us;</w:t>
            </w:r>
            <w:proofErr w:type="gramEnd"/>
          </w:p>
          <w:p w14:paraId="285093A2" w14:textId="1828A02B" w:rsidR="00C811EF" w:rsidRDefault="00C811EF">
            <w:pPr>
              <w:pStyle w:val="TableParagraph"/>
              <w:numPr>
                <w:ilvl w:val="0"/>
                <w:numId w:val="70"/>
              </w:numPr>
              <w:tabs>
                <w:tab w:val="left" w:pos="799"/>
              </w:tabs>
              <w:kinsoku w:val="0"/>
              <w:overflowPunct w:val="0"/>
              <w:ind w:right="65" w:firstLine="0"/>
              <w:jc w:val="both"/>
              <w:rPr>
                <w:sz w:val="16"/>
                <w:szCs w:val="16"/>
              </w:rPr>
            </w:pPr>
            <w:r>
              <w:rPr>
                <w:sz w:val="16"/>
                <w:szCs w:val="16"/>
              </w:rPr>
              <w:t xml:space="preserve">You give any security interest in any of your property or assets of the </w:t>
            </w:r>
            <w:del w:id="612" w:author="Matthew Levine" w:date="2025-06-06T13:36:00Z" w16du:dateUtc="2025-06-06T17:36:00Z">
              <w:r w:rsidDel="00D31982">
                <w:rPr>
                  <w:sz w:val="16"/>
                  <w:szCs w:val="16"/>
                </w:rPr>
                <w:delText>Studio</w:delText>
              </w:r>
            </w:del>
            <w:ins w:id="613" w:author="Matthew Levine" w:date="2025-06-06T13:36:00Z" w16du:dateUtc="2025-06-06T17:36:00Z">
              <w:r w:rsidR="00D31982">
                <w:rPr>
                  <w:sz w:val="16"/>
                  <w:szCs w:val="16"/>
                </w:rPr>
                <w:t>[Premise Café]</w:t>
              </w:r>
            </w:ins>
            <w:r>
              <w:rPr>
                <w:sz w:val="16"/>
                <w:szCs w:val="16"/>
              </w:rPr>
              <w:t>, or</w:t>
            </w:r>
            <w:r>
              <w:rPr>
                <w:spacing w:val="-1"/>
                <w:sz w:val="16"/>
                <w:szCs w:val="16"/>
              </w:rPr>
              <w:t xml:space="preserve"> </w:t>
            </w:r>
            <w:r>
              <w:rPr>
                <w:sz w:val="16"/>
                <w:szCs w:val="16"/>
              </w:rPr>
              <w:t>sell any such property or assets without first receiving our prior written consent such that the foregoing materially impairs the operation of the</w:t>
            </w:r>
            <w:r>
              <w:rPr>
                <w:spacing w:val="-1"/>
                <w:sz w:val="16"/>
                <w:szCs w:val="16"/>
              </w:rPr>
              <w:t xml:space="preserve"> </w:t>
            </w:r>
            <w:del w:id="614" w:author="Matthew Levine" w:date="2025-06-06T13:36:00Z" w16du:dateUtc="2025-06-06T17:36:00Z">
              <w:r w:rsidDel="00D31982">
                <w:rPr>
                  <w:sz w:val="16"/>
                  <w:szCs w:val="16"/>
                </w:rPr>
                <w:delText>Studio</w:delText>
              </w:r>
            </w:del>
            <w:ins w:id="615" w:author="Matthew Levine" w:date="2025-06-06T13:36:00Z" w16du:dateUtc="2025-06-06T17:36:00Z">
              <w:r w:rsidR="00D31982">
                <w:rPr>
                  <w:sz w:val="16"/>
                  <w:szCs w:val="16"/>
                </w:rPr>
                <w:t>[Premise Café]</w:t>
              </w:r>
            </w:ins>
            <w:r>
              <w:rPr>
                <w:sz w:val="16"/>
                <w:szCs w:val="16"/>
              </w:rPr>
              <w:t xml:space="preserve"> or any security interest which we may have in respect to the Franchise Agreement;</w:t>
            </w:r>
          </w:p>
          <w:p w14:paraId="363C8239" w14:textId="77777777" w:rsidR="00C811EF" w:rsidRDefault="00C811EF">
            <w:pPr>
              <w:pStyle w:val="TableParagraph"/>
              <w:numPr>
                <w:ilvl w:val="0"/>
                <w:numId w:val="70"/>
              </w:numPr>
              <w:tabs>
                <w:tab w:val="left" w:pos="799"/>
              </w:tabs>
              <w:kinsoku w:val="0"/>
              <w:overflowPunct w:val="0"/>
              <w:ind w:right="66" w:firstLine="0"/>
              <w:jc w:val="both"/>
              <w:rPr>
                <w:sz w:val="16"/>
                <w:szCs w:val="16"/>
              </w:rPr>
            </w:pPr>
            <w:r>
              <w:rPr>
                <w:sz w:val="16"/>
                <w:szCs w:val="16"/>
              </w:rPr>
              <w:t xml:space="preserve">You fail to timely pay any vendors, suppliers or landlord more than 2 times during the Term or any renewal </w:t>
            </w:r>
            <w:proofErr w:type="gramStart"/>
            <w:r>
              <w:rPr>
                <w:sz w:val="16"/>
                <w:szCs w:val="16"/>
              </w:rPr>
              <w:t>term;</w:t>
            </w:r>
            <w:proofErr w:type="gramEnd"/>
          </w:p>
          <w:p w14:paraId="4A5C8C6A" w14:textId="1ED63E44" w:rsidR="00C811EF" w:rsidRDefault="00C811EF">
            <w:pPr>
              <w:pStyle w:val="TableParagraph"/>
              <w:numPr>
                <w:ilvl w:val="0"/>
                <w:numId w:val="70"/>
              </w:numPr>
              <w:tabs>
                <w:tab w:val="left" w:pos="799"/>
              </w:tabs>
              <w:kinsoku w:val="0"/>
              <w:overflowPunct w:val="0"/>
              <w:ind w:right="64" w:firstLine="0"/>
              <w:jc w:val="both"/>
              <w:rPr>
                <w:spacing w:val="-2"/>
                <w:sz w:val="16"/>
                <w:szCs w:val="16"/>
              </w:rPr>
            </w:pPr>
            <w:r>
              <w:rPr>
                <w:sz w:val="16"/>
                <w:szCs w:val="16"/>
              </w:rPr>
              <w:t>You</w:t>
            </w:r>
            <w:r>
              <w:rPr>
                <w:spacing w:val="-1"/>
                <w:sz w:val="16"/>
                <w:szCs w:val="16"/>
              </w:rPr>
              <w:t xml:space="preserve"> </w:t>
            </w:r>
            <w:r>
              <w:rPr>
                <w:sz w:val="16"/>
                <w:szCs w:val="16"/>
              </w:rPr>
              <w:t>fail to</w:t>
            </w:r>
            <w:r>
              <w:rPr>
                <w:spacing w:val="-3"/>
                <w:sz w:val="16"/>
                <w:szCs w:val="16"/>
              </w:rPr>
              <w:t xml:space="preserve"> </w:t>
            </w:r>
            <w:r>
              <w:rPr>
                <w:sz w:val="16"/>
                <w:szCs w:val="16"/>
              </w:rPr>
              <w:t>open the</w:t>
            </w:r>
            <w:r>
              <w:rPr>
                <w:spacing w:val="-3"/>
                <w:sz w:val="16"/>
                <w:szCs w:val="16"/>
              </w:rPr>
              <w:t xml:space="preserve"> </w:t>
            </w:r>
            <w:del w:id="616" w:author="Matthew Levine" w:date="2025-06-06T13:36:00Z" w16du:dateUtc="2025-06-06T17:36:00Z">
              <w:r w:rsidDel="00D31982">
                <w:rPr>
                  <w:sz w:val="16"/>
                  <w:szCs w:val="16"/>
                </w:rPr>
                <w:delText>Studio</w:delText>
              </w:r>
            </w:del>
            <w:ins w:id="617" w:author="Matthew Levine" w:date="2025-06-06T13:36:00Z" w16du:dateUtc="2025-06-06T17:36:00Z">
              <w:r w:rsidR="00D31982">
                <w:rPr>
                  <w:sz w:val="16"/>
                  <w:szCs w:val="16"/>
                </w:rPr>
                <w:t>[Premise Café]</w:t>
              </w:r>
            </w:ins>
            <w:r>
              <w:rPr>
                <w:spacing w:val="-3"/>
                <w:sz w:val="16"/>
                <w:szCs w:val="16"/>
              </w:rPr>
              <w:t xml:space="preserve"> </w:t>
            </w:r>
            <w:r>
              <w:rPr>
                <w:sz w:val="16"/>
                <w:szCs w:val="16"/>
              </w:rPr>
              <w:t>for business</w:t>
            </w:r>
            <w:r>
              <w:rPr>
                <w:spacing w:val="-1"/>
                <w:sz w:val="16"/>
                <w:szCs w:val="16"/>
              </w:rPr>
              <w:t xml:space="preserve"> </w:t>
            </w:r>
            <w:r>
              <w:rPr>
                <w:sz w:val="16"/>
                <w:szCs w:val="16"/>
              </w:rPr>
              <w:t>within</w:t>
            </w:r>
            <w:r>
              <w:rPr>
                <w:spacing w:val="-3"/>
                <w:sz w:val="16"/>
                <w:szCs w:val="16"/>
              </w:rPr>
              <w:t xml:space="preserve"> </w:t>
            </w:r>
            <w:r>
              <w:rPr>
                <w:sz w:val="16"/>
                <w:szCs w:val="16"/>
              </w:rPr>
              <w:t xml:space="preserve">240 days of the Effective Date, except where such failure is due solely to an unavoidable delay referred to at Section 18.8 of the Franchise </w:t>
            </w:r>
            <w:proofErr w:type="gramStart"/>
            <w:r>
              <w:rPr>
                <w:spacing w:val="-2"/>
                <w:sz w:val="16"/>
                <w:szCs w:val="16"/>
              </w:rPr>
              <w:t>Agreement;</w:t>
            </w:r>
            <w:proofErr w:type="gramEnd"/>
          </w:p>
          <w:p w14:paraId="5B8391D4" w14:textId="64ABBC6A" w:rsidR="00C811EF" w:rsidRDefault="00C811EF">
            <w:pPr>
              <w:pStyle w:val="TableParagraph"/>
              <w:numPr>
                <w:ilvl w:val="0"/>
                <w:numId w:val="70"/>
              </w:numPr>
              <w:tabs>
                <w:tab w:val="left" w:pos="799"/>
              </w:tabs>
              <w:kinsoku w:val="0"/>
              <w:overflowPunct w:val="0"/>
              <w:ind w:right="65" w:firstLine="0"/>
              <w:jc w:val="both"/>
              <w:rPr>
                <w:spacing w:val="-2"/>
                <w:sz w:val="16"/>
                <w:szCs w:val="16"/>
              </w:rPr>
            </w:pPr>
            <w:r>
              <w:rPr>
                <w:sz w:val="16"/>
                <w:szCs w:val="16"/>
              </w:rPr>
              <w:t>You interfere or attempt to interfere with our</w:t>
            </w:r>
            <w:r>
              <w:rPr>
                <w:spacing w:val="-2"/>
                <w:sz w:val="16"/>
                <w:szCs w:val="16"/>
              </w:rPr>
              <w:t xml:space="preserve"> </w:t>
            </w:r>
            <w:r>
              <w:rPr>
                <w:sz w:val="16"/>
                <w:szCs w:val="16"/>
              </w:rPr>
              <w:t xml:space="preserve">ability or right to franchise or license others to use and employ the Marks or </w:t>
            </w:r>
            <w:r w:rsidR="00240D2F">
              <w:rPr>
                <w:sz w:val="16"/>
                <w:szCs w:val="16"/>
              </w:rPr>
              <w:t>[SYSTEM NAME</w:t>
            </w:r>
            <w:proofErr w:type="gramStart"/>
            <w:r w:rsidR="00240D2F">
              <w:rPr>
                <w:sz w:val="16"/>
                <w:szCs w:val="16"/>
              </w:rPr>
              <w:t>]</w:t>
            </w:r>
            <w:r>
              <w:rPr>
                <w:spacing w:val="-2"/>
                <w:sz w:val="16"/>
                <w:szCs w:val="16"/>
              </w:rPr>
              <w:t>;</w:t>
            </w:r>
            <w:proofErr w:type="gramEnd"/>
          </w:p>
          <w:p w14:paraId="617E4B41" w14:textId="77777777" w:rsidR="00C811EF" w:rsidRDefault="00C811EF">
            <w:pPr>
              <w:pStyle w:val="TableParagraph"/>
              <w:numPr>
                <w:ilvl w:val="0"/>
                <w:numId w:val="70"/>
              </w:numPr>
              <w:tabs>
                <w:tab w:val="left" w:pos="799"/>
              </w:tabs>
              <w:kinsoku w:val="0"/>
              <w:overflowPunct w:val="0"/>
              <w:ind w:right="64" w:firstLine="0"/>
              <w:jc w:val="both"/>
              <w:rPr>
                <w:sz w:val="16"/>
                <w:szCs w:val="16"/>
              </w:rPr>
            </w:pPr>
            <w:r>
              <w:rPr>
                <w:sz w:val="16"/>
                <w:szCs w:val="16"/>
              </w:rPr>
              <w:t>You interfere or attempt to interfere with our contractual relations with other franchisees, customers, employees, advertising agencies or any third parties;</w:t>
            </w:r>
          </w:p>
        </w:tc>
      </w:tr>
    </w:tbl>
    <w:p w14:paraId="0D307BB3"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18064D42" w14:textId="77777777" w:rsidR="00C811EF" w:rsidRDefault="00C811EF">
      <w:pPr>
        <w:pStyle w:val="BodyText"/>
        <w:kinsoku w:val="0"/>
        <w:overflowPunct w:val="0"/>
        <w:rPr>
          <w:b/>
          <w:bCs/>
        </w:rPr>
      </w:pPr>
    </w:p>
    <w:p w14:paraId="44CE9E8A" w14:textId="77777777" w:rsidR="00C811EF" w:rsidRDefault="00C811EF">
      <w:pPr>
        <w:pStyle w:val="BodyText"/>
        <w:kinsoku w:val="0"/>
        <w:overflowPunct w:val="0"/>
        <w:rPr>
          <w:b/>
          <w:bCs/>
        </w:rPr>
      </w:pPr>
    </w:p>
    <w:p w14:paraId="45A4EB80" w14:textId="77777777" w:rsidR="00C811EF" w:rsidRDefault="00C811EF">
      <w:pPr>
        <w:pStyle w:val="BodyText"/>
        <w:kinsoku w:val="0"/>
        <w:overflowPunct w:val="0"/>
        <w:rPr>
          <w:b/>
          <w:bCs/>
        </w:rPr>
      </w:pPr>
    </w:p>
    <w:p w14:paraId="62EB5F65"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17F4F977"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7AB793FC" w14:textId="77777777" w:rsidR="00C811EF" w:rsidRDefault="00C811EF">
            <w:pPr>
              <w:pStyle w:val="TableParagraph"/>
              <w:kinsoku w:val="0"/>
              <w:overflowPunct w:val="0"/>
              <w:spacing w:before="91"/>
              <w:rPr>
                <w:b/>
                <w:bCs/>
                <w:sz w:val="20"/>
                <w:szCs w:val="20"/>
              </w:rPr>
            </w:pPr>
          </w:p>
          <w:p w14:paraId="6FB512C5"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109E02E2"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18E1608F" w14:textId="77777777" w:rsidR="00C811EF" w:rsidRDefault="00C811EF">
            <w:pPr>
              <w:pStyle w:val="TableParagraph"/>
              <w:kinsoku w:val="0"/>
              <w:overflowPunct w:val="0"/>
              <w:spacing w:before="91"/>
              <w:rPr>
                <w:b/>
                <w:bCs/>
                <w:sz w:val="20"/>
                <w:szCs w:val="20"/>
              </w:rPr>
            </w:pPr>
          </w:p>
          <w:p w14:paraId="19421A3B"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71589241" w14:textId="77777777">
        <w:trPr>
          <w:trHeight w:val="5308"/>
        </w:trPr>
        <w:tc>
          <w:tcPr>
            <w:tcW w:w="2791" w:type="dxa"/>
            <w:tcBorders>
              <w:top w:val="single" w:sz="6" w:space="0" w:color="000000"/>
              <w:left w:val="single" w:sz="4" w:space="0" w:color="000000"/>
              <w:bottom w:val="single" w:sz="6" w:space="0" w:color="000000"/>
              <w:right w:val="single" w:sz="4" w:space="0" w:color="000000"/>
            </w:tcBorders>
          </w:tcPr>
          <w:p w14:paraId="2C130E44"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72171DD8"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7BE0CAD2" w14:textId="77777777" w:rsidR="00C811EF" w:rsidRDefault="00C811EF">
            <w:pPr>
              <w:pStyle w:val="TableParagraph"/>
              <w:numPr>
                <w:ilvl w:val="0"/>
                <w:numId w:val="69"/>
              </w:numPr>
              <w:tabs>
                <w:tab w:val="left" w:pos="799"/>
              </w:tabs>
              <w:kinsoku w:val="0"/>
              <w:overflowPunct w:val="0"/>
              <w:spacing w:before="79"/>
              <w:ind w:right="64" w:firstLine="0"/>
              <w:jc w:val="both"/>
              <w:rPr>
                <w:sz w:val="16"/>
                <w:szCs w:val="16"/>
              </w:rPr>
            </w:pPr>
            <w:r>
              <w:rPr>
                <w:sz w:val="16"/>
                <w:szCs w:val="16"/>
              </w:rPr>
              <w:t>You</w:t>
            </w:r>
            <w:r>
              <w:rPr>
                <w:spacing w:val="-12"/>
                <w:sz w:val="16"/>
                <w:szCs w:val="16"/>
              </w:rPr>
              <w:t xml:space="preserve"> </w:t>
            </w:r>
            <w:r>
              <w:rPr>
                <w:sz w:val="16"/>
                <w:szCs w:val="16"/>
              </w:rPr>
              <w:t>fail</w:t>
            </w:r>
            <w:r>
              <w:rPr>
                <w:spacing w:val="-11"/>
                <w:sz w:val="16"/>
                <w:szCs w:val="16"/>
              </w:rPr>
              <w:t xml:space="preserve"> </w:t>
            </w:r>
            <w:r>
              <w:rPr>
                <w:sz w:val="16"/>
                <w:szCs w:val="16"/>
              </w:rPr>
              <w:t>to</w:t>
            </w:r>
            <w:r>
              <w:rPr>
                <w:spacing w:val="-11"/>
                <w:sz w:val="16"/>
                <w:szCs w:val="16"/>
              </w:rPr>
              <w:t xml:space="preserve"> </w:t>
            </w:r>
            <w:r>
              <w:rPr>
                <w:sz w:val="16"/>
                <w:szCs w:val="16"/>
              </w:rPr>
              <w:t>maintain</w:t>
            </w:r>
            <w:r>
              <w:rPr>
                <w:spacing w:val="-11"/>
                <w:sz w:val="16"/>
                <w:szCs w:val="16"/>
              </w:rPr>
              <w:t xml:space="preserve"> </w:t>
            </w:r>
            <w:r>
              <w:rPr>
                <w:sz w:val="16"/>
                <w:szCs w:val="16"/>
              </w:rPr>
              <w:t>confidential</w:t>
            </w:r>
            <w:r>
              <w:rPr>
                <w:spacing w:val="-11"/>
                <w:sz w:val="16"/>
                <w:szCs w:val="16"/>
              </w:rPr>
              <w:t xml:space="preserve"> </w:t>
            </w:r>
            <w:r>
              <w:rPr>
                <w:sz w:val="16"/>
                <w:szCs w:val="16"/>
              </w:rPr>
              <w:t>any</w:t>
            </w:r>
            <w:r>
              <w:rPr>
                <w:spacing w:val="-11"/>
                <w:sz w:val="16"/>
                <w:szCs w:val="16"/>
              </w:rPr>
              <w:t xml:space="preserve"> </w:t>
            </w:r>
            <w:r>
              <w:rPr>
                <w:sz w:val="16"/>
                <w:szCs w:val="16"/>
              </w:rPr>
              <w:t>information</w:t>
            </w:r>
            <w:r>
              <w:rPr>
                <w:spacing w:val="-11"/>
                <w:sz w:val="16"/>
                <w:szCs w:val="16"/>
              </w:rPr>
              <w:t xml:space="preserve"> </w:t>
            </w:r>
            <w:r>
              <w:rPr>
                <w:sz w:val="16"/>
                <w:szCs w:val="16"/>
              </w:rPr>
              <w:t xml:space="preserve">designated by us as </w:t>
            </w:r>
            <w:proofErr w:type="gramStart"/>
            <w:r>
              <w:rPr>
                <w:sz w:val="16"/>
                <w:szCs w:val="16"/>
              </w:rPr>
              <w:t>confidential;</w:t>
            </w:r>
            <w:proofErr w:type="gramEnd"/>
          </w:p>
          <w:p w14:paraId="79D1D518" w14:textId="2B681E3A" w:rsidR="00C811EF" w:rsidRDefault="00C811EF">
            <w:pPr>
              <w:pStyle w:val="TableParagraph"/>
              <w:numPr>
                <w:ilvl w:val="0"/>
                <w:numId w:val="69"/>
              </w:numPr>
              <w:tabs>
                <w:tab w:val="left" w:pos="799"/>
              </w:tabs>
              <w:kinsoku w:val="0"/>
              <w:overflowPunct w:val="0"/>
              <w:spacing w:before="1"/>
              <w:ind w:right="66" w:firstLine="0"/>
              <w:jc w:val="both"/>
              <w:rPr>
                <w:sz w:val="16"/>
                <w:szCs w:val="16"/>
              </w:rPr>
            </w:pPr>
            <w:r>
              <w:rPr>
                <w:sz w:val="16"/>
                <w:szCs w:val="16"/>
              </w:rPr>
              <w:t>Your or</w:t>
            </w:r>
            <w:r>
              <w:rPr>
                <w:spacing w:val="-3"/>
                <w:sz w:val="16"/>
                <w:szCs w:val="16"/>
              </w:rPr>
              <w:t xml:space="preserve"> </w:t>
            </w:r>
            <w:r>
              <w:rPr>
                <w:sz w:val="16"/>
                <w:szCs w:val="16"/>
              </w:rPr>
              <w:t>your</w:t>
            </w:r>
            <w:r>
              <w:rPr>
                <w:spacing w:val="-3"/>
                <w:sz w:val="16"/>
                <w:szCs w:val="16"/>
              </w:rPr>
              <w:t xml:space="preserve"> </w:t>
            </w:r>
            <w:r>
              <w:rPr>
                <w:sz w:val="16"/>
                <w:szCs w:val="16"/>
              </w:rPr>
              <w:t>employees’</w:t>
            </w:r>
            <w:r>
              <w:rPr>
                <w:spacing w:val="-4"/>
                <w:sz w:val="16"/>
                <w:szCs w:val="16"/>
              </w:rPr>
              <w:t xml:space="preserve"> </w:t>
            </w:r>
            <w:r>
              <w:rPr>
                <w:sz w:val="16"/>
                <w:szCs w:val="16"/>
              </w:rPr>
              <w:t>conduct</w:t>
            </w:r>
            <w:r>
              <w:rPr>
                <w:spacing w:val="-1"/>
                <w:sz w:val="16"/>
                <w:szCs w:val="16"/>
              </w:rPr>
              <w:t xml:space="preserve"> </w:t>
            </w:r>
            <w:r>
              <w:rPr>
                <w:sz w:val="16"/>
                <w:szCs w:val="16"/>
              </w:rPr>
              <w:t>materially</w:t>
            </w:r>
            <w:r>
              <w:rPr>
                <w:spacing w:val="-1"/>
                <w:sz w:val="16"/>
                <w:szCs w:val="16"/>
              </w:rPr>
              <w:t xml:space="preserve"> </w:t>
            </w:r>
            <w:r>
              <w:rPr>
                <w:sz w:val="16"/>
                <w:szCs w:val="16"/>
              </w:rPr>
              <w:t xml:space="preserve">and adversely affects </w:t>
            </w:r>
            <w:r w:rsidR="00240D2F">
              <w:rPr>
                <w:sz w:val="16"/>
                <w:szCs w:val="16"/>
              </w:rPr>
              <w:t>[SYSTEM NAME]</w:t>
            </w:r>
            <w:r>
              <w:rPr>
                <w:sz w:val="16"/>
                <w:szCs w:val="16"/>
              </w:rPr>
              <w:t xml:space="preserve">, the Marks, our goodwill or </w:t>
            </w:r>
            <w:proofErr w:type="gramStart"/>
            <w:r>
              <w:rPr>
                <w:sz w:val="16"/>
                <w:szCs w:val="16"/>
              </w:rPr>
              <w:t>reputation;</w:t>
            </w:r>
            <w:proofErr w:type="gramEnd"/>
          </w:p>
          <w:p w14:paraId="01E8EED6" w14:textId="77777777" w:rsidR="00C811EF" w:rsidRDefault="00C811EF">
            <w:pPr>
              <w:pStyle w:val="TableParagraph"/>
              <w:numPr>
                <w:ilvl w:val="0"/>
                <w:numId w:val="69"/>
              </w:numPr>
              <w:tabs>
                <w:tab w:val="left" w:pos="799"/>
              </w:tabs>
              <w:kinsoku w:val="0"/>
              <w:overflowPunct w:val="0"/>
              <w:ind w:right="66" w:firstLine="0"/>
              <w:jc w:val="both"/>
              <w:rPr>
                <w:sz w:val="16"/>
                <w:szCs w:val="16"/>
              </w:rPr>
            </w:pPr>
            <w:r>
              <w:rPr>
                <w:sz w:val="16"/>
                <w:szCs w:val="16"/>
              </w:rPr>
              <w:t xml:space="preserve">You or your employees knowingly maintain false books or records or submit any false reports to </w:t>
            </w:r>
            <w:proofErr w:type="gramStart"/>
            <w:r>
              <w:rPr>
                <w:sz w:val="16"/>
                <w:szCs w:val="16"/>
              </w:rPr>
              <w:t>us;</w:t>
            </w:r>
            <w:proofErr w:type="gramEnd"/>
          </w:p>
          <w:p w14:paraId="601F379F" w14:textId="77777777" w:rsidR="00C811EF" w:rsidRDefault="00C811EF">
            <w:pPr>
              <w:pStyle w:val="TableParagraph"/>
              <w:numPr>
                <w:ilvl w:val="0"/>
                <w:numId w:val="69"/>
              </w:numPr>
              <w:tabs>
                <w:tab w:val="left" w:pos="799"/>
              </w:tabs>
              <w:kinsoku w:val="0"/>
              <w:overflowPunct w:val="0"/>
              <w:ind w:right="64" w:firstLine="0"/>
              <w:jc w:val="both"/>
              <w:rPr>
                <w:sz w:val="16"/>
                <w:szCs w:val="16"/>
              </w:rPr>
            </w:pPr>
            <w:r>
              <w:rPr>
                <w:sz w:val="16"/>
                <w:szCs w:val="16"/>
              </w:rPr>
              <w:t>You fail to execute and deliver back to us, Lease or the Addendum</w:t>
            </w:r>
            <w:r>
              <w:rPr>
                <w:spacing w:val="-1"/>
                <w:sz w:val="16"/>
                <w:szCs w:val="16"/>
              </w:rPr>
              <w:t xml:space="preserve"> </w:t>
            </w:r>
            <w:r>
              <w:rPr>
                <w:sz w:val="16"/>
                <w:szCs w:val="16"/>
              </w:rPr>
              <w:t>to Lease</w:t>
            </w:r>
            <w:r>
              <w:rPr>
                <w:spacing w:val="-2"/>
                <w:sz w:val="16"/>
                <w:szCs w:val="16"/>
              </w:rPr>
              <w:t xml:space="preserve"> </w:t>
            </w:r>
            <w:r>
              <w:rPr>
                <w:sz w:val="16"/>
                <w:szCs w:val="16"/>
              </w:rPr>
              <w:t>on</w:t>
            </w:r>
            <w:r>
              <w:rPr>
                <w:spacing w:val="-2"/>
                <w:sz w:val="16"/>
                <w:szCs w:val="16"/>
              </w:rPr>
              <w:t xml:space="preserve"> </w:t>
            </w:r>
            <w:r>
              <w:rPr>
                <w:sz w:val="16"/>
                <w:szCs w:val="16"/>
              </w:rPr>
              <w:t>the earlier</w:t>
            </w:r>
            <w:r>
              <w:rPr>
                <w:spacing w:val="-2"/>
                <w:sz w:val="16"/>
                <w:szCs w:val="16"/>
              </w:rPr>
              <w:t xml:space="preserve"> </w:t>
            </w:r>
            <w:r>
              <w:rPr>
                <w:sz w:val="16"/>
                <w:szCs w:val="16"/>
              </w:rPr>
              <w:t>of our</w:t>
            </w:r>
            <w:r>
              <w:rPr>
                <w:spacing w:val="-2"/>
                <w:sz w:val="16"/>
                <w:szCs w:val="16"/>
              </w:rPr>
              <w:t xml:space="preserve"> </w:t>
            </w:r>
            <w:r>
              <w:rPr>
                <w:sz w:val="16"/>
                <w:szCs w:val="16"/>
              </w:rPr>
              <w:t>execution</w:t>
            </w:r>
            <w:r>
              <w:rPr>
                <w:spacing w:val="-2"/>
                <w:sz w:val="16"/>
                <w:szCs w:val="16"/>
              </w:rPr>
              <w:t xml:space="preserve"> </w:t>
            </w:r>
            <w:r>
              <w:rPr>
                <w:sz w:val="16"/>
                <w:szCs w:val="16"/>
              </w:rPr>
              <w:t>of the</w:t>
            </w:r>
            <w:r>
              <w:rPr>
                <w:spacing w:val="-2"/>
                <w:sz w:val="16"/>
                <w:szCs w:val="16"/>
              </w:rPr>
              <w:t xml:space="preserve"> </w:t>
            </w:r>
            <w:r>
              <w:rPr>
                <w:sz w:val="16"/>
                <w:szCs w:val="16"/>
              </w:rPr>
              <w:t xml:space="preserve">Lease and 210 days following the Effective </w:t>
            </w:r>
            <w:proofErr w:type="gramStart"/>
            <w:r>
              <w:rPr>
                <w:sz w:val="16"/>
                <w:szCs w:val="16"/>
              </w:rPr>
              <w:t>Date;</w:t>
            </w:r>
            <w:proofErr w:type="gramEnd"/>
          </w:p>
          <w:p w14:paraId="28A5AB3A" w14:textId="77777777" w:rsidR="00C811EF" w:rsidRDefault="00C811EF">
            <w:pPr>
              <w:pStyle w:val="TableParagraph"/>
              <w:numPr>
                <w:ilvl w:val="0"/>
                <w:numId w:val="69"/>
              </w:numPr>
              <w:tabs>
                <w:tab w:val="left" w:pos="799"/>
              </w:tabs>
              <w:kinsoku w:val="0"/>
              <w:overflowPunct w:val="0"/>
              <w:ind w:right="64" w:firstLine="0"/>
              <w:jc w:val="both"/>
              <w:rPr>
                <w:sz w:val="16"/>
                <w:szCs w:val="16"/>
              </w:rPr>
            </w:pPr>
            <w:r>
              <w:rPr>
                <w:sz w:val="16"/>
                <w:szCs w:val="16"/>
              </w:rPr>
              <w:t>The</w:t>
            </w:r>
            <w:r>
              <w:rPr>
                <w:spacing w:val="-6"/>
                <w:sz w:val="16"/>
                <w:szCs w:val="16"/>
              </w:rPr>
              <w:t xml:space="preserve"> </w:t>
            </w:r>
            <w:r>
              <w:rPr>
                <w:sz w:val="16"/>
                <w:szCs w:val="16"/>
              </w:rPr>
              <w:t>Lease</w:t>
            </w:r>
            <w:r>
              <w:rPr>
                <w:spacing w:val="-7"/>
                <w:sz w:val="16"/>
                <w:szCs w:val="16"/>
              </w:rPr>
              <w:t xml:space="preserve"> </w:t>
            </w:r>
            <w:r>
              <w:rPr>
                <w:sz w:val="16"/>
                <w:szCs w:val="16"/>
              </w:rPr>
              <w:t>is</w:t>
            </w:r>
            <w:r>
              <w:rPr>
                <w:spacing w:val="-7"/>
                <w:sz w:val="16"/>
                <w:szCs w:val="16"/>
              </w:rPr>
              <w:t xml:space="preserve"> </w:t>
            </w:r>
            <w:r>
              <w:rPr>
                <w:sz w:val="16"/>
                <w:szCs w:val="16"/>
              </w:rPr>
              <w:t>terminated</w:t>
            </w:r>
            <w:r>
              <w:rPr>
                <w:spacing w:val="-8"/>
                <w:sz w:val="16"/>
                <w:szCs w:val="16"/>
              </w:rPr>
              <w:t xml:space="preserve"> </w:t>
            </w:r>
            <w:r>
              <w:rPr>
                <w:sz w:val="16"/>
                <w:szCs w:val="16"/>
              </w:rPr>
              <w:t>for</w:t>
            </w:r>
            <w:r>
              <w:rPr>
                <w:spacing w:val="-8"/>
                <w:sz w:val="16"/>
                <w:szCs w:val="16"/>
              </w:rPr>
              <w:t xml:space="preserve"> </w:t>
            </w:r>
            <w:r>
              <w:rPr>
                <w:sz w:val="16"/>
                <w:szCs w:val="16"/>
              </w:rPr>
              <w:t>any</w:t>
            </w:r>
            <w:r>
              <w:rPr>
                <w:spacing w:val="-7"/>
                <w:sz w:val="16"/>
                <w:szCs w:val="16"/>
              </w:rPr>
              <w:t xml:space="preserve"> </w:t>
            </w:r>
            <w:r>
              <w:rPr>
                <w:sz w:val="16"/>
                <w:szCs w:val="16"/>
              </w:rPr>
              <w:t>reason,</w:t>
            </w:r>
            <w:r>
              <w:rPr>
                <w:spacing w:val="-7"/>
                <w:sz w:val="16"/>
                <w:szCs w:val="16"/>
              </w:rPr>
              <w:t xml:space="preserve"> </w:t>
            </w:r>
            <w:r>
              <w:rPr>
                <w:sz w:val="16"/>
                <w:szCs w:val="16"/>
              </w:rPr>
              <w:t>or</w:t>
            </w:r>
            <w:r>
              <w:rPr>
                <w:spacing w:val="-8"/>
                <w:sz w:val="16"/>
                <w:szCs w:val="16"/>
              </w:rPr>
              <w:t xml:space="preserve"> </w:t>
            </w:r>
            <w:r>
              <w:rPr>
                <w:sz w:val="16"/>
                <w:szCs w:val="16"/>
              </w:rPr>
              <w:t>if</w:t>
            </w:r>
            <w:r>
              <w:rPr>
                <w:spacing w:val="-9"/>
                <w:sz w:val="16"/>
                <w:szCs w:val="16"/>
              </w:rPr>
              <w:t xml:space="preserve"> </w:t>
            </w:r>
            <w:r>
              <w:rPr>
                <w:sz w:val="16"/>
                <w:szCs w:val="16"/>
              </w:rPr>
              <w:t>you</w:t>
            </w:r>
            <w:r>
              <w:rPr>
                <w:spacing w:val="-6"/>
                <w:sz w:val="16"/>
                <w:szCs w:val="16"/>
              </w:rPr>
              <w:t xml:space="preserve"> </w:t>
            </w:r>
            <w:r>
              <w:rPr>
                <w:sz w:val="16"/>
                <w:szCs w:val="16"/>
              </w:rPr>
              <w:t>otherwise lose the right of possession of the Premises.</w:t>
            </w:r>
          </w:p>
          <w:p w14:paraId="76A6A017" w14:textId="77777777" w:rsidR="00C811EF" w:rsidRDefault="00C811EF">
            <w:pPr>
              <w:pStyle w:val="TableParagraph"/>
              <w:kinsoku w:val="0"/>
              <w:overflowPunct w:val="0"/>
              <w:ind w:left="79" w:right="63"/>
              <w:jc w:val="both"/>
              <w:rPr>
                <w:sz w:val="16"/>
                <w:szCs w:val="16"/>
              </w:rPr>
            </w:pPr>
            <w:r>
              <w:rPr>
                <w:sz w:val="16"/>
                <w:szCs w:val="16"/>
              </w:rPr>
              <w:t>If</w:t>
            </w:r>
            <w:r>
              <w:rPr>
                <w:spacing w:val="-9"/>
                <w:sz w:val="16"/>
                <w:szCs w:val="16"/>
              </w:rPr>
              <w:t xml:space="preserve"> </w:t>
            </w:r>
            <w:r>
              <w:rPr>
                <w:sz w:val="16"/>
                <w:szCs w:val="16"/>
              </w:rPr>
              <w:t>any</w:t>
            </w:r>
            <w:r>
              <w:rPr>
                <w:spacing w:val="-8"/>
                <w:sz w:val="16"/>
                <w:szCs w:val="16"/>
              </w:rPr>
              <w:t xml:space="preserve"> </w:t>
            </w:r>
            <w:r>
              <w:rPr>
                <w:sz w:val="16"/>
                <w:szCs w:val="16"/>
              </w:rPr>
              <w:t>valid,</w:t>
            </w:r>
            <w:r>
              <w:rPr>
                <w:spacing w:val="-9"/>
                <w:sz w:val="16"/>
                <w:szCs w:val="16"/>
              </w:rPr>
              <w:t xml:space="preserve"> </w:t>
            </w:r>
            <w:r>
              <w:rPr>
                <w:sz w:val="16"/>
                <w:szCs w:val="16"/>
              </w:rPr>
              <w:t>applicable</w:t>
            </w:r>
            <w:r>
              <w:rPr>
                <w:spacing w:val="-8"/>
                <w:sz w:val="16"/>
                <w:szCs w:val="16"/>
              </w:rPr>
              <w:t xml:space="preserve"> </w:t>
            </w:r>
            <w:r>
              <w:rPr>
                <w:sz w:val="16"/>
                <w:szCs w:val="16"/>
              </w:rPr>
              <w:t>law</w:t>
            </w:r>
            <w:r>
              <w:rPr>
                <w:spacing w:val="-10"/>
                <w:sz w:val="16"/>
                <w:szCs w:val="16"/>
              </w:rPr>
              <w:t xml:space="preserve"> </w:t>
            </w:r>
            <w:r>
              <w:rPr>
                <w:sz w:val="16"/>
                <w:szCs w:val="16"/>
              </w:rPr>
              <w:t>or</w:t>
            </w:r>
            <w:r>
              <w:rPr>
                <w:spacing w:val="-8"/>
                <w:sz w:val="16"/>
                <w:szCs w:val="16"/>
              </w:rPr>
              <w:t xml:space="preserve"> </w:t>
            </w:r>
            <w:r>
              <w:rPr>
                <w:sz w:val="16"/>
                <w:szCs w:val="16"/>
              </w:rPr>
              <w:t>regulation</w:t>
            </w:r>
            <w:r>
              <w:rPr>
                <w:spacing w:val="-8"/>
                <w:sz w:val="16"/>
                <w:szCs w:val="16"/>
              </w:rPr>
              <w:t xml:space="preserve"> </w:t>
            </w:r>
            <w:r>
              <w:rPr>
                <w:sz w:val="16"/>
                <w:szCs w:val="16"/>
              </w:rPr>
              <w:t>of</w:t>
            </w:r>
            <w:r>
              <w:rPr>
                <w:spacing w:val="-9"/>
                <w:sz w:val="16"/>
                <w:szCs w:val="16"/>
              </w:rPr>
              <w:t xml:space="preserve"> </w:t>
            </w:r>
            <w:r>
              <w:rPr>
                <w:sz w:val="16"/>
                <w:szCs w:val="16"/>
              </w:rPr>
              <w:t>a</w:t>
            </w:r>
            <w:r>
              <w:rPr>
                <w:spacing w:val="-10"/>
                <w:sz w:val="16"/>
                <w:szCs w:val="16"/>
              </w:rPr>
              <w:t xml:space="preserve"> </w:t>
            </w:r>
            <w:r>
              <w:rPr>
                <w:sz w:val="16"/>
                <w:szCs w:val="16"/>
              </w:rPr>
              <w:t>competent</w:t>
            </w:r>
            <w:r>
              <w:rPr>
                <w:spacing w:val="-9"/>
                <w:sz w:val="16"/>
                <w:szCs w:val="16"/>
              </w:rPr>
              <w:t xml:space="preserve"> </w:t>
            </w:r>
            <w:r>
              <w:rPr>
                <w:sz w:val="16"/>
                <w:szCs w:val="16"/>
              </w:rPr>
              <w:t>governmental authority</w:t>
            </w:r>
            <w:r>
              <w:rPr>
                <w:spacing w:val="-12"/>
                <w:sz w:val="16"/>
                <w:szCs w:val="16"/>
              </w:rPr>
              <w:t xml:space="preserve"> </w:t>
            </w:r>
            <w:r>
              <w:rPr>
                <w:sz w:val="16"/>
                <w:szCs w:val="16"/>
              </w:rPr>
              <w:t>with</w:t>
            </w:r>
            <w:r>
              <w:rPr>
                <w:spacing w:val="-10"/>
                <w:sz w:val="16"/>
                <w:szCs w:val="16"/>
              </w:rPr>
              <w:t xml:space="preserve"> </w:t>
            </w:r>
            <w:r>
              <w:rPr>
                <w:sz w:val="16"/>
                <w:szCs w:val="16"/>
              </w:rPr>
              <w:t>jurisdiction</w:t>
            </w:r>
            <w:r>
              <w:rPr>
                <w:spacing w:val="-10"/>
                <w:sz w:val="16"/>
                <w:szCs w:val="16"/>
              </w:rPr>
              <w:t xml:space="preserve"> </w:t>
            </w:r>
            <w:r>
              <w:rPr>
                <w:sz w:val="16"/>
                <w:szCs w:val="16"/>
              </w:rPr>
              <w:t>over</w:t>
            </w:r>
            <w:r>
              <w:rPr>
                <w:spacing w:val="-12"/>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0"/>
                <w:sz w:val="16"/>
                <w:szCs w:val="16"/>
              </w:rPr>
              <w:t xml:space="preserve"> </w:t>
            </w:r>
            <w:r>
              <w:rPr>
                <w:sz w:val="16"/>
                <w:szCs w:val="16"/>
              </w:rPr>
              <w:t>or</w:t>
            </w:r>
            <w:r>
              <w:rPr>
                <w:spacing w:val="-10"/>
                <w:sz w:val="16"/>
                <w:szCs w:val="16"/>
              </w:rPr>
              <w:t xml:space="preserve"> </w:t>
            </w:r>
            <w:r>
              <w:rPr>
                <w:sz w:val="16"/>
                <w:szCs w:val="16"/>
              </w:rPr>
              <w:t>the</w:t>
            </w:r>
            <w:r>
              <w:rPr>
                <w:spacing w:val="-10"/>
                <w:sz w:val="16"/>
                <w:szCs w:val="16"/>
              </w:rPr>
              <w:t xml:space="preserve"> </w:t>
            </w:r>
            <w:r>
              <w:rPr>
                <w:sz w:val="16"/>
                <w:szCs w:val="16"/>
              </w:rPr>
              <w:t>parties to the</w:t>
            </w:r>
            <w:r>
              <w:rPr>
                <w:spacing w:val="-3"/>
                <w:sz w:val="16"/>
                <w:szCs w:val="16"/>
              </w:rPr>
              <w:t xml:space="preserve"> </w:t>
            </w:r>
            <w:r>
              <w:rPr>
                <w:sz w:val="16"/>
                <w:szCs w:val="16"/>
              </w:rPr>
              <w:t>Franchise Agreement limits</w:t>
            </w:r>
            <w:r>
              <w:rPr>
                <w:spacing w:val="-4"/>
                <w:sz w:val="16"/>
                <w:szCs w:val="16"/>
              </w:rPr>
              <w:t xml:space="preserve"> </w:t>
            </w:r>
            <w:r>
              <w:rPr>
                <w:sz w:val="16"/>
                <w:szCs w:val="16"/>
              </w:rPr>
              <w:t>our rights of termination under</w:t>
            </w:r>
            <w:r>
              <w:rPr>
                <w:spacing w:val="-3"/>
                <w:sz w:val="16"/>
                <w:szCs w:val="16"/>
              </w:rPr>
              <w:t xml:space="preserve"> </w:t>
            </w:r>
            <w:r>
              <w:rPr>
                <w:sz w:val="16"/>
                <w:szCs w:val="16"/>
              </w:rPr>
              <w:t>the Franchise Agreement or requires longer notice or cure periods than those set out above, then the Franchise Agreement is considered modified to conform to the minimum notice, cure periods or restrictions</w:t>
            </w:r>
            <w:r>
              <w:rPr>
                <w:spacing w:val="-12"/>
                <w:sz w:val="16"/>
                <w:szCs w:val="16"/>
              </w:rPr>
              <w:t xml:space="preserve"> </w:t>
            </w:r>
            <w:r>
              <w:rPr>
                <w:sz w:val="16"/>
                <w:szCs w:val="16"/>
              </w:rPr>
              <w:t>upon</w:t>
            </w:r>
            <w:r>
              <w:rPr>
                <w:spacing w:val="-11"/>
                <w:sz w:val="16"/>
                <w:szCs w:val="16"/>
              </w:rPr>
              <w:t xml:space="preserve"> </w:t>
            </w:r>
            <w:r>
              <w:rPr>
                <w:sz w:val="16"/>
                <w:szCs w:val="16"/>
              </w:rPr>
              <w:t>termination</w:t>
            </w:r>
            <w:r>
              <w:rPr>
                <w:spacing w:val="-11"/>
                <w:sz w:val="16"/>
                <w:szCs w:val="16"/>
              </w:rPr>
              <w:t xml:space="preserve"> </w:t>
            </w:r>
            <w:r>
              <w:rPr>
                <w:sz w:val="16"/>
                <w:szCs w:val="16"/>
              </w:rPr>
              <w:t>required</w:t>
            </w:r>
            <w:r>
              <w:rPr>
                <w:spacing w:val="-11"/>
                <w:sz w:val="16"/>
                <w:szCs w:val="16"/>
              </w:rPr>
              <w:t xml:space="preserve"> </w:t>
            </w:r>
            <w:r>
              <w:rPr>
                <w:sz w:val="16"/>
                <w:szCs w:val="16"/>
              </w:rPr>
              <w:t>by</w:t>
            </w:r>
            <w:r>
              <w:rPr>
                <w:spacing w:val="-11"/>
                <w:sz w:val="16"/>
                <w:szCs w:val="16"/>
              </w:rPr>
              <w:t xml:space="preserve"> </w:t>
            </w:r>
            <w:r>
              <w:rPr>
                <w:sz w:val="16"/>
                <w:szCs w:val="16"/>
              </w:rPr>
              <w:t>the</w:t>
            </w:r>
            <w:r>
              <w:rPr>
                <w:spacing w:val="-11"/>
                <w:sz w:val="16"/>
                <w:szCs w:val="16"/>
              </w:rPr>
              <w:t xml:space="preserve"> </w:t>
            </w:r>
            <w:r>
              <w:rPr>
                <w:sz w:val="16"/>
                <w:szCs w:val="16"/>
              </w:rPr>
              <w:t>laws</w:t>
            </w:r>
            <w:r>
              <w:rPr>
                <w:spacing w:val="-11"/>
                <w:sz w:val="16"/>
                <w:szCs w:val="16"/>
              </w:rPr>
              <w:t xml:space="preserve"> </w:t>
            </w:r>
            <w:r>
              <w:rPr>
                <w:sz w:val="16"/>
                <w:szCs w:val="16"/>
              </w:rPr>
              <w:t>and</w:t>
            </w:r>
            <w:r>
              <w:rPr>
                <w:spacing w:val="-11"/>
                <w:sz w:val="16"/>
                <w:szCs w:val="16"/>
              </w:rPr>
              <w:t xml:space="preserve"> </w:t>
            </w:r>
            <w:r>
              <w:rPr>
                <w:sz w:val="16"/>
                <w:szCs w:val="16"/>
              </w:rPr>
              <w:t>regulations.</w:t>
            </w:r>
            <w:r>
              <w:rPr>
                <w:spacing w:val="-12"/>
                <w:sz w:val="16"/>
                <w:szCs w:val="16"/>
              </w:rPr>
              <w:t xml:space="preserve"> </w:t>
            </w:r>
            <w:r>
              <w:rPr>
                <w:sz w:val="16"/>
                <w:szCs w:val="16"/>
              </w:rPr>
              <w:t>We are not, however, precluded from contesting the validity, enforceability or application of the laws or regulations in any action, proceeding, hearing or dispute relating to the Franchise Agreement or the termination of the Franchise Agreement. We shall be entitled to offer you a period to cure the breach or breaches we have identified. Any such offer to extend will not be valid unless made by us in writing. Should we offer you any such cure period and you fail during that</w:t>
            </w:r>
            <w:r>
              <w:rPr>
                <w:spacing w:val="-1"/>
                <w:sz w:val="16"/>
                <w:szCs w:val="16"/>
              </w:rPr>
              <w:t xml:space="preserve"> </w:t>
            </w:r>
            <w:r>
              <w:rPr>
                <w:sz w:val="16"/>
                <w:szCs w:val="16"/>
              </w:rPr>
              <w:t>period</w:t>
            </w:r>
            <w:r>
              <w:rPr>
                <w:spacing w:val="-3"/>
                <w:sz w:val="16"/>
                <w:szCs w:val="16"/>
              </w:rPr>
              <w:t xml:space="preserve"> </w:t>
            </w:r>
            <w:r>
              <w:rPr>
                <w:sz w:val="16"/>
                <w:szCs w:val="16"/>
              </w:rPr>
              <w:t>to</w:t>
            </w:r>
            <w:r>
              <w:rPr>
                <w:spacing w:val="-3"/>
                <w:sz w:val="16"/>
                <w:szCs w:val="16"/>
              </w:rPr>
              <w:t xml:space="preserve"> </w:t>
            </w:r>
            <w:r>
              <w:rPr>
                <w:sz w:val="16"/>
                <w:szCs w:val="16"/>
              </w:rPr>
              <w:t>cure</w:t>
            </w:r>
            <w:r>
              <w:rPr>
                <w:spacing w:val="-3"/>
                <w:sz w:val="16"/>
                <w:szCs w:val="16"/>
              </w:rPr>
              <w:t xml:space="preserve"> </w:t>
            </w:r>
            <w:r>
              <w:rPr>
                <w:sz w:val="16"/>
                <w:szCs w:val="16"/>
              </w:rPr>
              <w:t>the</w:t>
            </w:r>
            <w:r>
              <w:rPr>
                <w:spacing w:val="-3"/>
                <w:sz w:val="16"/>
                <w:szCs w:val="16"/>
              </w:rPr>
              <w:t xml:space="preserve"> </w:t>
            </w:r>
            <w:r>
              <w:rPr>
                <w:sz w:val="16"/>
                <w:szCs w:val="16"/>
              </w:rPr>
              <w:t>breach or</w:t>
            </w:r>
            <w:r>
              <w:rPr>
                <w:spacing w:val="-3"/>
                <w:sz w:val="16"/>
                <w:szCs w:val="16"/>
              </w:rPr>
              <w:t xml:space="preserve"> </w:t>
            </w:r>
            <w:r>
              <w:rPr>
                <w:sz w:val="16"/>
                <w:szCs w:val="16"/>
              </w:rPr>
              <w:t>breaches we</w:t>
            </w:r>
            <w:r>
              <w:rPr>
                <w:spacing w:val="-3"/>
                <w:sz w:val="16"/>
                <w:szCs w:val="16"/>
              </w:rPr>
              <w:t xml:space="preserve"> </w:t>
            </w:r>
            <w:r>
              <w:rPr>
                <w:sz w:val="16"/>
                <w:szCs w:val="16"/>
              </w:rPr>
              <w:t>have</w:t>
            </w:r>
            <w:r>
              <w:rPr>
                <w:spacing w:val="-3"/>
                <w:sz w:val="16"/>
                <w:szCs w:val="16"/>
              </w:rPr>
              <w:t xml:space="preserve"> </w:t>
            </w:r>
            <w:r>
              <w:rPr>
                <w:sz w:val="16"/>
                <w:szCs w:val="16"/>
              </w:rPr>
              <w:t>identified, we will be entitled to terminate the Franchise Agreement effective immediately upon expiration of that period.</w:t>
            </w:r>
          </w:p>
        </w:tc>
      </w:tr>
      <w:tr w:rsidR="00C811EF" w14:paraId="585559BF" w14:textId="77777777">
        <w:trPr>
          <w:trHeight w:val="6042"/>
        </w:trPr>
        <w:tc>
          <w:tcPr>
            <w:tcW w:w="2791" w:type="dxa"/>
            <w:tcBorders>
              <w:top w:val="single" w:sz="6" w:space="0" w:color="000000"/>
              <w:left w:val="single" w:sz="4" w:space="0" w:color="000000"/>
              <w:bottom w:val="single" w:sz="6" w:space="0" w:color="000000"/>
              <w:right w:val="single" w:sz="4" w:space="0" w:color="000000"/>
            </w:tcBorders>
          </w:tcPr>
          <w:p w14:paraId="6DEFCA36" w14:textId="4EF32046" w:rsidR="00C811EF" w:rsidRDefault="00C811EF" w:rsidP="00CB5590">
            <w:pPr>
              <w:pStyle w:val="TableParagraph"/>
              <w:tabs>
                <w:tab w:val="left" w:pos="1228"/>
                <w:tab w:val="left" w:pos="2534"/>
              </w:tabs>
              <w:kinsoku w:val="0"/>
              <w:overflowPunct w:val="0"/>
              <w:spacing w:before="79"/>
              <w:ind w:left="350" w:right="66" w:hanging="272"/>
              <w:jc w:val="both"/>
              <w:rPr>
                <w:spacing w:val="-2"/>
                <w:sz w:val="16"/>
                <w:szCs w:val="16"/>
              </w:rPr>
            </w:pPr>
            <w:r>
              <w:rPr>
                <w:sz w:val="16"/>
                <w:szCs w:val="16"/>
              </w:rPr>
              <w:t>(h)</w:t>
            </w:r>
            <w:r>
              <w:rPr>
                <w:spacing w:val="40"/>
                <w:sz w:val="16"/>
                <w:szCs w:val="16"/>
              </w:rPr>
              <w:t xml:space="preserve"> </w:t>
            </w:r>
            <w:r>
              <w:rPr>
                <w:sz w:val="16"/>
                <w:szCs w:val="16"/>
              </w:rPr>
              <w:t>Your</w:t>
            </w:r>
            <w:r w:rsidR="00CE2948">
              <w:rPr>
                <w:sz w:val="16"/>
                <w:szCs w:val="16"/>
              </w:rPr>
              <w:t xml:space="preserve"> </w:t>
            </w:r>
            <w:r w:rsidR="00CE2948">
              <w:rPr>
                <w:sz w:val="16"/>
                <w:szCs w:val="16"/>
              </w:rPr>
              <w:tab/>
            </w:r>
            <w:r>
              <w:rPr>
                <w:spacing w:val="-2"/>
                <w:sz w:val="16"/>
                <w:szCs w:val="16"/>
              </w:rPr>
              <w:t>obligations</w:t>
            </w:r>
            <w:r w:rsidR="00CE2948">
              <w:rPr>
                <w:spacing w:val="-2"/>
                <w:sz w:val="16"/>
                <w:szCs w:val="16"/>
              </w:rPr>
              <w:t xml:space="preserve"> </w:t>
            </w:r>
            <w:r>
              <w:rPr>
                <w:spacing w:val="-6"/>
                <w:sz w:val="16"/>
                <w:szCs w:val="16"/>
              </w:rPr>
              <w:t>on</w:t>
            </w:r>
            <w:r w:rsidR="00CE2948">
              <w:rPr>
                <w:spacing w:val="-6"/>
                <w:sz w:val="16"/>
                <w:szCs w:val="16"/>
              </w:rPr>
              <w:t xml:space="preserve"> </w:t>
            </w:r>
            <w:r w:rsidR="00CE2948">
              <w:rPr>
                <w:spacing w:val="-2"/>
                <w:sz w:val="16"/>
                <w:szCs w:val="16"/>
              </w:rPr>
              <w:t>t</w:t>
            </w:r>
            <w:r>
              <w:rPr>
                <w:spacing w:val="-2"/>
                <w:sz w:val="16"/>
                <w:szCs w:val="16"/>
              </w:rPr>
              <w:t>ermination/non-renewal</w:t>
            </w:r>
          </w:p>
        </w:tc>
        <w:tc>
          <w:tcPr>
            <w:tcW w:w="1800" w:type="dxa"/>
            <w:tcBorders>
              <w:top w:val="single" w:sz="6" w:space="0" w:color="000000"/>
              <w:left w:val="single" w:sz="4" w:space="0" w:color="000000"/>
              <w:bottom w:val="single" w:sz="6" w:space="0" w:color="000000"/>
              <w:right w:val="single" w:sz="4" w:space="0" w:color="000000"/>
            </w:tcBorders>
          </w:tcPr>
          <w:p w14:paraId="232D6A89" w14:textId="77777777" w:rsidR="00C811EF" w:rsidRDefault="00C811EF">
            <w:pPr>
              <w:pStyle w:val="TableParagraph"/>
              <w:kinsoku w:val="0"/>
              <w:overflowPunct w:val="0"/>
              <w:spacing w:before="79"/>
              <w:ind w:left="79"/>
              <w:rPr>
                <w:spacing w:val="-4"/>
                <w:sz w:val="16"/>
                <w:szCs w:val="16"/>
              </w:rPr>
            </w:pPr>
            <w:r>
              <w:rPr>
                <w:spacing w:val="-4"/>
                <w:sz w:val="16"/>
                <w:szCs w:val="16"/>
              </w:rPr>
              <w:t>12.3</w:t>
            </w:r>
          </w:p>
        </w:tc>
        <w:tc>
          <w:tcPr>
            <w:tcW w:w="5016" w:type="dxa"/>
            <w:tcBorders>
              <w:top w:val="single" w:sz="6" w:space="0" w:color="000000"/>
              <w:left w:val="single" w:sz="4" w:space="0" w:color="000000"/>
              <w:bottom w:val="single" w:sz="6" w:space="0" w:color="000000"/>
              <w:right w:val="single" w:sz="4" w:space="0" w:color="000000"/>
            </w:tcBorders>
          </w:tcPr>
          <w:p w14:paraId="205CD96C" w14:textId="77777777" w:rsidR="00C811EF" w:rsidRDefault="00C811EF">
            <w:pPr>
              <w:pStyle w:val="TableParagraph"/>
              <w:kinsoku w:val="0"/>
              <w:overflowPunct w:val="0"/>
              <w:spacing w:before="79"/>
              <w:ind w:left="79" w:right="68"/>
              <w:jc w:val="both"/>
              <w:rPr>
                <w:sz w:val="16"/>
                <w:szCs w:val="16"/>
              </w:rPr>
            </w:pPr>
            <w:r>
              <w:rPr>
                <w:sz w:val="16"/>
                <w:szCs w:val="16"/>
              </w:rPr>
              <w:t>Upon the Termination of the Franchise Agreement for any reason, you shall immediately:</w:t>
            </w:r>
          </w:p>
          <w:p w14:paraId="250DBAEF" w14:textId="439C54C0" w:rsidR="00C811EF" w:rsidRDefault="00C811EF">
            <w:pPr>
              <w:pStyle w:val="TableParagraph"/>
              <w:numPr>
                <w:ilvl w:val="0"/>
                <w:numId w:val="68"/>
              </w:numPr>
              <w:tabs>
                <w:tab w:val="left" w:pos="799"/>
              </w:tabs>
              <w:kinsoku w:val="0"/>
              <w:overflowPunct w:val="0"/>
              <w:spacing w:line="183" w:lineRule="exact"/>
              <w:jc w:val="both"/>
              <w:rPr>
                <w:spacing w:val="-2"/>
                <w:sz w:val="16"/>
                <w:szCs w:val="16"/>
              </w:rPr>
            </w:pPr>
            <w:r>
              <w:rPr>
                <w:sz w:val="16"/>
                <w:szCs w:val="16"/>
              </w:rPr>
              <w:t>Cease</w:t>
            </w:r>
            <w:r>
              <w:rPr>
                <w:spacing w:val="-3"/>
                <w:sz w:val="16"/>
                <w:szCs w:val="16"/>
              </w:rPr>
              <w:t xml:space="preserve"> </w:t>
            </w:r>
            <w:r>
              <w:rPr>
                <w:sz w:val="16"/>
                <w:szCs w:val="16"/>
              </w:rPr>
              <w:t>from</w:t>
            </w:r>
            <w:r>
              <w:rPr>
                <w:spacing w:val="-4"/>
                <w:sz w:val="16"/>
                <w:szCs w:val="16"/>
              </w:rPr>
              <w:t xml:space="preserve"> </w:t>
            </w:r>
            <w:r>
              <w:rPr>
                <w:sz w:val="16"/>
                <w:szCs w:val="16"/>
              </w:rPr>
              <w:t>operating</w:t>
            </w:r>
            <w:r>
              <w:rPr>
                <w:spacing w:val="-4"/>
                <w:sz w:val="16"/>
                <w:szCs w:val="16"/>
              </w:rPr>
              <w:t xml:space="preserve"> </w:t>
            </w:r>
            <w:r>
              <w:rPr>
                <w:sz w:val="16"/>
                <w:szCs w:val="16"/>
              </w:rPr>
              <w:t>the</w:t>
            </w:r>
            <w:r>
              <w:rPr>
                <w:spacing w:val="-4"/>
                <w:sz w:val="16"/>
                <w:szCs w:val="16"/>
              </w:rPr>
              <w:t xml:space="preserve"> </w:t>
            </w:r>
            <w:del w:id="618" w:author="Matthew Levine" w:date="2025-06-06T13:36:00Z" w16du:dateUtc="2025-06-06T17:36:00Z">
              <w:r w:rsidDel="00D31982">
                <w:rPr>
                  <w:spacing w:val="-2"/>
                  <w:sz w:val="16"/>
                  <w:szCs w:val="16"/>
                </w:rPr>
                <w:delText>Studio</w:delText>
              </w:r>
            </w:del>
            <w:ins w:id="619" w:author="Matthew Levine" w:date="2025-06-06T13:36:00Z" w16du:dateUtc="2025-06-06T17:36:00Z">
              <w:r w:rsidR="00D31982">
                <w:rPr>
                  <w:spacing w:val="-2"/>
                  <w:sz w:val="16"/>
                  <w:szCs w:val="16"/>
                </w:rPr>
                <w:t>[Premise Café</w:t>
              </w:r>
              <w:proofErr w:type="gramStart"/>
              <w:r w:rsidR="00D31982">
                <w:rPr>
                  <w:spacing w:val="-2"/>
                  <w:sz w:val="16"/>
                  <w:szCs w:val="16"/>
                </w:rPr>
                <w:t>]</w:t>
              </w:r>
            </w:ins>
            <w:r>
              <w:rPr>
                <w:spacing w:val="-2"/>
                <w:sz w:val="16"/>
                <w:szCs w:val="16"/>
              </w:rPr>
              <w:t>;</w:t>
            </w:r>
            <w:proofErr w:type="gramEnd"/>
          </w:p>
          <w:p w14:paraId="1AC92D3B" w14:textId="52CC2775" w:rsidR="00C811EF" w:rsidRDefault="00C811EF">
            <w:pPr>
              <w:pStyle w:val="TableParagraph"/>
              <w:numPr>
                <w:ilvl w:val="0"/>
                <w:numId w:val="68"/>
              </w:numPr>
              <w:tabs>
                <w:tab w:val="left" w:pos="799"/>
              </w:tabs>
              <w:kinsoku w:val="0"/>
              <w:overflowPunct w:val="0"/>
              <w:ind w:left="79" w:right="65" w:firstLine="0"/>
              <w:jc w:val="both"/>
              <w:rPr>
                <w:spacing w:val="-2"/>
                <w:sz w:val="16"/>
                <w:szCs w:val="16"/>
              </w:rPr>
            </w:pPr>
            <w:r>
              <w:rPr>
                <w:sz w:val="16"/>
                <w:szCs w:val="16"/>
              </w:rPr>
              <w:t>Cease</w:t>
            </w:r>
            <w:r>
              <w:rPr>
                <w:spacing w:val="-10"/>
                <w:sz w:val="16"/>
                <w:szCs w:val="16"/>
              </w:rPr>
              <w:t xml:space="preserve"> </w:t>
            </w:r>
            <w:r>
              <w:rPr>
                <w:sz w:val="16"/>
                <w:szCs w:val="16"/>
              </w:rPr>
              <w:t>from</w:t>
            </w:r>
            <w:r>
              <w:rPr>
                <w:spacing w:val="-9"/>
                <w:sz w:val="16"/>
                <w:szCs w:val="16"/>
              </w:rPr>
              <w:t xml:space="preserve"> </w:t>
            </w:r>
            <w:r>
              <w:rPr>
                <w:sz w:val="16"/>
                <w:szCs w:val="16"/>
              </w:rPr>
              <w:t>using</w:t>
            </w:r>
            <w:r>
              <w:rPr>
                <w:spacing w:val="-10"/>
                <w:sz w:val="16"/>
                <w:szCs w:val="16"/>
              </w:rPr>
              <w:t xml:space="preserve"> </w:t>
            </w:r>
            <w:proofErr w:type="gramStart"/>
            <w:r>
              <w:rPr>
                <w:sz w:val="16"/>
                <w:szCs w:val="16"/>
              </w:rPr>
              <w:t>all</w:t>
            </w:r>
            <w:r>
              <w:rPr>
                <w:spacing w:val="-9"/>
                <w:sz w:val="16"/>
                <w:szCs w:val="16"/>
              </w:rPr>
              <w:t xml:space="preserve"> </w:t>
            </w:r>
            <w:r>
              <w:rPr>
                <w:sz w:val="16"/>
                <w:szCs w:val="16"/>
              </w:rPr>
              <w:t>of</w:t>
            </w:r>
            <w:proofErr w:type="gramEnd"/>
            <w:r>
              <w:rPr>
                <w:spacing w:val="-11"/>
                <w:sz w:val="16"/>
                <w:szCs w:val="16"/>
              </w:rPr>
              <w:t xml:space="preserve"> </w:t>
            </w:r>
            <w:r>
              <w:rPr>
                <w:sz w:val="16"/>
                <w:szCs w:val="16"/>
              </w:rPr>
              <w:t>the</w:t>
            </w:r>
            <w:r>
              <w:rPr>
                <w:spacing w:val="-10"/>
                <w:sz w:val="16"/>
                <w:szCs w:val="16"/>
              </w:rPr>
              <w:t xml:space="preserve"> </w:t>
            </w:r>
            <w:r>
              <w:rPr>
                <w:sz w:val="16"/>
                <w:szCs w:val="16"/>
              </w:rPr>
              <w:t>Marks,</w:t>
            </w:r>
            <w:r>
              <w:rPr>
                <w:spacing w:val="-9"/>
                <w:sz w:val="16"/>
                <w:szCs w:val="16"/>
              </w:rPr>
              <w:t xml:space="preserve"> </w:t>
            </w:r>
            <w:r w:rsidR="00240D2F">
              <w:rPr>
                <w:sz w:val="16"/>
                <w:szCs w:val="16"/>
              </w:rPr>
              <w:t>[SYSTEM NAME]</w:t>
            </w:r>
            <w:r>
              <w:rPr>
                <w:sz w:val="16"/>
                <w:szCs w:val="16"/>
              </w:rPr>
              <w:t>,</w:t>
            </w:r>
            <w:r>
              <w:rPr>
                <w:spacing w:val="-9"/>
                <w:sz w:val="16"/>
                <w:szCs w:val="16"/>
              </w:rPr>
              <w:t xml:space="preserve"> </w:t>
            </w:r>
            <w:r>
              <w:rPr>
                <w:sz w:val="16"/>
                <w:szCs w:val="16"/>
              </w:rPr>
              <w:t>the</w:t>
            </w:r>
            <w:r>
              <w:rPr>
                <w:spacing w:val="-10"/>
                <w:sz w:val="16"/>
                <w:szCs w:val="16"/>
              </w:rPr>
              <w:t xml:space="preserve"> </w:t>
            </w:r>
            <w:r>
              <w:rPr>
                <w:sz w:val="16"/>
                <w:szCs w:val="16"/>
              </w:rPr>
              <w:t xml:space="preserve">Manual, your telephone number and any other property connected with the </w:t>
            </w:r>
            <w:del w:id="620" w:author="Matthew Levine" w:date="2025-06-06T13:36:00Z" w16du:dateUtc="2025-06-06T17:36:00Z">
              <w:r w:rsidDel="00D31982">
                <w:rPr>
                  <w:spacing w:val="-2"/>
                  <w:sz w:val="16"/>
                  <w:szCs w:val="16"/>
                </w:rPr>
                <w:delText>Studio</w:delText>
              </w:r>
            </w:del>
            <w:ins w:id="621" w:author="Matthew Levine" w:date="2025-06-06T13:36:00Z" w16du:dateUtc="2025-06-06T17:36:00Z">
              <w:r w:rsidR="00D31982">
                <w:rPr>
                  <w:spacing w:val="-2"/>
                  <w:sz w:val="16"/>
                  <w:szCs w:val="16"/>
                </w:rPr>
                <w:t>[Premise Café</w:t>
              </w:r>
              <w:proofErr w:type="gramStart"/>
              <w:r w:rsidR="00D31982">
                <w:rPr>
                  <w:spacing w:val="-2"/>
                  <w:sz w:val="16"/>
                  <w:szCs w:val="16"/>
                </w:rPr>
                <w:t>]</w:t>
              </w:r>
            </w:ins>
            <w:r>
              <w:rPr>
                <w:spacing w:val="-2"/>
                <w:sz w:val="16"/>
                <w:szCs w:val="16"/>
              </w:rPr>
              <w:t>;</w:t>
            </w:r>
            <w:proofErr w:type="gramEnd"/>
          </w:p>
          <w:p w14:paraId="32D8F212" w14:textId="4D51E8CB" w:rsidR="00C811EF" w:rsidRDefault="00C811EF">
            <w:pPr>
              <w:pStyle w:val="TableParagraph"/>
              <w:numPr>
                <w:ilvl w:val="0"/>
                <w:numId w:val="68"/>
              </w:numPr>
              <w:tabs>
                <w:tab w:val="left" w:pos="799"/>
              </w:tabs>
              <w:kinsoku w:val="0"/>
              <w:overflowPunct w:val="0"/>
              <w:ind w:left="79" w:right="63" w:firstLine="0"/>
              <w:jc w:val="both"/>
              <w:rPr>
                <w:sz w:val="16"/>
                <w:szCs w:val="16"/>
              </w:rPr>
            </w:pPr>
            <w:r>
              <w:rPr>
                <w:sz w:val="16"/>
                <w:szCs w:val="16"/>
              </w:rPr>
              <w:t xml:space="preserve">Transfer </w:t>
            </w:r>
            <w:proofErr w:type="gramStart"/>
            <w:r>
              <w:rPr>
                <w:sz w:val="16"/>
                <w:szCs w:val="16"/>
              </w:rPr>
              <w:t>any and all</w:t>
            </w:r>
            <w:proofErr w:type="gramEnd"/>
            <w:r>
              <w:rPr>
                <w:sz w:val="16"/>
                <w:szCs w:val="16"/>
              </w:rPr>
              <w:t xml:space="preserve"> ownership rights which you or your employees, agents or contractors may have developed in relation to </w:t>
            </w:r>
            <w:r w:rsidR="00240D2F">
              <w:rPr>
                <w:sz w:val="16"/>
                <w:szCs w:val="16"/>
              </w:rPr>
              <w:t>[SYSTEM NAME]</w:t>
            </w:r>
            <w:r>
              <w:rPr>
                <w:sz w:val="16"/>
                <w:szCs w:val="16"/>
              </w:rPr>
              <w:t xml:space="preserve"> and the </w:t>
            </w:r>
            <w:del w:id="622" w:author="Matthew Levine" w:date="2025-06-06T13:36:00Z" w16du:dateUtc="2025-06-06T17:36:00Z">
              <w:r w:rsidDel="00D31982">
                <w:rPr>
                  <w:sz w:val="16"/>
                  <w:szCs w:val="16"/>
                </w:rPr>
                <w:delText>Studio</w:delText>
              </w:r>
            </w:del>
            <w:ins w:id="623" w:author="Matthew Levine" w:date="2025-06-06T13:36:00Z" w16du:dateUtc="2025-06-06T17:36:00Z">
              <w:r w:rsidR="00D31982">
                <w:rPr>
                  <w:sz w:val="16"/>
                  <w:szCs w:val="16"/>
                </w:rPr>
                <w:t>[Premise Café</w:t>
              </w:r>
              <w:proofErr w:type="gramStart"/>
              <w:r w:rsidR="00D31982">
                <w:rPr>
                  <w:sz w:val="16"/>
                  <w:szCs w:val="16"/>
                </w:rPr>
                <w:t>]</w:t>
              </w:r>
            </w:ins>
            <w:r>
              <w:rPr>
                <w:sz w:val="16"/>
                <w:szCs w:val="16"/>
              </w:rPr>
              <w:t>;</w:t>
            </w:r>
            <w:proofErr w:type="gramEnd"/>
          </w:p>
          <w:p w14:paraId="47CB7AE0" w14:textId="77777777" w:rsidR="00C811EF" w:rsidRDefault="00C811EF">
            <w:pPr>
              <w:pStyle w:val="TableParagraph"/>
              <w:numPr>
                <w:ilvl w:val="0"/>
                <w:numId w:val="68"/>
              </w:numPr>
              <w:tabs>
                <w:tab w:val="left" w:pos="799"/>
              </w:tabs>
              <w:kinsoku w:val="0"/>
              <w:overflowPunct w:val="0"/>
              <w:spacing w:before="1"/>
              <w:ind w:left="79" w:right="65" w:firstLine="0"/>
              <w:jc w:val="both"/>
              <w:rPr>
                <w:sz w:val="16"/>
                <w:szCs w:val="16"/>
              </w:rPr>
            </w:pPr>
            <w:r>
              <w:rPr>
                <w:sz w:val="16"/>
                <w:szCs w:val="16"/>
              </w:rPr>
              <w:t xml:space="preserve">Return to us the Manual and any copies thereof, and all systems and confidential or proprietary </w:t>
            </w:r>
            <w:proofErr w:type="gramStart"/>
            <w:r>
              <w:rPr>
                <w:sz w:val="16"/>
                <w:szCs w:val="16"/>
              </w:rPr>
              <w:t>material;</w:t>
            </w:r>
            <w:proofErr w:type="gramEnd"/>
          </w:p>
          <w:p w14:paraId="6435B126" w14:textId="77777777" w:rsidR="00C811EF" w:rsidRDefault="00C811EF">
            <w:pPr>
              <w:pStyle w:val="TableParagraph"/>
              <w:numPr>
                <w:ilvl w:val="0"/>
                <w:numId w:val="68"/>
              </w:numPr>
              <w:tabs>
                <w:tab w:val="left" w:pos="799"/>
              </w:tabs>
              <w:kinsoku w:val="0"/>
              <w:overflowPunct w:val="0"/>
              <w:ind w:left="79" w:right="63" w:firstLine="0"/>
              <w:jc w:val="both"/>
              <w:rPr>
                <w:sz w:val="16"/>
                <w:szCs w:val="16"/>
              </w:rPr>
            </w:pPr>
            <w:r>
              <w:rPr>
                <w:sz w:val="16"/>
                <w:szCs w:val="16"/>
              </w:rPr>
              <w:t>Pay</w:t>
            </w:r>
            <w:r>
              <w:rPr>
                <w:spacing w:val="-1"/>
                <w:sz w:val="16"/>
                <w:szCs w:val="16"/>
              </w:rPr>
              <w:t xml:space="preserve"> </w:t>
            </w:r>
            <w:r>
              <w:rPr>
                <w:sz w:val="16"/>
                <w:szCs w:val="16"/>
              </w:rPr>
              <w:t>us</w:t>
            </w:r>
            <w:r>
              <w:rPr>
                <w:spacing w:val="-1"/>
                <w:sz w:val="16"/>
                <w:szCs w:val="16"/>
              </w:rPr>
              <w:t xml:space="preserve"> </w:t>
            </w:r>
            <w:r>
              <w:rPr>
                <w:sz w:val="16"/>
                <w:szCs w:val="16"/>
              </w:rPr>
              <w:t>any</w:t>
            </w:r>
            <w:r>
              <w:rPr>
                <w:spacing w:val="-3"/>
                <w:sz w:val="16"/>
                <w:szCs w:val="16"/>
              </w:rPr>
              <w:t xml:space="preserve"> </w:t>
            </w:r>
            <w:r>
              <w:rPr>
                <w:sz w:val="16"/>
                <w:szCs w:val="16"/>
              </w:rPr>
              <w:t>amounts</w:t>
            </w:r>
            <w:r>
              <w:rPr>
                <w:spacing w:val="-1"/>
                <w:sz w:val="16"/>
                <w:szCs w:val="16"/>
              </w:rPr>
              <w:t xml:space="preserve"> </w:t>
            </w:r>
            <w:r>
              <w:rPr>
                <w:sz w:val="16"/>
                <w:szCs w:val="16"/>
              </w:rPr>
              <w:t>due</w:t>
            </w:r>
            <w:r>
              <w:rPr>
                <w:spacing w:val="-3"/>
                <w:sz w:val="16"/>
                <w:szCs w:val="16"/>
              </w:rPr>
              <w:t xml:space="preserve"> </w:t>
            </w:r>
            <w:r>
              <w:rPr>
                <w:sz w:val="16"/>
                <w:szCs w:val="16"/>
              </w:rPr>
              <w:t>or</w:t>
            </w:r>
            <w:r>
              <w:rPr>
                <w:spacing w:val="-3"/>
                <w:sz w:val="16"/>
                <w:szCs w:val="16"/>
              </w:rPr>
              <w:t xml:space="preserve"> </w:t>
            </w:r>
            <w:r>
              <w:rPr>
                <w:sz w:val="16"/>
                <w:szCs w:val="16"/>
              </w:rPr>
              <w:t>owing</w:t>
            </w:r>
            <w:r>
              <w:rPr>
                <w:spacing w:val="-3"/>
                <w:sz w:val="16"/>
                <w:szCs w:val="16"/>
              </w:rPr>
              <w:t xml:space="preserve"> </w:t>
            </w:r>
            <w:r>
              <w:rPr>
                <w:sz w:val="16"/>
                <w:szCs w:val="16"/>
              </w:rPr>
              <w:t>to</w:t>
            </w:r>
            <w:r>
              <w:rPr>
                <w:spacing w:val="-3"/>
                <w:sz w:val="16"/>
                <w:szCs w:val="16"/>
              </w:rPr>
              <w:t xml:space="preserve"> </w:t>
            </w:r>
            <w:r>
              <w:rPr>
                <w:sz w:val="16"/>
                <w:szCs w:val="16"/>
              </w:rPr>
              <w:t>us</w:t>
            </w:r>
            <w:r>
              <w:rPr>
                <w:spacing w:val="-1"/>
                <w:sz w:val="16"/>
                <w:szCs w:val="16"/>
              </w:rPr>
              <w:t xml:space="preserve"> </w:t>
            </w:r>
            <w:r>
              <w:rPr>
                <w:sz w:val="16"/>
                <w:szCs w:val="16"/>
              </w:rPr>
              <w:t>or</w:t>
            </w:r>
            <w:r>
              <w:rPr>
                <w:spacing w:val="-3"/>
                <w:sz w:val="16"/>
                <w:szCs w:val="16"/>
              </w:rPr>
              <w:t xml:space="preserve"> </w:t>
            </w:r>
            <w:r>
              <w:rPr>
                <w:sz w:val="16"/>
                <w:szCs w:val="16"/>
              </w:rPr>
              <w:t>our</w:t>
            </w:r>
            <w:r>
              <w:rPr>
                <w:spacing w:val="-3"/>
                <w:sz w:val="16"/>
                <w:szCs w:val="16"/>
              </w:rPr>
              <w:t xml:space="preserve"> </w:t>
            </w:r>
            <w:r>
              <w:rPr>
                <w:sz w:val="16"/>
                <w:szCs w:val="16"/>
              </w:rPr>
              <w:t>Affiliates</w:t>
            </w:r>
            <w:r>
              <w:rPr>
                <w:spacing w:val="-1"/>
                <w:sz w:val="16"/>
                <w:szCs w:val="16"/>
              </w:rPr>
              <w:t xml:space="preserve"> </w:t>
            </w:r>
            <w:r>
              <w:rPr>
                <w:sz w:val="16"/>
                <w:szCs w:val="16"/>
              </w:rPr>
              <w:t xml:space="preserve">by you, including without limitation, unpaid Royalties, Marketing Contributions or any other fees payable by you under the Franchise Agreement, Lease or </w:t>
            </w:r>
            <w:proofErr w:type="gramStart"/>
            <w:r>
              <w:rPr>
                <w:sz w:val="16"/>
                <w:szCs w:val="16"/>
              </w:rPr>
              <w:t>otherwise;</w:t>
            </w:r>
            <w:proofErr w:type="gramEnd"/>
          </w:p>
          <w:p w14:paraId="7AD9ED78" w14:textId="77777777" w:rsidR="00C811EF" w:rsidRDefault="00C811EF">
            <w:pPr>
              <w:pStyle w:val="TableParagraph"/>
              <w:numPr>
                <w:ilvl w:val="0"/>
                <w:numId w:val="68"/>
              </w:numPr>
              <w:tabs>
                <w:tab w:val="left" w:pos="799"/>
              </w:tabs>
              <w:kinsoku w:val="0"/>
              <w:overflowPunct w:val="0"/>
              <w:ind w:left="79" w:right="65" w:firstLine="0"/>
              <w:jc w:val="both"/>
              <w:rPr>
                <w:sz w:val="16"/>
                <w:szCs w:val="16"/>
              </w:rPr>
            </w:pPr>
            <w:r>
              <w:rPr>
                <w:sz w:val="16"/>
                <w:szCs w:val="16"/>
              </w:rPr>
              <w:t xml:space="preserve">Assign all right, title and interest to all your business telephone numbers pursuant to the Telephone Assignment Agreement and execute any further documents or instruments or instructions necessary to further effect such </w:t>
            </w:r>
            <w:proofErr w:type="gramStart"/>
            <w:r>
              <w:rPr>
                <w:sz w:val="16"/>
                <w:szCs w:val="16"/>
              </w:rPr>
              <w:t>assignment;</w:t>
            </w:r>
            <w:proofErr w:type="gramEnd"/>
          </w:p>
          <w:p w14:paraId="15781FAA" w14:textId="2CA1FA4D" w:rsidR="00C811EF" w:rsidRDefault="00C811EF">
            <w:pPr>
              <w:pStyle w:val="TableParagraph"/>
              <w:numPr>
                <w:ilvl w:val="0"/>
                <w:numId w:val="68"/>
              </w:numPr>
              <w:tabs>
                <w:tab w:val="left" w:pos="799"/>
              </w:tabs>
              <w:kinsoku w:val="0"/>
              <w:overflowPunct w:val="0"/>
              <w:ind w:left="79" w:right="64" w:firstLine="0"/>
              <w:jc w:val="both"/>
              <w:rPr>
                <w:sz w:val="16"/>
                <w:szCs w:val="16"/>
              </w:rPr>
            </w:pPr>
            <w:r>
              <w:rPr>
                <w:sz w:val="16"/>
                <w:szCs w:val="16"/>
              </w:rPr>
              <w:t xml:space="preserve">Acknowledge that you have no interest in the </w:t>
            </w:r>
            <w:del w:id="624" w:author="Matthew Levine" w:date="2025-06-06T13:36:00Z" w16du:dateUtc="2025-06-06T17:36:00Z">
              <w:r w:rsidDel="00D31982">
                <w:rPr>
                  <w:sz w:val="16"/>
                  <w:szCs w:val="16"/>
                </w:rPr>
                <w:delText>Studio</w:delText>
              </w:r>
            </w:del>
            <w:ins w:id="625" w:author="Matthew Levine" w:date="2025-06-06T13:36:00Z" w16du:dateUtc="2025-06-06T17:36:00Z">
              <w:r w:rsidR="00D31982">
                <w:rPr>
                  <w:sz w:val="16"/>
                  <w:szCs w:val="16"/>
                </w:rPr>
                <w:t>[Premise Café]</w:t>
              </w:r>
            </w:ins>
            <w:r>
              <w:rPr>
                <w:sz w:val="16"/>
                <w:szCs w:val="16"/>
              </w:rPr>
              <w:t xml:space="preserve"> and that </w:t>
            </w:r>
            <w:proofErr w:type="gramStart"/>
            <w:r>
              <w:rPr>
                <w:sz w:val="16"/>
                <w:szCs w:val="16"/>
              </w:rPr>
              <w:t>all of</w:t>
            </w:r>
            <w:proofErr w:type="gramEnd"/>
            <w:r>
              <w:rPr>
                <w:sz w:val="16"/>
                <w:szCs w:val="16"/>
              </w:rPr>
              <w:t xml:space="preserve"> your rights and privileges under the Franchise Agreement are thereby </w:t>
            </w:r>
            <w:proofErr w:type="gramStart"/>
            <w:r>
              <w:rPr>
                <w:sz w:val="16"/>
                <w:szCs w:val="16"/>
              </w:rPr>
              <w:t>terminated;</w:t>
            </w:r>
            <w:proofErr w:type="gramEnd"/>
          </w:p>
          <w:p w14:paraId="3C637508" w14:textId="4CEF5C14" w:rsidR="00C811EF" w:rsidRDefault="00C811EF">
            <w:pPr>
              <w:pStyle w:val="TableParagraph"/>
              <w:numPr>
                <w:ilvl w:val="0"/>
                <w:numId w:val="68"/>
              </w:numPr>
              <w:tabs>
                <w:tab w:val="left" w:pos="799"/>
              </w:tabs>
              <w:kinsoku w:val="0"/>
              <w:overflowPunct w:val="0"/>
              <w:ind w:left="79" w:right="64" w:firstLine="0"/>
              <w:jc w:val="both"/>
              <w:rPr>
                <w:sz w:val="16"/>
                <w:szCs w:val="16"/>
              </w:rPr>
            </w:pPr>
            <w:r>
              <w:rPr>
                <w:sz w:val="16"/>
                <w:szCs w:val="16"/>
              </w:rPr>
              <w:t xml:space="preserve">Remove at your sole expense all identification of </w:t>
            </w:r>
            <w:r w:rsidR="00240D2F">
              <w:rPr>
                <w:sz w:val="16"/>
                <w:szCs w:val="16"/>
              </w:rPr>
              <w:t>[SYSTEM NAME]</w:t>
            </w:r>
            <w:r>
              <w:rPr>
                <w:spacing w:val="-4"/>
                <w:sz w:val="16"/>
                <w:szCs w:val="16"/>
              </w:rPr>
              <w:t xml:space="preserve"> </w:t>
            </w:r>
            <w:r>
              <w:rPr>
                <w:sz w:val="16"/>
                <w:szCs w:val="16"/>
              </w:rPr>
              <w:t>from</w:t>
            </w:r>
            <w:r>
              <w:rPr>
                <w:spacing w:val="-4"/>
                <w:sz w:val="16"/>
                <w:szCs w:val="16"/>
              </w:rPr>
              <w:t xml:space="preserve"> </w:t>
            </w:r>
            <w:r>
              <w:rPr>
                <w:sz w:val="16"/>
                <w:szCs w:val="16"/>
              </w:rPr>
              <w:t>the</w:t>
            </w:r>
            <w:r>
              <w:rPr>
                <w:spacing w:val="-4"/>
                <w:sz w:val="16"/>
                <w:szCs w:val="16"/>
              </w:rPr>
              <w:t xml:space="preserve"> </w:t>
            </w:r>
            <w:r>
              <w:rPr>
                <w:sz w:val="16"/>
                <w:szCs w:val="16"/>
              </w:rPr>
              <w:t>Premises</w:t>
            </w:r>
            <w:r>
              <w:rPr>
                <w:spacing w:val="-2"/>
                <w:sz w:val="16"/>
                <w:szCs w:val="16"/>
              </w:rPr>
              <w:t xml:space="preserve"> </w:t>
            </w:r>
            <w:r>
              <w:rPr>
                <w:sz w:val="16"/>
                <w:szCs w:val="16"/>
              </w:rPr>
              <w:t>and</w:t>
            </w:r>
            <w:r>
              <w:rPr>
                <w:spacing w:val="-5"/>
                <w:sz w:val="16"/>
                <w:szCs w:val="16"/>
              </w:rPr>
              <w:t xml:space="preserve"> </w:t>
            </w:r>
            <w:r>
              <w:rPr>
                <w:sz w:val="16"/>
                <w:szCs w:val="16"/>
              </w:rPr>
              <w:t>make</w:t>
            </w:r>
            <w:r>
              <w:rPr>
                <w:spacing w:val="-5"/>
                <w:sz w:val="16"/>
                <w:szCs w:val="16"/>
              </w:rPr>
              <w:t xml:space="preserve"> </w:t>
            </w:r>
            <w:r>
              <w:rPr>
                <w:sz w:val="16"/>
                <w:szCs w:val="16"/>
              </w:rPr>
              <w:t>such</w:t>
            </w:r>
            <w:r>
              <w:rPr>
                <w:spacing w:val="-5"/>
                <w:sz w:val="16"/>
                <w:szCs w:val="16"/>
              </w:rPr>
              <w:t xml:space="preserve"> </w:t>
            </w:r>
            <w:r>
              <w:rPr>
                <w:sz w:val="16"/>
                <w:szCs w:val="16"/>
              </w:rPr>
              <w:t>other</w:t>
            </w:r>
            <w:r>
              <w:rPr>
                <w:spacing w:val="-4"/>
                <w:sz w:val="16"/>
                <w:szCs w:val="16"/>
              </w:rPr>
              <w:t xml:space="preserve"> </w:t>
            </w:r>
            <w:r>
              <w:rPr>
                <w:sz w:val="16"/>
                <w:szCs w:val="16"/>
              </w:rPr>
              <w:t>modifications</w:t>
            </w:r>
            <w:r>
              <w:rPr>
                <w:spacing w:val="-2"/>
                <w:sz w:val="16"/>
                <w:szCs w:val="16"/>
              </w:rPr>
              <w:t xml:space="preserve"> </w:t>
            </w:r>
            <w:r>
              <w:rPr>
                <w:sz w:val="16"/>
                <w:szCs w:val="16"/>
              </w:rPr>
              <w:t>as</w:t>
            </w:r>
            <w:r>
              <w:rPr>
                <w:spacing w:val="-2"/>
                <w:sz w:val="16"/>
                <w:szCs w:val="16"/>
              </w:rPr>
              <w:t xml:space="preserve"> </w:t>
            </w:r>
            <w:r>
              <w:rPr>
                <w:sz w:val="16"/>
                <w:szCs w:val="16"/>
              </w:rPr>
              <w:t xml:space="preserve">we may </w:t>
            </w:r>
            <w:proofErr w:type="gramStart"/>
            <w:r>
              <w:rPr>
                <w:sz w:val="16"/>
                <w:szCs w:val="16"/>
              </w:rPr>
              <w:t>specify;</w:t>
            </w:r>
            <w:proofErr w:type="gramEnd"/>
          </w:p>
          <w:p w14:paraId="4E8D7731" w14:textId="77777777" w:rsidR="00C811EF" w:rsidRDefault="00C811EF">
            <w:pPr>
              <w:pStyle w:val="TableParagraph"/>
              <w:numPr>
                <w:ilvl w:val="0"/>
                <w:numId w:val="68"/>
              </w:numPr>
              <w:tabs>
                <w:tab w:val="left" w:pos="799"/>
              </w:tabs>
              <w:kinsoku w:val="0"/>
              <w:overflowPunct w:val="0"/>
              <w:ind w:left="79" w:right="64" w:firstLine="0"/>
              <w:jc w:val="both"/>
              <w:rPr>
                <w:sz w:val="16"/>
                <w:szCs w:val="16"/>
              </w:rPr>
            </w:pPr>
            <w:r>
              <w:rPr>
                <w:sz w:val="16"/>
                <w:szCs w:val="16"/>
              </w:rPr>
              <w:t>Cancel any business names, trade names or any other such</w:t>
            </w:r>
            <w:r>
              <w:rPr>
                <w:spacing w:val="-10"/>
                <w:sz w:val="16"/>
                <w:szCs w:val="16"/>
              </w:rPr>
              <w:t xml:space="preserve"> </w:t>
            </w:r>
            <w:r>
              <w:rPr>
                <w:sz w:val="16"/>
                <w:szCs w:val="16"/>
              </w:rPr>
              <w:t>registration</w:t>
            </w:r>
            <w:r>
              <w:rPr>
                <w:spacing w:val="-10"/>
                <w:sz w:val="16"/>
                <w:szCs w:val="16"/>
              </w:rPr>
              <w:t xml:space="preserve"> </w:t>
            </w:r>
            <w:r>
              <w:rPr>
                <w:sz w:val="16"/>
                <w:szCs w:val="16"/>
              </w:rPr>
              <w:t>which</w:t>
            </w:r>
            <w:r>
              <w:rPr>
                <w:spacing w:val="-10"/>
                <w:sz w:val="16"/>
                <w:szCs w:val="16"/>
              </w:rPr>
              <w:t xml:space="preserve"> </w:t>
            </w:r>
            <w:r>
              <w:rPr>
                <w:sz w:val="16"/>
                <w:szCs w:val="16"/>
              </w:rPr>
              <w:t>contains</w:t>
            </w:r>
            <w:r>
              <w:rPr>
                <w:spacing w:val="-8"/>
                <w:sz w:val="16"/>
                <w:szCs w:val="16"/>
              </w:rPr>
              <w:t xml:space="preserve"> </w:t>
            </w:r>
            <w:r>
              <w:rPr>
                <w:sz w:val="16"/>
                <w:szCs w:val="16"/>
              </w:rPr>
              <w:t>any</w:t>
            </w:r>
            <w:r>
              <w:rPr>
                <w:spacing w:val="-6"/>
                <w:sz w:val="16"/>
                <w:szCs w:val="16"/>
              </w:rPr>
              <w:t xml:space="preserve"> </w:t>
            </w:r>
            <w:r>
              <w:rPr>
                <w:sz w:val="16"/>
                <w:szCs w:val="16"/>
              </w:rPr>
              <w:t>of</w:t>
            </w:r>
            <w:r>
              <w:rPr>
                <w:spacing w:val="-9"/>
                <w:sz w:val="16"/>
                <w:szCs w:val="16"/>
              </w:rPr>
              <w:t xml:space="preserve"> </w:t>
            </w:r>
            <w:r>
              <w:rPr>
                <w:sz w:val="16"/>
                <w:szCs w:val="16"/>
              </w:rPr>
              <w:t>the</w:t>
            </w:r>
            <w:r>
              <w:rPr>
                <w:spacing w:val="-10"/>
                <w:sz w:val="16"/>
                <w:szCs w:val="16"/>
              </w:rPr>
              <w:t xml:space="preserve"> </w:t>
            </w:r>
            <w:r>
              <w:rPr>
                <w:sz w:val="16"/>
                <w:szCs w:val="16"/>
              </w:rPr>
              <w:t>Marks</w:t>
            </w:r>
            <w:r>
              <w:rPr>
                <w:spacing w:val="-8"/>
                <w:sz w:val="16"/>
                <w:szCs w:val="16"/>
              </w:rPr>
              <w:t xml:space="preserve"> </w:t>
            </w:r>
            <w:r>
              <w:rPr>
                <w:sz w:val="16"/>
                <w:szCs w:val="16"/>
              </w:rPr>
              <w:t>and</w:t>
            </w:r>
            <w:r>
              <w:rPr>
                <w:spacing w:val="-10"/>
                <w:sz w:val="16"/>
                <w:szCs w:val="16"/>
              </w:rPr>
              <w:t xml:space="preserve"> </w:t>
            </w:r>
            <w:r>
              <w:rPr>
                <w:sz w:val="16"/>
                <w:szCs w:val="16"/>
              </w:rPr>
              <w:t>provide</w:t>
            </w:r>
            <w:r>
              <w:rPr>
                <w:spacing w:val="-10"/>
                <w:sz w:val="16"/>
                <w:szCs w:val="16"/>
              </w:rPr>
              <w:t xml:space="preserve"> </w:t>
            </w:r>
            <w:r>
              <w:rPr>
                <w:sz w:val="16"/>
                <w:szCs w:val="16"/>
              </w:rPr>
              <w:t>us</w:t>
            </w:r>
            <w:r>
              <w:rPr>
                <w:spacing w:val="-8"/>
                <w:sz w:val="16"/>
                <w:szCs w:val="16"/>
              </w:rPr>
              <w:t xml:space="preserve"> </w:t>
            </w:r>
            <w:r>
              <w:rPr>
                <w:sz w:val="16"/>
                <w:szCs w:val="16"/>
              </w:rPr>
              <w:t xml:space="preserve">with evidence of </w:t>
            </w:r>
            <w:proofErr w:type="gramStart"/>
            <w:r>
              <w:rPr>
                <w:sz w:val="16"/>
                <w:szCs w:val="16"/>
              </w:rPr>
              <w:t>same;</w:t>
            </w:r>
            <w:proofErr w:type="gramEnd"/>
          </w:p>
          <w:p w14:paraId="242270FD" w14:textId="77777777" w:rsidR="00C811EF" w:rsidRDefault="00C811EF">
            <w:pPr>
              <w:pStyle w:val="TableParagraph"/>
              <w:numPr>
                <w:ilvl w:val="0"/>
                <w:numId w:val="68"/>
              </w:numPr>
              <w:tabs>
                <w:tab w:val="left" w:pos="799"/>
              </w:tabs>
              <w:kinsoku w:val="0"/>
              <w:overflowPunct w:val="0"/>
              <w:ind w:left="79" w:right="65" w:firstLine="0"/>
              <w:jc w:val="both"/>
              <w:rPr>
                <w:sz w:val="16"/>
                <w:szCs w:val="16"/>
              </w:rPr>
            </w:pPr>
            <w:r>
              <w:rPr>
                <w:sz w:val="16"/>
                <w:szCs w:val="16"/>
              </w:rPr>
              <w:t>Assign</w:t>
            </w:r>
            <w:r>
              <w:rPr>
                <w:spacing w:val="-12"/>
                <w:sz w:val="16"/>
                <w:szCs w:val="16"/>
              </w:rPr>
              <w:t xml:space="preserve"> </w:t>
            </w:r>
            <w:r>
              <w:rPr>
                <w:sz w:val="16"/>
                <w:szCs w:val="16"/>
              </w:rPr>
              <w:t>to</w:t>
            </w:r>
            <w:r>
              <w:rPr>
                <w:spacing w:val="-11"/>
                <w:sz w:val="16"/>
                <w:szCs w:val="16"/>
              </w:rPr>
              <w:t xml:space="preserve"> </w:t>
            </w:r>
            <w:r>
              <w:rPr>
                <w:sz w:val="16"/>
                <w:szCs w:val="16"/>
              </w:rPr>
              <w:t>us</w:t>
            </w:r>
            <w:r>
              <w:rPr>
                <w:spacing w:val="-11"/>
                <w:sz w:val="16"/>
                <w:szCs w:val="16"/>
              </w:rPr>
              <w:t xml:space="preserve"> </w:t>
            </w:r>
            <w:r>
              <w:rPr>
                <w:sz w:val="16"/>
                <w:szCs w:val="16"/>
              </w:rPr>
              <w:t>or</w:t>
            </w:r>
            <w:r>
              <w:rPr>
                <w:spacing w:val="-11"/>
                <w:sz w:val="16"/>
                <w:szCs w:val="16"/>
              </w:rPr>
              <w:t xml:space="preserve"> </w:t>
            </w:r>
            <w:r>
              <w:rPr>
                <w:sz w:val="16"/>
                <w:szCs w:val="16"/>
              </w:rPr>
              <w:t>such</w:t>
            </w:r>
            <w:r>
              <w:rPr>
                <w:spacing w:val="-11"/>
                <w:sz w:val="16"/>
                <w:szCs w:val="16"/>
              </w:rPr>
              <w:t xml:space="preserve"> </w:t>
            </w:r>
            <w:r>
              <w:rPr>
                <w:sz w:val="16"/>
                <w:szCs w:val="16"/>
              </w:rPr>
              <w:t>third</w:t>
            </w:r>
            <w:r>
              <w:rPr>
                <w:spacing w:val="-11"/>
                <w:sz w:val="16"/>
                <w:szCs w:val="16"/>
              </w:rPr>
              <w:t xml:space="preserve"> </w:t>
            </w:r>
            <w:r>
              <w:rPr>
                <w:sz w:val="16"/>
                <w:szCs w:val="16"/>
              </w:rPr>
              <w:t>party</w:t>
            </w:r>
            <w:r>
              <w:rPr>
                <w:spacing w:val="-11"/>
                <w:sz w:val="16"/>
                <w:szCs w:val="16"/>
              </w:rPr>
              <w:t xml:space="preserve"> </w:t>
            </w:r>
            <w:r>
              <w:rPr>
                <w:sz w:val="16"/>
                <w:szCs w:val="16"/>
              </w:rPr>
              <w:t>designated</w:t>
            </w:r>
            <w:r>
              <w:rPr>
                <w:spacing w:val="-11"/>
                <w:sz w:val="16"/>
                <w:szCs w:val="16"/>
              </w:rPr>
              <w:t xml:space="preserve"> </w:t>
            </w:r>
            <w:r>
              <w:rPr>
                <w:sz w:val="16"/>
                <w:szCs w:val="16"/>
              </w:rPr>
              <w:t>by</w:t>
            </w:r>
            <w:r>
              <w:rPr>
                <w:spacing w:val="-12"/>
                <w:sz w:val="16"/>
                <w:szCs w:val="16"/>
              </w:rPr>
              <w:t xml:space="preserve"> </w:t>
            </w:r>
            <w:r>
              <w:rPr>
                <w:sz w:val="16"/>
                <w:szCs w:val="16"/>
              </w:rPr>
              <w:t>us</w:t>
            </w:r>
            <w:r>
              <w:rPr>
                <w:spacing w:val="-11"/>
                <w:sz w:val="16"/>
                <w:szCs w:val="16"/>
              </w:rPr>
              <w:t xml:space="preserve"> </w:t>
            </w:r>
            <w:r>
              <w:rPr>
                <w:sz w:val="16"/>
                <w:szCs w:val="16"/>
              </w:rPr>
              <w:t>any</w:t>
            </w:r>
            <w:r>
              <w:rPr>
                <w:spacing w:val="-11"/>
                <w:sz w:val="16"/>
                <w:szCs w:val="16"/>
              </w:rPr>
              <w:t xml:space="preserve"> </w:t>
            </w:r>
            <w:r>
              <w:rPr>
                <w:sz w:val="16"/>
                <w:szCs w:val="16"/>
              </w:rPr>
              <w:t>Social Media</w:t>
            </w:r>
            <w:r>
              <w:rPr>
                <w:spacing w:val="-4"/>
                <w:sz w:val="16"/>
                <w:szCs w:val="16"/>
              </w:rPr>
              <w:t xml:space="preserve"> </w:t>
            </w:r>
            <w:r>
              <w:rPr>
                <w:sz w:val="16"/>
                <w:szCs w:val="16"/>
              </w:rPr>
              <w:t>sites,</w:t>
            </w:r>
            <w:r>
              <w:rPr>
                <w:spacing w:val="-5"/>
                <w:sz w:val="16"/>
                <w:szCs w:val="16"/>
              </w:rPr>
              <w:t xml:space="preserve"> </w:t>
            </w:r>
            <w:r>
              <w:rPr>
                <w:sz w:val="16"/>
                <w:szCs w:val="16"/>
              </w:rPr>
              <w:t>other</w:t>
            </w:r>
            <w:r>
              <w:rPr>
                <w:spacing w:val="-7"/>
                <w:sz w:val="16"/>
                <w:szCs w:val="16"/>
              </w:rPr>
              <w:t xml:space="preserve"> </w:t>
            </w:r>
            <w:r>
              <w:rPr>
                <w:sz w:val="16"/>
                <w:szCs w:val="16"/>
              </w:rPr>
              <w:t>social</w:t>
            </w:r>
            <w:r>
              <w:rPr>
                <w:spacing w:val="-4"/>
                <w:sz w:val="16"/>
                <w:szCs w:val="16"/>
              </w:rPr>
              <w:t xml:space="preserve"> </w:t>
            </w:r>
            <w:r>
              <w:rPr>
                <w:sz w:val="16"/>
                <w:szCs w:val="16"/>
              </w:rPr>
              <w:t>networking</w:t>
            </w:r>
            <w:r>
              <w:rPr>
                <w:spacing w:val="-4"/>
                <w:sz w:val="16"/>
                <w:szCs w:val="16"/>
              </w:rPr>
              <w:t xml:space="preserve"> </w:t>
            </w:r>
            <w:r>
              <w:rPr>
                <w:sz w:val="16"/>
                <w:szCs w:val="16"/>
              </w:rPr>
              <w:t>account,</w:t>
            </w:r>
            <w:r>
              <w:rPr>
                <w:spacing w:val="-5"/>
                <w:sz w:val="16"/>
                <w:szCs w:val="16"/>
              </w:rPr>
              <w:t xml:space="preserve"> </w:t>
            </w:r>
            <w:r>
              <w:rPr>
                <w:sz w:val="16"/>
                <w:szCs w:val="16"/>
              </w:rPr>
              <w:t>website,</w:t>
            </w:r>
            <w:r>
              <w:rPr>
                <w:spacing w:val="-5"/>
                <w:sz w:val="16"/>
                <w:szCs w:val="16"/>
              </w:rPr>
              <w:t xml:space="preserve"> </w:t>
            </w:r>
            <w:r>
              <w:rPr>
                <w:sz w:val="16"/>
                <w:szCs w:val="16"/>
              </w:rPr>
              <w:t>blog,</w:t>
            </w:r>
            <w:r>
              <w:rPr>
                <w:spacing w:val="-3"/>
                <w:sz w:val="16"/>
                <w:szCs w:val="16"/>
              </w:rPr>
              <w:t xml:space="preserve"> </w:t>
            </w:r>
            <w:r>
              <w:rPr>
                <w:sz w:val="16"/>
                <w:szCs w:val="16"/>
              </w:rPr>
              <w:t>account, email or online media platform whatsoever etc. controlled by you which</w:t>
            </w:r>
            <w:r>
              <w:rPr>
                <w:spacing w:val="-5"/>
                <w:sz w:val="16"/>
                <w:szCs w:val="16"/>
              </w:rPr>
              <w:t xml:space="preserve"> </w:t>
            </w:r>
            <w:r>
              <w:rPr>
                <w:sz w:val="16"/>
                <w:szCs w:val="16"/>
              </w:rPr>
              <w:t>contains</w:t>
            </w:r>
            <w:r>
              <w:rPr>
                <w:spacing w:val="-2"/>
                <w:sz w:val="16"/>
                <w:szCs w:val="16"/>
              </w:rPr>
              <w:t xml:space="preserve"> </w:t>
            </w:r>
            <w:r>
              <w:rPr>
                <w:sz w:val="16"/>
                <w:szCs w:val="16"/>
              </w:rPr>
              <w:t>any</w:t>
            </w:r>
            <w:r>
              <w:rPr>
                <w:spacing w:val="-2"/>
                <w:sz w:val="16"/>
                <w:szCs w:val="16"/>
              </w:rPr>
              <w:t xml:space="preserve"> </w:t>
            </w:r>
            <w:r>
              <w:rPr>
                <w:sz w:val="16"/>
                <w:szCs w:val="16"/>
              </w:rPr>
              <w:t>of</w:t>
            </w:r>
            <w:r>
              <w:rPr>
                <w:spacing w:val="-4"/>
                <w:sz w:val="16"/>
                <w:szCs w:val="16"/>
              </w:rPr>
              <w:t xml:space="preserve"> </w:t>
            </w:r>
            <w:r>
              <w:rPr>
                <w:sz w:val="16"/>
                <w:szCs w:val="16"/>
              </w:rPr>
              <w:t>the</w:t>
            </w:r>
            <w:r>
              <w:rPr>
                <w:spacing w:val="-5"/>
                <w:sz w:val="16"/>
                <w:szCs w:val="16"/>
              </w:rPr>
              <w:t xml:space="preserve"> </w:t>
            </w:r>
            <w:r>
              <w:rPr>
                <w:sz w:val="16"/>
                <w:szCs w:val="16"/>
              </w:rPr>
              <w:t>Marks</w:t>
            </w:r>
            <w:r>
              <w:rPr>
                <w:spacing w:val="-3"/>
                <w:sz w:val="16"/>
                <w:szCs w:val="16"/>
              </w:rPr>
              <w:t xml:space="preserve"> </w:t>
            </w:r>
            <w:r>
              <w:rPr>
                <w:sz w:val="16"/>
                <w:szCs w:val="16"/>
              </w:rPr>
              <w:t>and</w:t>
            </w:r>
            <w:r>
              <w:rPr>
                <w:spacing w:val="-3"/>
                <w:sz w:val="16"/>
                <w:szCs w:val="16"/>
              </w:rPr>
              <w:t xml:space="preserve"> </w:t>
            </w:r>
            <w:r>
              <w:rPr>
                <w:sz w:val="16"/>
                <w:szCs w:val="16"/>
              </w:rPr>
              <w:t>the</w:t>
            </w:r>
            <w:r>
              <w:rPr>
                <w:spacing w:val="-3"/>
                <w:sz w:val="16"/>
                <w:szCs w:val="16"/>
              </w:rPr>
              <w:t xml:space="preserve"> </w:t>
            </w:r>
            <w:r>
              <w:rPr>
                <w:sz w:val="16"/>
                <w:szCs w:val="16"/>
              </w:rPr>
              <w:t>account</w:t>
            </w:r>
            <w:r>
              <w:rPr>
                <w:spacing w:val="-2"/>
                <w:sz w:val="16"/>
                <w:szCs w:val="16"/>
              </w:rPr>
              <w:t xml:space="preserve"> </w:t>
            </w:r>
            <w:r>
              <w:rPr>
                <w:sz w:val="16"/>
                <w:szCs w:val="16"/>
              </w:rPr>
              <w:t>or</w:t>
            </w:r>
            <w:r>
              <w:rPr>
                <w:spacing w:val="-3"/>
                <w:sz w:val="16"/>
                <w:szCs w:val="16"/>
              </w:rPr>
              <w:t xml:space="preserve"> </w:t>
            </w:r>
            <w:r>
              <w:rPr>
                <w:sz w:val="16"/>
                <w:szCs w:val="16"/>
              </w:rPr>
              <w:t>webpage</w:t>
            </w:r>
            <w:r>
              <w:rPr>
                <w:spacing w:val="-3"/>
                <w:sz w:val="16"/>
                <w:szCs w:val="16"/>
              </w:rPr>
              <w:t xml:space="preserve"> </w:t>
            </w:r>
            <w:r>
              <w:rPr>
                <w:sz w:val="16"/>
                <w:szCs w:val="16"/>
              </w:rPr>
              <w:t>and</w:t>
            </w:r>
            <w:r>
              <w:rPr>
                <w:spacing w:val="-3"/>
                <w:sz w:val="16"/>
                <w:szCs w:val="16"/>
              </w:rPr>
              <w:t xml:space="preserve"> </w:t>
            </w:r>
            <w:r>
              <w:rPr>
                <w:sz w:val="16"/>
                <w:szCs w:val="16"/>
              </w:rPr>
              <w:t>all</w:t>
            </w:r>
          </w:p>
        </w:tc>
      </w:tr>
    </w:tbl>
    <w:p w14:paraId="5D60EB4C"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6A2FA690" w14:textId="77777777" w:rsidR="00C811EF" w:rsidRDefault="00C811EF">
      <w:pPr>
        <w:pStyle w:val="BodyText"/>
        <w:kinsoku w:val="0"/>
        <w:overflowPunct w:val="0"/>
        <w:rPr>
          <w:b/>
          <w:bCs/>
        </w:rPr>
      </w:pPr>
    </w:p>
    <w:p w14:paraId="4115C7FE" w14:textId="77777777" w:rsidR="00C811EF" w:rsidRDefault="00C811EF">
      <w:pPr>
        <w:pStyle w:val="BodyText"/>
        <w:kinsoku w:val="0"/>
        <w:overflowPunct w:val="0"/>
        <w:rPr>
          <w:b/>
          <w:bCs/>
        </w:rPr>
      </w:pPr>
    </w:p>
    <w:p w14:paraId="7BA62167" w14:textId="77777777" w:rsidR="00C811EF" w:rsidRDefault="00C811EF">
      <w:pPr>
        <w:pStyle w:val="BodyText"/>
        <w:kinsoku w:val="0"/>
        <w:overflowPunct w:val="0"/>
        <w:rPr>
          <w:b/>
          <w:bCs/>
        </w:rPr>
      </w:pPr>
    </w:p>
    <w:p w14:paraId="2F5C6D39" w14:textId="77777777" w:rsidR="00C811EF" w:rsidRDefault="00C811EF">
      <w:pPr>
        <w:pStyle w:val="BodyText"/>
        <w:kinsoku w:val="0"/>
        <w:overflowPunct w:val="0"/>
        <w:spacing w:before="118"/>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27C217FE"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07D6E07A" w14:textId="77777777" w:rsidR="00C811EF" w:rsidRDefault="00C811EF">
            <w:pPr>
              <w:pStyle w:val="TableParagraph"/>
              <w:kinsoku w:val="0"/>
              <w:overflowPunct w:val="0"/>
              <w:spacing w:before="91"/>
              <w:rPr>
                <w:b/>
                <w:bCs/>
                <w:sz w:val="20"/>
                <w:szCs w:val="20"/>
              </w:rPr>
            </w:pPr>
          </w:p>
          <w:p w14:paraId="596E67B5"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7B8D7E37"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7E3000A8" w14:textId="77777777" w:rsidR="00C811EF" w:rsidRDefault="00C811EF">
            <w:pPr>
              <w:pStyle w:val="TableParagraph"/>
              <w:kinsoku w:val="0"/>
              <w:overflowPunct w:val="0"/>
              <w:spacing w:before="91"/>
              <w:rPr>
                <w:b/>
                <w:bCs/>
                <w:sz w:val="20"/>
                <w:szCs w:val="20"/>
              </w:rPr>
            </w:pPr>
          </w:p>
          <w:p w14:paraId="129636D4"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3A4CD418" w14:textId="77777777">
        <w:trPr>
          <w:trHeight w:val="2730"/>
        </w:trPr>
        <w:tc>
          <w:tcPr>
            <w:tcW w:w="2791" w:type="dxa"/>
            <w:tcBorders>
              <w:top w:val="single" w:sz="6" w:space="0" w:color="000000"/>
              <w:left w:val="single" w:sz="4" w:space="0" w:color="000000"/>
              <w:bottom w:val="single" w:sz="6" w:space="0" w:color="000000"/>
              <w:right w:val="single" w:sz="4" w:space="0" w:color="000000"/>
            </w:tcBorders>
          </w:tcPr>
          <w:p w14:paraId="5C1F2EDB"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3355819E"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725A601D" w14:textId="77777777" w:rsidR="00C811EF" w:rsidRDefault="00C811EF">
            <w:pPr>
              <w:pStyle w:val="TableParagraph"/>
              <w:kinsoku w:val="0"/>
              <w:overflowPunct w:val="0"/>
              <w:spacing w:before="79"/>
              <w:ind w:left="79" w:right="66"/>
              <w:jc w:val="both"/>
              <w:rPr>
                <w:sz w:val="16"/>
                <w:szCs w:val="16"/>
              </w:rPr>
            </w:pPr>
            <w:r>
              <w:rPr>
                <w:sz w:val="16"/>
                <w:szCs w:val="16"/>
              </w:rPr>
              <w:t xml:space="preserve">related information including all “fans”, “followers”, “friends” and “contacts” associated with such accounts or </w:t>
            </w:r>
            <w:proofErr w:type="gramStart"/>
            <w:r>
              <w:rPr>
                <w:sz w:val="16"/>
                <w:szCs w:val="16"/>
              </w:rPr>
              <w:t>webpages;</w:t>
            </w:r>
            <w:proofErr w:type="gramEnd"/>
          </w:p>
          <w:p w14:paraId="102630F3" w14:textId="38458090" w:rsidR="00C811EF" w:rsidRDefault="00C811EF">
            <w:pPr>
              <w:pStyle w:val="TableParagraph"/>
              <w:numPr>
                <w:ilvl w:val="0"/>
                <w:numId w:val="67"/>
              </w:numPr>
              <w:tabs>
                <w:tab w:val="left" w:pos="799"/>
              </w:tabs>
              <w:kinsoku w:val="0"/>
              <w:overflowPunct w:val="0"/>
              <w:spacing w:before="1"/>
              <w:ind w:right="64" w:firstLine="0"/>
              <w:jc w:val="both"/>
              <w:rPr>
                <w:sz w:val="16"/>
                <w:szCs w:val="16"/>
              </w:rPr>
            </w:pPr>
            <w:r>
              <w:rPr>
                <w:sz w:val="16"/>
                <w:szCs w:val="16"/>
              </w:rPr>
              <w:t xml:space="preserve">Upon our request, you will assign all rights to all e-mail addresses, URLs, domain names, and Internet accounts related to the </w:t>
            </w:r>
            <w:del w:id="626" w:author="Matthew Levine" w:date="2025-06-06T13:36:00Z" w16du:dateUtc="2025-06-06T17:36:00Z">
              <w:r w:rsidDel="00D31982">
                <w:rPr>
                  <w:sz w:val="16"/>
                  <w:szCs w:val="16"/>
                </w:rPr>
                <w:delText>Studio</w:delText>
              </w:r>
            </w:del>
            <w:ins w:id="627" w:author="Matthew Levine" w:date="2025-06-06T13:36:00Z" w16du:dateUtc="2025-06-06T17:36:00Z">
              <w:r w:rsidR="00D31982">
                <w:rPr>
                  <w:sz w:val="16"/>
                  <w:szCs w:val="16"/>
                </w:rPr>
                <w:t>[Premise Café]</w:t>
              </w:r>
            </w:ins>
            <w:r>
              <w:rPr>
                <w:sz w:val="16"/>
                <w:szCs w:val="16"/>
              </w:rPr>
              <w:t>. Additionally, you will sign any documents or forms we deem necessary to appoint us as the attorney-in-fact with full power and authority for the purpose of assigning these rights.</w:t>
            </w:r>
          </w:p>
          <w:p w14:paraId="243089DC" w14:textId="77777777" w:rsidR="00C811EF" w:rsidRDefault="00C811EF">
            <w:pPr>
              <w:pStyle w:val="TableParagraph"/>
              <w:numPr>
                <w:ilvl w:val="0"/>
                <w:numId w:val="67"/>
              </w:numPr>
              <w:tabs>
                <w:tab w:val="left" w:pos="799"/>
              </w:tabs>
              <w:kinsoku w:val="0"/>
              <w:overflowPunct w:val="0"/>
              <w:ind w:right="64" w:firstLine="0"/>
              <w:jc w:val="both"/>
              <w:rPr>
                <w:sz w:val="16"/>
                <w:szCs w:val="16"/>
              </w:rPr>
            </w:pPr>
            <w:r>
              <w:rPr>
                <w:sz w:val="16"/>
                <w:szCs w:val="16"/>
              </w:rPr>
              <w:t>Upon our demand, you shall assign to us or our assignee your remaining interest in any lease then in effect for the Premises (although we will not assume any past due obligations); and</w:t>
            </w:r>
          </w:p>
          <w:p w14:paraId="75257D82" w14:textId="77777777" w:rsidR="00C811EF" w:rsidRDefault="00C811EF">
            <w:pPr>
              <w:pStyle w:val="TableParagraph"/>
              <w:numPr>
                <w:ilvl w:val="0"/>
                <w:numId w:val="67"/>
              </w:numPr>
              <w:tabs>
                <w:tab w:val="left" w:pos="799"/>
              </w:tabs>
              <w:kinsoku w:val="0"/>
              <w:overflowPunct w:val="0"/>
              <w:ind w:right="64" w:firstLine="0"/>
              <w:jc w:val="both"/>
              <w:rPr>
                <w:sz w:val="16"/>
                <w:szCs w:val="16"/>
              </w:rPr>
            </w:pPr>
            <w:r>
              <w:rPr>
                <w:sz w:val="16"/>
                <w:szCs w:val="16"/>
              </w:rPr>
              <w:t xml:space="preserve">Lose </w:t>
            </w:r>
            <w:proofErr w:type="gramStart"/>
            <w:r>
              <w:rPr>
                <w:sz w:val="16"/>
                <w:szCs w:val="16"/>
              </w:rPr>
              <w:t>all of</w:t>
            </w:r>
            <w:proofErr w:type="gramEnd"/>
            <w:r>
              <w:rPr>
                <w:spacing w:val="-1"/>
                <w:sz w:val="16"/>
                <w:szCs w:val="16"/>
              </w:rPr>
              <w:t xml:space="preserve"> </w:t>
            </w:r>
            <w:r>
              <w:rPr>
                <w:sz w:val="16"/>
                <w:szCs w:val="16"/>
              </w:rPr>
              <w:t>your</w:t>
            </w:r>
            <w:r>
              <w:rPr>
                <w:spacing w:val="-3"/>
                <w:sz w:val="16"/>
                <w:szCs w:val="16"/>
              </w:rPr>
              <w:t xml:space="preserve"> </w:t>
            </w:r>
            <w:r>
              <w:rPr>
                <w:sz w:val="16"/>
                <w:szCs w:val="16"/>
              </w:rPr>
              <w:t>rights</w:t>
            </w:r>
            <w:r>
              <w:rPr>
                <w:spacing w:val="-1"/>
                <w:sz w:val="16"/>
                <w:szCs w:val="16"/>
              </w:rPr>
              <w:t xml:space="preserve"> </w:t>
            </w:r>
            <w:r>
              <w:rPr>
                <w:sz w:val="16"/>
                <w:szCs w:val="16"/>
              </w:rPr>
              <w:t>to</w:t>
            </w:r>
            <w:r>
              <w:rPr>
                <w:spacing w:val="-3"/>
                <w:sz w:val="16"/>
                <w:szCs w:val="16"/>
              </w:rPr>
              <w:t xml:space="preserve"> </w:t>
            </w:r>
            <w:r>
              <w:rPr>
                <w:sz w:val="16"/>
                <w:szCs w:val="16"/>
              </w:rPr>
              <w:t>the</w:t>
            </w:r>
            <w:r>
              <w:rPr>
                <w:spacing w:val="-3"/>
                <w:sz w:val="16"/>
                <w:szCs w:val="16"/>
              </w:rPr>
              <w:t xml:space="preserve"> </w:t>
            </w:r>
            <w:r>
              <w:rPr>
                <w:sz w:val="16"/>
                <w:szCs w:val="16"/>
              </w:rPr>
              <w:t>use of</w:t>
            </w:r>
            <w:r>
              <w:rPr>
                <w:spacing w:val="-1"/>
                <w:sz w:val="16"/>
                <w:szCs w:val="16"/>
              </w:rPr>
              <w:t xml:space="preserve"> </w:t>
            </w:r>
            <w:r>
              <w:rPr>
                <w:sz w:val="16"/>
                <w:szCs w:val="16"/>
              </w:rPr>
              <w:t>the</w:t>
            </w:r>
            <w:r>
              <w:rPr>
                <w:spacing w:val="-3"/>
                <w:sz w:val="16"/>
                <w:szCs w:val="16"/>
              </w:rPr>
              <w:t xml:space="preserve"> </w:t>
            </w:r>
            <w:r>
              <w:rPr>
                <w:sz w:val="16"/>
                <w:szCs w:val="16"/>
              </w:rPr>
              <w:t>Marks</w:t>
            </w:r>
            <w:r>
              <w:rPr>
                <w:spacing w:val="-1"/>
                <w:sz w:val="16"/>
                <w:szCs w:val="16"/>
              </w:rPr>
              <w:t xml:space="preserve"> </w:t>
            </w:r>
            <w:r>
              <w:rPr>
                <w:sz w:val="16"/>
                <w:szCs w:val="16"/>
              </w:rPr>
              <w:t>and</w:t>
            </w:r>
            <w:r>
              <w:rPr>
                <w:spacing w:val="-3"/>
                <w:sz w:val="16"/>
                <w:szCs w:val="16"/>
              </w:rPr>
              <w:t xml:space="preserve"> </w:t>
            </w:r>
            <w:r>
              <w:rPr>
                <w:sz w:val="16"/>
                <w:szCs w:val="16"/>
              </w:rPr>
              <w:t>all</w:t>
            </w:r>
            <w:r>
              <w:rPr>
                <w:spacing w:val="-2"/>
                <w:sz w:val="16"/>
                <w:szCs w:val="16"/>
              </w:rPr>
              <w:t xml:space="preserve"> </w:t>
            </w:r>
            <w:r>
              <w:rPr>
                <w:sz w:val="16"/>
                <w:szCs w:val="16"/>
              </w:rPr>
              <w:t>other rights</w:t>
            </w:r>
            <w:r>
              <w:rPr>
                <w:spacing w:val="-12"/>
                <w:sz w:val="16"/>
                <w:szCs w:val="16"/>
              </w:rPr>
              <w:t xml:space="preserve"> </w:t>
            </w:r>
            <w:r>
              <w:rPr>
                <w:sz w:val="16"/>
                <w:szCs w:val="16"/>
              </w:rPr>
              <w:t>and</w:t>
            </w:r>
            <w:r>
              <w:rPr>
                <w:spacing w:val="-11"/>
                <w:sz w:val="16"/>
                <w:szCs w:val="16"/>
              </w:rPr>
              <w:t xml:space="preserve"> </w:t>
            </w:r>
            <w:r>
              <w:rPr>
                <w:sz w:val="16"/>
                <w:szCs w:val="16"/>
              </w:rPr>
              <w:t>licenses</w:t>
            </w:r>
            <w:r>
              <w:rPr>
                <w:spacing w:val="-11"/>
                <w:sz w:val="16"/>
                <w:szCs w:val="16"/>
              </w:rPr>
              <w:t xml:space="preserve"> </w:t>
            </w:r>
            <w:r>
              <w:rPr>
                <w:sz w:val="16"/>
                <w:szCs w:val="16"/>
              </w:rPr>
              <w:t>granted</w:t>
            </w:r>
            <w:r>
              <w:rPr>
                <w:spacing w:val="-11"/>
                <w:sz w:val="16"/>
                <w:szCs w:val="16"/>
              </w:rPr>
              <w:t xml:space="preserve"> </w:t>
            </w:r>
            <w:r>
              <w:rPr>
                <w:sz w:val="16"/>
                <w:szCs w:val="16"/>
              </w:rPr>
              <w:t>herein</w:t>
            </w:r>
            <w:r>
              <w:rPr>
                <w:spacing w:val="-11"/>
                <w:sz w:val="16"/>
                <w:szCs w:val="16"/>
              </w:rPr>
              <w:t xml:space="preserve"> </w:t>
            </w:r>
            <w:r>
              <w:rPr>
                <w:sz w:val="16"/>
                <w:szCs w:val="16"/>
              </w:rPr>
              <w:t>and</w:t>
            </w:r>
            <w:r>
              <w:rPr>
                <w:spacing w:val="-11"/>
                <w:sz w:val="16"/>
                <w:szCs w:val="16"/>
              </w:rPr>
              <w:t xml:space="preserve"> </w:t>
            </w:r>
            <w:r>
              <w:rPr>
                <w:sz w:val="16"/>
                <w:szCs w:val="16"/>
              </w:rPr>
              <w:t>the</w:t>
            </w:r>
            <w:r>
              <w:rPr>
                <w:spacing w:val="-11"/>
                <w:sz w:val="16"/>
                <w:szCs w:val="16"/>
              </w:rPr>
              <w:t xml:space="preserve"> </w:t>
            </w:r>
            <w:r>
              <w:rPr>
                <w:sz w:val="16"/>
                <w:szCs w:val="16"/>
              </w:rPr>
              <w:t>right</w:t>
            </w:r>
            <w:r>
              <w:rPr>
                <w:spacing w:val="-11"/>
                <w:sz w:val="16"/>
                <w:szCs w:val="16"/>
              </w:rPr>
              <w:t xml:space="preserve"> </w:t>
            </w:r>
            <w:r>
              <w:rPr>
                <w:sz w:val="16"/>
                <w:szCs w:val="16"/>
              </w:rPr>
              <w:t>and</w:t>
            </w:r>
            <w:r>
              <w:rPr>
                <w:spacing w:val="-12"/>
                <w:sz w:val="16"/>
                <w:szCs w:val="16"/>
              </w:rPr>
              <w:t xml:space="preserve"> </w:t>
            </w:r>
            <w:proofErr w:type="spellStart"/>
            <w:r>
              <w:rPr>
                <w:sz w:val="16"/>
                <w:szCs w:val="16"/>
              </w:rPr>
              <w:t>licence</w:t>
            </w:r>
            <w:proofErr w:type="spellEnd"/>
            <w:r>
              <w:rPr>
                <w:spacing w:val="-11"/>
                <w:sz w:val="16"/>
                <w:szCs w:val="16"/>
              </w:rPr>
              <w:t xml:space="preserve"> </w:t>
            </w:r>
            <w:r>
              <w:rPr>
                <w:sz w:val="16"/>
                <w:szCs w:val="16"/>
              </w:rPr>
              <w:t>to</w:t>
            </w:r>
            <w:r>
              <w:rPr>
                <w:spacing w:val="-11"/>
                <w:sz w:val="16"/>
                <w:szCs w:val="16"/>
              </w:rPr>
              <w:t xml:space="preserve"> </w:t>
            </w:r>
            <w:r>
              <w:rPr>
                <w:sz w:val="16"/>
                <w:szCs w:val="16"/>
              </w:rPr>
              <w:t>conduct business under the Marks at the Premises shall revert to us without further act or deed of any party.</w:t>
            </w:r>
          </w:p>
        </w:tc>
      </w:tr>
      <w:tr w:rsidR="00C811EF" w14:paraId="5E9C149B" w14:textId="77777777">
        <w:trPr>
          <w:trHeight w:val="1996"/>
        </w:trPr>
        <w:tc>
          <w:tcPr>
            <w:tcW w:w="2791" w:type="dxa"/>
            <w:tcBorders>
              <w:top w:val="single" w:sz="6" w:space="0" w:color="000000"/>
              <w:left w:val="single" w:sz="4" w:space="0" w:color="000000"/>
              <w:bottom w:val="single" w:sz="6" w:space="0" w:color="000000"/>
              <w:right w:val="single" w:sz="4" w:space="0" w:color="000000"/>
            </w:tcBorders>
          </w:tcPr>
          <w:p w14:paraId="30717DE7" w14:textId="77777777" w:rsidR="00C811EF" w:rsidRDefault="00C811EF">
            <w:pPr>
              <w:pStyle w:val="TableParagraph"/>
              <w:kinsoku w:val="0"/>
              <w:overflowPunct w:val="0"/>
              <w:spacing w:before="81"/>
              <w:ind w:left="79"/>
              <w:rPr>
                <w:spacing w:val="-5"/>
                <w:sz w:val="16"/>
                <w:szCs w:val="16"/>
              </w:rPr>
            </w:pPr>
            <w:r>
              <w:rPr>
                <w:sz w:val="16"/>
                <w:szCs w:val="16"/>
              </w:rPr>
              <w:t>(</w:t>
            </w:r>
            <w:proofErr w:type="spellStart"/>
            <w:r>
              <w:rPr>
                <w:sz w:val="16"/>
                <w:szCs w:val="16"/>
              </w:rPr>
              <w:t>i</w:t>
            </w:r>
            <w:proofErr w:type="spellEnd"/>
            <w:r>
              <w:rPr>
                <w:sz w:val="16"/>
                <w:szCs w:val="16"/>
              </w:rPr>
              <w:t>)</w:t>
            </w:r>
            <w:r>
              <w:rPr>
                <w:spacing w:val="74"/>
                <w:sz w:val="16"/>
                <w:szCs w:val="16"/>
              </w:rPr>
              <w:t xml:space="preserve"> </w:t>
            </w:r>
            <w:r>
              <w:rPr>
                <w:sz w:val="16"/>
                <w:szCs w:val="16"/>
              </w:rPr>
              <w:t>Assignment</w:t>
            </w:r>
            <w:r>
              <w:rPr>
                <w:spacing w:val="-1"/>
                <w:sz w:val="16"/>
                <w:szCs w:val="16"/>
              </w:rPr>
              <w:t xml:space="preserve"> </w:t>
            </w:r>
            <w:r>
              <w:rPr>
                <w:sz w:val="16"/>
                <w:szCs w:val="16"/>
              </w:rPr>
              <w:t>of</w:t>
            </w:r>
            <w:r>
              <w:rPr>
                <w:spacing w:val="-4"/>
                <w:sz w:val="16"/>
                <w:szCs w:val="16"/>
              </w:rPr>
              <w:t xml:space="preserve"> </w:t>
            </w:r>
            <w:r>
              <w:rPr>
                <w:sz w:val="16"/>
                <w:szCs w:val="16"/>
              </w:rPr>
              <w:t>contract by</w:t>
            </w:r>
            <w:r>
              <w:rPr>
                <w:spacing w:val="-1"/>
                <w:sz w:val="16"/>
                <w:szCs w:val="16"/>
              </w:rPr>
              <w:t xml:space="preserve"> </w:t>
            </w:r>
            <w:r>
              <w:rPr>
                <w:spacing w:val="-5"/>
                <w:sz w:val="16"/>
                <w:szCs w:val="16"/>
              </w:rPr>
              <w:t>us</w:t>
            </w:r>
          </w:p>
        </w:tc>
        <w:tc>
          <w:tcPr>
            <w:tcW w:w="1800" w:type="dxa"/>
            <w:tcBorders>
              <w:top w:val="single" w:sz="6" w:space="0" w:color="000000"/>
              <w:left w:val="single" w:sz="4" w:space="0" w:color="000000"/>
              <w:bottom w:val="single" w:sz="6" w:space="0" w:color="000000"/>
              <w:right w:val="single" w:sz="4" w:space="0" w:color="000000"/>
            </w:tcBorders>
          </w:tcPr>
          <w:p w14:paraId="0CF7D0F3" w14:textId="77777777" w:rsidR="00C811EF" w:rsidRDefault="00C811EF">
            <w:pPr>
              <w:pStyle w:val="TableParagraph"/>
              <w:kinsoku w:val="0"/>
              <w:overflowPunct w:val="0"/>
              <w:spacing w:before="81"/>
              <w:ind w:left="79"/>
              <w:rPr>
                <w:spacing w:val="-4"/>
                <w:sz w:val="16"/>
                <w:szCs w:val="16"/>
              </w:rPr>
            </w:pPr>
            <w:r>
              <w:rPr>
                <w:spacing w:val="-4"/>
                <w:sz w:val="16"/>
                <w:szCs w:val="16"/>
              </w:rPr>
              <w:t>13.8</w:t>
            </w:r>
          </w:p>
        </w:tc>
        <w:tc>
          <w:tcPr>
            <w:tcW w:w="5016" w:type="dxa"/>
            <w:tcBorders>
              <w:top w:val="single" w:sz="6" w:space="0" w:color="000000"/>
              <w:left w:val="single" w:sz="4" w:space="0" w:color="000000"/>
              <w:bottom w:val="single" w:sz="6" w:space="0" w:color="000000"/>
              <w:right w:val="single" w:sz="4" w:space="0" w:color="000000"/>
            </w:tcBorders>
          </w:tcPr>
          <w:p w14:paraId="1A17BF70" w14:textId="77777777" w:rsidR="00C811EF" w:rsidRDefault="00C811EF">
            <w:pPr>
              <w:pStyle w:val="TableParagraph"/>
              <w:kinsoku w:val="0"/>
              <w:overflowPunct w:val="0"/>
              <w:spacing w:before="79"/>
              <w:rPr>
                <w:b/>
                <w:bCs/>
                <w:sz w:val="16"/>
                <w:szCs w:val="16"/>
              </w:rPr>
            </w:pPr>
          </w:p>
          <w:p w14:paraId="1C17F844" w14:textId="77777777" w:rsidR="00C811EF" w:rsidRDefault="00C811EF">
            <w:pPr>
              <w:pStyle w:val="TableParagraph"/>
              <w:kinsoku w:val="0"/>
              <w:overflowPunct w:val="0"/>
              <w:ind w:left="79" w:right="63"/>
              <w:jc w:val="both"/>
              <w:rPr>
                <w:sz w:val="16"/>
                <w:szCs w:val="16"/>
              </w:rPr>
            </w:pPr>
            <w:r>
              <w:rPr>
                <w:sz w:val="16"/>
                <w:szCs w:val="16"/>
              </w:rPr>
              <w:t>We have the right to sell, transfer or assign, in whole or in part, our interest</w:t>
            </w:r>
            <w:r>
              <w:rPr>
                <w:spacing w:val="-12"/>
                <w:sz w:val="16"/>
                <w:szCs w:val="16"/>
              </w:rPr>
              <w:t xml:space="preserve"> </w:t>
            </w:r>
            <w:r>
              <w:rPr>
                <w:sz w:val="16"/>
                <w:szCs w:val="16"/>
              </w:rPr>
              <w:t>in</w:t>
            </w:r>
            <w:r>
              <w:rPr>
                <w:spacing w:val="-11"/>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1"/>
                <w:sz w:val="16"/>
                <w:szCs w:val="16"/>
              </w:rPr>
              <w:t xml:space="preserve"> </w:t>
            </w:r>
            <w:r>
              <w:rPr>
                <w:sz w:val="16"/>
                <w:szCs w:val="16"/>
              </w:rPr>
              <w:t>without</w:t>
            </w:r>
            <w:r>
              <w:rPr>
                <w:spacing w:val="-11"/>
                <w:sz w:val="16"/>
                <w:szCs w:val="16"/>
              </w:rPr>
              <w:t xml:space="preserve"> </w:t>
            </w:r>
            <w:r>
              <w:rPr>
                <w:sz w:val="16"/>
                <w:szCs w:val="16"/>
              </w:rPr>
              <w:t>prior</w:t>
            </w:r>
            <w:r>
              <w:rPr>
                <w:spacing w:val="-10"/>
                <w:sz w:val="16"/>
                <w:szCs w:val="16"/>
              </w:rPr>
              <w:t xml:space="preserve"> </w:t>
            </w:r>
            <w:r>
              <w:rPr>
                <w:sz w:val="16"/>
                <w:szCs w:val="16"/>
              </w:rPr>
              <w:t>notice</w:t>
            </w:r>
            <w:r>
              <w:rPr>
                <w:spacing w:val="-11"/>
                <w:sz w:val="16"/>
                <w:szCs w:val="16"/>
              </w:rPr>
              <w:t xml:space="preserve"> </w:t>
            </w:r>
            <w:r>
              <w:rPr>
                <w:sz w:val="16"/>
                <w:szCs w:val="16"/>
              </w:rPr>
              <w:t>to</w:t>
            </w:r>
            <w:r>
              <w:rPr>
                <w:spacing w:val="-11"/>
                <w:sz w:val="16"/>
                <w:szCs w:val="16"/>
              </w:rPr>
              <w:t xml:space="preserve"> </w:t>
            </w:r>
            <w:r>
              <w:rPr>
                <w:sz w:val="16"/>
                <w:szCs w:val="16"/>
              </w:rPr>
              <w:t>you</w:t>
            </w:r>
            <w:r>
              <w:rPr>
                <w:spacing w:val="-11"/>
                <w:sz w:val="16"/>
                <w:szCs w:val="16"/>
              </w:rPr>
              <w:t xml:space="preserve"> </w:t>
            </w:r>
            <w:r>
              <w:rPr>
                <w:sz w:val="16"/>
                <w:szCs w:val="16"/>
              </w:rPr>
              <w:t>or</w:t>
            </w:r>
            <w:r>
              <w:rPr>
                <w:spacing w:val="-12"/>
                <w:sz w:val="16"/>
                <w:szCs w:val="16"/>
              </w:rPr>
              <w:t xml:space="preserve"> </w:t>
            </w:r>
            <w:r>
              <w:rPr>
                <w:sz w:val="16"/>
                <w:szCs w:val="16"/>
              </w:rPr>
              <w:t>your prior consent or approval.</w:t>
            </w:r>
            <w:r>
              <w:rPr>
                <w:spacing w:val="40"/>
                <w:sz w:val="16"/>
                <w:szCs w:val="16"/>
              </w:rPr>
              <w:t xml:space="preserve"> </w:t>
            </w:r>
            <w:r>
              <w:rPr>
                <w:sz w:val="16"/>
                <w:szCs w:val="16"/>
              </w:rPr>
              <w:t>In the event of any such sale, transfer or assignment,</w:t>
            </w:r>
            <w:r>
              <w:rPr>
                <w:spacing w:val="-1"/>
                <w:sz w:val="16"/>
                <w:szCs w:val="16"/>
              </w:rPr>
              <w:t xml:space="preserve"> </w:t>
            </w:r>
            <w:r>
              <w:rPr>
                <w:sz w:val="16"/>
                <w:szCs w:val="16"/>
              </w:rPr>
              <w:t>the</w:t>
            </w:r>
            <w:r>
              <w:rPr>
                <w:spacing w:val="-5"/>
                <w:sz w:val="16"/>
                <w:szCs w:val="16"/>
              </w:rPr>
              <w:t xml:space="preserve"> </w:t>
            </w:r>
            <w:r>
              <w:rPr>
                <w:sz w:val="16"/>
                <w:szCs w:val="16"/>
              </w:rPr>
              <w:t>Franchise</w:t>
            </w:r>
            <w:r>
              <w:rPr>
                <w:spacing w:val="-5"/>
                <w:sz w:val="16"/>
                <w:szCs w:val="16"/>
              </w:rPr>
              <w:t xml:space="preserve"> </w:t>
            </w:r>
            <w:r>
              <w:rPr>
                <w:sz w:val="16"/>
                <w:szCs w:val="16"/>
              </w:rPr>
              <w:t>Agreement</w:t>
            </w:r>
            <w:r>
              <w:rPr>
                <w:spacing w:val="-2"/>
                <w:sz w:val="16"/>
                <w:szCs w:val="16"/>
              </w:rPr>
              <w:t xml:space="preserve"> </w:t>
            </w:r>
            <w:proofErr w:type="spellStart"/>
            <w:r>
              <w:rPr>
                <w:sz w:val="16"/>
                <w:szCs w:val="16"/>
              </w:rPr>
              <w:t>enures</w:t>
            </w:r>
            <w:proofErr w:type="spellEnd"/>
            <w:r>
              <w:rPr>
                <w:spacing w:val="-3"/>
                <w:sz w:val="16"/>
                <w:szCs w:val="16"/>
              </w:rPr>
              <w:t xml:space="preserve"> </w:t>
            </w:r>
            <w:r>
              <w:rPr>
                <w:sz w:val="16"/>
                <w:szCs w:val="16"/>
              </w:rPr>
              <w:t>to</w:t>
            </w:r>
            <w:r>
              <w:rPr>
                <w:spacing w:val="-5"/>
                <w:sz w:val="16"/>
                <w:szCs w:val="16"/>
              </w:rPr>
              <w:t xml:space="preserve"> </w:t>
            </w:r>
            <w:r>
              <w:rPr>
                <w:sz w:val="16"/>
                <w:szCs w:val="16"/>
              </w:rPr>
              <w:t>the</w:t>
            </w:r>
            <w:r>
              <w:rPr>
                <w:spacing w:val="-3"/>
                <w:sz w:val="16"/>
                <w:szCs w:val="16"/>
              </w:rPr>
              <w:t xml:space="preserve"> </w:t>
            </w:r>
            <w:r>
              <w:rPr>
                <w:sz w:val="16"/>
                <w:szCs w:val="16"/>
              </w:rPr>
              <w:t>benefit</w:t>
            </w:r>
            <w:r>
              <w:rPr>
                <w:spacing w:val="-4"/>
                <w:sz w:val="16"/>
                <w:szCs w:val="16"/>
              </w:rPr>
              <w:t xml:space="preserve"> </w:t>
            </w:r>
            <w:r>
              <w:rPr>
                <w:sz w:val="16"/>
                <w:szCs w:val="16"/>
              </w:rPr>
              <w:t>of</w:t>
            </w:r>
            <w:r>
              <w:rPr>
                <w:spacing w:val="-4"/>
                <w:sz w:val="16"/>
                <w:szCs w:val="16"/>
              </w:rPr>
              <w:t xml:space="preserve"> </w:t>
            </w:r>
            <w:r>
              <w:rPr>
                <w:sz w:val="16"/>
                <w:szCs w:val="16"/>
              </w:rPr>
              <w:t>and</w:t>
            </w:r>
            <w:r>
              <w:rPr>
                <w:spacing w:val="-3"/>
                <w:sz w:val="16"/>
                <w:szCs w:val="16"/>
              </w:rPr>
              <w:t xml:space="preserve"> </w:t>
            </w:r>
            <w:r>
              <w:rPr>
                <w:sz w:val="16"/>
                <w:szCs w:val="16"/>
              </w:rPr>
              <w:t>is binding upon any Transferee or other legal successor to our interest herein,</w:t>
            </w:r>
            <w:r>
              <w:rPr>
                <w:spacing w:val="-5"/>
                <w:sz w:val="16"/>
                <w:szCs w:val="16"/>
              </w:rPr>
              <w:t xml:space="preserve"> </w:t>
            </w:r>
            <w:r>
              <w:rPr>
                <w:sz w:val="16"/>
                <w:szCs w:val="16"/>
              </w:rPr>
              <w:t>you</w:t>
            </w:r>
            <w:r>
              <w:rPr>
                <w:spacing w:val="-7"/>
                <w:sz w:val="16"/>
                <w:szCs w:val="16"/>
              </w:rPr>
              <w:t xml:space="preserve"> </w:t>
            </w:r>
            <w:r>
              <w:rPr>
                <w:sz w:val="16"/>
                <w:szCs w:val="16"/>
              </w:rPr>
              <w:t>shall</w:t>
            </w:r>
            <w:r>
              <w:rPr>
                <w:spacing w:val="-6"/>
                <w:sz w:val="16"/>
                <w:szCs w:val="16"/>
              </w:rPr>
              <w:t xml:space="preserve"> </w:t>
            </w:r>
            <w:r>
              <w:rPr>
                <w:sz w:val="16"/>
                <w:szCs w:val="16"/>
              </w:rPr>
              <w:t>attorn</w:t>
            </w:r>
            <w:r>
              <w:rPr>
                <w:spacing w:val="-7"/>
                <w:sz w:val="16"/>
                <w:szCs w:val="16"/>
              </w:rPr>
              <w:t xml:space="preserve"> </w:t>
            </w:r>
            <w:r>
              <w:rPr>
                <w:sz w:val="16"/>
                <w:szCs w:val="16"/>
              </w:rPr>
              <w:t>to</w:t>
            </w:r>
            <w:r>
              <w:rPr>
                <w:spacing w:val="-7"/>
                <w:sz w:val="16"/>
                <w:szCs w:val="16"/>
              </w:rPr>
              <w:t xml:space="preserve"> </w:t>
            </w:r>
            <w:r>
              <w:rPr>
                <w:sz w:val="16"/>
                <w:szCs w:val="16"/>
              </w:rPr>
              <w:t>such</w:t>
            </w:r>
            <w:r>
              <w:rPr>
                <w:spacing w:val="-7"/>
                <w:sz w:val="16"/>
                <w:szCs w:val="16"/>
              </w:rPr>
              <w:t xml:space="preserve"> </w:t>
            </w:r>
            <w:r>
              <w:rPr>
                <w:sz w:val="16"/>
                <w:szCs w:val="16"/>
              </w:rPr>
              <w:t>Transferee</w:t>
            </w:r>
            <w:r>
              <w:rPr>
                <w:spacing w:val="-5"/>
                <w:sz w:val="16"/>
                <w:szCs w:val="16"/>
              </w:rPr>
              <w:t xml:space="preserve"> </w:t>
            </w:r>
            <w:r>
              <w:rPr>
                <w:sz w:val="16"/>
                <w:szCs w:val="16"/>
              </w:rPr>
              <w:t>and</w:t>
            </w:r>
            <w:r>
              <w:rPr>
                <w:spacing w:val="-9"/>
                <w:sz w:val="16"/>
                <w:szCs w:val="16"/>
              </w:rPr>
              <w:t xml:space="preserve"> </w:t>
            </w:r>
            <w:r>
              <w:rPr>
                <w:sz w:val="16"/>
                <w:szCs w:val="16"/>
              </w:rPr>
              <w:t>you</w:t>
            </w:r>
            <w:r>
              <w:rPr>
                <w:spacing w:val="-7"/>
                <w:sz w:val="16"/>
                <w:szCs w:val="16"/>
              </w:rPr>
              <w:t xml:space="preserve"> </w:t>
            </w:r>
            <w:r>
              <w:rPr>
                <w:sz w:val="16"/>
                <w:szCs w:val="16"/>
              </w:rPr>
              <w:t>shall</w:t>
            </w:r>
            <w:r>
              <w:rPr>
                <w:spacing w:val="-6"/>
                <w:sz w:val="16"/>
                <w:szCs w:val="16"/>
              </w:rPr>
              <w:t xml:space="preserve"> </w:t>
            </w:r>
            <w:r>
              <w:rPr>
                <w:sz w:val="16"/>
                <w:szCs w:val="16"/>
              </w:rPr>
              <w:t>execute</w:t>
            </w:r>
            <w:r>
              <w:rPr>
                <w:spacing w:val="-5"/>
                <w:sz w:val="16"/>
                <w:szCs w:val="16"/>
              </w:rPr>
              <w:t xml:space="preserve"> </w:t>
            </w:r>
            <w:r>
              <w:rPr>
                <w:sz w:val="16"/>
                <w:szCs w:val="16"/>
              </w:rPr>
              <w:t>any attornment</w:t>
            </w:r>
            <w:r>
              <w:rPr>
                <w:spacing w:val="-12"/>
                <w:sz w:val="16"/>
                <w:szCs w:val="16"/>
              </w:rPr>
              <w:t xml:space="preserve"> </w:t>
            </w:r>
            <w:r>
              <w:rPr>
                <w:sz w:val="16"/>
                <w:szCs w:val="16"/>
              </w:rPr>
              <w:t>agreement</w:t>
            </w:r>
            <w:r>
              <w:rPr>
                <w:spacing w:val="-11"/>
                <w:sz w:val="16"/>
                <w:szCs w:val="16"/>
              </w:rPr>
              <w:t xml:space="preserve"> </w:t>
            </w:r>
            <w:r>
              <w:rPr>
                <w:sz w:val="16"/>
                <w:szCs w:val="16"/>
              </w:rPr>
              <w:t>requested</w:t>
            </w:r>
            <w:r>
              <w:rPr>
                <w:spacing w:val="-11"/>
                <w:sz w:val="16"/>
                <w:szCs w:val="16"/>
              </w:rPr>
              <w:t xml:space="preserve"> </w:t>
            </w:r>
            <w:r>
              <w:rPr>
                <w:sz w:val="16"/>
                <w:szCs w:val="16"/>
              </w:rPr>
              <w:t>by</w:t>
            </w:r>
            <w:r>
              <w:rPr>
                <w:spacing w:val="-11"/>
                <w:sz w:val="16"/>
                <w:szCs w:val="16"/>
              </w:rPr>
              <w:t xml:space="preserve"> </w:t>
            </w:r>
            <w:r>
              <w:rPr>
                <w:sz w:val="16"/>
                <w:szCs w:val="16"/>
              </w:rPr>
              <w:t>us</w:t>
            </w:r>
            <w:r>
              <w:rPr>
                <w:spacing w:val="-11"/>
                <w:sz w:val="16"/>
                <w:szCs w:val="16"/>
              </w:rPr>
              <w:t xml:space="preserve"> </w:t>
            </w:r>
            <w:r>
              <w:rPr>
                <w:sz w:val="16"/>
                <w:szCs w:val="16"/>
              </w:rPr>
              <w:t>or</w:t>
            </w:r>
            <w:r>
              <w:rPr>
                <w:spacing w:val="-11"/>
                <w:sz w:val="16"/>
                <w:szCs w:val="16"/>
              </w:rPr>
              <w:t xml:space="preserve"> </w:t>
            </w:r>
            <w:r>
              <w:rPr>
                <w:sz w:val="16"/>
                <w:szCs w:val="16"/>
              </w:rPr>
              <w:t>our</w:t>
            </w:r>
            <w:r>
              <w:rPr>
                <w:spacing w:val="-11"/>
                <w:sz w:val="16"/>
                <w:szCs w:val="16"/>
              </w:rPr>
              <w:t xml:space="preserve"> </w:t>
            </w:r>
            <w:r>
              <w:rPr>
                <w:sz w:val="16"/>
                <w:szCs w:val="16"/>
              </w:rPr>
              <w:t>Transferee,</w:t>
            </w:r>
            <w:r>
              <w:rPr>
                <w:spacing w:val="-11"/>
                <w:sz w:val="16"/>
                <w:szCs w:val="16"/>
              </w:rPr>
              <w:t xml:space="preserve"> </w:t>
            </w:r>
            <w:r>
              <w:rPr>
                <w:sz w:val="16"/>
                <w:szCs w:val="16"/>
              </w:rPr>
              <w:t>as</w:t>
            </w:r>
            <w:r>
              <w:rPr>
                <w:spacing w:val="-12"/>
                <w:sz w:val="16"/>
                <w:szCs w:val="16"/>
              </w:rPr>
              <w:t xml:space="preserve"> </w:t>
            </w:r>
            <w:r>
              <w:rPr>
                <w:sz w:val="16"/>
                <w:szCs w:val="16"/>
              </w:rPr>
              <w:t>the</w:t>
            </w:r>
            <w:r>
              <w:rPr>
                <w:spacing w:val="-11"/>
                <w:sz w:val="16"/>
                <w:szCs w:val="16"/>
              </w:rPr>
              <w:t xml:space="preserve"> </w:t>
            </w:r>
            <w:r>
              <w:rPr>
                <w:sz w:val="16"/>
                <w:szCs w:val="16"/>
              </w:rPr>
              <w:t>case may be.</w:t>
            </w:r>
            <w:r>
              <w:rPr>
                <w:spacing w:val="40"/>
                <w:sz w:val="16"/>
                <w:szCs w:val="16"/>
              </w:rPr>
              <w:t xml:space="preserve"> </w:t>
            </w:r>
            <w:r>
              <w:rPr>
                <w:sz w:val="16"/>
                <w:szCs w:val="16"/>
              </w:rPr>
              <w:t>In the event of any sale, transfer or assignment, we are released from all obligations and liability to you.</w:t>
            </w:r>
          </w:p>
        </w:tc>
      </w:tr>
      <w:tr w:rsidR="00C811EF" w14:paraId="7DB5F48B" w14:textId="77777777">
        <w:trPr>
          <w:trHeight w:val="1441"/>
        </w:trPr>
        <w:tc>
          <w:tcPr>
            <w:tcW w:w="2791" w:type="dxa"/>
            <w:tcBorders>
              <w:top w:val="single" w:sz="6" w:space="0" w:color="000000"/>
              <w:left w:val="single" w:sz="4" w:space="0" w:color="000000"/>
              <w:bottom w:val="single" w:sz="6" w:space="0" w:color="000000"/>
              <w:right w:val="single" w:sz="4" w:space="0" w:color="000000"/>
            </w:tcBorders>
          </w:tcPr>
          <w:p w14:paraId="24CF5839" w14:textId="77777777" w:rsidR="00C811EF" w:rsidRDefault="00C811EF">
            <w:pPr>
              <w:pStyle w:val="TableParagraph"/>
              <w:kinsoku w:val="0"/>
              <w:overflowPunct w:val="0"/>
              <w:spacing w:before="79"/>
              <w:ind w:left="79"/>
              <w:rPr>
                <w:spacing w:val="-5"/>
                <w:sz w:val="16"/>
                <w:szCs w:val="16"/>
              </w:rPr>
            </w:pPr>
            <w:r>
              <w:rPr>
                <w:sz w:val="16"/>
                <w:szCs w:val="16"/>
              </w:rPr>
              <w:t>(j)</w:t>
            </w:r>
            <w:r>
              <w:rPr>
                <w:spacing w:val="77"/>
                <w:sz w:val="16"/>
                <w:szCs w:val="16"/>
              </w:rPr>
              <w:t xml:space="preserve"> </w:t>
            </w:r>
            <w:r>
              <w:rPr>
                <w:sz w:val="16"/>
                <w:szCs w:val="16"/>
              </w:rPr>
              <w:t>Our</w:t>
            </w:r>
            <w:r>
              <w:rPr>
                <w:spacing w:val="-2"/>
                <w:sz w:val="16"/>
                <w:szCs w:val="16"/>
              </w:rPr>
              <w:t xml:space="preserve"> </w:t>
            </w:r>
            <w:r>
              <w:rPr>
                <w:sz w:val="16"/>
                <w:szCs w:val="16"/>
              </w:rPr>
              <w:t>approval</w:t>
            </w:r>
            <w:r>
              <w:rPr>
                <w:spacing w:val="-1"/>
                <w:sz w:val="16"/>
                <w:szCs w:val="16"/>
              </w:rPr>
              <w:t xml:space="preserve"> </w:t>
            </w:r>
            <w:r>
              <w:rPr>
                <w:sz w:val="16"/>
                <w:szCs w:val="16"/>
              </w:rPr>
              <w:t>of</w:t>
            </w:r>
            <w:r>
              <w:rPr>
                <w:spacing w:val="-3"/>
                <w:sz w:val="16"/>
                <w:szCs w:val="16"/>
              </w:rPr>
              <w:t xml:space="preserve"> </w:t>
            </w:r>
            <w:r>
              <w:rPr>
                <w:sz w:val="16"/>
                <w:szCs w:val="16"/>
              </w:rPr>
              <w:t>transfer</w:t>
            </w:r>
            <w:r>
              <w:rPr>
                <w:spacing w:val="-2"/>
                <w:sz w:val="16"/>
                <w:szCs w:val="16"/>
              </w:rPr>
              <w:t xml:space="preserve"> </w:t>
            </w:r>
            <w:r>
              <w:rPr>
                <w:sz w:val="16"/>
                <w:szCs w:val="16"/>
              </w:rPr>
              <w:t>by</w:t>
            </w:r>
            <w:r>
              <w:rPr>
                <w:spacing w:val="-2"/>
                <w:sz w:val="16"/>
                <w:szCs w:val="16"/>
              </w:rPr>
              <w:t xml:space="preserve"> </w:t>
            </w:r>
            <w:r>
              <w:rPr>
                <w:spacing w:val="-5"/>
                <w:sz w:val="16"/>
                <w:szCs w:val="16"/>
              </w:rPr>
              <w:t>you</w:t>
            </w:r>
          </w:p>
        </w:tc>
        <w:tc>
          <w:tcPr>
            <w:tcW w:w="1800" w:type="dxa"/>
            <w:tcBorders>
              <w:top w:val="single" w:sz="6" w:space="0" w:color="000000"/>
              <w:left w:val="single" w:sz="4" w:space="0" w:color="000000"/>
              <w:bottom w:val="single" w:sz="6" w:space="0" w:color="000000"/>
              <w:right w:val="single" w:sz="4" w:space="0" w:color="000000"/>
            </w:tcBorders>
          </w:tcPr>
          <w:p w14:paraId="41785B59" w14:textId="77777777" w:rsidR="00C811EF" w:rsidRDefault="00C811EF">
            <w:pPr>
              <w:pStyle w:val="TableParagraph"/>
              <w:kinsoku w:val="0"/>
              <w:overflowPunct w:val="0"/>
              <w:spacing w:before="79"/>
              <w:ind w:left="79"/>
              <w:rPr>
                <w:spacing w:val="-4"/>
                <w:sz w:val="16"/>
                <w:szCs w:val="16"/>
              </w:rPr>
            </w:pPr>
            <w:r>
              <w:rPr>
                <w:spacing w:val="-4"/>
                <w:sz w:val="16"/>
                <w:szCs w:val="16"/>
              </w:rPr>
              <w:t>13.2</w:t>
            </w:r>
          </w:p>
        </w:tc>
        <w:tc>
          <w:tcPr>
            <w:tcW w:w="5016" w:type="dxa"/>
            <w:tcBorders>
              <w:top w:val="single" w:sz="6" w:space="0" w:color="000000"/>
              <w:left w:val="single" w:sz="4" w:space="0" w:color="000000"/>
              <w:bottom w:val="single" w:sz="6" w:space="0" w:color="000000"/>
              <w:right w:val="single" w:sz="4" w:space="0" w:color="000000"/>
            </w:tcBorders>
          </w:tcPr>
          <w:p w14:paraId="41553A9A" w14:textId="77777777" w:rsidR="00C811EF" w:rsidRDefault="00C811EF">
            <w:pPr>
              <w:pStyle w:val="TableParagraph"/>
              <w:kinsoku w:val="0"/>
              <w:overflowPunct w:val="0"/>
              <w:spacing w:before="79"/>
              <w:ind w:left="79" w:right="64"/>
              <w:jc w:val="both"/>
              <w:rPr>
                <w:sz w:val="16"/>
                <w:szCs w:val="16"/>
              </w:rPr>
            </w:pPr>
            <w:r>
              <w:rPr>
                <w:sz w:val="16"/>
                <w:szCs w:val="16"/>
              </w:rPr>
              <w:t>You may Transfer your rights under the Franchise Agreement pursuant</w:t>
            </w:r>
            <w:r>
              <w:rPr>
                <w:spacing w:val="-4"/>
                <w:sz w:val="16"/>
                <w:szCs w:val="16"/>
              </w:rPr>
              <w:t xml:space="preserve"> </w:t>
            </w:r>
            <w:r>
              <w:rPr>
                <w:sz w:val="16"/>
                <w:szCs w:val="16"/>
              </w:rPr>
              <w:t>to</w:t>
            </w:r>
            <w:r>
              <w:rPr>
                <w:spacing w:val="-4"/>
                <w:sz w:val="16"/>
                <w:szCs w:val="16"/>
              </w:rPr>
              <w:t xml:space="preserve"> </w:t>
            </w:r>
            <w:r>
              <w:rPr>
                <w:sz w:val="16"/>
                <w:szCs w:val="16"/>
              </w:rPr>
              <w:t>a</w:t>
            </w:r>
            <w:r>
              <w:rPr>
                <w:spacing w:val="-7"/>
                <w:sz w:val="16"/>
                <w:szCs w:val="16"/>
              </w:rPr>
              <w:t xml:space="preserve"> </w:t>
            </w:r>
            <w:r>
              <w:rPr>
                <w:sz w:val="16"/>
                <w:szCs w:val="16"/>
              </w:rPr>
              <w:t>Bona</w:t>
            </w:r>
            <w:r>
              <w:rPr>
                <w:spacing w:val="-4"/>
                <w:sz w:val="16"/>
                <w:szCs w:val="16"/>
              </w:rPr>
              <w:t xml:space="preserve"> </w:t>
            </w:r>
            <w:r>
              <w:rPr>
                <w:sz w:val="16"/>
                <w:szCs w:val="16"/>
              </w:rPr>
              <w:t>Fide</w:t>
            </w:r>
            <w:r>
              <w:rPr>
                <w:spacing w:val="-5"/>
                <w:sz w:val="16"/>
                <w:szCs w:val="16"/>
              </w:rPr>
              <w:t xml:space="preserve"> </w:t>
            </w:r>
            <w:r>
              <w:rPr>
                <w:sz w:val="16"/>
                <w:szCs w:val="16"/>
              </w:rPr>
              <w:t>Offer,</w:t>
            </w:r>
            <w:r>
              <w:rPr>
                <w:spacing w:val="-4"/>
                <w:sz w:val="16"/>
                <w:szCs w:val="16"/>
              </w:rPr>
              <w:t xml:space="preserve"> </w:t>
            </w:r>
            <w:proofErr w:type="gramStart"/>
            <w:r>
              <w:rPr>
                <w:sz w:val="16"/>
                <w:szCs w:val="16"/>
              </w:rPr>
              <w:t>provided</w:t>
            </w:r>
            <w:r>
              <w:rPr>
                <w:spacing w:val="-4"/>
                <w:sz w:val="16"/>
                <w:szCs w:val="16"/>
              </w:rPr>
              <w:t xml:space="preserve"> </w:t>
            </w:r>
            <w:r>
              <w:rPr>
                <w:sz w:val="16"/>
                <w:szCs w:val="16"/>
              </w:rPr>
              <w:t>that</w:t>
            </w:r>
            <w:proofErr w:type="gramEnd"/>
            <w:r>
              <w:rPr>
                <w:spacing w:val="-5"/>
                <w:sz w:val="16"/>
                <w:szCs w:val="16"/>
              </w:rPr>
              <w:t xml:space="preserve"> </w:t>
            </w:r>
            <w:r>
              <w:rPr>
                <w:sz w:val="16"/>
                <w:szCs w:val="16"/>
              </w:rPr>
              <w:t>you</w:t>
            </w:r>
            <w:r>
              <w:rPr>
                <w:spacing w:val="-7"/>
                <w:sz w:val="16"/>
                <w:szCs w:val="16"/>
              </w:rPr>
              <w:t xml:space="preserve"> </w:t>
            </w:r>
            <w:r>
              <w:rPr>
                <w:sz w:val="16"/>
                <w:szCs w:val="16"/>
              </w:rPr>
              <w:t>must</w:t>
            </w:r>
            <w:r>
              <w:rPr>
                <w:spacing w:val="-4"/>
                <w:sz w:val="16"/>
                <w:szCs w:val="16"/>
              </w:rPr>
              <w:t xml:space="preserve"> </w:t>
            </w:r>
            <w:r>
              <w:rPr>
                <w:sz w:val="16"/>
                <w:szCs w:val="16"/>
              </w:rPr>
              <w:t>first</w:t>
            </w:r>
            <w:r>
              <w:rPr>
                <w:spacing w:val="-4"/>
                <w:sz w:val="16"/>
                <w:szCs w:val="16"/>
              </w:rPr>
              <w:t xml:space="preserve"> </w:t>
            </w:r>
            <w:r>
              <w:rPr>
                <w:sz w:val="16"/>
                <w:szCs w:val="16"/>
              </w:rPr>
              <w:t>obtain</w:t>
            </w:r>
            <w:r>
              <w:rPr>
                <w:spacing w:val="-4"/>
                <w:sz w:val="16"/>
                <w:szCs w:val="16"/>
              </w:rPr>
              <w:t xml:space="preserve"> </w:t>
            </w:r>
            <w:r>
              <w:rPr>
                <w:sz w:val="16"/>
                <w:szCs w:val="16"/>
              </w:rPr>
              <w:t>our written approval of same and comply with all the Transfer requirements herein. Any actual, attempted or purported Transfer occurring without our prior written consent is a default of the Franchise Agreement and such actual, attempted or purported Transfer is null and void.</w:t>
            </w:r>
          </w:p>
        </w:tc>
      </w:tr>
      <w:tr w:rsidR="00C811EF" w14:paraId="3274C296" w14:textId="77777777">
        <w:trPr>
          <w:trHeight w:val="5308"/>
        </w:trPr>
        <w:tc>
          <w:tcPr>
            <w:tcW w:w="2791" w:type="dxa"/>
            <w:tcBorders>
              <w:top w:val="single" w:sz="6" w:space="0" w:color="000000"/>
              <w:left w:val="single" w:sz="4" w:space="0" w:color="000000"/>
              <w:bottom w:val="single" w:sz="6" w:space="0" w:color="000000"/>
              <w:right w:val="single" w:sz="4" w:space="0" w:color="000000"/>
            </w:tcBorders>
          </w:tcPr>
          <w:p w14:paraId="48736717" w14:textId="77777777" w:rsidR="00C811EF" w:rsidRDefault="00C811EF">
            <w:pPr>
              <w:pStyle w:val="TableParagraph"/>
              <w:kinsoku w:val="0"/>
              <w:overflowPunct w:val="0"/>
              <w:spacing w:before="79"/>
              <w:ind w:left="350" w:hanging="272"/>
              <w:rPr>
                <w:spacing w:val="-2"/>
                <w:sz w:val="16"/>
                <w:szCs w:val="16"/>
              </w:rPr>
            </w:pPr>
            <w:r>
              <w:rPr>
                <w:sz w:val="16"/>
                <w:szCs w:val="16"/>
              </w:rPr>
              <w:t>(k)</w:t>
            </w:r>
            <w:r>
              <w:rPr>
                <w:spacing w:val="33"/>
                <w:sz w:val="16"/>
                <w:szCs w:val="16"/>
              </w:rPr>
              <w:t xml:space="preserve"> </w:t>
            </w:r>
            <w:r>
              <w:rPr>
                <w:sz w:val="16"/>
                <w:szCs w:val="16"/>
              </w:rPr>
              <w:t>Conditions</w:t>
            </w:r>
            <w:r>
              <w:rPr>
                <w:spacing w:val="40"/>
                <w:sz w:val="16"/>
                <w:szCs w:val="16"/>
              </w:rPr>
              <w:t xml:space="preserve"> </w:t>
            </w:r>
            <w:r>
              <w:rPr>
                <w:sz w:val="16"/>
                <w:szCs w:val="16"/>
              </w:rPr>
              <w:t>for</w:t>
            </w:r>
            <w:r>
              <w:rPr>
                <w:spacing w:val="40"/>
                <w:sz w:val="16"/>
                <w:szCs w:val="16"/>
              </w:rPr>
              <w:t xml:space="preserve"> </w:t>
            </w:r>
            <w:r>
              <w:rPr>
                <w:sz w:val="16"/>
                <w:szCs w:val="16"/>
              </w:rPr>
              <w:t>our</w:t>
            </w:r>
            <w:r>
              <w:rPr>
                <w:spacing w:val="40"/>
                <w:sz w:val="16"/>
                <w:szCs w:val="16"/>
              </w:rPr>
              <w:t xml:space="preserve"> </w:t>
            </w:r>
            <w:r>
              <w:rPr>
                <w:sz w:val="16"/>
                <w:szCs w:val="16"/>
              </w:rPr>
              <w:t>approval</w:t>
            </w:r>
            <w:r>
              <w:rPr>
                <w:spacing w:val="40"/>
                <w:sz w:val="16"/>
                <w:szCs w:val="16"/>
              </w:rPr>
              <w:t xml:space="preserve"> </w:t>
            </w:r>
            <w:r>
              <w:rPr>
                <w:sz w:val="16"/>
                <w:szCs w:val="16"/>
              </w:rPr>
              <w:t xml:space="preserve">of </w:t>
            </w:r>
            <w:r>
              <w:rPr>
                <w:spacing w:val="-2"/>
                <w:sz w:val="16"/>
                <w:szCs w:val="16"/>
              </w:rPr>
              <w:t>Transfer</w:t>
            </w:r>
          </w:p>
        </w:tc>
        <w:tc>
          <w:tcPr>
            <w:tcW w:w="1800" w:type="dxa"/>
            <w:tcBorders>
              <w:top w:val="single" w:sz="6" w:space="0" w:color="000000"/>
              <w:left w:val="single" w:sz="4" w:space="0" w:color="000000"/>
              <w:bottom w:val="single" w:sz="6" w:space="0" w:color="000000"/>
              <w:right w:val="single" w:sz="4" w:space="0" w:color="000000"/>
            </w:tcBorders>
          </w:tcPr>
          <w:p w14:paraId="0E46BB18" w14:textId="77777777" w:rsidR="00C811EF" w:rsidRDefault="00C811EF">
            <w:pPr>
              <w:pStyle w:val="TableParagraph"/>
              <w:kinsoku w:val="0"/>
              <w:overflowPunct w:val="0"/>
              <w:spacing w:before="79"/>
              <w:ind w:left="79"/>
              <w:rPr>
                <w:spacing w:val="-4"/>
                <w:sz w:val="16"/>
                <w:szCs w:val="16"/>
              </w:rPr>
            </w:pPr>
            <w:r>
              <w:rPr>
                <w:spacing w:val="-4"/>
                <w:sz w:val="16"/>
                <w:szCs w:val="16"/>
              </w:rPr>
              <w:t>13.3</w:t>
            </w:r>
          </w:p>
        </w:tc>
        <w:tc>
          <w:tcPr>
            <w:tcW w:w="5016" w:type="dxa"/>
            <w:tcBorders>
              <w:top w:val="single" w:sz="6" w:space="0" w:color="000000"/>
              <w:left w:val="single" w:sz="4" w:space="0" w:color="000000"/>
              <w:bottom w:val="single" w:sz="6" w:space="0" w:color="000000"/>
              <w:right w:val="single" w:sz="4" w:space="0" w:color="000000"/>
            </w:tcBorders>
          </w:tcPr>
          <w:p w14:paraId="4A84441C" w14:textId="77777777" w:rsidR="00C811EF" w:rsidRDefault="00C811EF">
            <w:pPr>
              <w:pStyle w:val="TableParagraph"/>
              <w:kinsoku w:val="0"/>
              <w:overflowPunct w:val="0"/>
              <w:spacing w:before="79"/>
              <w:ind w:left="79" w:right="66"/>
              <w:jc w:val="both"/>
              <w:rPr>
                <w:sz w:val="16"/>
                <w:szCs w:val="16"/>
              </w:rPr>
            </w:pPr>
            <w:r>
              <w:rPr>
                <w:sz w:val="16"/>
                <w:szCs w:val="16"/>
              </w:rPr>
              <w:t>You</w:t>
            </w:r>
            <w:r>
              <w:rPr>
                <w:spacing w:val="-9"/>
                <w:sz w:val="16"/>
                <w:szCs w:val="16"/>
              </w:rPr>
              <w:t xml:space="preserve"> </w:t>
            </w:r>
            <w:r>
              <w:rPr>
                <w:sz w:val="16"/>
                <w:szCs w:val="16"/>
              </w:rPr>
              <w:t>agree</w:t>
            </w:r>
            <w:r>
              <w:rPr>
                <w:spacing w:val="-8"/>
                <w:sz w:val="16"/>
                <w:szCs w:val="16"/>
              </w:rPr>
              <w:t xml:space="preserve"> </w:t>
            </w:r>
            <w:r>
              <w:rPr>
                <w:sz w:val="16"/>
                <w:szCs w:val="16"/>
              </w:rPr>
              <w:t>that</w:t>
            </w:r>
            <w:r>
              <w:rPr>
                <w:spacing w:val="-7"/>
                <w:sz w:val="16"/>
                <w:szCs w:val="16"/>
              </w:rPr>
              <w:t xml:space="preserve"> </w:t>
            </w:r>
            <w:r>
              <w:rPr>
                <w:sz w:val="16"/>
                <w:szCs w:val="16"/>
              </w:rPr>
              <w:t>we</w:t>
            </w:r>
            <w:r>
              <w:rPr>
                <w:spacing w:val="-8"/>
                <w:sz w:val="16"/>
                <w:szCs w:val="16"/>
              </w:rPr>
              <w:t xml:space="preserve"> </w:t>
            </w:r>
            <w:r>
              <w:rPr>
                <w:sz w:val="16"/>
                <w:szCs w:val="16"/>
              </w:rPr>
              <w:t>are</w:t>
            </w:r>
            <w:r>
              <w:rPr>
                <w:spacing w:val="-8"/>
                <w:sz w:val="16"/>
                <w:szCs w:val="16"/>
              </w:rPr>
              <w:t xml:space="preserve"> </w:t>
            </w:r>
            <w:r>
              <w:rPr>
                <w:sz w:val="16"/>
                <w:szCs w:val="16"/>
              </w:rPr>
              <w:t>deemed</w:t>
            </w:r>
            <w:r>
              <w:rPr>
                <w:spacing w:val="-8"/>
                <w:sz w:val="16"/>
                <w:szCs w:val="16"/>
              </w:rPr>
              <w:t xml:space="preserve"> </w:t>
            </w:r>
            <w:r>
              <w:rPr>
                <w:sz w:val="16"/>
                <w:szCs w:val="16"/>
              </w:rPr>
              <w:t>to</w:t>
            </w:r>
            <w:r>
              <w:rPr>
                <w:spacing w:val="-12"/>
                <w:sz w:val="16"/>
                <w:szCs w:val="16"/>
              </w:rPr>
              <w:t xml:space="preserve"> </w:t>
            </w:r>
            <w:r>
              <w:rPr>
                <w:sz w:val="16"/>
                <w:szCs w:val="16"/>
              </w:rPr>
              <w:t>be</w:t>
            </w:r>
            <w:r>
              <w:rPr>
                <w:spacing w:val="-8"/>
                <w:sz w:val="16"/>
                <w:szCs w:val="16"/>
              </w:rPr>
              <w:t xml:space="preserve"> </w:t>
            </w:r>
            <w:r>
              <w:rPr>
                <w:sz w:val="16"/>
                <w:szCs w:val="16"/>
              </w:rPr>
              <w:t>acting</w:t>
            </w:r>
            <w:r>
              <w:rPr>
                <w:spacing w:val="-8"/>
                <w:sz w:val="16"/>
                <w:szCs w:val="16"/>
              </w:rPr>
              <w:t xml:space="preserve"> </w:t>
            </w:r>
            <w:r>
              <w:rPr>
                <w:sz w:val="16"/>
                <w:szCs w:val="16"/>
              </w:rPr>
              <w:t>reasonably</w:t>
            </w:r>
            <w:r>
              <w:rPr>
                <w:spacing w:val="-7"/>
                <w:sz w:val="16"/>
                <w:szCs w:val="16"/>
              </w:rPr>
              <w:t xml:space="preserve"> </w:t>
            </w:r>
            <w:r>
              <w:rPr>
                <w:sz w:val="16"/>
                <w:szCs w:val="16"/>
              </w:rPr>
              <w:t>in</w:t>
            </w:r>
            <w:r>
              <w:rPr>
                <w:spacing w:val="-10"/>
                <w:sz w:val="16"/>
                <w:szCs w:val="16"/>
              </w:rPr>
              <w:t xml:space="preserve"> </w:t>
            </w:r>
            <w:r>
              <w:rPr>
                <w:sz w:val="16"/>
                <w:szCs w:val="16"/>
              </w:rPr>
              <w:t>withholding consent to any Transfer if:</w:t>
            </w:r>
          </w:p>
          <w:p w14:paraId="4F35CF72" w14:textId="77777777" w:rsidR="00C811EF" w:rsidRDefault="00C811EF">
            <w:pPr>
              <w:pStyle w:val="TableParagraph"/>
              <w:kinsoku w:val="0"/>
              <w:overflowPunct w:val="0"/>
              <w:spacing w:before="1"/>
              <w:ind w:left="79" w:right="65"/>
              <w:jc w:val="both"/>
              <w:rPr>
                <w:sz w:val="16"/>
                <w:szCs w:val="16"/>
              </w:rPr>
            </w:pPr>
            <w:r>
              <w:rPr>
                <w:sz w:val="16"/>
                <w:szCs w:val="16"/>
              </w:rPr>
              <w:t>(a)You fail to comply with the applicable provisions of Section 15 of the</w:t>
            </w:r>
            <w:r>
              <w:rPr>
                <w:spacing w:val="-4"/>
                <w:sz w:val="16"/>
                <w:szCs w:val="16"/>
              </w:rPr>
              <w:t xml:space="preserve"> </w:t>
            </w:r>
            <w:r>
              <w:rPr>
                <w:sz w:val="16"/>
                <w:szCs w:val="16"/>
              </w:rPr>
              <w:t>Franchise</w:t>
            </w:r>
            <w:r>
              <w:rPr>
                <w:spacing w:val="-5"/>
                <w:sz w:val="16"/>
                <w:szCs w:val="16"/>
              </w:rPr>
              <w:t xml:space="preserve"> </w:t>
            </w:r>
            <w:r>
              <w:rPr>
                <w:sz w:val="16"/>
                <w:szCs w:val="16"/>
              </w:rPr>
              <w:t>Agreement</w:t>
            </w:r>
            <w:r>
              <w:rPr>
                <w:spacing w:val="-4"/>
                <w:sz w:val="16"/>
                <w:szCs w:val="16"/>
              </w:rPr>
              <w:t xml:space="preserve"> </w:t>
            </w:r>
            <w:r>
              <w:rPr>
                <w:sz w:val="16"/>
                <w:szCs w:val="16"/>
              </w:rPr>
              <w:t>and</w:t>
            </w:r>
            <w:r>
              <w:rPr>
                <w:spacing w:val="-5"/>
                <w:sz w:val="16"/>
                <w:szCs w:val="16"/>
              </w:rPr>
              <w:t xml:space="preserve"> </w:t>
            </w:r>
            <w:r>
              <w:rPr>
                <w:sz w:val="16"/>
                <w:szCs w:val="16"/>
              </w:rPr>
              <w:t>with</w:t>
            </w:r>
            <w:r>
              <w:rPr>
                <w:spacing w:val="-5"/>
                <w:sz w:val="16"/>
                <w:szCs w:val="16"/>
              </w:rPr>
              <w:t xml:space="preserve"> </w:t>
            </w:r>
            <w:r>
              <w:rPr>
                <w:sz w:val="16"/>
                <w:szCs w:val="16"/>
              </w:rPr>
              <w:t>our</w:t>
            </w:r>
            <w:r>
              <w:rPr>
                <w:spacing w:val="-5"/>
                <w:sz w:val="16"/>
                <w:szCs w:val="16"/>
              </w:rPr>
              <w:t xml:space="preserve"> </w:t>
            </w:r>
            <w:r>
              <w:rPr>
                <w:sz w:val="16"/>
                <w:szCs w:val="16"/>
              </w:rPr>
              <w:t>then</w:t>
            </w:r>
            <w:r>
              <w:rPr>
                <w:spacing w:val="-4"/>
                <w:sz w:val="16"/>
                <w:szCs w:val="16"/>
              </w:rPr>
              <w:t xml:space="preserve"> </w:t>
            </w:r>
            <w:r>
              <w:rPr>
                <w:sz w:val="16"/>
                <w:szCs w:val="16"/>
              </w:rPr>
              <w:t>existing</w:t>
            </w:r>
            <w:r>
              <w:rPr>
                <w:spacing w:val="-8"/>
                <w:sz w:val="16"/>
                <w:szCs w:val="16"/>
              </w:rPr>
              <w:t xml:space="preserve"> </w:t>
            </w:r>
            <w:r>
              <w:rPr>
                <w:sz w:val="16"/>
                <w:szCs w:val="16"/>
              </w:rPr>
              <w:t>transfer</w:t>
            </w:r>
            <w:r>
              <w:rPr>
                <w:spacing w:val="-6"/>
                <w:sz w:val="16"/>
                <w:szCs w:val="16"/>
              </w:rPr>
              <w:t xml:space="preserve"> </w:t>
            </w:r>
            <w:r>
              <w:rPr>
                <w:sz w:val="16"/>
                <w:szCs w:val="16"/>
              </w:rPr>
              <w:t>policies; (b)You are in default under the Franchise Agreement, or the Lease</w:t>
            </w:r>
            <w:proofErr w:type="gramStart"/>
            <w:r>
              <w:rPr>
                <w:sz w:val="16"/>
                <w:szCs w:val="16"/>
              </w:rPr>
              <w:t>, as the case may be, and</w:t>
            </w:r>
            <w:proofErr w:type="gramEnd"/>
            <w:r>
              <w:rPr>
                <w:sz w:val="16"/>
                <w:szCs w:val="16"/>
              </w:rPr>
              <w:t xml:space="preserve"> any other agreement between you and us (including any of our Affiliates) on the date of such </w:t>
            </w:r>
            <w:proofErr w:type="gramStart"/>
            <w:r>
              <w:rPr>
                <w:sz w:val="16"/>
                <w:szCs w:val="16"/>
              </w:rPr>
              <w:t>Transfer;</w:t>
            </w:r>
            <w:proofErr w:type="gramEnd"/>
          </w:p>
          <w:p w14:paraId="5E642A1E" w14:textId="77777777" w:rsidR="00C811EF" w:rsidRDefault="00C811EF">
            <w:pPr>
              <w:pStyle w:val="TableParagraph"/>
              <w:kinsoku w:val="0"/>
              <w:overflowPunct w:val="0"/>
              <w:spacing w:line="183" w:lineRule="exact"/>
              <w:ind w:left="79"/>
              <w:jc w:val="both"/>
              <w:rPr>
                <w:spacing w:val="-4"/>
                <w:sz w:val="16"/>
                <w:szCs w:val="16"/>
              </w:rPr>
            </w:pPr>
            <w:r>
              <w:rPr>
                <w:sz w:val="16"/>
                <w:szCs w:val="16"/>
              </w:rPr>
              <w:t>(c)</w:t>
            </w:r>
            <w:r>
              <w:rPr>
                <w:spacing w:val="-5"/>
                <w:sz w:val="16"/>
                <w:szCs w:val="16"/>
              </w:rPr>
              <w:t xml:space="preserve"> </w:t>
            </w:r>
            <w:r>
              <w:rPr>
                <w:sz w:val="16"/>
                <w:szCs w:val="16"/>
              </w:rPr>
              <w:t>You</w:t>
            </w:r>
            <w:r>
              <w:rPr>
                <w:spacing w:val="-4"/>
                <w:sz w:val="16"/>
                <w:szCs w:val="16"/>
              </w:rPr>
              <w:t xml:space="preserve"> </w:t>
            </w:r>
            <w:r>
              <w:rPr>
                <w:sz w:val="16"/>
                <w:szCs w:val="16"/>
              </w:rPr>
              <w:t>fail</w:t>
            </w:r>
            <w:r>
              <w:rPr>
                <w:spacing w:val="-4"/>
                <w:sz w:val="16"/>
                <w:szCs w:val="16"/>
              </w:rPr>
              <w:t xml:space="preserve"> </w:t>
            </w:r>
            <w:r>
              <w:rPr>
                <w:sz w:val="16"/>
                <w:szCs w:val="16"/>
              </w:rPr>
              <w:t>to</w:t>
            </w:r>
            <w:r>
              <w:rPr>
                <w:spacing w:val="-4"/>
                <w:sz w:val="16"/>
                <w:szCs w:val="16"/>
              </w:rPr>
              <w:t xml:space="preserve"> </w:t>
            </w:r>
            <w:r>
              <w:rPr>
                <w:sz w:val="16"/>
                <w:szCs w:val="16"/>
              </w:rPr>
              <w:t>satisfy</w:t>
            </w:r>
            <w:r>
              <w:rPr>
                <w:spacing w:val="-3"/>
                <w:sz w:val="16"/>
                <w:szCs w:val="16"/>
              </w:rPr>
              <w:t xml:space="preserve"> </w:t>
            </w:r>
            <w:r>
              <w:rPr>
                <w:sz w:val="16"/>
                <w:szCs w:val="16"/>
              </w:rPr>
              <w:t>us,</w:t>
            </w:r>
            <w:r>
              <w:rPr>
                <w:spacing w:val="-3"/>
                <w:sz w:val="16"/>
                <w:szCs w:val="16"/>
              </w:rPr>
              <w:t xml:space="preserve"> </w:t>
            </w:r>
            <w:r>
              <w:rPr>
                <w:sz w:val="16"/>
                <w:szCs w:val="16"/>
              </w:rPr>
              <w:t>in</w:t>
            </w:r>
            <w:r>
              <w:rPr>
                <w:spacing w:val="-2"/>
                <w:sz w:val="16"/>
                <w:szCs w:val="16"/>
              </w:rPr>
              <w:t xml:space="preserve"> </w:t>
            </w:r>
            <w:r>
              <w:rPr>
                <w:sz w:val="16"/>
                <w:szCs w:val="16"/>
              </w:rPr>
              <w:t>our</w:t>
            </w:r>
            <w:r>
              <w:rPr>
                <w:spacing w:val="-2"/>
                <w:sz w:val="16"/>
                <w:szCs w:val="16"/>
              </w:rPr>
              <w:t xml:space="preserve"> </w:t>
            </w:r>
            <w:r>
              <w:rPr>
                <w:sz w:val="16"/>
                <w:szCs w:val="16"/>
              </w:rPr>
              <w:t>reasonable</w:t>
            </w:r>
            <w:r>
              <w:rPr>
                <w:spacing w:val="-2"/>
                <w:sz w:val="16"/>
                <w:szCs w:val="16"/>
              </w:rPr>
              <w:t xml:space="preserve"> </w:t>
            </w:r>
            <w:r>
              <w:rPr>
                <w:sz w:val="16"/>
                <w:szCs w:val="16"/>
              </w:rPr>
              <w:t>opinion,</w:t>
            </w:r>
            <w:r>
              <w:rPr>
                <w:spacing w:val="-3"/>
                <w:sz w:val="16"/>
                <w:szCs w:val="16"/>
              </w:rPr>
              <w:t xml:space="preserve"> </w:t>
            </w:r>
            <w:r>
              <w:rPr>
                <w:spacing w:val="-4"/>
                <w:sz w:val="16"/>
                <w:szCs w:val="16"/>
              </w:rPr>
              <w:t>that:</w:t>
            </w:r>
          </w:p>
          <w:p w14:paraId="43B0BBB5" w14:textId="15AC560B" w:rsidR="00C811EF" w:rsidRDefault="00C811EF">
            <w:pPr>
              <w:pStyle w:val="TableParagraph"/>
              <w:kinsoku w:val="0"/>
              <w:overflowPunct w:val="0"/>
              <w:spacing w:before="1"/>
              <w:ind w:left="79" w:right="64"/>
              <w:jc w:val="both"/>
              <w:rPr>
                <w:sz w:val="16"/>
                <w:szCs w:val="16"/>
              </w:rPr>
            </w:pPr>
            <w:proofErr w:type="spellStart"/>
            <w:r>
              <w:rPr>
                <w:sz w:val="16"/>
                <w:szCs w:val="16"/>
              </w:rPr>
              <w:t>a.the</w:t>
            </w:r>
            <w:proofErr w:type="spellEnd"/>
            <w:r>
              <w:rPr>
                <w:sz w:val="16"/>
                <w:szCs w:val="16"/>
              </w:rPr>
              <w:t xml:space="preserve"> Transferee is of good moral character and reputation, has adequate financial strength, and possesses appropriate business qualifications and </w:t>
            </w:r>
            <w:proofErr w:type="gramStart"/>
            <w:r>
              <w:rPr>
                <w:sz w:val="16"/>
                <w:szCs w:val="16"/>
              </w:rPr>
              <w:t>all of</w:t>
            </w:r>
            <w:proofErr w:type="gramEnd"/>
            <w:r>
              <w:rPr>
                <w:sz w:val="16"/>
                <w:szCs w:val="16"/>
              </w:rPr>
              <w:t xml:space="preserve"> the other qualifications required for franchisees joining </w:t>
            </w:r>
            <w:r w:rsidR="00240D2F">
              <w:rPr>
                <w:sz w:val="16"/>
                <w:szCs w:val="16"/>
              </w:rPr>
              <w:t>[SYSTEM NAME]</w:t>
            </w:r>
            <w:r>
              <w:rPr>
                <w:sz w:val="16"/>
                <w:szCs w:val="16"/>
              </w:rPr>
              <w:t xml:space="preserve"> at that time and you provide us with such reasonable information as we may request </w:t>
            </w:r>
            <w:proofErr w:type="gramStart"/>
            <w:r>
              <w:rPr>
                <w:sz w:val="16"/>
                <w:szCs w:val="16"/>
              </w:rPr>
              <w:t>in order to</w:t>
            </w:r>
            <w:proofErr w:type="gramEnd"/>
            <w:r>
              <w:rPr>
                <w:sz w:val="16"/>
                <w:szCs w:val="16"/>
              </w:rPr>
              <w:t xml:space="preserve"> make such </w:t>
            </w:r>
            <w:proofErr w:type="gramStart"/>
            <w:r>
              <w:rPr>
                <w:sz w:val="16"/>
                <w:szCs w:val="16"/>
              </w:rPr>
              <w:t>determination;</w:t>
            </w:r>
            <w:proofErr w:type="gramEnd"/>
          </w:p>
          <w:p w14:paraId="6E1DDD6D" w14:textId="0F6D9142" w:rsidR="00C811EF" w:rsidRDefault="00C811EF">
            <w:pPr>
              <w:pStyle w:val="TableParagraph"/>
              <w:kinsoku w:val="0"/>
              <w:overflowPunct w:val="0"/>
              <w:ind w:left="79" w:right="64"/>
              <w:jc w:val="both"/>
              <w:rPr>
                <w:sz w:val="16"/>
                <w:szCs w:val="16"/>
              </w:rPr>
            </w:pPr>
            <w:proofErr w:type="spellStart"/>
            <w:r>
              <w:rPr>
                <w:sz w:val="16"/>
                <w:szCs w:val="16"/>
              </w:rPr>
              <w:t>b.the</w:t>
            </w:r>
            <w:proofErr w:type="spellEnd"/>
            <w:r>
              <w:rPr>
                <w:sz w:val="16"/>
                <w:szCs w:val="16"/>
              </w:rPr>
              <w:t xml:space="preserve"> Transfer will provide the proposed Transferee with an economically</w:t>
            </w:r>
            <w:r>
              <w:rPr>
                <w:spacing w:val="-8"/>
                <w:sz w:val="16"/>
                <w:szCs w:val="16"/>
              </w:rPr>
              <w:t xml:space="preserve"> </w:t>
            </w:r>
            <w:r>
              <w:rPr>
                <w:sz w:val="16"/>
                <w:szCs w:val="16"/>
              </w:rPr>
              <w:t>viable</w:t>
            </w:r>
            <w:r>
              <w:rPr>
                <w:spacing w:val="-7"/>
                <w:sz w:val="16"/>
                <w:szCs w:val="16"/>
              </w:rPr>
              <w:t xml:space="preserve"> </w:t>
            </w:r>
            <w:r>
              <w:rPr>
                <w:sz w:val="16"/>
                <w:szCs w:val="16"/>
              </w:rPr>
              <w:t>business</w:t>
            </w:r>
            <w:r>
              <w:rPr>
                <w:spacing w:val="-8"/>
                <w:sz w:val="16"/>
                <w:szCs w:val="16"/>
              </w:rPr>
              <w:t xml:space="preserve"> </w:t>
            </w:r>
            <w:r>
              <w:rPr>
                <w:sz w:val="16"/>
                <w:szCs w:val="16"/>
              </w:rPr>
              <w:t>opportunity,</w:t>
            </w:r>
            <w:r>
              <w:rPr>
                <w:spacing w:val="-6"/>
                <w:sz w:val="16"/>
                <w:szCs w:val="16"/>
              </w:rPr>
              <w:t xml:space="preserve"> </w:t>
            </w:r>
            <w:r>
              <w:rPr>
                <w:sz w:val="16"/>
                <w:szCs w:val="16"/>
              </w:rPr>
              <w:t>provided,</w:t>
            </w:r>
            <w:r>
              <w:rPr>
                <w:spacing w:val="-8"/>
                <w:sz w:val="16"/>
                <w:szCs w:val="16"/>
              </w:rPr>
              <w:t xml:space="preserve"> </w:t>
            </w:r>
            <w:r>
              <w:rPr>
                <w:sz w:val="16"/>
                <w:szCs w:val="16"/>
              </w:rPr>
              <w:t>however,</w:t>
            </w:r>
            <w:r>
              <w:rPr>
                <w:spacing w:val="-8"/>
                <w:sz w:val="16"/>
                <w:szCs w:val="16"/>
              </w:rPr>
              <w:t xml:space="preserve"> </w:t>
            </w:r>
            <w:r>
              <w:rPr>
                <w:sz w:val="16"/>
                <w:szCs w:val="16"/>
              </w:rPr>
              <w:t>that</w:t>
            </w:r>
            <w:r>
              <w:rPr>
                <w:spacing w:val="-8"/>
                <w:sz w:val="16"/>
                <w:szCs w:val="16"/>
              </w:rPr>
              <w:t xml:space="preserve"> </w:t>
            </w:r>
            <w:r>
              <w:rPr>
                <w:sz w:val="16"/>
                <w:szCs w:val="16"/>
              </w:rPr>
              <w:t>no such judgment on our part is deemed to be a representation or guarantee</w:t>
            </w:r>
            <w:r>
              <w:rPr>
                <w:spacing w:val="-8"/>
                <w:sz w:val="16"/>
                <w:szCs w:val="16"/>
              </w:rPr>
              <w:t xml:space="preserve"> </w:t>
            </w:r>
            <w:r>
              <w:rPr>
                <w:sz w:val="16"/>
                <w:szCs w:val="16"/>
              </w:rPr>
              <w:t>upon</w:t>
            </w:r>
            <w:r>
              <w:rPr>
                <w:spacing w:val="-7"/>
                <w:sz w:val="16"/>
                <w:szCs w:val="16"/>
              </w:rPr>
              <w:t xml:space="preserve"> </w:t>
            </w:r>
            <w:r>
              <w:rPr>
                <w:sz w:val="16"/>
                <w:szCs w:val="16"/>
              </w:rPr>
              <w:t>which</w:t>
            </w:r>
            <w:r>
              <w:rPr>
                <w:spacing w:val="-10"/>
                <w:sz w:val="16"/>
                <w:szCs w:val="16"/>
              </w:rPr>
              <w:t xml:space="preserve"> </w:t>
            </w:r>
            <w:r>
              <w:rPr>
                <w:sz w:val="16"/>
                <w:szCs w:val="16"/>
              </w:rPr>
              <w:t>you</w:t>
            </w:r>
            <w:r>
              <w:rPr>
                <w:spacing w:val="-8"/>
                <w:sz w:val="16"/>
                <w:szCs w:val="16"/>
              </w:rPr>
              <w:t xml:space="preserve"> </w:t>
            </w:r>
            <w:r>
              <w:rPr>
                <w:sz w:val="16"/>
                <w:szCs w:val="16"/>
              </w:rPr>
              <w:t>or</w:t>
            </w:r>
            <w:r>
              <w:rPr>
                <w:spacing w:val="-10"/>
                <w:sz w:val="16"/>
                <w:szCs w:val="16"/>
              </w:rPr>
              <w:t xml:space="preserve"> </w:t>
            </w:r>
            <w:r>
              <w:rPr>
                <w:sz w:val="16"/>
                <w:szCs w:val="16"/>
              </w:rPr>
              <w:t>the</w:t>
            </w:r>
            <w:r>
              <w:rPr>
                <w:spacing w:val="-8"/>
                <w:sz w:val="16"/>
                <w:szCs w:val="16"/>
              </w:rPr>
              <w:t xml:space="preserve"> </w:t>
            </w:r>
            <w:r>
              <w:rPr>
                <w:sz w:val="16"/>
                <w:szCs w:val="16"/>
              </w:rPr>
              <w:t>proposed</w:t>
            </w:r>
            <w:r>
              <w:rPr>
                <w:spacing w:val="-8"/>
                <w:sz w:val="16"/>
                <w:szCs w:val="16"/>
              </w:rPr>
              <w:t xml:space="preserve"> </w:t>
            </w:r>
            <w:r>
              <w:rPr>
                <w:sz w:val="16"/>
                <w:szCs w:val="16"/>
              </w:rPr>
              <w:t>Transferee</w:t>
            </w:r>
            <w:r>
              <w:rPr>
                <w:spacing w:val="-8"/>
                <w:sz w:val="16"/>
                <w:szCs w:val="16"/>
              </w:rPr>
              <w:t xml:space="preserve"> </w:t>
            </w:r>
            <w:r>
              <w:rPr>
                <w:sz w:val="16"/>
                <w:szCs w:val="16"/>
              </w:rPr>
              <w:t>may</w:t>
            </w:r>
            <w:r>
              <w:rPr>
                <w:spacing w:val="-6"/>
                <w:sz w:val="16"/>
                <w:szCs w:val="16"/>
              </w:rPr>
              <w:t xml:space="preserve"> </w:t>
            </w:r>
            <w:r>
              <w:rPr>
                <w:sz w:val="16"/>
                <w:szCs w:val="16"/>
              </w:rPr>
              <w:t>rely;</w:t>
            </w:r>
            <w:r>
              <w:rPr>
                <w:spacing w:val="29"/>
                <w:sz w:val="16"/>
                <w:szCs w:val="16"/>
              </w:rPr>
              <w:t xml:space="preserve"> </w:t>
            </w:r>
            <w:r>
              <w:rPr>
                <w:sz w:val="16"/>
                <w:szCs w:val="16"/>
              </w:rPr>
              <w:t xml:space="preserve">and </w:t>
            </w:r>
            <w:proofErr w:type="spellStart"/>
            <w:r>
              <w:rPr>
                <w:sz w:val="16"/>
                <w:szCs w:val="16"/>
              </w:rPr>
              <w:t>c.the</w:t>
            </w:r>
            <w:proofErr w:type="spellEnd"/>
            <w:r>
              <w:rPr>
                <w:sz w:val="16"/>
                <w:szCs w:val="16"/>
              </w:rPr>
              <w:t xml:space="preserve"> Transferee otherwise meets our then existing criteria for a franchisee of </w:t>
            </w:r>
            <w:r w:rsidR="00240D2F">
              <w:rPr>
                <w:sz w:val="16"/>
                <w:szCs w:val="16"/>
              </w:rPr>
              <w:t>[SYSTEM NAME</w:t>
            </w:r>
            <w:proofErr w:type="gramStart"/>
            <w:r w:rsidR="00240D2F">
              <w:rPr>
                <w:sz w:val="16"/>
                <w:szCs w:val="16"/>
              </w:rPr>
              <w:t>]</w:t>
            </w:r>
            <w:r>
              <w:rPr>
                <w:sz w:val="16"/>
                <w:szCs w:val="16"/>
              </w:rPr>
              <w:t>;</w:t>
            </w:r>
            <w:proofErr w:type="gramEnd"/>
          </w:p>
          <w:p w14:paraId="0AC4942A" w14:textId="77777777" w:rsidR="00C811EF" w:rsidRDefault="00C811EF">
            <w:pPr>
              <w:pStyle w:val="TableParagraph"/>
              <w:kinsoku w:val="0"/>
              <w:overflowPunct w:val="0"/>
              <w:ind w:left="79" w:right="64"/>
              <w:jc w:val="both"/>
              <w:rPr>
                <w:sz w:val="16"/>
                <w:szCs w:val="16"/>
              </w:rPr>
            </w:pPr>
            <w:r>
              <w:rPr>
                <w:sz w:val="16"/>
                <w:szCs w:val="16"/>
              </w:rPr>
              <w:t>(d)The</w:t>
            </w:r>
            <w:r>
              <w:rPr>
                <w:spacing w:val="-12"/>
                <w:sz w:val="16"/>
                <w:szCs w:val="16"/>
              </w:rPr>
              <w:t xml:space="preserve"> </w:t>
            </w:r>
            <w:r>
              <w:rPr>
                <w:sz w:val="16"/>
                <w:szCs w:val="16"/>
              </w:rPr>
              <w:t>Transferee</w:t>
            </w:r>
            <w:r>
              <w:rPr>
                <w:spacing w:val="-10"/>
                <w:sz w:val="16"/>
                <w:szCs w:val="16"/>
              </w:rPr>
              <w:t xml:space="preserve"> </w:t>
            </w:r>
            <w:r>
              <w:rPr>
                <w:sz w:val="16"/>
                <w:szCs w:val="16"/>
              </w:rPr>
              <w:t>fails</w:t>
            </w:r>
            <w:r>
              <w:rPr>
                <w:spacing w:val="-11"/>
                <w:sz w:val="16"/>
                <w:szCs w:val="16"/>
              </w:rPr>
              <w:t xml:space="preserve"> </w:t>
            </w:r>
            <w:r>
              <w:rPr>
                <w:sz w:val="16"/>
                <w:szCs w:val="16"/>
              </w:rPr>
              <w:t>to</w:t>
            </w:r>
            <w:r>
              <w:rPr>
                <w:spacing w:val="-11"/>
                <w:sz w:val="16"/>
                <w:szCs w:val="16"/>
              </w:rPr>
              <w:t xml:space="preserve"> </w:t>
            </w:r>
            <w:r>
              <w:rPr>
                <w:sz w:val="16"/>
                <w:szCs w:val="16"/>
              </w:rPr>
              <w:t>enter</w:t>
            </w:r>
            <w:r>
              <w:rPr>
                <w:spacing w:val="-11"/>
                <w:sz w:val="16"/>
                <w:szCs w:val="16"/>
              </w:rPr>
              <w:t xml:space="preserve"> </w:t>
            </w:r>
            <w:r>
              <w:rPr>
                <w:sz w:val="16"/>
                <w:szCs w:val="16"/>
              </w:rPr>
              <w:t>into</w:t>
            </w:r>
            <w:r>
              <w:rPr>
                <w:spacing w:val="-11"/>
                <w:sz w:val="16"/>
                <w:szCs w:val="16"/>
              </w:rPr>
              <w:t xml:space="preserve"> </w:t>
            </w:r>
            <w:r>
              <w:rPr>
                <w:sz w:val="16"/>
                <w:szCs w:val="16"/>
              </w:rPr>
              <w:t>our</w:t>
            </w:r>
            <w:r>
              <w:rPr>
                <w:spacing w:val="-10"/>
                <w:sz w:val="16"/>
                <w:szCs w:val="16"/>
              </w:rPr>
              <w:t xml:space="preserve"> </w:t>
            </w:r>
            <w:r>
              <w:rPr>
                <w:sz w:val="16"/>
                <w:szCs w:val="16"/>
              </w:rPr>
              <w:t>then-current</w:t>
            </w:r>
            <w:r>
              <w:rPr>
                <w:spacing w:val="-10"/>
                <w:sz w:val="16"/>
                <w:szCs w:val="16"/>
              </w:rPr>
              <w:t xml:space="preserve"> </w:t>
            </w:r>
            <w:r>
              <w:rPr>
                <w:sz w:val="16"/>
                <w:szCs w:val="16"/>
              </w:rPr>
              <w:t>form</w:t>
            </w:r>
            <w:r>
              <w:rPr>
                <w:spacing w:val="-10"/>
                <w:sz w:val="16"/>
                <w:szCs w:val="16"/>
              </w:rPr>
              <w:t xml:space="preserve"> </w:t>
            </w:r>
            <w:r>
              <w:rPr>
                <w:sz w:val="16"/>
                <w:szCs w:val="16"/>
              </w:rPr>
              <w:t>of</w:t>
            </w:r>
            <w:r>
              <w:rPr>
                <w:spacing w:val="-11"/>
                <w:sz w:val="16"/>
                <w:szCs w:val="16"/>
              </w:rPr>
              <w:t xml:space="preserve"> </w:t>
            </w:r>
            <w:r>
              <w:rPr>
                <w:sz w:val="16"/>
                <w:szCs w:val="16"/>
              </w:rPr>
              <w:t>franchise agreement as franchisee, which agreement may contain provisions substantially different from those contained herein, including the institution</w:t>
            </w:r>
            <w:r>
              <w:rPr>
                <w:spacing w:val="-1"/>
                <w:sz w:val="16"/>
                <w:szCs w:val="16"/>
              </w:rPr>
              <w:t xml:space="preserve"> </w:t>
            </w:r>
            <w:r>
              <w:rPr>
                <w:sz w:val="16"/>
                <w:szCs w:val="16"/>
              </w:rPr>
              <w:t>of higher</w:t>
            </w:r>
            <w:r>
              <w:rPr>
                <w:spacing w:val="-1"/>
                <w:sz w:val="16"/>
                <w:szCs w:val="16"/>
              </w:rPr>
              <w:t xml:space="preserve"> </w:t>
            </w:r>
            <w:r>
              <w:rPr>
                <w:sz w:val="16"/>
                <w:szCs w:val="16"/>
              </w:rPr>
              <w:t>Royalties and</w:t>
            </w:r>
            <w:r>
              <w:rPr>
                <w:spacing w:val="-4"/>
                <w:sz w:val="16"/>
                <w:szCs w:val="16"/>
              </w:rPr>
              <w:t xml:space="preserve"> </w:t>
            </w:r>
            <w:r>
              <w:rPr>
                <w:sz w:val="16"/>
                <w:szCs w:val="16"/>
              </w:rPr>
              <w:t>Marketing</w:t>
            </w:r>
            <w:r>
              <w:rPr>
                <w:spacing w:val="-1"/>
                <w:sz w:val="16"/>
                <w:szCs w:val="16"/>
              </w:rPr>
              <w:t xml:space="preserve"> </w:t>
            </w:r>
            <w:r>
              <w:rPr>
                <w:sz w:val="16"/>
                <w:szCs w:val="16"/>
              </w:rPr>
              <w:t>Contributions, and</w:t>
            </w:r>
            <w:r>
              <w:rPr>
                <w:spacing w:val="-1"/>
                <w:sz w:val="16"/>
                <w:szCs w:val="16"/>
              </w:rPr>
              <w:t xml:space="preserve"> </w:t>
            </w:r>
            <w:r>
              <w:rPr>
                <w:sz w:val="16"/>
                <w:szCs w:val="16"/>
              </w:rPr>
              <w:t>such other documents then customarily used by us to grant franchises as we may reasonably request. However, the term thereof will not be greater than</w:t>
            </w:r>
            <w:r>
              <w:rPr>
                <w:spacing w:val="-1"/>
                <w:sz w:val="16"/>
                <w:szCs w:val="16"/>
              </w:rPr>
              <w:t xml:space="preserve"> </w:t>
            </w:r>
            <w:r>
              <w:rPr>
                <w:sz w:val="16"/>
                <w:szCs w:val="16"/>
              </w:rPr>
              <w:t>the</w:t>
            </w:r>
            <w:r>
              <w:rPr>
                <w:spacing w:val="-1"/>
                <w:sz w:val="16"/>
                <w:szCs w:val="16"/>
              </w:rPr>
              <w:t xml:space="preserve"> </w:t>
            </w:r>
            <w:r>
              <w:rPr>
                <w:sz w:val="16"/>
                <w:szCs w:val="16"/>
              </w:rPr>
              <w:t>remaining</w:t>
            </w:r>
            <w:r>
              <w:rPr>
                <w:spacing w:val="-1"/>
                <w:sz w:val="16"/>
                <w:szCs w:val="16"/>
              </w:rPr>
              <w:t xml:space="preserve"> </w:t>
            </w:r>
            <w:r>
              <w:rPr>
                <w:sz w:val="16"/>
                <w:szCs w:val="16"/>
              </w:rPr>
              <w:t>Term</w:t>
            </w:r>
            <w:r>
              <w:rPr>
                <w:spacing w:val="-1"/>
                <w:sz w:val="16"/>
                <w:szCs w:val="16"/>
              </w:rPr>
              <w:t xml:space="preserve"> </w:t>
            </w:r>
            <w:r>
              <w:rPr>
                <w:sz w:val="16"/>
                <w:szCs w:val="16"/>
              </w:rPr>
              <w:t>of the</w:t>
            </w:r>
            <w:r>
              <w:rPr>
                <w:spacing w:val="-1"/>
                <w:sz w:val="16"/>
                <w:szCs w:val="16"/>
              </w:rPr>
              <w:t xml:space="preserve"> </w:t>
            </w:r>
            <w:r>
              <w:rPr>
                <w:sz w:val="16"/>
                <w:szCs w:val="16"/>
              </w:rPr>
              <w:t>Franchise</w:t>
            </w:r>
            <w:r>
              <w:rPr>
                <w:spacing w:val="-1"/>
                <w:sz w:val="16"/>
                <w:szCs w:val="16"/>
              </w:rPr>
              <w:t xml:space="preserve"> </w:t>
            </w:r>
            <w:r>
              <w:rPr>
                <w:sz w:val="16"/>
                <w:szCs w:val="16"/>
              </w:rPr>
              <w:t>Agreement unless we otherwise agree in writing to extend the Term;</w:t>
            </w:r>
          </w:p>
        </w:tc>
      </w:tr>
    </w:tbl>
    <w:p w14:paraId="4459B83A"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40FD6AB4" w14:textId="77777777" w:rsidR="00C811EF" w:rsidRDefault="00C811EF">
      <w:pPr>
        <w:pStyle w:val="BodyText"/>
        <w:kinsoku w:val="0"/>
        <w:overflowPunct w:val="0"/>
        <w:rPr>
          <w:b/>
          <w:bCs/>
        </w:rPr>
      </w:pPr>
    </w:p>
    <w:p w14:paraId="54F348DE" w14:textId="77777777" w:rsidR="00C811EF" w:rsidRDefault="00C811EF">
      <w:pPr>
        <w:pStyle w:val="BodyText"/>
        <w:kinsoku w:val="0"/>
        <w:overflowPunct w:val="0"/>
        <w:rPr>
          <w:b/>
          <w:bCs/>
        </w:rPr>
      </w:pPr>
    </w:p>
    <w:p w14:paraId="143F3F72" w14:textId="77777777" w:rsidR="00C811EF" w:rsidRDefault="00C811EF">
      <w:pPr>
        <w:pStyle w:val="BodyText"/>
        <w:kinsoku w:val="0"/>
        <w:overflowPunct w:val="0"/>
        <w:rPr>
          <w:b/>
          <w:bCs/>
        </w:rPr>
      </w:pPr>
    </w:p>
    <w:p w14:paraId="5971C73D"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443E6A09"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7CF54C4B" w14:textId="77777777" w:rsidR="00C811EF" w:rsidRDefault="00C811EF">
            <w:pPr>
              <w:pStyle w:val="TableParagraph"/>
              <w:kinsoku w:val="0"/>
              <w:overflowPunct w:val="0"/>
              <w:spacing w:before="91"/>
              <w:rPr>
                <w:b/>
                <w:bCs/>
                <w:sz w:val="20"/>
                <w:szCs w:val="20"/>
              </w:rPr>
            </w:pPr>
          </w:p>
          <w:p w14:paraId="697CD0FB"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746A1136"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24233144" w14:textId="77777777" w:rsidR="00C811EF" w:rsidRDefault="00C811EF">
            <w:pPr>
              <w:pStyle w:val="TableParagraph"/>
              <w:kinsoku w:val="0"/>
              <w:overflowPunct w:val="0"/>
              <w:spacing w:before="91"/>
              <w:rPr>
                <w:b/>
                <w:bCs/>
                <w:sz w:val="20"/>
                <w:szCs w:val="20"/>
              </w:rPr>
            </w:pPr>
          </w:p>
          <w:p w14:paraId="7525BFDD"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4940DE8E" w14:textId="77777777">
        <w:trPr>
          <w:trHeight w:val="11562"/>
        </w:trPr>
        <w:tc>
          <w:tcPr>
            <w:tcW w:w="2791" w:type="dxa"/>
            <w:tcBorders>
              <w:top w:val="single" w:sz="6" w:space="0" w:color="000000"/>
              <w:left w:val="single" w:sz="4" w:space="0" w:color="000000"/>
              <w:bottom w:val="single" w:sz="6" w:space="0" w:color="000000"/>
              <w:right w:val="single" w:sz="4" w:space="0" w:color="000000"/>
            </w:tcBorders>
          </w:tcPr>
          <w:p w14:paraId="2976B2B6"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49B2C8FB"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6AD52F5B" w14:textId="77777777" w:rsidR="00C811EF" w:rsidRDefault="00C811EF">
            <w:pPr>
              <w:pStyle w:val="TableParagraph"/>
              <w:numPr>
                <w:ilvl w:val="0"/>
                <w:numId w:val="66"/>
              </w:numPr>
              <w:tabs>
                <w:tab w:val="left" w:pos="317"/>
              </w:tabs>
              <w:kinsoku w:val="0"/>
              <w:overflowPunct w:val="0"/>
              <w:spacing w:before="79"/>
              <w:ind w:right="65" w:firstLine="0"/>
              <w:jc w:val="both"/>
              <w:rPr>
                <w:sz w:val="16"/>
                <w:szCs w:val="16"/>
              </w:rPr>
            </w:pPr>
            <w:r>
              <w:rPr>
                <w:sz w:val="16"/>
                <w:szCs w:val="16"/>
              </w:rPr>
              <w:t xml:space="preserve">Any shareholders with a proprietary interest in the Transferee: </w:t>
            </w:r>
            <w:proofErr w:type="spellStart"/>
            <w:r>
              <w:rPr>
                <w:sz w:val="16"/>
                <w:szCs w:val="16"/>
              </w:rPr>
              <w:t>i</w:t>
            </w:r>
            <w:proofErr w:type="spellEnd"/>
            <w:r>
              <w:rPr>
                <w:sz w:val="16"/>
                <w:szCs w:val="16"/>
              </w:rPr>
              <w:t>. fail</w:t>
            </w:r>
            <w:r>
              <w:rPr>
                <w:spacing w:val="-12"/>
                <w:sz w:val="16"/>
                <w:szCs w:val="16"/>
              </w:rPr>
              <w:t xml:space="preserve"> </w:t>
            </w:r>
            <w:r>
              <w:rPr>
                <w:sz w:val="16"/>
                <w:szCs w:val="16"/>
              </w:rPr>
              <w:t>to</w:t>
            </w:r>
            <w:r>
              <w:rPr>
                <w:spacing w:val="-11"/>
                <w:sz w:val="16"/>
                <w:szCs w:val="16"/>
              </w:rPr>
              <w:t xml:space="preserve"> </w:t>
            </w:r>
            <w:r>
              <w:rPr>
                <w:sz w:val="16"/>
                <w:szCs w:val="16"/>
              </w:rPr>
              <w:t>jointly</w:t>
            </w:r>
            <w:r>
              <w:rPr>
                <w:spacing w:val="-10"/>
                <w:sz w:val="16"/>
                <w:szCs w:val="16"/>
              </w:rPr>
              <w:t xml:space="preserve"> </w:t>
            </w:r>
            <w:r>
              <w:rPr>
                <w:sz w:val="16"/>
                <w:szCs w:val="16"/>
              </w:rPr>
              <w:t>and</w:t>
            </w:r>
            <w:r>
              <w:rPr>
                <w:spacing w:val="-11"/>
                <w:sz w:val="16"/>
                <w:szCs w:val="16"/>
              </w:rPr>
              <w:t xml:space="preserve"> </w:t>
            </w:r>
            <w:r>
              <w:rPr>
                <w:sz w:val="16"/>
                <w:szCs w:val="16"/>
              </w:rPr>
              <w:t>severally</w:t>
            </w:r>
            <w:r>
              <w:rPr>
                <w:spacing w:val="-9"/>
                <w:sz w:val="16"/>
                <w:szCs w:val="16"/>
              </w:rPr>
              <w:t xml:space="preserve"> </w:t>
            </w:r>
            <w:r>
              <w:rPr>
                <w:sz w:val="16"/>
                <w:szCs w:val="16"/>
              </w:rPr>
              <w:t>guarantee</w:t>
            </w:r>
            <w:r>
              <w:rPr>
                <w:spacing w:val="-11"/>
                <w:sz w:val="16"/>
                <w:szCs w:val="16"/>
              </w:rPr>
              <w:t xml:space="preserve"> </w:t>
            </w:r>
            <w:r>
              <w:rPr>
                <w:sz w:val="16"/>
                <w:szCs w:val="16"/>
              </w:rPr>
              <w:t>the</w:t>
            </w:r>
            <w:r>
              <w:rPr>
                <w:spacing w:val="-11"/>
                <w:sz w:val="16"/>
                <w:szCs w:val="16"/>
              </w:rPr>
              <w:t xml:space="preserve"> </w:t>
            </w:r>
            <w:r>
              <w:rPr>
                <w:sz w:val="16"/>
                <w:szCs w:val="16"/>
              </w:rPr>
              <w:t>obligations</w:t>
            </w:r>
            <w:r>
              <w:rPr>
                <w:spacing w:val="-11"/>
                <w:sz w:val="16"/>
                <w:szCs w:val="16"/>
              </w:rPr>
              <w:t xml:space="preserve"> </w:t>
            </w:r>
            <w:r>
              <w:rPr>
                <w:sz w:val="16"/>
                <w:szCs w:val="16"/>
              </w:rPr>
              <w:t>of</w:t>
            </w:r>
            <w:r>
              <w:rPr>
                <w:spacing w:val="-12"/>
                <w:sz w:val="16"/>
                <w:szCs w:val="16"/>
              </w:rPr>
              <w:t xml:space="preserve"> </w:t>
            </w:r>
            <w:r>
              <w:rPr>
                <w:sz w:val="16"/>
                <w:szCs w:val="16"/>
              </w:rPr>
              <w:t>the</w:t>
            </w:r>
            <w:r>
              <w:rPr>
                <w:spacing w:val="-10"/>
                <w:sz w:val="16"/>
                <w:szCs w:val="16"/>
              </w:rPr>
              <w:t xml:space="preserve"> </w:t>
            </w:r>
            <w:r>
              <w:rPr>
                <w:sz w:val="16"/>
                <w:szCs w:val="16"/>
              </w:rPr>
              <w:t xml:space="preserve">Transferee under the franchise agreement by </w:t>
            </w:r>
            <w:proofErr w:type="gramStart"/>
            <w:r>
              <w:rPr>
                <w:sz w:val="16"/>
                <w:szCs w:val="16"/>
              </w:rPr>
              <w:t>entering into</w:t>
            </w:r>
            <w:proofErr w:type="gramEnd"/>
            <w:r>
              <w:rPr>
                <w:sz w:val="16"/>
                <w:szCs w:val="16"/>
              </w:rPr>
              <w:t xml:space="preserve"> our form of personal guarantee or ii. own or engage in any Competitive </w:t>
            </w:r>
            <w:proofErr w:type="gramStart"/>
            <w:r>
              <w:rPr>
                <w:sz w:val="16"/>
                <w:szCs w:val="16"/>
              </w:rPr>
              <w:t>Business;</w:t>
            </w:r>
            <w:proofErr w:type="gramEnd"/>
          </w:p>
          <w:p w14:paraId="0F869EA9" w14:textId="77777777" w:rsidR="00C811EF" w:rsidRDefault="00C811EF">
            <w:pPr>
              <w:pStyle w:val="TableParagraph"/>
              <w:numPr>
                <w:ilvl w:val="0"/>
                <w:numId w:val="66"/>
              </w:numPr>
              <w:tabs>
                <w:tab w:val="left" w:pos="274"/>
              </w:tabs>
              <w:kinsoku w:val="0"/>
              <w:overflowPunct w:val="0"/>
              <w:ind w:right="64" w:firstLine="0"/>
              <w:jc w:val="both"/>
              <w:rPr>
                <w:sz w:val="16"/>
                <w:szCs w:val="16"/>
              </w:rPr>
            </w:pPr>
            <w:r>
              <w:rPr>
                <w:sz w:val="16"/>
                <w:szCs w:val="16"/>
              </w:rPr>
              <w:t>You fail to pay us a non-refundable transfer fee equal to $10,000 immediately</w:t>
            </w:r>
            <w:r>
              <w:rPr>
                <w:spacing w:val="-1"/>
                <w:sz w:val="16"/>
                <w:szCs w:val="16"/>
              </w:rPr>
              <w:t xml:space="preserve"> </w:t>
            </w:r>
            <w:r>
              <w:rPr>
                <w:sz w:val="16"/>
                <w:szCs w:val="16"/>
              </w:rPr>
              <w:t>upon</w:t>
            </w:r>
            <w:r>
              <w:rPr>
                <w:spacing w:val="-3"/>
                <w:sz w:val="16"/>
                <w:szCs w:val="16"/>
              </w:rPr>
              <w:t xml:space="preserve"> </w:t>
            </w:r>
            <w:r>
              <w:rPr>
                <w:sz w:val="16"/>
                <w:szCs w:val="16"/>
              </w:rPr>
              <w:t>invoice,</w:t>
            </w:r>
            <w:r>
              <w:rPr>
                <w:spacing w:val="-2"/>
                <w:sz w:val="16"/>
                <w:szCs w:val="16"/>
              </w:rPr>
              <w:t xml:space="preserve"> </w:t>
            </w:r>
            <w:r>
              <w:rPr>
                <w:sz w:val="16"/>
                <w:szCs w:val="16"/>
              </w:rPr>
              <w:t>and</w:t>
            </w:r>
            <w:r>
              <w:rPr>
                <w:spacing w:val="-3"/>
                <w:sz w:val="16"/>
                <w:szCs w:val="16"/>
              </w:rPr>
              <w:t xml:space="preserve"> </w:t>
            </w:r>
            <w:r>
              <w:rPr>
                <w:sz w:val="16"/>
                <w:szCs w:val="16"/>
              </w:rPr>
              <w:t>reimburse</w:t>
            </w:r>
            <w:r>
              <w:rPr>
                <w:spacing w:val="-3"/>
                <w:sz w:val="16"/>
                <w:szCs w:val="16"/>
              </w:rPr>
              <w:t xml:space="preserve"> </w:t>
            </w:r>
            <w:r>
              <w:rPr>
                <w:sz w:val="16"/>
                <w:szCs w:val="16"/>
              </w:rPr>
              <w:t>us</w:t>
            </w:r>
            <w:r>
              <w:rPr>
                <w:spacing w:val="-3"/>
                <w:sz w:val="16"/>
                <w:szCs w:val="16"/>
              </w:rPr>
              <w:t xml:space="preserve"> </w:t>
            </w:r>
            <w:r>
              <w:rPr>
                <w:sz w:val="16"/>
                <w:szCs w:val="16"/>
              </w:rPr>
              <w:t>for</w:t>
            </w:r>
            <w:r>
              <w:rPr>
                <w:spacing w:val="-3"/>
                <w:sz w:val="16"/>
                <w:szCs w:val="16"/>
              </w:rPr>
              <w:t xml:space="preserve"> </w:t>
            </w:r>
            <w:r>
              <w:rPr>
                <w:sz w:val="16"/>
                <w:szCs w:val="16"/>
              </w:rPr>
              <w:t>all</w:t>
            </w:r>
            <w:r>
              <w:rPr>
                <w:spacing w:val="-2"/>
                <w:sz w:val="16"/>
                <w:szCs w:val="16"/>
              </w:rPr>
              <w:t xml:space="preserve"> </w:t>
            </w:r>
            <w:r>
              <w:rPr>
                <w:sz w:val="16"/>
                <w:szCs w:val="16"/>
              </w:rPr>
              <w:t>legal</w:t>
            </w:r>
            <w:r>
              <w:rPr>
                <w:spacing w:val="-4"/>
                <w:sz w:val="16"/>
                <w:szCs w:val="16"/>
              </w:rPr>
              <w:t xml:space="preserve"> </w:t>
            </w:r>
            <w:r>
              <w:rPr>
                <w:sz w:val="16"/>
                <w:szCs w:val="16"/>
              </w:rPr>
              <w:t>fees</w:t>
            </w:r>
            <w:r>
              <w:rPr>
                <w:spacing w:val="-1"/>
                <w:sz w:val="16"/>
                <w:szCs w:val="16"/>
              </w:rPr>
              <w:t xml:space="preserve"> </w:t>
            </w:r>
            <w:r>
              <w:rPr>
                <w:sz w:val="16"/>
                <w:szCs w:val="16"/>
              </w:rPr>
              <w:t>paid</w:t>
            </w:r>
            <w:r>
              <w:rPr>
                <w:spacing w:val="-5"/>
                <w:sz w:val="16"/>
                <w:szCs w:val="16"/>
              </w:rPr>
              <w:t xml:space="preserve"> </w:t>
            </w:r>
            <w:r>
              <w:rPr>
                <w:sz w:val="16"/>
                <w:szCs w:val="16"/>
              </w:rPr>
              <w:t xml:space="preserve">by us regarding such Transfer on the earlier of the date of your application for approval of the Transfer and the date upon which the Transferee’s General Managers begins our training </w:t>
            </w:r>
            <w:proofErr w:type="gramStart"/>
            <w:r>
              <w:rPr>
                <w:sz w:val="16"/>
                <w:szCs w:val="16"/>
              </w:rPr>
              <w:t>program;</w:t>
            </w:r>
            <w:proofErr w:type="gramEnd"/>
          </w:p>
          <w:p w14:paraId="3A8182C0" w14:textId="10872504" w:rsidR="00C811EF" w:rsidRDefault="00C811EF">
            <w:pPr>
              <w:pStyle w:val="TableParagraph"/>
              <w:numPr>
                <w:ilvl w:val="0"/>
                <w:numId w:val="66"/>
              </w:numPr>
              <w:tabs>
                <w:tab w:val="left" w:pos="317"/>
              </w:tabs>
              <w:kinsoku w:val="0"/>
              <w:overflowPunct w:val="0"/>
              <w:ind w:right="66" w:firstLine="0"/>
              <w:jc w:val="both"/>
              <w:rPr>
                <w:spacing w:val="-2"/>
                <w:sz w:val="16"/>
                <w:szCs w:val="16"/>
              </w:rPr>
            </w:pPr>
            <w:r>
              <w:rPr>
                <w:sz w:val="16"/>
                <w:szCs w:val="16"/>
              </w:rPr>
              <w:t>The</w:t>
            </w:r>
            <w:r>
              <w:rPr>
                <w:spacing w:val="-7"/>
                <w:sz w:val="16"/>
                <w:szCs w:val="16"/>
              </w:rPr>
              <w:t xml:space="preserve"> </w:t>
            </w:r>
            <w:r>
              <w:rPr>
                <w:sz w:val="16"/>
                <w:szCs w:val="16"/>
              </w:rPr>
              <w:t>Transferee</w:t>
            </w:r>
            <w:r>
              <w:rPr>
                <w:spacing w:val="-8"/>
                <w:sz w:val="16"/>
                <w:szCs w:val="16"/>
              </w:rPr>
              <w:t xml:space="preserve"> </w:t>
            </w:r>
            <w:r>
              <w:rPr>
                <w:sz w:val="16"/>
                <w:szCs w:val="16"/>
              </w:rPr>
              <w:t>has</w:t>
            </w:r>
            <w:r>
              <w:rPr>
                <w:spacing w:val="-6"/>
                <w:sz w:val="16"/>
                <w:szCs w:val="16"/>
              </w:rPr>
              <w:t xml:space="preserve"> </w:t>
            </w:r>
            <w:r>
              <w:rPr>
                <w:sz w:val="16"/>
                <w:szCs w:val="16"/>
              </w:rPr>
              <w:t>debt</w:t>
            </w:r>
            <w:r>
              <w:rPr>
                <w:spacing w:val="-9"/>
                <w:sz w:val="16"/>
                <w:szCs w:val="16"/>
              </w:rPr>
              <w:t xml:space="preserve"> </w:t>
            </w:r>
            <w:r>
              <w:rPr>
                <w:sz w:val="16"/>
                <w:szCs w:val="16"/>
              </w:rPr>
              <w:t>of</w:t>
            </w:r>
            <w:r>
              <w:rPr>
                <w:spacing w:val="-9"/>
                <w:sz w:val="16"/>
                <w:szCs w:val="16"/>
              </w:rPr>
              <w:t xml:space="preserve"> </w:t>
            </w:r>
            <w:r>
              <w:rPr>
                <w:sz w:val="16"/>
                <w:szCs w:val="16"/>
              </w:rPr>
              <w:t>more</w:t>
            </w:r>
            <w:r>
              <w:rPr>
                <w:spacing w:val="-10"/>
                <w:sz w:val="16"/>
                <w:szCs w:val="16"/>
              </w:rPr>
              <w:t xml:space="preserve"> </w:t>
            </w:r>
            <w:r>
              <w:rPr>
                <w:sz w:val="16"/>
                <w:szCs w:val="16"/>
              </w:rPr>
              <w:t>than</w:t>
            </w:r>
            <w:r>
              <w:rPr>
                <w:spacing w:val="-8"/>
                <w:sz w:val="16"/>
                <w:szCs w:val="16"/>
              </w:rPr>
              <w:t xml:space="preserve"> </w:t>
            </w:r>
            <w:r>
              <w:rPr>
                <w:sz w:val="16"/>
                <w:szCs w:val="16"/>
              </w:rPr>
              <w:t>40%</w:t>
            </w:r>
            <w:r>
              <w:rPr>
                <w:spacing w:val="-6"/>
                <w:sz w:val="16"/>
                <w:szCs w:val="16"/>
              </w:rPr>
              <w:t xml:space="preserve"> </w:t>
            </w:r>
            <w:r>
              <w:rPr>
                <w:sz w:val="16"/>
                <w:szCs w:val="16"/>
              </w:rPr>
              <w:t>of</w:t>
            </w:r>
            <w:r>
              <w:rPr>
                <w:spacing w:val="-9"/>
                <w:sz w:val="16"/>
                <w:szCs w:val="16"/>
              </w:rPr>
              <w:t xml:space="preserve"> </w:t>
            </w:r>
            <w:r>
              <w:rPr>
                <w:sz w:val="16"/>
                <w:szCs w:val="16"/>
              </w:rPr>
              <w:t>the</w:t>
            </w:r>
            <w:r>
              <w:rPr>
                <w:spacing w:val="-8"/>
                <w:sz w:val="16"/>
                <w:szCs w:val="16"/>
              </w:rPr>
              <w:t xml:space="preserve"> </w:t>
            </w:r>
            <w:r>
              <w:rPr>
                <w:sz w:val="16"/>
                <w:szCs w:val="16"/>
              </w:rPr>
              <w:t>sale</w:t>
            </w:r>
            <w:r>
              <w:rPr>
                <w:spacing w:val="-8"/>
                <w:sz w:val="16"/>
                <w:szCs w:val="16"/>
              </w:rPr>
              <w:t xml:space="preserve"> </w:t>
            </w:r>
            <w:r>
              <w:rPr>
                <w:sz w:val="16"/>
                <w:szCs w:val="16"/>
              </w:rPr>
              <w:t>price</w:t>
            </w:r>
            <w:r>
              <w:rPr>
                <w:spacing w:val="-10"/>
                <w:sz w:val="16"/>
                <w:szCs w:val="16"/>
              </w:rPr>
              <w:t xml:space="preserve"> </w:t>
            </w:r>
            <w:r>
              <w:rPr>
                <w:sz w:val="16"/>
                <w:szCs w:val="16"/>
              </w:rPr>
              <w:t>of</w:t>
            </w:r>
            <w:r>
              <w:rPr>
                <w:spacing w:val="-9"/>
                <w:sz w:val="16"/>
                <w:szCs w:val="16"/>
              </w:rPr>
              <w:t xml:space="preserve"> </w:t>
            </w:r>
            <w:r>
              <w:rPr>
                <w:sz w:val="16"/>
                <w:szCs w:val="16"/>
              </w:rPr>
              <w:t xml:space="preserve">the </w:t>
            </w:r>
            <w:del w:id="628" w:author="Matthew Levine" w:date="2025-06-06T13:36:00Z" w16du:dateUtc="2025-06-06T17:36:00Z">
              <w:r w:rsidDel="00D31982">
                <w:rPr>
                  <w:sz w:val="16"/>
                  <w:szCs w:val="16"/>
                </w:rPr>
                <w:delText>Studio</w:delText>
              </w:r>
            </w:del>
            <w:ins w:id="629" w:author="Matthew Levine" w:date="2025-06-06T13:36:00Z" w16du:dateUtc="2025-06-06T17:36:00Z">
              <w:r w:rsidR="00D31982">
                <w:rPr>
                  <w:sz w:val="16"/>
                  <w:szCs w:val="16"/>
                </w:rPr>
                <w:t>[Premise Café]</w:t>
              </w:r>
            </w:ins>
            <w:r>
              <w:rPr>
                <w:sz w:val="16"/>
                <w:szCs w:val="16"/>
              </w:rPr>
              <w:t xml:space="preserve"> to the Transferee and is otherwise under-capitalized in our </w:t>
            </w:r>
            <w:proofErr w:type="gramStart"/>
            <w:r>
              <w:rPr>
                <w:spacing w:val="-2"/>
                <w:sz w:val="16"/>
                <w:szCs w:val="16"/>
              </w:rPr>
              <w:t>opinion;</w:t>
            </w:r>
            <w:proofErr w:type="gramEnd"/>
          </w:p>
          <w:p w14:paraId="1581D2EC" w14:textId="77777777" w:rsidR="00C811EF" w:rsidRDefault="00C811EF">
            <w:pPr>
              <w:pStyle w:val="TableParagraph"/>
              <w:numPr>
                <w:ilvl w:val="0"/>
                <w:numId w:val="66"/>
              </w:numPr>
              <w:tabs>
                <w:tab w:val="left" w:pos="317"/>
              </w:tabs>
              <w:kinsoku w:val="0"/>
              <w:overflowPunct w:val="0"/>
              <w:ind w:right="64" w:firstLine="0"/>
              <w:jc w:val="both"/>
              <w:rPr>
                <w:sz w:val="16"/>
                <w:szCs w:val="16"/>
              </w:rPr>
            </w:pPr>
            <w:r>
              <w:rPr>
                <w:sz w:val="16"/>
                <w:szCs w:val="16"/>
              </w:rPr>
              <w:t xml:space="preserve">The Transferee’s General Managers fail to complete a training program established by us to our reasonable </w:t>
            </w:r>
            <w:proofErr w:type="gramStart"/>
            <w:r>
              <w:rPr>
                <w:sz w:val="16"/>
                <w:szCs w:val="16"/>
              </w:rPr>
              <w:t>satisfaction;</w:t>
            </w:r>
            <w:proofErr w:type="gramEnd"/>
          </w:p>
          <w:p w14:paraId="3085730A" w14:textId="77777777" w:rsidR="00C811EF" w:rsidRDefault="00C811EF">
            <w:pPr>
              <w:pStyle w:val="TableParagraph"/>
              <w:numPr>
                <w:ilvl w:val="0"/>
                <w:numId w:val="66"/>
              </w:numPr>
              <w:tabs>
                <w:tab w:val="left" w:pos="265"/>
              </w:tabs>
              <w:kinsoku w:val="0"/>
              <w:overflowPunct w:val="0"/>
              <w:spacing w:before="1"/>
              <w:ind w:right="64" w:firstLine="0"/>
              <w:jc w:val="both"/>
              <w:rPr>
                <w:sz w:val="16"/>
                <w:szCs w:val="16"/>
              </w:rPr>
            </w:pPr>
            <w:r>
              <w:rPr>
                <w:sz w:val="16"/>
                <w:szCs w:val="16"/>
              </w:rPr>
              <w:t>Each</w:t>
            </w:r>
            <w:r>
              <w:rPr>
                <w:spacing w:val="-7"/>
                <w:sz w:val="16"/>
                <w:szCs w:val="16"/>
              </w:rPr>
              <w:t xml:space="preserve"> </w:t>
            </w:r>
            <w:r>
              <w:rPr>
                <w:sz w:val="16"/>
                <w:szCs w:val="16"/>
              </w:rPr>
              <w:t>of</w:t>
            </w:r>
            <w:r>
              <w:rPr>
                <w:spacing w:val="-7"/>
                <w:sz w:val="16"/>
                <w:szCs w:val="16"/>
              </w:rPr>
              <w:t xml:space="preserve"> </w:t>
            </w:r>
            <w:r>
              <w:rPr>
                <w:sz w:val="16"/>
                <w:szCs w:val="16"/>
              </w:rPr>
              <w:t>the</w:t>
            </w:r>
            <w:r>
              <w:rPr>
                <w:spacing w:val="-7"/>
                <w:sz w:val="16"/>
                <w:szCs w:val="16"/>
              </w:rPr>
              <w:t xml:space="preserve"> </w:t>
            </w:r>
            <w:r>
              <w:rPr>
                <w:sz w:val="16"/>
                <w:szCs w:val="16"/>
              </w:rPr>
              <w:t>Releasors</w:t>
            </w:r>
            <w:r>
              <w:rPr>
                <w:spacing w:val="-7"/>
                <w:sz w:val="16"/>
                <w:szCs w:val="16"/>
              </w:rPr>
              <w:t xml:space="preserve"> </w:t>
            </w:r>
            <w:r>
              <w:rPr>
                <w:sz w:val="16"/>
                <w:szCs w:val="16"/>
              </w:rPr>
              <w:t>fail</w:t>
            </w:r>
            <w:r>
              <w:rPr>
                <w:spacing w:val="-8"/>
                <w:sz w:val="16"/>
                <w:szCs w:val="16"/>
              </w:rPr>
              <w:t xml:space="preserve"> </w:t>
            </w:r>
            <w:r>
              <w:rPr>
                <w:sz w:val="16"/>
                <w:szCs w:val="16"/>
              </w:rPr>
              <w:t>to</w:t>
            </w:r>
            <w:r>
              <w:rPr>
                <w:spacing w:val="-7"/>
                <w:sz w:val="16"/>
                <w:szCs w:val="16"/>
              </w:rPr>
              <w:t xml:space="preserve"> </w:t>
            </w:r>
            <w:proofErr w:type="gramStart"/>
            <w:r>
              <w:rPr>
                <w:sz w:val="16"/>
                <w:szCs w:val="16"/>
              </w:rPr>
              <w:t>enter</w:t>
            </w:r>
            <w:r>
              <w:rPr>
                <w:spacing w:val="-9"/>
                <w:sz w:val="16"/>
                <w:szCs w:val="16"/>
              </w:rPr>
              <w:t xml:space="preserve"> </w:t>
            </w:r>
            <w:r>
              <w:rPr>
                <w:sz w:val="16"/>
                <w:szCs w:val="16"/>
              </w:rPr>
              <w:t>into</w:t>
            </w:r>
            <w:proofErr w:type="gramEnd"/>
            <w:r>
              <w:rPr>
                <w:spacing w:val="-9"/>
                <w:sz w:val="16"/>
                <w:szCs w:val="16"/>
              </w:rPr>
              <w:t xml:space="preserve"> </w:t>
            </w:r>
            <w:r>
              <w:rPr>
                <w:sz w:val="16"/>
                <w:szCs w:val="16"/>
              </w:rPr>
              <w:t>the</w:t>
            </w:r>
            <w:r>
              <w:rPr>
                <w:spacing w:val="-7"/>
                <w:sz w:val="16"/>
                <w:szCs w:val="16"/>
              </w:rPr>
              <w:t xml:space="preserve"> </w:t>
            </w:r>
            <w:r>
              <w:rPr>
                <w:sz w:val="16"/>
                <w:szCs w:val="16"/>
              </w:rPr>
              <w:t>form</w:t>
            </w:r>
            <w:r>
              <w:rPr>
                <w:spacing w:val="-8"/>
                <w:sz w:val="16"/>
                <w:szCs w:val="16"/>
              </w:rPr>
              <w:t xml:space="preserve"> </w:t>
            </w:r>
            <w:r>
              <w:rPr>
                <w:sz w:val="16"/>
                <w:szCs w:val="16"/>
              </w:rPr>
              <w:t>of</w:t>
            </w:r>
            <w:r>
              <w:rPr>
                <w:spacing w:val="-5"/>
                <w:sz w:val="16"/>
                <w:szCs w:val="16"/>
              </w:rPr>
              <w:t xml:space="preserve"> </w:t>
            </w:r>
            <w:r>
              <w:rPr>
                <w:sz w:val="16"/>
                <w:szCs w:val="16"/>
              </w:rPr>
              <w:t>release</w:t>
            </w:r>
            <w:r>
              <w:rPr>
                <w:spacing w:val="-7"/>
                <w:sz w:val="16"/>
                <w:szCs w:val="16"/>
              </w:rPr>
              <w:t xml:space="preserve"> </w:t>
            </w:r>
            <w:r>
              <w:rPr>
                <w:sz w:val="16"/>
                <w:szCs w:val="16"/>
              </w:rPr>
              <w:t xml:space="preserve">required and permitted by law, of all claims against us, our Affiliates, our franchisees and our and their respective officers, directors, shareholders and employees but excepting any claims under an applicable franchise law statute (if any) that cannot be </w:t>
            </w:r>
            <w:proofErr w:type="gramStart"/>
            <w:r>
              <w:rPr>
                <w:sz w:val="16"/>
                <w:szCs w:val="16"/>
              </w:rPr>
              <w:t>released;</w:t>
            </w:r>
            <w:proofErr w:type="gramEnd"/>
          </w:p>
          <w:p w14:paraId="0A9B0F2B" w14:textId="77777777" w:rsidR="00C811EF" w:rsidRDefault="00C811EF">
            <w:pPr>
              <w:pStyle w:val="TableParagraph"/>
              <w:numPr>
                <w:ilvl w:val="0"/>
                <w:numId w:val="66"/>
              </w:numPr>
              <w:tabs>
                <w:tab w:val="left" w:pos="265"/>
              </w:tabs>
              <w:kinsoku w:val="0"/>
              <w:overflowPunct w:val="0"/>
              <w:ind w:right="64" w:firstLine="0"/>
              <w:jc w:val="both"/>
              <w:rPr>
                <w:sz w:val="16"/>
                <w:szCs w:val="16"/>
              </w:rPr>
            </w:pPr>
            <w:r>
              <w:rPr>
                <w:sz w:val="16"/>
                <w:szCs w:val="16"/>
              </w:rPr>
              <w:t xml:space="preserve">You have failed to complete to our satisfaction, on or before the closing of the Transfer, all maintenance replacement, repair, refurbishing, renovating and </w:t>
            </w:r>
            <w:proofErr w:type="spellStart"/>
            <w:r>
              <w:rPr>
                <w:sz w:val="16"/>
                <w:szCs w:val="16"/>
              </w:rPr>
              <w:t>remodelling</w:t>
            </w:r>
            <w:proofErr w:type="spellEnd"/>
            <w:r>
              <w:rPr>
                <w:sz w:val="16"/>
                <w:szCs w:val="16"/>
              </w:rPr>
              <w:t xml:space="preserve"> of the Premises and the leasehold improvements, equipment, fixtures, furnishings, signs and décor of the </w:t>
            </w:r>
            <w:proofErr w:type="gramStart"/>
            <w:r>
              <w:rPr>
                <w:sz w:val="16"/>
                <w:szCs w:val="16"/>
              </w:rPr>
              <w:t>Premises;</w:t>
            </w:r>
            <w:proofErr w:type="gramEnd"/>
          </w:p>
          <w:p w14:paraId="79A19180" w14:textId="31719EDB" w:rsidR="00C811EF" w:rsidRDefault="00C811EF">
            <w:pPr>
              <w:pStyle w:val="TableParagraph"/>
              <w:numPr>
                <w:ilvl w:val="0"/>
                <w:numId w:val="66"/>
              </w:numPr>
              <w:tabs>
                <w:tab w:val="left" w:pos="310"/>
              </w:tabs>
              <w:kinsoku w:val="0"/>
              <w:overflowPunct w:val="0"/>
              <w:ind w:right="62" w:firstLine="0"/>
              <w:jc w:val="both"/>
              <w:rPr>
                <w:sz w:val="16"/>
                <w:szCs w:val="16"/>
              </w:rPr>
            </w:pPr>
            <w:r>
              <w:rPr>
                <w:sz w:val="16"/>
                <w:szCs w:val="16"/>
              </w:rPr>
              <w:t>The</w:t>
            </w:r>
            <w:r>
              <w:rPr>
                <w:spacing w:val="-3"/>
                <w:sz w:val="16"/>
                <w:szCs w:val="16"/>
              </w:rPr>
              <w:t xml:space="preserve"> </w:t>
            </w:r>
            <w:r>
              <w:rPr>
                <w:sz w:val="16"/>
                <w:szCs w:val="16"/>
              </w:rPr>
              <w:t>Transferee</w:t>
            </w:r>
            <w:r>
              <w:rPr>
                <w:spacing w:val="-3"/>
                <w:sz w:val="16"/>
                <w:szCs w:val="16"/>
              </w:rPr>
              <w:t xml:space="preserve"> </w:t>
            </w:r>
            <w:r>
              <w:rPr>
                <w:sz w:val="16"/>
                <w:szCs w:val="16"/>
              </w:rPr>
              <w:t>fails</w:t>
            </w:r>
            <w:r>
              <w:rPr>
                <w:spacing w:val="-4"/>
                <w:sz w:val="16"/>
                <w:szCs w:val="16"/>
              </w:rPr>
              <w:t xml:space="preserve"> </w:t>
            </w:r>
            <w:r>
              <w:rPr>
                <w:sz w:val="16"/>
                <w:szCs w:val="16"/>
              </w:rPr>
              <w:t>to</w:t>
            </w:r>
            <w:r>
              <w:rPr>
                <w:spacing w:val="-5"/>
                <w:sz w:val="16"/>
                <w:szCs w:val="16"/>
              </w:rPr>
              <w:t xml:space="preserve"> </w:t>
            </w:r>
            <w:r>
              <w:rPr>
                <w:sz w:val="16"/>
                <w:szCs w:val="16"/>
              </w:rPr>
              <w:t>bring</w:t>
            </w:r>
            <w:r>
              <w:rPr>
                <w:spacing w:val="-3"/>
                <w:sz w:val="16"/>
                <w:szCs w:val="16"/>
              </w:rPr>
              <w:t xml:space="preserve"> </w:t>
            </w:r>
            <w:r>
              <w:rPr>
                <w:sz w:val="16"/>
                <w:szCs w:val="16"/>
              </w:rPr>
              <w:t>its</w:t>
            </w:r>
            <w:r>
              <w:rPr>
                <w:spacing w:val="-1"/>
                <w:sz w:val="16"/>
                <w:szCs w:val="16"/>
              </w:rPr>
              <w:t xml:space="preserve"> </w:t>
            </w:r>
            <w:r>
              <w:rPr>
                <w:sz w:val="16"/>
                <w:szCs w:val="16"/>
              </w:rPr>
              <w:t>operations</w:t>
            </w:r>
            <w:r>
              <w:rPr>
                <w:spacing w:val="-1"/>
                <w:sz w:val="16"/>
                <w:szCs w:val="16"/>
              </w:rPr>
              <w:t xml:space="preserve"> </w:t>
            </w:r>
            <w:r>
              <w:rPr>
                <w:sz w:val="16"/>
                <w:szCs w:val="16"/>
              </w:rPr>
              <w:t>and</w:t>
            </w:r>
            <w:r>
              <w:rPr>
                <w:spacing w:val="-5"/>
                <w:sz w:val="16"/>
                <w:szCs w:val="16"/>
              </w:rPr>
              <w:t xml:space="preserve"> </w:t>
            </w:r>
            <w:r>
              <w:rPr>
                <w:sz w:val="16"/>
                <w:szCs w:val="16"/>
              </w:rPr>
              <w:t>the</w:t>
            </w:r>
            <w:r>
              <w:rPr>
                <w:spacing w:val="-5"/>
                <w:sz w:val="16"/>
                <w:szCs w:val="16"/>
              </w:rPr>
              <w:t xml:space="preserve"> </w:t>
            </w:r>
            <w:del w:id="630" w:author="Matthew Levine" w:date="2025-06-06T13:36:00Z" w16du:dateUtc="2025-06-06T17:36:00Z">
              <w:r w:rsidDel="00D31982">
                <w:rPr>
                  <w:sz w:val="16"/>
                  <w:szCs w:val="16"/>
                </w:rPr>
                <w:delText>Studio</w:delText>
              </w:r>
            </w:del>
            <w:ins w:id="631" w:author="Matthew Levine" w:date="2025-06-06T13:36:00Z" w16du:dateUtc="2025-06-06T17:36:00Z">
              <w:r w:rsidR="00D31982">
                <w:rPr>
                  <w:sz w:val="16"/>
                  <w:szCs w:val="16"/>
                </w:rPr>
                <w:t>[Premise Café]</w:t>
              </w:r>
            </w:ins>
            <w:r>
              <w:rPr>
                <w:spacing w:val="-5"/>
                <w:sz w:val="16"/>
                <w:szCs w:val="16"/>
              </w:rPr>
              <w:t xml:space="preserve"> </w:t>
            </w:r>
            <w:r>
              <w:rPr>
                <w:sz w:val="16"/>
                <w:szCs w:val="16"/>
              </w:rPr>
              <w:t>into</w:t>
            </w:r>
            <w:r>
              <w:rPr>
                <w:spacing w:val="-5"/>
                <w:sz w:val="16"/>
                <w:szCs w:val="16"/>
              </w:rPr>
              <w:t xml:space="preserve"> </w:t>
            </w:r>
            <w:r>
              <w:rPr>
                <w:sz w:val="16"/>
                <w:szCs w:val="16"/>
              </w:rPr>
              <w:t>full compliance with the specifications and standards then applicable for new</w:t>
            </w:r>
            <w:r>
              <w:rPr>
                <w:spacing w:val="-4"/>
                <w:sz w:val="16"/>
                <w:szCs w:val="16"/>
              </w:rPr>
              <w:t xml:space="preserve"> </w:t>
            </w:r>
            <w:r>
              <w:rPr>
                <w:sz w:val="16"/>
                <w:szCs w:val="16"/>
              </w:rPr>
              <w:t>or</w:t>
            </w:r>
            <w:r>
              <w:rPr>
                <w:spacing w:val="-4"/>
                <w:sz w:val="16"/>
                <w:szCs w:val="16"/>
              </w:rPr>
              <w:t xml:space="preserve"> </w:t>
            </w:r>
            <w:r>
              <w:rPr>
                <w:sz w:val="16"/>
                <w:szCs w:val="16"/>
              </w:rPr>
              <w:t>renewing</w:t>
            </w:r>
            <w:r>
              <w:rPr>
                <w:spacing w:val="-6"/>
                <w:sz w:val="16"/>
                <w:szCs w:val="16"/>
              </w:rPr>
              <w:t xml:space="preserve"> </w:t>
            </w:r>
            <w:r w:rsidR="009F67C1">
              <w:rPr>
                <w:sz w:val="16"/>
                <w:szCs w:val="16"/>
              </w:rPr>
              <w:t>[Trade Name]</w:t>
            </w:r>
            <w:r>
              <w:rPr>
                <w:spacing w:val="-6"/>
                <w:sz w:val="16"/>
                <w:szCs w:val="16"/>
              </w:rPr>
              <w:t xml:space="preserve"> </w:t>
            </w:r>
            <w:r>
              <w:rPr>
                <w:sz w:val="16"/>
                <w:szCs w:val="16"/>
              </w:rPr>
              <w:t>franchisees,</w:t>
            </w:r>
            <w:r>
              <w:rPr>
                <w:spacing w:val="-5"/>
                <w:sz w:val="16"/>
                <w:szCs w:val="16"/>
              </w:rPr>
              <w:t xml:space="preserve"> </w:t>
            </w:r>
            <w:r>
              <w:rPr>
                <w:sz w:val="16"/>
                <w:szCs w:val="16"/>
              </w:rPr>
              <w:t>including,</w:t>
            </w:r>
            <w:r>
              <w:rPr>
                <w:spacing w:val="-5"/>
                <w:sz w:val="16"/>
                <w:szCs w:val="16"/>
              </w:rPr>
              <w:t xml:space="preserve"> </w:t>
            </w:r>
            <w:r>
              <w:rPr>
                <w:sz w:val="16"/>
                <w:szCs w:val="16"/>
              </w:rPr>
              <w:t>but</w:t>
            </w:r>
            <w:r>
              <w:rPr>
                <w:spacing w:val="-2"/>
                <w:sz w:val="16"/>
                <w:szCs w:val="16"/>
              </w:rPr>
              <w:t xml:space="preserve"> </w:t>
            </w:r>
            <w:r>
              <w:rPr>
                <w:sz w:val="16"/>
                <w:szCs w:val="16"/>
              </w:rPr>
              <w:t>not</w:t>
            </w:r>
            <w:r>
              <w:rPr>
                <w:spacing w:val="-5"/>
                <w:sz w:val="16"/>
                <w:szCs w:val="16"/>
              </w:rPr>
              <w:t xml:space="preserve"> </w:t>
            </w:r>
            <w:r>
              <w:rPr>
                <w:sz w:val="16"/>
                <w:szCs w:val="16"/>
              </w:rPr>
              <w:t>limited to, new uniforms, signage, computer hardware and software and methods of operation or fails to make all capital expenditures as we may</w:t>
            </w:r>
            <w:r>
              <w:rPr>
                <w:spacing w:val="-3"/>
                <w:sz w:val="16"/>
                <w:szCs w:val="16"/>
              </w:rPr>
              <w:t xml:space="preserve"> </w:t>
            </w:r>
            <w:r>
              <w:rPr>
                <w:sz w:val="16"/>
                <w:szCs w:val="16"/>
              </w:rPr>
              <w:t>request</w:t>
            </w:r>
            <w:r>
              <w:rPr>
                <w:spacing w:val="-5"/>
                <w:sz w:val="16"/>
                <w:szCs w:val="16"/>
              </w:rPr>
              <w:t xml:space="preserve"> </w:t>
            </w:r>
            <w:r>
              <w:rPr>
                <w:sz w:val="16"/>
                <w:szCs w:val="16"/>
              </w:rPr>
              <w:t>to</w:t>
            </w:r>
            <w:r>
              <w:rPr>
                <w:spacing w:val="-6"/>
                <w:sz w:val="16"/>
                <w:szCs w:val="16"/>
              </w:rPr>
              <w:t xml:space="preserve"> </w:t>
            </w:r>
            <w:r>
              <w:rPr>
                <w:sz w:val="16"/>
                <w:szCs w:val="16"/>
              </w:rPr>
              <w:t>modernize</w:t>
            </w:r>
            <w:r>
              <w:rPr>
                <w:spacing w:val="-7"/>
                <w:sz w:val="16"/>
                <w:szCs w:val="16"/>
              </w:rPr>
              <w:t xml:space="preserve"> </w:t>
            </w:r>
            <w:r>
              <w:rPr>
                <w:sz w:val="16"/>
                <w:szCs w:val="16"/>
              </w:rPr>
              <w:t>the</w:t>
            </w:r>
            <w:r>
              <w:rPr>
                <w:spacing w:val="-7"/>
                <w:sz w:val="16"/>
                <w:szCs w:val="16"/>
              </w:rPr>
              <w:t xml:space="preserve"> </w:t>
            </w:r>
            <w:del w:id="632" w:author="Matthew Levine" w:date="2025-06-06T13:36:00Z" w16du:dateUtc="2025-06-06T17:36:00Z">
              <w:r w:rsidDel="00D31982">
                <w:rPr>
                  <w:sz w:val="16"/>
                  <w:szCs w:val="16"/>
                </w:rPr>
                <w:delText>Studio</w:delText>
              </w:r>
            </w:del>
            <w:ins w:id="633" w:author="Matthew Levine" w:date="2025-06-06T13:36:00Z" w16du:dateUtc="2025-06-06T17:36:00Z">
              <w:r w:rsidR="00D31982">
                <w:rPr>
                  <w:sz w:val="16"/>
                  <w:szCs w:val="16"/>
                </w:rPr>
                <w:t>[Premise Café]</w:t>
              </w:r>
            </w:ins>
            <w:r>
              <w:rPr>
                <w:spacing w:val="-4"/>
                <w:sz w:val="16"/>
                <w:szCs w:val="16"/>
              </w:rPr>
              <w:t xml:space="preserve"> </w:t>
            </w:r>
            <w:r>
              <w:rPr>
                <w:sz w:val="16"/>
                <w:szCs w:val="16"/>
              </w:rPr>
              <w:t>so</w:t>
            </w:r>
            <w:r>
              <w:rPr>
                <w:spacing w:val="-7"/>
                <w:sz w:val="16"/>
                <w:szCs w:val="16"/>
              </w:rPr>
              <w:t xml:space="preserve"> </w:t>
            </w:r>
            <w:r>
              <w:rPr>
                <w:sz w:val="16"/>
                <w:szCs w:val="16"/>
              </w:rPr>
              <w:t>as</w:t>
            </w:r>
            <w:r>
              <w:rPr>
                <w:spacing w:val="-5"/>
                <w:sz w:val="16"/>
                <w:szCs w:val="16"/>
              </w:rPr>
              <w:t xml:space="preserve"> </w:t>
            </w:r>
            <w:r>
              <w:rPr>
                <w:sz w:val="16"/>
                <w:szCs w:val="16"/>
              </w:rPr>
              <w:t>to</w:t>
            </w:r>
            <w:r>
              <w:rPr>
                <w:spacing w:val="-7"/>
                <w:sz w:val="16"/>
                <w:szCs w:val="16"/>
              </w:rPr>
              <w:t xml:space="preserve"> </w:t>
            </w:r>
            <w:r>
              <w:rPr>
                <w:sz w:val="16"/>
                <w:szCs w:val="16"/>
              </w:rPr>
              <w:t>reflect</w:t>
            </w:r>
            <w:r>
              <w:rPr>
                <w:spacing w:val="-3"/>
                <w:sz w:val="16"/>
                <w:szCs w:val="16"/>
              </w:rPr>
              <w:t xml:space="preserve"> </w:t>
            </w:r>
            <w:r>
              <w:rPr>
                <w:sz w:val="16"/>
                <w:szCs w:val="16"/>
              </w:rPr>
              <w:t>our</w:t>
            </w:r>
            <w:r>
              <w:rPr>
                <w:spacing w:val="-7"/>
                <w:sz w:val="16"/>
                <w:szCs w:val="16"/>
              </w:rPr>
              <w:t xml:space="preserve"> </w:t>
            </w:r>
            <w:r>
              <w:rPr>
                <w:sz w:val="16"/>
                <w:szCs w:val="16"/>
              </w:rPr>
              <w:t>then-current standards</w:t>
            </w:r>
            <w:r>
              <w:rPr>
                <w:spacing w:val="-8"/>
                <w:sz w:val="16"/>
                <w:szCs w:val="16"/>
              </w:rPr>
              <w:t xml:space="preserve"> </w:t>
            </w:r>
            <w:r>
              <w:rPr>
                <w:sz w:val="16"/>
                <w:szCs w:val="16"/>
              </w:rPr>
              <w:t>and</w:t>
            </w:r>
            <w:r>
              <w:rPr>
                <w:spacing w:val="-9"/>
                <w:sz w:val="16"/>
                <w:szCs w:val="16"/>
              </w:rPr>
              <w:t xml:space="preserve"> </w:t>
            </w:r>
            <w:r>
              <w:rPr>
                <w:sz w:val="16"/>
                <w:szCs w:val="16"/>
              </w:rPr>
              <w:t>image</w:t>
            </w:r>
            <w:r>
              <w:rPr>
                <w:spacing w:val="-9"/>
                <w:sz w:val="16"/>
                <w:szCs w:val="16"/>
              </w:rPr>
              <w:t xml:space="preserve"> </w:t>
            </w:r>
            <w:r>
              <w:rPr>
                <w:sz w:val="16"/>
                <w:szCs w:val="16"/>
              </w:rPr>
              <w:t>all</w:t>
            </w:r>
            <w:r>
              <w:rPr>
                <w:spacing w:val="-8"/>
                <w:sz w:val="16"/>
                <w:szCs w:val="16"/>
              </w:rPr>
              <w:t xml:space="preserve"> </w:t>
            </w:r>
            <w:r>
              <w:rPr>
                <w:sz w:val="16"/>
                <w:szCs w:val="16"/>
              </w:rPr>
              <w:t>at</w:t>
            </w:r>
            <w:r>
              <w:rPr>
                <w:spacing w:val="-10"/>
                <w:sz w:val="16"/>
                <w:szCs w:val="16"/>
              </w:rPr>
              <w:t xml:space="preserve"> </w:t>
            </w:r>
            <w:r>
              <w:rPr>
                <w:sz w:val="16"/>
                <w:szCs w:val="16"/>
              </w:rPr>
              <w:t>your</w:t>
            </w:r>
            <w:r>
              <w:rPr>
                <w:spacing w:val="-8"/>
                <w:sz w:val="16"/>
                <w:szCs w:val="16"/>
              </w:rPr>
              <w:t xml:space="preserve"> </w:t>
            </w:r>
            <w:r>
              <w:rPr>
                <w:sz w:val="16"/>
                <w:szCs w:val="16"/>
              </w:rPr>
              <w:t>or</w:t>
            </w:r>
            <w:r>
              <w:rPr>
                <w:spacing w:val="-12"/>
                <w:sz w:val="16"/>
                <w:szCs w:val="16"/>
              </w:rPr>
              <w:t xml:space="preserve"> </w:t>
            </w:r>
            <w:r>
              <w:rPr>
                <w:sz w:val="16"/>
                <w:szCs w:val="16"/>
              </w:rPr>
              <w:t>the</w:t>
            </w:r>
            <w:r>
              <w:rPr>
                <w:spacing w:val="-7"/>
                <w:sz w:val="16"/>
                <w:szCs w:val="16"/>
              </w:rPr>
              <w:t xml:space="preserve"> </w:t>
            </w:r>
            <w:r>
              <w:rPr>
                <w:sz w:val="16"/>
                <w:szCs w:val="16"/>
              </w:rPr>
              <w:t>Transferee’s</w:t>
            </w:r>
            <w:r>
              <w:rPr>
                <w:spacing w:val="-8"/>
                <w:sz w:val="16"/>
                <w:szCs w:val="16"/>
              </w:rPr>
              <w:t xml:space="preserve"> </w:t>
            </w:r>
            <w:r>
              <w:rPr>
                <w:sz w:val="16"/>
                <w:szCs w:val="16"/>
              </w:rPr>
              <w:t>sole</w:t>
            </w:r>
            <w:r>
              <w:rPr>
                <w:spacing w:val="-9"/>
                <w:sz w:val="16"/>
                <w:szCs w:val="16"/>
              </w:rPr>
              <w:t xml:space="preserve"> </w:t>
            </w:r>
            <w:r>
              <w:rPr>
                <w:sz w:val="16"/>
                <w:szCs w:val="16"/>
              </w:rPr>
              <w:t>expense</w:t>
            </w:r>
            <w:r>
              <w:rPr>
                <w:spacing w:val="-9"/>
                <w:sz w:val="16"/>
                <w:szCs w:val="16"/>
              </w:rPr>
              <w:t xml:space="preserve"> </w:t>
            </w:r>
            <w:r>
              <w:rPr>
                <w:sz w:val="16"/>
                <w:szCs w:val="16"/>
              </w:rPr>
              <w:t>and within a reasonable timeframe established by us;</w:t>
            </w:r>
          </w:p>
          <w:p w14:paraId="4657D422" w14:textId="5383BAAE" w:rsidR="00C811EF" w:rsidRDefault="00C811EF">
            <w:pPr>
              <w:pStyle w:val="TableParagraph"/>
              <w:numPr>
                <w:ilvl w:val="0"/>
                <w:numId w:val="66"/>
              </w:numPr>
              <w:tabs>
                <w:tab w:val="left" w:pos="265"/>
              </w:tabs>
              <w:kinsoku w:val="0"/>
              <w:overflowPunct w:val="0"/>
              <w:spacing w:before="1"/>
              <w:ind w:right="63" w:firstLine="0"/>
              <w:jc w:val="both"/>
              <w:rPr>
                <w:sz w:val="16"/>
                <w:szCs w:val="16"/>
              </w:rPr>
            </w:pPr>
            <w:r>
              <w:rPr>
                <w:sz w:val="16"/>
                <w:szCs w:val="16"/>
              </w:rPr>
              <w:t>In</w:t>
            </w:r>
            <w:r>
              <w:rPr>
                <w:spacing w:val="-4"/>
                <w:sz w:val="16"/>
                <w:szCs w:val="16"/>
              </w:rPr>
              <w:t xml:space="preserve"> </w:t>
            </w:r>
            <w:r>
              <w:rPr>
                <w:sz w:val="16"/>
                <w:szCs w:val="16"/>
              </w:rPr>
              <w:t>the</w:t>
            </w:r>
            <w:r>
              <w:rPr>
                <w:spacing w:val="-4"/>
                <w:sz w:val="16"/>
                <w:szCs w:val="16"/>
              </w:rPr>
              <w:t xml:space="preserve"> </w:t>
            </w:r>
            <w:r>
              <w:rPr>
                <w:sz w:val="16"/>
                <w:szCs w:val="16"/>
              </w:rPr>
              <w:t>case</w:t>
            </w:r>
            <w:r>
              <w:rPr>
                <w:spacing w:val="-4"/>
                <w:sz w:val="16"/>
                <w:szCs w:val="16"/>
              </w:rPr>
              <w:t xml:space="preserve"> </w:t>
            </w:r>
            <w:r>
              <w:rPr>
                <w:sz w:val="16"/>
                <w:szCs w:val="16"/>
              </w:rPr>
              <w:t>of</w:t>
            </w:r>
            <w:r>
              <w:rPr>
                <w:spacing w:val="-3"/>
                <w:sz w:val="16"/>
                <w:szCs w:val="16"/>
              </w:rPr>
              <w:t xml:space="preserve"> </w:t>
            </w:r>
            <w:r>
              <w:rPr>
                <w:sz w:val="16"/>
                <w:szCs w:val="16"/>
              </w:rPr>
              <w:t>an</w:t>
            </w:r>
            <w:r>
              <w:rPr>
                <w:spacing w:val="-2"/>
                <w:sz w:val="16"/>
                <w:szCs w:val="16"/>
              </w:rPr>
              <w:t xml:space="preserve"> </w:t>
            </w:r>
            <w:r>
              <w:rPr>
                <w:sz w:val="16"/>
                <w:szCs w:val="16"/>
              </w:rPr>
              <w:t>asset</w:t>
            </w:r>
            <w:r>
              <w:rPr>
                <w:spacing w:val="-5"/>
                <w:sz w:val="16"/>
                <w:szCs w:val="16"/>
              </w:rPr>
              <w:t xml:space="preserve"> </w:t>
            </w:r>
            <w:r>
              <w:rPr>
                <w:sz w:val="16"/>
                <w:szCs w:val="16"/>
              </w:rPr>
              <w:t>sale,</w:t>
            </w:r>
            <w:r>
              <w:rPr>
                <w:spacing w:val="-3"/>
                <w:sz w:val="16"/>
                <w:szCs w:val="16"/>
              </w:rPr>
              <w:t xml:space="preserve"> </w:t>
            </w:r>
            <w:r>
              <w:rPr>
                <w:sz w:val="16"/>
                <w:szCs w:val="16"/>
              </w:rPr>
              <w:t>the</w:t>
            </w:r>
            <w:r>
              <w:rPr>
                <w:spacing w:val="-4"/>
                <w:sz w:val="16"/>
                <w:szCs w:val="16"/>
              </w:rPr>
              <w:t xml:space="preserve"> </w:t>
            </w:r>
            <w:r>
              <w:rPr>
                <w:sz w:val="16"/>
                <w:szCs w:val="16"/>
              </w:rPr>
              <w:t>Transferee</w:t>
            </w:r>
            <w:r>
              <w:rPr>
                <w:spacing w:val="-2"/>
                <w:sz w:val="16"/>
                <w:szCs w:val="16"/>
              </w:rPr>
              <w:t xml:space="preserve"> </w:t>
            </w:r>
            <w:r>
              <w:rPr>
                <w:sz w:val="16"/>
                <w:szCs w:val="16"/>
              </w:rPr>
              <w:t>fails</w:t>
            </w:r>
            <w:r>
              <w:rPr>
                <w:spacing w:val="-2"/>
                <w:sz w:val="16"/>
                <w:szCs w:val="16"/>
              </w:rPr>
              <w:t xml:space="preserve"> </w:t>
            </w:r>
            <w:r>
              <w:rPr>
                <w:sz w:val="16"/>
                <w:szCs w:val="16"/>
              </w:rPr>
              <w:t>to</w:t>
            </w:r>
            <w:r>
              <w:rPr>
                <w:spacing w:val="-2"/>
                <w:sz w:val="16"/>
                <w:szCs w:val="16"/>
              </w:rPr>
              <w:t xml:space="preserve"> </w:t>
            </w:r>
            <w:r>
              <w:rPr>
                <w:sz w:val="16"/>
                <w:szCs w:val="16"/>
              </w:rPr>
              <w:t>purchase</w:t>
            </w:r>
            <w:r>
              <w:rPr>
                <w:spacing w:val="-4"/>
                <w:sz w:val="16"/>
                <w:szCs w:val="16"/>
              </w:rPr>
              <w:t xml:space="preserve"> </w:t>
            </w:r>
            <w:proofErr w:type="gramStart"/>
            <w:r>
              <w:rPr>
                <w:sz w:val="16"/>
                <w:szCs w:val="16"/>
              </w:rPr>
              <w:t>all</w:t>
            </w:r>
            <w:r>
              <w:rPr>
                <w:spacing w:val="-1"/>
                <w:sz w:val="16"/>
                <w:szCs w:val="16"/>
              </w:rPr>
              <w:t xml:space="preserve"> </w:t>
            </w:r>
            <w:r>
              <w:rPr>
                <w:sz w:val="16"/>
                <w:szCs w:val="16"/>
              </w:rPr>
              <w:t>of</w:t>
            </w:r>
            <w:proofErr w:type="gramEnd"/>
            <w:r>
              <w:rPr>
                <w:sz w:val="16"/>
                <w:szCs w:val="16"/>
              </w:rPr>
              <w:t xml:space="preserve"> your</w:t>
            </w:r>
            <w:r>
              <w:rPr>
                <w:spacing w:val="-1"/>
                <w:sz w:val="16"/>
                <w:szCs w:val="16"/>
              </w:rPr>
              <w:t xml:space="preserve"> </w:t>
            </w:r>
            <w:r>
              <w:rPr>
                <w:sz w:val="16"/>
                <w:szCs w:val="16"/>
              </w:rPr>
              <w:t>assets used in</w:t>
            </w:r>
            <w:r>
              <w:rPr>
                <w:spacing w:val="-3"/>
                <w:sz w:val="16"/>
                <w:szCs w:val="16"/>
              </w:rPr>
              <w:t xml:space="preserve"> </w:t>
            </w:r>
            <w:r>
              <w:rPr>
                <w:sz w:val="16"/>
                <w:szCs w:val="16"/>
              </w:rPr>
              <w:t xml:space="preserve">the </w:t>
            </w:r>
            <w:del w:id="634" w:author="Matthew Levine" w:date="2025-06-06T13:36:00Z" w16du:dateUtc="2025-06-06T17:36:00Z">
              <w:r w:rsidDel="00D31982">
                <w:rPr>
                  <w:sz w:val="16"/>
                  <w:szCs w:val="16"/>
                </w:rPr>
                <w:delText>Studio</w:delText>
              </w:r>
            </w:del>
            <w:ins w:id="635" w:author="Matthew Levine" w:date="2025-06-06T13:36:00Z" w16du:dateUtc="2025-06-06T17:36:00Z">
              <w:r w:rsidR="00D31982">
                <w:rPr>
                  <w:sz w:val="16"/>
                  <w:szCs w:val="16"/>
                </w:rPr>
                <w:t>[Premise Café]</w:t>
              </w:r>
            </w:ins>
            <w:r>
              <w:rPr>
                <w:sz w:val="16"/>
                <w:szCs w:val="16"/>
              </w:rPr>
              <w:t xml:space="preserve"> in</w:t>
            </w:r>
            <w:r>
              <w:rPr>
                <w:spacing w:val="-3"/>
                <w:sz w:val="16"/>
                <w:szCs w:val="16"/>
              </w:rPr>
              <w:t xml:space="preserve"> </w:t>
            </w:r>
            <w:r>
              <w:rPr>
                <w:sz w:val="16"/>
                <w:szCs w:val="16"/>
              </w:rPr>
              <w:t xml:space="preserve">accordance with all applicable bulk sales legislation or fails to assume </w:t>
            </w:r>
            <w:proofErr w:type="gramStart"/>
            <w:r>
              <w:rPr>
                <w:sz w:val="16"/>
                <w:szCs w:val="16"/>
              </w:rPr>
              <w:t>all of</w:t>
            </w:r>
            <w:proofErr w:type="gramEnd"/>
            <w:r>
              <w:rPr>
                <w:sz w:val="16"/>
                <w:szCs w:val="16"/>
              </w:rPr>
              <w:t xml:space="preserve"> your business liabilities, including</w:t>
            </w:r>
            <w:r>
              <w:rPr>
                <w:spacing w:val="-1"/>
                <w:sz w:val="16"/>
                <w:szCs w:val="16"/>
              </w:rPr>
              <w:t xml:space="preserve"> </w:t>
            </w:r>
            <w:r>
              <w:rPr>
                <w:sz w:val="16"/>
                <w:szCs w:val="16"/>
              </w:rPr>
              <w:t>all</w:t>
            </w:r>
            <w:r>
              <w:rPr>
                <w:spacing w:val="-3"/>
                <w:sz w:val="16"/>
                <w:szCs w:val="16"/>
              </w:rPr>
              <w:t xml:space="preserve"> </w:t>
            </w:r>
            <w:r>
              <w:rPr>
                <w:sz w:val="16"/>
                <w:szCs w:val="16"/>
              </w:rPr>
              <w:t>tax liabilities, unless</w:t>
            </w:r>
            <w:r>
              <w:rPr>
                <w:spacing w:val="-2"/>
                <w:sz w:val="16"/>
                <w:szCs w:val="16"/>
              </w:rPr>
              <w:t xml:space="preserve"> </w:t>
            </w:r>
            <w:r>
              <w:rPr>
                <w:sz w:val="16"/>
                <w:szCs w:val="16"/>
              </w:rPr>
              <w:t>such</w:t>
            </w:r>
            <w:r>
              <w:rPr>
                <w:spacing w:val="-1"/>
                <w:sz w:val="16"/>
                <w:szCs w:val="16"/>
              </w:rPr>
              <w:t xml:space="preserve"> </w:t>
            </w:r>
            <w:r>
              <w:rPr>
                <w:sz w:val="16"/>
                <w:szCs w:val="16"/>
              </w:rPr>
              <w:t>liabilities have</w:t>
            </w:r>
            <w:r>
              <w:rPr>
                <w:spacing w:val="-1"/>
                <w:sz w:val="16"/>
                <w:szCs w:val="16"/>
              </w:rPr>
              <w:t xml:space="preserve"> </w:t>
            </w:r>
            <w:r>
              <w:rPr>
                <w:sz w:val="16"/>
                <w:szCs w:val="16"/>
              </w:rPr>
              <w:t>been</w:t>
            </w:r>
            <w:r>
              <w:rPr>
                <w:spacing w:val="-1"/>
                <w:sz w:val="16"/>
                <w:szCs w:val="16"/>
              </w:rPr>
              <w:t xml:space="preserve"> </w:t>
            </w:r>
            <w:r>
              <w:rPr>
                <w:sz w:val="16"/>
                <w:szCs w:val="16"/>
              </w:rPr>
              <w:t>paid</w:t>
            </w:r>
            <w:r>
              <w:rPr>
                <w:spacing w:val="-1"/>
                <w:sz w:val="16"/>
                <w:szCs w:val="16"/>
              </w:rPr>
              <w:t xml:space="preserve"> </w:t>
            </w:r>
            <w:r>
              <w:rPr>
                <w:sz w:val="16"/>
                <w:szCs w:val="16"/>
              </w:rPr>
              <w:t xml:space="preserve">prior to the closing of the transaction of purchase and </w:t>
            </w:r>
            <w:proofErr w:type="gramStart"/>
            <w:r>
              <w:rPr>
                <w:sz w:val="16"/>
                <w:szCs w:val="16"/>
              </w:rPr>
              <w:t>sale;</w:t>
            </w:r>
            <w:proofErr w:type="gramEnd"/>
          </w:p>
          <w:p w14:paraId="32720746" w14:textId="77777777" w:rsidR="00C811EF" w:rsidRDefault="00C811EF">
            <w:pPr>
              <w:pStyle w:val="TableParagraph"/>
              <w:numPr>
                <w:ilvl w:val="0"/>
                <w:numId w:val="66"/>
              </w:numPr>
              <w:tabs>
                <w:tab w:val="left" w:pos="363"/>
              </w:tabs>
              <w:kinsoku w:val="0"/>
              <w:overflowPunct w:val="0"/>
              <w:ind w:right="65" w:firstLine="0"/>
              <w:jc w:val="both"/>
              <w:rPr>
                <w:sz w:val="16"/>
                <w:szCs w:val="16"/>
              </w:rPr>
            </w:pPr>
            <w:r>
              <w:rPr>
                <w:sz w:val="16"/>
                <w:szCs w:val="16"/>
              </w:rPr>
              <w:t xml:space="preserve">The Transferee fails to expressly assume </w:t>
            </w:r>
            <w:proofErr w:type="gramStart"/>
            <w:r>
              <w:rPr>
                <w:sz w:val="16"/>
                <w:szCs w:val="16"/>
              </w:rPr>
              <w:t>all of</w:t>
            </w:r>
            <w:proofErr w:type="gramEnd"/>
            <w:r>
              <w:rPr>
                <w:sz w:val="16"/>
                <w:szCs w:val="16"/>
              </w:rPr>
              <w:t xml:space="preserve"> your obligations to us and our </w:t>
            </w:r>
            <w:proofErr w:type="gramStart"/>
            <w:r>
              <w:rPr>
                <w:sz w:val="16"/>
                <w:szCs w:val="16"/>
              </w:rPr>
              <w:t>Affiliates;</w:t>
            </w:r>
            <w:proofErr w:type="gramEnd"/>
          </w:p>
          <w:p w14:paraId="5B8DE9FC" w14:textId="77777777" w:rsidR="00C811EF" w:rsidRDefault="00C811EF">
            <w:pPr>
              <w:pStyle w:val="TableParagraph"/>
              <w:numPr>
                <w:ilvl w:val="0"/>
                <w:numId w:val="66"/>
              </w:numPr>
              <w:tabs>
                <w:tab w:val="left" w:pos="317"/>
              </w:tabs>
              <w:kinsoku w:val="0"/>
              <w:overflowPunct w:val="0"/>
              <w:ind w:right="64" w:firstLine="0"/>
              <w:jc w:val="both"/>
              <w:rPr>
                <w:sz w:val="16"/>
                <w:szCs w:val="16"/>
              </w:rPr>
            </w:pPr>
            <w:r>
              <w:rPr>
                <w:sz w:val="16"/>
                <w:szCs w:val="16"/>
              </w:rPr>
              <w:t>You</w:t>
            </w:r>
            <w:r>
              <w:rPr>
                <w:spacing w:val="-1"/>
                <w:sz w:val="16"/>
                <w:szCs w:val="16"/>
              </w:rPr>
              <w:t xml:space="preserve"> </w:t>
            </w:r>
            <w:r>
              <w:rPr>
                <w:sz w:val="16"/>
                <w:szCs w:val="16"/>
              </w:rPr>
              <w:t>fail</w:t>
            </w:r>
            <w:r>
              <w:rPr>
                <w:spacing w:val="-2"/>
                <w:sz w:val="16"/>
                <w:szCs w:val="16"/>
              </w:rPr>
              <w:t xml:space="preserve"> </w:t>
            </w:r>
            <w:r>
              <w:rPr>
                <w:sz w:val="16"/>
                <w:szCs w:val="16"/>
              </w:rPr>
              <w:t>to provide</w:t>
            </w:r>
            <w:r>
              <w:rPr>
                <w:spacing w:val="-1"/>
                <w:sz w:val="16"/>
                <w:szCs w:val="16"/>
              </w:rPr>
              <w:t xml:space="preserve"> </w:t>
            </w:r>
            <w:r>
              <w:rPr>
                <w:sz w:val="16"/>
                <w:szCs w:val="16"/>
              </w:rPr>
              <w:t>us with a</w:t>
            </w:r>
            <w:r>
              <w:rPr>
                <w:spacing w:val="-3"/>
                <w:sz w:val="16"/>
                <w:szCs w:val="16"/>
              </w:rPr>
              <w:t xml:space="preserve"> </w:t>
            </w:r>
            <w:r>
              <w:rPr>
                <w:sz w:val="16"/>
                <w:szCs w:val="16"/>
              </w:rPr>
              <w:t>copy</w:t>
            </w:r>
            <w:r>
              <w:rPr>
                <w:spacing w:val="-1"/>
                <w:sz w:val="16"/>
                <w:szCs w:val="16"/>
              </w:rPr>
              <w:t xml:space="preserve"> </w:t>
            </w:r>
            <w:r>
              <w:rPr>
                <w:sz w:val="16"/>
                <w:szCs w:val="16"/>
              </w:rPr>
              <w:t>of the</w:t>
            </w:r>
            <w:r>
              <w:rPr>
                <w:spacing w:val="-3"/>
                <w:sz w:val="16"/>
                <w:szCs w:val="16"/>
              </w:rPr>
              <w:t xml:space="preserve"> </w:t>
            </w:r>
            <w:r>
              <w:rPr>
                <w:sz w:val="16"/>
                <w:szCs w:val="16"/>
              </w:rPr>
              <w:t>lease</w:t>
            </w:r>
            <w:r>
              <w:rPr>
                <w:spacing w:val="-3"/>
                <w:sz w:val="16"/>
                <w:szCs w:val="16"/>
              </w:rPr>
              <w:t xml:space="preserve"> </w:t>
            </w:r>
            <w:r>
              <w:rPr>
                <w:sz w:val="16"/>
                <w:szCs w:val="16"/>
              </w:rPr>
              <w:t>assignment</w:t>
            </w:r>
            <w:r>
              <w:rPr>
                <w:spacing w:val="-2"/>
                <w:sz w:val="16"/>
                <w:szCs w:val="16"/>
              </w:rPr>
              <w:t xml:space="preserve"> </w:t>
            </w:r>
            <w:r>
              <w:rPr>
                <w:sz w:val="16"/>
                <w:szCs w:val="16"/>
              </w:rPr>
              <w:t xml:space="preserve">signed by the landlord and is in a form satisfactory to </w:t>
            </w:r>
            <w:proofErr w:type="gramStart"/>
            <w:r>
              <w:rPr>
                <w:sz w:val="16"/>
                <w:szCs w:val="16"/>
              </w:rPr>
              <w:t>us;</w:t>
            </w:r>
            <w:proofErr w:type="gramEnd"/>
          </w:p>
          <w:p w14:paraId="6E56556A" w14:textId="77777777" w:rsidR="00C811EF" w:rsidRDefault="00C811EF">
            <w:pPr>
              <w:pStyle w:val="TableParagraph"/>
              <w:numPr>
                <w:ilvl w:val="0"/>
                <w:numId w:val="66"/>
              </w:numPr>
              <w:tabs>
                <w:tab w:val="left" w:pos="317"/>
              </w:tabs>
              <w:kinsoku w:val="0"/>
              <w:overflowPunct w:val="0"/>
              <w:ind w:right="64" w:firstLine="0"/>
              <w:jc w:val="both"/>
              <w:rPr>
                <w:sz w:val="16"/>
                <w:szCs w:val="16"/>
              </w:rPr>
            </w:pPr>
            <w:r>
              <w:rPr>
                <w:sz w:val="16"/>
                <w:szCs w:val="16"/>
              </w:rPr>
              <w:t>You fail to submit all required reports, financial statements and other</w:t>
            </w:r>
            <w:r>
              <w:rPr>
                <w:spacing w:val="-3"/>
                <w:sz w:val="16"/>
                <w:szCs w:val="16"/>
              </w:rPr>
              <w:t xml:space="preserve"> </w:t>
            </w:r>
            <w:r>
              <w:rPr>
                <w:sz w:val="16"/>
                <w:szCs w:val="16"/>
              </w:rPr>
              <w:t>documents</w:t>
            </w:r>
            <w:r>
              <w:rPr>
                <w:spacing w:val="-3"/>
                <w:sz w:val="16"/>
                <w:szCs w:val="16"/>
              </w:rPr>
              <w:t xml:space="preserve"> </w:t>
            </w:r>
            <w:r>
              <w:rPr>
                <w:sz w:val="16"/>
                <w:szCs w:val="16"/>
              </w:rPr>
              <w:t>due</w:t>
            </w:r>
            <w:r>
              <w:rPr>
                <w:spacing w:val="-3"/>
                <w:sz w:val="16"/>
                <w:szCs w:val="16"/>
              </w:rPr>
              <w:t xml:space="preserve"> </w:t>
            </w:r>
            <w:r>
              <w:rPr>
                <w:sz w:val="16"/>
                <w:szCs w:val="16"/>
              </w:rPr>
              <w:t>to</w:t>
            </w:r>
            <w:r>
              <w:rPr>
                <w:spacing w:val="-5"/>
                <w:sz w:val="16"/>
                <w:szCs w:val="16"/>
              </w:rPr>
              <w:t xml:space="preserve"> </w:t>
            </w:r>
            <w:r>
              <w:rPr>
                <w:sz w:val="16"/>
                <w:szCs w:val="16"/>
              </w:rPr>
              <w:t>us</w:t>
            </w:r>
            <w:r>
              <w:rPr>
                <w:spacing w:val="-4"/>
                <w:sz w:val="16"/>
                <w:szCs w:val="16"/>
              </w:rPr>
              <w:t xml:space="preserve"> </w:t>
            </w:r>
            <w:r>
              <w:rPr>
                <w:sz w:val="16"/>
                <w:szCs w:val="16"/>
              </w:rPr>
              <w:t>under</w:t>
            </w:r>
            <w:r>
              <w:rPr>
                <w:spacing w:val="-3"/>
                <w:sz w:val="16"/>
                <w:szCs w:val="16"/>
              </w:rPr>
              <w:t xml:space="preserve"> </w:t>
            </w:r>
            <w:r>
              <w:rPr>
                <w:sz w:val="16"/>
                <w:szCs w:val="16"/>
              </w:rPr>
              <w:t>the</w:t>
            </w:r>
            <w:r>
              <w:rPr>
                <w:spacing w:val="-3"/>
                <w:sz w:val="16"/>
                <w:szCs w:val="16"/>
              </w:rPr>
              <w:t xml:space="preserve"> </w:t>
            </w:r>
            <w:r>
              <w:rPr>
                <w:sz w:val="16"/>
                <w:szCs w:val="16"/>
              </w:rPr>
              <w:t>Franchise</w:t>
            </w:r>
            <w:r>
              <w:rPr>
                <w:spacing w:val="-5"/>
                <w:sz w:val="16"/>
                <w:szCs w:val="16"/>
              </w:rPr>
              <w:t xml:space="preserve"> </w:t>
            </w:r>
            <w:r>
              <w:rPr>
                <w:sz w:val="16"/>
                <w:szCs w:val="16"/>
              </w:rPr>
              <w:t>Agreement</w:t>
            </w:r>
            <w:r>
              <w:rPr>
                <w:spacing w:val="-1"/>
                <w:sz w:val="16"/>
                <w:szCs w:val="16"/>
              </w:rPr>
              <w:t xml:space="preserve"> </w:t>
            </w:r>
            <w:r>
              <w:rPr>
                <w:sz w:val="16"/>
                <w:szCs w:val="16"/>
              </w:rPr>
              <w:t>up</w:t>
            </w:r>
            <w:r>
              <w:rPr>
                <w:spacing w:val="-5"/>
                <w:sz w:val="16"/>
                <w:szCs w:val="16"/>
              </w:rPr>
              <w:t xml:space="preserve"> </w:t>
            </w:r>
            <w:r>
              <w:rPr>
                <w:sz w:val="16"/>
                <w:szCs w:val="16"/>
              </w:rPr>
              <w:t>to</w:t>
            </w:r>
            <w:r>
              <w:rPr>
                <w:spacing w:val="-5"/>
                <w:sz w:val="16"/>
                <w:szCs w:val="16"/>
              </w:rPr>
              <w:t xml:space="preserve"> </w:t>
            </w:r>
            <w:r>
              <w:rPr>
                <w:sz w:val="16"/>
                <w:szCs w:val="16"/>
              </w:rPr>
              <w:t xml:space="preserve">the effective date of the </w:t>
            </w:r>
            <w:proofErr w:type="gramStart"/>
            <w:r>
              <w:rPr>
                <w:sz w:val="16"/>
                <w:szCs w:val="16"/>
              </w:rPr>
              <w:t>Transfer;</w:t>
            </w:r>
            <w:proofErr w:type="gramEnd"/>
          </w:p>
          <w:p w14:paraId="0117C0CB" w14:textId="59EBD2B3" w:rsidR="00C811EF" w:rsidRDefault="00C811EF">
            <w:pPr>
              <w:pStyle w:val="TableParagraph"/>
              <w:numPr>
                <w:ilvl w:val="0"/>
                <w:numId w:val="66"/>
              </w:numPr>
              <w:tabs>
                <w:tab w:val="left" w:pos="317"/>
              </w:tabs>
              <w:kinsoku w:val="0"/>
              <w:overflowPunct w:val="0"/>
              <w:ind w:right="65" w:firstLine="0"/>
              <w:jc w:val="both"/>
              <w:rPr>
                <w:sz w:val="16"/>
                <w:szCs w:val="16"/>
              </w:rPr>
            </w:pPr>
            <w:r>
              <w:rPr>
                <w:sz w:val="16"/>
                <w:szCs w:val="16"/>
              </w:rPr>
              <w:t>At</w:t>
            </w:r>
            <w:r>
              <w:rPr>
                <w:spacing w:val="-8"/>
                <w:sz w:val="16"/>
                <w:szCs w:val="16"/>
              </w:rPr>
              <w:t xml:space="preserve"> </w:t>
            </w:r>
            <w:r>
              <w:rPr>
                <w:sz w:val="16"/>
                <w:szCs w:val="16"/>
              </w:rPr>
              <w:t>the</w:t>
            </w:r>
            <w:r>
              <w:rPr>
                <w:spacing w:val="-10"/>
                <w:sz w:val="16"/>
                <w:szCs w:val="16"/>
              </w:rPr>
              <w:t xml:space="preserve"> </w:t>
            </w:r>
            <w:r>
              <w:rPr>
                <w:sz w:val="16"/>
                <w:szCs w:val="16"/>
              </w:rPr>
              <w:t>time</w:t>
            </w:r>
            <w:r>
              <w:rPr>
                <w:spacing w:val="-10"/>
                <w:sz w:val="16"/>
                <w:szCs w:val="16"/>
              </w:rPr>
              <w:t xml:space="preserve"> </w:t>
            </w:r>
            <w:r>
              <w:rPr>
                <w:sz w:val="16"/>
                <w:szCs w:val="16"/>
              </w:rPr>
              <w:t>of</w:t>
            </w:r>
            <w:r>
              <w:rPr>
                <w:spacing w:val="-9"/>
                <w:sz w:val="16"/>
                <w:szCs w:val="16"/>
              </w:rPr>
              <w:t xml:space="preserve"> </w:t>
            </w:r>
            <w:r>
              <w:rPr>
                <w:sz w:val="16"/>
                <w:szCs w:val="16"/>
              </w:rPr>
              <w:t>the</w:t>
            </w:r>
            <w:r>
              <w:rPr>
                <w:spacing w:val="-10"/>
                <w:sz w:val="16"/>
                <w:szCs w:val="16"/>
              </w:rPr>
              <w:t xml:space="preserve"> </w:t>
            </w:r>
            <w:r>
              <w:rPr>
                <w:sz w:val="16"/>
                <w:szCs w:val="16"/>
              </w:rPr>
              <w:t>proposed</w:t>
            </w:r>
            <w:r>
              <w:rPr>
                <w:spacing w:val="-10"/>
                <w:sz w:val="16"/>
                <w:szCs w:val="16"/>
              </w:rPr>
              <w:t xml:space="preserve"> </w:t>
            </w:r>
            <w:r>
              <w:rPr>
                <w:sz w:val="16"/>
                <w:szCs w:val="16"/>
              </w:rPr>
              <w:t>Transfer</w:t>
            </w:r>
            <w:r>
              <w:rPr>
                <w:spacing w:val="-8"/>
                <w:sz w:val="16"/>
                <w:szCs w:val="16"/>
              </w:rPr>
              <w:t xml:space="preserve"> </w:t>
            </w:r>
            <w:r>
              <w:rPr>
                <w:sz w:val="16"/>
                <w:szCs w:val="16"/>
              </w:rPr>
              <w:t>or</w:t>
            </w:r>
            <w:r>
              <w:rPr>
                <w:spacing w:val="-8"/>
                <w:sz w:val="16"/>
                <w:szCs w:val="16"/>
              </w:rPr>
              <w:t xml:space="preserve"> </w:t>
            </w:r>
            <w:r>
              <w:rPr>
                <w:sz w:val="16"/>
                <w:szCs w:val="16"/>
              </w:rPr>
              <w:t>within</w:t>
            </w:r>
            <w:r>
              <w:rPr>
                <w:spacing w:val="-8"/>
                <w:sz w:val="16"/>
                <w:szCs w:val="16"/>
              </w:rPr>
              <w:t xml:space="preserve"> </w:t>
            </w:r>
            <w:r>
              <w:rPr>
                <w:sz w:val="16"/>
                <w:szCs w:val="16"/>
              </w:rPr>
              <w:t>3</w:t>
            </w:r>
            <w:r>
              <w:rPr>
                <w:spacing w:val="-10"/>
                <w:sz w:val="16"/>
                <w:szCs w:val="16"/>
              </w:rPr>
              <w:t xml:space="preserve"> </w:t>
            </w:r>
            <w:r>
              <w:rPr>
                <w:sz w:val="16"/>
                <w:szCs w:val="16"/>
              </w:rPr>
              <w:t>months</w:t>
            </w:r>
            <w:r>
              <w:rPr>
                <w:spacing w:val="-11"/>
                <w:sz w:val="16"/>
                <w:szCs w:val="16"/>
              </w:rPr>
              <w:t xml:space="preserve"> </w:t>
            </w:r>
            <w:r>
              <w:rPr>
                <w:sz w:val="16"/>
                <w:szCs w:val="16"/>
              </w:rPr>
              <w:t>thereafter, there</w:t>
            </w:r>
            <w:r>
              <w:rPr>
                <w:spacing w:val="-12"/>
                <w:sz w:val="16"/>
                <w:szCs w:val="16"/>
              </w:rPr>
              <w:t xml:space="preserve"> </w:t>
            </w:r>
            <w:r>
              <w:rPr>
                <w:sz w:val="16"/>
                <w:szCs w:val="16"/>
              </w:rPr>
              <w:t>is</w:t>
            </w:r>
            <w:r>
              <w:rPr>
                <w:spacing w:val="-11"/>
                <w:sz w:val="16"/>
                <w:szCs w:val="16"/>
              </w:rPr>
              <w:t xml:space="preserve"> </w:t>
            </w:r>
            <w:r>
              <w:rPr>
                <w:sz w:val="16"/>
                <w:szCs w:val="16"/>
              </w:rPr>
              <w:t>not</w:t>
            </w:r>
            <w:r>
              <w:rPr>
                <w:spacing w:val="-11"/>
                <w:sz w:val="16"/>
                <w:szCs w:val="16"/>
              </w:rPr>
              <w:t xml:space="preserve"> </w:t>
            </w:r>
            <w:r>
              <w:rPr>
                <w:sz w:val="16"/>
                <w:szCs w:val="16"/>
              </w:rPr>
              <w:t>another</w:t>
            </w:r>
            <w:r>
              <w:rPr>
                <w:spacing w:val="-10"/>
                <w:sz w:val="16"/>
                <w:szCs w:val="16"/>
              </w:rPr>
              <w:t xml:space="preserve"> </w:t>
            </w:r>
            <w:r>
              <w:rPr>
                <w:sz w:val="16"/>
                <w:szCs w:val="16"/>
              </w:rPr>
              <w:t>suitable</w:t>
            </w:r>
            <w:r>
              <w:rPr>
                <w:spacing w:val="-11"/>
                <w:sz w:val="16"/>
                <w:szCs w:val="16"/>
              </w:rPr>
              <w:t xml:space="preserve"> </w:t>
            </w:r>
            <w:del w:id="636" w:author="Matthew Levine" w:date="2025-06-06T13:36:00Z" w16du:dateUtc="2025-06-06T17:36:00Z">
              <w:r w:rsidDel="00D31982">
                <w:rPr>
                  <w:sz w:val="16"/>
                  <w:szCs w:val="16"/>
                </w:rPr>
                <w:delText>Studio</w:delText>
              </w:r>
            </w:del>
            <w:ins w:id="637" w:author="Matthew Levine" w:date="2025-06-06T13:36:00Z" w16du:dateUtc="2025-06-06T17:36:00Z">
              <w:r w:rsidR="00D31982">
                <w:rPr>
                  <w:sz w:val="16"/>
                  <w:szCs w:val="16"/>
                </w:rPr>
                <w:t>[Premise Café]</w:t>
              </w:r>
            </w:ins>
            <w:r>
              <w:rPr>
                <w:spacing w:val="-12"/>
                <w:sz w:val="16"/>
                <w:szCs w:val="16"/>
              </w:rPr>
              <w:t xml:space="preserve"> </w:t>
            </w:r>
            <w:r>
              <w:rPr>
                <w:sz w:val="16"/>
                <w:szCs w:val="16"/>
              </w:rPr>
              <w:t>that</w:t>
            </w:r>
            <w:r>
              <w:rPr>
                <w:spacing w:val="-9"/>
                <w:sz w:val="16"/>
                <w:szCs w:val="16"/>
              </w:rPr>
              <w:t xml:space="preserve"> </w:t>
            </w:r>
            <w:r>
              <w:rPr>
                <w:sz w:val="16"/>
                <w:szCs w:val="16"/>
              </w:rPr>
              <w:t>the</w:t>
            </w:r>
            <w:r>
              <w:rPr>
                <w:spacing w:val="-11"/>
                <w:sz w:val="16"/>
                <w:szCs w:val="16"/>
              </w:rPr>
              <w:t xml:space="preserve"> </w:t>
            </w:r>
            <w:r>
              <w:rPr>
                <w:sz w:val="16"/>
                <w:szCs w:val="16"/>
              </w:rPr>
              <w:t>proposed</w:t>
            </w:r>
            <w:r>
              <w:rPr>
                <w:spacing w:val="-10"/>
                <w:sz w:val="16"/>
                <w:szCs w:val="16"/>
              </w:rPr>
              <w:t xml:space="preserve"> </w:t>
            </w:r>
            <w:r>
              <w:rPr>
                <w:sz w:val="16"/>
                <w:szCs w:val="16"/>
              </w:rPr>
              <w:t>Transferee</w:t>
            </w:r>
            <w:r>
              <w:rPr>
                <w:spacing w:val="-10"/>
                <w:sz w:val="16"/>
                <w:szCs w:val="16"/>
              </w:rPr>
              <w:t xml:space="preserve"> </w:t>
            </w:r>
            <w:r>
              <w:rPr>
                <w:sz w:val="16"/>
                <w:szCs w:val="16"/>
              </w:rPr>
              <w:t xml:space="preserve">may purchase from </w:t>
            </w:r>
            <w:proofErr w:type="gramStart"/>
            <w:r>
              <w:rPr>
                <w:sz w:val="16"/>
                <w:szCs w:val="16"/>
              </w:rPr>
              <w:t>us;</w:t>
            </w:r>
            <w:proofErr w:type="gramEnd"/>
          </w:p>
          <w:p w14:paraId="074BD3D6" w14:textId="77777777" w:rsidR="00C811EF" w:rsidRDefault="00C811EF">
            <w:pPr>
              <w:pStyle w:val="TableParagraph"/>
              <w:numPr>
                <w:ilvl w:val="0"/>
                <w:numId w:val="66"/>
              </w:numPr>
              <w:tabs>
                <w:tab w:val="left" w:pos="317"/>
              </w:tabs>
              <w:kinsoku w:val="0"/>
              <w:overflowPunct w:val="0"/>
              <w:ind w:right="64" w:firstLine="0"/>
              <w:jc w:val="both"/>
              <w:rPr>
                <w:sz w:val="16"/>
                <w:szCs w:val="16"/>
              </w:rPr>
            </w:pPr>
            <w:r>
              <w:rPr>
                <w:sz w:val="16"/>
                <w:szCs w:val="16"/>
              </w:rPr>
              <w:t xml:space="preserve">There is less than 12 months remaining in the Term of the Franchise </w:t>
            </w:r>
            <w:proofErr w:type="gramStart"/>
            <w:r>
              <w:rPr>
                <w:sz w:val="16"/>
                <w:szCs w:val="16"/>
              </w:rPr>
              <w:t>Agreement;</w:t>
            </w:r>
            <w:proofErr w:type="gramEnd"/>
          </w:p>
          <w:p w14:paraId="030A730B" w14:textId="77777777" w:rsidR="00C811EF" w:rsidRDefault="00C811EF">
            <w:pPr>
              <w:pStyle w:val="TableParagraph"/>
              <w:numPr>
                <w:ilvl w:val="0"/>
                <w:numId w:val="66"/>
              </w:numPr>
              <w:tabs>
                <w:tab w:val="left" w:pos="283"/>
              </w:tabs>
              <w:kinsoku w:val="0"/>
              <w:overflowPunct w:val="0"/>
              <w:ind w:right="65" w:firstLine="0"/>
              <w:jc w:val="both"/>
              <w:rPr>
                <w:sz w:val="16"/>
                <w:szCs w:val="16"/>
              </w:rPr>
            </w:pPr>
            <w:r>
              <w:rPr>
                <w:sz w:val="16"/>
                <w:szCs w:val="16"/>
              </w:rPr>
              <w:t>You fail to return the Manual and any copies thereof, and all systems</w:t>
            </w:r>
            <w:r>
              <w:rPr>
                <w:spacing w:val="-5"/>
                <w:sz w:val="16"/>
                <w:szCs w:val="16"/>
              </w:rPr>
              <w:t xml:space="preserve"> </w:t>
            </w:r>
            <w:r>
              <w:rPr>
                <w:sz w:val="16"/>
                <w:szCs w:val="16"/>
              </w:rPr>
              <w:t>and</w:t>
            </w:r>
            <w:r>
              <w:rPr>
                <w:spacing w:val="-6"/>
                <w:sz w:val="16"/>
                <w:szCs w:val="16"/>
              </w:rPr>
              <w:t xml:space="preserve"> </w:t>
            </w:r>
            <w:r>
              <w:rPr>
                <w:sz w:val="16"/>
                <w:szCs w:val="16"/>
              </w:rPr>
              <w:t>confidential</w:t>
            </w:r>
            <w:r>
              <w:rPr>
                <w:spacing w:val="-5"/>
                <w:sz w:val="16"/>
                <w:szCs w:val="16"/>
              </w:rPr>
              <w:t xml:space="preserve"> </w:t>
            </w:r>
            <w:r>
              <w:rPr>
                <w:sz w:val="16"/>
                <w:szCs w:val="16"/>
              </w:rPr>
              <w:t>or</w:t>
            </w:r>
            <w:r>
              <w:rPr>
                <w:spacing w:val="-6"/>
                <w:sz w:val="16"/>
                <w:szCs w:val="16"/>
              </w:rPr>
              <w:t xml:space="preserve"> </w:t>
            </w:r>
            <w:r>
              <w:rPr>
                <w:sz w:val="16"/>
                <w:szCs w:val="16"/>
              </w:rPr>
              <w:t>proprietary</w:t>
            </w:r>
            <w:r>
              <w:rPr>
                <w:spacing w:val="-4"/>
                <w:sz w:val="16"/>
                <w:szCs w:val="16"/>
              </w:rPr>
              <w:t xml:space="preserve"> </w:t>
            </w:r>
            <w:r>
              <w:rPr>
                <w:sz w:val="16"/>
                <w:szCs w:val="16"/>
              </w:rPr>
              <w:t>material</w:t>
            </w:r>
            <w:r>
              <w:rPr>
                <w:spacing w:val="-6"/>
                <w:sz w:val="16"/>
                <w:szCs w:val="16"/>
              </w:rPr>
              <w:t xml:space="preserve"> </w:t>
            </w:r>
            <w:r>
              <w:rPr>
                <w:sz w:val="16"/>
                <w:szCs w:val="16"/>
              </w:rPr>
              <w:t>to</w:t>
            </w:r>
            <w:r>
              <w:rPr>
                <w:spacing w:val="-9"/>
                <w:sz w:val="16"/>
                <w:szCs w:val="16"/>
              </w:rPr>
              <w:t xml:space="preserve"> </w:t>
            </w:r>
            <w:r>
              <w:rPr>
                <w:sz w:val="16"/>
                <w:szCs w:val="16"/>
              </w:rPr>
              <w:t>us</w:t>
            </w:r>
            <w:r>
              <w:rPr>
                <w:spacing w:val="-5"/>
                <w:sz w:val="16"/>
                <w:szCs w:val="16"/>
              </w:rPr>
              <w:t xml:space="preserve"> </w:t>
            </w:r>
            <w:r>
              <w:rPr>
                <w:sz w:val="16"/>
                <w:szCs w:val="16"/>
              </w:rPr>
              <w:t>within</w:t>
            </w:r>
            <w:r>
              <w:rPr>
                <w:spacing w:val="-6"/>
                <w:sz w:val="16"/>
                <w:szCs w:val="16"/>
              </w:rPr>
              <w:t xml:space="preserve"> </w:t>
            </w:r>
            <w:r>
              <w:rPr>
                <w:sz w:val="16"/>
                <w:szCs w:val="16"/>
              </w:rPr>
              <w:t>24</w:t>
            </w:r>
            <w:r>
              <w:rPr>
                <w:spacing w:val="-6"/>
                <w:sz w:val="16"/>
                <w:szCs w:val="16"/>
              </w:rPr>
              <w:t xml:space="preserve"> </w:t>
            </w:r>
            <w:r>
              <w:rPr>
                <w:sz w:val="16"/>
                <w:szCs w:val="16"/>
              </w:rPr>
              <w:t xml:space="preserve">hours of a </w:t>
            </w:r>
            <w:proofErr w:type="gramStart"/>
            <w:r>
              <w:rPr>
                <w:sz w:val="16"/>
                <w:szCs w:val="16"/>
              </w:rPr>
              <w:t>Transfer;</w:t>
            </w:r>
            <w:proofErr w:type="gramEnd"/>
          </w:p>
          <w:p w14:paraId="42EC11C0" w14:textId="77777777" w:rsidR="00C811EF" w:rsidRDefault="00C811EF">
            <w:pPr>
              <w:pStyle w:val="TableParagraph"/>
              <w:numPr>
                <w:ilvl w:val="0"/>
                <w:numId w:val="66"/>
              </w:numPr>
              <w:tabs>
                <w:tab w:val="left" w:pos="310"/>
              </w:tabs>
              <w:kinsoku w:val="0"/>
              <w:overflowPunct w:val="0"/>
              <w:ind w:right="64" w:firstLine="0"/>
              <w:jc w:val="both"/>
              <w:rPr>
                <w:sz w:val="16"/>
                <w:szCs w:val="16"/>
              </w:rPr>
            </w:pPr>
            <w:r>
              <w:rPr>
                <w:sz w:val="16"/>
                <w:szCs w:val="16"/>
              </w:rPr>
              <w:t>You fail to provide us with a copy of the agreement of purchase and</w:t>
            </w:r>
            <w:r>
              <w:rPr>
                <w:spacing w:val="-8"/>
                <w:sz w:val="16"/>
                <w:szCs w:val="16"/>
              </w:rPr>
              <w:t xml:space="preserve"> </w:t>
            </w:r>
            <w:r>
              <w:rPr>
                <w:sz w:val="16"/>
                <w:szCs w:val="16"/>
              </w:rPr>
              <w:t>sale</w:t>
            </w:r>
            <w:r>
              <w:rPr>
                <w:spacing w:val="-7"/>
                <w:sz w:val="16"/>
                <w:szCs w:val="16"/>
              </w:rPr>
              <w:t xml:space="preserve"> </w:t>
            </w:r>
            <w:r>
              <w:rPr>
                <w:sz w:val="16"/>
                <w:szCs w:val="16"/>
              </w:rPr>
              <w:t>between</w:t>
            </w:r>
            <w:r>
              <w:rPr>
                <w:spacing w:val="-10"/>
                <w:sz w:val="16"/>
                <w:szCs w:val="16"/>
              </w:rPr>
              <w:t xml:space="preserve"> </w:t>
            </w:r>
            <w:r>
              <w:rPr>
                <w:sz w:val="16"/>
                <w:szCs w:val="16"/>
              </w:rPr>
              <w:t>you</w:t>
            </w:r>
            <w:r>
              <w:rPr>
                <w:spacing w:val="-8"/>
                <w:sz w:val="16"/>
                <w:szCs w:val="16"/>
              </w:rPr>
              <w:t xml:space="preserve"> </w:t>
            </w:r>
            <w:r>
              <w:rPr>
                <w:sz w:val="16"/>
                <w:szCs w:val="16"/>
              </w:rPr>
              <w:t>and</w:t>
            </w:r>
            <w:r>
              <w:rPr>
                <w:spacing w:val="-10"/>
                <w:sz w:val="16"/>
                <w:szCs w:val="16"/>
              </w:rPr>
              <w:t xml:space="preserve"> </w:t>
            </w:r>
            <w:r>
              <w:rPr>
                <w:sz w:val="16"/>
                <w:szCs w:val="16"/>
              </w:rPr>
              <w:t>the</w:t>
            </w:r>
            <w:r>
              <w:rPr>
                <w:spacing w:val="-8"/>
                <w:sz w:val="16"/>
                <w:szCs w:val="16"/>
              </w:rPr>
              <w:t xml:space="preserve"> </w:t>
            </w:r>
            <w:r>
              <w:rPr>
                <w:sz w:val="16"/>
                <w:szCs w:val="16"/>
              </w:rPr>
              <w:t>Transferee</w:t>
            </w:r>
            <w:r>
              <w:rPr>
                <w:spacing w:val="-8"/>
                <w:sz w:val="16"/>
                <w:szCs w:val="16"/>
              </w:rPr>
              <w:t xml:space="preserve"> </w:t>
            </w:r>
            <w:r>
              <w:rPr>
                <w:sz w:val="16"/>
                <w:szCs w:val="16"/>
              </w:rPr>
              <w:t>and</w:t>
            </w:r>
            <w:r>
              <w:rPr>
                <w:spacing w:val="-8"/>
                <w:sz w:val="16"/>
                <w:szCs w:val="16"/>
              </w:rPr>
              <w:t xml:space="preserve"> </w:t>
            </w:r>
            <w:r>
              <w:rPr>
                <w:sz w:val="16"/>
                <w:szCs w:val="16"/>
              </w:rPr>
              <w:t>all</w:t>
            </w:r>
            <w:r>
              <w:rPr>
                <w:spacing w:val="-9"/>
                <w:sz w:val="16"/>
                <w:szCs w:val="16"/>
              </w:rPr>
              <w:t xml:space="preserve"> </w:t>
            </w:r>
            <w:r>
              <w:rPr>
                <w:sz w:val="16"/>
                <w:szCs w:val="16"/>
              </w:rPr>
              <w:t>documents</w:t>
            </w:r>
            <w:r>
              <w:rPr>
                <w:spacing w:val="-8"/>
                <w:sz w:val="16"/>
                <w:szCs w:val="16"/>
              </w:rPr>
              <w:t xml:space="preserve"> </w:t>
            </w:r>
            <w:r>
              <w:rPr>
                <w:sz w:val="16"/>
                <w:szCs w:val="16"/>
              </w:rPr>
              <w:t>referred to therein as relied upon by the parties.</w:t>
            </w:r>
            <w:r>
              <w:rPr>
                <w:spacing w:val="40"/>
                <w:sz w:val="16"/>
                <w:szCs w:val="16"/>
              </w:rPr>
              <w:t xml:space="preserve"> </w:t>
            </w:r>
            <w:r>
              <w:rPr>
                <w:sz w:val="16"/>
                <w:szCs w:val="16"/>
              </w:rPr>
              <w:t xml:space="preserve">In addition, if any financial statements are included, we are entitled but are not obligated to question any figures relating to matters in respect of which you are required to report to us under the Franchise </w:t>
            </w:r>
            <w:proofErr w:type="gramStart"/>
            <w:r>
              <w:rPr>
                <w:sz w:val="16"/>
                <w:szCs w:val="16"/>
              </w:rPr>
              <w:t>Agreement;</w:t>
            </w:r>
            <w:proofErr w:type="gramEnd"/>
          </w:p>
          <w:p w14:paraId="7571BD0A" w14:textId="77777777" w:rsidR="00C811EF" w:rsidRDefault="00C811EF">
            <w:pPr>
              <w:pStyle w:val="TableParagraph"/>
              <w:numPr>
                <w:ilvl w:val="0"/>
                <w:numId w:val="66"/>
              </w:numPr>
              <w:tabs>
                <w:tab w:val="left" w:pos="228"/>
              </w:tabs>
              <w:kinsoku w:val="0"/>
              <w:overflowPunct w:val="0"/>
              <w:ind w:right="65" w:firstLine="0"/>
              <w:jc w:val="both"/>
              <w:rPr>
                <w:sz w:val="16"/>
                <w:szCs w:val="16"/>
              </w:rPr>
            </w:pPr>
            <w:r>
              <w:rPr>
                <w:sz w:val="16"/>
                <w:szCs w:val="16"/>
              </w:rPr>
              <w:t xml:space="preserve">You fail to meet any other condition which may be required by us, acting </w:t>
            </w:r>
            <w:proofErr w:type="gramStart"/>
            <w:r>
              <w:rPr>
                <w:sz w:val="16"/>
                <w:szCs w:val="16"/>
              </w:rPr>
              <w:t>reasonably;</w:t>
            </w:r>
            <w:proofErr w:type="gramEnd"/>
          </w:p>
          <w:p w14:paraId="276E3054" w14:textId="77777777" w:rsidR="00C811EF" w:rsidRDefault="00C811EF">
            <w:pPr>
              <w:pStyle w:val="TableParagraph"/>
              <w:numPr>
                <w:ilvl w:val="0"/>
                <w:numId w:val="66"/>
              </w:numPr>
              <w:tabs>
                <w:tab w:val="left" w:pos="799"/>
              </w:tabs>
              <w:kinsoku w:val="0"/>
              <w:overflowPunct w:val="0"/>
              <w:ind w:right="66" w:firstLine="0"/>
              <w:jc w:val="both"/>
              <w:rPr>
                <w:spacing w:val="-2"/>
                <w:sz w:val="16"/>
                <w:szCs w:val="16"/>
              </w:rPr>
            </w:pPr>
            <w:r>
              <w:rPr>
                <w:sz w:val="16"/>
                <w:szCs w:val="16"/>
              </w:rPr>
              <w:t>There are other reasonable grounds for</w:t>
            </w:r>
            <w:r>
              <w:rPr>
                <w:spacing w:val="-2"/>
                <w:sz w:val="16"/>
                <w:szCs w:val="16"/>
              </w:rPr>
              <w:t xml:space="preserve"> </w:t>
            </w:r>
            <w:r>
              <w:rPr>
                <w:sz w:val="16"/>
                <w:szCs w:val="16"/>
              </w:rPr>
              <w:t xml:space="preserve">us to withhold our </w:t>
            </w:r>
            <w:r>
              <w:rPr>
                <w:spacing w:val="-2"/>
                <w:sz w:val="16"/>
                <w:szCs w:val="16"/>
              </w:rPr>
              <w:t>consent.</w:t>
            </w:r>
          </w:p>
        </w:tc>
      </w:tr>
    </w:tbl>
    <w:p w14:paraId="58A6D7D5"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13B2F5F3" w14:textId="77777777" w:rsidR="00C811EF" w:rsidRDefault="00C811EF">
      <w:pPr>
        <w:pStyle w:val="BodyText"/>
        <w:kinsoku w:val="0"/>
        <w:overflowPunct w:val="0"/>
        <w:rPr>
          <w:b/>
          <w:bCs/>
        </w:rPr>
      </w:pPr>
    </w:p>
    <w:p w14:paraId="53923083" w14:textId="77777777" w:rsidR="00C811EF" w:rsidRDefault="00C811EF">
      <w:pPr>
        <w:pStyle w:val="BodyText"/>
        <w:kinsoku w:val="0"/>
        <w:overflowPunct w:val="0"/>
        <w:rPr>
          <w:b/>
          <w:bCs/>
        </w:rPr>
      </w:pPr>
    </w:p>
    <w:p w14:paraId="2A5BE523" w14:textId="77777777" w:rsidR="00C811EF" w:rsidRDefault="00C811EF">
      <w:pPr>
        <w:pStyle w:val="BodyText"/>
        <w:kinsoku w:val="0"/>
        <w:overflowPunct w:val="0"/>
        <w:rPr>
          <w:b/>
          <w:bCs/>
        </w:rPr>
      </w:pPr>
    </w:p>
    <w:p w14:paraId="22723780"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650271A1"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12C7DD6E" w14:textId="77777777" w:rsidR="00C811EF" w:rsidRDefault="00C811EF">
            <w:pPr>
              <w:pStyle w:val="TableParagraph"/>
              <w:kinsoku w:val="0"/>
              <w:overflowPunct w:val="0"/>
              <w:spacing w:before="91"/>
              <w:rPr>
                <w:b/>
                <w:bCs/>
                <w:sz w:val="20"/>
                <w:szCs w:val="20"/>
              </w:rPr>
            </w:pPr>
          </w:p>
          <w:p w14:paraId="188673B8"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79121A81"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468FBDB3" w14:textId="77777777" w:rsidR="00C811EF" w:rsidRDefault="00C811EF">
            <w:pPr>
              <w:pStyle w:val="TableParagraph"/>
              <w:kinsoku w:val="0"/>
              <w:overflowPunct w:val="0"/>
              <w:spacing w:before="91"/>
              <w:rPr>
                <w:b/>
                <w:bCs/>
                <w:sz w:val="20"/>
                <w:szCs w:val="20"/>
              </w:rPr>
            </w:pPr>
          </w:p>
          <w:p w14:paraId="136D592B"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511AFB69" w14:textId="77777777">
        <w:trPr>
          <w:trHeight w:val="4386"/>
        </w:trPr>
        <w:tc>
          <w:tcPr>
            <w:tcW w:w="2791" w:type="dxa"/>
            <w:tcBorders>
              <w:top w:val="single" w:sz="6" w:space="0" w:color="000000"/>
              <w:left w:val="single" w:sz="4" w:space="0" w:color="000000"/>
              <w:bottom w:val="single" w:sz="6" w:space="0" w:color="000000"/>
              <w:right w:val="single" w:sz="4" w:space="0" w:color="000000"/>
            </w:tcBorders>
          </w:tcPr>
          <w:p w14:paraId="29CE115F" w14:textId="77777777" w:rsidR="00C811EF" w:rsidRDefault="00C811EF">
            <w:pPr>
              <w:pStyle w:val="TableParagraph"/>
              <w:kinsoku w:val="0"/>
              <w:overflowPunct w:val="0"/>
              <w:spacing w:before="79"/>
              <w:ind w:left="350" w:hanging="272"/>
              <w:rPr>
                <w:sz w:val="16"/>
                <w:szCs w:val="16"/>
              </w:rPr>
            </w:pPr>
            <w:r>
              <w:rPr>
                <w:sz w:val="16"/>
                <w:szCs w:val="16"/>
              </w:rPr>
              <w:t>(l)</w:t>
            </w:r>
            <w:r>
              <w:rPr>
                <w:spacing w:val="71"/>
                <w:sz w:val="16"/>
                <w:szCs w:val="16"/>
              </w:rPr>
              <w:t xml:space="preserve"> </w:t>
            </w:r>
            <w:r>
              <w:rPr>
                <w:sz w:val="16"/>
                <w:szCs w:val="16"/>
              </w:rPr>
              <w:t>Our</w:t>
            </w:r>
            <w:r>
              <w:rPr>
                <w:spacing w:val="-6"/>
                <w:sz w:val="16"/>
                <w:szCs w:val="16"/>
              </w:rPr>
              <w:t xml:space="preserve"> </w:t>
            </w:r>
            <w:r>
              <w:rPr>
                <w:sz w:val="16"/>
                <w:szCs w:val="16"/>
              </w:rPr>
              <w:t>right</w:t>
            </w:r>
            <w:r>
              <w:rPr>
                <w:spacing w:val="-5"/>
                <w:sz w:val="16"/>
                <w:szCs w:val="16"/>
              </w:rPr>
              <w:t xml:space="preserve"> </w:t>
            </w:r>
            <w:r>
              <w:rPr>
                <w:sz w:val="16"/>
                <w:szCs w:val="16"/>
              </w:rPr>
              <w:t>of</w:t>
            </w:r>
            <w:r>
              <w:rPr>
                <w:spacing w:val="-7"/>
                <w:sz w:val="16"/>
                <w:szCs w:val="16"/>
              </w:rPr>
              <w:t xml:space="preserve"> </w:t>
            </w:r>
            <w:r>
              <w:rPr>
                <w:sz w:val="16"/>
                <w:szCs w:val="16"/>
              </w:rPr>
              <w:t>first</w:t>
            </w:r>
            <w:r>
              <w:rPr>
                <w:spacing w:val="-5"/>
                <w:sz w:val="16"/>
                <w:szCs w:val="16"/>
              </w:rPr>
              <w:t xml:space="preserve"> </w:t>
            </w:r>
            <w:r>
              <w:rPr>
                <w:sz w:val="16"/>
                <w:szCs w:val="16"/>
              </w:rPr>
              <w:t>refusal</w:t>
            </w:r>
            <w:r>
              <w:rPr>
                <w:spacing w:val="-8"/>
                <w:sz w:val="16"/>
                <w:szCs w:val="16"/>
              </w:rPr>
              <w:t xml:space="preserve"> </w:t>
            </w:r>
            <w:r>
              <w:rPr>
                <w:sz w:val="16"/>
                <w:szCs w:val="16"/>
              </w:rPr>
              <w:t>to</w:t>
            </w:r>
            <w:r>
              <w:rPr>
                <w:spacing w:val="-6"/>
                <w:sz w:val="16"/>
                <w:szCs w:val="16"/>
              </w:rPr>
              <w:t xml:space="preserve"> </w:t>
            </w:r>
            <w:r>
              <w:rPr>
                <w:sz w:val="16"/>
                <w:szCs w:val="16"/>
              </w:rPr>
              <w:t>acquire your franchised business</w:t>
            </w:r>
          </w:p>
        </w:tc>
        <w:tc>
          <w:tcPr>
            <w:tcW w:w="1800" w:type="dxa"/>
            <w:tcBorders>
              <w:top w:val="single" w:sz="6" w:space="0" w:color="000000"/>
              <w:left w:val="single" w:sz="4" w:space="0" w:color="000000"/>
              <w:bottom w:val="single" w:sz="6" w:space="0" w:color="000000"/>
              <w:right w:val="single" w:sz="4" w:space="0" w:color="000000"/>
            </w:tcBorders>
          </w:tcPr>
          <w:p w14:paraId="617D21DB" w14:textId="77777777" w:rsidR="00C811EF" w:rsidRDefault="00C811EF">
            <w:pPr>
              <w:pStyle w:val="TableParagraph"/>
              <w:kinsoku w:val="0"/>
              <w:overflowPunct w:val="0"/>
              <w:spacing w:before="79"/>
              <w:ind w:left="79"/>
              <w:rPr>
                <w:spacing w:val="-2"/>
                <w:sz w:val="16"/>
                <w:szCs w:val="16"/>
              </w:rPr>
            </w:pPr>
            <w:r>
              <w:rPr>
                <w:spacing w:val="-2"/>
                <w:sz w:val="16"/>
                <w:szCs w:val="16"/>
              </w:rPr>
              <w:t>13.10</w:t>
            </w:r>
          </w:p>
        </w:tc>
        <w:tc>
          <w:tcPr>
            <w:tcW w:w="5016" w:type="dxa"/>
            <w:tcBorders>
              <w:top w:val="single" w:sz="6" w:space="0" w:color="000000"/>
              <w:left w:val="single" w:sz="4" w:space="0" w:color="000000"/>
              <w:bottom w:val="single" w:sz="6" w:space="0" w:color="000000"/>
              <w:right w:val="single" w:sz="4" w:space="0" w:color="000000"/>
            </w:tcBorders>
          </w:tcPr>
          <w:p w14:paraId="1888BF2E" w14:textId="42F1BF0A" w:rsidR="00C811EF" w:rsidRDefault="00C811EF">
            <w:pPr>
              <w:pStyle w:val="TableParagraph"/>
              <w:kinsoku w:val="0"/>
              <w:overflowPunct w:val="0"/>
              <w:spacing w:before="79"/>
              <w:ind w:left="79" w:right="64"/>
              <w:jc w:val="both"/>
              <w:rPr>
                <w:sz w:val="16"/>
                <w:szCs w:val="16"/>
              </w:rPr>
            </w:pPr>
            <w:r>
              <w:rPr>
                <w:sz w:val="16"/>
                <w:szCs w:val="16"/>
              </w:rPr>
              <w:t>Without</w:t>
            </w:r>
            <w:r>
              <w:rPr>
                <w:spacing w:val="-12"/>
                <w:sz w:val="16"/>
                <w:szCs w:val="16"/>
              </w:rPr>
              <w:t xml:space="preserve"> </w:t>
            </w:r>
            <w:r>
              <w:rPr>
                <w:sz w:val="16"/>
                <w:szCs w:val="16"/>
              </w:rPr>
              <w:t>in</w:t>
            </w:r>
            <w:r>
              <w:rPr>
                <w:spacing w:val="-11"/>
                <w:sz w:val="16"/>
                <w:szCs w:val="16"/>
              </w:rPr>
              <w:t xml:space="preserve"> </w:t>
            </w:r>
            <w:r>
              <w:rPr>
                <w:sz w:val="16"/>
                <w:szCs w:val="16"/>
              </w:rPr>
              <w:t>any</w:t>
            </w:r>
            <w:r>
              <w:rPr>
                <w:spacing w:val="-11"/>
                <w:sz w:val="16"/>
                <w:szCs w:val="16"/>
              </w:rPr>
              <w:t xml:space="preserve"> </w:t>
            </w:r>
            <w:r>
              <w:rPr>
                <w:sz w:val="16"/>
                <w:szCs w:val="16"/>
              </w:rPr>
              <w:t>way</w:t>
            </w:r>
            <w:r>
              <w:rPr>
                <w:spacing w:val="-11"/>
                <w:sz w:val="16"/>
                <w:szCs w:val="16"/>
              </w:rPr>
              <w:t xml:space="preserve"> </w:t>
            </w:r>
            <w:r>
              <w:rPr>
                <w:sz w:val="16"/>
                <w:szCs w:val="16"/>
              </w:rPr>
              <w:t>derogating</w:t>
            </w:r>
            <w:r>
              <w:rPr>
                <w:spacing w:val="-11"/>
                <w:sz w:val="16"/>
                <w:szCs w:val="16"/>
              </w:rPr>
              <w:t xml:space="preserve"> </w:t>
            </w:r>
            <w:r>
              <w:rPr>
                <w:sz w:val="16"/>
                <w:szCs w:val="16"/>
              </w:rPr>
              <w:t>or</w:t>
            </w:r>
            <w:r>
              <w:rPr>
                <w:spacing w:val="-11"/>
                <w:sz w:val="16"/>
                <w:szCs w:val="16"/>
              </w:rPr>
              <w:t xml:space="preserve"> </w:t>
            </w:r>
            <w:r>
              <w:rPr>
                <w:sz w:val="16"/>
                <w:szCs w:val="16"/>
              </w:rPr>
              <w:t>otherwise</w:t>
            </w:r>
            <w:r>
              <w:rPr>
                <w:spacing w:val="-11"/>
                <w:sz w:val="16"/>
                <w:szCs w:val="16"/>
              </w:rPr>
              <w:t xml:space="preserve"> </w:t>
            </w:r>
            <w:r>
              <w:rPr>
                <w:sz w:val="16"/>
                <w:szCs w:val="16"/>
              </w:rPr>
              <w:t>affecting</w:t>
            </w:r>
            <w:r>
              <w:rPr>
                <w:spacing w:val="-11"/>
                <w:sz w:val="16"/>
                <w:szCs w:val="16"/>
              </w:rPr>
              <w:t xml:space="preserve"> </w:t>
            </w:r>
            <w:r>
              <w:rPr>
                <w:sz w:val="16"/>
                <w:szCs w:val="16"/>
              </w:rPr>
              <w:t>our</w:t>
            </w:r>
            <w:r>
              <w:rPr>
                <w:spacing w:val="-12"/>
                <w:sz w:val="16"/>
                <w:szCs w:val="16"/>
              </w:rPr>
              <w:t xml:space="preserve"> </w:t>
            </w:r>
            <w:r>
              <w:rPr>
                <w:sz w:val="16"/>
                <w:szCs w:val="16"/>
              </w:rPr>
              <w:t>right</w:t>
            </w:r>
            <w:r>
              <w:rPr>
                <w:spacing w:val="-11"/>
                <w:sz w:val="16"/>
                <w:szCs w:val="16"/>
              </w:rPr>
              <w:t xml:space="preserve"> </w:t>
            </w:r>
            <w:r>
              <w:rPr>
                <w:sz w:val="16"/>
                <w:szCs w:val="16"/>
              </w:rPr>
              <w:t>to</w:t>
            </w:r>
            <w:r>
              <w:rPr>
                <w:spacing w:val="-11"/>
                <w:sz w:val="16"/>
                <w:szCs w:val="16"/>
              </w:rPr>
              <w:t xml:space="preserve"> </w:t>
            </w:r>
            <w:r>
              <w:rPr>
                <w:sz w:val="16"/>
                <w:szCs w:val="16"/>
              </w:rPr>
              <w:t xml:space="preserve">reject a proposed Transferee pursuant to Section 13.1 of the Franchise Agreement, if at any time during the Term or any renewal term thereof, you receive a Bona Fide Offer which you wish to accept, or you intend to make a Bona Fide Offer, then you shall forthwith after your receipt of same deliver to us the Bona Fide Offer to sell the </w:t>
            </w:r>
            <w:del w:id="638" w:author="Matthew Levine" w:date="2025-06-06T13:36:00Z" w16du:dateUtc="2025-06-06T17:36:00Z">
              <w:r w:rsidDel="00D31982">
                <w:rPr>
                  <w:sz w:val="16"/>
                  <w:szCs w:val="16"/>
                </w:rPr>
                <w:delText>Studio</w:delText>
              </w:r>
            </w:del>
            <w:ins w:id="639" w:author="Matthew Levine" w:date="2025-06-06T13:36:00Z" w16du:dateUtc="2025-06-06T17:36:00Z">
              <w:r w:rsidR="00D31982">
                <w:rPr>
                  <w:sz w:val="16"/>
                  <w:szCs w:val="16"/>
                </w:rPr>
                <w:t>[Premise Café]</w:t>
              </w:r>
            </w:ins>
            <w:r>
              <w:rPr>
                <w:spacing w:val="-2"/>
                <w:sz w:val="16"/>
                <w:szCs w:val="16"/>
              </w:rPr>
              <w:t xml:space="preserve"> </w:t>
            </w:r>
            <w:r>
              <w:rPr>
                <w:sz w:val="16"/>
                <w:szCs w:val="16"/>
              </w:rPr>
              <w:t>to us on</w:t>
            </w:r>
            <w:r>
              <w:rPr>
                <w:spacing w:val="-2"/>
                <w:sz w:val="16"/>
                <w:szCs w:val="16"/>
              </w:rPr>
              <w:t xml:space="preserve"> </w:t>
            </w:r>
            <w:r>
              <w:rPr>
                <w:sz w:val="16"/>
                <w:szCs w:val="16"/>
              </w:rPr>
              <w:t>the</w:t>
            </w:r>
            <w:r>
              <w:rPr>
                <w:spacing w:val="-2"/>
                <w:sz w:val="16"/>
                <w:szCs w:val="16"/>
              </w:rPr>
              <w:t xml:space="preserve"> </w:t>
            </w:r>
            <w:r>
              <w:rPr>
                <w:sz w:val="16"/>
                <w:szCs w:val="16"/>
              </w:rPr>
              <w:t>same</w:t>
            </w:r>
            <w:r>
              <w:rPr>
                <w:spacing w:val="-2"/>
                <w:sz w:val="16"/>
                <w:szCs w:val="16"/>
              </w:rPr>
              <w:t xml:space="preserve"> </w:t>
            </w:r>
            <w:r>
              <w:rPr>
                <w:sz w:val="16"/>
                <w:szCs w:val="16"/>
              </w:rPr>
              <w:t>terms as described</w:t>
            </w:r>
            <w:r>
              <w:rPr>
                <w:spacing w:val="-2"/>
                <w:sz w:val="16"/>
                <w:szCs w:val="16"/>
              </w:rPr>
              <w:t xml:space="preserve"> </w:t>
            </w:r>
            <w:r>
              <w:rPr>
                <w:sz w:val="16"/>
                <w:szCs w:val="16"/>
              </w:rPr>
              <w:t>in the</w:t>
            </w:r>
            <w:r>
              <w:rPr>
                <w:spacing w:val="-2"/>
                <w:sz w:val="16"/>
                <w:szCs w:val="16"/>
              </w:rPr>
              <w:t xml:space="preserve"> </w:t>
            </w:r>
            <w:r>
              <w:rPr>
                <w:sz w:val="16"/>
                <w:szCs w:val="16"/>
              </w:rPr>
              <w:t>Bona Fide</w:t>
            </w:r>
            <w:r>
              <w:rPr>
                <w:spacing w:val="-2"/>
                <w:sz w:val="16"/>
                <w:szCs w:val="16"/>
              </w:rPr>
              <w:t xml:space="preserve"> </w:t>
            </w:r>
            <w:r>
              <w:rPr>
                <w:sz w:val="16"/>
                <w:szCs w:val="16"/>
              </w:rPr>
              <w:t>Offer, except that we are permitted to substitute cash for any other</w:t>
            </w:r>
            <w:r>
              <w:rPr>
                <w:spacing w:val="-1"/>
                <w:sz w:val="16"/>
                <w:szCs w:val="16"/>
              </w:rPr>
              <w:t xml:space="preserve"> </w:t>
            </w:r>
            <w:r>
              <w:rPr>
                <w:sz w:val="16"/>
                <w:szCs w:val="16"/>
              </w:rPr>
              <w:t>form of payment</w:t>
            </w:r>
            <w:r>
              <w:rPr>
                <w:spacing w:val="-1"/>
                <w:sz w:val="16"/>
                <w:szCs w:val="16"/>
              </w:rPr>
              <w:t xml:space="preserve"> </w:t>
            </w:r>
            <w:r>
              <w:rPr>
                <w:sz w:val="16"/>
                <w:szCs w:val="16"/>
              </w:rPr>
              <w:t>proposed</w:t>
            </w:r>
            <w:r>
              <w:rPr>
                <w:spacing w:val="-3"/>
                <w:sz w:val="16"/>
                <w:szCs w:val="16"/>
              </w:rPr>
              <w:t xml:space="preserve"> </w:t>
            </w:r>
            <w:r>
              <w:rPr>
                <w:sz w:val="16"/>
                <w:szCs w:val="16"/>
              </w:rPr>
              <w:t>in</w:t>
            </w:r>
            <w:r>
              <w:rPr>
                <w:spacing w:val="-2"/>
                <w:sz w:val="16"/>
                <w:szCs w:val="16"/>
              </w:rPr>
              <w:t xml:space="preserve"> </w:t>
            </w:r>
            <w:r>
              <w:rPr>
                <w:sz w:val="16"/>
                <w:szCs w:val="16"/>
              </w:rPr>
              <w:t>the</w:t>
            </w:r>
            <w:r>
              <w:rPr>
                <w:spacing w:val="-5"/>
                <w:sz w:val="16"/>
                <w:szCs w:val="16"/>
              </w:rPr>
              <w:t xml:space="preserve"> </w:t>
            </w:r>
            <w:r>
              <w:rPr>
                <w:sz w:val="16"/>
                <w:szCs w:val="16"/>
              </w:rPr>
              <w:t>Bona Fide Offer.</w:t>
            </w:r>
            <w:r>
              <w:rPr>
                <w:spacing w:val="40"/>
                <w:sz w:val="16"/>
                <w:szCs w:val="16"/>
              </w:rPr>
              <w:t xml:space="preserve"> </w:t>
            </w:r>
            <w:r>
              <w:rPr>
                <w:sz w:val="16"/>
                <w:szCs w:val="16"/>
              </w:rPr>
              <w:t>We</w:t>
            </w:r>
            <w:r>
              <w:rPr>
                <w:spacing w:val="-3"/>
                <w:sz w:val="16"/>
                <w:szCs w:val="16"/>
              </w:rPr>
              <w:t xml:space="preserve"> </w:t>
            </w:r>
            <w:r>
              <w:rPr>
                <w:sz w:val="16"/>
                <w:szCs w:val="16"/>
              </w:rPr>
              <w:t>are entitled</w:t>
            </w:r>
            <w:r>
              <w:rPr>
                <w:spacing w:val="-3"/>
                <w:sz w:val="16"/>
                <w:szCs w:val="16"/>
              </w:rPr>
              <w:t xml:space="preserve"> </w:t>
            </w:r>
            <w:r>
              <w:rPr>
                <w:sz w:val="16"/>
                <w:szCs w:val="16"/>
              </w:rPr>
              <w:t>to</w:t>
            </w:r>
            <w:r>
              <w:rPr>
                <w:spacing w:val="-3"/>
                <w:sz w:val="16"/>
                <w:szCs w:val="16"/>
              </w:rPr>
              <w:t xml:space="preserve"> </w:t>
            </w:r>
            <w:r>
              <w:rPr>
                <w:sz w:val="16"/>
                <w:szCs w:val="16"/>
              </w:rPr>
              <w:t>accept your Bona Fide Offer at any time within 10 business days after our receipt of your Bona Fide Offer, whereupon such acceptance is deemed</w:t>
            </w:r>
            <w:r>
              <w:rPr>
                <w:spacing w:val="-5"/>
                <w:sz w:val="16"/>
                <w:szCs w:val="16"/>
              </w:rPr>
              <w:t xml:space="preserve"> </w:t>
            </w:r>
            <w:r>
              <w:rPr>
                <w:sz w:val="16"/>
                <w:szCs w:val="16"/>
              </w:rPr>
              <w:t>to</w:t>
            </w:r>
            <w:r>
              <w:rPr>
                <w:spacing w:val="-5"/>
                <w:sz w:val="16"/>
                <w:szCs w:val="16"/>
              </w:rPr>
              <w:t xml:space="preserve"> </w:t>
            </w:r>
            <w:r>
              <w:rPr>
                <w:sz w:val="16"/>
                <w:szCs w:val="16"/>
              </w:rPr>
              <w:t>be</w:t>
            </w:r>
            <w:r>
              <w:rPr>
                <w:spacing w:val="-5"/>
                <w:sz w:val="16"/>
                <w:szCs w:val="16"/>
              </w:rPr>
              <w:t xml:space="preserve"> </w:t>
            </w:r>
            <w:r>
              <w:rPr>
                <w:sz w:val="16"/>
                <w:szCs w:val="16"/>
              </w:rPr>
              <w:t>a</w:t>
            </w:r>
            <w:r>
              <w:rPr>
                <w:spacing w:val="-5"/>
                <w:sz w:val="16"/>
                <w:szCs w:val="16"/>
              </w:rPr>
              <w:t xml:space="preserve"> </w:t>
            </w:r>
            <w:r>
              <w:rPr>
                <w:sz w:val="16"/>
                <w:szCs w:val="16"/>
              </w:rPr>
              <w:t>binding</w:t>
            </w:r>
            <w:r>
              <w:rPr>
                <w:spacing w:val="-5"/>
                <w:sz w:val="16"/>
                <w:szCs w:val="16"/>
              </w:rPr>
              <w:t xml:space="preserve"> </w:t>
            </w:r>
            <w:r>
              <w:rPr>
                <w:sz w:val="16"/>
                <w:szCs w:val="16"/>
              </w:rPr>
              <w:t>agreement</w:t>
            </w:r>
            <w:r>
              <w:rPr>
                <w:spacing w:val="-4"/>
                <w:sz w:val="16"/>
                <w:szCs w:val="16"/>
              </w:rPr>
              <w:t xml:space="preserve"> </w:t>
            </w:r>
            <w:r>
              <w:rPr>
                <w:sz w:val="16"/>
                <w:szCs w:val="16"/>
              </w:rPr>
              <w:t>of</w:t>
            </w:r>
            <w:r>
              <w:rPr>
                <w:spacing w:val="-4"/>
                <w:sz w:val="16"/>
                <w:szCs w:val="16"/>
              </w:rPr>
              <w:t xml:space="preserve"> </w:t>
            </w:r>
            <w:r>
              <w:rPr>
                <w:sz w:val="16"/>
                <w:szCs w:val="16"/>
              </w:rPr>
              <w:t>purchase</w:t>
            </w:r>
            <w:r>
              <w:rPr>
                <w:spacing w:val="-5"/>
                <w:sz w:val="16"/>
                <w:szCs w:val="16"/>
              </w:rPr>
              <w:t xml:space="preserve"> </w:t>
            </w:r>
            <w:r>
              <w:rPr>
                <w:sz w:val="16"/>
                <w:szCs w:val="16"/>
              </w:rPr>
              <w:t>and</w:t>
            </w:r>
            <w:r>
              <w:rPr>
                <w:spacing w:val="-7"/>
                <w:sz w:val="16"/>
                <w:szCs w:val="16"/>
              </w:rPr>
              <w:t xml:space="preserve"> </w:t>
            </w:r>
            <w:r>
              <w:rPr>
                <w:sz w:val="16"/>
                <w:szCs w:val="16"/>
              </w:rPr>
              <w:t>sale</w:t>
            </w:r>
            <w:r>
              <w:rPr>
                <w:spacing w:val="-5"/>
                <w:sz w:val="16"/>
                <w:szCs w:val="16"/>
              </w:rPr>
              <w:t xml:space="preserve"> </w:t>
            </w:r>
            <w:r>
              <w:rPr>
                <w:sz w:val="16"/>
                <w:szCs w:val="16"/>
              </w:rPr>
              <w:t>between</w:t>
            </w:r>
            <w:r>
              <w:rPr>
                <w:spacing w:val="-5"/>
                <w:sz w:val="16"/>
                <w:szCs w:val="16"/>
              </w:rPr>
              <w:t xml:space="preserve"> </w:t>
            </w:r>
            <w:r>
              <w:rPr>
                <w:sz w:val="16"/>
                <w:szCs w:val="16"/>
              </w:rPr>
              <w:t>us and you on the terms and conditions contained in your Bona Fide Offer.</w:t>
            </w:r>
            <w:r>
              <w:rPr>
                <w:spacing w:val="40"/>
                <w:sz w:val="16"/>
                <w:szCs w:val="16"/>
              </w:rPr>
              <w:t xml:space="preserve"> </w:t>
            </w:r>
            <w:r>
              <w:rPr>
                <w:sz w:val="16"/>
                <w:szCs w:val="16"/>
              </w:rPr>
              <w:t>If we fail to accept your Bona Fide Offer within 10 business days following our receipt of your offer, you may make or accept the Bona Fide Offer subject to the provisions of this Section 13.10, provided</w:t>
            </w:r>
            <w:r>
              <w:rPr>
                <w:spacing w:val="-12"/>
                <w:sz w:val="16"/>
                <w:szCs w:val="16"/>
              </w:rPr>
              <w:t xml:space="preserve"> </w:t>
            </w:r>
            <w:r>
              <w:rPr>
                <w:sz w:val="16"/>
                <w:szCs w:val="16"/>
              </w:rPr>
              <w:t>that</w:t>
            </w:r>
            <w:r>
              <w:rPr>
                <w:spacing w:val="-11"/>
                <w:sz w:val="16"/>
                <w:szCs w:val="16"/>
              </w:rPr>
              <w:t xml:space="preserve"> </w:t>
            </w:r>
            <w:r>
              <w:rPr>
                <w:sz w:val="16"/>
                <w:szCs w:val="16"/>
              </w:rPr>
              <w:t>the</w:t>
            </w:r>
            <w:r>
              <w:rPr>
                <w:spacing w:val="-11"/>
                <w:sz w:val="16"/>
                <w:szCs w:val="16"/>
              </w:rPr>
              <w:t xml:space="preserve"> </w:t>
            </w:r>
            <w:r>
              <w:rPr>
                <w:sz w:val="16"/>
                <w:szCs w:val="16"/>
              </w:rPr>
              <w:t>transaction</w:t>
            </w:r>
            <w:r>
              <w:rPr>
                <w:spacing w:val="-11"/>
                <w:sz w:val="16"/>
                <w:szCs w:val="16"/>
              </w:rPr>
              <w:t xml:space="preserve"> </w:t>
            </w:r>
            <w:r>
              <w:rPr>
                <w:sz w:val="16"/>
                <w:szCs w:val="16"/>
              </w:rPr>
              <w:t>contemplated</w:t>
            </w:r>
            <w:r>
              <w:rPr>
                <w:spacing w:val="-11"/>
                <w:sz w:val="16"/>
                <w:szCs w:val="16"/>
              </w:rPr>
              <w:t xml:space="preserve"> </w:t>
            </w:r>
            <w:r>
              <w:rPr>
                <w:sz w:val="16"/>
                <w:szCs w:val="16"/>
              </w:rPr>
              <w:t>under</w:t>
            </w:r>
            <w:r>
              <w:rPr>
                <w:spacing w:val="-10"/>
                <w:sz w:val="16"/>
                <w:szCs w:val="16"/>
              </w:rPr>
              <w:t xml:space="preserve"> </w:t>
            </w:r>
            <w:r>
              <w:rPr>
                <w:sz w:val="16"/>
                <w:szCs w:val="16"/>
              </w:rPr>
              <w:t>the</w:t>
            </w:r>
            <w:r>
              <w:rPr>
                <w:spacing w:val="-11"/>
                <w:sz w:val="16"/>
                <w:szCs w:val="16"/>
              </w:rPr>
              <w:t xml:space="preserve"> </w:t>
            </w:r>
            <w:r>
              <w:rPr>
                <w:sz w:val="16"/>
                <w:szCs w:val="16"/>
              </w:rPr>
              <w:t>Bona</w:t>
            </w:r>
            <w:r>
              <w:rPr>
                <w:spacing w:val="-10"/>
                <w:sz w:val="16"/>
                <w:szCs w:val="16"/>
              </w:rPr>
              <w:t xml:space="preserve"> </w:t>
            </w:r>
            <w:r>
              <w:rPr>
                <w:sz w:val="16"/>
                <w:szCs w:val="16"/>
              </w:rPr>
              <w:t>Fide</w:t>
            </w:r>
            <w:r>
              <w:rPr>
                <w:spacing w:val="-10"/>
                <w:sz w:val="16"/>
                <w:szCs w:val="16"/>
              </w:rPr>
              <w:t xml:space="preserve"> </w:t>
            </w:r>
            <w:r>
              <w:rPr>
                <w:sz w:val="16"/>
                <w:szCs w:val="16"/>
              </w:rPr>
              <w:t>Offer is completed within 120 days following the expiration of such period of</w:t>
            </w:r>
            <w:r>
              <w:rPr>
                <w:spacing w:val="-4"/>
                <w:sz w:val="16"/>
                <w:szCs w:val="16"/>
              </w:rPr>
              <w:t xml:space="preserve"> </w:t>
            </w:r>
            <w:r>
              <w:rPr>
                <w:sz w:val="16"/>
                <w:szCs w:val="16"/>
              </w:rPr>
              <w:t>10</w:t>
            </w:r>
            <w:r>
              <w:rPr>
                <w:spacing w:val="-5"/>
                <w:sz w:val="16"/>
                <w:szCs w:val="16"/>
              </w:rPr>
              <w:t xml:space="preserve"> </w:t>
            </w:r>
            <w:r>
              <w:rPr>
                <w:sz w:val="16"/>
                <w:szCs w:val="16"/>
              </w:rPr>
              <w:t>business</w:t>
            </w:r>
            <w:r>
              <w:rPr>
                <w:spacing w:val="-3"/>
                <w:sz w:val="16"/>
                <w:szCs w:val="16"/>
              </w:rPr>
              <w:t xml:space="preserve"> </w:t>
            </w:r>
            <w:r>
              <w:rPr>
                <w:sz w:val="16"/>
                <w:szCs w:val="16"/>
              </w:rPr>
              <w:t>days.</w:t>
            </w:r>
            <w:r>
              <w:rPr>
                <w:spacing w:val="35"/>
                <w:sz w:val="16"/>
                <w:szCs w:val="16"/>
              </w:rPr>
              <w:t xml:space="preserve"> </w:t>
            </w:r>
            <w:r>
              <w:rPr>
                <w:sz w:val="16"/>
                <w:szCs w:val="16"/>
              </w:rPr>
              <w:t>If</w:t>
            </w:r>
            <w:r>
              <w:rPr>
                <w:spacing w:val="-6"/>
                <w:sz w:val="16"/>
                <w:szCs w:val="16"/>
              </w:rPr>
              <w:t xml:space="preserve"> </w:t>
            </w:r>
            <w:r>
              <w:rPr>
                <w:sz w:val="16"/>
                <w:szCs w:val="16"/>
              </w:rPr>
              <w:t>the</w:t>
            </w:r>
            <w:r>
              <w:rPr>
                <w:spacing w:val="-5"/>
                <w:sz w:val="16"/>
                <w:szCs w:val="16"/>
              </w:rPr>
              <w:t xml:space="preserve"> </w:t>
            </w:r>
            <w:r>
              <w:rPr>
                <w:sz w:val="16"/>
                <w:szCs w:val="16"/>
              </w:rPr>
              <w:t>transaction</w:t>
            </w:r>
            <w:r>
              <w:rPr>
                <w:spacing w:val="-8"/>
                <w:sz w:val="16"/>
                <w:szCs w:val="16"/>
              </w:rPr>
              <w:t xml:space="preserve"> </w:t>
            </w:r>
            <w:r>
              <w:rPr>
                <w:sz w:val="16"/>
                <w:szCs w:val="16"/>
              </w:rPr>
              <w:t>contemplated</w:t>
            </w:r>
            <w:r>
              <w:rPr>
                <w:spacing w:val="-5"/>
                <w:sz w:val="16"/>
                <w:szCs w:val="16"/>
              </w:rPr>
              <w:t xml:space="preserve"> </w:t>
            </w:r>
            <w:r>
              <w:rPr>
                <w:sz w:val="16"/>
                <w:szCs w:val="16"/>
              </w:rPr>
              <w:t>under</w:t>
            </w:r>
            <w:r>
              <w:rPr>
                <w:spacing w:val="-5"/>
                <w:sz w:val="16"/>
                <w:szCs w:val="16"/>
              </w:rPr>
              <w:t xml:space="preserve"> </w:t>
            </w:r>
            <w:r>
              <w:rPr>
                <w:sz w:val="16"/>
                <w:szCs w:val="16"/>
              </w:rPr>
              <w:t>the</w:t>
            </w:r>
            <w:r>
              <w:rPr>
                <w:spacing w:val="-7"/>
                <w:sz w:val="16"/>
                <w:szCs w:val="16"/>
              </w:rPr>
              <w:t xml:space="preserve"> </w:t>
            </w:r>
            <w:r>
              <w:rPr>
                <w:sz w:val="16"/>
                <w:szCs w:val="16"/>
              </w:rPr>
              <w:t>Bona Fide</w:t>
            </w:r>
            <w:r>
              <w:rPr>
                <w:spacing w:val="-5"/>
                <w:sz w:val="16"/>
                <w:szCs w:val="16"/>
              </w:rPr>
              <w:t xml:space="preserve"> </w:t>
            </w:r>
            <w:r>
              <w:rPr>
                <w:sz w:val="16"/>
                <w:szCs w:val="16"/>
              </w:rPr>
              <w:t>Offer</w:t>
            </w:r>
            <w:r>
              <w:rPr>
                <w:spacing w:val="-5"/>
                <w:sz w:val="16"/>
                <w:szCs w:val="16"/>
              </w:rPr>
              <w:t xml:space="preserve"> </w:t>
            </w:r>
            <w:r>
              <w:rPr>
                <w:sz w:val="16"/>
                <w:szCs w:val="16"/>
              </w:rPr>
              <w:t>is</w:t>
            </w:r>
            <w:r>
              <w:rPr>
                <w:spacing w:val="-3"/>
                <w:sz w:val="16"/>
                <w:szCs w:val="16"/>
              </w:rPr>
              <w:t xml:space="preserve"> </w:t>
            </w:r>
            <w:r>
              <w:rPr>
                <w:sz w:val="16"/>
                <w:szCs w:val="16"/>
              </w:rPr>
              <w:t>not</w:t>
            </w:r>
            <w:r>
              <w:rPr>
                <w:spacing w:val="-6"/>
                <w:sz w:val="16"/>
                <w:szCs w:val="16"/>
              </w:rPr>
              <w:t xml:space="preserve"> </w:t>
            </w:r>
            <w:r>
              <w:rPr>
                <w:sz w:val="16"/>
                <w:szCs w:val="16"/>
              </w:rPr>
              <w:t>completed</w:t>
            </w:r>
            <w:r>
              <w:rPr>
                <w:spacing w:val="-5"/>
                <w:sz w:val="16"/>
                <w:szCs w:val="16"/>
              </w:rPr>
              <w:t xml:space="preserve"> </w:t>
            </w:r>
            <w:r>
              <w:rPr>
                <w:sz w:val="16"/>
                <w:szCs w:val="16"/>
              </w:rPr>
              <w:t>within</w:t>
            </w:r>
            <w:r>
              <w:rPr>
                <w:spacing w:val="-8"/>
                <w:sz w:val="16"/>
                <w:szCs w:val="16"/>
              </w:rPr>
              <w:t xml:space="preserve"> </w:t>
            </w:r>
            <w:r>
              <w:rPr>
                <w:sz w:val="16"/>
                <w:szCs w:val="16"/>
              </w:rPr>
              <w:t>such</w:t>
            </w:r>
            <w:r>
              <w:rPr>
                <w:spacing w:val="-5"/>
                <w:sz w:val="16"/>
                <w:szCs w:val="16"/>
              </w:rPr>
              <w:t xml:space="preserve"> </w:t>
            </w:r>
            <w:proofErr w:type="gramStart"/>
            <w:r>
              <w:rPr>
                <w:sz w:val="16"/>
                <w:szCs w:val="16"/>
              </w:rPr>
              <w:t>120</w:t>
            </w:r>
            <w:r>
              <w:rPr>
                <w:spacing w:val="-8"/>
                <w:sz w:val="16"/>
                <w:szCs w:val="16"/>
              </w:rPr>
              <w:t xml:space="preserve"> </w:t>
            </w:r>
            <w:r>
              <w:rPr>
                <w:sz w:val="16"/>
                <w:szCs w:val="16"/>
              </w:rPr>
              <w:t>day</w:t>
            </w:r>
            <w:proofErr w:type="gramEnd"/>
            <w:r>
              <w:rPr>
                <w:spacing w:val="-4"/>
                <w:sz w:val="16"/>
                <w:szCs w:val="16"/>
              </w:rPr>
              <w:t xml:space="preserve"> </w:t>
            </w:r>
            <w:r>
              <w:rPr>
                <w:sz w:val="16"/>
                <w:szCs w:val="16"/>
              </w:rPr>
              <w:t>period</w:t>
            </w:r>
            <w:r>
              <w:rPr>
                <w:spacing w:val="-5"/>
                <w:sz w:val="16"/>
                <w:szCs w:val="16"/>
              </w:rPr>
              <w:t xml:space="preserve"> </w:t>
            </w:r>
            <w:r>
              <w:rPr>
                <w:sz w:val="16"/>
                <w:szCs w:val="16"/>
              </w:rPr>
              <w:t>or</w:t>
            </w:r>
            <w:r>
              <w:rPr>
                <w:spacing w:val="-5"/>
                <w:sz w:val="16"/>
                <w:szCs w:val="16"/>
              </w:rPr>
              <w:t xml:space="preserve"> </w:t>
            </w:r>
            <w:r>
              <w:rPr>
                <w:sz w:val="16"/>
                <w:szCs w:val="16"/>
              </w:rPr>
              <w:t>if</w:t>
            </w:r>
            <w:r>
              <w:rPr>
                <w:spacing w:val="-6"/>
                <w:sz w:val="16"/>
                <w:szCs w:val="16"/>
              </w:rPr>
              <w:t xml:space="preserve"> </w:t>
            </w:r>
            <w:r>
              <w:rPr>
                <w:sz w:val="16"/>
                <w:szCs w:val="16"/>
              </w:rPr>
              <w:t>the</w:t>
            </w:r>
            <w:r>
              <w:rPr>
                <w:spacing w:val="-5"/>
                <w:sz w:val="16"/>
                <w:szCs w:val="16"/>
              </w:rPr>
              <w:t xml:space="preserve"> </w:t>
            </w:r>
            <w:r>
              <w:rPr>
                <w:sz w:val="16"/>
                <w:szCs w:val="16"/>
              </w:rPr>
              <w:t xml:space="preserve">terms </w:t>
            </w:r>
            <w:r>
              <w:rPr>
                <w:spacing w:val="-2"/>
                <w:sz w:val="16"/>
                <w:szCs w:val="16"/>
              </w:rPr>
              <w:t>of</w:t>
            </w:r>
            <w:r>
              <w:rPr>
                <w:spacing w:val="-4"/>
                <w:sz w:val="16"/>
                <w:szCs w:val="16"/>
              </w:rPr>
              <w:t xml:space="preserve"> </w:t>
            </w:r>
            <w:r>
              <w:rPr>
                <w:spacing w:val="-2"/>
                <w:sz w:val="16"/>
                <w:szCs w:val="16"/>
              </w:rPr>
              <w:t>the</w:t>
            </w:r>
            <w:r>
              <w:rPr>
                <w:spacing w:val="-5"/>
                <w:sz w:val="16"/>
                <w:szCs w:val="16"/>
              </w:rPr>
              <w:t xml:space="preserve"> </w:t>
            </w:r>
            <w:r>
              <w:rPr>
                <w:spacing w:val="-2"/>
                <w:sz w:val="16"/>
                <w:szCs w:val="16"/>
              </w:rPr>
              <w:t>Bona</w:t>
            </w:r>
            <w:r>
              <w:rPr>
                <w:spacing w:val="-7"/>
                <w:sz w:val="16"/>
                <w:szCs w:val="16"/>
              </w:rPr>
              <w:t xml:space="preserve"> </w:t>
            </w:r>
            <w:r>
              <w:rPr>
                <w:spacing w:val="-2"/>
                <w:sz w:val="16"/>
                <w:szCs w:val="16"/>
              </w:rPr>
              <w:t>Fide</w:t>
            </w:r>
            <w:r>
              <w:rPr>
                <w:spacing w:val="-5"/>
                <w:sz w:val="16"/>
                <w:szCs w:val="16"/>
              </w:rPr>
              <w:t xml:space="preserve"> </w:t>
            </w:r>
            <w:r>
              <w:rPr>
                <w:spacing w:val="-2"/>
                <w:sz w:val="16"/>
                <w:szCs w:val="16"/>
              </w:rPr>
              <w:t>Offer</w:t>
            </w:r>
            <w:r>
              <w:rPr>
                <w:spacing w:val="-5"/>
                <w:sz w:val="16"/>
                <w:szCs w:val="16"/>
              </w:rPr>
              <w:t xml:space="preserve"> </w:t>
            </w:r>
            <w:r>
              <w:rPr>
                <w:spacing w:val="-2"/>
                <w:sz w:val="16"/>
                <w:szCs w:val="16"/>
              </w:rPr>
              <w:t>are</w:t>
            </w:r>
            <w:r>
              <w:rPr>
                <w:spacing w:val="-5"/>
                <w:sz w:val="16"/>
                <w:szCs w:val="16"/>
              </w:rPr>
              <w:t xml:space="preserve"> </w:t>
            </w:r>
            <w:r>
              <w:rPr>
                <w:spacing w:val="-2"/>
                <w:sz w:val="16"/>
                <w:szCs w:val="16"/>
              </w:rPr>
              <w:t>changed</w:t>
            </w:r>
            <w:r>
              <w:rPr>
                <w:spacing w:val="-5"/>
                <w:sz w:val="16"/>
                <w:szCs w:val="16"/>
              </w:rPr>
              <w:t xml:space="preserve"> </w:t>
            </w:r>
            <w:r>
              <w:rPr>
                <w:spacing w:val="-2"/>
                <w:sz w:val="16"/>
                <w:szCs w:val="16"/>
              </w:rPr>
              <w:t>from</w:t>
            </w:r>
            <w:r>
              <w:rPr>
                <w:spacing w:val="-4"/>
                <w:sz w:val="16"/>
                <w:szCs w:val="16"/>
              </w:rPr>
              <w:t xml:space="preserve"> </w:t>
            </w:r>
            <w:r>
              <w:rPr>
                <w:spacing w:val="-2"/>
                <w:sz w:val="16"/>
                <w:szCs w:val="16"/>
              </w:rPr>
              <w:t>those</w:t>
            </w:r>
            <w:r>
              <w:rPr>
                <w:spacing w:val="-5"/>
                <w:sz w:val="16"/>
                <w:szCs w:val="16"/>
              </w:rPr>
              <w:t xml:space="preserve"> </w:t>
            </w:r>
            <w:r>
              <w:rPr>
                <w:spacing w:val="-2"/>
                <w:sz w:val="16"/>
                <w:szCs w:val="16"/>
              </w:rPr>
              <w:t>described</w:t>
            </w:r>
            <w:r>
              <w:rPr>
                <w:spacing w:val="-5"/>
                <w:sz w:val="16"/>
                <w:szCs w:val="16"/>
              </w:rPr>
              <w:t xml:space="preserve"> </w:t>
            </w:r>
            <w:r>
              <w:rPr>
                <w:spacing w:val="-2"/>
                <w:sz w:val="16"/>
                <w:szCs w:val="16"/>
              </w:rPr>
              <w:t>in</w:t>
            </w:r>
            <w:r>
              <w:rPr>
                <w:spacing w:val="-7"/>
                <w:sz w:val="16"/>
                <w:szCs w:val="16"/>
              </w:rPr>
              <w:t xml:space="preserve"> </w:t>
            </w:r>
            <w:r>
              <w:rPr>
                <w:spacing w:val="-2"/>
                <w:sz w:val="16"/>
                <w:szCs w:val="16"/>
              </w:rPr>
              <w:t>your</w:t>
            </w:r>
            <w:r>
              <w:rPr>
                <w:spacing w:val="-5"/>
                <w:sz w:val="16"/>
                <w:szCs w:val="16"/>
              </w:rPr>
              <w:t xml:space="preserve"> </w:t>
            </w:r>
            <w:r>
              <w:rPr>
                <w:spacing w:val="-2"/>
                <w:sz w:val="16"/>
                <w:szCs w:val="16"/>
              </w:rPr>
              <w:t xml:space="preserve">Bona </w:t>
            </w:r>
            <w:r>
              <w:rPr>
                <w:sz w:val="16"/>
                <w:szCs w:val="16"/>
              </w:rPr>
              <w:t>Fide Offer, then you are obligated to once again comply with this Section 13.10.</w:t>
            </w:r>
          </w:p>
        </w:tc>
      </w:tr>
      <w:tr w:rsidR="00C811EF" w14:paraId="2742AC49" w14:textId="77777777">
        <w:trPr>
          <w:trHeight w:val="6964"/>
        </w:trPr>
        <w:tc>
          <w:tcPr>
            <w:tcW w:w="2791" w:type="dxa"/>
            <w:tcBorders>
              <w:top w:val="single" w:sz="6" w:space="0" w:color="000000"/>
              <w:left w:val="single" w:sz="4" w:space="0" w:color="000000"/>
              <w:bottom w:val="single" w:sz="6" w:space="0" w:color="000000"/>
              <w:right w:val="single" w:sz="4" w:space="0" w:color="000000"/>
            </w:tcBorders>
          </w:tcPr>
          <w:p w14:paraId="132BD1B9" w14:textId="19D0917A" w:rsidR="00C811EF" w:rsidRDefault="00C811EF">
            <w:pPr>
              <w:pStyle w:val="TableParagraph"/>
              <w:kinsoku w:val="0"/>
              <w:overflowPunct w:val="0"/>
              <w:spacing w:before="78"/>
              <w:ind w:left="350" w:hanging="272"/>
              <w:rPr>
                <w:spacing w:val="-2"/>
                <w:sz w:val="16"/>
                <w:szCs w:val="16"/>
              </w:rPr>
            </w:pPr>
            <w:r>
              <w:rPr>
                <w:sz w:val="16"/>
                <w:szCs w:val="16"/>
              </w:rPr>
              <w:t>(m)</w:t>
            </w:r>
            <w:r>
              <w:rPr>
                <w:spacing w:val="-14"/>
                <w:sz w:val="16"/>
                <w:szCs w:val="16"/>
              </w:rPr>
              <w:t xml:space="preserve"> </w:t>
            </w:r>
            <w:r>
              <w:rPr>
                <w:sz w:val="16"/>
                <w:szCs w:val="16"/>
              </w:rPr>
              <w:t>Our</w:t>
            </w:r>
            <w:r>
              <w:rPr>
                <w:spacing w:val="80"/>
                <w:sz w:val="16"/>
                <w:szCs w:val="16"/>
              </w:rPr>
              <w:t xml:space="preserve"> </w:t>
            </w:r>
            <w:r>
              <w:rPr>
                <w:sz w:val="16"/>
                <w:szCs w:val="16"/>
              </w:rPr>
              <w:t>option</w:t>
            </w:r>
            <w:r>
              <w:rPr>
                <w:spacing w:val="80"/>
                <w:sz w:val="16"/>
                <w:szCs w:val="16"/>
              </w:rPr>
              <w:t xml:space="preserve"> </w:t>
            </w:r>
            <w:r>
              <w:rPr>
                <w:sz w:val="16"/>
                <w:szCs w:val="16"/>
              </w:rPr>
              <w:t>to</w:t>
            </w:r>
            <w:r>
              <w:rPr>
                <w:spacing w:val="80"/>
                <w:sz w:val="16"/>
                <w:szCs w:val="16"/>
              </w:rPr>
              <w:t xml:space="preserve"> </w:t>
            </w:r>
            <w:r>
              <w:rPr>
                <w:sz w:val="16"/>
                <w:szCs w:val="16"/>
              </w:rPr>
              <w:t>purchase</w:t>
            </w:r>
            <w:r>
              <w:rPr>
                <w:spacing w:val="80"/>
                <w:sz w:val="16"/>
                <w:szCs w:val="16"/>
              </w:rPr>
              <w:t xml:space="preserve"> </w:t>
            </w:r>
            <w:r>
              <w:rPr>
                <w:sz w:val="16"/>
                <w:szCs w:val="16"/>
              </w:rPr>
              <w:t xml:space="preserve">your </w:t>
            </w:r>
            <w:del w:id="640" w:author="Matthew Levine" w:date="2025-06-06T13:36:00Z" w16du:dateUtc="2025-06-06T17:36:00Z">
              <w:r w:rsidDel="00D31982">
                <w:rPr>
                  <w:spacing w:val="-2"/>
                  <w:sz w:val="16"/>
                  <w:szCs w:val="16"/>
                </w:rPr>
                <w:delText>Studio</w:delText>
              </w:r>
            </w:del>
            <w:ins w:id="641" w:author="Matthew Levine" w:date="2025-06-06T13:36:00Z" w16du:dateUtc="2025-06-06T17:36:00Z">
              <w:r w:rsidR="00D31982">
                <w:rPr>
                  <w:spacing w:val="-2"/>
                  <w:sz w:val="16"/>
                  <w:szCs w:val="16"/>
                </w:rPr>
                <w:t>[Premise Café]</w:t>
              </w:r>
            </w:ins>
          </w:p>
        </w:tc>
        <w:tc>
          <w:tcPr>
            <w:tcW w:w="1800" w:type="dxa"/>
            <w:tcBorders>
              <w:top w:val="single" w:sz="6" w:space="0" w:color="000000"/>
              <w:left w:val="single" w:sz="4" w:space="0" w:color="000000"/>
              <w:bottom w:val="single" w:sz="6" w:space="0" w:color="000000"/>
              <w:right w:val="single" w:sz="4" w:space="0" w:color="000000"/>
            </w:tcBorders>
          </w:tcPr>
          <w:p w14:paraId="1319733D" w14:textId="77777777" w:rsidR="00C811EF" w:rsidRDefault="00C811EF">
            <w:pPr>
              <w:pStyle w:val="TableParagraph"/>
              <w:kinsoku w:val="0"/>
              <w:overflowPunct w:val="0"/>
              <w:spacing w:before="78"/>
              <w:ind w:left="79"/>
              <w:rPr>
                <w:spacing w:val="-4"/>
                <w:sz w:val="16"/>
                <w:szCs w:val="16"/>
              </w:rPr>
            </w:pPr>
            <w:r>
              <w:rPr>
                <w:spacing w:val="-4"/>
                <w:sz w:val="16"/>
                <w:szCs w:val="16"/>
              </w:rPr>
              <w:t>12.7</w:t>
            </w:r>
          </w:p>
        </w:tc>
        <w:tc>
          <w:tcPr>
            <w:tcW w:w="5016" w:type="dxa"/>
            <w:tcBorders>
              <w:top w:val="single" w:sz="6" w:space="0" w:color="000000"/>
              <w:left w:val="single" w:sz="4" w:space="0" w:color="000000"/>
              <w:bottom w:val="single" w:sz="6" w:space="0" w:color="000000"/>
              <w:right w:val="single" w:sz="4" w:space="0" w:color="000000"/>
            </w:tcBorders>
          </w:tcPr>
          <w:p w14:paraId="52669425" w14:textId="77777777" w:rsidR="00C811EF" w:rsidRDefault="00C811EF">
            <w:pPr>
              <w:pStyle w:val="TableParagraph"/>
              <w:numPr>
                <w:ilvl w:val="0"/>
                <w:numId w:val="65"/>
              </w:numPr>
              <w:tabs>
                <w:tab w:val="left" w:pos="799"/>
              </w:tabs>
              <w:kinsoku w:val="0"/>
              <w:overflowPunct w:val="0"/>
              <w:spacing w:before="78"/>
              <w:ind w:right="64" w:firstLine="0"/>
              <w:jc w:val="both"/>
              <w:rPr>
                <w:sz w:val="16"/>
                <w:szCs w:val="16"/>
              </w:rPr>
            </w:pPr>
            <w:r>
              <w:rPr>
                <w:sz w:val="16"/>
                <w:szCs w:val="16"/>
              </w:rPr>
              <w:t>Unless otherwise provided by the Franchise Agreement, we are entitled to exercise the rights set out in this Section 12.7 immediately upon:</w:t>
            </w:r>
          </w:p>
          <w:p w14:paraId="444E36FE" w14:textId="77777777" w:rsidR="00C811EF" w:rsidRDefault="00C811EF">
            <w:pPr>
              <w:pStyle w:val="TableParagraph"/>
              <w:numPr>
                <w:ilvl w:val="1"/>
                <w:numId w:val="65"/>
              </w:numPr>
              <w:tabs>
                <w:tab w:val="left" w:pos="799"/>
              </w:tabs>
              <w:kinsoku w:val="0"/>
              <w:overflowPunct w:val="0"/>
              <w:spacing w:before="1"/>
              <w:ind w:right="64" w:firstLine="0"/>
              <w:jc w:val="both"/>
              <w:rPr>
                <w:sz w:val="16"/>
                <w:szCs w:val="16"/>
              </w:rPr>
            </w:pPr>
            <w:r>
              <w:rPr>
                <w:sz w:val="16"/>
                <w:szCs w:val="16"/>
              </w:rPr>
              <w:t>The Termination, for any reason, of the Franchise Agreement; or</w:t>
            </w:r>
          </w:p>
          <w:p w14:paraId="07A0892A" w14:textId="77777777" w:rsidR="00C811EF" w:rsidRDefault="00C811EF">
            <w:pPr>
              <w:pStyle w:val="TableParagraph"/>
              <w:numPr>
                <w:ilvl w:val="1"/>
                <w:numId w:val="65"/>
              </w:numPr>
              <w:tabs>
                <w:tab w:val="left" w:pos="799"/>
              </w:tabs>
              <w:kinsoku w:val="0"/>
              <w:overflowPunct w:val="0"/>
              <w:spacing w:before="1"/>
              <w:ind w:right="64" w:firstLine="0"/>
              <w:jc w:val="both"/>
              <w:rPr>
                <w:sz w:val="16"/>
                <w:szCs w:val="16"/>
              </w:rPr>
            </w:pPr>
            <w:r>
              <w:rPr>
                <w:sz w:val="16"/>
                <w:szCs w:val="16"/>
              </w:rPr>
              <w:t>Any</w:t>
            </w:r>
            <w:r>
              <w:rPr>
                <w:spacing w:val="-5"/>
                <w:sz w:val="16"/>
                <w:szCs w:val="16"/>
              </w:rPr>
              <w:t xml:space="preserve"> </w:t>
            </w:r>
            <w:r>
              <w:rPr>
                <w:sz w:val="16"/>
                <w:szCs w:val="16"/>
              </w:rPr>
              <w:t>breach,</w:t>
            </w:r>
            <w:r>
              <w:rPr>
                <w:spacing w:val="-5"/>
                <w:sz w:val="16"/>
                <w:szCs w:val="16"/>
              </w:rPr>
              <w:t xml:space="preserve"> </w:t>
            </w:r>
            <w:r>
              <w:rPr>
                <w:sz w:val="16"/>
                <w:szCs w:val="16"/>
              </w:rPr>
              <w:t>default</w:t>
            </w:r>
            <w:r>
              <w:rPr>
                <w:spacing w:val="-5"/>
                <w:sz w:val="16"/>
                <w:szCs w:val="16"/>
              </w:rPr>
              <w:t xml:space="preserve"> </w:t>
            </w:r>
            <w:r>
              <w:rPr>
                <w:sz w:val="16"/>
                <w:szCs w:val="16"/>
              </w:rPr>
              <w:t>or</w:t>
            </w:r>
            <w:r>
              <w:rPr>
                <w:spacing w:val="-6"/>
                <w:sz w:val="16"/>
                <w:szCs w:val="16"/>
              </w:rPr>
              <w:t xml:space="preserve"> </w:t>
            </w:r>
            <w:r>
              <w:rPr>
                <w:sz w:val="16"/>
                <w:szCs w:val="16"/>
              </w:rPr>
              <w:t>other</w:t>
            </w:r>
            <w:r>
              <w:rPr>
                <w:spacing w:val="-6"/>
                <w:sz w:val="16"/>
                <w:szCs w:val="16"/>
              </w:rPr>
              <w:t xml:space="preserve"> </w:t>
            </w:r>
            <w:r>
              <w:rPr>
                <w:sz w:val="16"/>
                <w:szCs w:val="16"/>
              </w:rPr>
              <w:t>event</w:t>
            </w:r>
            <w:r>
              <w:rPr>
                <w:spacing w:val="-6"/>
                <w:sz w:val="16"/>
                <w:szCs w:val="16"/>
              </w:rPr>
              <w:t xml:space="preserve"> </w:t>
            </w:r>
            <w:r>
              <w:rPr>
                <w:sz w:val="16"/>
                <w:szCs w:val="16"/>
              </w:rPr>
              <w:t>that</w:t>
            </w:r>
            <w:r>
              <w:rPr>
                <w:spacing w:val="-5"/>
                <w:sz w:val="16"/>
                <w:szCs w:val="16"/>
              </w:rPr>
              <w:t xml:space="preserve"> </w:t>
            </w:r>
            <w:r>
              <w:rPr>
                <w:sz w:val="16"/>
                <w:szCs w:val="16"/>
              </w:rPr>
              <w:t>gives</w:t>
            </w:r>
            <w:r>
              <w:rPr>
                <w:spacing w:val="-4"/>
                <w:sz w:val="16"/>
                <w:szCs w:val="16"/>
              </w:rPr>
              <w:t xml:space="preserve"> </w:t>
            </w:r>
            <w:r>
              <w:rPr>
                <w:sz w:val="16"/>
                <w:szCs w:val="16"/>
              </w:rPr>
              <w:t>us</w:t>
            </w:r>
            <w:r>
              <w:rPr>
                <w:spacing w:val="-6"/>
                <w:sz w:val="16"/>
                <w:szCs w:val="16"/>
              </w:rPr>
              <w:t xml:space="preserve"> </w:t>
            </w:r>
            <w:r>
              <w:rPr>
                <w:sz w:val="16"/>
                <w:szCs w:val="16"/>
              </w:rPr>
              <w:t>the</w:t>
            </w:r>
            <w:r>
              <w:rPr>
                <w:spacing w:val="-6"/>
                <w:sz w:val="16"/>
                <w:szCs w:val="16"/>
              </w:rPr>
              <w:t xml:space="preserve"> </w:t>
            </w:r>
            <w:r>
              <w:rPr>
                <w:sz w:val="16"/>
                <w:szCs w:val="16"/>
              </w:rPr>
              <w:t>right</w:t>
            </w:r>
            <w:r>
              <w:rPr>
                <w:spacing w:val="-5"/>
                <w:sz w:val="16"/>
                <w:szCs w:val="16"/>
              </w:rPr>
              <w:t xml:space="preserve"> </w:t>
            </w:r>
            <w:r>
              <w:rPr>
                <w:sz w:val="16"/>
                <w:szCs w:val="16"/>
              </w:rPr>
              <w:t>to terminate</w:t>
            </w:r>
            <w:r>
              <w:rPr>
                <w:spacing w:val="-7"/>
                <w:sz w:val="16"/>
                <w:szCs w:val="16"/>
              </w:rPr>
              <w:t xml:space="preserve"> </w:t>
            </w:r>
            <w:r>
              <w:rPr>
                <w:sz w:val="16"/>
                <w:szCs w:val="16"/>
              </w:rPr>
              <w:t>the</w:t>
            </w:r>
            <w:r>
              <w:rPr>
                <w:spacing w:val="-7"/>
                <w:sz w:val="16"/>
                <w:szCs w:val="16"/>
              </w:rPr>
              <w:t xml:space="preserve"> </w:t>
            </w:r>
            <w:r>
              <w:rPr>
                <w:sz w:val="16"/>
                <w:szCs w:val="16"/>
              </w:rPr>
              <w:t>Franchise</w:t>
            </w:r>
            <w:r>
              <w:rPr>
                <w:spacing w:val="-5"/>
                <w:sz w:val="16"/>
                <w:szCs w:val="16"/>
              </w:rPr>
              <w:t xml:space="preserve"> </w:t>
            </w:r>
            <w:r>
              <w:rPr>
                <w:sz w:val="16"/>
                <w:szCs w:val="16"/>
              </w:rPr>
              <w:t>Agreement</w:t>
            </w:r>
            <w:r>
              <w:rPr>
                <w:spacing w:val="-3"/>
                <w:sz w:val="16"/>
                <w:szCs w:val="16"/>
              </w:rPr>
              <w:t xml:space="preserve"> </w:t>
            </w:r>
            <w:r>
              <w:rPr>
                <w:sz w:val="16"/>
                <w:szCs w:val="16"/>
              </w:rPr>
              <w:t>after</w:t>
            </w:r>
            <w:r>
              <w:rPr>
                <w:spacing w:val="-5"/>
                <w:sz w:val="16"/>
                <w:szCs w:val="16"/>
              </w:rPr>
              <w:t xml:space="preserve"> </w:t>
            </w:r>
            <w:r>
              <w:rPr>
                <w:sz w:val="16"/>
                <w:szCs w:val="16"/>
              </w:rPr>
              <w:t>expiration</w:t>
            </w:r>
            <w:r>
              <w:rPr>
                <w:spacing w:val="-5"/>
                <w:sz w:val="16"/>
                <w:szCs w:val="16"/>
              </w:rPr>
              <w:t xml:space="preserve"> </w:t>
            </w:r>
            <w:r>
              <w:rPr>
                <w:sz w:val="16"/>
                <w:szCs w:val="16"/>
              </w:rPr>
              <w:t>of</w:t>
            </w:r>
            <w:r>
              <w:rPr>
                <w:spacing w:val="-4"/>
                <w:sz w:val="16"/>
                <w:szCs w:val="16"/>
              </w:rPr>
              <w:t xml:space="preserve"> </w:t>
            </w:r>
            <w:r>
              <w:rPr>
                <w:sz w:val="16"/>
                <w:szCs w:val="16"/>
              </w:rPr>
              <w:t>any</w:t>
            </w:r>
            <w:r>
              <w:rPr>
                <w:spacing w:val="-3"/>
                <w:sz w:val="16"/>
                <w:szCs w:val="16"/>
              </w:rPr>
              <w:t xml:space="preserve"> </w:t>
            </w:r>
            <w:r>
              <w:rPr>
                <w:sz w:val="16"/>
                <w:szCs w:val="16"/>
              </w:rPr>
              <w:t>applicable notice and cure period.</w:t>
            </w:r>
          </w:p>
          <w:p w14:paraId="34BAD066" w14:textId="022935FC" w:rsidR="00C811EF" w:rsidRDefault="00C811EF">
            <w:pPr>
              <w:pStyle w:val="TableParagraph"/>
              <w:numPr>
                <w:ilvl w:val="0"/>
                <w:numId w:val="64"/>
              </w:numPr>
              <w:tabs>
                <w:tab w:val="left" w:pos="799"/>
              </w:tabs>
              <w:kinsoku w:val="0"/>
              <w:overflowPunct w:val="0"/>
              <w:ind w:right="65" w:firstLine="0"/>
              <w:jc w:val="both"/>
              <w:rPr>
                <w:sz w:val="16"/>
                <w:szCs w:val="16"/>
              </w:rPr>
            </w:pPr>
            <w:r>
              <w:rPr>
                <w:sz w:val="16"/>
                <w:szCs w:val="16"/>
              </w:rPr>
              <w:t>Upon any event described in Section 12.7(a), we, or our designee,</w:t>
            </w:r>
            <w:r>
              <w:rPr>
                <w:spacing w:val="-9"/>
                <w:sz w:val="16"/>
                <w:szCs w:val="16"/>
              </w:rPr>
              <w:t xml:space="preserve"> </w:t>
            </w:r>
            <w:r>
              <w:rPr>
                <w:sz w:val="16"/>
                <w:szCs w:val="16"/>
              </w:rPr>
              <w:t>shall</w:t>
            </w:r>
            <w:r>
              <w:rPr>
                <w:spacing w:val="-9"/>
                <w:sz w:val="16"/>
                <w:szCs w:val="16"/>
              </w:rPr>
              <w:t xml:space="preserve"> </w:t>
            </w:r>
            <w:r>
              <w:rPr>
                <w:sz w:val="16"/>
                <w:szCs w:val="16"/>
              </w:rPr>
              <w:t>have</w:t>
            </w:r>
            <w:r>
              <w:rPr>
                <w:spacing w:val="-10"/>
                <w:sz w:val="16"/>
                <w:szCs w:val="16"/>
              </w:rPr>
              <w:t xml:space="preserve"> </w:t>
            </w:r>
            <w:r>
              <w:rPr>
                <w:sz w:val="16"/>
                <w:szCs w:val="16"/>
              </w:rPr>
              <w:t>the</w:t>
            </w:r>
            <w:r>
              <w:rPr>
                <w:spacing w:val="-8"/>
                <w:sz w:val="16"/>
                <w:szCs w:val="16"/>
              </w:rPr>
              <w:t xml:space="preserve"> </w:t>
            </w:r>
            <w:r>
              <w:rPr>
                <w:sz w:val="16"/>
                <w:szCs w:val="16"/>
              </w:rPr>
              <w:t>option,</w:t>
            </w:r>
            <w:r>
              <w:rPr>
                <w:spacing w:val="-9"/>
                <w:sz w:val="16"/>
                <w:szCs w:val="16"/>
              </w:rPr>
              <w:t xml:space="preserve"> </w:t>
            </w:r>
            <w:r>
              <w:rPr>
                <w:sz w:val="16"/>
                <w:szCs w:val="16"/>
              </w:rPr>
              <w:t>but</w:t>
            </w:r>
            <w:r>
              <w:rPr>
                <w:spacing w:val="-6"/>
                <w:sz w:val="16"/>
                <w:szCs w:val="16"/>
              </w:rPr>
              <w:t xml:space="preserve"> </w:t>
            </w:r>
            <w:r>
              <w:rPr>
                <w:sz w:val="16"/>
                <w:szCs w:val="16"/>
              </w:rPr>
              <w:t>not</w:t>
            </w:r>
            <w:r>
              <w:rPr>
                <w:spacing w:val="-9"/>
                <w:sz w:val="16"/>
                <w:szCs w:val="16"/>
              </w:rPr>
              <w:t xml:space="preserve"> </w:t>
            </w:r>
            <w:r>
              <w:rPr>
                <w:sz w:val="16"/>
                <w:szCs w:val="16"/>
              </w:rPr>
              <w:t>the</w:t>
            </w:r>
            <w:r>
              <w:rPr>
                <w:spacing w:val="-10"/>
                <w:sz w:val="16"/>
                <w:szCs w:val="16"/>
              </w:rPr>
              <w:t xml:space="preserve"> </w:t>
            </w:r>
            <w:r>
              <w:rPr>
                <w:sz w:val="16"/>
                <w:szCs w:val="16"/>
              </w:rPr>
              <w:t>obligation,</w:t>
            </w:r>
            <w:r>
              <w:rPr>
                <w:spacing w:val="-8"/>
                <w:sz w:val="16"/>
                <w:szCs w:val="16"/>
              </w:rPr>
              <w:t xml:space="preserve"> </w:t>
            </w:r>
            <w:r>
              <w:rPr>
                <w:sz w:val="16"/>
                <w:szCs w:val="16"/>
              </w:rPr>
              <w:t>to</w:t>
            </w:r>
            <w:r>
              <w:rPr>
                <w:spacing w:val="-8"/>
                <w:sz w:val="16"/>
                <w:szCs w:val="16"/>
              </w:rPr>
              <w:t xml:space="preserve"> </w:t>
            </w:r>
            <w:r>
              <w:rPr>
                <w:sz w:val="16"/>
                <w:szCs w:val="16"/>
              </w:rPr>
              <w:t>purchase</w:t>
            </w:r>
            <w:r>
              <w:rPr>
                <w:spacing w:val="-8"/>
                <w:sz w:val="16"/>
                <w:szCs w:val="16"/>
              </w:rPr>
              <w:t xml:space="preserve"> </w:t>
            </w:r>
            <w:proofErr w:type="gramStart"/>
            <w:r>
              <w:rPr>
                <w:sz w:val="16"/>
                <w:szCs w:val="16"/>
              </w:rPr>
              <w:t>all of</w:t>
            </w:r>
            <w:proofErr w:type="gramEnd"/>
            <w:r>
              <w:rPr>
                <w:spacing w:val="-6"/>
                <w:sz w:val="16"/>
                <w:szCs w:val="16"/>
              </w:rPr>
              <w:t xml:space="preserve"> </w:t>
            </w:r>
            <w:r>
              <w:rPr>
                <w:sz w:val="16"/>
                <w:szCs w:val="16"/>
              </w:rPr>
              <w:t>your</w:t>
            </w:r>
            <w:r>
              <w:rPr>
                <w:spacing w:val="-5"/>
                <w:sz w:val="16"/>
                <w:szCs w:val="16"/>
              </w:rPr>
              <w:t xml:space="preserve"> </w:t>
            </w:r>
            <w:r>
              <w:rPr>
                <w:sz w:val="16"/>
                <w:szCs w:val="16"/>
              </w:rPr>
              <w:t>right,</w:t>
            </w:r>
            <w:r>
              <w:rPr>
                <w:spacing w:val="-6"/>
                <w:sz w:val="16"/>
                <w:szCs w:val="16"/>
              </w:rPr>
              <w:t xml:space="preserve"> </w:t>
            </w:r>
            <w:r>
              <w:rPr>
                <w:sz w:val="16"/>
                <w:szCs w:val="16"/>
              </w:rPr>
              <w:t>title</w:t>
            </w:r>
            <w:r>
              <w:rPr>
                <w:spacing w:val="-5"/>
                <w:sz w:val="16"/>
                <w:szCs w:val="16"/>
              </w:rPr>
              <w:t xml:space="preserve"> </w:t>
            </w:r>
            <w:r>
              <w:rPr>
                <w:sz w:val="16"/>
                <w:szCs w:val="16"/>
              </w:rPr>
              <w:t>and</w:t>
            </w:r>
            <w:r>
              <w:rPr>
                <w:spacing w:val="-8"/>
                <w:sz w:val="16"/>
                <w:szCs w:val="16"/>
              </w:rPr>
              <w:t xml:space="preserve"> </w:t>
            </w:r>
            <w:r>
              <w:rPr>
                <w:sz w:val="16"/>
                <w:szCs w:val="16"/>
              </w:rPr>
              <w:t>interest</w:t>
            </w:r>
            <w:r>
              <w:rPr>
                <w:spacing w:val="-6"/>
                <w:sz w:val="16"/>
                <w:szCs w:val="16"/>
              </w:rPr>
              <w:t xml:space="preserve"> </w:t>
            </w:r>
            <w:r>
              <w:rPr>
                <w:sz w:val="16"/>
                <w:szCs w:val="16"/>
              </w:rPr>
              <w:t>in</w:t>
            </w:r>
            <w:r>
              <w:rPr>
                <w:spacing w:val="-8"/>
                <w:sz w:val="16"/>
                <w:szCs w:val="16"/>
              </w:rPr>
              <w:t xml:space="preserve"> </w:t>
            </w:r>
            <w:r>
              <w:rPr>
                <w:sz w:val="16"/>
                <w:szCs w:val="16"/>
              </w:rPr>
              <w:t>the</w:t>
            </w:r>
            <w:r>
              <w:rPr>
                <w:spacing w:val="-5"/>
                <w:sz w:val="16"/>
                <w:szCs w:val="16"/>
              </w:rPr>
              <w:t xml:space="preserve"> </w:t>
            </w:r>
            <w:del w:id="642" w:author="Matthew Levine" w:date="2025-06-06T13:36:00Z" w16du:dateUtc="2025-06-06T17:36:00Z">
              <w:r w:rsidDel="00D31982">
                <w:rPr>
                  <w:sz w:val="16"/>
                  <w:szCs w:val="16"/>
                </w:rPr>
                <w:delText>Studio</w:delText>
              </w:r>
            </w:del>
            <w:ins w:id="643" w:author="Matthew Levine" w:date="2025-06-06T13:36:00Z" w16du:dateUtc="2025-06-06T17:36:00Z">
              <w:r w:rsidR="00D31982">
                <w:rPr>
                  <w:sz w:val="16"/>
                  <w:szCs w:val="16"/>
                </w:rPr>
                <w:t>[Premise Café]</w:t>
              </w:r>
            </w:ins>
            <w:r>
              <w:rPr>
                <w:sz w:val="16"/>
                <w:szCs w:val="16"/>
              </w:rPr>
              <w:t>,</w:t>
            </w:r>
            <w:r>
              <w:rPr>
                <w:spacing w:val="-6"/>
                <w:sz w:val="16"/>
                <w:szCs w:val="16"/>
              </w:rPr>
              <w:t xml:space="preserve"> </w:t>
            </w:r>
            <w:r>
              <w:rPr>
                <w:sz w:val="16"/>
                <w:szCs w:val="16"/>
              </w:rPr>
              <w:t>and</w:t>
            </w:r>
            <w:r>
              <w:rPr>
                <w:spacing w:val="-8"/>
                <w:sz w:val="16"/>
                <w:szCs w:val="16"/>
              </w:rPr>
              <w:t xml:space="preserve"> </w:t>
            </w:r>
            <w:r>
              <w:rPr>
                <w:sz w:val="16"/>
                <w:szCs w:val="16"/>
              </w:rPr>
              <w:t>the</w:t>
            </w:r>
            <w:r>
              <w:rPr>
                <w:spacing w:val="-5"/>
                <w:sz w:val="16"/>
                <w:szCs w:val="16"/>
              </w:rPr>
              <w:t xml:space="preserve"> </w:t>
            </w:r>
            <w:r>
              <w:rPr>
                <w:sz w:val="16"/>
                <w:szCs w:val="16"/>
              </w:rPr>
              <w:t>Franchise</w:t>
            </w:r>
            <w:r>
              <w:rPr>
                <w:spacing w:val="-10"/>
                <w:sz w:val="16"/>
                <w:szCs w:val="16"/>
              </w:rPr>
              <w:t xml:space="preserve"> </w:t>
            </w:r>
            <w:r>
              <w:rPr>
                <w:sz w:val="16"/>
                <w:szCs w:val="16"/>
              </w:rPr>
              <w:t>Assets or</w:t>
            </w:r>
            <w:r>
              <w:rPr>
                <w:spacing w:val="-6"/>
                <w:sz w:val="16"/>
                <w:szCs w:val="16"/>
              </w:rPr>
              <w:t xml:space="preserve"> </w:t>
            </w:r>
            <w:r>
              <w:rPr>
                <w:sz w:val="16"/>
                <w:szCs w:val="16"/>
              </w:rPr>
              <w:t>a</w:t>
            </w:r>
            <w:r>
              <w:rPr>
                <w:spacing w:val="-5"/>
                <w:sz w:val="16"/>
                <w:szCs w:val="16"/>
              </w:rPr>
              <w:t xml:space="preserve"> </w:t>
            </w:r>
            <w:r>
              <w:rPr>
                <w:sz w:val="16"/>
                <w:szCs w:val="16"/>
              </w:rPr>
              <w:t>portion</w:t>
            </w:r>
            <w:r>
              <w:rPr>
                <w:spacing w:val="-5"/>
                <w:sz w:val="16"/>
                <w:szCs w:val="16"/>
              </w:rPr>
              <w:t xml:space="preserve"> </w:t>
            </w:r>
            <w:r>
              <w:rPr>
                <w:sz w:val="16"/>
                <w:szCs w:val="16"/>
              </w:rPr>
              <w:t>of</w:t>
            </w:r>
            <w:r>
              <w:rPr>
                <w:spacing w:val="-4"/>
                <w:sz w:val="16"/>
                <w:szCs w:val="16"/>
              </w:rPr>
              <w:t xml:space="preserve"> </w:t>
            </w:r>
            <w:r>
              <w:rPr>
                <w:sz w:val="16"/>
                <w:szCs w:val="16"/>
              </w:rPr>
              <w:t>the</w:t>
            </w:r>
            <w:r>
              <w:rPr>
                <w:spacing w:val="-5"/>
                <w:sz w:val="16"/>
                <w:szCs w:val="16"/>
              </w:rPr>
              <w:t xml:space="preserve"> </w:t>
            </w:r>
            <w:r>
              <w:rPr>
                <w:sz w:val="16"/>
                <w:szCs w:val="16"/>
              </w:rPr>
              <w:t>Franchise</w:t>
            </w:r>
            <w:r>
              <w:rPr>
                <w:spacing w:val="-8"/>
                <w:sz w:val="16"/>
                <w:szCs w:val="16"/>
              </w:rPr>
              <w:t xml:space="preserve"> </w:t>
            </w:r>
            <w:r>
              <w:rPr>
                <w:sz w:val="16"/>
                <w:szCs w:val="16"/>
              </w:rPr>
              <w:t>Assets</w:t>
            </w:r>
            <w:r>
              <w:rPr>
                <w:spacing w:val="-4"/>
                <w:sz w:val="16"/>
                <w:szCs w:val="16"/>
              </w:rPr>
              <w:t xml:space="preserve"> </w:t>
            </w:r>
            <w:r>
              <w:rPr>
                <w:sz w:val="16"/>
                <w:szCs w:val="16"/>
              </w:rPr>
              <w:t>in</w:t>
            </w:r>
            <w:r>
              <w:rPr>
                <w:spacing w:val="-5"/>
                <w:sz w:val="16"/>
                <w:szCs w:val="16"/>
              </w:rPr>
              <w:t xml:space="preserve"> </w:t>
            </w:r>
            <w:r>
              <w:rPr>
                <w:sz w:val="16"/>
                <w:szCs w:val="16"/>
              </w:rPr>
              <w:t>accordance</w:t>
            </w:r>
            <w:r>
              <w:rPr>
                <w:spacing w:val="-5"/>
                <w:sz w:val="16"/>
                <w:szCs w:val="16"/>
              </w:rPr>
              <w:t xml:space="preserve"> </w:t>
            </w:r>
            <w:r>
              <w:rPr>
                <w:sz w:val="16"/>
                <w:szCs w:val="16"/>
              </w:rPr>
              <w:t>with</w:t>
            </w:r>
            <w:r>
              <w:rPr>
                <w:spacing w:val="-5"/>
                <w:sz w:val="16"/>
                <w:szCs w:val="16"/>
              </w:rPr>
              <w:t xml:space="preserve"> </w:t>
            </w:r>
            <w:r>
              <w:rPr>
                <w:sz w:val="16"/>
                <w:szCs w:val="16"/>
              </w:rPr>
              <w:t>the</w:t>
            </w:r>
            <w:r>
              <w:rPr>
                <w:spacing w:val="-8"/>
                <w:sz w:val="16"/>
                <w:szCs w:val="16"/>
              </w:rPr>
              <w:t xml:space="preserve"> </w:t>
            </w:r>
            <w:r>
              <w:rPr>
                <w:sz w:val="16"/>
                <w:szCs w:val="16"/>
              </w:rPr>
              <w:t>following:</w:t>
            </w:r>
          </w:p>
          <w:p w14:paraId="7DD99F1C" w14:textId="34A4B849" w:rsidR="00C811EF" w:rsidRDefault="00C811EF">
            <w:pPr>
              <w:pStyle w:val="TableParagraph"/>
              <w:numPr>
                <w:ilvl w:val="1"/>
                <w:numId w:val="64"/>
              </w:numPr>
              <w:tabs>
                <w:tab w:val="left" w:pos="799"/>
              </w:tabs>
              <w:kinsoku w:val="0"/>
              <w:overflowPunct w:val="0"/>
              <w:ind w:right="63" w:firstLine="0"/>
              <w:jc w:val="both"/>
              <w:rPr>
                <w:sz w:val="16"/>
                <w:szCs w:val="16"/>
              </w:rPr>
            </w:pPr>
            <w:r>
              <w:rPr>
                <w:sz w:val="16"/>
                <w:szCs w:val="16"/>
              </w:rPr>
              <w:t>the Purchase Price for the Franchise Assets shall be the then current fair market value of the Franchise Assets, less any (</w:t>
            </w:r>
            <w:proofErr w:type="spellStart"/>
            <w:r>
              <w:rPr>
                <w:sz w:val="16"/>
                <w:szCs w:val="16"/>
              </w:rPr>
              <w:t>i</w:t>
            </w:r>
            <w:proofErr w:type="spellEnd"/>
            <w:r>
              <w:rPr>
                <w:sz w:val="16"/>
                <w:szCs w:val="16"/>
              </w:rPr>
              <w:t>) liens, encumbrances and</w:t>
            </w:r>
            <w:r>
              <w:rPr>
                <w:spacing w:val="-3"/>
                <w:sz w:val="16"/>
                <w:szCs w:val="16"/>
              </w:rPr>
              <w:t xml:space="preserve"> </w:t>
            </w:r>
            <w:r>
              <w:rPr>
                <w:sz w:val="16"/>
                <w:szCs w:val="16"/>
              </w:rPr>
              <w:t>security</w:t>
            </w:r>
            <w:r>
              <w:rPr>
                <w:spacing w:val="-2"/>
                <w:sz w:val="16"/>
                <w:szCs w:val="16"/>
              </w:rPr>
              <w:t xml:space="preserve"> </w:t>
            </w:r>
            <w:r>
              <w:rPr>
                <w:sz w:val="16"/>
                <w:szCs w:val="16"/>
              </w:rPr>
              <w:t>interests on</w:t>
            </w:r>
            <w:r>
              <w:rPr>
                <w:spacing w:val="-1"/>
                <w:sz w:val="16"/>
                <w:szCs w:val="16"/>
              </w:rPr>
              <w:t xml:space="preserve"> </w:t>
            </w:r>
            <w:r>
              <w:rPr>
                <w:sz w:val="16"/>
                <w:szCs w:val="16"/>
              </w:rPr>
              <w:t>the</w:t>
            </w:r>
            <w:r>
              <w:rPr>
                <w:spacing w:val="-3"/>
                <w:sz w:val="16"/>
                <w:szCs w:val="16"/>
              </w:rPr>
              <w:t xml:space="preserve"> </w:t>
            </w:r>
            <w:r>
              <w:rPr>
                <w:sz w:val="16"/>
                <w:szCs w:val="16"/>
              </w:rPr>
              <w:t>Franchise</w:t>
            </w:r>
            <w:r>
              <w:rPr>
                <w:spacing w:val="-1"/>
                <w:sz w:val="16"/>
                <w:szCs w:val="16"/>
              </w:rPr>
              <w:t xml:space="preserve"> </w:t>
            </w:r>
            <w:r>
              <w:rPr>
                <w:sz w:val="16"/>
                <w:szCs w:val="16"/>
              </w:rPr>
              <w:t>Assets, and (ii) depreciation from the date of acquisition of the Franchise Assets, calculated monthly at the rate of 20% per year on the declining</w:t>
            </w:r>
            <w:r>
              <w:rPr>
                <w:spacing w:val="-11"/>
                <w:sz w:val="16"/>
                <w:szCs w:val="16"/>
              </w:rPr>
              <w:t xml:space="preserve"> </w:t>
            </w:r>
            <w:r>
              <w:rPr>
                <w:sz w:val="16"/>
                <w:szCs w:val="16"/>
              </w:rPr>
              <w:t>balance,</w:t>
            </w:r>
            <w:r>
              <w:rPr>
                <w:spacing w:val="-10"/>
                <w:sz w:val="16"/>
                <w:szCs w:val="16"/>
              </w:rPr>
              <w:t xml:space="preserve"> </w:t>
            </w:r>
            <w:r>
              <w:rPr>
                <w:sz w:val="16"/>
                <w:szCs w:val="16"/>
              </w:rPr>
              <w:t>(iii)</w:t>
            </w:r>
            <w:r>
              <w:rPr>
                <w:spacing w:val="-11"/>
                <w:sz w:val="16"/>
                <w:szCs w:val="16"/>
              </w:rPr>
              <w:t xml:space="preserve"> </w:t>
            </w:r>
            <w:r>
              <w:rPr>
                <w:sz w:val="16"/>
                <w:szCs w:val="16"/>
              </w:rPr>
              <w:t>consideration</w:t>
            </w:r>
            <w:r>
              <w:rPr>
                <w:spacing w:val="-9"/>
                <w:sz w:val="16"/>
                <w:szCs w:val="16"/>
              </w:rPr>
              <w:t xml:space="preserve"> </w:t>
            </w:r>
            <w:r>
              <w:rPr>
                <w:sz w:val="16"/>
                <w:szCs w:val="16"/>
              </w:rPr>
              <w:t>allocated</w:t>
            </w:r>
            <w:r>
              <w:rPr>
                <w:spacing w:val="-11"/>
                <w:sz w:val="16"/>
                <w:szCs w:val="16"/>
              </w:rPr>
              <w:t xml:space="preserve"> </w:t>
            </w:r>
            <w:r>
              <w:rPr>
                <w:sz w:val="16"/>
                <w:szCs w:val="16"/>
              </w:rPr>
              <w:t>to</w:t>
            </w:r>
            <w:r>
              <w:rPr>
                <w:spacing w:val="-11"/>
                <w:sz w:val="16"/>
                <w:szCs w:val="16"/>
              </w:rPr>
              <w:t xml:space="preserve"> </w:t>
            </w:r>
            <w:r w:rsidR="00240D2F">
              <w:rPr>
                <w:sz w:val="16"/>
                <w:szCs w:val="16"/>
              </w:rPr>
              <w:t>[SYSTEM NAME]</w:t>
            </w:r>
            <w:r>
              <w:rPr>
                <w:spacing w:val="-10"/>
                <w:sz w:val="16"/>
                <w:szCs w:val="16"/>
              </w:rPr>
              <w:t xml:space="preserve"> </w:t>
            </w:r>
            <w:r>
              <w:rPr>
                <w:sz w:val="16"/>
                <w:szCs w:val="16"/>
              </w:rPr>
              <w:t>Goodwill and</w:t>
            </w:r>
            <w:r>
              <w:rPr>
                <w:spacing w:val="-7"/>
                <w:sz w:val="16"/>
                <w:szCs w:val="16"/>
              </w:rPr>
              <w:t xml:space="preserve"> </w:t>
            </w:r>
            <w:r>
              <w:rPr>
                <w:sz w:val="16"/>
                <w:szCs w:val="16"/>
              </w:rPr>
              <w:t>(iv)</w:t>
            </w:r>
            <w:r>
              <w:rPr>
                <w:spacing w:val="-7"/>
                <w:sz w:val="16"/>
                <w:szCs w:val="16"/>
              </w:rPr>
              <w:t xml:space="preserve"> </w:t>
            </w:r>
            <w:r>
              <w:rPr>
                <w:sz w:val="16"/>
                <w:szCs w:val="16"/>
              </w:rPr>
              <w:t>amounts</w:t>
            </w:r>
            <w:r>
              <w:rPr>
                <w:spacing w:val="-5"/>
                <w:sz w:val="16"/>
                <w:szCs w:val="16"/>
              </w:rPr>
              <w:t xml:space="preserve"> </w:t>
            </w:r>
            <w:r>
              <w:rPr>
                <w:sz w:val="16"/>
                <w:szCs w:val="16"/>
              </w:rPr>
              <w:t>due</w:t>
            </w:r>
            <w:r>
              <w:rPr>
                <w:spacing w:val="-7"/>
                <w:sz w:val="16"/>
                <w:szCs w:val="16"/>
              </w:rPr>
              <w:t xml:space="preserve"> </w:t>
            </w:r>
            <w:r>
              <w:rPr>
                <w:sz w:val="16"/>
                <w:szCs w:val="16"/>
              </w:rPr>
              <w:t>from</w:t>
            </w:r>
            <w:r>
              <w:rPr>
                <w:spacing w:val="-8"/>
                <w:sz w:val="16"/>
                <w:szCs w:val="16"/>
              </w:rPr>
              <w:t xml:space="preserve"> </w:t>
            </w:r>
            <w:r>
              <w:rPr>
                <w:sz w:val="16"/>
                <w:szCs w:val="16"/>
              </w:rPr>
              <w:t>you</w:t>
            </w:r>
            <w:r>
              <w:rPr>
                <w:spacing w:val="-9"/>
                <w:sz w:val="16"/>
                <w:szCs w:val="16"/>
              </w:rPr>
              <w:t xml:space="preserve"> </w:t>
            </w:r>
            <w:r>
              <w:rPr>
                <w:sz w:val="16"/>
                <w:szCs w:val="16"/>
              </w:rPr>
              <w:t>to</w:t>
            </w:r>
            <w:r>
              <w:rPr>
                <w:spacing w:val="-7"/>
                <w:sz w:val="16"/>
                <w:szCs w:val="16"/>
              </w:rPr>
              <w:t xml:space="preserve"> </w:t>
            </w:r>
            <w:r>
              <w:rPr>
                <w:sz w:val="16"/>
                <w:szCs w:val="16"/>
              </w:rPr>
              <w:t>us</w:t>
            </w:r>
            <w:r>
              <w:rPr>
                <w:spacing w:val="-5"/>
                <w:sz w:val="16"/>
                <w:szCs w:val="16"/>
              </w:rPr>
              <w:t xml:space="preserve"> </w:t>
            </w:r>
            <w:r>
              <w:rPr>
                <w:sz w:val="16"/>
                <w:szCs w:val="16"/>
              </w:rPr>
              <w:t>under</w:t>
            </w:r>
            <w:r>
              <w:rPr>
                <w:spacing w:val="-7"/>
                <w:sz w:val="16"/>
                <w:szCs w:val="16"/>
              </w:rPr>
              <w:t xml:space="preserve"> </w:t>
            </w:r>
            <w:r>
              <w:rPr>
                <w:sz w:val="16"/>
                <w:szCs w:val="16"/>
              </w:rPr>
              <w:t>the</w:t>
            </w:r>
            <w:r>
              <w:rPr>
                <w:spacing w:val="-7"/>
                <w:sz w:val="16"/>
                <w:szCs w:val="16"/>
              </w:rPr>
              <w:t xml:space="preserve"> </w:t>
            </w:r>
            <w:r>
              <w:rPr>
                <w:sz w:val="16"/>
                <w:szCs w:val="16"/>
              </w:rPr>
              <w:t>Franchise</w:t>
            </w:r>
            <w:r>
              <w:rPr>
                <w:spacing w:val="-9"/>
                <w:sz w:val="16"/>
                <w:szCs w:val="16"/>
              </w:rPr>
              <w:t xml:space="preserve"> </w:t>
            </w:r>
            <w:r>
              <w:rPr>
                <w:sz w:val="16"/>
                <w:szCs w:val="16"/>
              </w:rPr>
              <w:t>Agreement, including</w:t>
            </w:r>
            <w:r>
              <w:rPr>
                <w:spacing w:val="-12"/>
                <w:sz w:val="16"/>
                <w:szCs w:val="16"/>
              </w:rPr>
              <w:t xml:space="preserve"> </w:t>
            </w:r>
            <w:r>
              <w:rPr>
                <w:sz w:val="16"/>
                <w:szCs w:val="16"/>
              </w:rPr>
              <w:t>any</w:t>
            </w:r>
            <w:r>
              <w:rPr>
                <w:spacing w:val="-11"/>
                <w:sz w:val="16"/>
                <w:szCs w:val="16"/>
              </w:rPr>
              <w:t xml:space="preserve"> </w:t>
            </w:r>
            <w:r>
              <w:rPr>
                <w:sz w:val="16"/>
                <w:szCs w:val="16"/>
              </w:rPr>
              <w:t>interest</w:t>
            </w:r>
            <w:r>
              <w:rPr>
                <w:spacing w:val="-11"/>
                <w:sz w:val="16"/>
                <w:szCs w:val="16"/>
              </w:rPr>
              <w:t xml:space="preserve"> </w:t>
            </w:r>
            <w:r>
              <w:rPr>
                <w:sz w:val="16"/>
                <w:szCs w:val="16"/>
              </w:rPr>
              <w:t>and</w:t>
            </w:r>
            <w:r>
              <w:rPr>
                <w:spacing w:val="-11"/>
                <w:sz w:val="16"/>
                <w:szCs w:val="16"/>
              </w:rPr>
              <w:t xml:space="preserve"> </w:t>
            </w:r>
            <w:r>
              <w:rPr>
                <w:sz w:val="16"/>
                <w:szCs w:val="16"/>
              </w:rPr>
              <w:t>our</w:t>
            </w:r>
            <w:r>
              <w:rPr>
                <w:spacing w:val="-11"/>
                <w:sz w:val="16"/>
                <w:szCs w:val="16"/>
              </w:rPr>
              <w:t xml:space="preserve"> </w:t>
            </w:r>
            <w:r>
              <w:rPr>
                <w:sz w:val="16"/>
                <w:szCs w:val="16"/>
              </w:rPr>
              <w:t>legal</w:t>
            </w:r>
            <w:r>
              <w:rPr>
                <w:spacing w:val="-11"/>
                <w:sz w:val="16"/>
                <w:szCs w:val="16"/>
              </w:rPr>
              <w:t xml:space="preserve"> </w:t>
            </w:r>
            <w:r>
              <w:rPr>
                <w:sz w:val="16"/>
                <w:szCs w:val="16"/>
              </w:rPr>
              <w:t>fees</w:t>
            </w:r>
            <w:r>
              <w:rPr>
                <w:spacing w:val="-11"/>
                <w:sz w:val="16"/>
                <w:szCs w:val="16"/>
              </w:rPr>
              <w:t xml:space="preserve"> </w:t>
            </w:r>
            <w:r>
              <w:rPr>
                <w:sz w:val="16"/>
                <w:szCs w:val="16"/>
              </w:rPr>
              <w:t>and</w:t>
            </w:r>
            <w:r>
              <w:rPr>
                <w:spacing w:val="-11"/>
                <w:sz w:val="16"/>
                <w:szCs w:val="16"/>
              </w:rPr>
              <w:t xml:space="preserve"> </w:t>
            </w:r>
            <w:r>
              <w:rPr>
                <w:sz w:val="16"/>
                <w:szCs w:val="16"/>
              </w:rPr>
              <w:t>disbursements</w:t>
            </w:r>
            <w:r>
              <w:rPr>
                <w:spacing w:val="-12"/>
                <w:sz w:val="16"/>
                <w:szCs w:val="16"/>
              </w:rPr>
              <w:t xml:space="preserve"> </w:t>
            </w:r>
            <w:r>
              <w:rPr>
                <w:sz w:val="16"/>
                <w:szCs w:val="16"/>
              </w:rPr>
              <w:t>(including the cost of our appraisal, if any);</w:t>
            </w:r>
          </w:p>
          <w:p w14:paraId="20B9EF02" w14:textId="77777777" w:rsidR="00C811EF" w:rsidRDefault="00C811EF">
            <w:pPr>
              <w:pStyle w:val="TableParagraph"/>
              <w:numPr>
                <w:ilvl w:val="1"/>
                <w:numId w:val="64"/>
              </w:numPr>
              <w:tabs>
                <w:tab w:val="left" w:pos="799"/>
              </w:tabs>
              <w:kinsoku w:val="0"/>
              <w:overflowPunct w:val="0"/>
              <w:ind w:right="65" w:firstLine="0"/>
              <w:jc w:val="both"/>
              <w:rPr>
                <w:sz w:val="16"/>
                <w:szCs w:val="16"/>
              </w:rPr>
            </w:pPr>
            <w:r>
              <w:rPr>
                <w:sz w:val="16"/>
                <w:szCs w:val="16"/>
              </w:rPr>
              <w:t>we</w:t>
            </w:r>
            <w:r>
              <w:rPr>
                <w:spacing w:val="-5"/>
                <w:sz w:val="16"/>
                <w:szCs w:val="16"/>
              </w:rPr>
              <w:t xml:space="preserve"> </w:t>
            </w:r>
            <w:r>
              <w:rPr>
                <w:sz w:val="16"/>
                <w:szCs w:val="16"/>
              </w:rPr>
              <w:t>have</w:t>
            </w:r>
            <w:r>
              <w:rPr>
                <w:spacing w:val="-8"/>
                <w:sz w:val="16"/>
                <w:szCs w:val="16"/>
              </w:rPr>
              <w:t xml:space="preserve"> </w:t>
            </w:r>
            <w:r>
              <w:rPr>
                <w:sz w:val="16"/>
                <w:szCs w:val="16"/>
              </w:rPr>
              <w:t>the</w:t>
            </w:r>
            <w:r>
              <w:rPr>
                <w:spacing w:val="-7"/>
                <w:sz w:val="16"/>
                <w:szCs w:val="16"/>
              </w:rPr>
              <w:t xml:space="preserve"> </w:t>
            </w:r>
            <w:r>
              <w:rPr>
                <w:sz w:val="16"/>
                <w:szCs w:val="16"/>
              </w:rPr>
              <w:t>right</w:t>
            </w:r>
            <w:r>
              <w:rPr>
                <w:spacing w:val="-6"/>
                <w:sz w:val="16"/>
                <w:szCs w:val="16"/>
              </w:rPr>
              <w:t xml:space="preserve"> </w:t>
            </w:r>
            <w:r>
              <w:rPr>
                <w:sz w:val="16"/>
                <w:szCs w:val="16"/>
              </w:rPr>
              <w:t>to</w:t>
            </w:r>
            <w:r>
              <w:rPr>
                <w:spacing w:val="-8"/>
                <w:sz w:val="16"/>
                <w:szCs w:val="16"/>
              </w:rPr>
              <w:t xml:space="preserve"> </w:t>
            </w:r>
            <w:r>
              <w:rPr>
                <w:sz w:val="16"/>
                <w:szCs w:val="16"/>
              </w:rPr>
              <w:t>set</w:t>
            </w:r>
            <w:r>
              <w:rPr>
                <w:spacing w:val="-4"/>
                <w:sz w:val="16"/>
                <w:szCs w:val="16"/>
              </w:rPr>
              <w:t xml:space="preserve"> </w:t>
            </w:r>
            <w:r>
              <w:rPr>
                <w:sz w:val="16"/>
                <w:szCs w:val="16"/>
              </w:rPr>
              <w:t>off</w:t>
            </w:r>
            <w:r>
              <w:rPr>
                <w:spacing w:val="-6"/>
                <w:sz w:val="16"/>
                <w:szCs w:val="16"/>
              </w:rPr>
              <w:t xml:space="preserve"> </w:t>
            </w:r>
            <w:r>
              <w:rPr>
                <w:sz w:val="16"/>
                <w:szCs w:val="16"/>
              </w:rPr>
              <w:t>all</w:t>
            </w:r>
            <w:r>
              <w:rPr>
                <w:spacing w:val="-7"/>
                <w:sz w:val="16"/>
                <w:szCs w:val="16"/>
              </w:rPr>
              <w:t xml:space="preserve"> </w:t>
            </w:r>
            <w:r>
              <w:rPr>
                <w:sz w:val="16"/>
                <w:szCs w:val="16"/>
              </w:rPr>
              <w:t>amounts</w:t>
            </w:r>
            <w:r>
              <w:rPr>
                <w:spacing w:val="-6"/>
                <w:sz w:val="16"/>
                <w:szCs w:val="16"/>
              </w:rPr>
              <w:t xml:space="preserve"> </w:t>
            </w:r>
            <w:r>
              <w:rPr>
                <w:sz w:val="16"/>
                <w:szCs w:val="16"/>
              </w:rPr>
              <w:t>due</w:t>
            </w:r>
            <w:r>
              <w:rPr>
                <w:spacing w:val="-8"/>
                <w:sz w:val="16"/>
                <w:szCs w:val="16"/>
              </w:rPr>
              <w:t xml:space="preserve"> </w:t>
            </w:r>
            <w:r>
              <w:rPr>
                <w:sz w:val="16"/>
                <w:szCs w:val="16"/>
              </w:rPr>
              <w:t>from</w:t>
            </w:r>
            <w:r>
              <w:rPr>
                <w:spacing w:val="-6"/>
                <w:sz w:val="16"/>
                <w:szCs w:val="16"/>
              </w:rPr>
              <w:t xml:space="preserve"> </w:t>
            </w:r>
            <w:r>
              <w:rPr>
                <w:sz w:val="16"/>
                <w:szCs w:val="16"/>
              </w:rPr>
              <w:t>you</w:t>
            </w:r>
            <w:r>
              <w:rPr>
                <w:spacing w:val="-8"/>
                <w:sz w:val="16"/>
                <w:szCs w:val="16"/>
              </w:rPr>
              <w:t xml:space="preserve"> </w:t>
            </w:r>
            <w:r>
              <w:rPr>
                <w:sz w:val="16"/>
                <w:szCs w:val="16"/>
              </w:rPr>
              <w:t>under the</w:t>
            </w:r>
            <w:r>
              <w:rPr>
                <w:spacing w:val="-9"/>
                <w:sz w:val="16"/>
                <w:szCs w:val="16"/>
              </w:rPr>
              <w:t xml:space="preserve"> </w:t>
            </w:r>
            <w:r>
              <w:rPr>
                <w:sz w:val="16"/>
                <w:szCs w:val="16"/>
              </w:rPr>
              <w:t>Franchise</w:t>
            </w:r>
            <w:r>
              <w:rPr>
                <w:spacing w:val="-11"/>
                <w:sz w:val="16"/>
                <w:szCs w:val="16"/>
              </w:rPr>
              <w:t xml:space="preserve"> </w:t>
            </w:r>
            <w:r>
              <w:rPr>
                <w:sz w:val="16"/>
                <w:szCs w:val="16"/>
              </w:rPr>
              <w:t>Agreement,</w:t>
            </w:r>
            <w:r>
              <w:rPr>
                <w:spacing w:val="-9"/>
                <w:sz w:val="16"/>
                <w:szCs w:val="16"/>
              </w:rPr>
              <w:t xml:space="preserve"> </w:t>
            </w:r>
            <w:r>
              <w:rPr>
                <w:sz w:val="16"/>
                <w:szCs w:val="16"/>
              </w:rPr>
              <w:t>or</w:t>
            </w:r>
            <w:r>
              <w:rPr>
                <w:spacing w:val="-11"/>
                <w:sz w:val="16"/>
                <w:szCs w:val="16"/>
              </w:rPr>
              <w:t xml:space="preserve"> </w:t>
            </w:r>
            <w:r>
              <w:rPr>
                <w:sz w:val="16"/>
                <w:szCs w:val="16"/>
              </w:rPr>
              <w:t>the</w:t>
            </w:r>
            <w:r>
              <w:rPr>
                <w:spacing w:val="-9"/>
                <w:sz w:val="16"/>
                <w:szCs w:val="16"/>
              </w:rPr>
              <w:t xml:space="preserve"> </w:t>
            </w:r>
            <w:r>
              <w:rPr>
                <w:sz w:val="16"/>
                <w:szCs w:val="16"/>
              </w:rPr>
              <w:t>Lease</w:t>
            </w:r>
            <w:r>
              <w:rPr>
                <w:spacing w:val="-9"/>
                <w:sz w:val="16"/>
                <w:szCs w:val="16"/>
              </w:rPr>
              <w:t xml:space="preserve"> </w:t>
            </w:r>
            <w:r>
              <w:rPr>
                <w:sz w:val="16"/>
                <w:szCs w:val="16"/>
              </w:rPr>
              <w:t>including</w:t>
            </w:r>
            <w:r>
              <w:rPr>
                <w:spacing w:val="-11"/>
                <w:sz w:val="16"/>
                <w:szCs w:val="16"/>
              </w:rPr>
              <w:t xml:space="preserve"> </w:t>
            </w:r>
            <w:r>
              <w:rPr>
                <w:sz w:val="16"/>
                <w:szCs w:val="16"/>
              </w:rPr>
              <w:t>any</w:t>
            </w:r>
            <w:r>
              <w:rPr>
                <w:spacing w:val="-9"/>
                <w:sz w:val="16"/>
                <w:szCs w:val="16"/>
              </w:rPr>
              <w:t xml:space="preserve"> </w:t>
            </w:r>
            <w:r>
              <w:rPr>
                <w:sz w:val="16"/>
                <w:szCs w:val="16"/>
              </w:rPr>
              <w:t>interest</w:t>
            </w:r>
            <w:r>
              <w:rPr>
                <w:spacing w:val="-9"/>
                <w:sz w:val="16"/>
                <w:szCs w:val="16"/>
              </w:rPr>
              <w:t xml:space="preserve"> </w:t>
            </w:r>
            <w:r>
              <w:rPr>
                <w:sz w:val="16"/>
                <w:szCs w:val="16"/>
              </w:rPr>
              <w:t>and</w:t>
            </w:r>
            <w:r>
              <w:rPr>
                <w:spacing w:val="-9"/>
                <w:sz w:val="16"/>
                <w:szCs w:val="16"/>
              </w:rPr>
              <w:t xml:space="preserve"> </w:t>
            </w:r>
            <w:r>
              <w:rPr>
                <w:sz w:val="16"/>
                <w:szCs w:val="16"/>
              </w:rPr>
              <w:t>our legal</w:t>
            </w:r>
            <w:r>
              <w:rPr>
                <w:spacing w:val="-12"/>
                <w:sz w:val="16"/>
                <w:szCs w:val="16"/>
              </w:rPr>
              <w:t xml:space="preserve"> </w:t>
            </w:r>
            <w:r>
              <w:rPr>
                <w:sz w:val="16"/>
                <w:szCs w:val="16"/>
              </w:rPr>
              <w:t>fees</w:t>
            </w:r>
            <w:r>
              <w:rPr>
                <w:spacing w:val="-11"/>
                <w:sz w:val="16"/>
                <w:szCs w:val="16"/>
              </w:rPr>
              <w:t xml:space="preserve"> </w:t>
            </w:r>
            <w:r>
              <w:rPr>
                <w:sz w:val="16"/>
                <w:szCs w:val="16"/>
              </w:rPr>
              <w:t>and</w:t>
            </w:r>
            <w:r>
              <w:rPr>
                <w:spacing w:val="-11"/>
                <w:sz w:val="16"/>
                <w:szCs w:val="16"/>
              </w:rPr>
              <w:t xml:space="preserve"> </w:t>
            </w:r>
            <w:r>
              <w:rPr>
                <w:sz w:val="16"/>
                <w:szCs w:val="16"/>
              </w:rPr>
              <w:t>disbursements</w:t>
            </w:r>
            <w:r>
              <w:rPr>
                <w:spacing w:val="-11"/>
                <w:sz w:val="16"/>
                <w:szCs w:val="16"/>
              </w:rPr>
              <w:t xml:space="preserve"> </w:t>
            </w:r>
            <w:r>
              <w:rPr>
                <w:sz w:val="16"/>
                <w:szCs w:val="16"/>
              </w:rPr>
              <w:t>and</w:t>
            </w:r>
            <w:r>
              <w:rPr>
                <w:spacing w:val="-11"/>
                <w:sz w:val="16"/>
                <w:szCs w:val="16"/>
              </w:rPr>
              <w:t xml:space="preserve"> </w:t>
            </w:r>
            <w:r>
              <w:rPr>
                <w:sz w:val="16"/>
                <w:szCs w:val="16"/>
              </w:rPr>
              <w:t>costs,</w:t>
            </w:r>
            <w:r>
              <w:rPr>
                <w:spacing w:val="-11"/>
                <w:sz w:val="16"/>
                <w:szCs w:val="16"/>
              </w:rPr>
              <w:t xml:space="preserve"> </w:t>
            </w:r>
            <w:r>
              <w:rPr>
                <w:sz w:val="16"/>
                <w:szCs w:val="16"/>
              </w:rPr>
              <w:t>and</w:t>
            </w:r>
            <w:r>
              <w:rPr>
                <w:spacing w:val="-11"/>
                <w:sz w:val="16"/>
                <w:szCs w:val="16"/>
              </w:rPr>
              <w:t xml:space="preserve"> </w:t>
            </w:r>
            <w:r>
              <w:rPr>
                <w:sz w:val="16"/>
                <w:szCs w:val="16"/>
              </w:rPr>
              <w:t>the</w:t>
            </w:r>
            <w:r>
              <w:rPr>
                <w:spacing w:val="-11"/>
                <w:sz w:val="16"/>
                <w:szCs w:val="16"/>
              </w:rPr>
              <w:t xml:space="preserve"> </w:t>
            </w:r>
            <w:r>
              <w:rPr>
                <w:sz w:val="16"/>
                <w:szCs w:val="16"/>
              </w:rPr>
              <w:t>cost</w:t>
            </w:r>
            <w:r>
              <w:rPr>
                <w:spacing w:val="-12"/>
                <w:sz w:val="16"/>
                <w:szCs w:val="16"/>
              </w:rPr>
              <w:t xml:space="preserve"> </w:t>
            </w:r>
            <w:r>
              <w:rPr>
                <w:sz w:val="16"/>
                <w:szCs w:val="16"/>
              </w:rPr>
              <w:t>of</w:t>
            </w:r>
            <w:r>
              <w:rPr>
                <w:spacing w:val="-11"/>
                <w:sz w:val="16"/>
                <w:szCs w:val="16"/>
              </w:rPr>
              <w:t xml:space="preserve"> </w:t>
            </w:r>
            <w:r>
              <w:rPr>
                <w:sz w:val="16"/>
                <w:szCs w:val="16"/>
              </w:rPr>
              <w:t>our</w:t>
            </w:r>
            <w:r>
              <w:rPr>
                <w:spacing w:val="-11"/>
                <w:sz w:val="16"/>
                <w:szCs w:val="16"/>
              </w:rPr>
              <w:t xml:space="preserve"> </w:t>
            </w:r>
            <w:r>
              <w:rPr>
                <w:sz w:val="16"/>
                <w:szCs w:val="16"/>
              </w:rPr>
              <w:t>appraisal, if any, against any payment.</w:t>
            </w:r>
          </w:p>
          <w:p w14:paraId="1812E0B1" w14:textId="77777777" w:rsidR="00C811EF" w:rsidRDefault="00C811EF">
            <w:pPr>
              <w:pStyle w:val="TableParagraph"/>
              <w:tabs>
                <w:tab w:val="left" w:pos="799"/>
              </w:tabs>
              <w:kinsoku w:val="0"/>
              <w:overflowPunct w:val="0"/>
              <w:ind w:left="79" w:right="64"/>
              <w:jc w:val="both"/>
              <w:rPr>
                <w:sz w:val="16"/>
                <w:szCs w:val="16"/>
              </w:rPr>
            </w:pPr>
            <w:r>
              <w:rPr>
                <w:spacing w:val="-4"/>
                <w:sz w:val="16"/>
                <w:szCs w:val="16"/>
              </w:rPr>
              <w:t>(c)</w:t>
            </w:r>
            <w:r>
              <w:rPr>
                <w:sz w:val="16"/>
                <w:szCs w:val="16"/>
              </w:rPr>
              <w:tab/>
              <w:t>We will provide you with a notice of intent (“Notice of Intent”)</w:t>
            </w:r>
            <w:r>
              <w:rPr>
                <w:spacing w:val="-12"/>
                <w:sz w:val="16"/>
                <w:szCs w:val="16"/>
              </w:rPr>
              <w:t xml:space="preserve"> </w:t>
            </w:r>
            <w:r>
              <w:rPr>
                <w:sz w:val="16"/>
                <w:szCs w:val="16"/>
              </w:rPr>
              <w:t>within</w:t>
            </w:r>
            <w:r>
              <w:rPr>
                <w:spacing w:val="-11"/>
                <w:sz w:val="16"/>
                <w:szCs w:val="16"/>
              </w:rPr>
              <w:t xml:space="preserve"> </w:t>
            </w:r>
            <w:r>
              <w:rPr>
                <w:sz w:val="16"/>
                <w:szCs w:val="16"/>
              </w:rPr>
              <w:t>60</w:t>
            </w:r>
            <w:r>
              <w:rPr>
                <w:spacing w:val="-10"/>
                <w:sz w:val="16"/>
                <w:szCs w:val="16"/>
              </w:rPr>
              <w:t xml:space="preserve"> </w:t>
            </w:r>
            <w:r>
              <w:rPr>
                <w:sz w:val="16"/>
                <w:szCs w:val="16"/>
              </w:rPr>
              <w:t>days</w:t>
            </w:r>
            <w:r>
              <w:rPr>
                <w:spacing w:val="-8"/>
                <w:sz w:val="16"/>
                <w:szCs w:val="16"/>
              </w:rPr>
              <w:t xml:space="preserve"> </w:t>
            </w:r>
            <w:r>
              <w:rPr>
                <w:sz w:val="16"/>
                <w:szCs w:val="16"/>
              </w:rPr>
              <w:t>following</w:t>
            </w:r>
            <w:r>
              <w:rPr>
                <w:spacing w:val="-10"/>
                <w:sz w:val="16"/>
                <w:szCs w:val="16"/>
              </w:rPr>
              <w:t xml:space="preserve"> </w:t>
            </w:r>
            <w:r>
              <w:rPr>
                <w:sz w:val="16"/>
                <w:szCs w:val="16"/>
              </w:rPr>
              <w:t>an</w:t>
            </w:r>
            <w:r>
              <w:rPr>
                <w:spacing w:val="-12"/>
                <w:sz w:val="16"/>
                <w:szCs w:val="16"/>
              </w:rPr>
              <w:t xml:space="preserve"> </w:t>
            </w:r>
            <w:r>
              <w:rPr>
                <w:sz w:val="16"/>
                <w:szCs w:val="16"/>
              </w:rPr>
              <w:t>event</w:t>
            </w:r>
            <w:r>
              <w:rPr>
                <w:spacing w:val="-10"/>
                <w:sz w:val="16"/>
                <w:szCs w:val="16"/>
              </w:rPr>
              <w:t xml:space="preserve"> </w:t>
            </w:r>
            <w:r>
              <w:rPr>
                <w:sz w:val="16"/>
                <w:szCs w:val="16"/>
              </w:rPr>
              <w:t>described</w:t>
            </w:r>
            <w:r>
              <w:rPr>
                <w:spacing w:val="-10"/>
                <w:sz w:val="16"/>
                <w:szCs w:val="16"/>
              </w:rPr>
              <w:t xml:space="preserve"> </w:t>
            </w:r>
            <w:r>
              <w:rPr>
                <w:sz w:val="16"/>
                <w:szCs w:val="16"/>
              </w:rPr>
              <w:t>in</w:t>
            </w:r>
            <w:r>
              <w:rPr>
                <w:spacing w:val="-12"/>
                <w:sz w:val="16"/>
                <w:szCs w:val="16"/>
              </w:rPr>
              <w:t xml:space="preserve"> </w:t>
            </w:r>
            <w:r>
              <w:rPr>
                <w:sz w:val="16"/>
                <w:szCs w:val="16"/>
              </w:rPr>
              <w:t>Section</w:t>
            </w:r>
            <w:r>
              <w:rPr>
                <w:spacing w:val="-11"/>
                <w:sz w:val="16"/>
                <w:szCs w:val="16"/>
              </w:rPr>
              <w:t xml:space="preserve"> </w:t>
            </w:r>
            <w:r>
              <w:rPr>
                <w:sz w:val="16"/>
                <w:szCs w:val="16"/>
              </w:rPr>
              <w:t>12.7(a) (the “Option Period”).</w:t>
            </w:r>
            <w:r>
              <w:rPr>
                <w:spacing w:val="40"/>
                <w:sz w:val="16"/>
                <w:szCs w:val="16"/>
              </w:rPr>
              <w:t xml:space="preserve"> </w:t>
            </w:r>
            <w:r>
              <w:rPr>
                <w:sz w:val="16"/>
                <w:szCs w:val="16"/>
              </w:rPr>
              <w:t>The Notice of Intent will identify the assets to be purchased, and the fair market value as determined by us.</w:t>
            </w:r>
            <w:r>
              <w:rPr>
                <w:spacing w:val="40"/>
                <w:sz w:val="16"/>
                <w:szCs w:val="16"/>
              </w:rPr>
              <w:t xml:space="preserve"> </w:t>
            </w:r>
            <w:r>
              <w:rPr>
                <w:sz w:val="16"/>
                <w:szCs w:val="16"/>
              </w:rPr>
              <w:t>You have</w:t>
            </w:r>
            <w:r>
              <w:rPr>
                <w:spacing w:val="-3"/>
                <w:sz w:val="16"/>
                <w:szCs w:val="16"/>
              </w:rPr>
              <w:t xml:space="preserve"> </w:t>
            </w:r>
            <w:r>
              <w:rPr>
                <w:sz w:val="16"/>
                <w:szCs w:val="16"/>
              </w:rPr>
              <w:t>14</w:t>
            </w:r>
            <w:r>
              <w:rPr>
                <w:spacing w:val="-3"/>
                <w:sz w:val="16"/>
                <w:szCs w:val="16"/>
              </w:rPr>
              <w:t xml:space="preserve"> </w:t>
            </w:r>
            <w:r>
              <w:rPr>
                <w:sz w:val="16"/>
                <w:szCs w:val="16"/>
              </w:rPr>
              <w:t>days</w:t>
            </w:r>
            <w:r>
              <w:rPr>
                <w:spacing w:val="-1"/>
                <w:sz w:val="16"/>
                <w:szCs w:val="16"/>
              </w:rPr>
              <w:t xml:space="preserve"> </w:t>
            </w:r>
            <w:r>
              <w:rPr>
                <w:sz w:val="16"/>
                <w:szCs w:val="16"/>
              </w:rPr>
              <w:t>following</w:t>
            </w:r>
            <w:r>
              <w:rPr>
                <w:spacing w:val="-3"/>
                <w:sz w:val="16"/>
                <w:szCs w:val="16"/>
              </w:rPr>
              <w:t xml:space="preserve"> </w:t>
            </w:r>
            <w:r>
              <w:rPr>
                <w:sz w:val="16"/>
                <w:szCs w:val="16"/>
              </w:rPr>
              <w:t>receipt</w:t>
            </w:r>
            <w:r>
              <w:rPr>
                <w:spacing w:val="-2"/>
                <w:sz w:val="16"/>
                <w:szCs w:val="16"/>
              </w:rPr>
              <w:t xml:space="preserve"> </w:t>
            </w:r>
            <w:r>
              <w:rPr>
                <w:sz w:val="16"/>
                <w:szCs w:val="16"/>
              </w:rPr>
              <w:t>of</w:t>
            </w:r>
            <w:r>
              <w:rPr>
                <w:spacing w:val="-4"/>
                <w:sz w:val="16"/>
                <w:szCs w:val="16"/>
              </w:rPr>
              <w:t xml:space="preserve"> </w:t>
            </w:r>
            <w:r>
              <w:rPr>
                <w:sz w:val="16"/>
                <w:szCs w:val="16"/>
              </w:rPr>
              <w:t>our</w:t>
            </w:r>
            <w:r>
              <w:rPr>
                <w:spacing w:val="-3"/>
                <w:sz w:val="16"/>
                <w:szCs w:val="16"/>
              </w:rPr>
              <w:t xml:space="preserve"> </w:t>
            </w:r>
            <w:r>
              <w:rPr>
                <w:sz w:val="16"/>
                <w:szCs w:val="16"/>
              </w:rPr>
              <w:t>Notice</w:t>
            </w:r>
            <w:r>
              <w:rPr>
                <w:spacing w:val="-3"/>
                <w:sz w:val="16"/>
                <w:szCs w:val="16"/>
              </w:rPr>
              <w:t xml:space="preserve"> </w:t>
            </w:r>
            <w:r>
              <w:rPr>
                <w:sz w:val="16"/>
                <w:szCs w:val="16"/>
              </w:rPr>
              <w:t>of</w:t>
            </w:r>
            <w:r>
              <w:rPr>
                <w:spacing w:val="-4"/>
                <w:sz w:val="16"/>
                <w:szCs w:val="16"/>
              </w:rPr>
              <w:t xml:space="preserve"> </w:t>
            </w:r>
            <w:r>
              <w:rPr>
                <w:sz w:val="16"/>
                <w:szCs w:val="16"/>
              </w:rPr>
              <w:t>Intent</w:t>
            </w:r>
            <w:r>
              <w:rPr>
                <w:spacing w:val="-1"/>
                <w:sz w:val="16"/>
                <w:szCs w:val="16"/>
              </w:rPr>
              <w:t xml:space="preserve"> </w:t>
            </w:r>
            <w:r>
              <w:rPr>
                <w:sz w:val="16"/>
                <w:szCs w:val="16"/>
              </w:rPr>
              <w:t>to</w:t>
            </w:r>
            <w:r>
              <w:rPr>
                <w:spacing w:val="-3"/>
                <w:sz w:val="16"/>
                <w:szCs w:val="16"/>
              </w:rPr>
              <w:t xml:space="preserve"> </w:t>
            </w:r>
            <w:r>
              <w:rPr>
                <w:sz w:val="16"/>
                <w:szCs w:val="16"/>
              </w:rPr>
              <w:t>object</w:t>
            </w:r>
            <w:r>
              <w:rPr>
                <w:spacing w:val="-1"/>
                <w:sz w:val="16"/>
                <w:szCs w:val="16"/>
              </w:rPr>
              <w:t xml:space="preserve"> </w:t>
            </w:r>
            <w:r>
              <w:rPr>
                <w:sz w:val="16"/>
                <w:szCs w:val="16"/>
              </w:rPr>
              <w:t>to</w:t>
            </w:r>
            <w:r>
              <w:rPr>
                <w:spacing w:val="-3"/>
                <w:sz w:val="16"/>
                <w:szCs w:val="16"/>
              </w:rPr>
              <w:t xml:space="preserve"> </w:t>
            </w:r>
            <w:r>
              <w:rPr>
                <w:sz w:val="16"/>
                <w:szCs w:val="16"/>
              </w:rPr>
              <w:t>any of</w:t>
            </w:r>
            <w:r>
              <w:rPr>
                <w:spacing w:val="-4"/>
                <w:sz w:val="16"/>
                <w:szCs w:val="16"/>
              </w:rPr>
              <w:t xml:space="preserve"> </w:t>
            </w:r>
            <w:r>
              <w:rPr>
                <w:sz w:val="16"/>
                <w:szCs w:val="16"/>
              </w:rPr>
              <w:t>the</w:t>
            </w:r>
            <w:r>
              <w:rPr>
                <w:spacing w:val="-3"/>
                <w:sz w:val="16"/>
                <w:szCs w:val="16"/>
              </w:rPr>
              <w:t xml:space="preserve"> </w:t>
            </w:r>
            <w:r>
              <w:rPr>
                <w:sz w:val="16"/>
                <w:szCs w:val="16"/>
              </w:rPr>
              <w:t>prices</w:t>
            </w:r>
            <w:r>
              <w:rPr>
                <w:spacing w:val="-6"/>
                <w:sz w:val="16"/>
                <w:szCs w:val="16"/>
              </w:rPr>
              <w:t xml:space="preserve"> </w:t>
            </w:r>
            <w:r>
              <w:rPr>
                <w:sz w:val="16"/>
                <w:szCs w:val="16"/>
              </w:rPr>
              <w:t>specified</w:t>
            </w:r>
            <w:r>
              <w:rPr>
                <w:spacing w:val="-5"/>
                <w:sz w:val="16"/>
                <w:szCs w:val="16"/>
              </w:rPr>
              <w:t xml:space="preserve"> </w:t>
            </w:r>
            <w:r>
              <w:rPr>
                <w:sz w:val="16"/>
                <w:szCs w:val="16"/>
              </w:rPr>
              <w:t>therein,</w:t>
            </w:r>
            <w:r>
              <w:rPr>
                <w:spacing w:val="-4"/>
                <w:sz w:val="16"/>
                <w:szCs w:val="16"/>
              </w:rPr>
              <w:t xml:space="preserve"> </w:t>
            </w:r>
            <w:r>
              <w:rPr>
                <w:sz w:val="16"/>
                <w:szCs w:val="16"/>
              </w:rPr>
              <w:t>and</w:t>
            </w:r>
            <w:r>
              <w:rPr>
                <w:spacing w:val="-5"/>
                <w:sz w:val="16"/>
                <w:szCs w:val="16"/>
              </w:rPr>
              <w:t xml:space="preserve"> </w:t>
            </w:r>
            <w:r>
              <w:rPr>
                <w:sz w:val="16"/>
                <w:szCs w:val="16"/>
              </w:rPr>
              <w:t>any</w:t>
            </w:r>
            <w:r>
              <w:rPr>
                <w:spacing w:val="-4"/>
                <w:sz w:val="16"/>
                <w:szCs w:val="16"/>
              </w:rPr>
              <w:t xml:space="preserve"> </w:t>
            </w:r>
            <w:r>
              <w:rPr>
                <w:sz w:val="16"/>
                <w:szCs w:val="16"/>
              </w:rPr>
              <w:t>disputes</w:t>
            </w:r>
            <w:r>
              <w:rPr>
                <w:spacing w:val="-3"/>
                <w:sz w:val="16"/>
                <w:szCs w:val="16"/>
              </w:rPr>
              <w:t xml:space="preserve"> </w:t>
            </w:r>
            <w:r>
              <w:rPr>
                <w:sz w:val="16"/>
                <w:szCs w:val="16"/>
              </w:rPr>
              <w:t>over</w:t>
            </w:r>
            <w:r>
              <w:rPr>
                <w:spacing w:val="-5"/>
                <w:sz w:val="16"/>
                <w:szCs w:val="16"/>
              </w:rPr>
              <w:t xml:space="preserve"> </w:t>
            </w:r>
            <w:r>
              <w:rPr>
                <w:sz w:val="16"/>
                <w:szCs w:val="16"/>
              </w:rPr>
              <w:t>pricing</w:t>
            </w:r>
            <w:r>
              <w:rPr>
                <w:spacing w:val="-5"/>
                <w:sz w:val="16"/>
                <w:szCs w:val="16"/>
              </w:rPr>
              <w:t xml:space="preserve"> </w:t>
            </w:r>
            <w:r>
              <w:rPr>
                <w:sz w:val="16"/>
                <w:szCs w:val="16"/>
              </w:rPr>
              <w:t>must</w:t>
            </w:r>
            <w:r>
              <w:rPr>
                <w:spacing w:val="-4"/>
                <w:sz w:val="16"/>
                <w:szCs w:val="16"/>
              </w:rPr>
              <w:t xml:space="preserve"> </w:t>
            </w:r>
            <w:r>
              <w:rPr>
                <w:sz w:val="16"/>
                <w:szCs w:val="16"/>
              </w:rPr>
              <w:t>be resolved through appraisal as specified by Section 12.7(b)(</w:t>
            </w:r>
            <w:proofErr w:type="spellStart"/>
            <w:r>
              <w:rPr>
                <w:sz w:val="16"/>
                <w:szCs w:val="16"/>
              </w:rPr>
              <w:t>i</w:t>
            </w:r>
            <w:proofErr w:type="spellEnd"/>
            <w:r>
              <w:rPr>
                <w:sz w:val="16"/>
                <w:szCs w:val="16"/>
              </w:rPr>
              <w:t>)).</w:t>
            </w:r>
            <w:r>
              <w:rPr>
                <w:spacing w:val="40"/>
                <w:sz w:val="16"/>
                <w:szCs w:val="16"/>
              </w:rPr>
              <w:t xml:space="preserve"> </w:t>
            </w:r>
            <w:r>
              <w:rPr>
                <w:sz w:val="16"/>
                <w:szCs w:val="16"/>
              </w:rPr>
              <w:t>If we decline</w:t>
            </w:r>
            <w:r>
              <w:rPr>
                <w:spacing w:val="-12"/>
                <w:sz w:val="16"/>
                <w:szCs w:val="16"/>
              </w:rPr>
              <w:t xml:space="preserve"> </w:t>
            </w:r>
            <w:r>
              <w:rPr>
                <w:sz w:val="16"/>
                <w:szCs w:val="16"/>
              </w:rPr>
              <w:t>to</w:t>
            </w:r>
            <w:r>
              <w:rPr>
                <w:spacing w:val="-11"/>
                <w:sz w:val="16"/>
                <w:szCs w:val="16"/>
              </w:rPr>
              <w:t xml:space="preserve"> </w:t>
            </w:r>
            <w:r>
              <w:rPr>
                <w:sz w:val="16"/>
                <w:szCs w:val="16"/>
              </w:rPr>
              <w:t>exercise</w:t>
            </w:r>
            <w:r>
              <w:rPr>
                <w:spacing w:val="-11"/>
                <w:sz w:val="16"/>
                <w:szCs w:val="16"/>
              </w:rPr>
              <w:t xml:space="preserve"> </w:t>
            </w:r>
            <w:r>
              <w:rPr>
                <w:sz w:val="16"/>
                <w:szCs w:val="16"/>
              </w:rPr>
              <w:t>our</w:t>
            </w:r>
            <w:r>
              <w:rPr>
                <w:spacing w:val="-10"/>
                <w:sz w:val="16"/>
                <w:szCs w:val="16"/>
              </w:rPr>
              <w:t xml:space="preserve"> </w:t>
            </w:r>
            <w:r>
              <w:rPr>
                <w:sz w:val="16"/>
                <w:szCs w:val="16"/>
              </w:rPr>
              <w:t>rights</w:t>
            </w:r>
            <w:r>
              <w:rPr>
                <w:spacing w:val="-11"/>
                <w:sz w:val="16"/>
                <w:szCs w:val="16"/>
              </w:rPr>
              <w:t xml:space="preserve"> </w:t>
            </w:r>
            <w:r>
              <w:rPr>
                <w:sz w:val="16"/>
                <w:szCs w:val="16"/>
              </w:rPr>
              <w:t>under</w:t>
            </w:r>
            <w:r>
              <w:rPr>
                <w:spacing w:val="-10"/>
                <w:sz w:val="16"/>
                <w:szCs w:val="16"/>
              </w:rPr>
              <w:t xml:space="preserve"> </w:t>
            </w:r>
            <w:r>
              <w:rPr>
                <w:sz w:val="16"/>
                <w:szCs w:val="16"/>
              </w:rPr>
              <w:t>Section</w:t>
            </w:r>
            <w:r>
              <w:rPr>
                <w:spacing w:val="-10"/>
                <w:sz w:val="16"/>
                <w:szCs w:val="16"/>
              </w:rPr>
              <w:t xml:space="preserve"> </w:t>
            </w:r>
            <w:r>
              <w:rPr>
                <w:sz w:val="16"/>
                <w:szCs w:val="16"/>
              </w:rPr>
              <w:t>12.7</w:t>
            </w:r>
            <w:r>
              <w:rPr>
                <w:spacing w:val="-10"/>
                <w:sz w:val="16"/>
                <w:szCs w:val="16"/>
              </w:rPr>
              <w:t xml:space="preserve"> </w:t>
            </w:r>
            <w:r>
              <w:rPr>
                <w:sz w:val="16"/>
                <w:szCs w:val="16"/>
              </w:rPr>
              <w:t>before</w:t>
            </w:r>
            <w:r>
              <w:rPr>
                <w:spacing w:val="-12"/>
                <w:sz w:val="16"/>
                <w:szCs w:val="16"/>
              </w:rPr>
              <w:t xml:space="preserve"> </w:t>
            </w:r>
            <w:r>
              <w:rPr>
                <w:sz w:val="16"/>
                <w:szCs w:val="16"/>
              </w:rPr>
              <w:t>the</w:t>
            </w:r>
            <w:r>
              <w:rPr>
                <w:spacing w:val="-9"/>
                <w:sz w:val="16"/>
                <w:szCs w:val="16"/>
              </w:rPr>
              <w:t xml:space="preserve"> </w:t>
            </w:r>
            <w:r>
              <w:rPr>
                <w:sz w:val="16"/>
                <w:szCs w:val="16"/>
              </w:rPr>
              <w:t>expiration of the Option Period, you may thereafter sell or dispose of your improvements, furniture, fixtures and equipment to a third party, on any terms acceptable to you, but shall not sell or dispose of your accounts, contract rights or customer or vendor lists.</w:t>
            </w:r>
          </w:p>
        </w:tc>
      </w:tr>
    </w:tbl>
    <w:p w14:paraId="43D83905"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5910601D" w14:textId="77777777" w:rsidR="00C811EF" w:rsidRDefault="00C811EF">
      <w:pPr>
        <w:pStyle w:val="BodyText"/>
        <w:kinsoku w:val="0"/>
        <w:overflowPunct w:val="0"/>
        <w:rPr>
          <w:b/>
          <w:bCs/>
        </w:rPr>
      </w:pPr>
    </w:p>
    <w:p w14:paraId="64441691" w14:textId="77777777" w:rsidR="00C811EF" w:rsidRDefault="00C811EF">
      <w:pPr>
        <w:pStyle w:val="BodyText"/>
        <w:kinsoku w:val="0"/>
        <w:overflowPunct w:val="0"/>
        <w:rPr>
          <w:b/>
          <w:bCs/>
        </w:rPr>
      </w:pPr>
    </w:p>
    <w:p w14:paraId="2322B74F" w14:textId="77777777" w:rsidR="00C811EF" w:rsidRDefault="00C811EF">
      <w:pPr>
        <w:pStyle w:val="BodyText"/>
        <w:kinsoku w:val="0"/>
        <w:overflowPunct w:val="0"/>
        <w:rPr>
          <w:b/>
          <w:bCs/>
        </w:rPr>
      </w:pPr>
    </w:p>
    <w:p w14:paraId="05DF0421"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440D977A"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57AE22D4" w14:textId="77777777" w:rsidR="00C811EF" w:rsidRDefault="00C811EF">
            <w:pPr>
              <w:pStyle w:val="TableParagraph"/>
              <w:kinsoku w:val="0"/>
              <w:overflowPunct w:val="0"/>
              <w:spacing w:before="91"/>
              <w:rPr>
                <w:b/>
                <w:bCs/>
                <w:sz w:val="20"/>
                <w:szCs w:val="20"/>
              </w:rPr>
            </w:pPr>
          </w:p>
          <w:p w14:paraId="4E7B0BBC"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617E1AA3"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3DD0DC45" w14:textId="77777777" w:rsidR="00C811EF" w:rsidRDefault="00C811EF">
            <w:pPr>
              <w:pStyle w:val="TableParagraph"/>
              <w:kinsoku w:val="0"/>
              <w:overflowPunct w:val="0"/>
              <w:spacing w:before="91"/>
              <w:rPr>
                <w:b/>
                <w:bCs/>
                <w:sz w:val="20"/>
                <w:szCs w:val="20"/>
              </w:rPr>
            </w:pPr>
          </w:p>
          <w:p w14:paraId="109F22FA"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0FEF4336" w14:textId="77777777">
        <w:trPr>
          <w:trHeight w:val="1259"/>
        </w:trPr>
        <w:tc>
          <w:tcPr>
            <w:tcW w:w="2791" w:type="dxa"/>
            <w:tcBorders>
              <w:top w:val="single" w:sz="6" w:space="0" w:color="000000"/>
              <w:left w:val="single" w:sz="4" w:space="0" w:color="000000"/>
              <w:bottom w:val="single" w:sz="6" w:space="0" w:color="000000"/>
              <w:right w:val="single" w:sz="4" w:space="0" w:color="000000"/>
            </w:tcBorders>
          </w:tcPr>
          <w:p w14:paraId="5879082C"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363B6C8E"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20C064FF" w14:textId="77777777" w:rsidR="00C811EF" w:rsidRDefault="00C811EF">
            <w:pPr>
              <w:pStyle w:val="TableParagraph"/>
              <w:tabs>
                <w:tab w:val="left" w:pos="799"/>
              </w:tabs>
              <w:kinsoku w:val="0"/>
              <w:overflowPunct w:val="0"/>
              <w:spacing w:before="79"/>
              <w:ind w:left="79" w:right="63"/>
              <w:jc w:val="both"/>
              <w:rPr>
                <w:sz w:val="16"/>
                <w:szCs w:val="16"/>
              </w:rPr>
            </w:pPr>
            <w:r>
              <w:rPr>
                <w:spacing w:val="-4"/>
                <w:sz w:val="16"/>
                <w:szCs w:val="16"/>
              </w:rPr>
              <w:t>(d)</w:t>
            </w:r>
            <w:r>
              <w:rPr>
                <w:sz w:val="16"/>
                <w:szCs w:val="16"/>
              </w:rPr>
              <w:tab/>
              <w:t>The</w:t>
            </w:r>
            <w:r>
              <w:rPr>
                <w:spacing w:val="-1"/>
                <w:sz w:val="16"/>
                <w:szCs w:val="16"/>
              </w:rPr>
              <w:t xml:space="preserve"> </w:t>
            </w:r>
            <w:r>
              <w:rPr>
                <w:sz w:val="16"/>
                <w:szCs w:val="16"/>
              </w:rPr>
              <w:t>purchase</w:t>
            </w:r>
            <w:r>
              <w:rPr>
                <w:spacing w:val="-3"/>
                <w:sz w:val="16"/>
                <w:szCs w:val="16"/>
              </w:rPr>
              <w:t xml:space="preserve"> </w:t>
            </w:r>
            <w:r>
              <w:rPr>
                <w:sz w:val="16"/>
                <w:szCs w:val="16"/>
              </w:rPr>
              <w:t>and</w:t>
            </w:r>
            <w:r>
              <w:rPr>
                <w:spacing w:val="-3"/>
                <w:sz w:val="16"/>
                <w:szCs w:val="16"/>
              </w:rPr>
              <w:t xml:space="preserve"> </w:t>
            </w:r>
            <w:r>
              <w:rPr>
                <w:sz w:val="16"/>
                <w:szCs w:val="16"/>
              </w:rPr>
              <w:t>sale</w:t>
            </w:r>
            <w:r>
              <w:rPr>
                <w:spacing w:val="-5"/>
                <w:sz w:val="16"/>
                <w:szCs w:val="16"/>
              </w:rPr>
              <w:t xml:space="preserve"> </w:t>
            </w:r>
            <w:r>
              <w:rPr>
                <w:sz w:val="16"/>
                <w:szCs w:val="16"/>
              </w:rPr>
              <w:t>contemplated</w:t>
            </w:r>
            <w:r>
              <w:rPr>
                <w:spacing w:val="-1"/>
                <w:sz w:val="16"/>
                <w:szCs w:val="16"/>
              </w:rPr>
              <w:t xml:space="preserve"> </w:t>
            </w:r>
            <w:r>
              <w:rPr>
                <w:sz w:val="16"/>
                <w:szCs w:val="16"/>
              </w:rPr>
              <w:t>in</w:t>
            </w:r>
            <w:r>
              <w:rPr>
                <w:spacing w:val="-5"/>
                <w:sz w:val="16"/>
                <w:szCs w:val="16"/>
              </w:rPr>
              <w:t xml:space="preserve"> </w:t>
            </w:r>
            <w:r>
              <w:rPr>
                <w:sz w:val="16"/>
                <w:szCs w:val="16"/>
              </w:rPr>
              <w:t>Section</w:t>
            </w:r>
            <w:r>
              <w:rPr>
                <w:spacing w:val="-3"/>
                <w:sz w:val="16"/>
                <w:szCs w:val="16"/>
              </w:rPr>
              <w:t xml:space="preserve"> </w:t>
            </w:r>
            <w:r>
              <w:rPr>
                <w:sz w:val="16"/>
                <w:szCs w:val="16"/>
              </w:rPr>
              <w:t>12.7</w:t>
            </w:r>
            <w:r>
              <w:rPr>
                <w:spacing w:val="-5"/>
                <w:sz w:val="16"/>
                <w:szCs w:val="16"/>
              </w:rPr>
              <w:t xml:space="preserve"> </w:t>
            </w:r>
            <w:r>
              <w:rPr>
                <w:sz w:val="16"/>
                <w:szCs w:val="16"/>
              </w:rPr>
              <w:t>must be</w:t>
            </w:r>
            <w:r>
              <w:rPr>
                <w:spacing w:val="-3"/>
                <w:sz w:val="16"/>
                <w:szCs w:val="16"/>
              </w:rPr>
              <w:t xml:space="preserve"> </w:t>
            </w:r>
            <w:r>
              <w:rPr>
                <w:sz w:val="16"/>
                <w:szCs w:val="16"/>
              </w:rPr>
              <w:t>consummated</w:t>
            </w:r>
            <w:r>
              <w:rPr>
                <w:spacing w:val="-3"/>
                <w:sz w:val="16"/>
                <w:szCs w:val="16"/>
              </w:rPr>
              <w:t xml:space="preserve"> </w:t>
            </w:r>
            <w:r>
              <w:rPr>
                <w:sz w:val="16"/>
                <w:szCs w:val="16"/>
              </w:rPr>
              <w:t>as</w:t>
            </w:r>
            <w:r>
              <w:rPr>
                <w:spacing w:val="-4"/>
                <w:sz w:val="16"/>
                <w:szCs w:val="16"/>
              </w:rPr>
              <w:t xml:space="preserve"> </w:t>
            </w:r>
            <w:r>
              <w:rPr>
                <w:sz w:val="16"/>
                <w:szCs w:val="16"/>
              </w:rPr>
              <w:t>soon</w:t>
            </w:r>
            <w:r>
              <w:rPr>
                <w:spacing w:val="-3"/>
                <w:sz w:val="16"/>
                <w:szCs w:val="16"/>
              </w:rPr>
              <w:t xml:space="preserve"> </w:t>
            </w:r>
            <w:r>
              <w:rPr>
                <w:sz w:val="16"/>
                <w:szCs w:val="16"/>
              </w:rPr>
              <w:t>as</w:t>
            </w:r>
            <w:r>
              <w:rPr>
                <w:spacing w:val="-1"/>
                <w:sz w:val="16"/>
                <w:szCs w:val="16"/>
              </w:rPr>
              <w:t xml:space="preserve"> </w:t>
            </w:r>
            <w:r>
              <w:rPr>
                <w:sz w:val="16"/>
                <w:szCs w:val="16"/>
              </w:rPr>
              <w:t>practicable.</w:t>
            </w:r>
            <w:r>
              <w:rPr>
                <w:spacing w:val="39"/>
                <w:sz w:val="16"/>
                <w:szCs w:val="16"/>
              </w:rPr>
              <w:t xml:space="preserve"> </w:t>
            </w:r>
            <w:r>
              <w:rPr>
                <w:sz w:val="16"/>
                <w:szCs w:val="16"/>
              </w:rPr>
              <w:t>Following</w:t>
            </w:r>
            <w:r>
              <w:rPr>
                <w:spacing w:val="-3"/>
                <w:sz w:val="16"/>
                <w:szCs w:val="16"/>
              </w:rPr>
              <w:t xml:space="preserve"> </w:t>
            </w:r>
            <w:r>
              <w:rPr>
                <w:sz w:val="16"/>
                <w:szCs w:val="16"/>
              </w:rPr>
              <w:t>the</w:t>
            </w:r>
            <w:r>
              <w:rPr>
                <w:spacing w:val="-3"/>
                <w:sz w:val="16"/>
                <w:szCs w:val="16"/>
              </w:rPr>
              <w:t xml:space="preserve"> </w:t>
            </w:r>
            <w:r>
              <w:rPr>
                <w:sz w:val="16"/>
                <w:szCs w:val="16"/>
              </w:rPr>
              <w:t>delivery</w:t>
            </w:r>
            <w:r>
              <w:rPr>
                <w:spacing w:val="-1"/>
                <w:sz w:val="16"/>
                <w:szCs w:val="16"/>
              </w:rPr>
              <w:t xml:space="preserve"> </w:t>
            </w:r>
            <w:r>
              <w:rPr>
                <w:sz w:val="16"/>
                <w:szCs w:val="16"/>
              </w:rPr>
              <w:t>of</w:t>
            </w:r>
            <w:r>
              <w:rPr>
                <w:spacing w:val="-2"/>
                <w:sz w:val="16"/>
                <w:szCs w:val="16"/>
              </w:rPr>
              <w:t xml:space="preserve"> </w:t>
            </w:r>
            <w:r>
              <w:rPr>
                <w:sz w:val="16"/>
                <w:szCs w:val="16"/>
              </w:rPr>
              <w:t>a Notice of Intent as specified in Section 12.7(c), we or our designee have</w:t>
            </w:r>
            <w:r>
              <w:rPr>
                <w:spacing w:val="-11"/>
                <w:sz w:val="16"/>
                <w:szCs w:val="16"/>
              </w:rPr>
              <w:t xml:space="preserve"> </w:t>
            </w:r>
            <w:r>
              <w:rPr>
                <w:sz w:val="16"/>
                <w:szCs w:val="16"/>
              </w:rPr>
              <w:t>the</w:t>
            </w:r>
            <w:r>
              <w:rPr>
                <w:spacing w:val="-11"/>
                <w:sz w:val="16"/>
                <w:szCs w:val="16"/>
              </w:rPr>
              <w:t xml:space="preserve"> </w:t>
            </w:r>
            <w:r>
              <w:rPr>
                <w:sz w:val="16"/>
                <w:szCs w:val="16"/>
              </w:rPr>
              <w:t>right</w:t>
            </w:r>
            <w:r>
              <w:rPr>
                <w:spacing w:val="-11"/>
                <w:sz w:val="16"/>
                <w:szCs w:val="16"/>
              </w:rPr>
              <w:t xml:space="preserve"> </w:t>
            </w:r>
            <w:r>
              <w:rPr>
                <w:sz w:val="16"/>
                <w:szCs w:val="16"/>
              </w:rPr>
              <w:t>to</w:t>
            </w:r>
            <w:r>
              <w:rPr>
                <w:spacing w:val="-12"/>
                <w:sz w:val="16"/>
                <w:szCs w:val="16"/>
              </w:rPr>
              <w:t xml:space="preserve"> </w:t>
            </w:r>
            <w:r>
              <w:rPr>
                <w:sz w:val="16"/>
                <w:szCs w:val="16"/>
              </w:rPr>
              <w:t>take</w:t>
            </w:r>
            <w:r>
              <w:rPr>
                <w:spacing w:val="-9"/>
                <w:sz w:val="16"/>
                <w:szCs w:val="16"/>
              </w:rPr>
              <w:t xml:space="preserve"> </w:t>
            </w:r>
            <w:r>
              <w:rPr>
                <w:sz w:val="16"/>
                <w:szCs w:val="16"/>
              </w:rPr>
              <w:t>possession</w:t>
            </w:r>
            <w:r>
              <w:rPr>
                <w:spacing w:val="-10"/>
                <w:sz w:val="16"/>
                <w:szCs w:val="16"/>
              </w:rPr>
              <w:t xml:space="preserve"> </w:t>
            </w:r>
            <w:r>
              <w:rPr>
                <w:sz w:val="16"/>
                <w:szCs w:val="16"/>
              </w:rPr>
              <w:t>of</w:t>
            </w:r>
            <w:r>
              <w:rPr>
                <w:spacing w:val="-9"/>
                <w:sz w:val="16"/>
                <w:szCs w:val="16"/>
              </w:rPr>
              <w:t xml:space="preserve"> </w:t>
            </w:r>
            <w:r>
              <w:rPr>
                <w:sz w:val="16"/>
                <w:szCs w:val="16"/>
              </w:rPr>
              <w:t>the</w:t>
            </w:r>
            <w:r>
              <w:rPr>
                <w:spacing w:val="-12"/>
                <w:sz w:val="16"/>
                <w:szCs w:val="16"/>
              </w:rPr>
              <w:t xml:space="preserve"> </w:t>
            </w:r>
            <w:r>
              <w:rPr>
                <w:sz w:val="16"/>
                <w:szCs w:val="16"/>
              </w:rPr>
              <w:t>Franchise</w:t>
            </w:r>
            <w:r>
              <w:rPr>
                <w:spacing w:val="-11"/>
                <w:sz w:val="16"/>
                <w:szCs w:val="16"/>
              </w:rPr>
              <w:t xml:space="preserve"> </w:t>
            </w:r>
            <w:r>
              <w:rPr>
                <w:sz w:val="16"/>
                <w:szCs w:val="16"/>
              </w:rPr>
              <w:t>Assets</w:t>
            </w:r>
            <w:r>
              <w:rPr>
                <w:spacing w:val="-7"/>
                <w:sz w:val="16"/>
                <w:szCs w:val="16"/>
              </w:rPr>
              <w:t xml:space="preserve"> </w:t>
            </w:r>
            <w:r>
              <w:rPr>
                <w:sz w:val="16"/>
                <w:szCs w:val="16"/>
              </w:rPr>
              <w:t>and</w:t>
            </w:r>
            <w:r>
              <w:rPr>
                <w:spacing w:val="-12"/>
                <w:sz w:val="16"/>
                <w:szCs w:val="16"/>
              </w:rPr>
              <w:t xml:space="preserve"> </w:t>
            </w:r>
            <w:r>
              <w:rPr>
                <w:sz w:val="16"/>
                <w:szCs w:val="16"/>
              </w:rPr>
              <w:t>to</w:t>
            </w:r>
            <w:r>
              <w:rPr>
                <w:spacing w:val="-11"/>
                <w:sz w:val="16"/>
                <w:szCs w:val="16"/>
              </w:rPr>
              <w:t xml:space="preserve"> </w:t>
            </w:r>
            <w:r>
              <w:rPr>
                <w:sz w:val="16"/>
                <w:szCs w:val="16"/>
              </w:rPr>
              <w:t>carry on and develop the Franchise Assets for our exclusive benefit or for the benefit of our designee.</w:t>
            </w:r>
          </w:p>
        </w:tc>
      </w:tr>
      <w:tr w:rsidR="00C811EF" w14:paraId="317CE477" w14:textId="77777777">
        <w:trPr>
          <w:trHeight w:val="3834"/>
        </w:trPr>
        <w:tc>
          <w:tcPr>
            <w:tcW w:w="2791" w:type="dxa"/>
            <w:tcBorders>
              <w:top w:val="single" w:sz="6" w:space="0" w:color="000000"/>
              <w:left w:val="single" w:sz="4" w:space="0" w:color="000000"/>
              <w:bottom w:val="single" w:sz="6" w:space="0" w:color="000000"/>
              <w:right w:val="single" w:sz="4" w:space="0" w:color="000000"/>
            </w:tcBorders>
          </w:tcPr>
          <w:p w14:paraId="68F22769" w14:textId="77777777" w:rsidR="00C811EF" w:rsidRDefault="00C811EF">
            <w:pPr>
              <w:pStyle w:val="TableParagraph"/>
              <w:kinsoku w:val="0"/>
              <w:overflowPunct w:val="0"/>
              <w:spacing w:before="79"/>
              <w:ind w:left="79"/>
              <w:rPr>
                <w:spacing w:val="-2"/>
                <w:sz w:val="16"/>
                <w:szCs w:val="16"/>
              </w:rPr>
            </w:pPr>
            <w:r>
              <w:rPr>
                <w:sz w:val="16"/>
                <w:szCs w:val="16"/>
              </w:rPr>
              <w:t>(n)</w:t>
            </w:r>
            <w:r>
              <w:rPr>
                <w:spacing w:val="28"/>
                <w:sz w:val="16"/>
                <w:szCs w:val="16"/>
              </w:rPr>
              <w:t xml:space="preserve"> </w:t>
            </w:r>
            <w:r>
              <w:rPr>
                <w:sz w:val="16"/>
                <w:szCs w:val="16"/>
              </w:rPr>
              <w:t>Death</w:t>
            </w:r>
            <w:r>
              <w:rPr>
                <w:spacing w:val="-2"/>
                <w:sz w:val="16"/>
                <w:szCs w:val="16"/>
              </w:rPr>
              <w:t xml:space="preserve"> </w:t>
            </w:r>
            <w:r>
              <w:rPr>
                <w:sz w:val="16"/>
                <w:szCs w:val="16"/>
              </w:rPr>
              <w:t>or</w:t>
            </w:r>
            <w:r>
              <w:rPr>
                <w:spacing w:val="-1"/>
                <w:sz w:val="16"/>
                <w:szCs w:val="16"/>
              </w:rPr>
              <w:t xml:space="preserve"> </w:t>
            </w:r>
            <w:r>
              <w:rPr>
                <w:spacing w:val="-2"/>
                <w:sz w:val="16"/>
                <w:szCs w:val="16"/>
              </w:rPr>
              <w:t>incapacitation</w:t>
            </w:r>
          </w:p>
        </w:tc>
        <w:tc>
          <w:tcPr>
            <w:tcW w:w="1800" w:type="dxa"/>
            <w:tcBorders>
              <w:top w:val="single" w:sz="6" w:space="0" w:color="000000"/>
              <w:left w:val="single" w:sz="4" w:space="0" w:color="000000"/>
              <w:bottom w:val="single" w:sz="6" w:space="0" w:color="000000"/>
              <w:right w:val="single" w:sz="4" w:space="0" w:color="000000"/>
            </w:tcBorders>
          </w:tcPr>
          <w:p w14:paraId="2CDEDB36" w14:textId="77777777" w:rsidR="00C811EF" w:rsidRDefault="00C811EF">
            <w:pPr>
              <w:pStyle w:val="TableParagraph"/>
              <w:kinsoku w:val="0"/>
              <w:overflowPunct w:val="0"/>
              <w:spacing w:before="79"/>
              <w:ind w:left="79"/>
              <w:rPr>
                <w:spacing w:val="-4"/>
                <w:sz w:val="16"/>
                <w:szCs w:val="16"/>
              </w:rPr>
            </w:pPr>
            <w:r>
              <w:rPr>
                <w:spacing w:val="-4"/>
                <w:sz w:val="16"/>
                <w:szCs w:val="16"/>
              </w:rPr>
              <w:t>14.1</w:t>
            </w:r>
          </w:p>
        </w:tc>
        <w:tc>
          <w:tcPr>
            <w:tcW w:w="5016" w:type="dxa"/>
            <w:tcBorders>
              <w:top w:val="single" w:sz="6" w:space="0" w:color="000000"/>
              <w:left w:val="single" w:sz="4" w:space="0" w:color="000000"/>
              <w:bottom w:val="single" w:sz="6" w:space="0" w:color="000000"/>
              <w:right w:val="single" w:sz="4" w:space="0" w:color="000000"/>
            </w:tcBorders>
          </w:tcPr>
          <w:p w14:paraId="7C8C67F4" w14:textId="77777777" w:rsidR="00C811EF" w:rsidRDefault="00C811EF">
            <w:pPr>
              <w:pStyle w:val="TableParagraph"/>
              <w:kinsoku w:val="0"/>
              <w:overflowPunct w:val="0"/>
              <w:spacing w:before="79"/>
              <w:ind w:left="79" w:right="63"/>
              <w:jc w:val="both"/>
              <w:rPr>
                <w:sz w:val="16"/>
                <w:szCs w:val="16"/>
              </w:rPr>
            </w:pPr>
            <w:r>
              <w:rPr>
                <w:sz w:val="16"/>
                <w:szCs w:val="16"/>
              </w:rPr>
              <w:t>If any of your controlling shareholders dies or has a Permanent Disability,</w:t>
            </w:r>
            <w:r>
              <w:rPr>
                <w:spacing w:val="-12"/>
                <w:sz w:val="16"/>
                <w:szCs w:val="16"/>
              </w:rPr>
              <w:t xml:space="preserve"> </w:t>
            </w:r>
            <w:r>
              <w:rPr>
                <w:sz w:val="16"/>
                <w:szCs w:val="16"/>
              </w:rPr>
              <w:t>then</w:t>
            </w:r>
            <w:r>
              <w:rPr>
                <w:spacing w:val="-11"/>
                <w:sz w:val="16"/>
                <w:szCs w:val="16"/>
              </w:rPr>
              <w:t xml:space="preserve"> </w:t>
            </w:r>
            <w:r>
              <w:rPr>
                <w:sz w:val="16"/>
                <w:szCs w:val="16"/>
              </w:rPr>
              <w:t>the</w:t>
            </w:r>
            <w:r>
              <w:rPr>
                <w:spacing w:val="-11"/>
                <w:sz w:val="16"/>
                <w:szCs w:val="16"/>
              </w:rPr>
              <w:t xml:space="preserve"> </w:t>
            </w:r>
            <w:r>
              <w:rPr>
                <w:sz w:val="16"/>
                <w:szCs w:val="16"/>
              </w:rPr>
              <w:t>rights</w:t>
            </w:r>
            <w:r>
              <w:rPr>
                <w:spacing w:val="-11"/>
                <w:sz w:val="16"/>
                <w:szCs w:val="16"/>
              </w:rPr>
              <w:t xml:space="preserve"> </w:t>
            </w:r>
            <w:r>
              <w:rPr>
                <w:sz w:val="16"/>
                <w:szCs w:val="16"/>
              </w:rPr>
              <w:t>granted</w:t>
            </w:r>
            <w:r>
              <w:rPr>
                <w:spacing w:val="-11"/>
                <w:sz w:val="16"/>
                <w:szCs w:val="16"/>
              </w:rPr>
              <w:t xml:space="preserve"> </w:t>
            </w:r>
            <w:r>
              <w:rPr>
                <w:sz w:val="16"/>
                <w:szCs w:val="16"/>
              </w:rPr>
              <w:t>hereunder</w:t>
            </w:r>
            <w:r>
              <w:rPr>
                <w:spacing w:val="-11"/>
                <w:sz w:val="16"/>
                <w:szCs w:val="16"/>
              </w:rPr>
              <w:t xml:space="preserve"> </w:t>
            </w:r>
            <w:r>
              <w:rPr>
                <w:sz w:val="16"/>
                <w:szCs w:val="16"/>
              </w:rPr>
              <w:t>may</w:t>
            </w:r>
            <w:r>
              <w:rPr>
                <w:spacing w:val="-11"/>
                <w:sz w:val="16"/>
                <w:szCs w:val="16"/>
              </w:rPr>
              <w:t xml:space="preserve"> </w:t>
            </w:r>
            <w:r>
              <w:rPr>
                <w:sz w:val="16"/>
                <w:szCs w:val="16"/>
              </w:rPr>
              <w:t>be</w:t>
            </w:r>
            <w:r>
              <w:rPr>
                <w:spacing w:val="-11"/>
                <w:sz w:val="16"/>
                <w:szCs w:val="16"/>
              </w:rPr>
              <w:t xml:space="preserve"> </w:t>
            </w:r>
            <w:r>
              <w:rPr>
                <w:sz w:val="16"/>
                <w:szCs w:val="16"/>
              </w:rPr>
              <w:t>transferred</w:t>
            </w:r>
            <w:r>
              <w:rPr>
                <w:spacing w:val="-12"/>
                <w:sz w:val="16"/>
                <w:szCs w:val="16"/>
              </w:rPr>
              <w:t xml:space="preserve"> </w:t>
            </w:r>
            <w:r>
              <w:rPr>
                <w:sz w:val="16"/>
                <w:szCs w:val="16"/>
              </w:rPr>
              <w:t>to</w:t>
            </w:r>
            <w:r>
              <w:rPr>
                <w:spacing w:val="-11"/>
                <w:sz w:val="16"/>
                <w:szCs w:val="16"/>
              </w:rPr>
              <w:t xml:space="preserve"> </w:t>
            </w:r>
            <w:r>
              <w:rPr>
                <w:sz w:val="16"/>
                <w:szCs w:val="16"/>
              </w:rPr>
              <w:t>the heirs or personal representatives of the deceased or disabled shareholder if our prior written consent is first obtained. We are entitled to not provide our consent to such transfer unless the conditions set out in Section 13.4 of the Franchise Agreement have been satisfied, save and except for those conditions set out at Sections</w:t>
            </w:r>
            <w:r>
              <w:rPr>
                <w:spacing w:val="-12"/>
                <w:sz w:val="16"/>
                <w:szCs w:val="16"/>
              </w:rPr>
              <w:t xml:space="preserve"> </w:t>
            </w:r>
            <w:r>
              <w:rPr>
                <w:sz w:val="16"/>
                <w:szCs w:val="16"/>
              </w:rPr>
              <w:t>13.3(f)</w:t>
            </w:r>
            <w:r>
              <w:rPr>
                <w:spacing w:val="-11"/>
                <w:sz w:val="16"/>
                <w:szCs w:val="16"/>
              </w:rPr>
              <w:t xml:space="preserve"> </w:t>
            </w:r>
            <w:r>
              <w:rPr>
                <w:sz w:val="16"/>
                <w:szCs w:val="16"/>
              </w:rPr>
              <w:t>and</w:t>
            </w:r>
            <w:r>
              <w:rPr>
                <w:spacing w:val="-11"/>
                <w:sz w:val="16"/>
                <w:szCs w:val="16"/>
              </w:rPr>
              <w:t xml:space="preserve"> </w:t>
            </w:r>
            <w:r>
              <w:rPr>
                <w:sz w:val="16"/>
                <w:szCs w:val="16"/>
              </w:rPr>
              <w:t>(k)</w:t>
            </w:r>
            <w:r>
              <w:rPr>
                <w:spacing w:val="10"/>
                <w:sz w:val="16"/>
                <w:szCs w:val="16"/>
              </w:rPr>
              <w:t xml:space="preserve"> </w:t>
            </w:r>
            <w:r>
              <w:rPr>
                <w:sz w:val="16"/>
                <w:szCs w:val="16"/>
              </w:rPr>
              <w:t>of</w:t>
            </w:r>
            <w:r>
              <w:rPr>
                <w:spacing w:val="-11"/>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w:t>
            </w:r>
            <w:r>
              <w:rPr>
                <w:spacing w:val="-11"/>
                <w:sz w:val="16"/>
                <w:szCs w:val="16"/>
              </w:rPr>
              <w:t xml:space="preserve"> </w:t>
            </w:r>
            <w:r>
              <w:rPr>
                <w:sz w:val="16"/>
                <w:szCs w:val="16"/>
              </w:rPr>
              <w:t>(notwithstanding the foregoing, you shall pay us all legal fees and disbursements incurred</w:t>
            </w:r>
            <w:r>
              <w:rPr>
                <w:spacing w:val="-2"/>
                <w:sz w:val="16"/>
                <w:szCs w:val="16"/>
              </w:rPr>
              <w:t xml:space="preserve"> </w:t>
            </w:r>
            <w:r>
              <w:rPr>
                <w:sz w:val="16"/>
                <w:szCs w:val="16"/>
              </w:rPr>
              <w:t>by us in</w:t>
            </w:r>
            <w:r>
              <w:rPr>
                <w:spacing w:val="-4"/>
                <w:sz w:val="16"/>
                <w:szCs w:val="16"/>
              </w:rPr>
              <w:t xml:space="preserve"> </w:t>
            </w:r>
            <w:r>
              <w:rPr>
                <w:sz w:val="16"/>
                <w:szCs w:val="16"/>
              </w:rPr>
              <w:t>connection</w:t>
            </w:r>
            <w:r>
              <w:rPr>
                <w:spacing w:val="-2"/>
                <w:sz w:val="16"/>
                <w:szCs w:val="16"/>
              </w:rPr>
              <w:t xml:space="preserve"> </w:t>
            </w:r>
            <w:r>
              <w:rPr>
                <w:sz w:val="16"/>
                <w:szCs w:val="16"/>
              </w:rPr>
              <w:t>with</w:t>
            </w:r>
            <w:r>
              <w:rPr>
                <w:spacing w:val="-4"/>
                <w:sz w:val="16"/>
                <w:szCs w:val="16"/>
              </w:rPr>
              <w:t xml:space="preserve"> </w:t>
            </w:r>
            <w:r>
              <w:rPr>
                <w:sz w:val="16"/>
                <w:szCs w:val="16"/>
              </w:rPr>
              <w:t>the</w:t>
            </w:r>
            <w:r>
              <w:rPr>
                <w:spacing w:val="-2"/>
                <w:sz w:val="16"/>
                <w:szCs w:val="16"/>
              </w:rPr>
              <w:t xml:space="preserve"> </w:t>
            </w:r>
            <w:r>
              <w:rPr>
                <w:sz w:val="16"/>
                <w:szCs w:val="16"/>
              </w:rPr>
              <w:t>transfer).</w:t>
            </w:r>
            <w:r>
              <w:rPr>
                <w:spacing w:val="-3"/>
                <w:sz w:val="16"/>
                <w:szCs w:val="16"/>
              </w:rPr>
              <w:t xml:space="preserve"> </w:t>
            </w:r>
            <w:r>
              <w:rPr>
                <w:sz w:val="16"/>
                <w:szCs w:val="16"/>
              </w:rPr>
              <w:t>In</w:t>
            </w:r>
            <w:r>
              <w:rPr>
                <w:spacing w:val="-2"/>
                <w:sz w:val="16"/>
                <w:szCs w:val="16"/>
              </w:rPr>
              <w:t xml:space="preserve"> </w:t>
            </w:r>
            <w:r>
              <w:rPr>
                <w:sz w:val="16"/>
                <w:szCs w:val="16"/>
              </w:rPr>
              <w:t>the</w:t>
            </w:r>
            <w:r>
              <w:rPr>
                <w:spacing w:val="-2"/>
                <w:sz w:val="16"/>
                <w:szCs w:val="16"/>
              </w:rPr>
              <w:t xml:space="preserve"> </w:t>
            </w:r>
            <w:r>
              <w:rPr>
                <w:sz w:val="16"/>
                <w:szCs w:val="16"/>
              </w:rPr>
              <w:t>event</w:t>
            </w:r>
            <w:r>
              <w:rPr>
                <w:spacing w:val="-3"/>
                <w:sz w:val="16"/>
                <w:szCs w:val="16"/>
              </w:rPr>
              <w:t xml:space="preserve"> </w:t>
            </w:r>
            <w:r>
              <w:rPr>
                <w:sz w:val="16"/>
                <w:szCs w:val="16"/>
              </w:rPr>
              <w:t>that</w:t>
            </w:r>
            <w:r>
              <w:rPr>
                <w:spacing w:val="-3"/>
                <w:sz w:val="16"/>
                <w:szCs w:val="16"/>
              </w:rPr>
              <w:t xml:space="preserve"> </w:t>
            </w:r>
            <w:r>
              <w:rPr>
                <w:sz w:val="16"/>
                <w:szCs w:val="16"/>
              </w:rPr>
              <w:t>such conditions are not satisfied or the transfer has not been completed within 180 days of the death or Permanent Disability, we shall be entitled to terminate the Franchise Agreement by notice, in the case of death, to the controlling shareholder’s estate, and, in the case of Permanent Disability, to the controlling shareholder or to the controlling</w:t>
            </w:r>
            <w:r>
              <w:rPr>
                <w:spacing w:val="-10"/>
                <w:sz w:val="16"/>
                <w:szCs w:val="16"/>
              </w:rPr>
              <w:t xml:space="preserve"> </w:t>
            </w:r>
            <w:r>
              <w:rPr>
                <w:sz w:val="16"/>
                <w:szCs w:val="16"/>
              </w:rPr>
              <w:t>shareholder’s</w:t>
            </w:r>
            <w:r>
              <w:rPr>
                <w:spacing w:val="-6"/>
                <w:sz w:val="16"/>
                <w:szCs w:val="16"/>
              </w:rPr>
              <w:t xml:space="preserve"> </w:t>
            </w:r>
            <w:r>
              <w:rPr>
                <w:sz w:val="16"/>
                <w:szCs w:val="16"/>
              </w:rPr>
              <w:t>representative,</w:t>
            </w:r>
            <w:r>
              <w:rPr>
                <w:spacing w:val="-6"/>
                <w:sz w:val="16"/>
                <w:szCs w:val="16"/>
              </w:rPr>
              <w:t xml:space="preserve"> </w:t>
            </w:r>
            <w:r>
              <w:rPr>
                <w:sz w:val="16"/>
                <w:szCs w:val="16"/>
              </w:rPr>
              <w:t>as</w:t>
            </w:r>
            <w:r>
              <w:rPr>
                <w:spacing w:val="-8"/>
                <w:sz w:val="16"/>
                <w:szCs w:val="16"/>
              </w:rPr>
              <w:t xml:space="preserve"> </w:t>
            </w:r>
            <w:r>
              <w:rPr>
                <w:sz w:val="16"/>
                <w:szCs w:val="16"/>
              </w:rPr>
              <w:t>the</w:t>
            </w:r>
            <w:r>
              <w:rPr>
                <w:spacing w:val="-8"/>
                <w:sz w:val="16"/>
                <w:szCs w:val="16"/>
              </w:rPr>
              <w:t xml:space="preserve"> </w:t>
            </w:r>
            <w:r>
              <w:rPr>
                <w:sz w:val="16"/>
                <w:szCs w:val="16"/>
              </w:rPr>
              <w:t>case</w:t>
            </w:r>
            <w:r>
              <w:rPr>
                <w:spacing w:val="-10"/>
                <w:sz w:val="16"/>
                <w:szCs w:val="16"/>
              </w:rPr>
              <w:t xml:space="preserve"> </w:t>
            </w:r>
            <w:r>
              <w:rPr>
                <w:sz w:val="16"/>
                <w:szCs w:val="16"/>
              </w:rPr>
              <w:t>may</w:t>
            </w:r>
            <w:r>
              <w:rPr>
                <w:spacing w:val="-6"/>
                <w:sz w:val="16"/>
                <w:szCs w:val="16"/>
              </w:rPr>
              <w:t xml:space="preserve"> </w:t>
            </w:r>
            <w:r>
              <w:rPr>
                <w:sz w:val="16"/>
                <w:szCs w:val="16"/>
              </w:rPr>
              <w:t>be,</w:t>
            </w:r>
            <w:r>
              <w:rPr>
                <w:spacing w:val="-9"/>
                <w:sz w:val="16"/>
                <w:szCs w:val="16"/>
              </w:rPr>
              <w:t xml:space="preserve"> </w:t>
            </w:r>
            <w:r>
              <w:rPr>
                <w:sz w:val="16"/>
                <w:szCs w:val="16"/>
              </w:rPr>
              <w:t>and</w:t>
            </w:r>
            <w:r>
              <w:rPr>
                <w:spacing w:val="-7"/>
                <w:sz w:val="16"/>
                <w:szCs w:val="16"/>
              </w:rPr>
              <w:t xml:space="preserve"> </w:t>
            </w:r>
            <w:r>
              <w:rPr>
                <w:sz w:val="16"/>
                <w:szCs w:val="16"/>
              </w:rPr>
              <w:t>the provisions of Section 12.3 of the Franchise Agreement shall then apply.</w:t>
            </w:r>
            <w:r>
              <w:rPr>
                <w:spacing w:val="40"/>
                <w:sz w:val="16"/>
                <w:szCs w:val="16"/>
              </w:rPr>
              <w:t xml:space="preserve"> </w:t>
            </w:r>
            <w:r>
              <w:rPr>
                <w:sz w:val="16"/>
                <w:szCs w:val="16"/>
              </w:rPr>
              <w:t>The costs of any examination required to determine a “Permanent Disability” by Section 14.1 of the Franchise Agreement shall be paid by us.</w:t>
            </w:r>
          </w:p>
        </w:tc>
      </w:tr>
      <w:tr w:rsidR="00C811EF" w14:paraId="52130345" w14:textId="77777777">
        <w:trPr>
          <w:trHeight w:val="6227"/>
        </w:trPr>
        <w:tc>
          <w:tcPr>
            <w:tcW w:w="2791" w:type="dxa"/>
            <w:tcBorders>
              <w:top w:val="single" w:sz="6" w:space="0" w:color="000000"/>
              <w:left w:val="single" w:sz="4" w:space="0" w:color="000000"/>
              <w:bottom w:val="single" w:sz="6" w:space="0" w:color="000000"/>
              <w:right w:val="single" w:sz="4" w:space="0" w:color="000000"/>
            </w:tcBorders>
          </w:tcPr>
          <w:p w14:paraId="1F558791" w14:textId="77777777" w:rsidR="00C811EF" w:rsidRDefault="00C811EF">
            <w:pPr>
              <w:pStyle w:val="TableParagraph"/>
              <w:tabs>
                <w:tab w:val="left" w:pos="1982"/>
              </w:tabs>
              <w:kinsoku w:val="0"/>
              <w:overflowPunct w:val="0"/>
              <w:spacing w:before="79"/>
              <w:ind w:left="350" w:right="68" w:hanging="272"/>
              <w:rPr>
                <w:sz w:val="16"/>
                <w:szCs w:val="16"/>
              </w:rPr>
            </w:pPr>
            <w:r>
              <w:rPr>
                <w:sz w:val="16"/>
                <w:szCs w:val="16"/>
              </w:rPr>
              <w:t>(o)</w:t>
            </w:r>
            <w:r>
              <w:rPr>
                <w:spacing w:val="40"/>
                <w:sz w:val="16"/>
                <w:szCs w:val="16"/>
              </w:rPr>
              <w:t xml:space="preserve"> </w:t>
            </w:r>
            <w:r>
              <w:rPr>
                <w:sz w:val="16"/>
                <w:szCs w:val="16"/>
              </w:rPr>
              <w:t>Non-competition</w:t>
            </w:r>
            <w:r>
              <w:rPr>
                <w:sz w:val="16"/>
                <w:szCs w:val="16"/>
              </w:rPr>
              <w:tab/>
            </w:r>
            <w:r>
              <w:rPr>
                <w:spacing w:val="-2"/>
                <w:sz w:val="16"/>
                <w:szCs w:val="16"/>
              </w:rPr>
              <w:t xml:space="preserve">covenants </w:t>
            </w:r>
            <w:r>
              <w:rPr>
                <w:sz w:val="16"/>
                <w:szCs w:val="16"/>
              </w:rPr>
              <w:t>during the term of the franchise</w:t>
            </w:r>
          </w:p>
        </w:tc>
        <w:tc>
          <w:tcPr>
            <w:tcW w:w="1800" w:type="dxa"/>
            <w:tcBorders>
              <w:top w:val="single" w:sz="6" w:space="0" w:color="000000"/>
              <w:left w:val="single" w:sz="4" w:space="0" w:color="000000"/>
              <w:bottom w:val="single" w:sz="6" w:space="0" w:color="000000"/>
              <w:right w:val="single" w:sz="4" w:space="0" w:color="000000"/>
            </w:tcBorders>
          </w:tcPr>
          <w:p w14:paraId="2F3E9374" w14:textId="77777777" w:rsidR="00C811EF" w:rsidRDefault="00C811EF">
            <w:pPr>
              <w:pStyle w:val="TableParagraph"/>
              <w:kinsoku w:val="0"/>
              <w:overflowPunct w:val="0"/>
              <w:spacing w:before="79"/>
              <w:ind w:left="79"/>
              <w:rPr>
                <w:spacing w:val="-4"/>
                <w:sz w:val="16"/>
                <w:szCs w:val="16"/>
              </w:rPr>
            </w:pPr>
            <w:r>
              <w:rPr>
                <w:spacing w:val="-4"/>
                <w:sz w:val="16"/>
                <w:szCs w:val="16"/>
              </w:rPr>
              <w:t>15.1</w:t>
            </w:r>
          </w:p>
        </w:tc>
        <w:tc>
          <w:tcPr>
            <w:tcW w:w="5016" w:type="dxa"/>
            <w:tcBorders>
              <w:top w:val="single" w:sz="6" w:space="0" w:color="000000"/>
              <w:left w:val="single" w:sz="4" w:space="0" w:color="000000"/>
              <w:bottom w:val="single" w:sz="6" w:space="0" w:color="000000"/>
              <w:right w:val="single" w:sz="4" w:space="0" w:color="000000"/>
            </w:tcBorders>
          </w:tcPr>
          <w:p w14:paraId="0EAB9173" w14:textId="2E3E93AD" w:rsidR="00C811EF" w:rsidRDefault="00C811EF">
            <w:pPr>
              <w:pStyle w:val="TableParagraph"/>
              <w:kinsoku w:val="0"/>
              <w:overflowPunct w:val="0"/>
              <w:spacing w:before="79"/>
              <w:ind w:left="79" w:right="64"/>
              <w:jc w:val="both"/>
              <w:rPr>
                <w:sz w:val="16"/>
                <w:szCs w:val="16"/>
              </w:rPr>
            </w:pPr>
            <w:r>
              <w:rPr>
                <w:sz w:val="16"/>
                <w:szCs w:val="16"/>
              </w:rPr>
              <w:t xml:space="preserve">To maintain the confidentiality of </w:t>
            </w:r>
            <w:r w:rsidR="00240D2F">
              <w:rPr>
                <w:sz w:val="16"/>
                <w:szCs w:val="16"/>
              </w:rPr>
              <w:t>[SYSTEM NAME]</w:t>
            </w:r>
            <w:r>
              <w:rPr>
                <w:sz w:val="16"/>
                <w:szCs w:val="16"/>
              </w:rPr>
              <w:t xml:space="preserve"> and our marketing and operational plans and programs, and other information, you, the Guarantors and</w:t>
            </w:r>
            <w:r>
              <w:rPr>
                <w:spacing w:val="-1"/>
                <w:sz w:val="16"/>
                <w:szCs w:val="16"/>
              </w:rPr>
              <w:t xml:space="preserve"> </w:t>
            </w:r>
            <w:r>
              <w:rPr>
                <w:sz w:val="16"/>
                <w:szCs w:val="16"/>
              </w:rPr>
              <w:t>your</w:t>
            </w:r>
            <w:r>
              <w:rPr>
                <w:spacing w:val="-2"/>
                <w:sz w:val="16"/>
                <w:szCs w:val="16"/>
              </w:rPr>
              <w:t xml:space="preserve"> </w:t>
            </w:r>
            <w:r>
              <w:rPr>
                <w:sz w:val="16"/>
                <w:szCs w:val="16"/>
              </w:rPr>
              <w:t>Affiliates, either individually or</w:t>
            </w:r>
            <w:r>
              <w:rPr>
                <w:spacing w:val="-2"/>
                <w:sz w:val="16"/>
                <w:szCs w:val="16"/>
              </w:rPr>
              <w:t xml:space="preserve"> </w:t>
            </w:r>
            <w:r>
              <w:rPr>
                <w:sz w:val="16"/>
                <w:szCs w:val="16"/>
              </w:rPr>
              <w:t>in partnership</w:t>
            </w:r>
            <w:r>
              <w:rPr>
                <w:spacing w:val="-1"/>
                <w:sz w:val="16"/>
                <w:szCs w:val="16"/>
              </w:rPr>
              <w:t xml:space="preserve"> </w:t>
            </w:r>
            <w:r>
              <w:rPr>
                <w:sz w:val="16"/>
                <w:szCs w:val="16"/>
              </w:rPr>
              <w:t>or jointly or in conjunction with any person, firm, association, syndicate or corporation, as principal, agent, shareholder or in any manner whatsoever (each a “Related Party” and collectively, the “Related Parties”) shall not during the Term of the Franchise Agreement and any renewal term thereof:</w:t>
            </w:r>
          </w:p>
          <w:p w14:paraId="66F7A71E" w14:textId="77777777" w:rsidR="00C811EF" w:rsidRDefault="00C811EF">
            <w:pPr>
              <w:pStyle w:val="TableParagraph"/>
              <w:kinsoku w:val="0"/>
              <w:overflowPunct w:val="0"/>
              <w:spacing w:before="1"/>
              <w:ind w:left="79" w:right="28"/>
              <w:rPr>
                <w:sz w:val="16"/>
                <w:szCs w:val="16"/>
              </w:rPr>
            </w:pPr>
            <w:r>
              <w:rPr>
                <w:sz w:val="16"/>
                <w:szCs w:val="16"/>
              </w:rPr>
              <w:t>(a)be a member of, or</w:t>
            </w:r>
            <w:r>
              <w:rPr>
                <w:spacing w:val="-1"/>
                <w:sz w:val="16"/>
                <w:szCs w:val="16"/>
              </w:rPr>
              <w:t xml:space="preserve"> </w:t>
            </w:r>
            <w:r>
              <w:rPr>
                <w:sz w:val="16"/>
                <w:szCs w:val="16"/>
              </w:rPr>
              <w:t>otherwise</w:t>
            </w:r>
            <w:r>
              <w:rPr>
                <w:spacing w:val="-1"/>
                <w:sz w:val="16"/>
                <w:szCs w:val="16"/>
              </w:rPr>
              <w:t xml:space="preserve"> </w:t>
            </w:r>
            <w:r>
              <w:rPr>
                <w:sz w:val="16"/>
                <w:szCs w:val="16"/>
              </w:rPr>
              <w:t>be</w:t>
            </w:r>
            <w:r>
              <w:rPr>
                <w:spacing w:val="-1"/>
                <w:sz w:val="16"/>
                <w:szCs w:val="16"/>
              </w:rPr>
              <w:t xml:space="preserve"> </w:t>
            </w:r>
            <w:r>
              <w:rPr>
                <w:sz w:val="16"/>
                <w:szCs w:val="16"/>
              </w:rPr>
              <w:t>associated</w:t>
            </w:r>
            <w:r>
              <w:rPr>
                <w:spacing w:val="-1"/>
                <w:sz w:val="16"/>
                <w:szCs w:val="16"/>
              </w:rPr>
              <w:t xml:space="preserve"> </w:t>
            </w:r>
            <w:r>
              <w:rPr>
                <w:sz w:val="16"/>
                <w:szCs w:val="16"/>
              </w:rPr>
              <w:t>with, any consortium or other organization engaged, directly or indirectly, in the purchase or arranging for the purchase of a Competitive Business; (b)personally,</w:t>
            </w:r>
            <w:r>
              <w:rPr>
                <w:spacing w:val="40"/>
                <w:sz w:val="16"/>
                <w:szCs w:val="16"/>
              </w:rPr>
              <w:t xml:space="preserve"> </w:t>
            </w:r>
            <w:r>
              <w:rPr>
                <w:sz w:val="16"/>
                <w:szCs w:val="16"/>
              </w:rPr>
              <w:t>directly</w:t>
            </w:r>
            <w:r>
              <w:rPr>
                <w:spacing w:val="40"/>
                <w:sz w:val="16"/>
                <w:szCs w:val="16"/>
              </w:rPr>
              <w:t xml:space="preserve"> </w:t>
            </w:r>
            <w:r>
              <w:rPr>
                <w:sz w:val="16"/>
                <w:szCs w:val="16"/>
              </w:rPr>
              <w:t>or</w:t>
            </w:r>
            <w:r>
              <w:rPr>
                <w:spacing w:val="40"/>
                <w:sz w:val="16"/>
                <w:szCs w:val="16"/>
              </w:rPr>
              <w:t xml:space="preserve"> </w:t>
            </w:r>
            <w:r>
              <w:rPr>
                <w:sz w:val="16"/>
                <w:szCs w:val="16"/>
              </w:rPr>
              <w:t>indirectly</w:t>
            </w:r>
            <w:r>
              <w:rPr>
                <w:spacing w:val="40"/>
                <w:sz w:val="16"/>
                <w:szCs w:val="16"/>
              </w:rPr>
              <w:t xml:space="preserve"> </w:t>
            </w:r>
            <w:r>
              <w:rPr>
                <w:sz w:val="16"/>
                <w:szCs w:val="16"/>
              </w:rPr>
              <w:t>or</w:t>
            </w:r>
            <w:r>
              <w:rPr>
                <w:spacing w:val="40"/>
                <w:sz w:val="16"/>
                <w:szCs w:val="16"/>
              </w:rPr>
              <w:t xml:space="preserve"> </w:t>
            </w:r>
            <w:r>
              <w:rPr>
                <w:sz w:val="16"/>
                <w:szCs w:val="16"/>
              </w:rPr>
              <w:t>through</w:t>
            </w:r>
            <w:r>
              <w:rPr>
                <w:spacing w:val="40"/>
                <w:sz w:val="16"/>
                <w:szCs w:val="16"/>
              </w:rPr>
              <w:t xml:space="preserve"> </w:t>
            </w:r>
            <w:r>
              <w:rPr>
                <w:sz w:val="16"/>
                <w:szCs w:val="16"/>
              </w:rPr>
              <w:t>a</w:t>
            </w:r>
            <w:r>
              <w:rPr>
                <w:spacing w:val="40"/>
                <w:sz w:val="16"/>
                <w:szCs w:val="16"/>
              </w:rPr>
              <w:t xml:space="preserve"> </w:t>
            </w:r>
            <w:r>
              <w:rPr>
                <w:sz w:val="16"/>
                <w:szCs w:val="16"/>
              </w:rPr>
              <w:t>Related</w:t>
            </w:r>
            <w:r>
              <w:rPr>
                <w:spacing w:val="40"/>
                <w:sz w:val="16"/>
                <w:szCs w:val="16"/>
              </w:rPr>
              <w:t xml:space="preserve"> </w:t>
            </w:r>
            <w:r>
              <w:rPr>
                <w:sz w:val="16"/>
                <w:szCs w:val="16"/>
              </w:rPr>
              <w:t>Party, maintain</w:t>
            </w:r>
            <w:r>
              <w:rPr>
                <w:spacing w:val="-6"/>
                <w:sz w:val="16"/>
                <w:szCs w:val="16"/>
              </w:rPr>
              <w:t xml:space="preserve"> </w:t>
            </w:r>
            <w:r>
              <w:rPr>
                <w:sz w:val="16"/>
                <w:szCs w:val="16"/>
              </w:rPr>
              <w:t>any</w:t>
            </w:r>
            <w:r>
              <w:rPr>
                <w:spacing w:val="-5"/>
                <w:sz w:val="16"/>
                <w:szCs w:val="16"/>
              </w:rPr>
              <w:t xml:space="preserve"> </w:t>
            </w:r>
            <w:r>
              <w:rPr>
                <w:sz w:val="16"/>
                <w:szCs w:val="16"/>
              </w:rPr>
              <w:t>ownership</w:t>
            </w:r>
            <w:r>
              <w:rPr>
                <w:spacing w:val="-6"/>
                <w:sz w:val="16"/>
                <w:szCs w:val="16"/>
              </w:rPr>
              <w:t xml:space="preserve"> </w:t>
            </w:r>
            <w:r>
              <w:rPr>
                <w:sz w:val="16"/>
                <w:szCs w:val="16"/>
              </w:rPr>
              <w:t>or</w:t>
            </w:r>
            <w:r>
              <w:rPr>
                <w:spacing w:val="-9"/>
                <w:sz w:val="16"/>
                <w:szCs w:val="16"/>
              </w:rPr>
              <w:t xml:space="preserve"> </w:t>
            </w:r>
            <w:r>
              <w:rPr>
                <w:sz w:val="16"/>
                <w:szCs w:val="16"/>
              </w:rPr>
              <w:t>leasehold</w:t>
            </w:r>
            <w:r>
              <w:rPr>
                <w:spacing w:val="-6"/>
                <w:sz w:val="16"/>
                <w:szCs w:val="16"/>
              </w:rPr>
              <w:t xml:space="preserve"> </w:t>
            </w:r>
            <w:r>
              <w:rPr>
                <w:sz w:val="16"/>
                <w:szCs w:val="16"/>
              </w:rPr>
              <w:t>interest</w:t>
            </w:r>
            <w:r>
              <w:rPr>
                <w:spacing w:val="-5"/>
                <w:sz w:val="16"/>
                <w:szCs w:val="16"/>
              </w:rPr>
              <w:t xml:space="preserve"> </w:t>
            </w:r>
            <w:r>
              <w:rPr>
                <w:sz w:val="16"/>
                <w:szCs w:val="16"/>
              </w:rPr>
              <w:t>in</w:t>
            </w:r>
            <w:r>
              <w:rPr>
                <w:spacing w:val="-6"/>
                <w:sz w:val="16"/>
                <w:szCs w:val="16"/>
              </w:rPr>
              <w:t xml:space="preserve"> </w:t>
            </w:r>
            <w:r>
              <w:rPr>
                <w:sz w:val="16"/>
                <w:szCs w:val="16"/>
              </w:rPr>
              <w:t>or</w:t>
            </w:r>
            <w:r>
              <w:rPr>
                <w:spacing w:val="-6"/>
                <w:sz w:val="16"/>
                <w:szCs w:val="16"/>
              </w:rPr>
              <w:t xml:space="preserve"> </w:t>
            </w:r>
            <w:r>
              <w:rPr>
                <w:sz w:val="16"/>
                <w:szCs w:val="16"/>
              </w:rPr>
              <w:t>business</w:t>
            </w:r>
            <w:r>
              <w:rPr>
                <w:spacing w:val="-4"/>
                <w:sz w:val="16"/>
                <w:szCs w:val="16"/>
              </w:rPr>
              <w:t xml:space="preserve"> </w:t>
            </w:r>
            <w:r>
              <w:rPr>
                <w:sz w:val="16"/>
                <w:szCs w:val="16"/>
              </w:rPr>
              <w:t>affiliation with any franchised system other than a franchise operated under a direct agreement with us;</w:t>
            </w:r>
          </w:p>
          <w:p w14:paraId="45D30888" w14:textId="77777777" w:rsidR="00C811EF" w:rsidRDefault="00C811EF">
            <w:pPr>
              <w:pStyle w:val="TableParagraph"/>
              <w:numPr>
                <w:ilvl w:val="0"/>
                <w:numId w:val="63"/>
              </w:numPr>
              <w:tabs>
                <w:tab w:val="left" w:pos="265"/>
              </w:tabs>
              <w:kinsoku w:val="0"/>
              <w:overflowPunct w:val="0"/>
              <w:ind w:right="64" w:firstLine="0"/>
              <w:jc w:val="both"/>
              <w:rPr>
                <w:spacing w:val="-2"/>
                <w:sz w:val="16"/>
                <w:szCs w:val="16"/>
              </w:rPr>
            </w:pPr>
            <w:r>
              <w:rPr>
                <w:sz w:val="16"/>
                <w:szCs w:val="16"/>
              </w:rPr>
              <w:t>authorize or allow independent contractors or any third party with whom</w:t>
            </w:r>
            <w:r>
              <w:rPr>
                <w:spacing w:val="-12"/>
                <w:sz w:val="16"/>
                <w:szCs w:val="16"/>
              </w:rPr>
              <w:t xml:space="preserve"> </w:t>
            </w:r>
            <w:r>
              <w:rPr>
                <w:sz w:val="16"/>
                <w:szCs w:val="16"/>
              </w:rPr>
              <w:t>you</w:t>
            </w:r>
            <w:r>
              <w:rPr>
                <w:spacing w:val="-11"/>
                <w:sz w:val="16"/>
                <w:szCs w:val="16"/>
              </w:rPr>
              <w:t xml:space="preserve"> </w:t>
            </w:r>
            <w:r>
              <w:rPr>
                <w:sz w:val="16"/>
                <w:szCs w:val="16"/>
              </w:rPr>
              <w:t>transact</w:t>
            </w:r>
            <w:r>
              <w:rPr>
                <w:spacing w:val="-11"/>
                <w:sz w:val="16"/>
                <w:szCs w:val="16"/>
              </w:rPr>
              <w:t xml:space="preserve"> </w:t>
            </w:r>
            <w:r>
              <w:rPr>
                <w:sz w:val="16"/>
                <w:szCs w:val="16"/>
              </w:rPr>
              <w:t>business</w:t>
            </w:r>
            <w:r>
              <w:rPr>
                <w:spacing w:val="-11"/>
                <w:sz w:val="16"/>
                <w:szCs w:val="16"/>
              </w:rPr>
              <w:t xml:space="preserve"> </w:t>
            </w:r>
            <w:r>
              <w:rPr>
                <w:sz w:val="16"/>
                <w:szCs w:val="16"/>
              </w:rPr>
              <w:t>to</w:t>
            </w:r>
            <w:r>
              <w:rPr>
                <w:spacing w:val="-11"/>
                <w:sz w:val="16"/>
                <w:szCs w:val="16"/>
              </w:rPr>
              <w:t xml:space="preserve"> </w:t>
            </w:r>
            <w:r>
              <w:rPr>
                <w:sz w:val="16"/>
                <w:szCs w:val="16"/>
              </w:rPr>
              <w:t>use</w:t>
            </w:r>
            <w:r>
              <w:rPr>
                <w:spacing w:val="-11"/>
                <w:sz w:val="16"/>
                <w:szCs w:val="16"/>
              </w:rPr>
              <w:t xml:space="preserve"> </w:t>
            </w:r>
            <w:r>
              <w:rPr>
                <w:sz w:val="16"/>
                <w:szCs w:val="16"/>
              </w:rPr>
              <w:t>or</w:t>
            </w:r>
            <w:r>
              <w:rPr>
                <w:spacing w:val="-11"/>
                <w:sz w:val="16"/>
                <w:szCs w:val="16"/>
              </w:rPr>
              <w:t xml:space="preserve"> </w:t>
            </w:r>
            <w:r>
              <w:rPr>
                <w:sz w:val="16"/>
                <w:szCs w:val="16"/>
              </w:rPr>
              <w:t>have</w:t>
            </w:r>
            <w:r>
              <w:rPr>
                <w:spacing w:val="-11"/>
                <w:sz w:val="16"/>
                <w:szCs w:val="16"/>
              </w:rPr>
              <w:t xml:space="preserve"> </w:t>
            </w:r>
            <w:r>
              <w:rPr>
                <w:sz w:val="16"/>
                <w:szCs w:val="16"/>
              </w:rPr>
              <w:t>access</w:t>
            </w:r>
            <w:r>
              <w:rPr>
                <w:spacing w:val="-12"/>
                <w:sz w:val="16"/>
                <w:szCs w:val="16"/>
              </w:rPr>
              <w:t xml:space="preserve"> </w:t>
            </w:r>
            <w:r>
              <w:rPr>
                <w:sz w:val="16"/>
                <w:szCs w:val="16"/>
              </w:rPr>
              <w:t>to</w:t>
            </w:r>
            <w:r>
              <w:rPr>
                <w:spacing w:val="-11"/>
                <w:sz w:val="16"/>
                <w:szCs w:val="16"/>
              </w:rPr>
              <w:t xml:space="preserve"> </w:t>
            </w:r>
            <w:r>
              <w:rPr>
                <w:sz w:val="16"/>
                <w:szCs w:val="16"/>
              </w:rPr>
              <w:t>our</w:t>
            </w:r>
            <w:r>
              <w:rPr>
                <w:spacing w:val="-11"/>
                <w:sz w:val="16"/>
                <w:szCs w:val="16"/>
              </w:rPr>
              <w:t xml:space="preserve"> </w:t>
            </w:r>
            <w:r>
              <w:rPr>
                <w:sz w:val="16"/>
                <w:szCs w:val="16"/>
              </w:rPr>
              <w:t xml:space="preserve">Confidential </w:t>
            </w:r>
            <w:proofErr w:type="gramStart"/>
            <w:r>
              <w:rPr>
                <w:spacing w:val="-2"/>
                <w:sz w:val="16"/>
                <w:szCs w:val="16"/>
              </w:rPr>
              <w:t>Information;</w:t>
            </w:r>
            <w:proofErr w:type="gramEnd"/>
          </w:p>
          <w:p w14:paraId="4BFB330E" w14:textId="77777777" w:rsidR="00C811EF" w:rsidRDefault="00C811EF">
            <w:pPr>
              <w:pStyle w:val="TableParagraph"/>
              <w:numPr>
                <w:ilvl w:val="0"/>
                <w:numId w:val="63"/>
              </w:numPr>
              <w:tabs>
                <w:tab w:val="left" w:pos="272"/>
              </w:tabs>
              <w:kinsoku w:val="0"/>
              <w:overflowPunct w:val="0"/>
              <w:ind w:right="65" w:firstLine="0"/>
              <w:jc w:val="both"/>
              <w:rPr>
                <w:sz w:val="16"/>
                <w:szCs w:val="16"/>
              </w:rPr>
            </w:pPr>
            <w:r>
              <w:rPr>
                <w:sz w:val="16"/>
                <w:szCs w:val="16"/>
              </w:rPr>
              <w:t>either individually or</w:t>
            </w:r>
            <w:r>
              <w:rPr>
                <w:spacing w:val="-1"/>
                <w:sz w:val="16"/>
                <w:szCs w:val="16"/>
              </w:rPr>
              <w:t xml:space="preserve"> </w:t>
            </w:r>
            <w:r>
              <w:rPr>
                <w:sz w:val="16"/>
                <w:szCs w:val="16"/>
              </w:rPr>
              <w:t xml:space="preserve">in partnership or jointly or in conjunction with any Related Party or person, firm, association, syndicate or corporation, as principal, agent, shareholder, advisor, consultant, or </w:t>
            </w:r>
            <w:r>
              <w:rPr>
                <w:spacing w:val="-2"/>
                <w:sz w:val="16"/>
                <w:szCs w:val="16"/>
              </w:rPr>
              <w:t>in</w:t>
            </w:r>
            <w:r>
              <w:rPr>
                <w:spacing w:val="-6"/>
                <w:sz w:val="16"/>
                <w:szCs w:val="16"/>
              </w:rPr>
              <w:t xml:space="preserve"> </w:t>
            </w:r>
            <w:r>
              <w:rPr>
                <w:spacing w:val="-2"/>
                <w:sz w:val="16"/>
                <w:szCs w:val="16"/>
              </w:rPr>
              <w:t>any</w:t>
            </w:r>
            <w:r>
              <w:rPr>
                <w:spacing w:val="-3"/>
                <w:sz w:val="16"/>
                <w:szCs w:val="16"/>
              </w:rPr>
              <w:t xml:space="preserve"> </w:t>
            </w:r>
            <w:r>
              <w:rPr>
                <w:spacing w:val="-2"/>
                <w:sz w:val="16"/>
                <w:szCs w:val="16"/>
              </w:rPr>
              <w:t>manner</w:t>
            </w:r>
            <w:r>
              <w:rPr>
                <w:spacing w:val="-6"/>
                <w:sz w:val="16"/>
                <w:szCs w:val="16"/>
              </w:rPr>
              <w:t xml:space="preserve"> </w:t>
            </w:r>
            <w:r>
              <w:rPr>
                <w:spacing w:val="-2"/>
                <w:sz w:val="16"/>
                <w:szCs w:val="16"/>
              </w:rPr>
              <w:t>whatsoever,</w:t>
            </w:r>
            <w:r>
              <w:rPr>
                <w:spacing w:val="-7"/>
                <w:sz w:val="16"/>
                <w:szCs w:val="16"/>
              </w:rPr>
              <w:t xml:space="preserve"> </w:t>
            </w:r>
            <w:r>
              <w:rPr>
                <w:spacing w:val="-2"/>
                <w:sz w:val="16"/>
                <w:szCs w:val="16"/>
              </w:rPr>
              <w:t>carry</w:t>
            </w:r>
            <w:r>
              <w:rPr>
                <w:spacing w:val="-3"/>
                <w:sz w:val="16"/>
                <w:szCs w:val="16"/>
              </w:rPr>
              <w:t xml:space="preserve"> </w:t>
            </w:r>
            <w:r>
              <w:rPr>
                <w:spacing w:val="-2"/>
                <w:sz w:val="16"/>
                <w:szCs w:val="16"/>
              </w:rPr>
              <w:t>on</w:t>
            </w:r>
            <w:r>
              <w:rPr>
                <w:spacing w:val="-6"/>
                <w:sz w:val="16"/>
                <w:szCs w:val="16"/>
              </w:rPr>
              <w:t xml:space="preserve"> </w:t>
            </w:r>
            <w:r>
              <w:rPr>
                <w:spacing w:val="-2"/>
                <w:sz w:val="16"/>
                <w:szCs w:val="16"/>
              </w:rPr>
              <w:t>or</w:t>
            </w:r>
            <w:r>
              <w:rPr>
                <w:spacing w:val="-6"/>
                <w:sz w:val="16"/>
                <w:szCs w:val="16"/>
              </w:rPr>
              <w:t xml:space="preserve"> </w:t>
            </w:r>
            <w:r>
              <w:rPr>
                <w:spacing w:val="-2"/>
                <w:sz w:val="16"/>
                <w:szCs w:val="16"/>
              </w:rPr>
              <w:t>be</w:t>
            </w:r>
            <w:r>
              <w:rPr>
                <w:spacing w:val="-6"/>
                <w:sz w:val="16"/>
                <w:szCs w:val="16"/>
              </w:rPr>
              <w:t xml:space="preserve"> </w:t>
            </w:r>
            <w:r>
              <w:rPr>
                <w:spacing w:val="-2"/>
                <w:sz w:val="16"/>
                <w:szCs w:val="16"/>
              </w:rPr>
              <w:t>engaged</w:t>
            </w:r>
            <w:r>
              <w:rPr>
                <w:spacing w:val="-6"/>
                <w:sz w:val="16"/>
                <w:szCs w:val="16"/>
              </w:rPr>
              <w:t xml:space="preserve"> </w:t>
            </w:r>
            <w:r>
              <w:rPr>
                <w:spacing w:val="-2"/>
                <w:sz w:val="16"/>
                <w:szCs w:val="16"/>
              </w:rPr>
              <w:t>in</w:t>
            </w:r>
            <w:r>
              <w:rPr>
                <w:spacing w:val="-6"/>
                <w:sz w:val="16"/>
                <w:szCs w:val="16"/>
              </w:rPr>
              <w:t xml:space="preserve"> </w:t>
            </w:r>
            <w:r>
              <w:rPr>
                <w:spacing w:val="-2"/>
                <w:sz w:val="16"/>
                <w:szCs w:val="16"/>
              </w:rPr>
              <w:t>or</w:t>
            </w:r>
            <w:r>
              <w:rPr>
                <w:spacing w:val="-6"/>
                <w:sz w:val="16"/>
                <w:szCs w:val="16"/>
              </w:rPr>
              <w:t xml:space="preserve"> </w:t>
            </w:r>
            <w:r>
              <w:rPr>
                <w:spacing w:val="-2"/>
                <w:sz w:val="16"/>
                <w:szCs w:val="16"/>
              </w:rPr>
              <w:t>be</w:t>
            </w:r>
            <w:r>
              <w:rPr>
                <w:spacing w:val="-6"/>
                <w:sz w:val="16"/>
                <w:szCs w:val="16"/>
              </w:rPr>
              <w:t xml:space="preserve"> </w:t>
            </w:r>
            <w:r>
              <w:rPr>
                <w:spacing w:val="-2"/>
                <w:sz w:val="16"/>
                <w:szCs w:val="16"/>
              </w:rPr>
              <w:t xml:space="preserve">concerned </w:t>
            </w:r>
            <w:r>
              <w:rPr>
                <w:sz w:val="16"/>
                <w:szCs w:val="16"/>
              </w:rPr>
              <w:t>with</w:t>
            </w:r>
            <w:r>
              <w:rPr>
                <w:spacing w:val="-5"/>
                <w:sz w:val="16"/>
                <w:szCs w:val="16"/>
              </w:rPr>
              <w:t xml:space="preserve"> </w:t>
            </w:r>
            <w:r>
              <w:rPr>
                <w:sz w:val="16"/>
                <w:szCs w:val="16"/>
              </w:rPr>
              <w:t>or</w:t>
            </w:r>
            <w:r>
              <w:rPr>
                <w:spacing w:val="-5"/>
                <w:sz w:val="16"/>
                <w:szCs w:val="16"/>
              </w:rPr>
              <w:t xml:space="preserve"> </w:t>
            </w:r>
            <w:r>
              <w:rPr>
                <w:sz w:val="16"/>
                <w:szCs w:val="16"/>
              </w:rPr>
              <w:t>interested</w:t>
            </w:r>
            <w:r>
              <w:rPr>
                <w:spacing w:val="-5"/>
                <w:sz w:val="16"/>
                <w:szCs w:val="16"/>
              </w:rPr>
              <w:t xml:space="preserve"> </w:t>
            </w:r>
            <w:r>
              <w:rPr>
                <w:sz w:val="16"/>
                <w:szCs w:val="16"/>
              </w:rPr>
              <w:t>in</w:t>
            </w:r>
            <w:r>
              <w:rPr>
                <w:spacing w:val="-5"/>
                <w:sz w:val="16"/>
                <w:szCs w:val="16"/>
              </w:rPr>
              <w:t xml:space="preserve"> </w:t>
            </w:r>
            <w:r>
              <w:rPr>
                <w:sz w:val="16"/>
                <w:szCs w:val="16"/>
              </w:rPr>
              <w:t>or</w:t>
            </w:r>
            <w:r>
              <w:rPr>
                <w:spacing w:val="-5"/>
                <w:sz w:val="16"/>
                <w:szCs w:val="16"/>
              </w:rPr>
              <w:t xml:space="preserve"> </w:t>
            </w:r>
            <w:r>
              <w:rPr>
                <w:sz w:val="16"/>
                <w:szCs w:val="16"/>
              </w:rPr>
              <w:t>advise,</w:t>
            </w:r>
            <w:r>
              <w:rPr>
                <w:spacing w:val="-6"/>
                <w:sz w:val="16"/>
                <w:szCs w:val="16"/>
              </w:rPr>
              <w:t xml:space="preserve"> </w:t>
            </w:r>
            <w:r>
              <w:rPr>
                <w:sz w:val="16"/>
                <w:szCs w:val="16"/>
              </w:rPr>
              <w:t>lend</w:t>
            </w:r>
            <w:r>
              <w:rPr>
                <w:spacing w:val="-5"/>
                <w:sz w:val="16"/>
                <w:szCs w:val="16"/>
              </w:rPr>
              <w:t xml:space="preserve"> </w:t>
            </w:r>
            <w:r>
              <w:rPr>
                <w:sz w:val="16"/>
                <w:szCs w:val="16"/>
              </w:rPr>
              <w:t>money</w:t>
            </w:r>
            <w:r>
              <w:rPr>
                <w:spacing w:val="-4"/>
                <w:sz w:val="16"/>
                <w:szCs w:val="16"/>
              </w:rPr>
              <w:t xml:space="preserve"> </w:t>
            </w:r>
            <w:r>
              <w:rPr>
                <w:sz w:val="16"/>
                <w:szCs w:val="16"/>
              </w:rPr>
              <w:t>to,</w:t>
            </w:r>
            <w:r>
              <w:rPr>
                <w:spacing w:val="-4"/>
                <w:sz w:val="16"/>
                <w:szCs w:val="16"/>
              </w:rPr>
              <w:t xml:space="preserve"> </w:t>
            </w:r>
            <w:r>
              <w:rPr>
                <w:sz w:val="16"/>
                <w:szCs w:val="16"/>
              </w:rPr>
              <w:t>guarantee</w:t>
            </w:r>
            <w:r>
              <w:rPr>
                <w:spacing w:val="-5"/>
                <w:sz w:val="16"/>
                <w:szCs w:val="16"/>
              </w:rPr>
              <w:t xml:space="preserve"> </w:t>
            </w:r>
            <w:r>
              <w:rPr>
                <w:sz w:val="16"/>
                <w:szCs w:val="16"/>
              </w:rPr>
              <w:t>the</w:t>
            </w:r>
            <w:r>
              <w:rPr>
                <w:spacing w:val="-5"/>
                <w:sz w:val="16"/>
                <w:szCs w:val="16"/>
              </w:rPr>
              <w:t xml:space="preserve"> </w:t>
            </w:r>
            <w:r>
              <w:rPr>
                <w:sz w:val="16"/>
                <w:szCs w:val="16"/>
              </w:rPr>
              <w:t>debts</w:t>
            </w:r>
            <w:r>
              <w:rPr>
                <w:spacing w:val="-3"/>
                <w:sz w:val="16"/>
                <w:szCs w:val="16"/>
              </w:rPr>
              <w:t xml:space="preserve"> </w:t>
            </w:r>
            <w:r>
              <w:rPr>
                <w:sz w:val="16"/>
                <w:szCs w:val="16"/>
              </w:rPr>
              <w:t>or obligations of or permit your name or any part thereof to be used or employed in a Competitive Business;</w:t>
            </w:r>
            <w:r>
              <w:rPr>
                <w:spacing w:val="40"/>
                <w:sz w:val="16"/>
                <w:szCs w:val="16"/>
              </w:rPr>
              <w:t xml:space="preserve"> </w:t>
            </w:r>
            <w:r>
              <w:rPr>
                <w:sz w:val="16"/>
                <w:szCs w:val="16"/>
              </w:rPr>
              <w:t>or</w:t>
            </w:r>
          </w:p>
          <w:p w14:paraId="7EE27E44" w14:textId="2B02ADA4" w:rsidR="00C811EF" w:rsidRDefault="00C811EF">
            <w:pPr>
              <w:pStyle w:val="TableParagraph"/>
              <w:numPr>
                <w:ilvl w:val="0"/>
                <w:numId w:val="63"/>
              </w:numPr>
              <w:tabs>
                <w:tab w:val="left" w:pos="799"/>
              </w:tabs>
              <w:kinsoku w:val="0"/>
              <w:overflowPunct w:val="0"/>
              <w:ind w:right="64" w:firstLine="0"/>
              <w:jc w:val="both"/>
              <w:rPr>
                <w:sz w:val="16"/>
                <w:szCs w:val="16"/>
              </w:rPr>
            </w:pPr>
            <w:r>
              <w:rPr>
                <w:sz w:val="16"/>
                <w:szCs w:val="16"/>
              </w:rPr>
              <w:t>either directly or indirectly engage in any activities that would be</w:t>
            </w:r>
            <w:r>
              <w:rPr>
                <w:spacing w:val="-2"/>
                <w:sz w:val="16"/>
                <w:szCs w:val="16"/>
              </w:rPr>
              <w:t xml:space="preserve"> </w:t>
            </w:r>
            <w:r>
              <w:rPr>
                <w:sz w:val="16"/>
                <w:szCs w:val="16"/>
              </w:rPr>
              <w:t>detrimental</w:t>
            </w:r>
            <w:r>
              <w:rPr>
                <w:spacing w:val="-1"/>
                <w:sz w:val="16"/>
                <w:szCs w:val="16"/>
              </w:rPr>
              <w:t xml:space="preserve"> </w:t>
            </w:r>
            <w:r>
              <w:rPr>
                <w:sz w:val="16"/>
                <w:szCs w:val="16"/>
              </w:rPr>
              <w:t>to</w:t>
            </w:r>
            <w:r>
              <w:rPr>
                <w:spacing w:val="-1"/>
                <w:sz w:val="16"/>
                <w:szCs w:val="16"/>
              </w:rPr>
              <w:t xml:space="preserve"> </w:t>
            </w:r>
            <w:r>
              <w:rPr>
                <w:sz w:val="16"/>
                <w:szCs w:val="16"/>
              </w:rPr>
              <w:t>or</w:t>
            </w:r>
            <w:r>
              <w:rPr>
                <w:spacing w:val="-1"/>
                <w:sz w:val="16"/>
                <w:szCs w:val="16"/>
              </w:rPr>
              <w:t xml:space="preserve"> </w:t>
            </w:r>
            <w:r>
              <w:rPr>
                <w:sz w:val="16"/>
                <w:szCs w:val="16"/>
              </w:rPr>
              <w:t>interfere with</w:t>
            </w:r>
            <w:r>
              <w:rPr>
                <w:spacing w:val="-1"/>
                <w:sz w:val="16"/>
                <w:szCs w:val="16"/>
              </w:rPr>
              <w:t xml:space="preserve"> </w:t>
            </w:r>
            <w:r>
              <w:rPr>
                <w:sz w:val="16"/>
                <w:szCs w:val="16"/>
              </w:rPr>
              <w:t>our</w:t>
            </w:r>
            <w:r>
              <w:rPr>
                <w:spacing w:val="-2"/>
                <w:sz w:val="16"/>
                <w:szCs w:val="16"/>
              </w:rPr>
              <w:t xml:space="preserve"> </w:t>
            </w:r>
            <w:r>
              <w:rPr>
                <w:sz w:val="16"/>
                <w:szCs w:val="16"/>
              </w:rPr>
              <w:t xml:space="preserve">operation, reputation, or goodwill or that of the </w:t>
            </w:r>
            <w:del w:id="644" w:author="Matthew Levine" w:date="2025-06-06T13:36:00Z" w16du:dateUtc="2025-06-06T17:36:00Z">
              <w:r w:rsidDel="00D31982">
                <w:rPr>
                  <w:sz w:val="16"/>
                  <w:szCs w:val="16"/>
                </w:rPr>
                <w:delText>Studio</w:delText>
              </w:r>
            </w:del>
            <w:ins w:id="645" w:author="Matthew Levine" w:date="2025-06-06T13:36:00Z" w16du:dateUtc="2025-06-06T17:36:00Z">
              <w:r w:rsidR="00D31982">
                <w:rPr>
                  <w:sz w:val="16"/>
                  <w:szCs w:val="16"/>
                </w:rPr>
                <w:t>[Premise Café]</w:t>
              </w:r>
            </w:ins>
            <w:r>
              <w:rPr>
                <w:sz w:val="16"/>
                <w:szCs w:val="16"/>
              </w:rPr>
              <w:t xml:space="preserve"> or </w:t>
            </w:r>
            <w:r w:rsidR="00240D2F">
              <w:rPr>
                <w:sz w:val="16"/>
                <w:szCs w:val="16"/>
              </w:rPr>
              <w:t>[SYSTEM NAME]</w:t>
            </w:r>
            <w:r>
              <w:rPr>
                <w:sz w:val="16"/>
                <w:szCs w:val="16"/>
              </w:rPr>
              <w:t>, including, without limitation, by making, posting, and/or transmitting disparaging comments</w:t>
            </w:r>
            <w:r>
              <w:rPr>
                <w:spacing w:val="-8"/>
                <w:sz w:val="16"/>
                <w:szCs w:val="16"/>
              </w:rPr>
              <w:t xml:space="preserve"> </w:t>
            </w:r>
            <w:r>
              <w:rPr>
                <w:sz w:val="16"/>
                <w:szCs w:val="16"/>
              </w:rPr>
              <w:t>about</w:t>
            </w:r>
            <w:r>
              <w:rPr>
                <w:spacing w:val="-8"/>
                <w:sz w:val="16"/>
                <w:szCs w:val="16"/>
              </w:rPr>
              <w:t xml:space="preserve"> </w:t>
            </w:r>
            <w:r>
              <w:rPr>
                <w:sz w:val="16"/>
                <w:szCs w:val="16"/>
              </w:rPr>
              <w:t>us,</w:t>
            </w:r>
            <w:r>
              <w:rPr>
                <w:spacing w:val="-6"/>
                <w:sz w:val="16"/>
                <w:szCs w:val="16"/>
              </w:rPr>
              <w:t xml:space="preserve"> </w:t>
            </w:r>
            <w:r>
              <w:rPr>
                <w:sz w:val="16"/>
                <w:szCs w:val="16"/>
              </w:rPr>
              <w:t>our</w:t>
            </w:r>
            <w:r>
              <w:rPr>
                <w:spacing w:val="-9"/>
                <w:sz w:val="16"/>
                <w:szCs w:val="16"/>
              </w:rPr>
              <w:t xml:space="preserve"> </w:t>
            </w:r>
            <w:r>
              <w:rPr>
                <w:sz w:val="16"/>
                <w:szCs w:val="16"/>
              </w:rPr>
              <w:t>Affiliates,</w:t>
            </w:r>
            <w:r>
              <w:rPr>
                <w:spacing w:val="-10"/>
                <w:sz w:val="16"/>
                <w:szCs w:val="16"/>
              </w:rPr>
              <w:t xml:space="preserve"> </w:t>
            </w:r>
            <w:r>
              <w:rPr>
                <w:sz w:val="16"/>
                <w:szCs w:val="16"/>
              </w:rPr>
              <w:t>the</w:t>
            </w:r>
            <w:r>
              <w:rPr>
                <w:spacing w:val="-8"/>
                <w:sz w:val="16"/>
                <w:szCs w:val="16"/>
              </w:rPr>
              <w:t xml:space="preserve"> </w:t>
            </w:r>
            <w:r>
              <w:rPr>
                <w:sz w:val="16"/>
                <w:szCs w:val="16"/>
              </w:rPr>
              <w:t>Marks,</w:t>
            </w:r>
            <w:r>
              <w:rPr>
                <w:spacing w:val="-8"/>
                <w:sz w:val="16"/>
                <w:szCs w:val="16"/>
              </w:rPr>
              <w:t xml:space="preserve"> </w:t>
            </w:r>
            <w:r>
              <w:rPr>
                <w:sz w:val="16"/>
                <w:szCs w:val="16"/>
              </w:rPr>
              <w:t>the</w:t>
            </w:r>
            <w:r>
              <w:rPr>
                <w:spacing w:val="-9"/>
                <w:sz w:val="16"/>
                <w:szCs w:val="16"/>
              </w:rPr>
              <w:t xml:space="preserve"> </w:t>
            </w:r>
            <w:del w:id="646" w:author="Matthew Levine" w:date="2025-06-06T13:36:00Z" w16du:dateUtc="2025-06-06T17:36:00Z">
              <w:r w:rsidDel="00D31982">
                <w:rPr>
                  <w:sz w:val="16"/>
                  <w:szCs w:val="16"/>
                </w:rPr>
                <w:delText>Studio</w:delText>
              </w:r>
            </w:del>
            <w:ins w:id="647" w:author="Matthew Levine" w:date="2025-06-06T13:36:00Z" w16du:dateUtc="2025-06-06T17:36:00Z">
              <w:r w:rsidR="00D31982">
                <w:rPr>
                  <w:sz w:val="16"/>
                  <w:szCs w:val="16"/>
                </w:rPr>
                <w:t>[Premise Café]</w:t>
              </w:r>
            </w:ins>
            <w:r>
              <w:rPr>
                <w:spacing w:val="-12"/>
                <w:sz w:val="16"/>
                <w:szCs w:val="16"/>
              </w:rPr>
              <w:t xml:space="preserve"> </w:t>
            </w:r>
            <w:r>
              <w:rPr>
                <w:sz w:val="16"/>
                <w:szCs w:val="16"/>
              </w:rPr>
              <w:t>,</w:t>
            </w:r>
            <w:r>
              <w:rPr>
                <w:spacing w:val="-5"/>
                <w:sz w:val="16"/>
                <w:szCs w:val="16"/>
              </w:rPr>
              <w:t xml:space="preserve"> </w:t>
            </w:r>
            <w:r>
              <w:rPr>
                <w:sz w:val="16"/>
                <w:szCs w:val="16"/>
              </w:rPr>
              <w:t>other</w:t>
            </w:r>
            <w:r>
              <w:rPr>
                <w:spacing w:val="-8"/>
                <w:sz w:val="16"/>
                <w:szCs w:val="16"/>
              </w:rPr>
              <w:t xml:space="preserve"> </w:t>
            </w:r>
            <w:r>
              <w:rPr>
                <w:sz w:val="16"/>
                <w:szCs w:val="16"/>
              </w:rPr>
              <w:t>of</w:t>
            </w:r>
            <w:r>
              <w:rPr>
                <w:spacing w:val="-8"/>
                <w:sz w:val="16"/>
                <w:szCs w:val="16"/>
              </w:rPr>
              <w:t xml:space="preserve"> </w:t>
            </w:r>
            <w:r>
              <w:rPr>
                <w:sz w:val="16"/>
                <w:szCs w:val="16"/>
              </w:rPr>
              <w:t xml:space="preserve">our franchisees and/or </w:t>
            </w:r>
            <w:r w:rsidR="00240D2F">
              <w:rPr>
                <w:sz w:val="16"/>
                <w:szCs w:val="16"/>
              </w:rPr>
              <w:t>[SYSTEM NAME]</w:t>
            </w:r>
            <w:r>
              <w:rPr>
                <w:sz w:val="16"/>
                <w:szCs w:val="16"/>
              </w:rPr>
              <w:t>, in an advertisement, letter, e-mail, Internet chat room, teleconference, website, social or professional networking site, or any other such medium.</w:t>
            </w:r>
          </w:p>
        </w:tc>
      </w:tr>
    </w:tbl>
    <w:p w14:paraId="3E713E9D"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197BF0FE" w14:textId="77777777" w:rsidR="00C811EF" w:rsidRDefault="00C811EF">
      <w:pPr>
        <w:pStyle w:val="BodyText"/>
        <w:kinsoku w:val="0"/>
        <w:overflowPunct w:val="0"/>
        <w:rPr>
          <w:b/>
          <w:bCs/>
        </w:rPr>
      </w:pPr>
    </w:p>
    <w:p w14:paraId="42D8FF97" w14:textId="77777777" w:rsidR="00C811EF" w:rsidRDefault="00C811EF">
      <w:pPr>
        <w:pStyle w:val="BodyText"/>
        <w:kinsoku w:val="0"/>
        <w:overflowPunct w:val="0"/>
        <w:rPr>
          <w:b/>
          <w:bCs/>
        </w:rPr>
      </w:pPr>
    </w:p>
    <w:p w14:paraId="19D209FE" w14:textId="77777777" w:rsidR="00C811EF" w:rsidRDefault="00C811EF">
      <w:pPr>
        <w:pStyle w:val="BodyText"/>
        <w:kinsoku w:val="0"/>
        <w:overflowPunct w:val="0"/>
        <w:rPr>
          <w:b/>
          <w:bCs/>
        </w:rPr>
      </w:pPr>
    </w:p>
    <w:p w14:paraId="29D6095A"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0D3BE43C"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13317E64" w14:textId="77777777" w:rsidR="00C811EF" w:rsidRDefault="00C811EF">
            <w:pPr>
              <w:pStyle w:val="TableParagraph"/>
              <w:kinsoku w:val="0"/>
              <w:overflowPunct w:val="0"/>
              <w:spacing w:before="91"/>
              <w:rPr>
                <w:b/>
                <w:bCs/>
                <w:sz w:val="20"/>
                <w:szCs w:val="20"/>
              </w:rPr>
            </w:pPr>
          </w:p>
          <w:p w14:paraId="6CCA7ABF"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2ED3E8F9"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129D6E67" w14:textId="77777777" w:rsidR="00C811EF" w:rsidRDefault="00C811EF">
            <w:pPr>
              <w:pStyle w:val="TableParagraph"/>
              <w:kinsoku w:val="0"/>
              <w:overflowPunct w:val="0"/>
              <w:spacing w:before="91"/>
              <w:rPr>
                <w:b/>
                <w:bCs/>
                <w:sz w:val="20"/>
                <w:szCs w:val="20"/>
              </w:rPr>
            </w:pPr>
          </w:p>
          <w:p w14:paraId="3CA12602"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47CE9A8A" w14:textId="77777777">
        <w:trPr>
          <w:trHeight w:val="8435"/>
        </w:trPr>
        <w:tc>
          <w:tcPr>
            <w:tcW w:w="2791" w:type="dxa"/>
            <w:tcBorders>
              <w:top w:val="single" w:sz="6" w:space="0" w:color="000000"/>
              <w:left w:val="single" w:sz="4" w:space="0" w:color="000000"/>
              <w:bottom w:val="single" w:sz="6" w:space="0" w:color="000000"/>
              <w:right w:val="single" w:sz="4" w:space="0" w:color="000000"/>
            </w:tcBorders>
          </w:tcPr>
          <w:p w14:paraId="4DAF8C8A" w14:textId="77777777" w:rsidR="00C811EF" w:rsidRDefault="00C811EF">
            <w:pPr>
              <w:pStyle w:val="TableParagraph"/>
              <w:kinsoku w:val="0"/>
              <w:overflowPunct w:val="0"/>
              <w:spacing w:before="79"/>
              <w:ind w:left="350" w:right="66" w:hanging="272"/>
              <w:jc w:val="both"/>
              <w:rPr>
                <w:spacing w:val="-2"/>
                <w:sz w:val="16"/>
                <w:szCs w:val="16"/>
              </w:rPr>
            </w:pPr>
            <w:r>
              <w:rPr>
                <w:sz w:val="16"/>
                <w:szCs w:val="16"/>
              </w:rPr>
              <w:t xml:space="preserve">(p) Non-competition covenants after the franchise </w:t>
            </w:r>
            <w:proofErr w:type="gramStart"/>
            <w:r>
              <w:rPr>
                <w:sz w:val="16"/>
                <w:szCs w:val="16"/>
              </w:rPr>
              <w:t>is</w:t>
            </w:r>
            <w:proofErr w:type="gramEnd"/>
            <w:r>
              <w:rPr>
                <w:sz w:val="16"/>
                <w:szCs w:val="16"/>
              </w:rPr>
              <w:t xml:space="preserve"> terminated or </w:t>
            </w:r>
            <w:r>
              <w:rPr>
                <w:spacing w:val="-2"/>
                <w:sz w:val="16"/>
                <w:szCs w:val="16"/>
              </w:rPr>
              <w:t>expires</w:t>
            </w:r>
          </w:p>
        </w:tc>
        <w:tc>
          <w:tcPr>
            <w:tcW w:w="1800" w:type="dxa"/>
            <w:tcBorders>
              <w:top w:val="single" w:sz="6" w:space="0" w:color="000000"/>
              <w:left w:val="single" w:sz="4" w:space="0" w:color="000000"/>
              <w:bottom w:val="single" w:sz="6" w:space="0" w:color="000000"/>
              <w:right w:val="single" w:sz="4" w:space="0" w:color="000000"/>
            </w:tcBorders>
          </w:tcPr>
          <w:p w14:paraId="62AF738E" w14:textId="77777777" w:rsidR="00C811EF" w:rsidRDefault="00C811EF">
            <w:pPr>
              <w:pStyle w:val="TableParagraph"/>
              <w:kinsoku w:val="0"/>
              <w:overflowPunct w:val="0"/>
              <w:spacing w:before="79"/>
              <w:ind w:left="79"/>
              <w:rPr>
                <w:spacing w:val="-4"/>
                <w:sz w:val="16"/>
                <w:szCs w:val="16"/>
              </w:rPr>
            </w:pPr>
            <w:r>
              <w:rPr>
                <w:spacing w:val="-4"/>
                <w:sz w:val="16"/>
                <w:szCs w:val="16"/>
              </w:rPr>
              <w:t>15.2</w:t>
            </w:r>
          </w:p>
        </w:tc>
        <w:tc>
          <w:tcPr>
            <w:tcW w:w="5016" w:type="dxa"/>
            <w:tcBorders>
              <w:top w:val="single" w:sz="6" w:space="0" w:color="000000"/>
              <w:left w:val="single" w:sz="4" w:space="0" w:color="000000"/>
              <w:bottom w:val="single" w:sz="6" w:space="0" w:color="000000"/>
              <w:right w:val="single" w:sz="4" w:space="0" w:color="000000"/>
            </w:tcBorders>
          </w:tcPr>
          <w:p w14:paraId="7FF0FE3A" w14:textId="77777777" w:rsidR="00C811EF" w:rsidRDefault="00C811EF">
            <w:pPr>
              <w:pStyle w:val="TableParagraph"/>
              <w:kinsoku w:val="0"/>
              <w:overflowPunct w:val="0"/>
              <w:spacing w:before="79"/>
              <w:ind w:left="79" w:right="64"/>
              <w:jc w:val="both"/>
              <w:rPr>
                <w:sz w:val="16"/>
                <w:szCs w:val="16"/>
              </w:rPr>
            </w:pPr>
            <w:r>
              <w:rPr>
                <w:sz w:val="16"/>
                <w:szCs w:val="16"/>
              </w:rPr>
              <w:t>You covenant and agree that upon Termination of the Franchise Agreement, and for a period of 2 years thereafter:</w:t>
            </w:r>
          </w:p>
          <w:p w14:paraId="5B55E9A2" w14:textId="569C9537" w:rsidR="00C811EF" w:rsidRDefault="00C811EF">
            <w:pPr>
              <w:pStyle w:val="TableParagraph"/>
              <w:numPr>
                <w:ilvl w:val="0"/>
                <w:numId w:val="62"/>
              </w:numPr>
              <w:tabs>
                <w:tab w:val="left" w:pos="799"/>
              </w:tabs>
              <w:kinsoku w:val="0"/>
              <w:overflowPunct w:val="0"/>
              <w:spacing w:before="183"/>
              <w:ind w:right="64"/>
              <w:jc w:val="both"/>
              <w:rPr>
                <w:sz w:val="16"/>
                <w:szCs w:val="16"/>
              </w:rPr>
            </w:pPr>
            <w:r>
              <w:rPr>
                <w:sz w:val="16"/>
                <w:szCs w:val="16"/>
              </w:rPr>
              <w:t>you,</w:t>
            </w:r>
            <w:r>
              <w:rPr>
                <w:spacing w:val="-4"/>
                <w:sz w:val="16"/>
                <w:szCs w:val="16"/>
              </w:rPr>
              <w:t xml:space="preserve"> </w:t>
            </w:r>
            <w:r>
              <w:rPr>
                <w:sz w:val="16"/>
                <w:szCs w:val="16"/>
              </w:rPr>
              <w:t>your</w:t>
            </w:r>
            <w:r>
              <w:rPr>
                <w:spacing w:val="-3"/>
                <w:sz w:val="16"/>
                <w:szCs w:val="16"/>
              </w:rPr>
              <w:t xml:space="preserve"> </w:t>
            </w:r>
            <w:r>
              <w:rPr>
                <w:sz w:val="16"/>
                <w:szCs w:val="16"/>
              </w:rPr>
              <w:t>Guarantors</w:t>
            </w:r>
            <w:r>
              <w:rPr>
                <w:spacing w:val="-1"/>
                <w:sz w:val="16"/>
                <w:szCs w:val="16"/>
              </w:rPr>
              <w:t xml:space="preserve"> </w:t>
            </w:r>
            <w:r>
              <w:rPr>
                <w:sz w:val="16"/>
                <w:szCs w:val="16"/>
              </w:rPr>
              <w:t>and</w:t>
            </w:r>
            <w:r>
              <w:rPr>
                <w:spacing w:val="-3"/>
                <w:sz w:val="16"/>
                <w:szCs w:val="16"/>
              </w:rPr>
              <w:t xml:space="preserve"> </w:t>
            </w:r>
            <w:r>
              <w:rPr>
                <w:sz w:val="16"/>
                <w:szCs w:val="16"/>
              </w:rPr>
              <w:t>each</w:t>
            </w:r>
            <w:r>
              <w:rPr>
                <w:spacing w:val="-3"/>
                <w:sz w:val="16"/>
                <w:szCs w:val="16"/>
              </w:rPr>
              <w:t xml:space="preserve"> </w:t>
            </w:r>
            <w:r>
              <w:rPr>
                <w:sz w:val="16"/>
                <w:szCs w:val="16"/>
              </w:rPr>
              <w:t>of</w:t>
            </w:r>
            <w:r>
              <w:rPr>
                <w:spacing w:val="-4"/>
                <w:sz w:val="16"/>
                <w:szCs w:val="16"/>
              </w:rPr>
              <w:t xml:space="preserve"> </w:t>
            </w:r>
            <w:r>
              <w:rPr>
                <w:sz w:val="16"/>
                <w:szCs w:val="16"/>
              </w:rPr>
              <w:t>you</w:t>
            </w:r>
            <w:r>
              <w:rPr>
                <w:spacing w:val="-3"/>
                <w:sz w:val="16"/>
                <w:szCs w:val="16"/>
              </w:rPr>
              <w:t xml:space="preserve"> </w:t>
            </w:r>
            <w:r>
              <w:rPr>
                <w:sz w:val="16"/>
                <w:szCs w:val="16"/>
              </w:rPr>
              <w:t>and</w:t>
            </w:r>
            <w:r>
              <w:rPr>
                <w:spacing w:val="-3"/>
                <w:sz w:val="16"/>
                <w:szCs w:val="16"/>
              </w:rPr>
              <w:t xml:space="preserve"> </w:t>
            </w:r>
            <w:r>
              <w:rPr>
                <w:sz w:val="16"/>
                <w:szCs w:val="16"/>
              </w:rPr>
              <w:t>their</w:t>
            </w:r>
            <w:r>
              <w:rPr>
                <w:spacing w:val="-3"/>
                <w:sz w:val="16"/>
                <w:szCs w:val="16"/>
              </w:rPr>
              <w:t xml:space="preserve"> </w:t>
            </w:r>
            <w:r>
              <w:rPr>
                <w:sz w:val="16"/>
                <w:szCs w:val="16"/>
              </w:rPr>
              <w:t>respective Related</w:t>
            </w:r>
            <w:r>
              <w:rPr>
                <w:spacing w:val="-6"/>
                <w:sz w:val="16"/>
                <w:szCs w:val="16"/>
              </w:rPr>
              <w:t xml:space="preserve"> </w:t>
            </w:r>
            <w:r>
              <w:rPr>
                <w:sz w:val="16"/>
                <w:szCs w:val="16"/>
              </w:rPr>
              <w:t>Parties,</w:t>
            </w:r>
            <w:r>
              <w:rPr>
                <w:spacing w:val="-7"/>
                <w:sz w:val="16"/>
                <w:szCs w:val="16"/>
              </w:rPr>
              <w:t xml:space="preserve"> </w:t>
            </w:r>
            <w:r>
              <w:rPr>
                <w:sz w:val="16"/>
                <w:szCs w:val="16"/>
              </w:rPr>
              <w:t>officers,</w:t>
            </w:r>
            <w:r>
              <w:rPr>
                <w:spacing w:val="-7"/>
                <w:sz w:val="16"/>
                <w:szCs w:val="16"/>
              </w:rPr>
              <w:t xml:space="preserve"> </w:t>
            </w:r>
            <w:r>
              <w:rPr>
                <w:sz w:val="16"/>
                <w:szCs w:val="16"/>
              </w:rPr>
              <w:t>directors,</w:t>
            </w:r>
            <w:r>
              <w:rPr>
                <w:spacing w:val="-7"/>
                <w:sz w:val="16"/>
                <w:szCs w:val="16"/>
              </w:rPr>
              <w:t xml:space="preserve"> </w:t>
            </w:r>
            <w:r>
              <w:rPr>
                <w:sz w:val="16"/>
                <w:szCs w:val="16"/>
              </w:rPr>
              <w:t>shareholders,</w:t>
            </w:r>
            <w:r>
              <w:rPr>
                <w:spacing w:val="-7"/>
                <w:sz w:val="16"/>
                <w:szCs w:val="16"/>
              </w:rPr>
              <w:t xml:space="preserve"> </w:t>
            </w:r>
            <w:r>
              <w:rPr>
                <w:sz w:val="16"/>
                <w:szCs w:val="16"/>
              </w:rPr>
              <w:t>partners, employees, consultants, distributors, agents, or the members</w:t>
            </w:r>
            <w:r>
              <w:rPr>
                <w:spacing w:val="-7"/>
                <w:sz w:val="16"/>
                <w:szCs w:val="16"/>
              </w:rPr>
              <w:t xml:space="preserve"> </w:t>
            </w:r>
            <w:r>
              <w:rPr>
                <w:sz w:val="16"/>
                <w:szCs w:val="16"/>
              </w:rPr>
              <w:t>of</w:t>
            </w:r>
            <w:r>
              <w:rPr>
                <w:spacing w:val="-10"/>
                <w:sz w:val="16"/>
                <w:szCs w:val="16"/>
              </w:rPr>
              <w:t xml:space="preserve"> </w:t>
            </w:r>
            <w:r>
              <w:rPr>
                <w:sz w:val="16"/>
                <w:szCs w:val="16"/>
              </w:rPr>
              <w:t>your</w:t>
            </w:r>
            <w:r>
              <w:rPr>
                <w:spacing w:val="-7"/>
                <w:sz w:val="16"/>
                <w:szCs w:val="16"/>
              </w:rPr>
              <w:t xml:space="preserve"> </w:t>
            </w:r>
            <w:r>
              <w:rPr>
                <w:sz w:val="16"/>
                <w:szCs w:val="16"/>
              </w:rPr>
              <w:t>or</w:t>
            </w:r>
            <w:r>
              <w:rPr>
                <w:spacing w:val="-9"/>
                <w:sz w:val="16"/>
                <w:szCs w:val="16"/>
              </w:rPr>
              <w:t xml:space="preserve"> </w:t>
            </w:r>
            <w:r>
              <w:rPr>
                <w:sz w:val="16"/>
                <w:szCs w:val="16"/>
              </w:rPr>
              <w:t>their</w:t>
            </w:r>
            <w:r>
              <w:rPr>
                <w:spacing w:val="-9"/>
                <w:sz w:val="16"/>
                <w:szCs w:val="16"/>
              </w:rPr>
              <w:t xml:space="preserve"> </w:t>
            </w:r>
            <w:r>
              <w:rPr>
                <w:sz w:val="16"/>
                <w:szCs w:val="16"/>
              </w:rPr>
              <w:t>immediate</w:t>
            </w:r>
            <w:r>
              <w:rPr>
                <w:spacing w:val="-6"/>
                <w:sz w:val="16"/>
                <w:szCs w:val="16"/>
              </w:rPr>
              <w:t xml:space="preserve"> </w:t>
            </w:r>
            <w:r>
              <w:rPr>
                <w:sz w:val="16"/>
                <w:szCs w:val="16"/>
              </w:rPr>
              <w:t>families</w:t>
            </w:r>
            <w:r>
              <w:rPr>
                <w:spacing w:val="-5"/>
                <w:sz w:val="16"/>
                <w:szCs w:val="16"/>
              </w:rPr>
              <w:t xml:space="preserve"> </w:t>
            </w:r>
            <w:r>
              <w:rPr>
                <w:sz w:val="16"/>
                <w:szCs w:val="16"/>
              </w:rPr>
              <w:t>or</w:t>
            </w:r>
            <w:r>
              <w:rPr>
                <w:spacing w:val="-9"/>
                <w:sz w:val="16"/>
                <w:szCs w:val="16"/>
              </w:rPr>
              <w:t xml:space="preserve"> </w:t>
            </w:r>
            <w:r>
              <w:rPr>
                <w:sz w:val="16"/>
                <w:szCs w:val="16"/>
              </w:rPr>
              <w:t xml:space="preserve">households who have access to or knowledge of </w:t>
            </w:r>
            <w:r w:rsidR="00240D2F">
              <w:rPr>
                <w:sz w:val="16"/>
                <w:szCs w:val="16"/>
              </w:rPr>
              <w:t>[SYSTEM NAME]</w:t>
            </w:r>
            <w:r>
              <w:rPr>
                <w:sz w:val="16"/>
                <w:szCs w:val="16"/>
              </w:rPr>
              <w:t xml:space="preserve"> or the Manual shall</w:t>
            </w:r>
            <w:r>
              <w:rPr>
                <w:spacing w:val="40"/>
                <w:sz w:val="16"/>
                <w:szCs w:val="16"/>
              </w:rPr>
              <w:t xml:space="preserve"> </w:t>
            </w:r>
            <w:r>
              <w:rPr>
                <w:sz w:val="16"/>
                <w:szCs w:val="16"/>
              </w:rPr>
              <w:t>not have any direct or indirect interest as a disclosed or beneficial owner, investor, partner, director, officer, employee, consultant, representative, adviser or agent,</w:t>
            </w:r>
            <w:r>
              <w:rPr>
                <w:spacing w:val="-2"/>
                <w:sz w:val="16"/>
                <w:szCs w:val="16"/>
              </w:rPr>
              <w:t xml:space="preserve"> </w:t>
            </w:r>
            <w:r>
              <w:rPr>
                <w:sz w:val="16"/>
                <w:szCs w:val="16"/>
              </w:rPr>
              <w:t>in</w:t>
            </w:r>
            <w:r>
              <w:rPr>
                <w:spacing w:val="-5"/>
                <w:sz w:val="16"/>
                <w:szCs w:val="16"/>
              </w:rPr>
              <w:t xml:space="preserve"> </w:t>
            </w:r>
            <w:r>
              <w:rPr>
                <w:sz w:val="16"/>
                <w:szCs w:val="16"/>
              </w:rPr>
              <w:t>a</w:t>
            </w:r>
            <w:r>
              <w:rPr>
                <w:spacing w:val="-4"/>
                <w:sz w:val="16"/>
                <w:szCs w:val="16"/>
              </w:rPr>
              <w:t xml:space="preserve"> </w:t>
            </w:r>
            <w:r>
              <w:rPr>
                <w:sz w:val="16"/>
                <w:szCs w:val="16"/>
              </w:rPr>
              <w:t>Competitive</w:t>
            </w:r>
            <w:r>
              <w:rPr>
                <w:spacing w:val="-5"/>
                <w:sz w:val="16"/>
                <w:szCs w:val="16"/>
              </w:rPr>
              <w:t xml:space="preserve"> </w:t>
            </w:r>
            <w:r>
              <w:rPr>
                <w:sz w:val="16"/>
                <w:szCs w:val="16"/>
              </w:rPr>
              <w:t>Business</w:t>
            </w:r>
            <w:r>
              <w:rPr>
                <w:spacing w:val="-4"/>
                <w:sz w:val="16"/>
                <w:szCs w:val="16"/>
              </w:rPr>
              <w:t xml:space="preserve"> </w:t>
            </w:r>
            <w:r>
              <w:rPr>
                <w:sz w:val="16"/>
                <w:szCs w:val="16"/>
              </w:rPr>
              <w:t>within</w:t>
            </w:r>
            <w:r>
              <w:rPr>
                <w:spacing w:val="-4"/>
                <w:sz w:val="16"/>
                <w:szCs w:val="16"/>
              </w:rPr>
              <w:t xml:space="preserve"> </w:t>
            </w:r>
            <w:r>
              <w:rPr>
                <w:sz w:val="16"/>
                <w:szCs w:val="16"/>
              </w:rPr>
              <w:t>5</w:t>
            </w:r>
            <w:r>
              <w:rPr>
                <w:spacing w:val="-5"/>
                <w:sz w:val="16"/>
                <w:szCs w:val="16"/>
              </w:rPr>
              <w:t xml:space="preserve"> </w:t>
            </w:r>
            <w:proofErr w:type="spellStart"/>
            <w:r>
              <w:rPr>
                <w:sz w:val="16"/>
                <w:szCs w:val="16"/>
              </w:rPr>
              <w:t>kilometres</w:t>
            </w:r>
            <w:proofErr w:type="spellEnd"/>
            <w:r>
              <w:rPr>
                <w:spacing w:val="-4"/>
                <w:sz w:val="16"/>
                <w:szCs w:val="16"/>
              </w:rPr>
              <w:t xml:space="preserve"> </w:t>
            </w:r>
            <w:r>
              <w:rPr>
                <w:sz w:val="16"/>
                <w:szCs w:val="16"/>
              </w:rPr>
              <w:t>of</w:t>
            </w:r>
            <w:r>
              <w:rPr>
                <w:spacing w:val="-5"/>
                <w:sz w:val="16"/>
                <w:szCs w:val="16"/>
              </w:rPr>
              <w:t xml:space="preserve"> </w:t>
            </w:r>
            <w:r>
              <w:rPr>
                <w:sz w:val="16"/>
                <w:szCs w:val="16"/>
              </w:rPr>
              <w:t xml:space="preserve">the Premises, our head office, or any other then existing or prospective </w:t>
            </w:r>
            <w:del w:id="648" w:author="Matthew Levine" w:date="2025-06-06T13:36:00Z" w16du:dateUtc="2025-06-06T17:36:00Z">
              <w:r w:rsidDel="00D31982">
                <w:rPr>
                  <w:sz w:val="16"/>
                  <w:szCs w:val="16"/>
                </w:rPr>
                <w:delText>Studio</w:delText>
              </w:r>
            </w:del>
            <w:ins w:id="649" w:author="Matthew Levine" w:date="2025-06-06T13:36:00Z" w16du:dateUtc="2025-06-06T17:36:00Z">
              <w:r w:rsidR="00D31982">
                <w:rPr>
                  <w:sz w:val="16"/>
                  <w:szCs w:val="16"/>
                </w:rPr>
                <w:t>[Premise Café]</w:t>
              </w:r>
            </w:ins>
            <w:r>
              <w:rPr>
                <w:sz w:val="16"/>
                <w:szCs w:val="16"/>
              </w:rPr>
              <w:t xml:space="preserve"> ; and</w:t>
            </w:r>
          </w:p>
          <w:p w14:paraId="09F0E1B8" w14:textId="77777777" w:rsidR="00C811EF" w:rsidRDefault="00C811EF">
            <w:pPr>
              <w:pStyle w:val="TableParagraph"/>
              <w:kinsoku w:val="0"/>
              <w:overflowPunct w:val="0"/>
              <w:spacing w:before="1"/>
              <w:rPr>
                <w:b/>
                <w:bCs/>
                <w:sz w:val="16"/>
                <w:szCs w:val="16"/>
              </w:rPr>
            </w:pPr>
          </w:p>
          <w:p w14:paraId="790FF89A" w14:textId="01C484F6" w:rsidR="00C811EF" w:rsidRDefault="00C811EF">
            <w:pPr>
              <w:pStyle w:val="TableParagraph"/>
              <w:numPr>
                <w:ilvl w:val="0"/>
                <w:numId w:val="62"/>
              </w:numPr>
              <w:tabs>
                <w:tab w:val="left" w:pos="799"/>
              </w:tabs>
              <w:kinsoku w:val="0"/>
              <w:overflowPunct w:val="0"/>
              <w:ind w:right="64"/>
              <w:jc w:val="both"/>
              <w:rPr>
                <w:sz w:val="16"/>
                <w:szCs w:val="16"/>
              </w:rPr>
            </w:pPr>
            <w:r>
              <w:rPr>
                <w:sz w:val="16"/>
                <w:szCs w:val="16"/>
              </w:rPr>
              <w:t xml:space="preserve">you shall not on your own behalf or on behalf of or in connection with any person or entity, directly or indirectly, in any capacity whatsoever including as an employer, principal, agent, joint </w:t>
            </w:r>
            <w:proofErr w:type="spellStart"/>
            <w:r>
              <w:rPr>
                <w:sz w:val="16"/>
                <w:szCs w:val="16"/>
              </w:rPr>
              <w:t>venturer</w:t>
            </w:r>
            <w:proofErr w:type="spellEnd"/>
            <w:r>
              <w:rPr>
                <w:sz w:val="16"/>
                <w:szCs w:val="16"/>
              </w:rPr>
              <w:t>, partner, shareholder or other equity holder, independent contractor, licensor, licensee, franchisee, distributor, consultant, supplier, trustee, or by and through any corporation, company, co- operative, partnership, trust or otherwise, interfere or attempt</w:t>
            </w:r>
            <w:r>
              <w:rPr>
                <w:spacing w:val="-3"/>
                <w:sz w:val="16"/>
                <w:szCs w:val="16"/>
              </w:rPr>
              <w:t xml:space="preserve"> </w:t>
            </w:r>
            <w:r>
              <w:rPr>
                <w:sz w:val="16"/>
                <w:szCs w:val="16"/>
              </w:rPr>
              <w:t>to</w:t>
            </w:r>
            <w:r>
              <w:rPr>
                <w:spacing w:val="-1"/>
                <w:sz w:val="16"/>
                <w:szCs w:val="16"/>
              </w:rPr>
              <w:t xml:space="preserve"> </w:t>
            </w:r>
            <w:r>
              <w:rPr>
                <w:sz w:val="16"/>
                <w:szCs w:val="16"/>
              </w:rPr>
              <w:t>interfere</w:t>
            </w:r>
            <w:r>
              <w:rPr>
                <w:spacing w:val="-1"/>
                <w:sz w:val="16"/>
                <w:szCs w:val="16"/>
              </w:rPr>
              <w:t xml:space="preserve"> </w:t>
            </w:r>
            <w:r>
              <w:rPr>
                <w:sz w:val="16"/>
                <w:szCs w:val="16"/>
              </w:rPr>
              <w:t>with</w:t>
            </w:r>
            <w:r>
              <w:rPr>
                <w:spacing w:val="-4"/>
                <w:sz w:val="16"/>
                <w:szCs w:val="16"/>
              </w:rPr>
              <w:t xml:space="preserve"> </w:t>
            </w:r>
            <w:r w:rsidR="00240D2F">
              <w:rPr>
                <w:sz w:val="16"/>
                <w:szCs w:val="16"/>
              </w:rPr>
              <w:t>[SYSTEM NAME]</w:t>
            </w:r>
            <w:r>
              <w:rPr>
                <w:spacing w:val="-1"/>
                <w:sz w:val="16"/>
                <w:szCs w:val="16"/>
              </w:rPr>
              <w:t xml:space="preserve"> </w:t>
            </w:r>
            <w:r>
              <w:rPr>
                <w:sz w:val="16"/>
                <w:szCs w:val="16"/>
              </w:rPr>
              <w:t>or</w:t>
            </w:r>
            <w:r>
              <w:rPr>
                <w:spacing w:val="-2"/>
                <w:sz w:val="16"/>
                <w:szCs w:val="16"/>
              </w:rPr>
              <w:t xml:space="preserve"> </w:t>
            </w:r>
            <w:r>
              <w:rPr>
                <w:sz w:val="16"/>
                <w:szCs w:val="16"/>
              </w:rPr>
              <w:t>persuade</w:t>
            </w:r>
            <w:r>
              <w:rPr>
                <w:spacing w:val="-1"/>
                <w:sz w:val="16"/>
                <w:szCs w:val="16"/>
              </w:rPr>
              <w:t xml:space="preserve"> </w:t>
            </w:r>
            <w:r>
              <w:rPr>
                <w:sz w:val="16"/>
                <w:szCs w:val="16"/>
              </w:rPr>
              <w:t>or</w:t>
            </w:r>
            <w:r>
              <w:rPr>
                <w:spacing w:val="-2"/>
                <w:sz w:val="16"/>
                <w:szCs w:val="16"/>
              </w:rPr>
              <w:t xml:space="preserve"> </w:t>
            </w:r>
            <w:r>
              <w:rPr>
                <w:sz w:val="16"/>
                <w:szCs w:val="16"/>
              </w:rPr>
              <w:t>induce or</w:t>
            </w:r>
            <w:r>
              <w:rPr>
                <w:spacing w:val="-12"/>
                <w:sz w:val="16"/>
                <w:szCs w:val="16"/>
              </w:rPr>
              <w:t xml:space="preserve"> </w:t>
            </w:r>
            <w:r>
              <w:rPr>
                <w:sz w:val="16"/>
                <w:szCs w:val="16"/>
              </w:rPr>
              <w:t>attempt</w:t>
            </w:r>
            <w:r>
              <w:rPr>
                <w:spacing w:val="-11"/>
                <w:sz w:val="16"/>
                <w:szCs w:val="16"/>
              </w:rPr>
              <w:t xml:space="preserve"> </w:t>
            </w:r>
            <w:r>
              <w:rPr>
                <w:sz w:val="16"/>
                <w:szCs w:val="16"/>
              </w:rPr>
              <w:t>to</w:t>
            </w:r>
            <w:r>
              <w:rPr>
                <w:spacing w:val="-10"/>
                <w:sz w:val="16"/>
                <w:szCs w:val="16"/>
              </w:rPr>
              <w:t xml:space="preserve"> </w:t>
            </w:r>
            <w:r>
              <w:rPr>
                <w:sz w:val="16"/>
                <w:szCs w:val="16"/>
              </w:rPr>
              <w:t>persuade</w:t>
            </w:r>
            <w:r>
              <w:rPr>
                <w:spacing w:val="-11"/>
                <w:sz w:val="16"/>
                <w:szCs w:val="16"/>
              </w:rPr>
              <w:t xml:space="preserve"> </w:t>
            </w:r>
            <w:r>
              <w:rPr>
                <w:sz w:val="16"/>
                <w:szCs w:val="16"/>
              </w:rPr>
              <w:t>or</w:t>
            </w:r>
            <w:r>
              <w:rPr>
                <w:spacing w:val="-10"/>
                <w:sz w:val="16"/>
                <w:szCs w:val="16"/>
              </w:rPr>
              <w:t xml:space="preserve"> </w:t>
            </w:r>
            <w:r>
              <w:rPr>
                <w:sz w:val="16"/>
                <w:szCs w:val="16"/>
              </w:rPr>
              <w:t>induce</w:t>
            </w:r>
            <w:r>
              <w:rPr>
                <w:spacing w:val="-12"/>
                <w:sz w:val="16"/>
                <w:szCs w:val="16"/>
              </w:rPr>
              <w:t xml:space="preserve"> </w:t>
            </w:r>
            <w:r>
              <w:rPr>
                <w:sz w:val="16"/>
                <w:szCs w:val="16"/>
              </w:rPr>
              <w:t>any</w:t>
            </w:r>
            <w:r>
              <w:rPr>
                <w:spacing w:val="-7"/>
                <w:sz w:val="16"/>
                <w:szCs w:val="16"/>
              </w:rPr>
              <w:t xml:space="preserve"> </w:t>
            </w:r>
            <w:r>
              <w:rPr>
                <w:sz w:val="16"/>
                <w:szCs w:val="16"/>
              </w:rPr>
              <w:t>of</w:t>
            </w:r>
            <w:r>
              <w:rPr>
                <w:spacing w:val="-11"/>
                <w:sz w:val="16"/>
                <w:szCs w:val="16"/>
              </w:rPr>
              <w:t xml:space="preserve"> </w:t>
            </w:r>
            <w:r>
              <w:rPr>
                <w:sz w:val="16"/>
                <w:szCs w:val="16"/>
              </w:rPr>
              <w:t>our</w:t>
            </w:r>
            <w:r>
              <w:rPr>
                <w:spacing w:val="-10"/>
                <w:sz w:val="16"/>
                <w:szCs w:val="16"/>
              </w:rPr>
              <w:t xml:space="preserve"> </w:t>
            </w:r>
            <w:r>
              <w:rPr>
                <w:sz w:val="16"/>
                <w:szCs w:val="16"/>
              </w:rPr>
              <w:t>or</w:t>
            </w:r>
            <w:r>
              <w:rPr>
                <w:spacing w:val="-10"/>
                <w:sz w:val="16"/>
                <w:szCs w:val="16"/>
              </w:rPr>
              <w:t xml:space="preserve"> </w:t>
            </w:r>
            <w:r>
              <w:rPr>
                <w:sz w:val="16"/>
                <w:szCs w:val="16"/>
              </w:rPr>
              <w:t>our</w:t>
            </w:r>
            <w:r>
              <w:rPr>
                <w:spacing w:val="-12"/>
                <w:sz w:val="16"/>
                <w:szCs w:val="16"/>
              </w:rPr>
              <w:t xml:space="preserve"> </w:t>
            </w:r>
            <w:r>
              <w:rPr>
                <w:sz w:val="16"/>
                <w:szCs w:val="16"/>
              </w:rPr>
              <w:t>Affiliates’ franchisees, prospective franchisees, customers, prospective customers, or</w:t>
            </w:r>
            <w:r>
              <w:rPr>
                <w:spacing w:val="-2"/>
                <w:sz w:val="16"/>
                <w:szCs w:val="16"/>
              </w:rPr>
              <w:t xml:space="preserve"> </w:t>
            </w:r>
            <w:r>
              <w:rPr>
                <w:sz w:val="16"/>
                <w:szCs w:val="16"/>
              </w:rPr>
              <w:t>suppliers to discontinue or alter such person’s relationship with us, or otherwise denigrate our reputation or undermine our goodwill or the Marks in any manner whatsoever.</w:t>
            </w:r>
          </w:p>
          <w:p w14:paraId="74C124F4" w14:textId="77777777" w:rsidR="00C811EF" w:rsidRDefault="00C811EF">
            <w:pPr>
              <w:pStyle w:val="TableParagraph"/>
              <w:kinsoku w:val="0"/>
              <w:overflowPunct w:val="0"/>
              <w:spacing w:before="1"/>
              <w:rPr>
                <w:b/>
                <w:bCs/>
                <w:sz w:val="16"/>
                <w:szCs w:val="16"/>
              </w:rPr>
            </w:pPr>
          </w:p>
          <w:p w14:paraId="30B38BF8" w14:textId="77777777" w:rsidR="00C811EF" w:rsidRDefault="00C811EF">
            <w:pPr>
              <w:pStyle w:val="TableParagraph"/>
              <w:kinsoku w:val="0"/>
              <w:overflowPunct w:val="0"/>
              <w:ind w:left="79" w:right="64"/>
              <w:jc w:val="both"/>
              <w:rPr>
                <w:spacing w:val="-2"/>
                <w:sz w:val="16"/>
                <w:szCs w:val="16"/>
              </w:rPr>
            </w:pPr>
            <w:r>
              <w:rPr>
                <w:sz w:val="16"/>
                <w:szCs w:val="16"/>
              </w:rPr>
              <w:t>If</w:t>
            </w:r>
            <w:r>
              <w:rPr>
                <w:spacing w:val="-5"/>
                <w:sz w:val="16"/>
                <w:szCs w:val="16"/>
              </w:rPr>
              <w:t xml:space="preserve"> </w:t>
            </w:r>
            <w:r>
              <w:rPr>
                <w:sz w:val="16"/>
                <w:szCs w:val="16"/>
              </w:rPr>
              <w:t>any</w:t>
            </w:r>
            <w:r>
              <w:rPr>
                <w:spacing w:val="-7"/>
                <w:sz w:val="16"/>
                <w:szCs w:val="16"/>
              </w:rPr>
              <w:t xml:space="preserve"> </w:t>
            </w:r>
            <w:r>
              <w:rPr>
                <w:sz w:val="16"/>
                <w:szCs w:val="16"/>
              </w:rPr>
              <w:t>person</w:t>
            </w:r>
            <w:r>
              <w:rPr>
                <w:spacing w:val="-6"/>
                <w:sz w:val="16"/>
                <w:szCs w:val="16"/>
              </w:rPr>
              <w:t xml:space="preserve"> </w:t>
            </w:r>
            <w:r>
              <w:rPr>
                <w:sz w:val="16"/>
                <w:szCs w:val="16"/>
              </w:rPr>
              <w:t>restricted</w:t>
            </w:r>
            <w:r>
              <w:rPr>
                <w:spacing w:val="-7"/>
                <w:sz w:val="16"/>
                <w:szCs w:val="16"/>
              </w:rPr>
              <w:t xml:space="preserve"> </w:t>
            </w:r>
            <w:r>
              <w:rPr>
                <w:sz w:val="16"/>
                <w:szCs w:val="16"/>
              </w:rPr>
              <w:t>by</w:t>
            </w:r>
            <w:r>
              <w:rPr>
                <w:spacing w:val="-7"/>
                <w:sz w:val="16"/>
                <w:szCs w:val="16"/>
              </w:rPr>
              <w:t xml:space="preserve"> </w:t>
            </w:r>
            <w:r>
              <w:rPr>
                <w:sz w:val="16"/>
                <w:szCs w:val="16"/>
              </w:rPr>
              <w:t>this</w:t>
            </w:r>
            <w:r>
              <w:rPr>
                <w:spacing w:val="-5"/>
                <w:sz w:val="16"/>
                <w:szCs w:val="16"/>
              </w:rPr>
              <w:t xml:space="preserve"> </w:t>
            </w:r>
            <w:r>
              <w:rPr>
                <w:sz w:val="16"/>
                <w:szCs w:val="16"/>
              </w:rPr>
              <w:t>provision</w:t>
            </w:r>
            <w:r>
              <w:rPr>
                <w:spacing w:val="-6"/>
                <w:sz w:val="16"/>
                <w:szCs w:val="16"/>
              </w:rPr>
              <w:t xml:space="preserve"> </w:t>
            </w:r>
            <w:r>
              <w:rPr>
                <w:sz w:val="16"/>
                <w:szCs w:val="16"/>
              </w:rPr>
              <w:t>refuses</w:t>
            </w:r>
            <w:r>
              <w:rPr>
                <w:spacing w:val="-8"/>
                <w:sz w:val="16"/>
                <w:szCs w:val="16"/>
              </w:rPr>
              <w:t xml:space="preserve"> </w:t>
            </w:r>
            <w:r>
              <w:rPr>
                <w:sz w:val="16"/>
                <w:szCs w:val="16"/>
              </w:rPr>
              <w:t>voluntarily</w:t>
            </w:r>
            <w:r>
              <w:rPr>
                <w:spacing w:val="-7"/>
                <w:sz w:val="16"/>
                <w:szCs w:val="16"/>
              </w:rPr>
              <w:t xml:space="preserve"> </w:t>
            </w:r>
            <w:r>
              <w:rPr>
                <w:sz w:val="16"/>
                <w:szCs w:val="16"/>
              </w:rPr>
              <w:t>to</w:t>
            </w:r>
            <w:r>
              <w:rPr>
                <w:spacing w:val="-8"/>
                <w:sz w:val="16"/>
                <w:szCs w:val="16"/>
              </w:rPr>
              <w:t xml:space="preserve"> </w:t>
            </w:r>
            <w:r>
              <w:rPr>
                <w:sz w:val="16"/>
                <w:szCs w:val="16"/>
              </w:rPr>
              <w:t>comply with</w:t>
            </w:r>
            <w:r>
              <w:rPr>
                <w:spacing w:val="-9"/>
                <w:sz w:val="16"/>
                <w:szCs w:val="16"/>
              </w:rPr>
              <w:t xml:space="preserve"> </w:t>
            </w:r>
            <w:r>
              <w:rPr>
                <w:sz w:val="16"/>
                <w:szCs w:val="16"/>
              </w:rPr>
              <w:t>the</w:t>
            </w:r>
            <w:r>
              <w:rPr>
                <w:spacing w:val="-9"/>
                <w:sz w:val="16"/>
                <w:szCs w:val="16"/>
              </w:rPr>
              <w:t xml:space="preserve"> </w:t>
            </w:r>
            <w:r>
              <w:rPr>
                <w:sz w:val="16"/>
                <w:szCs w:val="16"/>
              </w:rPr>
              <w:t>foregoing</w:t>
            </w:r>
            <w:r>
              <w:rPr>
                <w:spacing w:val="-8"/>
                <w:sz w:val="16"/>
                <w:szCs w:val="16"/>
              </w:rPr>
              <w:t xml:space="preserve"> </w:t>
            </w:r>
            <w:r>
              <w:rPr>
                <w:sz w:val="16"/>
                <w:szCs w:val="16"/>
              </w:rPr>
              <w:t>obligations,</w:t>
            </w:r>
            <w:r>
              <w:rPr>
                <w:spacing w:val="-9"/>
                <w:sz w:val="16"/>
                <w:szCs w:val="16"/>
              </w:rPr>
              <w:t xml:space="preserve"> </w:t>
            </w:r>
            <w:r>
              <w:rPr>
                <w:sz w:val="16"/>
                <w:szCs w:val="16"/>
              </w:rPr>
              <w:t>the</w:t>
            </w:r>
            <w:r>
              <w:rPr>
                <w:spacing w:val="-9"/>
                <w:sz w:val="16"/>
                <w:szCs w:val="16"/>
              </w:rPr>
              <w:t xml:space="preserve"> </w:t>
            </w:r>
            <w:r>
              <w:rPr>
                <w:sz w:val="16"/>
                <w:szCs w:val="16"/>
              </w:rPr>
              <w:t>2-year</w:t>
            </w:r>
            <w:r>
              <w:rPr>
                <w:spacing w:val="-8"/>
                <w:sz w:val="16"/>
                <w:szCs w:val="16"/>
              </w:rPr>
              <w:t xml:space="preserve"> </w:t>
            </w:r>
            <w:r>
              <w:rPr>
                <w:sz w:val="16"/>
                <w:szCs w:val="16"/>
              </w:rPr>
              <w:t>period</w:t>
            </w:r>
            <w:r>
              <w:rPr>
                <w:spacing w:val="-9"/>
                <w:sz w:val="16"/>
                <w:szCs w:val="16"/>
              </w:rPr>
              <w:t xml:space="preserve"> </w:t>
            </w:r>
            <w:r>
              <w:rPr>
                <w:sz w:val="16"/>
                <w:szCs w:val="16"/>
              </w:rPr>
              <w:t>referred</w:t>
            </w:r>
            <w:r>
              <w:rPr>
                <w:spacing w:val="-8"/>
                <w:sz w:val="16"/>
                <w:szCs w:val="16"/>
              </w:rPr>
              <w:t xml:space="preserve"> </w:t>
            </w:r>
            <w:r>
              <w:rPr>
                <w:sz w:val="16"/>
                <w:szCs w:val="16"/>
              </w:rPr>
              <w:t>to</w:t>
            </w:r>
            <w:r>
              <w:rPr>
                <w:spacing w:val="-8"/>
                <w:sz w:val="16"/>
                <w:szCs w:val="16"/>
              </w:rPr>
              <w:t xml:space="preserve"> </w:t>
            </w:r>
            <w:r>
              <w:rPr>
                <w:sz w:val="16"/>
                <w:szCs w:val="16"/>
              </w:rPr>
              <w:t>in</w:t>
            </w:r>
            <w:r>
              <w:rPr>
                <w:spacing w:val="-9"/>
                <w:sz w:val="16"/>
                <w:szCs w:val="16"/>
              </w:rPr>
              <w:t xml:space="preserve"> </w:t>
            </w:r>
            <w:r>
              <w:rPr>
                <w:spacing w:val="-2"/>
                <w:sz w:val="16"/>
                <w:szCs w:val="16"/>
              </w:rPr>
              <w:t>Section</w:t>
            </w:r>
          </w:p>
          <w:p w14:paraId="730D6F26" w14:textId="77777777" w:rsidR="00C811EF" w:rsidRDefault="00C811EF">
            <w:pPr>
              <w:pStyle w:val="TableParagraph"/>
              <w:kinsoku w:val="0"/>
              <w:overflowPunct w:val="0"/>
              <w:ind w:left="79" w:right="63"/>
              <w:jc w:val="both"/>
              <w:rPr>
                <w:sz w:val="16"/>
                <w:szCs w:val="16"/>
              </w:rPr>
            </w:pPr>
            <w:r>
              <w:rPr>
                <w:sz w:val="16"/>
                <w:szCs w:val="16"/>
              </w:rPr>
              <w:t>15.2</w:t>
            </w:r>
            <w:r>
              <w:rPr>
                <w:spacing w:val="-8"/>
                <w:sz w:val="16"/>
                <w:szCs w:val="16"/>
              </w:rPr>
              <w:t xml:space="preserve"> </w:t>
            </w:r>
            <w:r>
              <w:rPr>
                <w:sz w:val="16"/>
                <w:szCs w:val="16"/>
              </w:rPr>
              <w:t>of</w:t>
            </w:r>
            <w:r>
              <w:rPr>
                <w:spacing w:val="-6"/>
                <w:sz w:val="16"/>
                <w:szCs w:val="16"/>
              </w:rPr>
              <w:t xml:space="preserve"> </w:t>
            </w:r>
            <w:r>
              <w:rPr>
                <w:sz w:val="16"/>
                <w:szCs w:val="16"/>
              </w:rPr>
              <w:t>the</w:t>
            </w:r>
            <w:r>
              <w:rPr>
                <w:spacing w:val="-9"/>
                <w:sz w:val="16"/>
                <w:szCs w:val="16"/>
              </w:rPr>
              <w:t xml:space="preserve"> </w:t>
            </w:r>
            <w:r>
              <w:rPr>
                <w:sz w:val="16"/>
                <w:szCs w:val="16"/>
              </w:rPr>
              <w:t>Franchise</w:t>
            </w:r>
            <w:r>
              <w:rPr>
                <w:spacing w:val="-8"/>
                <w:sz w:val="16"/>
                <w:szCs w:val="16"/>
              </w:rPr>
              <w:t xml:space="preserve"> </w:t>
            </w:r>
            <w:r>
              <w:rPr>
                <w:sz w:val="16"/>
                <w:szCs w:val="16"/>
              </w:rPr>
              <w:t>Agreement</w:t>
            </w:r>
            <w:r>
              <w:rPr>
                <w:spacing w:val="-9"/>
                <w:sz w:val="16"/>
                <w:szCs w:val="16"/>
              </w:rPr>
              <w:t xml:space="preserve"> </w:t>
            </w:r>
            <w:r>
              <w:rPr>
                <w:sz w:val="16"/>
                <w:szCs w:val="16"/>
              </w:rPr>
              <w:t>will</w:t>
            </w:r>
            <w:r>
              <w:rPr>
                <w:spacing w:val="-7"/>
                <w:sz w:val="16"/>
                <w:szCs w:val="16"/>
              </w:rPr>
              <w:t xml:space="preserve"> </w:t>
            </w:r>
            <w:r>
              <w:rPr>
                <w:sz w:val="16"/>
                <w:szCs w:val="16"/>
              </w:rPr>
              <w:t>commence</w:t>
            </w:r>
            <w:r>
              <w:rPr>
                <w:spacing w:val="-8"/>
                <w:sz w:val="16"/>
                <w:szCs w:val="16"/>
              </w:rPr>
              <w:t xml:space="preserve"> </w:t>
            </w:r>
            <w:r>
              <w:rPr>
                <w:sz w:val="16"/>
                <w:szCs w:val="16"/>
              </w:rPr>
              <w:t>with</w:t>
            </w:r>
            <w:r>
              <w:rPr>
                <w:spacing w:val="-9"/>
                <w:sz w:val="16"/>
                <w:szCs w:val="16"/>
              </w:rPr>
              <w:t xml:space="preserve"> </w:t>
            </w:r>
            <w:r>
              <w:rPr>
                <w:sz w:val="16"/>
                <w:szCs w:val="16"/>
              </w:rPr>
              <w:t>the</w:t>
            </w:r>
            <w:r>
              <w:rPr>
                <w:spacing w:val="-8"/>
                <w:sz w:val="16"/>
                <w:szCs w:val="16"/>
              </w:rPr>
              <w:t xml:space="preserve"> </w:t>
            </w:r>
            <w:r>
              <w:rPr>
                <w:sz w:val="16"/>
                <w:szCs w:val="16"/>
              </w:rPr>
              <w:t>entry</w:t>
            </w:r>
            <w:r>
              <w:rPr>
                <w:spacing w:val="-6"/>
                <w:sz w:val="16"/>
                <w:szCs w:val="16"/>
              </w:rPr>
              <w:t xml:space="preserve"> </w:t>
            </w:r>
            <w:r>
              <w:rPr>
                <w:sz w:val="16"/>
                <w:szCs w:val="16"/>
              </w:rPr>
              <w:t>of</w:t>
            </w:r>
            <w:r>
              <w:rPr>
                <w:spacing w:val="-6"/>
                <w:sz w:val="16"/>
                <w:szCs w:val="16"/>
              </w:rPr>
              <w:t xml:space="preserve"> </w:t>
            </w:r>
            <w:r>
              <w:rPr>
                <w:sz w:val="16"/>
                <w:szCs w:val="16"/>
              </w:rPr>
              <w:t>any order of a court enforcing this provision.</w:t>
            </w:r>
            <w:r>
              <w:rPr>
                <w:spacing w:val="40"/>
                <w:sz w:val="16"/>
                <w:szCs w:val="16"/>
              </w:rPr>
              <w:t xml:space="preserve"> </w:t>
            </w:r>
            <w:r>
              <w:rPr>
                <w:sz w:val="16"/>
                <w:szCs w:val="16"/>
              </w:rPr>
              <w:t>YOU EXPRESSLY ACKNOWLEDGE THAT YOU AND YOUR GUARANTORS POSSESS</w:t>
            </w:r>
            <w:r>
              <w:rPr>
                <w:spacing w:val="-3"/>
                <w:sz w:val="16"/>
                <w:szCs w:val="16"/>
              </w:rPr>
              <w:t xml:space="preserve"> </w:t>
            </w:r>
            <w:r>
              <w:rPr>
                <w:sz w:val="16"/>
                <w:szCs w:val="16"/>
              </w:rPr>
              <w:t>SKILLS</w:t>
            </w:r>
            <w:r>
              <w:rPr>
                <w:spacing w:val="-2"/>
                <w:sz w:val="16"/>
                <w:szCs w:val="16"/>
              </w:rPr>
              <w:t xml:space="preserve"> </w:t>
            </w:r>
            <w:r>
              <w:rPr>
                <w:sz w:val="16"/>
                <w:szCs w:val="16"/>
              </w:rPr>
              <w:t>AND</w:t>
            </w:r>
            <w:r>
              <w:rPr>
                <w:spacing w:val="-2"/>
                <w:sz w:val="16"/>
                <w:szCs w:val="16"/>
              </w:rPr>
              <w:t xml:space="preserve"> </w:t>
            </w:r>
            <w:r>
              <w:rPr>
                <w:sz w:val="16"/>
                <w:szCs w:val="16"/>
              </w:rPr>
              <w:t>ABILITIES OF</w:t>
            </w:r>
            <w:r>
              <w:rPr>
                <w:spacing w:val="-3"/>
                <w:sz w:val="16"/>
                <w:szCs w:val="16"/>
              </w:rPr>
              <w:t xml:space="preserve"> </w:t>
            </w:r>
            <w:r>
              <w:rPr>
                <w:sz w:val="16"/>
                <w:szCs w:val="16"/>
              </w:rPr>
              <w:t>A</w:t>
            </w:r>
            <w:r>
              <w:rPr>
                <w:spacing w:val="-2"/>
                <w:sz w:val="16"/>
                <w:szCs w:val="16"/>
              </w:rPr>
              <w:t xml:space="preserve"> </w:t>
            </w:r>
            <w:r>
              <w:rPr>
                <w:sz w:val="16"/>
                <w:szCs w:val="16"/>
              </w:rPr>
              <w:t>GENERAL</w:t>
            </w:r>
            <w:r>
              <w:rPr>
                <w:spacing w:val="-4"/>
                <w:sz w:val="16"/>
                <w:szCs w:val="16"/>
              </w:rPr>
              <w:t xml:space="preserve"> </w:t>
            </w:r>
            <w:r>
              <w:rPr>
                <w:sz w:val="16"/>
                <w:szCs w:val="16"/>
              </w:rPr>
              <w:t>NATURE</w:t>
            </w:r>
            <w:r>
              <w:rPr>
                <w:spacing w:val="-2"/>
                <w:sz w:val="16"/>
                <w:szCs w:val="16"/>
              </w:rPr>
              <w:t xml:space="preserve"> </w:t>
            </w:r>
            <w:r>
              <w:rPr>
                <w:sz w:val="16"/>
                <w:szCs w:val="16"/>
              </w:rPr>
              <w:t>AND HAVE OTHER OPPORTUNITIES TO EXPLOIT SUCH SKILLS. CONSEQUENTLY, ENFORCEMENT OF THE COVENANTS SET OUT</w:t>
            </w:r>
            <w:r>
              <w:rPr>
                <w:spacing w:val="-8"/>
                <w:sz w:val="16"/>
                <w:szCs w:val="16"/>
              </w:rPr>
              <w:t xml:space="preserve"> </w:t>
            </w:r>
            <w:r>
              <w:rPr>
                <w:sz w:val="16"/>
                <w:szCs w:val="16"/>
              </w:rPr>
              <w:t>ABOVE</w:t>
            </w:r>
            <w:r>
              <w:rPr>
                <w:spacing w:val="-7"/>
                <w:sz w:val="16"/>
                <w:szCs w:val="16"/>
              </w:rPr>
              <w:t xml:space="preserve"> </w:t>
            </w:r>
            <w:r>
              <w:rPr>
                <w:sz w:val="16"/>
                <w:szCs w:val="16"/>
              </w:rPr>
              <w:t>WILL</w:t>
            </w:r>
            <w:r>
              <w:rPr>
                <w:spacing w:val="-10"/>
                <w:sz w:val="16"/>
                <w:szCs w:val="16"/>
              </w:rPr>
              <w:t xml:space="preserve"> </w:t>
            </w:r>
            <w:r>
              <w:rPr>
                <w:sz w:val="16"/>
                <w:szCs w:val="16"/>
              </w:rPr>
              <w:t>NOT</w:t>
            </w:r>
            <w:r>
              <w:rPr>
                <w:spacing w:val="-8"/>
                <w:sz w:val="16"/>
                <w:szCs w:val="16"/>
              </w:rPr>
              <w:t xml:space="preserve"> </w:t>
            </w:r>
            <w:r>
              <w:rPr>
                <w:sz w:val="16"/>
                <w:szCs w:val="16"/>
              </w:rPr>
              <w:t>DEPRIVE</w:t>
            </w:r>
            <w:r>
              <w:rPr>
                <w:spacing w:val="-7"/>
                <w:sz w:val="16"/>
                <w:szCs w:val="16"/>
              </w:rPr>
              <w:t xml:space="preserve"> </w:t>
            </w:r>
            <w:r>
              <w:rPr>
                <w:sz w:val="16"/>
                <w:szCs w:val="16"/>
              </w:rPr>
              <w:t>YOU</w:t>
            </w:r>
            <w:r>
              <w:rPr>
                <w:spacing w:val="-10"/>
                <w:sz w:val="16"/>
                <w:szCs w:val="16"/>
              </w:rPr>
              <w:t xml:space="preserve"> </w:t>
            </w:r>
            <w:r>
              <w:rPr>
                <w:sz w:val="16"/>
                <w:szCs w:val="16"/>
              </w:rPr>
              <w:t>OF</w:t>
            </w:r>
            <w:r>
              <w:rPr>
                <w:spacing w:val="-8"/>
                <w:sz w:val="16"/>
                <w:szCs w:val="16"/>
              </w:rPr>
              <w:t xml:space="preserve"> </w:t>
            </w:r>
            <w:r>
              <w:rPr>
                <w:sz w:val="16"/>
                <w:szCs w:val="16"/>
              </w:rPr>
              <w:t>THE</w:t>
            </w:r>
            <w:r>
              <w:rPr>
                <w:spacing w:val="-7"/>
                <w:sz w:val="16"/>
                <w:szCs w:val="16"/>
              </w:rPr>
              <w:t xml:space="preserve"> </w:t>
            </w:r>
            <w:r>
              <w:rPr>
                <w:sz w:val="16"/>
                <w:szCs w:val="16"/>
              </w:rPr>
              <w:t>ABILITY</w:t>
            </w:r>
            <w:r>
              <w:rPr>
                <w:spacing w:val="-7"/>
                <w:sz w:val="16"/>
                <w:szCs w:val="16"/>
              </w:rPr>
              <w:t xml:space="preserve"> </w:t>
            </w:r>
            <w:r>
              <w:rPr>
                <w:sz w:val="16"/>
                <w:szCs w:val="16"/>
              </w:rPr>
              <w:t>TO</w:t>
            </w:r>
            <w:r>
              <w:rPr>
                <w:spacing w:val="-10"/>
                <w:sz w:val="16"/>
                <w:szCs w:val="16"/>
              </w:rPr>
              <w:t xml:space="preserve"> </w:t>
            </w:r>
            <w:r>
              <w:rPr>
                <w:sz w:val="16"/>
                <w:szCs w:val="16"/>
              </w:rPr>
              <w:t>EARN A LIVING.</w:t>
            </w:r>
          </w:p>
          <w:p w14:paraId="656DFEA3" w14:textId="5C287FD1" w:rsidR="00C811EF" w:rsidRDefault="00C811EF">
            <w:pPr>
              <w:pStyle w:val="TableParagraph"/>
              <w:kinsoku w:val="0"/>
              <w:overflowPunct w:val="0"/>
              <w:spacing w:before="1"/>
              <w:ind w:left="79" w:right="64" w:firstLine="45"/>
              <w:jc w:val="both"/>
              <w:rPr>
                <w:sz w:val="16"/>
                <w:szCs w:val="16"/>
              </w:rPr>
            </w:pPr>
            <w:r>
              <w:rPr>
                <w:sz w:val="16"/>
                <w:szCs w:val="16"/>
              </w:rPr>
              <w:t>“Competitive</w:t>
            </w:r>
            <w:r>
              <w:rPr>
                <w:spacing w:val="-12"/>
                <w:sz w:val="16"/>
                <w:szCs w:val="16"/>
              </w:rPr>
              <w:t xml:space="preserve"> </w:t>
            </w:r>
            <w:r>
              <w:rPr>
                <w:sz w:val="16"/>
                <w:szCs w:val="16"/>
              </w:rPr>
              <w:t>Business”</w:t>
            </w:r>
            <w:r>
              <w:rPr>
                <w:spacing w:val="-11"/>
                <w:sz w:val="16"/>
                <w:szCs w:val="16"/>
              </w:rPr>
              <w:t xml:space="preserve"> </w:t>
            </w:r>
            <w:r>
              <w:rPr>
                <w:sz w:val="16"/>
                <w:szCs w:val="16"/>
              </w:rPr>
              <w:t>means</w:t>
            </w:r>
            <w:r>
              <w:rPr>
                <w:spacing w:val="-8"/>
                <w:sz w:val="16"/>
                <w:szCs w:val="16"/>
              </w:rPr>
              <w:t xml:space="preserve"> </w:t>
            </w:r>
            <w:r>
              <w:rPr>
                <w:sz w:val="16"/>
                <w:szCs w:val="16"/>
              </w:rPr>
              <w:t>any</w:t>
            </w:r>
            <w:r>
              <w:rPr>
                <w:spacing w:val="-9"/>
                <w:sz w:val="16"/>
                <w:szCs w:val="16"/>
              </w:rPr>
              <w:t xml:space="preserve"> </w:t>
            </w:r>
            <w:r>
              <w:rPr>
                <w:sz w:val="16"/>
                <w:szCs w:val="16"/>
              </w:rPr>
              <w:t>business</w:t>
            </w:r>
            <w:r>
              <w:rPr>
                <w:spacing w:val="-9"/>
                <w:sz w:val="16"/>
                <w:szCs w:val="16"/>
              </w:rPr>
              <w:t xml:space="preserve"> </w:t>
            </w:r>
            <w:r>
              <w:rPr>
                <w:sz w:val="16"/>
                <w:szCs w:val="16"/>
              </w:rPr>
              <w:t>that</w:t>
            </w:r>
            <w:r>
              <w:rPr>
                <w:spacing w:val="-11"/>
                <w:sz w:val="16"/>
                <w:szCs w:val="16"/>
              </w:rPr>
              <w:t xml:space="preserve"> </w:t>
            </w:r>
            <w:r>
              <w:rPr>
                <w:sz w:val="16"/>
                <w:szCs w:val="16"/>
              </w:rPr>
              <w:t>is</w:t>
            </w:r>
            <w:r>
              <w:rPr>
                <w:spacing w:val="-9"/>
                <w:sz w:val="16"/>
                <w:szCs w:val="16"/>
              </w:rPr>
              <w:t xml:space="preserve"> </w:t>
            </w:r>
            <w:r>
              <w:rPr>
                <w:sz w:val="16"/>
                <w:szCs w:val="16"/>
              </w:rPr>
              <w:t>engaged</w:t>
            </w:r>
            <w:r>
              <w:rPr>
                <w:spacing w:val="-10"/>
                <w:sz w:val="16"/>
                <w:szCs w:val="16"/>
              </w:rPr>
              <w:t xml:space="preserve"> </w:t>
            </w:r>
            <w:r>
              <w:rPr>
                <w:sz w:val="16"/>
                <w:szCs w:val="16"/>
              </w:rPr>
              <w:t>or</w:t>
            </w:r>
            <w:r>
              <w:rPr>
                <w:spacing w:val="-10"/>
                <w:sz w:val="16"/>
                <w:szCs w:val="16"/>
              </w:rPr>
              <w:t xml:space="preserve"> </w:t>
            </w:r>
            <w:r>
              <w:rPr>
                <w:sz w:val="16"/>
                <w:szCs w:val="16"/>
              </w:rPr>
              <w:t>to</w:t>
            </w:r>
            <w:r>
              <w:rPr>
                <w:spacing w:val="-10"/>
                <w:sz w:val="16"/>
                <w:szCs w:val="16"/>
              </w:rPr>
              <w:t xml:space="preserve"> </w:t>
            </w:r>
            <w:r>
              <w:rPr>
                <w:sz w:val="16"/>
                <w:szCs w:val="16"/>
              </w:rPr>
              <w:t>be engaged</w:t>
            </w:r>
            <w:r>
              <w:rPr>
                <w:spacing w:val="-8"/>
                <w:sz w:val="16"/>
                <w:szCs w:val="16"/>
              </w:rPr>
              <w:t xml:space="preserve"> </w:t>
            </w:r>
            <w:r>
              <w:rPr>
                <w:sz w:val="16"/>
                <w:szCs w:val="16"/>
              </w:rPr>
              <w:t>in</w:t>
            </w:r>
            <w:r>
              <w:rPr>
                <w:spacing w:val="-10"/>
                <w:sz w:val="16"/>
                <w:szCs w:val="16"/>
              </w:rPr>
              <w:t xml:space="preserve"> </w:t>
            </w:r>
            <w:r>
              <w:rPr>
                <w:sz w:val="16"/>
                <w:szCs w:val="16"/>
              </w:rPr>
              <w:t>the</w:t>
            </w:r>
            <w:r>
              <w:rPr>
                <w:spacing w:val="-8"/>
                <w:sz w:val="16"/>
                <w:szCs w:val="16"/>
              </w:rPr>
              <w:t xml:space="preserve"> </w:t>
            </w:r>
            <w:r>
              <w:rPr>
                <w:sz w:val="16"/>
                <w:szCs w:val="16"/>
              </w:rPr>
              <w:t>offer</w:t>
            </w:r>
            <w:r>
              <w:rPr>
                <w:spacing w:val="-10"/>
                <w:sz w:val="16"/>
                <w:szCs w:val="16"/>
              </w:rPr>
              <w:t xml:space="preserve"> </w:t>
            </w:r>
            <w:r>
              <w:rPr>
                <w:sz w:val="16"/>
                <w:szCs w:val="16"/>
              </w:rPr>
              <w:t>or</w:t>
            </w:r>
            <w:r>
              <w:rPr>
                <w:spacing w:val="-10"/>
                <w:sz w:val="16"/>
                <w:szCs w:val="16"/>
              </w:rPr>
              <w:t xml:space="preserve"> </w:t>
            </w:r>
            <w:r>
              <w:rPr>
                <w:sz w:val="16"/>
                <w:szCs w:val="16"/>
              </w:rPr>
              <w:t>sale</w:t>
            </w:r>
            <w:r>
              <w:rPr>
                <w:spacing w:val="-10"/>
                <w:sz w:val="16"/>
                <w:szCs w:val="16"/>
              </w:rPr>
              <w:t xml:space="preserve"> </w:t>
            </w:r>
            <w:r>
              <w:rPr>
                <w:sz w:val="16"/>
                <w:szCs w:val="16"/>
              </w:rPr>
              <w:t>of</w:t>
            </w:r>
            <w:r>
              <w:rPr>
                <w:spacing w:val="-9"/>
                <w:sz w:val="16"/>
                <w:szCs w:val="16"/>
              </w:rPr>
              <w:t xml:space="preserve"> </w:t>
            </w:r>
            <w:r>
              <w:rPr>
                <w:sz w:val="16"/>
                <w:szCs w:val="16"/>
              </w:rPr>
              <w:t>fitness</w:t>
            </w:r>
            <w:r>
              <w:rPr>
                <w:spacing w:val="-8"/>
                <w:sz w:val="16"/>
                <w:szCs w:val="16"/>
              </w:rPr>
              <w:t xml:space="preserve"> </w:t>
            </w:r>
            <w:r>
              <w:rPr>
                <w:sz w:val="16"/>
                <w:szCs w:val="16"/>
              </w:rPr>
              <w:t>and</w:t>
            </w:r>
            <w:r>
              <w:rPr>
                <w:spacing w:val="-10"/>
                <w:sz w:val="16"/>
                <w:szCs w:val="16"/>
              </w:rPr>
              <w:t xml:space="preserve"> </w:t>
            </w:r>
            <w:r>
              <w:rPr>
                <w:sz w:val="16"/>
                <w:szCs w:val="16"/>
              </w:rPr>
              <w:t>exercise</w:t>
            </w:r>
            <w:r>
              <w:rPr>
                <w:spacing w:val="-10"/>
                <w:sz w:val="16"/>
                <w:szCs w:val="16"/>
              </w:rPr>
              <w:t xml:space="preserve"> </w:t>
            </w:r>
            <w:r>
              <w:rPr>
                <w:sz w:val="16"/>
                <w:szCs w:val="16"/>
              </w:rPr>
              <w:t>services,</w:t>
            </w:r>
            <w:r>
              <w:rPr>
                <w:spacing w:val="-8"/>
                <w:sz w:val="16"/>
                <w:szCs w:val="16"/>
              </w:rPr>
              <w:t xml:space="preserve"> </w:t>
            </w:r>
            <w:r>
              <w:rPr>
                <w:sz w:val="16"/>
                <w:szCs w:val="16"/>
              </w:rPr>
              <w:t>personal training,</w:t>
            </w:r>
            <w:r>
              <w:rPr>
                <w:spacing w:val="-11"/>
                <w:sz w:val="16"/>
                <w:szCs w:val="16"/>
              </w:rPr>
              <w:t xml:space="preserve"> </w:t>
            </w:r>
            <w:r>
              <w:rPr>
                <w:sz w:val="16"/>
                <w:szCs w:val="16"/>
              </w:rPr>
              <w:t>and</w:t>
            </w:r>
            <w:r>
              <w:rPr>
                <w:spacing w:val="-9"/>
                <w:sz w:val="16"/>
                <w:szCs w:val="16"/>
              </w:rPr>
              <w:t xml:space="preserve"> </w:t>
            </w:r>
            <w:r>
              <w:rPr>
                <w:sz w:val="16"/>
                <w:szCs w:val="16"/>
              </w:rPr>
              <w:t>recreational</w:t>
            </w:r>
            <w:r>
              <w:rPr>
                <w:spacing w:val="-11"/>
                <w:sz w:val="16"/>
                <w:szCs w:val="16"/>
              </w:rPr>
              <w:t xml:space="preserve"> </w:t>
            </w:r>
            <w:r>
              <w:rPr>
                <w:sz w:val="16"/>
                <w:szCs w:val="16"/>
              </w:rPr>
              <w:t>facilities,</w:t>
            </w:r>
            <w:r>
              <w:rPr>
                <w:spacing w:val="-12"/>
                <w:sz w:val="16"/>
                <w:szCs w:val="16"/>
              </w:rPr>
              <w:t xml:space="preserve"> </w:t>
            </w:r>
            <w:r>
              <w:rPr>
                <w:sz w:val="16"/>
                <w:szCs w:val="16"/>
              </w:rPr>
              <w:t>or</w:t>
            </w:r>
            <w:r>
              <w:rPr>
                <w:spacing w:val="-9"/>
                <w:sz w:val="16"/>
                <w:szCs w:val="16"/>
              </w:rPr>
              <w:t xml:space="preserve"> </w:t>
            </w:r>
            <w:r>
              <w:rPr>
                <w:sz w:val="16"/>
                <w:szCs w:val="16"/>
              </w:rPr>
              <w:t>any</w:t>
            </w:r>
            <w:r>
              <w:rPr>
                <w:spacing w:val="-10"/>
                <w:sz w:val="16"/>
                <w:szCs w:val="16"/>
              </w:rPr>
              <w:t xml:space="preserve"> </w:t>
            </w:r>
            <w:r>
              <w:rPr>
                <w:sz w:val="16"/>
                <w:szCs w:val="16"/>
              </w:rPr>
              <w:t>business</w:t>
            </w:r>
            <w:r>
              <w:rPr>
                <w:spacing w:val="-10"/>
                <w:sz w:val="16"/>
                <w:szCs w:val="16"/>
              </w:rPr>
              <w:t xml:space="preserve"> </w:t>
            </w:r>
            <w:r>
              <w:rPr>
                <w:sz w:val="16"/>
                <w:szCs w:val="16"/>
              </w:rPr>
              <w:t>that</w:t>
            </w:r>
            <w:r>
              <w:rPr>
                <w:spacing w:val="-8"/>
                <w:sz w:val="16"/>
                <w:szCs w:val="16"/>
              </w:rPr>
              <w:t xml:space="preserve"> </w:t>
            </w:r>
            <w:r>
              <w:rPr>
                <w:sz w:val="16"/>
                <w:szCs w:val="16"/>
              </w:rPr>
              <w:t>would</w:t>
            </w:r>
            <w:r>
              <w:rPr>
                <w:spacing w:val="-11"/>
                <w:sz w:val="16"/>
                <w:szCs w:val="16"/>
              </w:rPr>
              <w:t xml:space="preserve"> </w:t>
            </w:r>
            <w:r>
              <w:rPr>
                <w:sz w:val="16"/>
                <w:szCs w:val="16"/>
              </w:rPr>
              <w:t xml:space="preserve">directly or indirectly compete with the </w:t>
            </w:r>
            <w:del w:id="650" w:author="Matthew Levine" w:date="2025-06-06T13:36:00Z" w16du:dateUtc="2025-06-06T17:36:00Z">
              <w:r w:rsidDel="00D31982">
                <w:rPr>
                  <w:sz w:val="16"/>
                  <w:szCs w:val="16"/>
                </w:rPr>
                <w:delText>Studio</w:delText>
              </w:r>
            </w:del>
            <w:ins w:id="651" w:author="Matthew Levine" w:date="2025-06-06T13:36:00Z" w16du:dateUtc="2025-06-06T17:36:00Z">
              <w:r w:rsidR="00D31982">
                <w:rPr>
                  <w:sz w:val="16"/>
                  <w:szCs w:val="16"/>
                </w:rPr>
                <w:t>[Premise Café]</w:t>
              </w:r>
            </w:ins>
            <w:r>
              <w:rPr>
                <w:sz w:val="16"/>
                <w:szCs w:val="16"/>
              </w:rPr>
              <w:t>.</w:t>
            </w:r>
          </w:p>
        </w:tc>
      </w:tr>
      <w:tr w:rsidR="00C811EF" w14:paraId="7C8D878B" w14:textId="77777777">
        <w:trPr>
          <w:trHeight w:val="1074"/>
        </w:trPr>
        <w:tc>
          <w:tcPr>
            <w:tcW w:w="2791" w:type="dxa"/>
            <w:tcBorders>
              <w:top w:val="single" w:sz="6" w:space="0" w:color="000000"/>
              <w:left w:val="single" w:sz="4" w:space="0" w:color="000000"/>
              <w:bottom w:val="single" w:sz="6" w:space="0" w:color="000000"/>
              <w:right w:val="single" w:sz="4" w:space="0" w:color="000000"/>
            </w:tcBorders>
          </w:tcPr>
          <w:p w14:paraId="5C0B8C7A" w14:textId="77777777" w:rsidR="00C811EF" w:rsidRDefault="00C811EF">
            <w:pPr>
              <w:pStyle w:val="TableParagraph"/>
              <w:kinsoku w:val="0"/>
              <w:overflowPunct w:val="0"/>
              <w:spacing w:before="79"/>
              <w:ind w:left="79"/>
              <w:rPr>
                <w:spacing w:val="-2"/>
                <w:sz w:val="16"/>
                <w:szCs w:val="16"/>
              </w:rPr>
            </w:pPr>
            <w:r>
              <w:rPr>
                <w:sz w:val="16"/>
                <w:szCs w:val="16"/>
              </w:rPr>
              <w:t>(q)</w:t>
            </w:r>
            <w:r>
              <w:rPr>
                <w:spacing w:val="28"/>
                <w:sz w:val="16"/>
                <w:szCs w:val="16"/>
              </w:rPr>
              <w:t xml:space="preserve"> </w:t>
            </w:r>
            <w:r>
              <w:rPr>
                <w:sz w:val="16"/>
                <w:szCs w:val="16"/>
              </w:rPr>
              <w:t>Modification</w:t>
            </w:r>
            <w:r>
              <w:rPr>
                <w:spacing w:val="-4"/>
                <w:sz w:val="16"/>
                <w:szCs w:val="16"/>
              </w:rPr>
              <w:t xml:space="preserve"> </w:t>
            </w:r>
            <w:r>
              <w:rPr>
                <w:sz w:val="16"/>
                <w:szCs w:val="16"/>
              </w:rPr>
              <w:t>of</w:t>
            </w:r>
            <w:r>
              <w:rPr>
                <w:spacing w:val="-2"/>
                <w:sz w:val="16"/>
                <w:szCs w:val="16"/>
              </w:rPr>
              <w:t xml:space="preserve"> </w:t>
            </w:r>
            <w:r>
              <w:rPr>
                <w:sz w:val="16"/>
                <w:szCs w:val="16"/>
              </w:rPr>
              <w:t>the</w:t>
            </w:r>
            <w:r>
              <w:rPr>
                <w:spacing w:val="-1"/>
                <w:sz w:val="16"/>
                <w:szCs w:val="16"/>
              </w:rPr>
              <w:t xml:space="preserve"> </w:t>
            </w:r>
            <w:r>
              <w:rPr>
                <w:spacing w:val="-2"/>
                <w:sz w:val="16"/>
                <w:szCs w:val="16"/>
              </w:rPr>
              <w:t>agreement</w:t>
            </w:r>
          </w:p>
        </w:tc>
        <w:tc>
          <w:tcPr>
            <w:tcW w:w="1800" w:type="dxa"/>
            <w:tcBorders>
              <w:top w:val="single" w:sz="6" w:space="0" w:color="000000"/>
              <w:left w:val="single" w:sz="4" w:space="0" w:color="000000"/>
              <w:bottom w:val="single" w:sz="6" w:space="0" w:color="000000"/>
              <w:right w:val="single" w:sz="4" w:space="0" w:color="000000"/>
            </w:tcBorders>
          </w:tcPr>
          <w:p w14:paraId="42191730" w14:textId="77777777" w:rsidR="00C811EF" w:rsidRDefault="00C811EF">
            <w:pPr>
              <w:pStyle w:val="TableParagraph"/>
              <w:kinsoku w:val="0"/>
              <w:overflowPunct w:val="0"/>
              <w:spacing w:before="79"/>
              <w:ind w:left="79"/>
              <w:rPr>
                <w:spacing w:val="-4"/>
                <w:sz w:val="16"/>
                <w:szCs w:val="16"/>
              </w:rPr>
            </w:pPr>
            <w:r>
              <w:rPr>
                <w:spacing w:val="-4"/>
                <w:sz w:val="16"/>
                <w:szCs w:val="16"/>
              </w:rPr>
              <w:t>18.2</w:t>
            </w:r>
          </w:p>
        </w:tc>
        <w:tc>
          <w:tcPr>
            <w:tcW w:w="5016" w:type="dxa"/>
            <w:tcBorders>
              <w:top w:val="single" w:sz="6" w:space="0" w:color="000000"/>
              <w:left w:val="single" w:sz="4" w:space="0" w:color="000000"/>
              <w:bottom w:val="single" w:sz="6" w:space="0" w:color="000000"/>
              <w:right w:val="single" w:sz="4" w:space="0" w:color="000000"/>
            </w:tcBorders>
          </w:tcPr>
          <w:p w14:paraId="579B515F" w14:textId="0EC41D3C" w:rsidR="00C811EF" w:rsidRDefault="00C811EF">
            <w:pPr>
              <w:pStyle w:val="TableParagraph"/>
              <w:kinsoku w:val="0"/>
              <w:overflowPunct w:val="0"/>
              <w:spacing w:before="79"/>
              <w:ind w:left="79" w:right="64"/>
              <w:jc w:val="both"/>
              <w:rPr>
                <w:sz w:val="16"/>
                <w:szCs w:val="16"/>
              </w:rPr>
            </w:pPr>
            <w:r>
              <w:rPr>
                <w:sz w:val="16"/>
                <w:szCs w:val="16"/>
              </w:rPr>
              <w:t>The Franchise Agreement may be modified only with the written consent of both parties except as stated therein.</w:t>
            </w:r>
            <w:r>
              <w:rPr>
                <w:spacing w:val="40"/>
                <w:sz w:val="16"/>
                <w:szCs w:val="16"/>
              </w:rPr>
              <w:t xml:space="preserve"> </w:t>
            </w:r>
            <w:r>
              <w:rPr>
                <w:sz w:val="16"/>
                <w:szCs w:val="16"/>
              </w:rPr>
              <w:t xml:space="preserve">We expressly reserve the right to modify the Manual, </w:t>
            </w:r>
            <w:r w:rsidR="00240D2F">
              <w:rPr>
                <w:sz w:val="16"/>
                <w:szCs w:val="16"/>
              </w:rPr>
              <w:t>[SYSTEM NAME]</w:t>
            </w:r>
            <w:r>
              <w:rPr>
                <w:sz w:val="16"/>
                <w:szCs w:val="16"/>
              </w:rPr>
              <w:t xml:space="preserve">, the </w:t>
            </w:r>
            <w:del w:id="652" w:author="Matthew Levine" w:date="2025-06-06T13:36:00Z" w16du:dateUtc="2025-06-06T17:36:00Z">
              <w:r w:rsidDel="00D31982">
                <w:rPr>
                  <w:sz w:val="16"/>
                  <w:szCs w:val="16"/>
                </w:rPr>
                <w:delText>Studio</w:delText>
              </w:r>
            </w:del>
            <w:ins w:id="653" w:author="Matthew Levine" w:date="2025-06-06T13:36:00Z" w16du:dateUtc="2025-06-06T17:36:00Z">
              <w:r w:rsidR="00D31982">
                <w:rPr>
                  <w:sz w:val="16"/>
                  <w:szCs w:val="16"/>
                </w:rPr>
                <w:t>[Premise Café]</w:t>
              </w:r>
            </w:ins>
            <w:r>
              <w:rPr>
                <w:sz w:val="16"/>
                <w:szCs w:val="16"/>
              </w:rPr>
              <w:t xml:space="preserve"> and Marks, including as detailed in Section 9.13 of the Franchise Agreement, without your consent.</w:t>
            </w:r>
          </w:p>
        </w:tc>
      </w:tr>
      <w:tr w:rsidR="00C811EF" w14:paraId="17B1B1C6" w14:textId="77777777">
        <w:trPr>
          <w:trHeight w:val="1996"/>
        </w:trPr>
        <w:tc>
          <w:tcPr>
            <w:tcW w:w="2791" w:type="dxa"/>
            <w:tcBorders>
              <w:top w:val="single" w:sz="6" w:space="0" w:color="000000"/>
              <w:left w:val="single" w:sz="4" w:space="0" w:color="000000"/>
              <w:bottom w:val="single" w:sz="6" w:space="0" w:color="000000"/>
              <w:right w:val="single" w:sz="4" w:space="0" w:color="000000"/>
            </w:tcBorders>
          </w:tcPr>
          <w:p w14:paraId="5C95DE20" w14:textId="77777777" w:rsidR="00C811EF" w:rsidRDefault="00C811EF">
            <w:pPr>
              <w:pStyle w:val="TableParagraph"/>
              <w:kinsoku w:val="0"/>
              <w:overflowPunct w:val="0"/>
              <w:spacing w:before="79"/>
              <w:ind w:left="79"/>
              <w:rPr>
                <w:spacing w:val="-2"/>
                <w:sz w:val="16"/>
                <w:szCs w:val="16"/>
              </w:rPr>
            </w:pPr>
            <w:r>
              <w:rPr>
                <w:sz w:val="16"/>
                <w:szCs w:val="16"/>
              </w:rPr>
              <w:t>(r)</w:t>
            </w:r>
            <w:r>
              <w:rPr>
                <w:spacing w:val="56"/>
                <w:sz w:val="16"/>
                <w:szCs w:val="16"/>
              </w:rPr>
              <w:t xml:space="preserve"> </w:t>
            </w:r>
            <w:r>
              <w:rPr>
                <w:sz w:val="16"/>
                <w:szCs w:val="16"/>
              </w:rPr>
              <w:t>Integration/merger</w:t>
            </w:r>
            <w:r>
              <w:rPr>
                <w:spacing w:val="-3"/>
                <w:sz w:val="16"/>
                <w:szCs w:val="16"/>
              </w:rPr>
              <w:t xml:space="preserve"> </w:t>
            </w:r>
            <w:r>
              <w:rPr>
                <w:spacing w:val="-2"/>
                <w:sz w:val="16"/>
                <w:szCs w:val="16"/>
              </w:rPr>
              <w:t>clause</w:t>
            </w:r>
          </w:p>
        </w:tc>
        <w:tc>
          <w:tcPr>
            <w:tcW w:w="1800" w:type="dxa"/>
            <w:tcBorders>
              <w:top w:val="single" w:sz="6" w:space="0" w:color="000000"/>
              <w:left w:val="single" w:sz="4" w:space="0" w:color="000000"/>
              <w:bottom w:val="single" w:sz="6" w:space="0" w:color="000000"/>
              <w:right w:val="single" w:sz="4" w:space="0" w:color="000000"/>
            </w:tcBorders>
          </w:tcPr>
          <w:p w14:paraId="7C774A90" w14:textId="77777777" w:rsidR="00C811EF" w:rsidRDefault="00C811EF">
            <w:pPr>
              <w:pStyle w:val="TableParagraph"/>
              <w:kinsoku w:val="0"/>
              <w:overflowPunct w:val="0"/>
              <w:spacing w:before="79"/>
              <w:ind w:left="79"/>
              <w:rPr>
                <w:spacing w:val="-2"/>
                <w:sz w:val="16"/>
                <w:szCs w:val="16"/>
              </w:rPr>
            </w:pPr>
            <w:r>
              <w:rPr>
                <w:spacing w:val="-2"/>
                <w:sz w:val="16"/>
                <w:szCs w:val="16"/>
              </w:rPr>
              <w:t>18.10</w:t>
            </w:r>
          </w:p>
        </w:tc>
        <w:tc>
          <w:tcPr>
            <w:tcW w:w="5016" w:type="dxa"/>
            <w:tcBorders>
              <w:top w:val="single" w:sz="6" w:space="0" w:color="000000"/>
              <w:left w:val="single" w:sz="4" w:space="0" w:color="000000"/>
              <w:bottom w:val="single" w:sz="6" w:space="0" w:color="000000"/>
              <w:right w:val="single" w:sz="4" w:space="0" w:color="000000"/>
            </w:tcBorders>
          </w:tcPr>
          <w:p w14:paraId="07746775" w14:textId="77777777" w:rsidR="00C811EF" w:rsidRDefault="00C811EF">
            <w:pPr>
              <w:pStyle w:val="TableParagraph"/>
              <w:kinsoku w:val="0"/>
              <w:overflowPunct w:val="0"/>
              <w:spacing w:before="79"/>
              <w:ind w:left="79" w:right="64"/>
              <w:jc w:val="both"/>
              <w:rPr>
                <w:spacing w:val="-2"/>
                <w:sz w:val="16"/>
                <w:szCs w:val="16"/>
              </w:rPr>
            </w:pPr>
            <w:r>
              <w:rPr>
                <w:sz w:val="16"/>
                <w:szCs w:val="16"/>
              </w:rPr>
              <w:t>There are no terms and conditions which at the date of execution of the</w:t>
            </w:r>
            <w:r>
              <w:rPr>
                <w:spacing w:val="-3"/>
                <w:sz w:val="16"/>
                <w:szCs w:val="16"/>
              </w:rPr>
              <w:t xml:space="preserve"> </w:t>
            </w:r>
            <w:r>
              <w:rPr>
                <w:sz w:val="16"/>
                <w:szCs w:val="16"/>
              </w:rPr>
              <w:t>Franchise</w:t>
            </w:r>
            <w:r>
              <w:rPr>
                <w:spacing w:val="-5"/>
                <w:sz w:val="16"/>
                <w:szCs w:val="16"/>
              </w:rPr>
              <w:t xml:space="preserve"> </w:t>
            </w:r>
            <w:r>
              <w:rPr>
                <w:sz w:val="16"/>
                <w:szCs w:val="16"/>
              </w:rPr>
              <w:t>Agreement</w:t>
            </w:r>
            <w:r>
              <w:rPr>
                <w:spacing w:val="-4"/>
                <w:sz w:val="16"/>
                <w:szCs w:val="16"/>
              </w:rPr>
              <w:t xml:space="preserve"> </w:t>
            </w:r>
            <w:r>
              <w:rPr>
                <w:sz w:val="16"/>
                <w:szCs w:val="16"/>
              </w:rPr>
              <w:t>are</w:t>
            </w:r>
            <w:r>
              <w:rPr>
                <w:spacing w:val="-3"/>
                <w:sz w:val="16"/>
                <w:szCs w:val="16"/>
              </w:rPr>
              <w:t xml:space="preserve"> </w:t>
            </w:r>
            <w:r>
              <w:rPr>
                <w:sz w:val="16"/>
                <w:szCs w:val="16"/>
              </w:rPr>
              <w:t>additional</w:t>
            </w:r>
            <w:r>
              <w:rPr>
                <w:spacing w:val="-3"/>
                <w:sz w:val="16"/>
                <w:szCs w:val="16"/>
              </w:rPr>
              <w:t xml:space="preserve"> </w:t>
            </w:r>
            <w:r>
              <w:rPr>
                <w:sz w:val="16"/>
                <w:szCs w:val="16"/>
              </w:rPr>
              <w:t>or</w:t>
            </w:r>
            <w:r>
              <w:rPr>
                <w:spacing w:val="-5"/>
                <w:sz w:val="16"/>
                <w:szCs w:val="16"/>
              </w:rPr>
              <w:t xml:space="preserve"> </w:t>
            </w:r>
            <w:r>
              <w:rPr>
                <w:sz w:val="16"/>
                <w:szCs w:val="16"/>
              </w:rPr>
              <w:t>supplemental</w:t>
            </w:r>
            <w:r>
              <w:rPr>
                <w:spacing w:val="-4"/>
                <w:sz w:val="16"/>
                <w:szCs w:val="16"/>
              </w:rPr>
              <w:t xml:space="preserve"> </w:t>
            </w:r>
            <w:r>
              <w:rPr>
                <w:sz w:val="16"/>
                <w:szCs w:val="16"/>
              </w:rPr>
              <w:t>to</w:t>
            </w:r>
            <w:r>
              <w:rPr>
                <w:spacing w:val="-3"/>
                <w:sz w:val="16"/>
                <w:szCs w:val="16"/>
              </w:rPr>
              <w:t xml:space="preserve"> </w:t>
            </w:r>
            <w:r>
              <w:rPr>
                <w:sz w:val="16"/>
                <w:szCs w:val="16"/>
              </w:rPr>
              <w:t>those</w:t>
            </w:r>
            <w:r>
              <w:rPr>
                <w:spacing w:val="-5"/>
                <w:sz w:val="16"/>
                <w:szCs w:val="16"/>
              </w:rPr>
              <w:t xml:space="preserve"> </w:t>
            </w:r>
            <w:r>
              <w:rPr>
                <w:sz w:val="16"/>
                <w:szCs w:val="16"/>
              </w:rPr>
              <w:t>set out in</w:t>
            </w:r>
            <w:r>
              <w:rPr>
                <w:spacing w:val="-3"/>
                <w:sz w:val="16"/>
                <w:szCs w:val="16"/>
              </w:rPr>
              <w:t xml:space="preserve"> </w:t>
            </w:r>
            <w:r>
              <w:rPr>
                <w:sz w:val="16"/>
                <w:szCs w:val="16"/>
              </w:rPr>
              <w:t>the</w:t>
            </w:r>
            <w:r>
              <w:rPr>
                <w:spacing w:val="-3"/>
                <w:sz w:val="16"/>
                <w:szCs w:val="16"/>
              </w:rPr>
              <w:t xml:space="preserve"> </w:t>
            </w:r>
            <w:r>
              <w:rPr>
                <w:sz w:val="16"/>
                <w:szCs w:val="16"/>
              </w:rPr>
              <w:t>Franchise</w:t>
            </w:r>
            <w:r>
              <w:rPr>
                <w:spacing w:val="-3"/>
                <w:sz w:val="16"/>
                <w:szCs w:val="16"/>
              </w:rPr>
              <w:t xml:space="preserve"> </w:t>
            </w:r>
            <w:r>
              <w:rPr>
                <w:sz w:val="16"/>
                <w:szCs w:val="16"/>
              </w:rPr>
              <w:t>Agreement.</w:t>
            </w:r>
            <w:r>
              <w:rPr>
                <w:spacing w:val="40"/>
                <w:sz w:val="16"/>
                <w:szCs w:val="16"/>
              </w:rPr>
              <w:t xml:space="preserve"> </w:t>
            </w:r>
            <w:r>
              <w:rPr>
                <w:sz w:val="16"/>
                <w:szCs w:val="16"/>
              </w:rPr>
              <w:t>The</w:t>
            </w:r>
            <w:r>
              <w:rPr>
                <w:spacing w:val="-1"/>
                <w:sz w:val="16"/>
                <w:szCs w:val="16"/>
              </w:rPr>
              <w:t xml:space="preserve"> </w:t>
            </w:r>
            <w:r>
              <w:rPr>
                <w:sz w:val="16"/>
                <w:szCs w:val="16"/>
              </w:rPr>
              <w:t>Franchise</w:t>
            </w:r>
            <w:r>
              <w:rPr>
                <w:spacing w:val="-3"/>
                <w:sz w:val="16"/>
                <w:szCs w:val="16"/>
              </w:rPr>
              <w:t xml:space="preserve"> </w:t>
            </w:r>
            <w:r>
              <w:rPr>
                <w:sz w:val="16"/>
                <w:szCs w:val="16"/>
              </w:rPr>
              <w:t>Agreement,</w:t>
            </w:r>
            <w:r>
              <w:rPr>
                <w:spacing w:val="-1"/>
                <w:sz w:val="16"/>
                <w:szCs w:val="16"/>
              </w:rPr>
              <w:t xml:space="preserve"> </w:t>
            </w:r>
            <w:r>
              <w:rPr>
                <w:sz w:val="16"/>
                <w:szCs w:val="16"/>
              </w:rPr>
              <w:t>and</w:t>
            </w:r>
            <w:r>
              <w:rPr>
                <w:spacing w:val="-3"/>
                <w:sz w:val="16"/>
                <w:szCs w:val="16"/>
              </w:rPr>
              <w:t xml:space="preserve"> </w:t>
            </w:r>
            <w:r>
              <w:rPr>
                <w:sz w:val="16"/>
                <w:szCs w:val="16"/>
              </w:rPr>
              <w:t>the Schedules attached thereto contains the entire agreement between the parties hereto with respect</w:t>
            </w:r>
            <w:r>
              <w:rPr>
                <w:spacing w:val="-2"/>
                <w:sz w:val="16"/>
                <w:szCs w:val="16"/>
              </w:rPr>
              <w:t xml:space="preserve"> </w:t>
            </w:r>
            <w:r>
              <w:rPr>
                <w:sz w:val="16"/>
                <w:szCs w:val="16"/>
              </w:rPr>
              <w:t>to the subject</w:t>
            </w:r>
            <w:r>
              <w:rPr>
                <w:spacing w:val="-1"/>
                <w:sz w:val="16"/>
                <w:szCs w:val="16"/>
              </w:rPr>
              <w:t xml:space="preserve"> </w:t>
            </w:r>
            <w:r>
              <w:rPr>
                <w:sz w:val="16"/>
                <w:szCs w:val="16"/>
              </w:rPr>
              <w:t>matter</w:t>
            </w:r>
            <w:r>
              <w:rPr>
                <w:spacing w:val="-1"/>
                <w:sz w:val="16"/>
                <w:szCs w:val="16"/>
              </w:rPr>
              <w:t xml:space="preserve"> </w:t>
            </w:r>
            <w:r>
              <w:rPr>
                <w:sz w:val="16"/>
                <w:szCs w:val="16"/>
              </w:rPr>
              <w:t>of</w:t>
            </w:r>
            <w:r>
              <w:rPr>
                <w:spacing w:val="-2"/>
                <w:sz w:val="16"/>
                <w:szCs w:val="16"/>
              </w:rPr>
              <w:t xml:space="preserve"> </w:t>
            </w:r>
            <w:r>
              <w:rPr>
                <w:sz w:val="16"/>
                <w:szCs w:val="16"/>
              </w:rPr>
              <w:t>the</w:t>
            </w:r>
            <w:r>
              <w:rPr>
                <w:spacing w:val="-3"/>
                <w:sz w:val="16"/>
                <w:szCs w:val="16"/>
              </w:rPr>
              <w:t xml:space="preserve"> </w:t>
            </w:r>
            <w:r>
              <w:rPr>
                <w:sz w:val="16"/>
                <w:szCs w:val="16"/>
              </w:rPr>
              <w:t>Franchise Agreement, and supersede all prior agreements, no other representations</w:t>
            </w:r>
            <w:r>
              <w:rPr>
                <w:spacing w:val="-4"/>
                <w:sz w:val="16"/>
                <w:szCs w:val="16"/>
              </w:rPr>
              <w:t xml:space="preserve"> </w:t>
            </w:r>
            <w:r>
              <w:rPr>
                <w:sz w:val="16"/>
                <w:szCs w:val="16"/>
              </w:rPr>
              <w:t>having</w:t>
            </w:r>
            <w:r>
              <w:rPr>
                <w:spacing w:val="-6"/>
                <w:sz w:val="16"/>
                <w:szCs w:val="16"/>
              </w:rPr>
              <w:t xml:space="preserve"> </w:t>
            </w:r>
            <w:r>
              <w:rPr>
                <w:sz w:val="16"/>
                <w:szCs w:val="16"/>
              </w:rPr>
              <w:t>induced</w:t>
            </w:r>
            <w:r>
              <w:rPr>
                <w:spacing w:val="-6"/>
                <w:sz w:val="16"/>
                <w:szCs w:val="16"/>
              </w:rPr>
              <w:t xml:space="preserve"> </w:t>
            </w:r>
            <w:r>
              <w:rPr>
                <w:sz w:val="16"/>
                <w:szCs w:val="16"/>
              </w:rPr>
              <w:t>either</w:t>
            </w:r>
            <w:r>
              <w:rPr>
                <w:spacing w:val="-4"/>
                <w:sz w:val="16"/>
                <w:szCs w:val="16"/>
              </w:rPr>
              <w:t xml:space="preserve"> </w:t>
            </w:r>
            <w:r>
              <w:rPr>
                <w:sz w:val="16"/>
                <w:szCs w:val="16"/>
              </w:rPr>
              <w:t>party</w:t>
            </w:r>
            <w:r>
              <w:rPr>
                <w:spacing w:val="-7"/>
                <w:sz w:val="16"/>
                <w:szCs w:val="16"/>
              </w:rPr>
              <w:t xml:space="preserve"> </w:t>
            </w:r>
            <w:r>
              <w:rPr>
                <w:sz w:val="16"/>
                <w:szCs w:val="16"/>
              </w:rPr>
              <w:t>to</w:t>
            </w:r>
            <w:r>
              <w:rPr>
                <w:spacing w:val="-6"/>
                <w:sz w:val="16"/>
                <w:szCs w:val="16"/>
              </w:rPr>
              <w:t xml:space="preserve"> </w:t>
            </w:r>
            <w:r>
              <w:rPr>
                <w:sz w:val="16"/>
                <w:szCs w:val="16"/>
              </w:rPr>
              <w:t>execute</w:t>
            </w:r>
            <w:r>
              <w:rPr>
                <w:spacing w:val="-6"/>
                <w:sz w:val="16"/>
                <w:szCs w:val="16"/>
              </w:rPr>
              <w:t xml:space="preserve"> </w:t>
            </w:r>
            <w:r>
              <w:rPr>
                <w:sz w:val="16"/>
                <w:szCs w:val="16"/>
              </w:rPr>
              <w:t>the</w:t>
            </w:r>
            <w:r>
              <w:rPr>
                <w:spacing w:val="-6"/>
                <w:sz w:val="16"/>
                <w:szCs w:val="16"/>
              </w:rPr>
              <w:t xml:space="preserve"> </w:t>
            </w:r>
            <w:r>
              <w:rPr>
                <w:sz w:val="16"/>
                <w:szCs w:val="16"/>
              </w:rPr>
              <w:t>Franchise Agreement.</w:t>
            </w:r>
            <w:r>
              <w:rPr>
                <w:spacing w:val="40"/>
                <w:sz w:val="16"/>
                <w:szCs w:val="16"/>
              </w:rPr>
              <w:t xml:space="preserve"> </w:t>
            </w:r>
            <w:r>
              <w:rPr>
                <w:sz w:val="16"/>
                <w:szCs w:val="16"/>
              </w:rPr>
              <w:t>You acknowledge and agree that you have not relied upon any statements, representations, agreements or warranties made</w:t>
            </w:r>
            <w:r>
              <w:rPr>
                <w:spacing w:val="3"/>
                <w:sz w:val="16"/>
                <w:szCs w:val="16"/>
              </w:rPr>
              <w:t xml:space="preserve"> </w:t>
            </w:r>
            <w:r>
              <w:rPr>
                <w:sz w:val="16"/>
                <w:szCs w:val="16"/>
              </w:rPr>
              <w:t>by</w:t>
            </w:r>
            <w:r>
              <w:rPr>
                <w:spacing w:val="4"/>
                <w:sz w:val="16"/>
                <w:szCs w:val="16"/>
              </w:rPr>
              <w:t xml:space="preserve"> </w:t>
            </w:r>
            <w:r>
              <w:rPr>
                <w:sz w:val="16"/>
                <w:szCs w:val="16"/>
              </w:rPr>
              <w:t>us</w:t>
            </w:r>
            <w:r>
              <w:rPr>
                <w:spacing w:val="5"/>
                <w:sz w:val="16"/>
                <w:szCs w:val="16"/>
              </w:rPr>
              <w:t xml:space="preserve"> </w:t>
            </w:r>
            <w:r>
              <w:rPr>
                <w:sz w:val="16"/>
                <w:szCs w:val="16"/>
              </w:rPr>
              <w:t>except</w:t>
            </w:r>
            <w:r>
              <w:rPr>
                <w:spacing w:val="2"/>
                <w:sz w:val="16"/>
                <w:szCs w:val="16"/>
              </w:rPr>
              <w:t xml:space="preserve"> </w:t>
            </w:r>
            <w:r>
              <w:rPr>
                <w:sz w:val="16"/>
                <w:szCs w:val="16"/>
              </w:rPr>
              <w:t>such</w:t>
            </w:r>
            <w:r>
              <w:rPr>
                <w:spacing w:val="1"/>
                <w:sz w:val="16"/>
                <w:szCs w:val="16"/>
              </w:rPr>
              <w:t xml:space="preserve"> </w:t>
            </w:r>
            <w:r>
              <w:rPr>
                <w:sz w:val="16"/>
                <w:szCs w:val="16"/>
              </w:rPr>
              <w:t>as</w:t>
            </w:r>
            <w:r>
              <w:rPr>
                <w:spacing w:val="5"/>
                <w:sz w:val="16"/>
                <w:szCs w:val="16"/>
              </w:rPr>
              <w:t xml:space="preserve"> </w:t>
            </w:r>
            <w:r>
              <w:rPr>
                <w:sz w:val="16"/>
                <w:szCs w:val="16"/>
              </w:rPr>
              <w:t>are</w:t>
            </w:r>
            <w:r>
              <w:rPr>
                <w:spacing w:val="1"/>
                <w:sz w:val="16"/>
                <w:szCs w:val="16"/>
              </w:rPr>
              <w:t xml:space="preserve"> </w:t>
            </w:r>
            <w:r>
              <w:rPr>
                <w:sz w:val="16"/>
                <w:szCs w:val="16"/>
              </w:rPr>
              <w:t>set</w:t>
            </w:r>
            <w:r>
              <w:rPr>
                <w:spacing w:val="4"/>
                <w:sz w:val="16"/>
                <w:szCs w:val="16"/>
              </w:rPr>
              <w:t xml:space="preserve"> </w:t>
            </w:r>
            <w:r>
              <w:rPr>
                <w:sz w:val="16"/>
                <w:szCs w:val="16"/>
              </w:rPr>
              <w:t>out</w:t>
            </w:r>
            <w:r>
              <w:rPr>
                <w:spacing w:val="4"/>
                <w:sz w:val="16"/>
                <w:szCs w:val="16"/>
              </w:rPr>
              <w:t xml:space="preserve"> </w:t>
            </w:r>
            <w:r>
              <w:rPr>
                <w:sz w:val="16"/>
                <w:szCs w:val="16"/>
              </w:rPr>
              <w:t>in</w:t>
            </w:r>
            <w:r>
              <w:rPr>
                <w:spacing w:val="1"/>
                <w:sz w:val="16"/>
                <w:szCs w:val="16"/>
              </w:rPr>
              <w:t xml:space="preserve"> </w:t>
            </w:r>
            <w:r>
              <w:rPr>
                <w:sz w:val="16"/>
                <w:szCs w:val="16"/>
              </w:rPr>
              <w:t>the</w:t>
            </w:r>
            <w:r>
              <w:rPr>
                <w:spacing w:val="2"/>
                <w:sz w:val="16"/>
                <w:szCs w:val="16"/>
              </w:rPr>
              <w:t xml:space="preserve"> </w:t>
            </w:r>
            <w:r>
              <w:rPr>
                <w:sz w:val="16"/>
                <w:szCs w:val="16"/>
              </w:rPr>
              <w:t>Franchise</w:t>
            </w:r>
            <w:r>
              <w:rPr>
                <w:spacing w:val="3"/>
                <w:sz w:val="16"/>
                <w:szCs w:val="16"/>
              </w:rPr>
              <w:t xml:space="preserve"> </w:t>
            </w:r>
            <w:r>
              <w:rPr>
                <w:spacing w:val="-2"/>
                <w:sz w:val="16"/>
                <w:szCs w:val="16"/>
              </w:rPr>
              <w:t>Agreement.</w:t>
            </w:r>
          </w:p>
        </w:tc>
      </w:tr>
    </w:tbl>
    <w:p w14:paraId="16FDAA3C"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1C788735" w14:textId="77777777" w:rsidR="00C811EF" w:rsidRDefault="00C811EF">
      <w:pPr>
        <w:pStyle w:val="BodyText"/>
        <w:kinsoku w:val="0"/>
        <w:overflowPunct w:val="0"/>
        <w:rPr>
          <w:b/>
          <w:bCs/>
        </w:rPr>
      </w:pPr>
    </w:p>
    <w:p w14:paraId="56E7B3B3" w14:textId="77777777" w:rsidR="00C811EF" w:rsidRDefault="00C811EF">
      <w:pPr>
        <w:pStyle w:val="BodyText"/>
        <w:kinsoku w:val="0"/>
        <w:overflowPunct w:val="0"/>
        <w:rPr>
          <w:b/>
          <w:bCs/>
        </w:rPr>
      </w:pPr>
    </w:p>
    <w:p w14:paraId="11E5C3C1" w14:textId="77777777" w:rsidR="00C811EF" w:rsidRDefault="00C811EF">
      <w:pPr>
        <w:pStyle w:val="BodyText"/>
        <w:kinsoku w:val="0"/>
        <w:overflowPunct w:val="0"/>
        <w:rPr>
          <w:b/>
          <w:bCs/>
        </w:rPr>
      </w:pPr>
    </w:p>
    <w:p w14:paraId="369381E7" w14:textId="77777777" w:rsidR="00C811EF" w:rsidRDefault="00C811EF">
      <w:pPr>
        <w:pStyle w:val="BodyText"/>
        <w:kinsoku w:val="0"/>
        <w:overflowPunct w:val="0"/>
        <w:spacing w:before="118"/>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5A44A450"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53EB5D00" w14:textId="77777777" w:rsidR="00C811EF" w:rsidRDefault="00C811EF">
            <w:pPr>
              <w:pStyle w:val="TableParagraph"/>
              <w:kinsoku w:val="0"/>
              <w:overflowPunct w:val="0"/>
              <w:spacing w:before="91"/>
              <w:rPr>
                <w:b/>
                <w:bCs/>
                <w:sz w:val="20"/>
                <w:szCs w:val="20"/>
              </w:rPr>
            </w:pPr>
          </w:p>
          <w:p w14:paraId="075B99ED"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602CD32A"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32ADE9B2" w14:textId="77777777" w:rsidR="00C811EF" w:rsidRDefault="00C811EF">
            <w:pPr>
              <w:pStyle w:val="TableParagraph"/>
              <w:kinsoku w:val="0"/>
              <w:overflowPunct w:val="0"/>
              <w:spacing w:before="91"/>
              <w:rPr>
                <w:b/>
                <w:bCs/>
                <w:sz w:val="20"/>
                <w:szCs w:val="20"/>
              </w:rPr>
            </w:pPr>
          </w:p>
          <w:p w14:paraId="54EB19AB"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32A1C3B3" w14:textId="77777777">
        <w:trPr>
          <w:trHeight w:val="892"/>
        </w:trPr>
        <w:tc>
          <w:tcPr>
            <w:tcW w:w="2791" w:type="dxa"/>
            <w:tcBorders>
              <w:top w:val="single" w:sz="6" w:space="0" w:color="000000"/>
              <w:left w:val="single" w:sz="4" w:space="0" w:color="000000"/>
              <w:bottom w:val="single" w:sz="6" w:space="0" w:color="000000"/>
              <w:right w:val="single" w:sz="4" w:space="0" w:color="000000"/>
            </w:tcBorders>
          </w:tcPr>
          <w:p w14:paraId="1660802F" w14:textId="77777777" w:rsidR="00C811EF" w:rsidRDefault="00C811EF">
            <w:pPr>
              <w:pStyle w:val="TableParagraph"/>
              <w:kinsoku w:val="0"/>
              <w:overflowPunct w:val="0"/>
              <w:rPr>
                <w:rFonts w:ascii="Times New Roman" w:hAnsi="Times New Roman" w:cs="Times New Roman"/>
                <w:sz w:val="16"/>
                <w:szCs w:val="16"/>
              </w:rPr>
            </w:pPr>
          </w:p>
        </w:tc>
        <w:tc>
          <w:tcPr>
            <w:tcW w:w="1800" w:type="dxa"/>
            <w:tcBorders>
              <w:top w:val="single" w:sz="6" w:space="0" w:color="000000"/>
              <w:left w:val="single" w:sz="4" w:space="0" w:color="000000"/>
              <w:bottom w:val="single" w:sz="6" w:space="0" w:color="000000"/>
              <w:right w:val="single" w:sz="4" w:space="0" w:color="000000"/>
            </w:tcBorders>
          </w:tcPr>
          <w:p w14:paraId="0F224CDD" w14:textId="77777777" w:rsidR="00C811EF" w:rsidRDefault="00C811EF">
            <w:pPr>
              <w:pStyle w:val="TableParagraph"/>
              <w:kinsoku w:val="0"/>
              <w:overflowPunct w:val="0"/>
              <w:rPr>
                <w:rFonts w:ascii="Times New Roman" w:hAnsi="Times New Roman" w:cs="Times New Roman"/>
                <w:sz w:val="16"/>
                <w:szCs w:val="16"/>
              </w:rPr>
            </w:pPr>
          </w:p>
        </w:tc>
        <w:tc>
          <w:tcPr>
            <w:tcW w:w="5016" w:type="dxa"/>
            <w:tcBorders>
              <w:top w:val="single" w:sz="6" w:space="0" w:color="000000"/>
              <w:left w:val="single" w:sz="4" w:space="0" w:color="000000"/>
              <w:bottom w:val="single" w:sz="6" w:space="0" w:color="000000"/>
              <w:right w:val="single" w:sz="4" w:space="0" w:color="000000"/>
            </w:tcBorders>
          </w:tcPr>
          <w:p w14:paraId="31EB8032" w14:textId="77777777" w:rsidR="00C811EF" w:rsidRDefault="00C811EF">
            <w:pPr>
              <w:pStyle w:val="TableParagraph"/>
              <w:kinsoku w:val="0"/>
              <w:overflowPunct w:val="0"/>
              <w:spacing w:before="79"/>
              <w:ind w:left="79" w:right="64"/>
              <w:jc w:val="both"/>
              <w:rPr>
                <w:sz w:val="16"/>
                <w:szCs w:val="16"/>
              </w:rPr>
            </w:pPr>
            <w:r>
              <w:rPr>
                <w:sz w:val="16"/>
                <w:szCs w:val="16"/>
              </w:rPr>
              <w:t xml:space="preserve">However, nothing in this section is intended as, nor shall it be interpreted to be, a disclaimer by us of any representation made in </w:t>
            </w:r>
            <w:r>
              <w:rPr>
                <w:spacing w:val="-2"/>
                <w:sz w:val="16"/>
                <w:szCs w:val="16"/>
              </w:rPr>
              <w:t xml:space="preserve">the Disclosure Document, including the exhibits and any amendments </w:t>
            </w:r>
            <w:r>
              <w:rPr>
                <w:sz w:val="16"/>
                <w:szCs w:val="16"/>
              </w:rPr>
              <w:t>or material change statements to the Disclosure Document.</w:t>
            </w:r>
          </w:p>
        </w:tc>
      </w:tr>
      <w:tr w:rsidR="00C811EF" w14:paraId="28BA2883" w14:textId="77777777">
        <w:trPr>
          <w:trHeight w:val="6042"/>
        </w:trPr>
        <w:tc>
          <w:tcPr>
            <w:tcW w:w="2791" w:type="dxa"/>
            <w:tcBorders>
              <w:top w:val="single" w:sz="6" w:space="0" w:color="000000"/>
              <w:left w:val="single" w:sz="4" w:space="0" w:color="000000"/>
              <w:bottom w:val="single" w:sz="6" w:space="0" w:color="000000"/>
              <w:right w:val="single" w:sz="4" w:space="0" w:color="000000"/>
            </w:tcBorders>
          </w:tcPr>
          <w:p w14:paraId="02DD7316" w14:textId="77777777" w:rsidR="00C811EF" w:rsidRDefault="00C811EF">
            <w:pPr>
              <w:pStyle w:val="TableParagraph"/>
              <w:kinsoku w:val="0"/>
              <w:overflowPunct w:val="0"/>
              <w:spacing w:before="79"/>
              <w:ind w:left="350" w:hanging="272"/>
              <w:rPr>
                <w:sz w:val="16"/>
                <w:szCs w:val="16"/>
              </w:rPr>
            </w:pPr>
            <w:r>
              <w:rPr>
                <w:sz w:val="16"/>
                <w:szCs w:val="16"/>
              </w:rPr>
              <w:t>(s)</w:t>
            </w:r>
            <w:r>
              <w:rPr>
                <w:spacing w:val="30"/>
                <w:sz w:val="16"/>
                <w:szCs w:val="16"/>
              </w:rPr>
              <w:t xml:space="preserve"> </w:t>
            </w:r>
            <w:r>
              <w:rPr>
                <w:sz w:val="16"/>
                <w:szCs w:val="16"/>
              </w:rPr>
              <w:t>Dispute</w:t>
            </w:r>
            <w:r>
              <w:rPr>
                <w:spacing w:val="28"/>
                <w:sz w:val="16"/>
                <w:szCs w:val="16"/>
              </w:rPr>
              <w:t xml:space="preserve"> </w:t>
            </w:r>
            <w:r>
              <w:rPr>
                <w:sz w:val="16"/>
                <w:szCs w:val="16"/>
              </w:rPr>
              <w:t>resolution</w:t>
            </w:r>
            <w:r>
              <w:rPr>
                <w:spacing w:val="28"/>
                <w:sz w:val="16"/>
                <w:szCs w:val="16"/>
              </w:rPr>
              <w:t xml:space="preserve"> </w:t>
            </w:r>
            <w:r>
              <w:rPr>
                <w:sz w:val="16"/>
                <w:szCs w:val="16"/>
              </w:rPr>
              <w:t>by</w:t>
            </w:r>
            <w:r>
              <w:rPr>
                <w:spacing w:val="29"/>
                <w:sz w:val="16"/>
                <w:szCs w:val="16"/>
              </w:rPr>
              <w:t xml:space="preserve"> </w:t>
            </w:r>
            <w:r>
              <w:rPr>
                <w:sz w:val="16"/>
                <w:szCs w:val="16"/>
              </w:rPr>
              <w:t>arbitration or mediation</w:t>
            </w:r>
          </w:p>
        </w:tc>
        <w:tc>
          <w:tcPr>
            <w:tcW w:w="1800" w:type="dxa"/>
            <w:tcBorders>
              <w:top w:val="single" w:sz="6" w:space="0" w:color="000000"/>
              <w:left w:val="single" w:sz="4" w:space="0" w:color="000000"/>
              <w:bottom w:val="single" w:sz="6" w:space="0" w:color="000000"/>
              <w:right w:val="single" w:sz="4" w:space="0" w:color="000000"/>
            </w:tcBorders>
          </w:tcPr>
          <w:p w14:paraId="0494CA4B" w14:textId="77777777" w:rsidR="00C811EF" w:rsidRDefault="00C811EF">
            <w:pPr>
              <w:pStyle w:val="TableParagraph"/>
              <w:kinsoku w:val="0"/>
              <w:overflowPunct w:val="0"/>
              <w:spacing w:before="79"/>
              <w:ind w:left="79"/>
              <w:rPr>
                <w:spacing w:val="-4"/>
                <w:sz w:val="16"/>
                <w:szCs w:val="16"/>
              </w:rPr>
            </w:pPr>
            <w:r>
              <w:rPr>
                <w:spacing w:val="-4"/>
                <w:sz w:val="16"/>
                <w:szCs w:val="16"/>
              </w:rPr>
              <w:t>18.6</w:t>
            </w:r>
          </w:p>
        </w:tc>
        <w:tc>
          <w:tcPr>
            <w:tcW w:w="5016" w:type="dxa"/>
            <w:tcBorders>
              <w:top w:val="single" w:sz="6" w:space="0" w:color="000000"/>
              <w:left w:val="single" w:sz="4" w:space="0" w:color="000000"/>
              <w:bottom w:val="single" w:sz="6" w:space="0" w:color="000000"/>
              <w:right w:val="single" w:sz="4" w:space="0" w:color="000000"/>
            </w:tcBorders>
          </w:tcPr>
          <w:p w14:paraId="5B2154AC" w14:textId="6235583E" w:rsidR="00C811EF" w:rsidRDefault="00C811EF">
            <w:pPr>
              <w:pStyle w:val="TableParagraph"/>
              <w:kinsoku w:val="0"/>
              <w:overflowPunct w:val="0"/>
              <w:spacing w:before="79"/>
              <w:ind w:left="79" w:right="64"/>
              <w:jc w:val="both"/>
              <w:rPr>
                <w:sz w:val="16"/>
                <w:szCs w:val="16"/>
              </w:rPr>
            </w:pPr>
            <w:r>
              <w:rPr>
                <w:sz w:val="16"/>
                <w:szCs w:val="16"/>
              </w:rPr>
              <w:t>All disputes arising out of or in connection with the Franchise Agreement or any related agreement, or in respect of any legal relationship</w:t>
            </w:r>
            <w:r>
              <w:rPr>
                <w:spacing w:val="-12"/>
                <w:sz w:val="16"/>
                <w:szCs w:val="16"/>
              </w:rPr>
              <w:t xml:space="preserve"> </w:t>
            </w:r>
            <w:r>
              <w:rPr>
                <w:sz w:val="16"/>
                <w:szCs w:val="16"/>
              </w:rPr>
              <w:t>associated</w:t>
            </w:r>
            <w:r>
              <w:rPr>
                <w:spacing w:val="-11"/>
                <w:sz w:val="16"/>
                <w:szCs w:val="16"/>
              </w:rPr>
              <w:t xml:space="preserve"> </w:t>
            </w:r>
            <w:r>
              <w:rPr>
                <w:sz w:val="16"/>
                <w:szCs w:val="16"/>
              </w:rPr>
              <w:t>with</w:t>
            </w:r>
            <w:r>
              <w:rPr>
                <w:spacing w:val="-11"/>
                <w:sz w:val="16"/>
                <w:szCs w:val="16"/>
              </w:rPr>
              <w:t xml:space="preserve"> </w:t>
            </w:r>
            <w:r>
              <w:rPr>
                <w:sz w:val="16"/>
                <w:szCs w:val="16"/>
              </w:rPr>
              <w:t>or</w:t>
            </w:r>
            <w:r>
              <w:rPr>
                <w:spacing w:val="-11"/>
                <w:sz w:val="16"/>
                <w:szCs w:val="16"/>
              </w:rPr>
              <w:t xml:space="preserve"> </w:t>
            </w:r>
            <w:r>
              <w:rPr>
                <w:sz w:val="16"/>
                <w:szCs w:val="16"/>
              </w:rPr>
              <w:t>derived</w:t>
            </w:r>
            <w:r>
              <w:rPr>
                <w:spacing w:val="-11"/>
                <w:sz w:val="16"/>
                <w:szCs w:val="16"/>
              </w:rPr>
              <w:t xml:space="preserve"> </w:t>
            </w:r>
            <w:r>
              <w:rPr>
                <w:sz w:val="16"/>
                <w:szCs w:val="16"/>
              </w:rPr>
              <w:t>from</w:t>
            </w:r>
            <w:r>
              <w:rPr>
                <w:spacing w:val="-11"/>
                <w:sz w:val="16"/>
                <w:szCs w:val="16"/>
              </w:rPr>
              <w:t xml:space="preserve"> </w:t>
            </w:r>
            <w:r>
              <w:rPr>
                <w:sz w:val="16"/>
                <w:szCs w:val="16"/>
              </w:rPr>
              <w:t>the</w:t>
            </w:r>
            <w:r>
              <w:rPr>
                <w:spacing w:val="-11"/>
                <w:sz w:val="16"/>
                <w:szCs w:val="16"/>
              </w:rPr>
              <w:t xml:space="preserve"> </w:t>
            </w:r>
            <w:r>
              <w:rPr>
                <w:sz w:val="16"/>
                <w:szCs w:val="16"/>
              </w:rPr>
              <w:t>Franchise</w:t>
            </w:r>
            <w:r>
              <w:rPr>
                <w:spacing w:val="-11"/>
                <w:sz w:val="16"/>
                <w:szCs w:val="16"/>
              </w:rPr>
              <w:t xml:space="preserve"> </w:t>
            </w:r>
            <w:r>
              <w:rPr>
                <w:sz w:val="16"/>
                <w:szCs w:val="16"/>
              </w:rPr>
              <w:t>Agreement or any related agreement, including any dispute arising from any Guarantee</w:t>
            </w:r>
            <w:r>
              <w:rPr>
                <w:spacing w:val="-5"/>
                <w:sz w:val="16"/>
                <w:szCs w:val="16"/>
              </w:rPr>
              <w:t xml:space="preserve"> </w:t>
            </w:r>
            <w:r>
              <w:rPr>
                <w:sz w:val="16"/>
                <w:szCs w:val="16"/>
              </w:rPr>
              <w:t>or</w:t>
            </w:r>
            <w:r>
              <w:rPr>
                <w:spacing w:val="-5"/>
                <w:sz w:val="16"/>
                <w:szCs w:val="16"/>
              </w:rPr>
              <w:t xml:space="preserve"> </w:t>
            </w:r>
            <w:r>
              <w:rPr>
                <w:sz w:val="16"/>
                <w:szCs w:val="16"/>
              </w:rPr>
              <w:t>Guarantees,</w:t>
            </w:r>
            <w:r>
              <w:rPr>
                <w:spacing w:val="-6"/>
                <w:sz w:val="16"/>
                <w:szCs w:val="16"/>
              </w:rPr>
              <w:t xml:space="preserve"> </w:t>
            </w:r>
            <w:r>
              <w:rPr>
                <w:sz w:val="16"/>
                <w:szCs w:val="16"/>
              </w:rPr>
              <w:t>shall</w:t>
            </w:r>
            <w:r>
              <w:rPr>
                <w:spacing w:val="-4"/>
                <w:sz w:val="16"/>
                <w:szCs w:val="16"/>
              </w:rPr>
              <w:t xml:space="preserve"> </w:t>
            </w:r>
            <w:r>
              <w:rPr>
                <w:sz w:val="16"/>
                <w:szCs w:val="16"/>
              </w:rPr>
              <w:t>be</w:t>
            </w:r>
            <w:r>
              <w:rPr>
                <w:spacing w:val="-5"/>
                <w:sz w:val="16"/>
                <w:szCs w:val="16"/>
              </w:rPr>
              <w:t xml:space="preserve"> </w:t>
            </w:r>
            <w:r>
              <w:rPr>
                <w:sz w:val="16"/>
                <w:szCs w:val="16"/>
              </w:rPr>
              <w:t>finally</w:t>
            </w:r>
            <w:r>
              <w:rPr>
                <w:spacing w:val="-3"/>
                <w:sz w:val="16"/>
                <w:szCs w:val="16"/>
              </w:rPr>
              <w:t xml:space="preserve"> </w:t>
            </w:r>
            <w:r>
              <w:rPr>
                <w:sz w:val="16"/>
                <w:szCs w:val="16"/>
              </w:rPr>
              <w:t>resolved</w:t>
            </w:r>
            <w:r>
              <w:rPr>
                <w:spacing w:val="-5"/>
                <w:sz w:val="16"/>
                <w:szCs w:val="16"/>
              </w:rPr>
              <w:t xml:space="preserve"> </w:t>
            </w:r>
            <w:r>
              <w:rPr>
                <w:sz w:val="16"/>
                <w:szCs w:val="16"/>
              </w:rPr>
              <w:t>without</w:t>
            </w:r>
            <w:r>
              <w:rPr>
                <w:spacing w:val="-3"/>
                <w:sz w:val="16"/>
                <w:szCs w:val="16"/>
              </w:rPr>
              <w:t xml:space="preserve"> </w:t>
            </w:r>
            <w:r>
              <w:rPr>
                <w:sz w:val="16"/>
                <w:szCs w:val="16"/>
              </w:rPr>
              <w:t>appeal</w:t>
            </w:r>
            <w:r>
              <w:rPr>
                <w:spacing w:val="-4"/>
                <w:sz w:val="16"/>
                <w:szCs w:val="16"/>
              </w:rPr>
              <w:t xml:space="preserve"> </w:t>
            </w:r>
            <w:r>
              <w:rPr>
                <w:sz w:val="16"/>
                <w:szCs w:val="16"/>
              </w:rPr>
              <w:t>by arbitration under the then current Arbitration Rules of the ADR Institute</w:t>
            </w:r>
            <w:r>
              <w:rPr>
                <w:spacing w:val="-2"/>
                <w:sz w:val="16"/>
                <w:szCs w:val="16"/>
              </w:rPr>
              <w:t xml:space="preserve"> </w:t>
            </w:r>
            <w:r>
              <w:rPr>
                <w:sz w:val="16"/>
                <w:szCs w:val="16"/>
              </w:rPr>
              <w:t>of</w:t>
            </w:r>
            <w:r>
              <w:rPr>
                <w:spacing w:val="-3"/>
                <w:sz w:val="16"/>
                <w:szCs w:val="16"/>
              </w:rPr>
              <w:t xml:space="preserve"> </w:t>
            </w:r>
            <w:r>
              <w:rPr>
                <w:sz w:val="16"/>
                <w:szCs w:val="16"/>
              </w:rPr>
              <w:t>Canada,</w:t>
            </w:r>
            <w:r>
              <w:rPr>
                <w:spacing w:val="-3"/>
                <w:sz w:val="16"/>
                <w:szCs w:val="16"/>
              </w:rPr>
              <w:t xml:space="preserve"> </w:t>
            </w:r>
            <w:r>
              <w:rPr>
                <w:sz w:val="16"/>
                <w:szCs w:val="16"/>
              </w:rPr>
              <w:t>Inc.</w:t>
            </w:r>
            <w:r>
              <w:rPr>
                <w:spacing w:val="-1"/>
                <w:sz w:val="16"/>
                <w:szCs w:val="16"/>
              </w:rPr>
              <w:t xml:space="preserve"> </w:t>
            </w:r>
            <w:r>
              <w:rPr>
                <w:sz w:val="16"/>
                <w:szCs w:val="16"/>
              </w:rPr>
              <w:t>The</w:t>
            </w:r>
            <w:r>
              <w:rPr>
                <w:spacing w:val="-4"/>
                <w:sz w:val="16"/>
                <w:szCs w:val="16"/>
              </w:rPr>
              <w:t xml:space="preserve"> </w:t>
            </w:r>
            <w:r>
              <w:rPr>
                <w:sz w:val="16"/>
                <w:szCs w:val="16"/>
              </w:rPr>
              <w:t>arbitration</w:t>
            </w:r>
            <w:r>
              <w:rPr>
                <w:spacing w:val="-4"/>
                <w:sz w:val="16"/>
                <w:szCs w:val="16"/>
              </w:rPr>
              <w:t xml:space="preserve"> </w:t>
            </w:r>
            <w:r>
              <w:rPr>
                <w:sz w:val="16"/>
                <w:szCs w:val="16"/>
              </w:rPr>
              <w:t>shall</w:t>
            </w:r>
            <w:r>
              <w:rPr>
                <w:spacing w:val="-3"/>
                <w:sz w:val="16"/>
                <w:szCs w:val="16"/>
              </w:rPr>
              <w:t xml:space="preserve"> </w:t>
            </w:r>
            <w:r>
              <w:rPr>
                <w:sz w:val="16"/>
                <w:szCs w:val="16"/>
              </w:rPr>
              <w:t>take</w:t>
            </w:r>
            <w:r>
              <w:rPr>
                <w:spacing w:val="-4"/>
                <w:sz w:val="16"/>
                <w:szCs w:val="16"/>
              </w:rPr>
              <w:t xml:space="preserve"> </w:t>
            </w:r>
            <w:r>
              <w:rPr>
                <w:sz w:val="16"/>
                <w:szCs w:val="16"/>
              </w:rPr>
              <w:t>place</w:t>
            </w:r>
            <w:r>
              <w:rPr>
                <w:spacing w:val="-4"/>
                <w:sz w:val="16"/>
                <w:szCs w:val="16"/>
              </w:rPr>
              <w:t xml:space="preserve"> </w:t>
            </w:r>
            <w:r>
              <w:rPr>
                <w:sz w:val="16"/>
                <w:szCs w:val="16"/>
              </w:rPr>
              <w:t>in</w:t>
            </w:r>
            <w:r>
              <w:rPr>
                <w:spacing w:val="-4"/>
                <w:sz w:val="16"/>
                <w:szCs w:val="16"/>
              </w:rPr>
              <w:t xml:space="preserve"> </w:t>
            </w:r>
            <w:r>
              <w:rPr>
                <w:sz w:val="16"/>
                <w:szCs w:val="16"/>
              </w:rPr>
              <w:t>the</w:t>
            </w:r>
            <w:r>
              <w:rPr>
                <w:spacing w:val="-4"/>
                <w:sz w:val="16"/>
                <w:szCs w:val="16"/>
              </w:rPr>
              <w:t xml:space="preserve"> </w:t>
            </w:r>
            <w:r>
              <w:rPr>
                <w:sz w:val="16"/>
                <w:szCs w:val="16"/>
              </w:rPr>
              <w:t xml:space="preserve">capital city of the province in which the </w:t>
            </w:r>
            <w:del w:id="654" w:author="Matthew Levine" w:date="2025-06-06T13:36:00Z" w16du:dateUtc="2025-06-06T17:36:00Z">
              <w:r w:rsidDel="00D31982">
                <w:rPr>
                  <w:sz w:val="16"/>
                  <w:szCs w:val="16"/>
                </w:rPr>
                <w:delText>Studio</w:delText>
              </w:r>
            </w:del>
            <w:ins w:id="655" w:author="Matthew Levine" w:date="2025-06-06T13:36:00Z" w16du:dateUtc="2025-06-06T17:36:00Z">
              <w:r w:rsidR="00D31982">
                <w:rPr>
                  <w:sz w:val="16"/>
                  <w:szCs w:val="16"/>
                </w:rPr>
                <w:t>[Premise Café]</w:t>
              </w:r>
            </w:ins>
            <w:r>
              <w:rPr>
                <w:sz w:val="16"/>
                <w:szCs w:val="16"/>
              </w:rPr>
              <w:t xml:space="preserve"> is located, unless the parties agree otherwise.</w:t>
            </w:r>
            <w:r>
              <w:rPr>
                <w:spacing w:val="-2"/>
                <w:sz w:val="16"/>
                <w:szCs w:val="16"/>
              </w:rPr>
              <w:t xml:space="preserve"> </w:t>
            </w:r>
            <w:r>
              <w:rPr>
                <w:sz w:val="16"/>
                <w:szCs w:val="16"/>
              </w:rPr>
              <w:t>The language of</w:t>
            </w:r>
            <w:r>
              <w:rPr>
                <w:spacing w:val="-1"/>
                <w:sz w:val="16"/>
                <w:szCs w:val="16"/>
              </w:rPr>
              <w:t xml:space="preserve"> </w:t>
            </w:r>
            <w:r>
              <w:rPr>
                <w:sz w:val="16"/>
                <w:szCs w:val="16"/>
              </w:rPr>
              <w:t>the arbitration</w:t>
            </w:r>
            <w:r>
              <w:rPr>
                <w:spacing w:val="-3"/>
                <w:sz w:val="16"/>
                <w:szCs w:val="16"/>
              </w:rPr>
              <w:t xml:space="preserve"> </w:t>
            </w:r>
            <w:r>
              <w:rPr>
                <w:sz w:val="16"/>
                <w:szCs w:val="16"/>
              </w:rPr>
              <w:t>will be</w:t>
            </w:r>
            <w:r>
              <w:rPr>
                <w:spacing w:val="-3"/>
                <w:sz w:val="16"/>
                <w:szCs w:val="16"/>
              </w:rPr>
              <w:t xml:space="preserve"> </w:t>
            </w:r>
            <w:r>
              <w:rPr>
                <w:sz w:val="16"/>
                <w:szCs w:val="16"/>
              </w:rPr>
              <w:t>English.</w:t>
            </w:r>
            <w:r>
              <w:rPr>
                <w:spacing w:val="-2"/>
                <w:sz w:val="16"/>
                <w:szCs w:val="16"/>
              </w:rPr>
              <w:t xml:space="preserve"> </w:t>
            </w:r>
            <w:r>
              <w:rPr>
                <w:sz w:val="16"/>
                <w:szCs w:val="16"/>
              </w:rPr>
              <w:t>The arbitration</w:t>
            </w:r>
            <w:r>
              <w:rPr>
                <w:spacing w:val="-5"/>
                <w:sz w:val="16"/>
                <w:szCs w:val="16"/>
              </w:rPr>
              <w:t xml:space="preserve"> </w:t>
            </w:r>
            <w:r>
              <w:rPr>
                <w:sz w:val="16"/>
                <w:szCs w:val="16"/>
              </w:rPr>
              <w:t>may</w:t>
            </w:r>
            <w:r>
              <w:rPr>
                <w:spacing w:val="-4"/>
                <w:sz w:val="16"/>
                <w:szCs w:val="16"/>
              </w:rPr>
              <w:t xml:space="preserve"> </w:t>
            </w:r>
            <w:r>
              <w:rPr>
                <w:sz w:val="16"/>
                <w:szCs w:val="16"/>
              </w:rPr>
              <w:t>include,</w:t>
            </w:r>
            <w:r>
              <w:rPr>
                <w:spacing w:val="-4"/>
                <w:sz w:val="16"/>
                <w:szCs w:val="16"/>
              </w:rPr>
              <w:t xml:space="preserve"> </w:t>
            </w:r>
            <w:r>
              <w:rPr>
                <w:sz w:val="16"/>
                <w:szCs w:val="16"/>
              </w:rPr>
              <w:t>as</w:t>
            </w:r>
            <w:r>
              <w:rPr>
                <w:spacing w:val="-4"/>
                <w:sz w:val="16"/>
                <w:szCs w:val="16"/>
              </w:rPr>
              <w:t xml:space="preserve"> </w:t>
            </w:r>
            <w:r>
              <w:rPr>
                <w:sz w:val="16"/>
                <w:szCs w:val="16"/>
              </w:rPr>
              <w:t>a</w:t>
            </w:r>
            <w:r>
              <w:rPr>
                <w:spacing w:val="-5"/>
                <w:sz w:val="16"/>
                <w:szCs w:val="16"/>
              </w:rPr>
              <w:t xml:space="preserve"> </w:t>
            </w:r>
            <w:r>
              <w:rPr>
                <w:sz w:val="16"/>
                <w:szCs w:val="16"/>
              </w:rPr>
              <w:t>party,</w:t>
            </w:r>
            <w:r>
              <w:rPr>
                <w:spacing w:val="-6"/>
                <w:sz w:val="16"/>
                <w:szCs w:val="16"/>
              </w:rPr>
              <w:t xml:space="preserve"> </w:t>
            </w:r>
            <w:r>
              <w:rPr>
                <w:sz w:val="16"/>
                <w:szCs w:val="16"/>
              </w:rPr>
              <w:t>any</w:t>
            </w:r>
            <w:r>
              <w:rPr>
                <w:spacing w:val="-4"/>
                <w:sz w:val="16"/>
                <w:szCs w:val="16"/>
              </w:rPr>
              <w:t xml:space="preserve"> </w:t>
            </w:r>
            <w:r>
              <w:rPr>
                <w:sz w:val="16"/>
                <w:szCs w:val="16"/>
              </w:rPr>
              <w:t>person</w:t>
            </w:r>
            <w:r>
              <w:rPr>
                <w:spacing w:val="-5"/>
                <w:sz w:val="16"/>
                <w:szCs w:val="16"/>
              </w:rPr>
              <w:t xml:space="preserve"> </w:t>
            </w:r>
            <w:r>
              <w:rPr>
                <w:sz w:val="16"/>
                <w:szCs w:val="16"/>
              </w:rPr>
              <w:t>or</w:t>
            </w:r>
            <w:r>
              <w:rPr>
                <w:spacing w:val="-6"/>
                <w:sz w:val="16"/>
                <w:szCs w:val="16"/>
              </w:rPr>
              <w:t xml:space="preserve"> </w:t>
            </w:r>
            <w:r>
              <w:rPr>
                <w:sz w:val="16"/>
                <w:szCs w:val="16"/>
              </w:rPr>
              <w:t>entity</w:t>
            </w:r>
            <w:r>
              <w:rPr>
                <w:spacing w:val="-3"/>
                <w:sz w:val="16"/>
                <w:szCs w:val="16"/>
              </w:rPr>
              <w:t xml:space="preserve"> </w:t>
            </w:r>
            <w:r>
              <w:rPr>
                <w:sz w:val="16"/>
                <w:szCs w:val="16"/>
              </w:rPr>
              <w:t>not</w:t>
            </w:r>
            <w:r>
              <w:rPr>
                <w:spacing w:val="-4"/>
                <w:sz w:val="16"/>
                <w:szCs w:val="16"/>
              </w:rPr>
              <w:t xml:space="preserve"> </w:t>
            </w:r>
            <w:r>
              <w:rPr>
                <w:sz w:val="16"/>
                <w:szCs w:val="16"/>
              </w:rPr>
              <w:t>a</w:t>
            </w:r>
            <w:r>
              <w:rPr>
                <w:spacing w:val="-5"/>
                <w:sz w:val="16"/>
                <w:szCs w:val="16"/>
              </w:rPr>
              <w:t xml:space="preserve"> </w:t>
            </w:r>
            <w:r>
              <w:rPr>
                <w:sz w:val="16"/>
                <w:szCs w:val="16"/>
              </w:rPr>
              <w:t>party</w:t>
            </w:r>
            <w:r>
              <w:rPr>
                <w:spacing w:val="-6"/>
                <w:sz w:val="16"/>
                <w:szCs w:val="16"/>
              </w:rPr>
              <w:t xml:space="preserve"> </w:t>
            </w:r>
            <w:r>
              <w:rPr>
                <w:sz w:val="16"/>
                <w:szCs w:val="16"/>
              </w:rPr>
              <w:t>to the Franchise Agreement or a signatory to a Guarantee pursuant to the Franchise Agreement, provided the allegations brought by or made against that party arise out of or are related to the foregoing subject matter and the said non-party and non-signatory consents. Notwithstanding the foregoing, we and you are not precluded from seeking injunctive, mandatory, or other extraordinary relief from a court,</w:t>
            </w:r>
            <w:r>
              <w:rPr>
                <w:spacing w:val="-9"/>
                <w:sz w:val="16"/>
                <w:szCs w:val="16"/>
              </w:rPr>
              <w:t xml:space="preserve"> </w:t>
            </w:r>
            <w:r>
              <w:rPr>
                <w:sz w:val="16"/>
                <w:szCs w:val="16"/>
              </w:rPr>
              <w:t>pending</w:t>
            </w:r>
            <w:r>
              <w:rPr>
                <w:spacing w:val="-10"/>
                <w:sz w:val="16"/>
                <w:szCs w:val="16"/>
              </w:rPr>
              <w:t xml:space="preserve"> </w:t>
            </w:r>
            <w:r>
              <w:rPr>
                <w:sz w:val="16"/>
                <w:szCs w:val="16"/>
              </w:rPr>
              <w:t>such</w:t>
            </w:r>
            <w:r>
              <w:rPr>
                <w:spacing w:val="-10"/>
                <w:sz w:val="16"/>
                <w:szCs w:val="16"/>
              </w:rPr>
              <w:t xml:space="preserve"> </w:t>
            </w:r>
            <w:r>
              <w:rPr>
                <w:sz w:val="16"/>
                <w:szCs w:val="16"/>
              </w:rPr>
              <w:t>time</w:t>
            </w:r>
            <w:r>
              <w:rPr>
                <w:spacing w:val="-8"/>
                <w:sz w:val="16"/>
                <w:szCs w:val="16"/>
              </w:rPr>
              <w:t xml:space="preserve"> </w:t>
            </w:r>
            <w:r>
              <w:rPr>
                <w:sz w:val="16"/>
                <w:szCs w:val="16"/>
              </w:rPr>
              <w:t>as</w:t>
            </w:r>
            <w:r>
              <w:rPr>
                <w:spacing w:val="-6"/>
                <w:sz w:val="16"/>
                <w:szCs w:val="16"/>
              </w:rPr>
              <w:t xml:space="preserve"> </w:t>
            </w:r>
            <w:r>
              <w:rPr>
                <w:sz w:val="16"/>
                <w:szCs w:val="16"/>
              </w:rPr>
              <w:t>an</w:t>
            </w:r>
            <w:r>
              <w:rPr>
                <w:spacing w:val="-8"/>
                <w:sz w:val="16"/>
                <w:szCs w:val="16"/>
              </w:rPr>
              <w:t xml:space="preserve"> </w:t>
            </w:r>
            <w:r>
              <w:rPr>
                <w:sz w:val="16"/>
                <w:szCs w:val="16"/>
              </w:rPr>
              <w:t>arbitration</w:t>
            </w:r>
            <w:r>
              <w:rPr>
                <w:spacing w:val="-10"/>
                <w:sz w:val="16"/>
                <w:szCs w:val="16"/>
              </w:rPr>
              <w:t xml:space="preserve"> </w:t>
            </w:r>
            <w:r>
              <w:rPr>
                <w:sz w:val="16"/>
                <w:szCs w:val="16"/>
              </w:rPr>
              <w:t>can</w:t>
            </w:r>
            <w:r>
              <w:rPr>
                <w:spacing w:val="-8"/>
                <w:sz w:val="16"/>
                <w:szCs w:val="16"/>
              </w:rPr>
              <w:t xml:space="preserve"> </w:t>
            </w:r>
            <w:r>
              <w:rPr>
                <w:sz w:val="16"/>
                <w:szCs w:val="16"/>
              </w:rPr>
              <w:t>be</w:t>
            </w:r>
            <w:r>
              <w:rPr>
                <w:spacing w:val="-10"/>
                <w:sz w:val="16"/>
                <w:szCs w:val="16"/>
              </w:rPr>
              <w:t xml:space="preserve"> </w:t>
            </w:r>
            <w:r>
              <w:rPr>
                <w:sz w:val="16"/>
                <w:szCs w:val="16"/>
              </w:rPr>
              <w:t>commenced</w:t>
            </w:r>
            <w:r>
              <w:rPr>
                <w:spacing w:val="-8"/>
                <w:sz w:val="16"/>
                <w:szCs w:val="16"/>
              </w:rPr>
              <w:t xml:space="preserve"> </w:t>
            </w:r>
            <w:r>
              <w:rPr>
                <w:sz w:val="16"/>
                <w:szCs w:val="16"/>
              </w:rPr>
              <w:t>and</w:t>
            </w:r>
            <w:r>
              <w:rPr>
                <w:spacing w:val="-8"/>
                <w:sz w:val="16"/>
                <w:szCs w:val="16"/>
              </w:rPr>
              <w:t xml:space="preserve"> </w:t>
            </w:r>
            <w:r>
              <w:rPr>
                <w:sz w:val="16"/>
                <w:szCs w:val="16"/>
              </w:rPr>
              <w:t>an arbitrator or arbitral tribunal be seized of the issue or issues concerning which injunctive, mandatory, or other extraordinary relief is</w:t>
            </w:r>
            <w:r>
              <w:rPr>
                <w:spacing w:val="-5"/>
                <w:sz w:val="16"/>
                <w:szCs w:val="16"/>
              </w:rPr>
              <w:t xml:space="preserve"> </w:t>
            </w:r>
            <w:r>
              <w:rPr>
                <w:sz w:val="16"/>
                <w:szCs w:val="16"/>
              </w:rPr>
              <w:t>sought,</w:t>
            </w:r>
            <w:r>
              <w:rPr>
                <w:spacing w:val="-5"/>
                <w:sz w:val="16"/>
                <w:szCs w:val="16"/>
              </w:rPr>
              <w:t xml:space="preserve"> </w:t>
            </w:r>
            <w:r>
              <w:rPr>
                <w:sz w:val="16"/>
                <w:szCs w:val="16"/>
              </w:rPr>
              <w:t>and</w:t>
            </w:r>
            <w:r>
              <w:rPr>
                <w:spacing w:val="-7"/>
                <w:sz w:val="16"/>
                <w:szCs w:val="16"/>
              </w:rPr>
              <w:t xml:space="preserve"> </w:t>
            </w:r>
            <w:r>
              <w:rPr>
                <w:sz w:val="16"/>
                <w:szCs w:val="16"/>
              </w:rPr>
              <w:t>provided</w:t>
            </w:r>
            <w:r>
              <w:rPr>
                <w:spacing w:val="-9"/>
                <w:sz w:val="16"/>
                <w:szCs w:val="16"/>
              </w:rPr>
              <w:t xml:space="preserve"> </w:t>
            </w:r>
            <w:r>
              <w:rPr>
                <w:sz w:val="16"/>
                <w:szCs w:val="16"/>
              </w:rPr>
              <w:t>that</w:t>
            </w:r>
            <w:r>
              <w:rPr>
                <w:spacing w:val="-5"/>
                <w:sz w:val="16"/>
                <w:szCs w:val="16"/>
              </w:rPr>
              <w:t xml:space="preserve"> </w:t>
            </w:r>
            <w:r>
              <w:rPr>
                <w:sz w:val="16"/>
                <w:szCs w:val="16"/>
              </w:rPr>
              <w:t>the</w:t>
            </w:r>
            <w:r>
              <w:rPr>
                <w:spacing w:val="-7"/>
                <w:sz w:val="16"/>
                <w:szCs w:val="16"/>
              </w:rPr>
              <w:t xml:space="preserve"> </w:t>
            </w:r>
            <w:r>
              <w:rPr>
                <w:sz w:val="16"/>
                <w:szCs w:val="16"/>
              </w:rPr>
              <w:t>party</w:t>
            </w:r>
            <w:r>
              <w:rPr>
                <w:spacing w:val="-7"/>
                <w:sz w:val="16"/>
                <w:szCs w:val="16"/>
              </w:rPr>
              <w:t xml:space="preserve"> </w:t>
            </w:r>
            <w:r>
              <w:rPr>
                <w:sz w:val="16"/>
                <w:szCs w:val="16"/>
              </w:rPr>
              <w:t>seeking</w:t>
            </w:r>
            <w:r>
              <w:rPr>
                <w:spacing w:val="-9"/>
                <w:sz w:val="16"/>
                <w:szCs w:val="16"/>
              </w:rPr>
              <w:t xml:space="preserve"> </w:t>
            </w:r>
            <w:r>
              <w:rPr>
                <w:sz w:val="16"/>
                <w:szCs w:val="16"/>
              </w:rPr>
              <w:t>such</w:t>
            </w:r>
            <w:r>
              <w:rPr>
                <w:spacing w:val="-7"/>
                <w:sz w:val="16"/>
                <w:szCs w:val="16"/>
              </w:rPr>
              <w:t xml:space="preserve"> </w:t>
            </w:r>
            <w:r>
              <w:rPr>
                <w:sz w:val="16"/>
                <w:szCs w:val="16"/>
              </w:rPr>
              <w:t>relief</w:t>
            </w:r>
            <w:r>
              <w:rPr>
                <w:spacing w:val="-5"/>
                <w:sz w:val="16"/>
                <w:szCs w:val="16"/>
              </w:rPr>
              <w:t xml:space="preserve"> </w:t>
            </w:r>
            <w:r>
              <w:rPr>
                <w:sz w:val="16"/>
                <w:szCs w:val="16"/>
              </w:rPr>
              <w:t>from</w:t>
            </w:r>
            <w:r>
              <w:rPr>
                <w:spacing w:val="-6"/>
                <w:sz w:val="16"/>
                <w:szCs w:val="16"/>
              </w:rPr>
              <w:t xml:space="preserve"> </w:t>
            </w:r>
            <w:r>
              <w:rPr>
                <w:sz w:val="16"/>
                <w:szCs w:val="16"/>
              </w:rPr>
              <w:t>a</w:t>
            </w:r>
            <w:r>
              <w:rPr>
                <w:spacing w:val="-9"/>
                <w:sz w:val="16"/>
                <w:szCs w:val="16"/>
              </w:rPr>
              <w:t xml:space="preserve"> </w:t>
            </w:r>
            <w:r>
              <w:rPr>
                <w:sz w:val="16"/>
                <w:szCs w:val="16"/>
              </w:rPr>
              <w:t>court shall</w:t>
            </w:r>
            <w:r>
              <w:rPr>
                <w:spacing w:val="-2"/>
                <w:sz w:val="16"/>
                <w:szCs w:val="16"/>
              </w:rPr>
              <w:t xml:space="preserve"> </w:t>
            </w:r>
            <w:r>
              <w:rPr>
                <w:sz w:val="16"/>
                <w:szCs w:val="16"/>
              </w:rPr>
              <w:t>act</w:t>
            </w:r>
            <w:r>
              <w:rPr>
                <w:spacing w:val="-4"/>
                <w:sz w:val="16"/>
                <w:szCs w:val="16"/>
              </w:rPr>
              <w:t xml:space="preserve"> </w:t>
            </w:r>
            <w:r>
              <w:rPr>
                <w:sz w:val="16"/>
                <w:szCs w:val="16"/>
              </w:rPr>
              <w:t>expeditiously</w:t>
            </w:r>
            <w:r>
              <w:rPr>
                <w:spacing w:val="-3"/>
                <w:sz w:val="16"/>
                <w:szCs w:val="16"/>
              </w:rPr>
              <w:t xml:space="preserve"> </w:t>
            </w:r>
            <w:r>
              <w:rPr>
                <w:sz w:val="16"/>
                <w:szCs w:val="16"/>
              </w:rPr>
              <w:t>to</w:t>
            </w:r>
            <w:r>
              <w:rPr>
                <w:spacing w:val="-5"/>
                <w:sz w:val="16"/>
                <w:szCs w:val="16"/>
              </w:rPr>
              <w:t xml:space="preserve"> </w:t>
            </w:r>
            <w:r>
              <w:rPr>
                <w:sz w:val="16"/>
                <w:szCs w:val="16"/>
              </w:rPr>
              <w:t>commence</w:t>
            </w:r>
            <w:r>
              <w:rPr>
                <w:spacing w:val="-3"/>
                <w:sz w:val="16"/>
                <w:szCs w:val="16"/>
              </w:rPr>
              <w:t xml:space="preserve"> </w:t>
            </w:r>
            <w:r>
              <w:rPr>
                <w:sz w:val="16"/>
                <w:szCs w:val="16"/>
              </w:rPr>
              <w:t>an</w:t>
            </w:r>
            <w:r>
              <w:rPr>
                <w:spacing w:val="-3"/>
                <w:sz w:val="16"/>
                <w:szCs w:val="16"/>
              </w:rPr>
              <w:t xml:space="preserve"> </w:t>
            </w:r>
            <w:r>
              <w:rPr>
                <w:sz w:val="16"/>
                <w:szCs w:val="16"/>
              </w:rPr>
              <w:t>arbitration</w:t>
            </w:r>
            <w:r>
              <w:rPr>
                <w:spacing w:val="-3"/>
                <w:sz w:val="16"/>
                <w:szCs w:val="16"/>
              </w:rPr>
              <w:t xml:space="preserve"> </w:t>
            </w:r>
            <w:r>
              <w:rPr>
                <w:sz w:val="16"/>
                <w:szCs w:val="16"/>
              </w:rPr>
              <w:t>and</w:t>
            </w:r>
            <w:r>
              <w:rPr>
                <w:spacing w:val="-3"/>
                <w:sz w:val="16"/>
                <w:szCs w:val="16"/>
              </w:rPr>
              <w:t xml:space="preserve"> </w:t>
            </w:r>
            <w:r>
              <w:rPr>
                <w:sz w:val="16"/>
                <w:szCs w:val="16"/>
              </w:rPr>
              <w:t>bring</w:t>
            </w:r>
            <w:r>
              <w:rPr>
                <w:spacing w:val="-5"/>
                <w:sz w:val="16"/>
                <w:szCs w:val="16"/>
              </w:rPr>
              <w:t xml:space="preserve"> </w:t>
            </w:r>
            <w:r>
              <w:rPr>
                <w:sz w:val="16"/>
                <w:szCs w:val="16"/>
              </w:rPr>
              <w:t>the</w:t>
            </w:r>
            <w:r>
              <w:rPr>
                <w:spacing w:val="-5"/>
                <w:sz w:val="16"/>
                <w:szCs w:val="16"/>
              </w:rPr>
              <w:t xml:space="preserve"> </w:t>
            </w:r>
            <w:r>
              <w:rPr>
                <w:sz w:val="16"/>
                <w:szCs w:val="16"/>
              </w:rPr>
              <w:t>said issue or issues before the arbitrator or arbitral tribunal. We and you are also not precluded from seeking in court any relief or the determination of any issue for which the arbitrator does not have jurisdiction to decide or to grant a remedy under applicable law. Except to the extent otherwise required by applicable law, the arbitration shall be confidential and neither the proceedings nor the result shall be communicated to persons other than the parties and their</w:t>
            </w:r>
            <w:r>
              <w:rPr>
                <w:spacing w:val="-12"/>
                <w:sz w:val="16"/>
                <w:szCs w:val="16"/>
              </w:rPr>
              <w:t xml:space="preserve"> </w:t>
            </w:r>
            <w:r>
              <w:rPr>
                <w:sz w:val="16"/>
                <w:szCs w:val="16"/>
              </w:rPr>
              <w:t>professional</w:t>
            </w:r>
            <w:r>
              <w:rPr>
                <w:spacing w:val="-11"/>
                <w:sz w:val="16"/>
                <w:szCs w:val="16"/>
              </w:rPr>
              <w:t xml:space="preserve"> </w:t>
            </w:r>
            <w:r>
              <w:rPr>
                <w:sz w:val="16"/>
                <w:szCs w:val="16"/>
              </w:rPr>
              <w:t>advisors;</w:t>
            </w:r>
            <w:r>
              <w:rPr>
                <w:spacing w:val="-11"/>
                <w:sz w:val="16"/>
                <w:szCs w:val="16"/>
              </w:rPr>
              <w:t xml:space="preserve"> </w:t>
            </w:r>
            <w:r>
              <w:rPr>
                <w:sz w:val="16"/>
                <w:szCs w:val="16"/>
              </w:rPr>
              <w:t>however,</w:t>
            </w:r>
            <w:r>
              <w:rPr>
                <w:spacing w:val="-11"/>
                <w:sz w:val="16"/>
                <w:szCs w:val="16"/>
              </w:rPr>
              <w:t xml:space="preserve"> </w:t>
            </w:r>
            <w:r>
              <w:rPr>
                <w:sz w:val="16"/>
                <w:szCs w:val="16"/>
              </w:rPr>
              <w:t>any</w:t>
            </w:r>
            <w:r>
              <w:rPr>
                <w:spacing w:val="-11"/>
                <w:sz w:val="16"/>
                <w:szCs w:val="16"/>
              </w:rPr>
              <w:t xml:space="preserve"> </w:t>
            </w:r>
            <w:r>
              <w:rPr>
                <w:sz w:val="16"/>
                <w:szCs w:val="16"/>
              </w:rPr>
              <w:t>order</w:t>
            </w:r>
            <w:r>
              <w:rPr>
                <w:spacing w:val="-11"/>
                <w:sz w:val="16"/>
                <w:szCs w:val="16"/>
              </w:rPr>
              <w:t xml:space="preserve"> </w:t>
            </w:r>
            <w:r>
              <w:rPr>
                <w:sz w:val="16"/>
                <w:szCs w:val="16"/>
              </w:rPr>
              <w:t>made</w:t>
            </w:r>
            <w:r>
              <w:rPr>
                <w:spacing w:val="-11"/>
                <w:sz w:val="16"/>
                <w:szCs w:val="16"/>
              </w:rPr>
              <w:t xml:space="preserve"> </w:t>
            </w:r>
            <w:r>
              <w:rPr>
                <w:sz w:val="16"/>
                <w:szCs w:val="16"/>
              </w:rPr>
              <w:t>by</w:t>
            </w:r>
            <w:r>
              <w:rPr>
                <w:spacing w:val="-11"/>
                <w:sz w:val="16"/>
                <w:szCs w:val="16"/>
              </w:rPr>
              <w:t xml:space="preserve"> </w:t>
            </w:r>
            <w:r>
              <w:rPr>
                <w:sz w:val="16"/>
                <w:szCs w:val="16"/>
              </w:rPr>
              <w:t>the</w:t>
            </w:r>
            <w:r>
              <w:rPr>
                <w:spacing w:val="-12"/>
                <w:sz w:val="16"/>
                <w:szCs w:val="16"/>
              </w:rPr>
              <w:t xml:space="preserve"> </w:t>
            </w:r>
            <w:r>
              <w:rPr>
                <w:sz w:val="16"/>
                <w:szCs w:val="16"/>
              </w:rPr>
              <w:t>arbitrator or</w:t>
            </w:r>
            <w:r>
              <w:rPr>
                <w:spacing w:val="-3"/>
                <w:sz w:val="16"/>
                <w:szCs w:val="16"/>
              </w:rPr>
              <w:t xml:space="preserve"> </w:t>
            </w:r>
            <w:r>
              <w:rPr>
                <w:sz w:val="16"/>
                <w:szCs w:val="16"/>
              </w:rPr>
              <w:t>arbitral</w:t>
            </w:r>
            <w:r>
              <w:rPr>
                <w:spacing w:val="-2"/>
                <w:sz w:val="16"/>
                <w:szCs w:val="16"/>
              </w:rPr>
              <w:t xml:space="preserve"> </w:t>
            </w:r>
            <w:r>
              <w:rPr>
                <w:sz w:val="16"/>
                <w:szCs w:val="16"/>
              </w:rPr>
              <w:t>tribunal</w:t>
            </w:r>
            <w:r>
              <w:rPr>
                <w:spacing w:val="-2"/>
                <w:sz w:val="16"/>
                <w:szCs w:val="16"/>
              </w:rPr>
              <w:t xml:space="preserve"> </w:t>
            </w:r>
            <w:r>
              <w:rPr>
                <w:sz w:val="16"/>
                <w:szCs w:val="16"/>
              </w:rPr>
              <w:t>may</w:t>
            </w:r>
            <w:r>
              <w:rPr>
                <w:spacing w:val="-1"/>
                <w:sz w:val="16"/>
                <w:szCs w:val="16"/>
              </w:rPr>
              <w:t xml:space="preserve"> </w:t>
            </w:r>
            <w:r>
              <w:rPr>
                <w:sz w:val="16"/>
                <w:szCs w:val="16"/>
              </w:rPr>
              <w:t>be</w:t>
            </w:r>
            <w:r>
              <w:rPr>
                <w:spacing w:val="-3"/>
                <w:sz w:val="16"/>
                <w:szCs w:val="16"/>
              </w:rPr>
              <w:t xml:space="preserve"> </w:t>
            </w:r>
            <w:r>
              <w:rPr>
                <w:sz w:val="16"/>
                <w:szCs w:val="16"/>
              </w:rPr>
              <w:t>filed</w:t>
            </w:r>
            <w:r>
              <w:rPr>
                <w:spacing w:val="-3"/>
                <w:sz w:val="16"/>
                <w:szCs w:val="16"/>
              </w:rPr>
              <w:t xml:space="preserve"> </w:t>
            </w:r>
            <w:r>
              <w:rPr>
                <w:sz w:val="16"/>
                <w:szCs w:val="16"/>
              </w:rPr>
              <w:t>with</w:t>
            </w:r>
            <w:r>
              <w:rPr>
                <w:spacing w:val="-3"/>
                <w:sz w:val="16"/>
                <w:szCs w:val="16"/>
              </w:rPr>
              <w:t xml:space="preserve"> </w:t>
            </w:r>
            <w:r>
              <w:rPr>
                <w:sz w:val="16"/>
                <w:szCs w:val="16"/>
              </w:rPr>
              <w:t>a</w:t>
            </w:r>
            <w:r>
              <w:rPr>
                <w:spacing w:val="-3"/>
                <w:sz w:val="16"/>
                <w:szCs w:val="16"/>
              </w:rPr>
              <w:t xml:space="preserve"> </w:t>
            </w:r>
            <w:r>
              <w:rPr>
                <w:sz w:val="16"/>
                <w:szCs w:val="16"/>
              </w:rPr>
              <w:t>court,</w:t>
            </w:r>
            <w:r>
              <w:rPr>
                <w:spacing w:val="-4"/>
                <w:sz w:val="16"/>
                <w:szCs w:val="16"/>
              </w:rPr>
              <w:t xml:space="preserve"> </w:t>
            </w:r>
            <w:r>
              <w:rPr>
                <w:sz w:val="16"/>
                <w:szCs w:val="16"/>
              </w:rPr>
              <w:t>or</w:t>
            </w:r>
            <w:r>
              <w:rPr>
                <w:spacing w:val="-3"/>
                <w:sz w:val="16"/>
                <w:szCs w:val="16"/>
              </w:rPr>
              <w:t xml:space="preserve"> </w:t>
            </w:r>
            <w:r>
              <w:rPr>
                <w:sz w:val="16"/>
                <w:szCs w:val="16"/>
              </w:rPr>
              <w:t>made</w:t>
            </w:r>
            <w:r>
              <w:rPr>
                <w:spacing w:val="-3"/>
                <w:sz w:val="16"/>
                <w:szCs w:val="16"/>
              </w:rPr>
              <w:t xml:space="preserve"> </w:t>
            </w:r>
            <w:r>
              <w:rPr>
                <w:sz w:val="16"/>
                <w:szCs w:val="16"/>
              </w:rPr>
              <w:t>into,</w:t>
            </w:r>
            <w:r>
              <w:rPr>
                <w:spacing w:val="-2"/>
                <w:sz w:val="16"/>
                <w:szCs w:val="16"/>
              </w:rPr>
              <w:t xml:space="preserve"> </w:t>
            </w:r>
            <w:r>
              <w:rPr>
                <w:sz w:val="16"/>
                <w:szCs w:val="16"/>
              </w:rPr>
              <w:t>or</w:t>
            </w:r>
            <w:r>
              <w:rPr>
                <w:spacing w:val="-3"/>
                <w:sz w:val="16"/>
                <w:szCs w:val="16"/>
              </w:rPr>
              <w:t xml:space="preserve"> </w:t>
            </w:r>
            <w:r>
              <w:rPr>
                <w:sz w:val="16"/>
                <w:szCs w:val="16"/>
              </w:rPr>
              <w:t>adopted as part of, a court order for purposes of enforcement in accordance with applicable law and court practice.</w:t>
            </w:r>
          </w:p>
        </w:tc>
      </w:tr>
      <w:tr w:rsidR="00C811EF" w14:paraId="61E7BF20" w14:textId="77777777">
        <w:trPr>
          <w:trHeight w:val="2545"/>
        </w:trPr>
        <w:tc>
          <w:tcPr>
            <w:tcW w:w="2791" w:type="dxa"/>
            <w:tcBorders>
              <w:top w:val="single" w:sz="6" w:space="0" w:color="000000"/>
              <w:left w:val="single" w:sz="4" w:space="0" w:color="000000"/>
              <w:bottom w:val="single" w:sz="6" w:space="0" w:color="000000"/>
              <w:right w:val="single" w:sz="4" w:space="0" w:color="000000"/>
            </w:tcBorders>
          </w:tcPr>
          <w:p w14:paraId="08B0F293" w14:textId="77777777" w:rsidR="00C811EF" w:rsidRDefault="00C811EF">
            <w:pPr>
              <w:pStyle w:val="TableParagraph"/>
              <w:kinsoku w:val="0"/>
              <w:overflowPunct w:val="0"/>
              <w:spacing w:before="79"/>
              <w:ind w:left="79"/>
              <w:rPr>
                <w:spacing w:val="-2"/>
                <w:sz w:val="16"/>
                <w:szCs w:val="16"/>
              </w:rPr>
            </w:pPr>
            <w:r>
              <w:rPr>
                <w:sz w:val="16"/>
                <w:szCs w:val="16"/>
              </w:rPr>
              <w:t>(t)</w:t>
            </w:r>
            <w:r>
              <w:rPr>
                <w:spacing w:val="69"/>
                <w:sz w:val="16"/>
                <w:szCs w:val="16"/>
              </w:rPr>
              <w:t xml:space="preserve"> </w:t>
            </w:r>
            <w:r>
              <w:rPr>
                <w:sz w:val="16"/>
                <w:szCs w:val="16"/>
              </w:rPr>
              <w:t>Choice</w:t>
            </w:r>
            <w:r>
              <w:rPr>
                <w:spacing w:val="-1"/>
                <w:sz w:val="16"/>
                <w:szCs w:val="16"/>
              </w:rPr>
              <w:t xml:space="preserve"> </w:t>
            </w:r>
            <w:r>
              <w:rPr>
                <w:sz w:val="16"/>
                <w:szCs w:val="16"/>
              </w:rPr>
              <w:t>of</w:t>
            </w:r>
            <w:r>
              <w:rPr>
                <w:spacing w:val="-1"/>
                <w:sz w:val="16"/>
                <w:szCs w:val="16"/>
              </w:rPr>
              <w:t xml:space="preserve"> </w:t>
            </w:r>
            <w:r>
              <w:rPr>
                <w:spacing w:val="-2"/>
                <w:sz w:val="16"/>
                <w:szCs w:val="16"/>
              </w:rPr>
              <w:t>forum</w:t>
            </w:r>
          </w:p>
        </w:tc>
        <w:tc>
          <w:tcPr>
            <w:tcW w:w="1800" w:type="dxa"/>
            <w:tcBorders>
              <w:top w:val="single" w:sz="6" w:space="0" w:color="000000"/>
              <w:left w:val="single" w:sz="4" w:space="0" w:color="000000"/>
              <w:bottom w:val="single" w:sz="6" w:space="0" w:color="000000"/>
              <w:right w:val="single" w:sz="4" w:space="0" w:color="000000"/>
            </w:tcBorders>
          </w:tcPr>
          <w:p w14:paraId="0756A1BC" w14:textId="77777777" w:rsidR="00C811EF" w:rsidRDefault="00C811EF">
            <w:pPr>
              <w:pStyle w:val="TableParagraph"/>
              <w:kinsoku w:val="0"/>
              <w:overflowPunct w:val="0"/>
              <w:spacing w:before="79"/>
              <w:ind w:left="79"/>
              <w:rPr>
                <w:spacing w:val="-4"/>
                <w:sz w:val="16"/>
                <w:szCs w:val="16"/>
              </w:rPr>
            </w:pPr>
            <w:r>
              <w:rPr>
                <w:spacing w:val="-4"/>
                <w:sz w:val="16"/>
                <w:szCs w:val="16"/>
              </w:rPr>
              <w:t>18.5</w:t>
            </w:r>
          </w:p>
        </w:tc>
        <w:tc>
          <w:tcPr>
            <w:tcW w:w="5016" w:type="dxa"/>
            <w:tcBorders>
              <w:top w:val="single" w:sz="6" w:space="0" w:color="000000"/>
              <w:left w:val="single" w:sz="4" w:space="0" w:color="000000"/>
              <w:bottom w:val="single" w:sz="6" w:space="0" w:color="000000"/>
              <w:right w:val="single" w:sz="4" w:space="0" w:color="000000"/>
            </w:tcBorders>
          </w:tcPr>
          <w:p w14:paraId="218762D8" w14:textId="0D66FF10" w:rsidR="00C811EF" w:rsidRDefault="00C811EF">
            <w:pPr>
              <w:pStyle w:val="TableParagraph"/>
              <w:kinsoku w:val="0"/>
              <w:overflowPunct w:val="0"/>
              <w:spacing w:before="79"/>
              <w:ind w:left="79" w:right="64"/>
              <w:jc w:val="both"/>
              <w:rPr>
                <w:sz w:val="16"/>
                <w:szCs w:val="16"/>
              </w:rPr>
            </w:pPr>
            <w:r>
              <w:rPr>
                <w:sz w:val="16"/>
                <w:szCs w:val="16"/>
              </w:rPr>
              <w:t>The Franchise Agreement is governed by and interpreted and construed</w:t>
            </w:r>
            <w:r>
              <w:rPr>
                <w:spacing w:val="-8"/>
                <w:sz w:val="16"/>
                <w:szCs w:val="16"/>
              </w:rPr>
              <w:t xml:space="preserve"> </w:t>
            </w:r>
            <w:r>
              <w:rPr>
                <w:sz w:val="16"/>
                <w:szCs w:val="16"/>
              </w:rPr>
              <w:t>under</w:t>
            </w:r>
            <w:r>
              <w:rPr>
                <w:spacing w:val="-10"/>
                <w:sz w:val="16"/>
                <w:szCs w:val="16"/>
              </w:rPr>
              <w:t xml:space="preserve"> </w:t>
            </w:r>
            <w:r>
              <w:rPr>
                <w:sz w:val="16"/>
                <w:szCs w:val="16"/>
              </w:rPr>
              <w:t>the</w:t>
            </w:r>
            <w:r>
              <w:rPr>
                <w:spacing w:val="-10"/>
                <w:sz w:val="16"/>
                <w:szCs w:val="16"/>
              </w:rPr>
              <w:t xml:space="preserve"> </w:t>
            </w:r>
            <w:r>
              <w:rPr>
                <w:sz w:val="16"/>
                <w:szCs w:val="16"/>
              </w:rPr>
              <w:t>laws</w:t>
            </w:r>
            <w:r>
              <w:rPr>
                <w:spacing w:val="-8"/>
                <w:sz w:val="16"/>
                <w:szCs w:val="16"/>
              </w:rPr>
              <w:t xml:space="preserve"> </w:t>
            </w:r>
            <w:r>
              <w:rPr>
                <w:sz w:val="16"/>
                <w:szCs w:val="16"/>
              </w:rPr>
              <w:t>of</w:t>
            </w:r>
            <w:r>
              <w:rPr>
                <w:spacing w:val="-9"/>
                <w:sz w:val="16"/>
                <w:szCs w:val="16"/>
              </w:rPr>
              <w:t xml:space="preserve"> </w:t>
            </w:r>
            <w:r>
              <w:rPr>
                <w:sz w:val="16"/>
                <w:szCs w:val="16"/>
              </w:rPr>
              <w:t>the</w:t>
            </w:r>
            <w:r>
              <w:rPr>
                <w:spacing w:val="-10"/>
                <w:sz w:val="16"/>
                <w:szCs w:val="16"/>
              </w:rPr>
              <w:t xml:space="preserve"> </w:t>
            </w:r>
            <w:r>
              <w:rPr>
                <w:sz w:val="16"/>
                <w:szCs w:val="16"/>
              </w:rPr>
              <w:t>province</w:t>
            </w:r>
            <w:r>
              <w:rPr>
                <w:spacing w:val="-10"/>
                <w:sz w:val="16"/>
                <w:szCs w:val="16"/>
              </w:rPr>
              <w:t xml:space="preserve"> </w:t>
            </w:r>
            <w:r>
              <w:rPr>
                <w:sz w:val="16"/>
                <w:szCs w:val="16"/>
              </w:rPr>
              <w:t>or</w:t>
            </w:r>
            <w:r>
              <w:rPr>
                <w:spacing w:val="-10"/>
                <w:sz w:val="16"/>
                <w:szCs w:val="16"/>
              </w:rPr>
              <w:t xml:space="preserve"> </w:t>
            </w:r>
            <w:r>
              <w:rPr>
                <w:sz w:val="16"/>
                <w:szCs w:val="16"/>
              </w:rPr>
              <w:t>territory</w:t>
            </w:r>
            <w:r>
              <w:rPr>
                <w:spacing w:val="-7"/>
                <w:sz w:val="16"/>
                <w:szCs w:val="16"/>
              </w:rPr>
              <w:t xml:space="preserve"> </w:t>
            </w:r>
            <w:r>
              <w:rPr>
                <w:sz w:val="16"/>
                <w:szCs w:val="16"/>
              </w:rPr>
              <w:t>of</w:t>
            </w:r>
            <w:r>
              <w:rPr>
                <w:spacing w:val="-9"/>
                <w:sz w:val="16"/>
                <w:szCs w:val="16"/>
              </w:rPr>
              <w:t xml:space="preserve"> </w:t>
            </w:r>
            <w:r>
              <w:rPr>
                <w:sz w:val="16"/>
                <w:szCs w:val="16"/>
              </w:rPr>
              <w:t>Canada</w:t>
            </w:r>
            <w:r>
              <w:rPr>
                <w:spacing w:val="-7"/>
                <w:sz w:val="16"/>
                <w:szCs w:val="16"/>
              </w:rPr>
              <w:t xml:space="preserve"> </w:t>
            </w:r>
            <w:r>
              <w:rPr>
                <w:sz w:val="16"/>
                <w:szCs w:val="16"/>
              </w:rPr>
              <w:t>where the Premises is located (except for its conflict of law rules) and the laws of Canada in effect therein. Notwithstanding the foregoing, and subject to Section 18.6 of the Franchise Agreement: (</w:t>
            </w:r>
            <w:proofErr w:type="spellStart"/>
            <w:r>
              <w:rPr>
                <w:sz w:val="16"/>
                <w:szCs w:val="16"/>
              </w:rPr>
              <w:t>i</w:t>
            </w:r>
            <w:proofErr w:type="spellEnd"/>
            <w:r>
              <w:rPr>
                <w:sz w:val="16"/>
                <w:szCs w:val="16"/>
              </w:rPr>
              <w:t>) we reserve the right to use the federal courts of Canada with respect to matters related to the</w:t>
            </w:r>
            <w:r>
              <w:rPr>
                <w:spacing w:val="-1"/>
                <w:sz w:val="16"/>
                <w:szCs w:val="16"/>
              </w:rPr>
              <w:t xml:space="preserve"> </w:t>
            </w:r>
            <w:r>
              <w:rPr>
                <w:sz w:val="16"/>
                <w:szCs w:val="16"/>
              </w:rPr>
              <w:t xml:space="preserve">Marks; and (ii) other than as set out above, any action or other legal proceeding arising out of or relating to the Franchise Agreement or the franchise relationship must be brought in the superior court of the province or territory in which the </w:t>
            </w:r>
            <w:del w:id="656" w:author="Matthew Levine" w:date="2025-06-06T13:36:00Z" w16du:dateUtc="2025-06-06T17:36:00Z">
              <w:r w:rsidDel="00D31982">
                <w:rPr>
                  <w:sz w:val="16"/>
                  <w:szCs w:val="16"/>
                </w:rPr>
                <w:delText>Studio</w:delText>
              </w:r>
            </w:del>
            <w:ins w:id="657" w:author="Matthew Levine" w:date="2025-06-06T13:36:00Z" w16du:dateUtc="2025-06-06T17:36:00Z">
              <w:r w:rsidR="00D31982">
                <w:rPr>
                  <w:sz w:val="16"/>
                  <w:szCs w:val="16"/>
                </w:rPr>
                <w:t>[Premise Café]</w:t>
              </w:r>
            </w:ins>
            <w:r>
              <w:rPr>
                <w:sz w:val="16"/>
                <w:szCs w:val="16"/>
              </w:rPr>
              <w:t xml:space="preserve"> is located, or, if the superior court does not have jurisdiction, in a court of competent jurisdiction, in either case in the capital city of that province, unless the parties agree otherwise in writing.</w:t>
            </w:r>
          </w:p>
        </w:tc>
      </w:tr>
      <w:tr w:rsidR="00C811EF" w14:paraId="0CBD6BBC" w14:textId="77777777">
        <w:trPr>
          <w:trHeight w:val="1996"/>
        </w:trPr>
        <w:tc>
          <w:tcPr>
            <w:tcW w:w="2791" w:type="dxa"/>
            <w:tcBorders>
              <w:top w:val="single" w:sz="6" w:space="0" w:color="000000"/>
              <w:left w:val="single" w:sz="4" w:space="0" w:color="000000"/>
              <w:bottom w:val="single" w:sz="6" w:space="0" w:color="000000"/>
              <w:right w:val="single" w:sz="4" w:space="0" w:color="000000"/>
            </w:tcBorders>
          </w:tcPr>
          <w:p w14:paraId="129C137B" w14:textId="77777777" w:rsidR="00C811EF" w:rsidRDefault="00C811EF">
            <w:pPr>
              <w:pStyle w:val="TableParagraph"/>
              <w:kinsoku w:val="0"/>
              <w:overflowPunct w:val="0"/>
              <w:spacing w:before="78"/>
              <w:ind w:left="79"/>
              <w:rPr>
                <w:spacing w:val="-5"/>
                <w:sz w:val="16"/>
                <w:szCs w:val="16"/>
              </w:rPr>
            </w:pPr>
            <w:r>
              <w:rPr>
                <w:sz w:val="16"/>
                <w:szCs w:val="16"/>
              </w:rPr>
              <w:t>(u)</w:t>
            </w:r>
            <w:r>
              <w:rPr>
                <w:spacing w:val="28"/>
                <w:sz w:val="16"/>
                <w:szCs w:val="16"/>
              </w:rPr>
              <w:t xml:space="preserve"> </w:t>
            </w:r>
            <w:r>
              <w:rPr>
                <w:sz w:val="16"/>
                <w:szCs w:val="16"/>
              </w:rPr>
              <w:t>Choice</w:t>
            </w:r>
            <w:r>
              <w:rPr>
                <w:spacing w:val="-1"/>
                <w:sz w:val="16"/>
                <w:szCs w:val="16"/>
              </w:rPr>
              <w:t xml:space="preserve"> </w:t>
            </w:r>
            <w:r>
              <w:rPr>
                <w:sz w:val="16"/>
                <w:szCs w:val="16"/>
              </w:rPr>
              <w:t>of</w:t>
            </w:r>
            <w:r>
              <w:rPr>
                <w:spacing w:val="-2"/>
                <w:sz w:val="16"/>
                <w:szCs w:val="16"/>
              </w:rPr>
              <w:t xml:space="preserve"> </w:t>
            </w:r>
            <w:r>
              <w:rPr>
                <w:spacing w:val="-5"/>
                <w:sz w:val="16"/>
                <w:szCs w:val="16"/>
              </w:rPr>
              <w:t>law</w:t>
            </w:r>
          </w:p>
        </w:tc>
        <w:tc>
          <w:tcPr>
            <w:tcW w:w="1800" w:type="dxa"/>
            <w:tcBorders>
              <w:top w:val="single" w:sz="6" w:space="0" w:color="000000"/>
              <w:left w:val="single" w:sz="4" w:space="0" w:color="000000"/>
              <w:bottom w:val="single" w:sz="6" w:space="0" w:color="000000"/>
              <w:right w:val="single" w:sz="4" w:space="0" w:color="000000"/>
            </w:tcBorders>
          </w:tcPr>
          <w:p w14:paraId="08A41BE5" w14:textId="77777777" w:rsidR="00C811EF" w:rsidRDefault="00C811EF">
            <w:pPr>
              <w:pStyle w:val="TableParagraph"/>
              <w:kinsoku w:val="0"/>
              <w:overflowPunct w:val="0"/>
              <w:spacing w:before="78"/>
              <w:ind w:left="79"/>
              <w:rPr>
                <w:spacing w:val="-4"/>
                <w:sz w:val="16"/>
                <w:szCs w:val="16"/>
              </w:rPr>
            </w:pPr>
            <w:r>
              <w:rPr>
                <w:spacing w:val="-4"/>
                <w:sz w:val="16"/>
                <w:szCs w:val="16"/>
              </w:rPr>
              <w:t>18.5</w:t>
            </w:r>
          </w:p>
        </w:tc>
        <w:tc>
          <w:tcPr>
            <w:tcW w:w="5016" w:type="dxa"/>
            <w:tcBorders>
              <w:top w:val="single" w:sz="6" w:space="0" w:color="000000"/>
              <w:left w:val="single" w:sz="4" w:space="0" w:color="000000"/>
              <w:bottom w:val="single" w:sz="6" w:space="0" w:color="000000"/>
              <w:right w:val="single" w:sz="4" w:space="0" w:color="000000"/>
            </w:tcBorders>
          </w:tcPr>
          <w:p w14:paraId="1ACEDB3D" w14:textId="01901059" w:rsidR="00C811EF" w:rsidRDefault="00C811EF">
            <w:pPr>
              <w:pStyle w:val="TableParagraph"/>
              <w:kinsoku w:val="0"/>
              <w:overflowPunct w:val="0"/>
              <w:spacing w:before="78"/>
              <w:ind w:left="79" w:right="64"/>
              <w:jc w:val="both"/>
              <w:rPr>
                <w:spacing w:val="-5"/>
                <w:sz w:val="16"/>
                <w:szCs w:val="16"/>
              </w:rPr>
            </w:pPr>
            <w:r>
              <w:rPr>
                <w:sz w:val="16"/>
                <w:szCs w:val="16"/>
              </w:rPr>
              <w:t>The Franchise Agreement is governed by and interpreted and construed</w:t>
            </w:r>
            <w:r>
              <w:rPr>
                <w:spacing w:val="-8"/>
                <w:sz w:val="16"/>
                <w:szCs w:val="16"/>
              </w:rPr>
              <w:t xml:space="preserve"> </w:t>
            </w:r>
            <w:r>
              <w:rPr>
                <w:sz w:val="16"/>
                <w:szCs w:val="16"/>
              </w:rPr>
              <w:t>under</w:t>
            </w:r>
            <w:r>
              <w:rPr>
                <w:spacing w:val="-10"/>
                <w:sz w:val="16"/>
                <w:szCs w:val="16"/>
              </w:rPr>
              <w:t xml:space="preserve"> </w:t>
            </w:r>
            <w:r>
              <w:rPr>
                <w:sz w:val="16"/>
                <w:szCs w:val="16"/>
              </w:rPr>
              <w:t>the</w:t>
            </w:r>
            <w:r>
              <w:rPr>
                <w:spacing w:val="-10"/>
                <w:sz w:val="16"/>
                <w:szCs w:val="16"/>
              </w:rPr>
              <w:t xml:space="preserve"> </w:t>
            </w:r>
            <w:r>
              <w:rPr>
                <w:sz w:val="16"/>
                <w:szCs w:val="16"/>
              </w:rPr>
              <w:t>laws</w:t>
            </w:r>
            <w:r>
              <w:rPr>
                <w:spacing w:val="-8"/>
                <w:sz w:val="16"/>
                <w:szCs w:val="16"/>
              </w:rPr>
              <w:t xml:space="preserve"> </w:t>
            </w:r>
            <w:r>
              <w:rPr>
                <w:sz w:val="16"/>
                <w:szCs w:val="16"/>
              </w:rPr>
              <w:t>of</w:t>
            </w:r>
            <w:r>
              <w:rPr>
                <w:spacing w:val="-9"/>
                <w:sz w:val="16"/>
                <w:szCs w:val="16"/>
              </w:rPr>
              <w:t xml:space="preserve"> </w:t>
            </w:r>
            <w:r>
              <w:rPr>
                <w:sz w:val="16"/>
                <w:szCs w:val="16"/>
              </w:rPr>
              <w:t>the</w:t>
            </w:r>
            <w:r>
              <w:rPr>
                <w:spacing w:val="-10"/>
                <w:sz w:val="16"/>
                <w:szCs w:val="16"/>
              </w:rPr>
              <w:t xml:space="preserve"> </w:t>
            </w:r>
            <w:r>
              <w:rPr>
                <w:sz w:val="16"/>
                <w:szCs w:val="16"/>
              </w:rPr>
              <w:t>province</w:t>
            </w:r>
            <w:r>
              <w:rPr>
                <w:spacing w:val="-10"/>
                <w:sz w:val="16"/>
                <w:szCs w:val="16"/>
              </w:rPr>
              <w:t xml:space="preserve"> </w:t>
            </w:r>
            <w:r>
              <w:rPr>
                <w:sz w:val="16"/>
                <w:szCs w:val="16"/>
              </w:rPr>
              <w:t>or</w:t>
            </w:r>
            <w:r>
              <w:rPr>
                <w:spacing w:val="-10"/>
                <w:sz w:val="16"/>
                <w:szCs w:val="16"/>
              </w:rPr>
              <w:t xml:space="preserve"> </w:t>
            </w:r>
            <w:r>
              <w:rPr>
                <w:sz w:val="16"/>
                <w:szCs w:val="16"/>
              </w:rPr>
              <w:t>territory</w:t>
            </w:r>
            <w:r>
              <w:rPr>
                <w:spacing w:val="-7"/>
                <w:sz w:val="16"/>
                <w:szCs w:val="16"/>
              </w:rPr>
              <w:t xml:space="preserve"> </w:t>
            </w:r>
            <w:r>
              <w:rPr>
                <w:sz w:val="16"/>
                <w:szCs w:val="16"/>
              </w:rPr>
              <w:t>of</w:t>
            </w:r>
            <w:r>
              <w:rPr>
                <w:spacing w:val="-9"/>
                <w:sz w:val="16"/>
                <w:szCs w:val="16"/>
              </w:rPr>
              <w:t xml:space="preserve"> </w:t>
            </w:r>
            <w:r>
              <w:rPr>
                <w:sz w:val="16"/>
                <w:szCs w:val="16"/>
              </w:rPr>
              <w:t>Canada</w:t>
            </w:r>
            <w:r>
              <w:rPr>
                <w:spacing w:val="-7"/>
                <w:sz w:val="16"/>
                <w:szCs w:val="16"/>
              </w:rPr>
              <w:t xml:space="preserve"> </w:t>
            </w:r>
            <w:r>
              <w:rPr>
                <w:sz w:val="16"/>
                <w:szCs w:val="16"/>
              </w:rPr>
              <w:t>where the Premises is located (except for its conflict of law rules) and the laws of Canada in effect therein. Notwithstanding the foregoing, and subject to Section 18.6 of the Franchise Agreement: (</w:t>
            </w:r>
            <w:proofErr w:type="spellStart"/>
            <w:r>
              <w:rPr>
                <w:sz w:val="16"/>
                <w:szCs w:val="16"/>
              </w:rPr>
              <w:t>i</w:t>
            </w:r>
            <w:proofErr w:type="spellEnd"/>
            <w:r>
              <w:rPr>
                <w:sz w:val="16"/>
                <w:szCs w:val="16"/>
              </w:rPr>
              <w:t>) we reserve the right to use the federal courts of Canada with respect to matters related to the</w:t>
            </w:r>
            <w:r>
              <w:rPr>
                <w:spacing w:val="-1"/>
                <w:sz w:val="16"/>
                <w:szCs w:val="16"/>
              </w:rPr>
              <w:t xml:space="preserve"> </w:t>
            </w:r>
            <w:r>
              <w:rPr>
                <w:sz w:val="16"/>
                <w:szCs w:val="16"/>
              </w:rPr>
              <w:t>Marks; and (ii) other than as set out above, any action or other legal proceeding arising out of or relating to the Franchise Agreement or the franchise relationship must be brought in the superior</w:t>
            </w:r>
            <w:r>
              <w:rPr>
                <w:spacing w:val="37"/>
                <w:sz w:val="16"/>
                <w:szCs w:val="16"/>
              </w:rPr>
              <w:t xml:space="preserve"> </w:t>
            </w:r>
            <w:r>
              <w:rPr>
                <w:sz w:val="16"/>
                <w:szCs w:val="16"/>
              </w:rPr>
              <w:t>court</w:t>
            </w:r>
            <w:r>
              <w:rPr>
                <w:spacing w:val="40"/>
                <w:sz w:val="16"/>
                <w:szCs w:val="16"/>
              </w:rPr>
              <w:t xml:space="preserve"> </w:t>
            </w:r>
            <w:r>
              <w:rPr>
                <w:sz w:val="16"/>
                <w:szCs w:val="16"/>
              </w:rPr>
              <w:t>of</w:t>
            </w:r>
            <w:r>
              <w:rPr>
                <w:spacing w:val="39"/>
                <w:sz w:val="16"/>
                <w:szCs w:val="16"/>
              </w:rPr>
              <w:t xml:space="preserve"> </w:t>
            </w:r>
            <w:r>
              <w:rPr>
                <w:sz w:val="16"/>
                <w:szCs w:val="16"/>
              </w:rPr>
              <w:t>the</w:t>
            </w:r>
            <w:r>
              <w:rPr>
                <w:spacing w:val="39"/>
                <w:sz w:val="16"/>
                <w:szCs w:val="16"/>
              </w:rPr>
              <w:t xml:space="preserve"> </w:t>
            </w:r>
            <w:r>
              <w:rPr>
                <w:sz w:val="16"/>
                <w:szCs w:val="16"/>
              </w:rPr>
              <w:t>province</w:t>
            </w:r>
            <w:r>
              <w:rPr>
                <w:spacing w:val="38"/>
                <w:sz w:val="16"/>
                <w:szCs w:val="16"/>
              </w:rPr>
              <w:t xml:space="preserve"> </w:t>
            </w:r>
            <w:r>
              <w:rPr>
                <w:sz w:val="16"/>
                <w:szCs w:val="16"/>
              </w:rPr>
              <w:t>or</w:t>
            </w:r>
            <w:r>
              <w:rPr>
                <w:spacing w:val="40"/>
                <w:sz w:val="16"/>
                <w:szCs w:val="16"/>
              </w:rPr>
              <w:t xml:space="preserve"> </w:t>
            </w:r>
            <w:r>
              <w:rPr>
                <w:sz w:val="16"/>
                <w:szCs w:val="16"/>
              </w:rPr>
              <w:t>territory</w:t>
            </w:r>
            <w:r>
              <w:rPr>
                <w:spacing w:val="40"/>
                <w:sz w:val="16"/>
                <w:szCs w:val="16"/>
              </w:rPr>
              <w:t xml:space="preserve"> </w:t>
            </w:r>
            <w:r>
              <w:rPr>
                <w:sz w:val="16"/>
                <w:szCs w:val="16"/>
              </w:rPr>
              <w:t>in</w:t>
            </w:r>
            <w:r>
              <w:rPr>
                <w:spacing w:val="38"/>
                <w:sz w:val="16"/>
                <w:szCs w:val="16"/>
              </w:rPr>
              <w:t xml:space="preserve"> </w:t>
            </w:r>
            <w:r>
              <w:rPr>
                <w:sz w:val="16"/>
                <w:szCs w:val="16"/>
              </w:rPr>
              <w:t>which</w:t>
            </w:r>
            <w:r>
              <w:rPr>
                <w:spacing w:val="35"/>
                <w:sz w:val="16"/>
                <w:szCs w:val="16"/>
              </w:rPr>
              <w:t xml:space="preserve"> </w:t>
            </w:r>
            <w:r>
              <w:rPr>
                <w:sz w:val="16"/>
                <w:szCs w:val="16"/>
              </w:rPr>
              <w:t>the</w:t>
            </w:r>
            <w:r>
              <w:rPr>
                <w:spacing w:val="39"/>
                <w:sz w:val="16"/>
                <w:szCs w:val="16"/>
              </w:rPr>
              <w:t xml:space="preserve"> </w:t>
            </w:r>
            <w:del w:id="658" w:author="Matthew Levine" w:date="2025-06-06T13:36:00Z" w16du:dateUtc="2025-06-06T17:36:00Z">
              <w:r w:rsidDel="00D31982">
                <w:rPr>
                  <w:sz w:val="16"/>
                  <w:szCs w:val="16"/>
                </w:rPr>
                <w:delText>Studio</w:delText>
              </w:r>
            </w:del>
            <w:ins w:id="659" w:author="Matthew Levine" w:date="2025-06-06T13:36:00Z" w16du:dateUtc="2025-06-06T17:36:00Z">
              <w:r w:rsidR="00D31982">
                <w:rPr>
                  <w:sz w:val="16"/>
                  <w:szCs w:val="16"/>
                </w:rPr>
                <w:t>[Premise Café]</w:t>
              </w:r>
            </w:ins>
            <w:r>
              <w:rPr>
                <w:spacing w:val="38"/>
                <w:sz w:val="16"/>
                <w:szCs w:val="16"/>
              </w:rPr>
              <w:t xml:space="preserve"> </w:t>
            </w:r>
            <w:r>
              <w:rPr>
                <w:spacing w:val="-5"/>
                <w:sz w:val="16"/>
                <w:szCs w:val="16"/>
              </w:rPr>
              <w:t>is</w:t>
            </w:r>
          </w:p>
        </w:tc>
      </w:tr>
    </w:tbl>
    <w:p w14:paraId="59DAC417" w14:textId="77777777" w:rsidR="00C811EF" w:rsidRDefault="00C811EF">
      <w:pPr>
        <w:rPr>
          <w:b/>
          <w:bCs/>
          <w:sz w:val="20"/>
          <w:szCs w:val="20"/>
        </w:rPr>
        <w:sectPr w:rsidR="00C811EF">
          <w:pgSz w:w="12240" w:h="15840"/>
          <w:pgMar w:top="400" w:right="720" w:bottom="1440" w:left="720" w:header="200" w:footer="1257" w:gutter="0"/>
          <w:cols w:space="720"/>
          <w:noEndnote/>
        </w:sectPr>
      </w:pPr>
    </w:p>
    <w:p w14:paraId="38A19A6C" w14:textId="77777777" w:rsidR="00C811EF" w:rsidRDefault="00C811EF">
      <w:pPr>
        <w:pStyle w:val="BodyText"/>
        <w:kinsoku w:val="0"/>
        <w:overflowPunct w:val="0"/>
        <w:rPr>
          <w:b/>
          <w:bCs/>
        </w:rPr>
      </w:pPr>
    </w:p>
    <w:p w14:paraId="2AADE293" w14:textId="77777777" w:rsidR="00C811EF" w:rsidRDefault="00C811EF">
      <w:pPr>
        <w:pStyle w:val="BodyText"/>
        <w:kinsoku w:val="0"/>
        <w:overflowPunct w:val="0"/>
        <w:rPr>
          <w:b/>
          <w:bCs/>
        </w:rPr>
      </w:pPr>
    </w:p>
    <w:p w14:paraId="6BD9E3DD" w14:textId="77777777" w:rsidR="00C811EF" w:rsidRDefault="00C811EF">
      <w:pPr>
        <w:pStyle w:val="BodyText"/>
        <w:kinsoku w:val="0"/>
        <w:overflowPunct w:val="0"/>
        <w:rPr>
          <w:b/>
          <w:bCs/>
        </w:rPr>
      </w:pPr>
    </w:p>
    <w:p w14:paraId="2107738C" w14:textId="77777777" w:rsidR="00C811EF" w:rsidRDefault="00C811EF">
      <w:pPr>
        <w:pStyle w:val="BodyText"/>
        <w:kinsoku w:val="0"/>
        <w:overflowPunct w:val="0"/>
        <w:spacing w:before="118" w:after="1"/>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2791"/>
        <w:gridCol w:w="1800"/>
        <w:gridCol w:w="5016"/>
      </w:tblGrid>
      <w:tr w:rsidR="00C811EF" w14:paraId="1A0BBCCD" w14:textId="77777777">
        <w:trPr>
          <w:trHeight w:val="1085"/>
        </w:trPr>
        <w:tc>
          <w:tcPr>
            <w:tcW w:w="2791" w:type="dxa"/>
            <w:tcBorders>
              <w:top w:val="single" w:sz="4" w:space="0" w:color="000000"/>
              <w:left w:val="single" w:sz="4" w:space="0" w:color="000000"/>
              <w:bottom w:val="single" w:sz="6" w:space="0" w:color="000000"/>
              <w:right w:val="single" w:sz="4" w:space="0" w:color="000000"/>
            </w:tcBorders>
            <w:shd w:val="clear" w:color="auto" w:fill="F3F3F3"/>
          </w:tcPr>
          <w:p w14:paraId="35E888D1" w14:textId="77777777" w:rsidR="00C811EF" w:rsidRDefault="00C811EF">
            <w:pPr>
              <w:pStyle w:val="TableParagraph"/>
              <w:kinsoku w:val="0"/>
              <w:overflowPunct w:val="0"/>
              <w:spacing w:before="91"/>
              <w:rPr>
                <w:b/>
                <w:bCs/>
                <w:sz w:val="20"/>
                <w:szCs w:val="20"/>
              </w:rPr>
            </w:pPr>
          </w:p>
          <w:p w14:paraId="34D5944A" w14:textId="77777777" w:rsidR="00C811EF" w:rsidRDefault="00C811EF">
            <w:pPr>
              <w:pStyle w:val="TableParagraph"/>
              <w:kinsoku w:val="0"/>
              <w:overflowPunct w:val="0"/>
              <w:ind w:left="17" w:right="13"/>
              <w:jc w:val="center"/>
              <w:rPr>
                <w:b/>
                <w:bCs/>
                <w:spacing w:val="-2"/>
                <w:sz w:val="20"/>
                <w:szCs w:val="20"/>
              </w:rPr>
            </w:pPr>
            <w:r>
              <w:rPr>
                <w:b/>
                <w:bCs/>
                <w:spacing w:val="-2"/>
                <w:sz w:val="20"/>
                <w:szCs w:val="20"/>
              </w:rPr>
              <w:t>Provision</w:t>
            </w:r>
          </w:p>
        </w:tc>
        <w:tc>
          <w:tcPr>
            <w:tcW w:w="1800" w:type="dxa"/>
            <w:tcBorders>
              <w:top w:val="single" w:sz="4" w:space="0" w:color="000000"/>
              <w:left w:val="single" w:sz="4" w:space="0" w:color="000000"/>
              <w:bottom w:val="single" w:sz="6" w:space="0" w:color="000000"/>
              <w:right w:val="single" w:sz="4" w:space="0" w:color="000000"/>
            </w:tcBorders>
            <w:shd w:val="clear" w:color="auto" w:fill="F3F3F3"/>
          </w:tcPr>
          <w:p w14:paraId="00A6B6F9" w14:textId="77777777" w:rsidR="00C811EF" w:rsidRDefault="00C811EF">
            <w:pPr>
              <w:pStyle w:val="TableParagraph"/>
              <w:kinsoku w:val="0"/>
              <w:overflowPunct w:val="0"/>
              <w:spacing w:before="199"/>
              <w:ind w:left="376" w:right="368" w:firstLine="45"/>
              <w:jc w:val="both"/>
              <w:rPr>
                <w:b/>
                <w:bCs/>
                <w:spacing w:val="-2"/>
                <w:sz w:val="20"/>
                <w:szCs w:val="20"/>
              </w:rPr>
            </w:pPr>
            <w:r>
              <w:rPr>
                <w:b/>
                <w:bCs/>
                <w:sz w:val="20"/>
                <w:szCs w:val="20"/>
              </w:rPr>
              <w:t xml:space="preserve">Section In </w:t>
            </w:r>
            <w:r>
              <w:rPr>
                <w:b/>
                <w:bCs/>
                <w:spacing w:val="-2"/>
                <w:sz w:val="20"/>
                <w:szCs w:val="20"/>
              </w:rPr>
              <w:t>Franchise Agreement</w:t>
            </w:r>
          </w:p>
        </w:tc>
        <w:tc>
          <w:tcPr>
            <w:tcW w:w="5016" w:type="dxa"/>
            <w:tcBorders>
              <w:top w:val="single" w:sz="4" w:space="0" w:color="000000"/>
              <w:left w:val="single" w:sz="4" w:space="0" w:color="000000"/>
              <w:bottom w:val="single" w:sz="6" w:space="0" w:color="000000"/>
              <w:right w:val="single" w:sz="4" w:space="0" w:color="000000"/>
            </w:tcBorders>
            <w:shd w:val="clear" w:color="auto" w:fill="F3F3F3"/>
          </w:tcPr>
          <w:p w14:paraId="16C62B00" w14:textId="77777777" w:rsidR="00C811EF" w:rsidRDefault="00C811EF">
            <w:pPr>
              <w:pStyle w:val="TableParagraph"/>
              <w:kinsoku w:val="0"/>
              <w:overflowPunct w:val="0"/>
              <w:spacing w:before="91"/>
              <w:rPr>
                <w:b/>
                <w:bCs/>
                <w:sz w:val="20"/>
                <w:szCs w:val="20"/>
              </w:rPr>
            </w:pPr>
          </w:p>
          <w:p w14:paraId="4B6C6FD9" w14:textId="77777777" w:rsidR="00C811EF" w:rsidRDefault="00C811EF">
            <w:pPr>
              <w:pStyle w:val="TableParagraph"/>
              <w:kinsoku w:val="0"/>
              <w:overflowPunct w:val="0"/>
              <w:ind w:left="10" w:right="2"/>
              <w:jc w:val="center"/>
              <w:rPr>
                <w:b/>
                <w:bCs/>
                <w:spacing w:val="-2"/>
                <w:sz w:val="20"/>
                <w:szCs w:val="20"/>
              </w:rPr>
            </w:pPr>
            <w:r>
              <w:rPr>
                <w:b/>
                <w:bCs/>
                <w:spacing w:val="-2"/>
                <w:sz w:val="20"/>
                <w:szCs w:val="20"/>
              </w:rPr>
              <w:t>Summary</w:t>
            </w:r>
          </w:p>
        </w:tc>
      </w:tr>
      <w:tr w:rsidR="00C811EF" w14:paraId="5A835650" w14:textId="77777777">
        <w:trPr>
          <w:trHeight w:val="707"/>
        </w:trPr>
        <w:tc>
          <w:tcPr>
            <w:tcW w:w="2791" w:type="dxa"/>
            <w:tcBorders>
              <w:top w:val="single" w:sz="6" w:space="0" w:color="000000"/>
              <w:left w:val="single" w:sz="4" w:space="0" w:color="000000"/>
              <w:bottom w:val="single" w:sz="6" w:space="0" w:color="000000"/>
              <w:right w:val="single" w:sz="4" w:space="0" w:color="000000"/>
            </w:tcBorders>
          </w:tcPr>
          <w:p w14:paraId="4F56C1EA" w14:textId="77777777" w:rsidR="00C811EF" w:rsidRDefault="00C811EF">
            <w:pPr>
              <w:pStyle w:val="TableParagraph"/>
              <w:kinsoku w:val="0"/>
              <w:overflowPunct w:val="0"/>
              <w:rPr>
                <w:rFonts w:ascii="Times New Roman" w:hAnsi="Times New Roman" w:cs="Times New Roman"/>
                <w:sz w:val="18"/>
                <w:szCs w:val="18"/>
              </w:rPr>
            </w:pPr>
          </w:p>
        </w:tc>
        <w:tc>
          <w:tcPr>
            <w:tcW w:w="1800" w:type="dxa"/>
            <w:tcBorders>
              <w:top w:val="single" w:sz="6" w:space="0" w:color="000000"/>
              <w:left w:val="single" w:sz="4" w:space="0" w:color="000000"/>
              <w:bottom w:val="single" w:sz="6" w:space="0" w:color="000000"/>
              <w:right w:val="single" w:sz="4" w:space="0" w:color="000000"/>
            </w:tcBorders>
          </w:tcPr>
          <w:p w14:paraId="4E5A05C0" w14:textId="77777777" w:rsidR="00C811EF" w:rsidRDefault="00C811EF">
            <w:pPr>
              <w:pStyle w:val="TableParagraph"/>
              <w:kinsoku w:val="0"/>
              <w:overflowPunct w:val="0"/>
              <w:rPr>
                <w:rFonts w:ascii="Times New Roman" w:hAnsi="Times New Roman" w:cs="Times New Roman"/>
                <w:sz w:val="18"/>
                <w:szCs w:val="18"/>
              </w:rPr>
            </w:pPr>
          </w:p>
        </w:tc>
        <w:tc>
          <w:tcPr>
            <w:tcW w:w="5016" w:type="dxa"/>
            <w:tcBorders>
              <w:top w:val="single" w:sz="6" w:space="0" w:color="000000"/>
              <w:left w:val="single" w:sz="4" w:space="0" w:color="000000"/>
              <w:bottom w:val="single" w:sz="6" w:space="0" w:color="000000"/>
              <w:right w:val="single" w:sz="4" w:space="0" w:color="000000"/>
            </w:tcBorders>
          </w:tcPr>
          <w:p w14:paraId="6E9B651F" w14:textId="77777777" w:rsidR="00C811EF" w:rsidRDefault="00C811EF">
            <w:pPr>
              <w:pStyle w:val="TableParagraph"/>
              <w:kinsoku w:val="0"/>
              <w:overflowPunct w:val="0"/>
              <w:spacing w:before="79"/>
              <w:ind w:left="79" w:right="65"/>
              <w:jc w:val="both"/>
              <w:rPr>
                <w:sz w:val="16"/>
                <w:szCs w:val="16"/>
              </w:rPr>
            </w:pPr>
            <w:r>
              <w:rPr>
                <w:sz w:val="16"/>
                <w:szCs w:val="16"/>
              </w:rPr>
              <w:t>located, or, if the superior court does not have jurisdiction, in a court of competent jurisdiction, in either case in the capital city of that province, unless the parties agree otherwise in writing</w:t>
            </w:r>
          </w:p>
        </w:tc>
      </w:tr>
    </w:tbl>
    <w:p w14:paraId="7B93253C" w14:textId="77777777" w:rsidR="00C811EF" w:rsidRDefault="00C811EF">
      <w:pPr>
        <w:pStyle w:val="BodyText"/>
        <w:kinsoku w:val="0"/>
        <w:overflowPunct w:val="0"/>
        <w:rPr>
          <w:b/>
          <w:bCs/>
        </w:rPr>
      </w:pPr>
    </w:p>
    <w:p w14:paraId="57085765" w14:textId="77777777" w:rsidR="00C811EF" w:rsidRDefault="00C811EF">
      <w:pPr>
        <w:pStyle w:val="BodyText"/>
        <w:kinsoku w:val="0"/>
        <w:overflowPunct w:val="0"/>
        <w:ind w:left="72"/>
        <w:jc w:val="center"/>
        <w:rPr>
          <w:b/>
          <w:bCs/>
          <w:spacing w:val="-2"/>
        </w:rPr>
      </w:pPr>
      <w:bookmarkStart w:id="660" w:name="ITEM_32_-_DISPUTE_RESOLUTION"/>
      <w:bookmarkEnd w:id="660"/>
      <w:r>
        <w:rPr>
          <w:b/>
          <w:bCs/>
        </w:rPr>
        <w:t>ITEM</w:t>
      </w:r>
      <w:r>
        <w:rPr>
          <w:b/>
          <w:bCs/>
          <w:spacing w:val="-4"/>
        </w:rPr>
        <w:t xml:space="preserve"> </w:t>
      </w:r>
      <w:r>
        <w:rPr>
          <w:b/>
          <w:bCs/>
        </w:rPr>
        <w:t>32</w:t>
      </w:r>
      <w:r>
        <w:rPr>
          <w:b/>
          <w:bCs/>
          <w:spacing w:val="-7"/>
        </w:rPr>
        <w:t xml:space="preserve"> </w:t>
      </w:r>
      <w:r>
        <w:rPr>
          <w:b/>
          <w:bCs/>
        </w:rPr>
        <w:t>-</w:t>
      </w:r>
      <w:r>
        <w:rPr>
          <w:b/>
          <w:bCs/>
          <w:spacing w:val="-5"/>
        </w:rPr>
        <w:t xml:space="preserve"> </w:t>
      </w:r>
      <w:r>
        <w:rPr>
          <w:b/>
          <w:bCs/>
        </w:rPr>
        <w:t>DISPUTE</w:t>
      </w:r>
      <w:r>
        <w:rPr>
          <w:b/>
          <w:bCs/>
          <w:spacing w:val="-4"/>
        </w:rPr>
        <w:t xml:space="preserve"> </w:t>
      </w:r>
      <w:r>
        <w:rPr>
          <w:b/>
          <w:bCs/>
          <w:spacing w:val="-2"/>
        </w:rPr>
        <w:t>RESOLUTION</w:t>
      </w:r>
    </w:p>
    <w:p w14:paraId="760DAD68" w14:textId="77777777" w:rsidR="00C811EF" w:rsidRDefault="00C811EF">
      <w:pPr>
        <w:pStyle w:val="BodyText"/>
        <w:kinsoku w:val="0"/>
        <w:overflowPunct w:val="0"/>
        <w:spacing w:before="46"/>
        <w:rPr>
          <w:b/>
          <w:bCs/>
        </w:rPr>
      </w:pPr>
    </w:p>
    <w:p w14:paraId="05C26852" w14:textId="1DEE6D69" w:rsidR="00C811EF" w:rsidRDefault="00C811EF">
      <w:pPr>
        <w:pStyle w:val="BodyText"/>
        <w:kinsoku w:val="0"/>
        <w:overflowPunct w:val="0"/>
        <w:spacing w:before="1"/>
        <w:ind w:left="720" w:right="716"/>
        <w:jc w:val="both"/>
      </w:pPr>
      <w:r>
        <w:t xml:space="preserve">All disputes arising out of or in connection with the Franchise Agreement or any related agreement, or in respect of any legal relationship associated with or derived from the Franchise Agreement or any related agreement, including any dispute arising from any Guarantee or Guarantees, shall be finally resolved without appeal by arbitration under the then current Arbitration Rules of the ADR Institute of Canada, Inc. The arbitration shall take place in the capital city of the province in which the </w:t>
      </w:r>
      <w:del w:id="661" w:author="Matthew Levine" w:date="2025-06-06T13:37:00Z" w16du:dateUtc="2025-06-06T17:37:00Z">
        <w:r w:rsidDel="00BA034E">
          <w:delText>Studio</w:delText>
        </w:r>
      </w:del>
      <w:ins w:id="662" w:author="Matthew Levine" w:date="2025-06-06T13:37:00Z" w16du:dateUtc="2025-06-06T17:37:00Z">
        <w:r w:rsidR="00BA034E">
          <w:t>[Premise Café]</w:t>
        </w:r>
      </w:ins>
      <w:r>
        <w:t xml:space="preserve"> is located, unless the parties agree otherwise. The language of the arbitration will be English. The arbitration may include, as a party,</w:t>
      </w:r>
      <w:r>
        <w:rPr>
          <w:spacing w:val="-2"/>
        </w:rPr>
        <w:t xml:space="preserve"> </w:t>
      </w:r>
      <w:r>
        <w:t>any person or</w:t>
      </w:r>
      <w:r>
        <w:rPr>
          <w:spacing w:val="-1"/>
        </w:rPr>
        <w:t xml:space="preserve"> </w:t>
      </w:r>
      <w:r>
        <w:t>entity not</w:t>
      </w:r>
      <w:r>
        <w:rPr>
          <w:spacing w:val="-1"/>
        </w:rPr>
        <w:t xml:space="preserve"> </w:t>
      </w:r>
      <w:r>
        <w:t>a</w:t>
      </w:r>
      <w:r>
        <w:rPr>
          <w:spacing w:val="-2"/>
        </w:rPr>
        <w:t xml:space="preserve"> </w:t>
      </w:r>
      <w:r>
        <w:t>party to</w:t>
      </w:r>
      <w:r>
        <w:rPr>
          <w:spacing w:val="-2"/>
        </w:rPr>
        <w:t xml:space="preserve"> </w:t>
      </w:r>
      <w:r>
        <w:t>the</w:t>
      </w:r>
      <w:r>
        <w:rPr>
          <w:spacing w:val="-2"/>
        </w:rPr>
        <w:t xml:space="preserve"> </w:t>
      </w:r>
      <w:r>
        <w:t>Franchise Agreement</w:t>
      </w:r>
      <w:r>
        <w:rPr>
          <w:spacing w:val="-2"/>
        </w:rPr>
        <w:t xml:space="preserve"> </w:t>
      </w:r>
      <w:r>
        <w:t>or a</w:t>
      </w:r>
      <w:r>
        <w:rPr>
          <w:spacing w:val="-2"/>
        </w:rPr>
        <w:t xml:space="preserve"> </w:t>
      </w:r>
      <w:r>
        <w:t>signatory to</w:t>
      </w:r>
      <w:r>
        <w:rPr>
          <w:spacing w:val="-2"/>
        </w:rPr>
        <w:t xml:space="preserve"> </w:t>
      </w:r>
      <w:r>
        <w:t>a</w:t>
      </w:r>
      <w:r>
        <w:rPr>
          <w:spacing w:val="-2"/>
        </w:rPr>
        <w:t xml:space="preserve"> </w:t>
      </w:r>
      <w:r>
        <w:t>Guarantee pursuant to</w:t>
      </w:r>
      <w:r>
        <w:rPr>
          <w:spacing w:val="-4"/>
        </w:rPr>
        <w:t xml:space="preserve"> </w:t>
      </w:r>
      <w:r>
        <w:t>the</w:t>
      </w:r>
      <w:r>
        <w:rPr>
          <w:spacing w:val="-3"/>
        </w:rPr>
        <w:t xml:space="preserve"> </w:t>
      </w:r>
      <w:r>
        <w:t>Franchise</w:t>
      </w:r>
      <w:r>
        <w:rPr>
          <w:spacing w:val="-1"/>
        </w:rPr>
        <w:t xml:space="preserve"> </w:t>
      </w:r>
      <w:r>
        <w:t>Agreement,</w:t>
      </w:r>
      <w:r>
        <w:rPr>
          <w:spacing w:val="-3"/>
        </w:rPr>
        <w:t xml:space="preserve"> </w:t>
      </w:r>
      <w:r>
        <w:t>provided</w:t>
      </w:r>
      <w:r>
        <w:rPr>
          <w:spacing w:val="-1"/>
        </w:rPr>
        <w:t xml:space="preserve"> </w:t>
      </w:r>
      <w:r>
        <w:t>the</w:t>
      </w:r>
      <w:r>
        <w:rPr>
          <w:spacing w:val="-3"/>
        </w:rPr>
        <w:t xml:space="preserve"> </w:t>
      </w:r>
      <w:r>
        <w:t>allegations</w:t>
      </w:r>
      <w:r>
        <w:rPr>
          <w:spacing w:val="-2"/>
        </w:rPr>
        <w:t xml:space="preserve"> </w:t>
      </w:r>
      <w:r>
        <w:t>brought</w:t>
      </w:r>
      <w:r>
        <w:rPr>
          <w:spacing w:val="-1"/>
        </w:rPr>
        <w:t xml:space="preserve"> </w:t>
      </w:r>
      <w:r>
        <w:t>by</w:t>
      </w:r>
      <w:r>
        <w:rPr>
          <w:spacing w:val="-2"/>
        </w:rPr>
        <w:t xml:space="preserve"> </w:t>
      </w:r>
      <w:r>
        <w:t>or made</w:t>
      </w:r>
      <w:r>
        <w:rPr>
          <w:spacing w:val="-1"/>
        </w:rPr>
        <w:t xml:space="preserve"> </w:t>
      </w:r>
      <w:r>
        <w:t>against that</w:t>
      </w:r>
      <w:r>
        <w:rPr>
          <w:spacing w:val="-1"/>
        </w:rPr>
        <w:t xml:space="preserve"> </w:t>
      </w:r>
      <w:r>
        <w:t>party</w:t>
      </w:r>
      <w:r>
        <w:rPr>
          <w:spacing w:val="-2"/>
        </w:rPr>
        <w:t xml:space="preserve"> </w:t>
      </w:r>
      <w:r>
        <w:t>arise</w:t>
      </w:r>
      <w:r>
        <w:rPr>
          <w:spacing w:val="-3"/>
        </w:rPr>
        <w:t xml:space="preserve"> </w:t>
      </w:r>
      <w:r>
        <w:t>out</w:t>
      </w:r>
      <w:r>
        <w:rPr>
          <w:spacing w:val="-1"/>
        </w:rPr>
        <w:t xml:space="preserve"> </w:t>
      </w:r>
      <w:r>
        <w:t>of</w:t>
      </w:r>
      <w:r>
        <w:rPr>
          <w:spacing w:val="-3"/>
        </w:rPr>
        <w:t xml:space="preserve"> </w:t>
      </w:r>
      <w:r>
        <w:t>or are related to the foregoing subject matter and the said non-party and non-signatory consents. Notwithstanding</w:t>
      </w:r>
      <w:r>
        <w:rPr>
          <w:spacing w:val="-2"/>
        </w:rPr>
        <w:t xml:space="preserve"> </w:t>
      </w:r>
      <w:r>
        <w:t>the</w:t>
      </w:r>
      <w:r>
        <w:rPr>
          <w:spacing w:val="-2"/>
        </w:rPr>
        <w:t xml:space="preserve"> </w:t>
      </w:r>
      <w:r>
        <w:t>foregoing,</w:t>
      </w:r>
      <w:r>
        <w:rPr>
          <w:spacing w:val="-1"/>
        </w:rPr>
        <w:t xml:space="preserve"> </w:t>
      </w:r>
      <w:r>
        <w:t>we</w:t>
      </w:r>
      <w:r>
        <w:rPr>
          <w:spacing w:val="-2"/>
        </w:rPr>
        <w:t xml:space="preserve"> </w:t>
      </w:r>
      <w:r>
        <w:t>and</w:t>
      </w:r>
      <w:r>
        <w:rPr>
          <w:spacing w:val="-2"/>
        </w:rPr>
        <w:t xml:space="preserve"> </w:t>
      </w:r>
      <w:r>
        <w:t>you</w:t>
      </w:r>
      <w:r>
        <w:rPr>
          <w:spacing w:val="-2"/>
        </w:rPr>
        <w:t xml:space="preserve"> </w:t>
      </w:r>
      <w:r>
        <w:t>are not</w:t>
      </w:r>
      <w:r>
        <w:rPr>
          <w:spacing w:val="-2"/>
        </w:rPr>
        <w:t xml:space="preserve"> </w:t>
      </w:r>
      <w:r>
        <w:t>precluded</w:t>
      </w:r>
      <w:r>
        <w:rPr>
          <w:spacing w:val="-2"/>
        </w:rPr>
        <w:t xml:space="preserve"> </w:t>
      </w:r>
      <w:r>
        <w:t>from</w:t>
      </w:r>
      <w:r>
        <w:rPr>
          <w:spacing w:val="-2"/>
        </w:rPr>
        <w:t xml:space="preserve"> </w:t>
      </w:r>
      <w:r>
        <w:t>seeking</w:t>
      </w:r>
      <w:r>
        <w:rPr>
          <w:spacing w:val="-2"/>
        </w:rPr>
        <w:t xml:space="preserve"> </w:t>
      </w:r>
      <w:r>
        <w:t>injunctive,</w:t>
      </w:r>
      <w:r>
        <w:rPr>
          <w:spacing w:val="-2"/>
        </w:rPr>
        <w:t xml:space="preserve"> </w:t>
      </w:r>
      <w:r>
        <w:t>mandatory,</w:t>
      </w:r>
      <w:r>
        <w:rPr>
          <w:spacing w:val="-2"/>
        </w:rPr>
        <w:t xml:space="preserve"> </w:t>
      </w:r>
      <w:r>
        <w:t>or</w:t>
      </w:r>
      <w:r>
        <w:rPr>
          <w:spacing w:val="-1"/>
        </w:rPr>
        <w:t xml:space="preserve"> </w:t>
      </w:r>
      <w:r>
        <w:t>other extraordinary relief</w:t>
      </w:r>
      <w:r>
        <w:rPr>
          <w:spacing w:val="-1"/>
        </w:rPr>
        <w:t xml:space="preserve"> </w:t>
      </w:r>
      <w:r>
        <w:t>from</w:t>
      </w:r>
      <w:r>
        <w:rPr>
          <w:spacing w:val="-1"/>
        </w:rPr>
        <w:t xml:space="preserve"> </w:t>
      </w:r>
      <w:r>
        <w:t>a</w:t>
      </w:r>
      <w:r>
        <w:rPr>
          <w:spacing w:val="-1"/>
        </w:rPr>
        <w:t xml:space="preserve"> </w:t>
      </w:r>
      <w:r>
        <w:t>court,</w:t>
      </w:r>
      <w:r>
        <w:rPr>
          <w:spacing w:val="-1"/>
        </w:rPr>
        <w:t xml:space="preserve"> </w:t>
      </w:r>
      <w:r>
        <w:t>pending</w:t>
      </w:r>
      <w:r>
        <w:rPr>
          <w:spacing w:val="-1"/>
        </w:rPr>
        <w:t xml:space="preserve"> </w:t>
      </w:r>
      <w:r>
        <w:t>such time</w:t>
      </w:r>
      <w:r>
        <w:rPr>
          <w:spacing w:val="-1"/>
        </w:rPr>
        <w:t xml:space="preserve"> </w:t>
      </w:r>
      <w:r>
        <w:t>as an</w:t>
      </w:r>
      <w:r>
        <w:rPr>
          <w:spacing w:val="-1"/>
        </w:rPr>
        <w:t xml:space="preserve"> </w:t>
      </w:r>
      <w:r>
        <w:t>arbitration</w:t>
      </w:r>
      <w:r>
        <w:rPr>
          <w:spacing w:val="-1"/>
        </w:rPr>
        <w:t xml:space="preserve"> </w:t>
      </w:r>
      <w:r>
        <w:t>can</w:t>
      </w:r>
      <w:r>
        <w:rPr>
          <w:spacing w:val="-1"/>
        </w:rPr>
        <w:t xml:space="preserve"> </w:t>
      </w:r>
      <w:r>
        <w:t>be</w:t>
      </w:r>
      <w:r>
        <w:rPr>
          <w:spacing w:val="-1"/>
        </w:rPr>
        <w:t xml:space="preserve"> </w:t>
      </w:r>
      <w:r>
        <w:t>commenced</w:t>
      </w:r>
      <w:r>
        <w:rPr>
          <w:spacing w:val="-1"/>
        </w:rPr>
        <w:t xml:space="preserve"> </w:t>
      </w:r>
      <w:r>
        <w:t>and</w:t>
      </w:r>
      <w:r>
        <w:rPr>
          <w:spacing w:val="-1"/>
        </w:rPr>
        <w:t xml:space="preserve"> </w:t>
      </w:r>
      <w:r>
        <w:t>an</w:t>
      </w:r>
      <w:r>
        <w:rPr>
          <w:spacing w:val="-1"/>
        </w:rPr>
        <w:t xml:space="preserve"> </w:t>
      </w:r>
      <w:r>
        <w:t>arbitrator or arbitral tribunal be seized of the issue or issues concerning which injunctive, mandatory, or other extraordinary relief is sought, and provided that the party seeking such relief from a court shall act expeditiously</w:t>
      </w:r>
      <w:r>
        <w:rPr>
          <w:spacing w:val="-3"/>
        </w:rPr>
        <w:t xml:space="preserve"> </w:t>
      </w:r>
      <w:r>
        <w:t>to</w:t>
      </w:r>
      <w:r>
        <w:rPr>
          <w:spacing w:val="-4"/>
        </w:rPr>
        <w:t xml:space="preserve"> </w:t>
      </w:r>
      <w:r>
        <w:t>commence</w:t>
      </w:r>
      <w:r>
        <w:rPr>
          <w:spacing w:val="-2"/>
        </w:rPr>
        <w:t xml:space="preserve"> </w:t>
      </w:r>
      <w:r>
        <w:t>an</w:t>
      </w:r>
      <w:r>
        <w:rPr>
          <w:spacing w:val="-4"/>
        </w:rPr>
        <w:t xml:space="preserve"> </w:t>
      </w:r>
      <w:r>
        <w:t>arbitration</w:t>
      </w:r>
      <w:r>
        <w:rPr>
          <w:spacing w:val="-4"/>
        </w:rPr>
        <w:t xml:space="preserve"> </w:t>
      </w:r>
      <w:r>
        <w:t>and</w:t>
      </w:r>
      <w:r>
        <w:rPr>
          <w:spacing w:val="-4"/>
        </w:rPr>
        <w:t xml:space="preserve"> </w:t>
      </w:r>
      <w:r>
        <w:t>bring</w:t>
      </w:r>
      <w:r>
        <w:rPr>
          <w:spacing w:val="-4"/>
        </w:rPr>
        <w:t xml:space="preserve"> </w:t>
      </w:r>
      <w:r>
        <w:t>the</w:t>
      </w:r>
      <w:r>
        <w:rPr>
          <w:spacing w:val="-2"/>
        </w:rPr>
        <w:t xml:space="preserve"> </w:t>
      </w:r>
      <w:r>
        <w:t>said</w:t>
      </w:r>
      <w:r>
        <w:rPr>
          <w:spacing w:val="-4"/>
        </w:rPr>
        <w:t xml:space="preserve"> </w:t>
      </w:r>
      <w:r>
        <w:t>issue</w:t>
      </w:r>
      <w:r>
        <w:rPr>
          <w:spacing w:val="-4"/>
        </w:rPr>
        <w:t xml:space="preserve"> </w:t>
      </w:r>
      <w:r>
        <w:t>or</w:t>
      </w:r>
      <w:r>
        <w:rPr>
          <w:spacing w:val="-3"/>
        </w:rPr>
        <w:t xml:space="preserve"> </w:t>
      </w:r>
      <w:r>
        <w:t>issues</w:t>
      </w:r>
      <w:r>
        <w:rPr>
          <w:spacing w:val="-3"/>
        </w:rPr>
        <w:t xml:space="preserve"> </w:t>
      </w:r>
      <w:r>
        <w:t>before</w:t>
      </w:r>
      <w:r>
        <w:rPr>
          <w:spacing w:val="-2"/>
        </w:rPr>
        <w:t xml:space="preserve"> </w:t>
      </w:r>
      <w:r>
        <w:t>the</w:t>
      </w:r>
      <w:r>
        <w:rPr>
          <w:spacing w:val="-5"/>
        </w:rPr>
        <w:t xml:space="preserve"> </w:t>
      </w:r>
      <w:r>
        <w:t>arbitrator</w:t>
      </w:r>
      <w:r>
        <w:rPr>
          <w:spacing w:val="-3"/>
        </w:rPr>
        <w:t xml:space="preserve"> </w:t>
      </w:r>
      <w:r>
        <w:t>or</w:t>
      </w:r>
      <w:r>
        <w:rPr>
          <w:spacing w:val="-3"/>
        </w:rPr>
        <w:t xml:space="preserve"> </w:t>
      </w:r>
      <w:r>
        <w:t>arbitral tribunal. We and you are also not precluded from seeking in court any relief or the determination of any issue</w:t>
      </w:r>
      <w:r>
        <w:rPr>
          <w:spacing w:val="-11"/>
        </w:rPr>
        <w:t xml:space="preserve"> </w:t>
      </w:r>
      <w:r>
        <w:t>for</w:t>
      </w:r>
      <w:r>
        <w:rPr>
          <w:spacing w:val="-7"/>
        </w:rPr>
        <w:t xml:space="preserve"> </w:t>
      </w:r>
      <w:r>
        <w:t>which</w:t>
      </w:r>
      <w:r>
        <w:rPr>
          <w:spacing w:val="-8"/>
        </w:rPr>
        <w:t xml:space="preserve"> </w:t>
      </w:r>
      <w:r>
        <w:t>the</w:t>
      </w:r>
      <w:r>
        <w:rPr>
          <w:spacing w:val="-10"/>
        </w:rPr>
        <w:t xml:space="preserve"> </w:t>
      </w:r>
      <w:r>
        <w:t>arbitrator</w:t>
      </w:r>
      <w:r>
        <w:rPr>
          <w:spacing w:val="-9"/>
        </w:rPr>
        <w:t xml:space="preserve"> </w:t>
      </w:r>
      <w:r>
        <w:t>does</w:t>
      </w:r>
      <w:r>
        <w:rPr>
          <w:spacing w:val="-9"/>
        </w:rPr>
        <w:t xml:space="preserve"> </w:t>
      </w:r>
      <w:r>
        <w:t>not</w:t>
      </w:r>
      <w:r>
        <w:rPr>
          <w:spacing w:val="-8"/>
        </w:rPr>
        <w:t xml:space="preserve"> </w:t>
      </w:r>
      <w:r>
        <w:t>have</w:t>
      </w:r>
      <w:r>
        <w:rPr>
          <w:spacing w:val="-10"/>
        </w:rPr>
        <w:t xml:space="preserve"> </w:t>
      </w:r>
      <w:r>
        <w:t>jurisdiction</w:t>
      </w:r>
      <w:r>
        <w:rPr>
          <w:spacing w:val="-11"/>
        </w:rPr>
        <w:t xml:space="preserve"> </w:t>
      </w:r>
      <w:r>
        <w:t>to</w:t>
      </w:r>
      <w:r>
        <w:rPr>
          <w:spacing w:val="-10"/>
        </w:rPr>
        <w:t xml:space="preserve"> </w:t>
      </w:r>
      <w:r>
        <w:t>decide</w:t>
      </w:r>
      <w:r>
        <w:rPr>
          <w:spacing w:val="-8"/>
        </w:rPr>
        <w:t xml:space="preserve"> </w:t>
      </w:r>
      <w:r>
        <w:t>or</w:t>
      </w:r>
      <w:r>
        <w:rPr>
          <w:spacing w:val="-9"/>
        </w:rPr>
        <w:t xml:space="preserve"> </w:t>
      </w:r>
      <w:r>
        <w:t>to</w:t>
      </w:r>
      <w:r>
        <w:rPr>
          <w:spacing w:val="-8"/>
        </w:rPr>
        <w:t xml:space="preserve"> </w:t>
      </w:r>
      <w:r>
        <w:t>grant</w:t>
      </w:r>
      <w:r>
        <w:rPr>
          <w:spacing w:val="-10"/>
        </w:rPr>
        <w:t xml:space="preserve"> </w:t>
      </w:r>
      <w:r>
        <w:t>a</w:t>
      </w:r>
      <w:r>
        <w:rPr>
          <w:spacing w:val="-8"/>
        </w:rPr>
        <w:t xml:space="preserve"> </w:t>
      </w:r>
      <w:r>
        <w:t>remedy</w:t>
      </w:r>
      <w:r>
        <w:rPr>
          <w:spacing w:val="-9"/>
        </w:rPr>
        <w:t xml:space="preserve"> </w:t>
      </w:r>
      <w:r>
        <w:t>under</w:t>
      </w:r>
      <w:r>
        <w:rPr>
          <w:spacing w:val="-9"/>
        </w:rPr>
        <w:t xml:space="preserve"> </w:t>
      </w:r>
      <w:r>
        <w:t>applicable</w:t>
      </w:r>
      <w:r>
        <w:rPr>
          <w:spacing w:val="-8"/>
        </w:rPr>
        <w:t xml:space="preserve"> </w:t>
      </w:r>
      <w:r>
        <w:t>law. Except to the extent otherwise required by applicable law, the arbitration shall be confidential and neither the proceedings nor the result shall be communicated to persons other than the parties and their professional advisors; however, any order made by the arbitrator or arbitral tribunal may be filed with a court, or made into, or adopted as part of, a court order for purposes of enforcement in accordance with applicable law and court practice.</w:t>
      </w:r>
    </w:p>
    <w:p w14:paraId="0E28B6E2" w14:textId="36815B81" w:rsidR="00C811EF" w:rsidRDefault="00C811EF">
      <w:pPr>
        <w:pStyle w:val="BodyText"/>
        <w:kinsoku w:val="0"/>
        <w:overflowPunct w:val="0"/>
        <w:spacing w:before="229"/>
        <w:ind w:left="720" w:right="718"/>
        <w:jc w:val="both"/>
      </w:pPr>
      <w:r>
        <w:t xml:space="preserve">If the </w:t>
      </w:r>
      <w:del w:id="663" w:author="Matthew Levine" w:date="2025-06-06T13:37:00Z" w16du:dateUtc="2025-06-06T17:37:00Z">
        <w:r w:rsidDel="00BA034E">
          <w:delText>Studio</w:delText>
        </w:r>
      </w:del>
      <w:ins w:id="664" w:author="Matthew Levine" w:date="2025-06-06T13:37:00Z" w16du:dateUtc="2025-06-06T17:37:00Z">
        <w:r w:rsidR="00BA034E">
          <w:t>[Premise Café]</w:t>
        </w:r>
      </w:ins>
      <w:r>
        <w:t xml:space="preserve"> operated or to be operated by you under the Franchise Agreement is partly or wholly in New Brunswick, the New Brunswick Act and Regulations contain numerous specific rules and procedures for dispute</w:t>
      </w:r>
      <w:r>
        <w:rPr>
          <w:spacing w:val="-2"/>
        </w:rPr>
        <w:t xml:space="preserve"> </w:t>
      </w:r>
      <w:r>
        <w:t>resolution and mediation.</w:t>
      </w:r>
      <w:r>
        <w:rPr>
          <w:spacing w:val="-2"/>
        </w:rPr>
        <w:t xml:space="preserve"> </w:t>
      </w:r>
      <w:r>
        <w:t>These</w:t>
      </w:r>
      <w:r>
        <w:rPr>
          <w:spacing w:val="-2"/>
        </w:rPr>
        <w:t xml:space="preserve"> </w:t>
      </w:r>
      <w:r>
        <w:t>include,</w:t>
      </w:r>
      <w:r>
        <w:rPr>
          <w:spacing w:val="-2"/>
        </w:rPr>
        <w:t xml:space="preserve"> </w:t>
      </w:r>
      <w:r>
        <w:t>among</w:t>
      </w:r>
      <w:r>
        <w:rPr>
          <w:spacing w:val="-2"/>
        </w:rPr>
        <w:t xml:space="preserve"> </w:t>
      </w:r>
      <w:r>
        <w:t>other</w:t>
      </w:r>
      <w:r>
        <w:rPr>
          <w:spacing w:val="-1"/>
        </w:rPr>
        <w:t xml:space="preserve"> </w:t>
      </w:r>
      <w:r>
        <w:t>requirements,</w:t>
      </w:r>
      <w:r>
        <w:rPr>
          <w:spacing w:val="-1"/>
        </w:rPr>
        <w:t xml:space="preserve"> </w:t>
      </w:r>
      <w:r>
        <w:t>the</w:t>
      </w:r>
      <w:r>
        <w:rPr>
          <w:spacing w:val="-2"/>
        </w:rPr>
        <w:t xml:space="preserve"> </w:t>
      </w:r>
      <w:r>
        <w:t>need</w:t>
      </w:r>
      <w:r>
        <w:rPr>
          <w:spacing w:val="-2"/>
        </w:rPr>
        <w:t xml:space="preserve"> </w:t>
      </w:r>
      <w:r>
        <w:t>to</w:t>
      </w:r>
      <w:r>
        <w:rPr>
          <w:spacing w:val="-2"/>
        </w:rPr>
        <w:t xml:space="preserve"> </w:t>
      </w:r>
      <w:r>
        <w:t>provide notice</w:t>
      </w:r>
      <w:r>
        <w:rPr>
          <w:spacing w:val="-2"/>
        </w:rPr>
        <w:t xml:space="preserve"> </w:t>
      </w:r>
      <w:r>
        <w:t>to mediate,</w:t>
      </w:r>
      <w:r>
        <w:rPr>
          <w:spacing w:val="-5"/>
        </w:rPr>
        <w:t xml:space="preserve"> </w:t>
      </w:r>
      <w:r>
        <w:t>the</w:t>
      </w:r>
      <w:r>
        <w:rPr>
          <w:spacing w:val="-4"/>
        </w:rPr>
        <w:t xml:space="preserve"> </w:t>
      </w:r>
      <w:r>
        <w:t>methods</w:t>
      </w:r>
      <w:r>
        <w:rPr>
          <w:spacing w:val="-4"/>
        </w:rPr>
        <w:t xml:space="preserve"> </w:t>
      </w:r>
      <w:r>
        <w:t>of</w:t>
      </w:r>
      <w:r>
        <w:rPr>
          <w:spacing w:val="-4"/>
        </w:rPr>
        <w:t xml:space="preserve"> </w:t>
      </w:r>
      <w:r>
        <w:t>delivery</w:t>
      </w:r>
      <w:r>
        <w:rPr>
          <w:spacing w:val="-4"/>
        </w:rPr>
        <w:t xml:space="preserve"> </w:t>
      </w:r>
      <w:r>
        <w:t>and</w:t>
      </w:r>
      <w:r>
        <w:rPr>
          <w:spacing w:val="-4"/>
        </w:rPr>
        <w:t xml:space="preserve"> </w:t>
      </w:r>
      <w:r>
        <w:t>forms</w:t>
      </w:r>
      <w:r>
        <w:rPr>
          <w:spacing w:val="-3"/>
        </w:rPr>
        <w:t xml:space="preserve"> </w:t>
      </w:r>
      <w:r>
        <w:t>for</w:t>
      </w:r>
      <w:r>
        <w:rPr>
          <w:spacing w:val="-4"/>
        </w:rPr>
        <w:t xml:space="preserve"> </w:t>
      </w:r>
      <w:r>
        <w:t>such</w:t>
      </w:r>
      <w:r>
        <w:rPr>
          <w:spacing w:val="-6"/>
        </w:rPr>
        <w:t xml:space="preserve"> </w:t>
      </w:r>
      <w:r>
        <w:t>notice,</w:t>
      </w:r>
      <w:r>
        <w:rPr>
          <w:spacing w:val="-4"/>
        </w:rPr>
        <w:t xml:space="preserve"> </w:t>
      </w:r>
      <w:r>
        <w:t>the</w:t>
      </w:r>
      <w:r>
        <w:rPr>
          <w:spacing w:val="-4"/>
        </w:rPr>
        <w:t xml:space="preserve"> </w:t>
      </w:r>
      <w:r>
        <w:t>process</w:t>
      </w:r>
      <w:r>
        <w:rPr>
          <w:spacing w:val="-4"/>
        </w:rPr>
        <w:t xml:space="preserve"> </w:t>
      </w:r>
      <w:r>
        <w:t>for</w:t>
      </w:r>
      <w:r>
        <w:rPr>
          <w:spacing w:val="-4"/>
        </w:rPr>
        <w:t xml:space="preserve"> </w:t>
      </w:r>
      <w:r>
        <w:t>appointing</w:t>
      </w:r>
      <w:r>
        <w:rPr>
          <w:spacing w:val="-4"/>
        </w:rPr>
        <w:t xml:space="preserve"> </w:t>
      </w:r>
      <w:r>
        <w:t>a</w:t>
      </w:r>
      <w:r>
        <w:rPr>
          <w:spacing w:val="-4"/>
        </w:rPr>
        <w:t xml:space="preserve"> </w:t>
      </w:r>
      <w:r>
        <w:t>mediator,</w:t>
      </w:r>
      <w:r>
        <w:rPr>
          <w:spacing w:val="-4"/>
        </w:rPr>
        <w:t xml:space="preserve"> </w:t>
      </w:r>
      <w:r>
        <w:t>and</w:t>
      </w:r>
      <w:r>
        <w:rPr>
          <w:spacing w:val="-4"/>
        </w:rPr>
        <w:t xml:space="preserve"> </w:t>
      </w:r>
      <w:r>
        <w:t>the timing,</w:t>
      </w:r>
      <w:r>
        <w:rPr>
          <w:spacing w:val="-9"/>
        </w:rPr>
        <w:t xml:space="preserve"> </w:t>
      </w:r>
      <w:r>
        <w:t>time</w:t>
      </w:r>
      <w:r>
        <w:rPr>
          <w:spacing w:val="-9"/>
        </w:rPr>
        <w:t xml:space="preserve"> </w:t>
      </w:r>
      <w:r>
        <w:t>limits</w:t>
      </w:r>
      <w:r>
        <w:rPr>
          <w:spacing w:val="-8"/>
        </w:rPr>
        <w:t xml:space="preserve"> </w:t>
      </w:r>
      <w:r>
        <w:t>and</w:t>
      </w:r>
      <w:r>
        <w:rPr>
          <w:spacing w:val="-9"/>
        </w:rPr>
        <w:t xml:space="preserve"> </w:t>
      </w:r>
      <w:r>
        <w:t>conduct</w:t>
      </w:r>
      <w:r>
        <w:rPr>
          <w:spacing w:val="-9"/>
        </w:rPr>
        <w:t xml:space="preserve"> </w:t>
      </w:r>
      <w:r>
        <w:t>of</w:t>
      </w:r>
      <w:r>
        <w:rPr>
          <w:spacing w:val="-9"/>
        </w:rPr>
        <w:t xml:space="preserve"> </w:t>
      </w:r>
      <w:r>
        <w:t>mediation.</w:t>
      </w:r>
      <w:r>
        <w:rPr>
          <w:spacing w:val="38"/>
        </w:rPr>
        <w:t xml:space="preserve"> </w:t>
      </w:r>
      <w:r>
        <w:t>Furthermore,</w:t>
      </w:r>
      <w:r>
        <w:rPr>
          <w:spacing w:val="-9"/>
        </w:rPr>
        <w:t xml:space="preserve"> </w:t>
      </w:r>
      <w:r>
        <w:t>the</w:t>
      </w:r>
      <w:r>
        <w:rPr>
          <w:spacing w:val="-9"/>
        </w:rPr>
        <w:t xml:space="preserve"> </w:t>
      </w:r>
      <w:r>
        <w:t>New</w:t>
      </w:r>
      <w:r>
        <w:rPr>
          <w:spacing w:val="-8"/>
        </w:rPr>
        <w:t xml:space="preserve"> </w:t>
      </w:r>
      <w:r>
        <w:t>Brunswick</w:t>
      </w:r>
      <w:r>
        <w:rPr>
          <w:spacing w:val="-7"/>
        </w:rPr>
        <w:t xml:space="preserve"> </w:t>
      </w:r>
      <w:r>
        <w:t>Regulations</w:t>
      </w:r>
      <w:r>
        <w:rPr>
          <w:spacing w:val="-7"/>
        </w:rPr>
        <w:t xml:space="preserve"> </w:t>
      </w:r>
      <w:r>
        <w:t>provide</w:t>
      </w:r>
      <w:r>
        <w:rPr>
          <w:spacing w:val="-9"/>
        </w:rPr>
        <w:t xml:space="preserve"> </w:t>
      </w:r>
      <w:r>
        <w:t>that</w:t>
      </w:r>
      <w:r>
        <w:rPr>
          <w:spacing w:val="-9"/>
        </w:rPr>
        <w:t xml:space="preserve"> </w:t>
      </w:r>
      <w:r>
        <w:t>the parties shall share the costs of the mediation equally unless they agree otherwise in writing.</w:t>
      </w:r>
    </w:p>
    <w:p w14:paraId="4AFCAC35" w14:textId="77777777" w:rsidR="00C811EF" w:rsidRDefault="00D00284">
      <w:pPr>
        <w:pStyle w:val="BodyText"/>
        <w:kinsoku w:val="0"/>
        <w:overflowPunct w:val="0"/>
        <w:rPr>
          <w:sz w:val="18"/>
          <w:szCs w:val="18"/>
        </w:rPr>
      </w:pPr>
      <w:r>
        <w:rPr>
          <w:noProof/>
        </w:rPr>
        <mc:AlternateContent>
          <mc:Choice Requires="wps">
            <w:drawing>
              <wp:anchor distT="0" distB="0" distL="0" distR="0" simplePos="0" relativeHeight="251622912" behindDoc="0" locked="0" layoutInCell="0" allowOverlap="1" wp14:anchorId="1089BB93" wp14:editId="0EEDBFAF">
                <wp:simplePos x="0" y="0"/>
                <wp:positionH relativeFrom="page">
                  <wp:posOffset>892810</wp:posOffset>
                </wp:positionH>
                <wp:positionV relativeFrom="paragraph">
                  <wp:posOffset>149860</wp:posOffset>
                </wp:positionV>
                <wp:extent cx="5986780" cy="1321435"/>
                <wp:effectExtent l="0" t="0" r="0" b="0"/>
                <wp:wrapTopAndBottom/>
                <wp:docPr id="116976256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86780" cy="1321435"/>
                        </a:xfrm>
                        <a:prstGeom prst="rect">
                          <a:avLst/>
                        </a:prstGeom>
                        <a:noFill/>
                        <a:ln w="609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7D2BA1" w14:textId="77777777" w:rsidR="004A6BB4" w:rsidRDefault="004A6BB4">
                            <w:pPr>
                              <w:pStyle w:val="BodyText"/>
                              <w:kinsoku w:val="0"/>
                              <w:overflowPunct w:val="0"/>
                              <w:spacing w:line="230" w:lineRule="exact"/>
                              <w:ind w:left="29"/>
                              <w:jc w:val="both"/>
                              <w:rPr>
                                <w:b/>
                                <w:bCs/>
                              </w:rPr>
                            </w:pPr>
                            <w:bookmarkStart w:id="665" w:name="FOR_MANITOBA_FRANCHISEES_ONLY:"/>
                            <w:bookmarkEnd w:id="665"/>
                            <w:r>
                              <w:rPr>
                                <w:b/>
                                <w:bCs/>
                                <w:u w:val="thick"/>
                              </w:rPr>
                              <w:t>FOR</w:t>
                            </w:r>
                            <w:r>
                              <w:rPr>
                                <w:b/>
                                <w:bCs/>
                                <w:spacing w:val="-10"/>
                                <w:u w:val="thick"/>
                              </w:rPr>
                              <w:t xml:space="preserve"> </w:t>
                            </w:r>
                            <w:r>
                              <w:rPr>
                                <w:b/>
                                <w:bCs/>
                                <w:u w:val="thick"/>
                              </w:rPr>
                              <w:t>MANITOBA</w:t>
                            </w:r>
                            <w:r>
                              <w:rPr>
                                <w:b/>
                                <w:bCs/>
                                <w:spacing w:val="-10"/>
                                <w:u w:val="thick"/>
                              </w:rPr>
                              <w:t xml:space="preserve"> </w:t>
                            </w:r>
                            <w:r>
                              <w:rPr>
                                <w:b/>
                                <w:bCs/>
                                <w:u w:val="thick"/>
                              </w:rPr>
                              <w:t>FRANCHISEES</w:t>
                            </w:r>
                            <w:r>
                              <w:rPr>
                                <w:b/>
                                <w:bCs/>
                                <w:spacing w:val="-10"/>
                                <w:u w:val="thick"/>
                              </w:rPr>
                              <w:t xml:space="preserve"> </w:t>
                            </w:r>
                            <w:r>
                              <w:rPr>
                                <w:b/>
                                <w:bCs/>
                                <w:spacing w:val="-2"/>
                                <w:u w:val="thick"/>
                              </w:rPr>
                              <w:t>ONLY:</w:t>
                            </w:r>
                          </w:p>
                          <w:p w14:paraId="06FF7B23" w14:textId="77777777" w:rsidR="004A6BB4" w:rsidRDefault="004A6BB4">
                            <w:pPr>
                              <w:pStyle w:val="BodyText"/>
                              <w:kinsoku w:val="0"/>
                              <w:overflowPunct w:val="0"/>
                              <w:spacing w:before="1"/>
                              <w:rPr>
                                <w:b/>
                                <w:bCs/>
                              </w:rPr>
                            </w:pPr>
                          </w:p>
                          <w:p w14:paraId="1223914F" w14:textId="285B775E" w:rsidR="004A6BB4" w:rsidRDefault="004A6BB4">
                            <w:pPr>
                              <w:pStyle w:val="BodyText"/>
                              <w:kinsoku w:val="0"/>
                              <w:overflowPunct w:val="0"/>
                              <w:ind w:left="29" w:right="27"/>
                              <w:jc w:val="both"/>
                              <w:rPr>
                                <w:spacing w:val="-2"/>
                              </w:rPr>
                            </w:pPr>
                            <w:bookmarkStart w:id="666" w:name="If_any_Studio_operated_or_to_be_operated"/>
                            <w:bookmarkEnd w:id="666"/>
                            <w:r>
                              <w:t xml:space="preserve">If any </w:t>
                            </w:r>
                            <w:del w:id="667" w:author="Matthew Levine" w:date="2025-06-06T13:47:00Z" w16du:dateUtc="2025-06-06T17:47:00Z">
                              <w:r w:rsidDel="00690989">
                                <w:delText>Studio</w:delText>
                              </w:r>
                            </w:del>
                            <w:ins w:id="668" w:author="Matthew Levine" w:date="2025-06-06T13:47:00Z" w16du:dateUtc="2025-06-06T17:47:00Z">
                              <w:r w:rsidR="00690989">
                                <w:t>[Premise Café]</w:t>
                              </w:r>
                            </w:ins>
                            <w:r>
                              <w:t xml:space="preserve"> operated or to be operated by you under the Franchise Agreement</w:t>
                            </w:r>
                            <w:r>
                              <w:rPr>
                                <w:spacing w:val="40"/>
                              </w:rPr>
                              <w:t xml:space="preserve"> </w:t>
                            </w:r>
                            <w:r>
                              <w:t xml:space="preserve">is partly or wholly in Manitoba, the Manitoba Act requires disclosure of (a) the criteria and methods for selecting a mediator or arbitrator; (b) the rules and procedures governing mediation and arbitration; (c) any confidentiality obligations imposed on parties to the mediation or arbitration; (d) the costs of mediation or arbitration proceedings or the method of calculating those costs; and (e) any other prescribed information and </w:t>
                            </w:r>
                            <w:r>
                              <w:rPr>
                                <w:spacing w:val="-2"/>
                              </w:rPr>
                              <w:t>statements.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9BB93" id="_x0000_t202" coordsize="21600,21600" o:spt="202" path="m,l,21600r21600,l21600,xe">
                <v:stroke joinstyle="miter"/>
                <v:path gradientshapeok="t" o:connecttype="rect"/>
              </v:shapetype>
              <v:shape id="Text Box 12" o:spid="_x0000_s1031" type="#_x0000_t202" style="position:absolute;margin-left:70.3pt;margin-top:11.8pt;width:471.4pt;height:104.05pt;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" o:allowincell="f" filled="f" strokeweight=".16931mm">
                <v:path arrowok="t"/>
                <v:textbox inset="0,0,0,0">
                  <w:txbxContent>
                    <w:p w14:paraId="327D2BA1" w14:textId="77777777" w:rsidR="004A6BB4" w:rsidRDefault="004A6BB4">
                      <w:pPr>
                        <w:pStyle w:val="BodyText"/>
                        <w:kinsoku w:val="0"/>
                        <w:overflowPunct w:val="0"/>
                        <w:spacing w:line="230" w:lineRule="exact"/>
                        <w:ind w:left="29"/>
                        <w:jc w:val="both"/>
                        <w:rPr>
                          <w:b/>
                          <w:bCs/>
                        </w:rPr>
                      </w:pPr>
                      <w:bookmarkStart w:id="669" w:name="FOR_MANITOBA_FRANCHISEES_ONLY:"/>
                      <w:bookmarkEnd w:id="669"/>
                      <w:r>
                        <w:rPr>
                          <w:b/>
                          <w:bCs/>
                          <w:u w:val="thick"/>
                        </w:rPr>
                        <w:t>FOR</w:t>
                      </w:r>
                      <w:r>
                        <w:rPr>
                          <w:b/>
                          <w:bCs/>
                          <w:spacing w:val="-10"/>
                          <w:u w:val="thick"/>
                        </w:rPr>
                        <w:t xml:space="preserve"> </w:t>
                      </w:r>
                      <w:r>
                        <w:rPr>
                          <w:b/>
                          <w:bCs/>
                          <w:u w:val="thick"/>
                        </w:rPr>
                        <w:t>MANITOBA</w:t>
                      </w:r>
                      <w:r>
                        <w:rPr>
                          <w:b/>
                          <w:bCs/>
                          <w:spacing w:val="-10"/>
                          <w:u w:val="thick"/>
                        </w:rPr>
                        <w:t xml:space="preserve"> </w:t>
                      </w:r>
                      <w:r>
                        <w:rPr>
                          <w:b/>
                          <w:bCs/>
                          <w:u w:val="thick"/>
                        </w:rPr>
                        <w:t>FRANCHISEES</w:t>
                      </w:r>
                      <w:r>
                        <w:rPr>
                          <w:b/>
                          <w:bCs/>
                          <w:spacing w:val="-10"/>
                          <w:u w:val="thick"/>
                        </w:rPr>
                        <w:t xml:space="preserve"> </w:t>
                      </w:r>
                      <w:r>
                        <w:rPr>
                          <w:b/>
                          <w:bCs/>
                          <w:spacing w:val="-2"/>
                          <w:u w:val="thick"/>
                        </w:rPr>
                        <w:t>ONLY:</w:t>
                      </w:r>
                    </w:p>
                    <w:p w14:paraId="06FF7B23" w14:textId="77777777" w:rsidR="004A6BB4" w:rsidRDefault="004A6BB4">
                      <w:pPr>
                        <w:pStyle w:val="BodyText"/>
                        <w:kinsoku w:val="0"/>
                        <w:overflowPunct w:val="0"/>
                        <w:spacing w:before="1"/>
                        <w:rPr>
                          <w:b/>
                          <w:bCs/>
                        </w:rPr>
                      </w:pPr>
                    </w:p>
                    <w:p w14:paraId="1223914F" w14:textId="285B775E" w:rsidR="004A6BB4" w:rsidRDefault="004A6BB4">
                      <w:pPr>
                        <w:pStyle w:val="BodyText"/>
                        <w:kinsoku w:val="0"/>
                        <w:overflowPunct w:val="0"/>
                        <w:ind w:left="29" w:right="27"/>
                        <w:jc w:val="both"/>
                        <w:rPr>
                          <w:spacing w:val="-2"/>
                        </w:rPr>
                      </w:pPr>
                      <w:bookmarkStart w:id="670" w:name="If_any_Studio_operated_or_to_be_operated"/>
                      <w:bookmarkEnd w:id="670"/>
                      <w:r>
                        <w:t xml:space="preserve">If any </w:t>
                      </w:r>
                      <w:del w:id="671" w:author="Matthew Levine" w:date="2025-06-06T13:47:00Z" w16du:dateUtc="2025-06-06T17:47:00Z">
                        <w:r w:rsidDel="00690989">
                          <w:delText>Studio</w:delText>
                        </w:r>
                      </w:del>
                      <w:ins w:id="672" w:author="Matthew Levine" w:date="2025-06-06T13:47:00Z" w16du:dateUtc="2025-06-06T17:47:00Z">
                        <w:r w:rsidR="00690989">
                          <w:t>[Premise Café]</w:t>
                        </w:r>
                      </w:ins>
                      <w:r>
                        <w:t xml:space="preserve"> operated or to be operated by you under the Franchise Agreement</w:t>
                      </w:r>
                      <w:r>
                        <w:rPr>
                          <w:spacing w:val="40"/>
                        </w:rPr>
                        <w:t xml:space="preserve"> </w:t>
                      </w:r>
                      <w:r>
                        <w:t xml:space="preserve">is partly or wholly in Manitoba, the Manitoba Act requires disclosure of (a) the criteria and methods for selecting a mediator or arbitrator; (b) the rules and procedures governing mediation and arbitration; (c) any confidentiality obligations imposed on parties to the mediation or arbitration; (d) the costs of mediation or arbitration proceedings or the method of calculating those costs; and (e) any other prescribed information and </w:t>
                      </w:r>
                      <w:r>
                        <w:rPr>
                          <w:spacing w:val="-2"/>
                        </w:rPr>
                        <w:t>statements.</w:t>
                      </w:r>
                    </w:p>
                  </w:txbxContent>
                </v:textbox>
                <w10:wrap type="topAndBottom" anchorx="page"/>
              </v:shape>
            </w:pict>
          </mc:Fallback>
        </mc:AlternateContent>
      </w:r>
    </w:p>
    <w:p w14:paraId="5A673841" w14:textId="77777777" w:rsidR="00C811EF" w:rsidRDefault="00C811EF">
      <w:pPr>
        <w:pStyle w:val="BodyText"/>
        <w:kinsoku w:val="0"/>
        <w:overflowPunct w:val="0"/>
        <w:spacing w:before="2"/>
      </w:pPr>
    </w:p>
    <w:p w14:paraId="44E60EFF" w14:textId="77777777" w:rsidR="00C811EF" w:rsidRDefault="00C811EF">
      <w:pPr>
        <w:pStyle w:val="BodyText"/>
        <w:kinsoku w:val="0"/>
        <w:overflowPunct w:val="0"/>
        <w:ind w:left="720"/>
      </w:pPr>
      <w:r>
        <w:t>We</w:t>
      </w:r>
      <w:r>
        <w:rPr>
          <w:spacing w:val="-2"/>
        </w:rPr>
        <w:t xml:space="preserve"> </w:t>
      </w:r>
      <w:r>
        <w:t>urge</w:t>
      </w:r>
      <w:r>
        <w:rPr>
          <w:spacing w:val="-2"/>
        </w:rPr>
        <w:t xml:space="preserve"> </w:t>
      </w:r>
      <w:r>
        <w:t>you</w:t>
      </w:r>
      <w:r>
        <w:rPr>
          <w:spacing w:val="-2"/>
        </w:rPr>
        <w:t xml:space="preserve"> </w:t>
      </w:r>
      <w:r>
        <w:t>to</w:t>
      </w:r>
      <w:r>
        <w:rPr>
          <w:spacing w:val="-2"/>
        </w:rPr>
        <w:t xml:space="preserve"> </w:t>
      </w:r>
      <w:r>
        <w:t>consult</w:t>
      </w:r>
      <w:r>
        <w:rPr>
          <w:spacing w:val="-2"/>
        </w:rPr>
        <w:t xml:space="preserve"> </w:t>
      </w:r>
      <w:r>
        <w:t>with</w:t>
      </w:r>
      <w:r>
        <w:rPr>
          <w:spacing w:val="-2"/>
        </w:rPr>
        <w:t xml:space="preserve"> </w:t>
      </w:r>
      <w:r>
        <w:t>your legal</w:t>
      </w:r>
      <w:r>
        <w:rPr>
          <w:spacing w:val="-3"/>
        </w:rPr>
        <w:t xml:space="preserve"> </w:t>
      </w:r>
      <w:r>
        <w:t>advisors to</w:t>
      </w:r>
      <w:r>
        <w:rPr>
          <w:spacing w:val="-2"/>
        </w:rPr>
        <w:t xml:space="preserve"> </w:t>
      </w:r>
      <w:r>
        <w:t>obtain</w:t>
      </w:r>
      <w:r>
        <w:rPr>
          <w:spacing w:val="-2"/>
        </w:rPr>
        <w:t xml:space="preserve"> </w:t>
      </w:r>
      <w:r>
        <w:t>further information</w:t>
      </w:r>
      <w:r>
        <w:rPr>
          <w:spacing w:val="-2"/>
        </w:rPr>
        <w:t xml:space="preserve"> </w:t>
      </w:r>
      <w:r>
        <w:t>with respect</w:t>
      </w:r>
      <w:r>
        <w:rPr>
          <w:spacing w:val="-1"/>
        </w:rPr>
        <w:t xml:space="preserve"> </w:t>
      </w:r>
      <w:r>
        <w:t>to</w:t>
      </w:r>
      <w:r>
        <w:rPr>
          <w:spacing w:val="-2"/>
        </w:rPr>
        <w:t xml:space="preserve"> </w:t>
      </w:r>
      <w:r>
        <w:t>these dispute resolution procedures.</w:t>
      </w:r>
    </w:p>
    <w:p w14:paraId="48DA305E" w14:textId="77777777" w:rsidR="00C811EF" w:rsidRDefault="00C811EF">
      <w:pPr>
        <w:pStyle w:val="BodyText"/>
        <w:kinsoku w:val="0"/>
        <w:overflowPunct w:val="0"/>
        <w:ind w:left="720"/>
        <w:sectPr w:rsidR="00C811EF">
          <w:pgSz w:w="12240" w:h="15840"/>
          <w:pgMar w:top="400" w:right="720" w:bottom="1440" w:left="720" w:header="200" w:footer="1257" w:gutter="0"/>
          <w:cols w:space="720"/>
          <w:noEndnote/>
        </w:sectPr>
      </w:pPr>
    </w:p>
    <w:p w14:paraId="757E56EB" w14:textId="77777777" w:rsidR="00C811EF" w:rsidRDefault="00C811EF">
      <w:pPr>
        <w:pStyle w:val="BodyText"/>
        <w:kinsoku w:val="0"/>
        <w:overflowPunct w:val="0"/>
      </w:pPr>
    </w:p>
    <w:p w14:paraId="0AD96E3C" w14:textId="77777777" w:rsidR="00C811EF" w:rsidRDefault="00C811EF">
      <w:pPr>
        <w:pStyle w:val="BodyText"/>
        <w:kinsoku w:val="0"/>
        <w:overflowPunct w:val="0"/>
      </w:pPr>
    </w:p>
    <w:p w14:paraId="5266A6D2" w14:textId="77777777" w:rsidR="00C811EF" w:rsidRDefault="00C811EF">
      <w:pPr>
        <w:pStyle w:val="BodyText"/>
        <w:kinsoku w:val="0"/>
        <w:overflowPunct w:val="0"/>
      </w:pPr>
    </w:p>
    <w:p w14:paraId="471ABAE1" w14:textId="77777777" w:rsidR="00C811EF" w:rsidRDefault="00C811EF">
      <w:pPr>
        <w:pStyle w:val="BodyText"/>
        <w:kinsoku w:val="0"/>
        <w:overflowPunct w:val="0"/>
        <w:spacing w:before="119"/>
      </w:pPr>
    </w:p>
    <w:p w14:paraId="6780157D" w14:textId="77777777" w:rsidR="00C811EF" w:rsidRDefault="00C811EF">
      <w:pPr>
        <w:pStyle w:val="Heading7"/>
        <w:kinsoku w:val="0"/>
        <w:overflowPunct w:val="0"/>
        <w:ind w:left="2951" w:right="2877"/>
      </w:pPr>
      <w:bookmarkStart w:id="673" w:name="ITEM_33_-_NOTICE_OF_RESCISSION_AND_EFFEC"/>
      <w:bookmarkEnd w:id="673"/>
      <w:r>
        <w:t>ITEM</w:t>
      </w:r>
      <w:r>
        <w:rPr>
          <w:spacing w:val="-4"/>
        </w:rPr>
        <w:t xml:space="preserve"> </w:t>
      </w:r>
      <w:r>
        <w:t>33</w:t>
      </w:r>
      <w:r>
        <w:rPr>
          <w:spacing w:val="-7"/>
        </w:rPr>
        <w:t xml:space="preserve"> </w:t>
      </w:r>
      <w:r>
        <w:t>-</w:t>
      </w:r>
      <w:r>
        <w:rPr>
          <w:spacing w:val="-5"/>
        </w:rPr>
        <w:t xml:space="preserve"> </w:t>
      </w:r>
      <w:r>
        <w:t>NOTICE</w:t>
      </w:r>
      <w:r>
        <w:rPr>
          <w:spacing w:val="-7"/>
        </w:rPr>
        <w:t xml:space="preserve"> </w:t>
      </w:r>
      <w:r>
        <w:t>OF</w:t>
      </w:r>
      <w:r>
        <w:rPr>
          <w:spacing w:val="-5"/>
        </w:rPr>
        <w:t xml:space="preserve"> </w:t>
      </w:r>
      <w:r>
        <w:t>RESCISSION</w:t>
      </w:r>
      <w:r>
        <w:rPr>
          <w:spacing w:val="-4"/>
        </w:rPr>
        <w:t xml:space="preserve"> </w:t>
      </w:r>
      <w:r>
        <w:t>AND</w:t>
      </w:r>
      <w:r>
        <w:rPr>
          <w:spacing w:val="-4"/>
        </w:rPr>
        <w:t xml:space="preserve"> </w:t>
      </w:r>
      <w:r>
        <w:t>EFFECT</w:t>
      </w:r>
      <w:r>
        <w:rPr>
          <w:spacing w:val="-3"/>
        </w:rPr>
        <w:t xml:space="preserve"> </w:t>
      </w:r>
      <w:r>
        <w:t>OF CANCELLATION (ALBERTA)</w:t>
      </w:r>
    </w:p>
    <w:p w14:paraId="37C54EC0" w14:textId="77777777" w:rsidR="00C811EF" w:rsidRDefault="00C811EF">
      <w:pPr>
        <w:pStyle w:val="BodyText"/>
        <w:kinsoku w:val="0"/>
        <w:overflowPunct w:val="0"/>
        <w:spacing w:before="229"/>
        <w:ind w:left="720" w:right="717"/>
        <w:jc w:val="both"/>
      </w:pPr>
      <w:r>
        <w:t>Section</w:t>
      </w:r>
      <w:r>
        <w:rPr>
          <w:spacing w:val="-14"/>
        </w:rPr>
        <w:t xml:space="preserve"> </w:t>
      </w:r>
      <w:r>
        <w:t>4</w:t>
      </w:r>
      <w:r>
        <w:rPr>
          <w:spacing w:val="-14"/>
        </w:rPr>
        <w:t xml:space="preserve"> </w:t>
      </w:r>
      <w:r>
        <w:t>of</w:t>
      </w:r>
      <w:r>
        <w:rPr>
          <w:spacing w:val="-14"/>
        </w:rPr>
        <w:t xml:space="preserve"> </w:t>
      </w:r>
      <w:r>
        <w:t>the</w:t>
      </w:r>
      <w:r>
        <w:rPr>
          <w:spacing w:val="-14"/>
        </w:rPr>
        <w:t xml:space="preserve"> </w:t>
      </w:r>
      <w:r>
        <w:t>Alberta</w:t>
      </w:r>
      <w:r>
        <w:rPr>
          <w:spacing w:val="-14"/>
        </w:rPr>
        <w:t xml:space="preserve"> </w:t>
      </w:r>
      <w:r>
        <w:t>Act</w:t>
      </w:r>
      <w:r>
        <w:rPr>
          <w:spacing w:val="-14"/>
        </w:rPr>
        <w:t xml:space="preserve"> </w:t>
      </w:r>
      <w:r>
        <w:t>requires</w:t>
      </w:r>
      <w:r>
        <w:rPr>
          <w:spacing w:val="-14"/>
        </w:rPr>
        <w:t xml:space="preserve"> </w:t>
      </w:r>
      <w:r>
        <w:t>that</w:t>
      </w:r>
      <w:r>
        <w:rPr>
          <w:spacing w:val="-14"/>
        </w:rPr>
        <w:t xml:space="preserve"> </w:t>
      </w:r>
      <w:r>
        <w:t>we</w:t>
      </w:r>
      <w:r>
        <w:rPr>
          <w:spacing w:val="-14"/>
        </w:rPr>
        <w:t xml:space="preserve"> </w:t>
      </w:r>
      <w:r>
        <w:t>provide</w:t>
      </w:r>
      <w:r>
        <w:rPr>
          <w:spacing w:val="-13"/>
        </w:rPr>
        <w:t xml:space="preserve"> </w:t>
      </w:r>
      <w:r>
        <w:t>to</w:t>
      </w:r>
      <w:r>
        <w:rPr>
          <w:spacing w:val="-14"/>
        </w:rPr>
        <w:t xml:space="preserve"> </w:t>
      </w:r>
      <w:r>
        <w:t>each</w:t>
      </w:r>
      <w:r>
        <w:rPr>
          <w:spacing w:val="-14"/>
        </w:rPr>
        <w:t xml:space="preserve"> </w:t>
      </w:r>
      <w:r>
        <w:t>prospective</w:t>
      </w:r>
      <w:r>
        <w:rPr>
          <w:spacing w:val="-14"/>
        </w:rPr>
        <w:t xml:space="preserve"> </w:t>
      </w:r>
      <w:r>
        <w:t>franchisee</w:t>
      </w:r>
      <w:r>
        <w:rPr>
          <w:spacing w:val="-14"/>
        </w:rPr>
        <w:t xml:space="preserve"> </w:t>
      </w:r>
      <w:r>
        <w:t>a</w:t>
      </w:r>
      <w:r>
        <w:rPr>
          <w:spacing w:val="-14"/>
        </w:rPr>
        <w:t xml:space="preserve"> </w:t>
      </w:r>
      <w:r>
        <w:t>copy</w:t>
      </w:r>
      <w:r>
        <w:rPr>
          <w:spacing w:val="-14"/>
        </w:rPr>
        <w:t xml:space="preserve"> </w:t>
      </w:r>
      <w:r>
        <w:t>of</w:t>
      </w:r>
      <w:r>
        <w:rPr>
          <w:spacing w:val="-14"/>
        </w:rPr>
        <w:t xml:space="preserve"> </w:t>
      </w:r>
      <w:r>
        <w:t>our</w:t>
      </w:r>
      <w:r>
        <w:rPr>
          <w:spacing w:val="-14"/>
        </w:rPr>
        <w:t xml:space="preserve"> </w:t>
      </w:r>
      <w:r>
        <w:t>Disclosure Document.</w:t>
      </w:r>
      <w:r>
        <w:rPr>
          <w:spacing w:val="40"/>
        </w:rPr>
        <w:t xml:space="preserve"> </w:t>
      </w:r>
      <w:r>
        <w:t>The Disclosure Document must be provided to the prospective franchisee at least 14 days before (a) the signing by the prospective franchisee of any agreement relating to the franchise, or (b) the payment of any consideration by the prospective franchisee relating to the franchise, whichever is earlier. The Alberta Act further provides the following statutory rights of rescission and cancellation relating to our delivery of the Disclosure Document:</w:t>
      </w:r>
    </w:p>
    <w:p w14:paraId="276AFCA2" w14:textId="77777777" w:rsidR="00C811EF" w:rsidRDefault="00C811EF">
      <w:pPr>
        <w:pStyle w:val="BodyText"/>
        <w:kinsoku w:val="0"/>
        <w:overflowPunct w:val="0"/>
        <w:spacing w:before="1"/>
      </w:pPr>
    </w:p>
    <w:p w14:paraId="4E6AA75F" w14:textId="77777777" w:rsidR="00C811EF" w:rsidRDefault="00C811EF">
      <w:pPr>
        <w:pStyle w:val="ListParagraph"/>
        <w:numPr>
          <w:ilvl w:val="1"/>
          <w:numId w:val="77"/>
        </w:numPr>
        <w:tabs>
          <w:tab w:val="left" w:pos="2158"/>
        </w:tabs>
        <w:kinsoku w:val="0"/>
        <w:overflowPunct w:val="0"/>
        <w:ind w:right="719" w:firstLine="0"/>
        <w:rPr>
          <w:sz w:val="20"/>
          <w:szCs w:val="20"/>
        </w:rPr>
      </w:pPr>
      <w:r>
        <w:rPr>
          <w:sz w:val="20"/>
          <w:szCs w:val="20"/>
        </w:rPr>
        <w:t>If a franchisor fails to give a prospective franchisee the disclosure document by the time referred to in section 4, the prospective franchisee may rescind all the franchise agreements by giving a notice of cancellation to the franchisor or its associate, as the case may be,</w:t>
      </w:r>
    </w:p>
    <w:p w14:paraId="6CA3BD27" w14:textId="77777777" w:rsidR="00C811EF" w:rsidRDefault="00C811EF">
      <w:pPr>
        <w:pStyle w:val="ListParagraph"/>
        <w:numPr>
          <w:ilvl w:val="2"/>
          <w:numId w:val="77"/>
        </w:numPr>
        <w:tabs>
          <w:tab w:val="left" w:pos="2879"/>
        </w:tabs>
        <w:kinsoku w:val="0"/>
        <w:overflowPunct w:val="0"/>
        <w:spacing w:before="229"/>
        <w:ind w:left="2879" w:hanging="719"/>
        <w:jc w:val="left"/>
        <w:rPr>
          <w:spacing w:val="-5"/>
          <w:sz w:val="20"/>
          <w:szCs w:val="20"/>
        </w:rPr>
      </w:pPr>
      <w:r>
        <w:rPr>
          <w:sz w:val="20"/>
          <w:szCs w:val="20"/>
        </w:rPr>
        <w:t>no</w:t>
      </w:r>
      <w:r>
        <w:rPr>
          <w:spacing w:val="-7"/>
          <w:sz w:val="20"/>
          <w:szCs w:val="20"/>
        </w:rPr>
        <w:t xml:space="preserve"> </w:t>
      </w:r>
      <w:r>
        <w:rPr>
          <w:sz w:val="20"/>
          <w:szCs w:val="20"/>
        </w:rPr>
        <w:t>later</w:t>
      </w:r>
      <w:r>
        <w:rPr>
          <w:spacing w:val="-6"/>
          <w:sz w:val="20"/>
          <w:szCs w:val="20"/>
        </w:rPr>
        <w:t xml:space="preserve"> </w:t>
      </w:r>
      <w:r>
        <w:rPr>
          <w:sz w:val="20"/>
          <w:szCs w:val="20"/>
        </w:rPr>
        <w:t>than</w:t>
      </w:r>
      <w:r>
        <w:rPr>
          <w:spacing w:val="-5"/>
          <w:sz w:val="20"/>
          <w:szCs w:val="20"/>
        </w:rPr>
        <w:t xml:space="preserve"> </w:t>
      </w:r>
      <w:r>
        <w:rPr>
          <w:sz w:val="20"/>
          <w:szCs w:val="20"/>
        </w:rPr>
        <w:t>60</w:t>
      </w:r>
      <w:r>
        <w:rPr>
          <w:spacing w:val="-5"/>
          <w:sz w:val="20"/>
          <w:szCs w:val="20"/>
        </w:rPr>
        <w:t xml:space="preserve"> </w:t>
      </w:r>
      <w:r>
        <w:rPr>
          <w:sz w:val="20"/>
          <w:szCs w:val="20"/>
        </w:rPr>
        <w:t>days</w:t>
      </w:r>
      <w:r>
        <w:rPr>
          <w:spacing w:val="-6"/>
          <w:sz w:val="20"/>
          <w:szCs w:val="20"/>
        </w:rPr>
        <w:t xml:space="preserve"> </w:t>
      </w:r>
      <w:r>
        <w:rPr>
          <w:sz w:val="20"/>
          <w:szCs w:val="20"/>
        </w:rPr>
        <w:t>after</w:t>
      </w:r>
      <w:r>
        <w:rPr>
          <w:spacing w:val="-6"/>
          <w:sz w:val="20"/>
          <w:szCs w:val="20"/>
        </w:rPr>
        <w:t xml:space="preserve"> </w:t>
      </w:r>
      <w:r>
        <w:rPr>
          <w:sz w:val="20"/>
          <w:szCs w:val="20"/>
        </w:rPr>
        <w:t>receiving</w:t>
      </w:r>
      <w:r>
        <w:rPr>
          <w:spacing w:val="-7"/>
          <w:sz w:val="20"/>
          <w:szCs w:val="20"/>
        </w:rPr>
        <w:t xml:space="preserve"> </w:t>
      </w:r>
      <w:r>
        <w:rPr>
          <w:sz w:val="20"/>
          <w:szCs w:val="20"/>
        </w:rPr>
        <w:t>the</w:t>
      </w:r>
      <w:r>
        <w:rPr>
          <w:spacing w:val="-7"/>
          <w:sz w:val="20"/>
          <w:szCs w:val="20"/>
        </w:rPr>
        <w:t xml:space="preserve"> </w:t>
      </w:r>
      <w:r>
        <w:rPr>
          <w:sz w:val="20"/>
          <w:szCs w:val="20"/>
        </w:rPr>
        <w:t>disclosure</w:t>
      </w:r>
      <w:r>
        <w:rPr>
          <w:spacing w:val="-5"/>
          <w:sz w:val="20"/>
          <w:szCs w:val="20"/>
        </w:rPr>
        <w:t xml:space="preserve"> </w:t>
      </w:r>
      <w:r>
        <w:rPr>
          <w:sz w:val="20"/>
          <w:szCs w:val="20"/>
        </w:rPr>
        <w:t>document,</w:t>
      </w:r>
      <w:r>
        <w:rPr>
          <w:spacing w:val="-7"/>
          <w:sz w:val="20"/>
          <w:szCs w:val="20"/>
        </w:rPr>
        <w:t xml:space="preserve"> </w:t>
      </w:r>
      <w:r>
        <w:rPr>
          <w:spacing w:val="-5"/>
          <w:sz w:val="20"/>
          <w:szCs w:val="20"/>
        </w:rPr>
        <w:t>or</w:t>
      </w:r>
    </w:p>
    <w:p w14:paraId="609C729C" w14:textId="77777777" w:rsidR="00C811EF" w:rsidRDefault="00C811EF">
      <w:pPr>
        <w:pStyle w:val="BodyText"/>
        <w:kinsoku w:val="0"/>
        <w:overflowPunct w:val="0"/>
        <w:spacing w:before="1"/>
      </w:pPr>
    </w:p>
    <w:p w14:paraId="6CE5A4CF" w14:textId="77777777" w:rsidR="00C811EF" w:rsidRDefault="00C811EF">
      <w:pPr>
        <w:pStyle w:val="ListParagraph"/>
        <w:numPr>
          <w:ilvl w:val="2"/>
          <w:numId w:val="77"/>
        </w:numPr>
        <w:tabs>
          <w:tab w:val="left" w:pos="2880"/>
        </w:tabs>
        <w:kinsoku w:val="0"/>
        <w:overflowPunct w:val="0"/>
        <w:ind w:right="2139"/>
        <w:jc w:val="left"/>
        <w:rPr>
          <w:sz w:val="20"/>
          <w:szCs w:val="20"/>
        </w:rPr>
      </w:pPr>
      <w:r>
        <w:rPr>
          <w:sz w:val="20"/>
          <w:szCs w:val="20"/>
        </w:rPr>
        <w:t>no</w:t>
      </w:r>
      <w:r>
        <w:rPr>
          <w:spacing w:val="-5"/>
          <w:sz w:val="20"/>
          <w:szCs w:val="20"/>
        </w:rPr>
        <w:t xml:space="preserve"> </w:t>
      </w:r>
      <w:r>
        <w:rPr>
          <w:sz w:val="20"/>
          <w:szCs w:val="20"/>
        </w:rPr>
        <w:t>later</w:t>
      </w:r>
      <w:r>
        <w:rPr>
          <w:spacing w:val="-4"/>
          <w:sz w:val="20"/>
          <w:szCs w:val="20"/>
        </w:rPr>
        <w:t xml:space="preserve"> </w:t>
      </w:r>
      <w:r>
        <w:rPr>
          <w:sz w:val="20"/>
          <w:szCs w:val="20"/>
        </w:rPr>
        <w:t>than</w:t>
      </w:r>
      <w:r>
        <w:rPr>
          <w:spacing w:val="-3"/>
          <w:sz w:val="20"/>
          <w:szCs w:val="20"/>
        </w:rPr>
        <w:t xml:space="preserve"> </w:t>
      </w:r>
      <w:r>
        <w:rPr>
          <w:sz w:val="20"/>
          <w:szCs w:val="20"/>
        </w:rPr>
        <w:t>2</w:t>
      </w:r>
      <w:r>
        <w:rPr>
          <w:spacing w:val="-5"/>
          <w:sz w:val="20"/>
          <w:szCs w:val="20"/>
        </w:rPr>
        <w:t xml:space="preserve"> </w:t>
      </w:r>
      <w:r>
        <w:rPr>
          <w:sz w:val="20"/>
          <w:szCs w:val="20"/>
        </w:rPr>
        <w:t>years</w:t>
      </w:r>
      <w:r>
        <w:rPr>
          <w:spacing w:val="-3"/>
          <w:sz w:val="20"/>
          <w:szCs w:val="20"/>
        </w:rPr>
        <w:t xml:space="preserve"> </w:t>
      </w:r>
      <w:r>
        <w:rPr>
          <w:sz w:val="20"/>
          <w:szCs w:val="20"/>
        </w:rPr>
        <w:t>after</w:t>
      </w:r>
      <w:r>
        <w:rPr>
          <w:spacing w:val="-4"/>
          <w:sz w:val="20"/>
          <w:szCs w:val="20"/>
        </w:rPr>
        <w:t xml:space="preserve"> </w:t>
      </w:r>
      <w:r>
        <w:rPr>
          <w:sz w:val="20"/>
          <w:szCs w:val="20"/>
        </w:rPr>
        <w:t>the</w:t>
      </w:r>
      <w:r>
        <w:rPr>
          <w:spacing w:val="-5"/>
          <w:sz w:val="20"/>
          <w:szCs w:val="20"/>
        </w:rPr>
        <w:t xml:space="preserve"> </w:t>
      </w:r>
      <w:r>
        <w:rPr>
          <w:sz w:val="20"/>
          <w:szCs w:val="20"/>
        </w:rPr>
        <w:t>franchisee</w:t>
      </w:r>
      <w:r>
        <w:rPr>
          <w:spacing w:val="-3"/>
          <w:sz w:val="20"/>
          <w:szCs w:val="20"/>
        </w:rPr>
        <w:t xml:space="preserve"> </w:t>
      </w:r>
      <w:r>
        <w:rPr>
          <w:sz w:val="20"/>
          <w:szCs w:val="20"/>
        </w:rPr>
        <w:t>is</w:t>
      </w:r>
      <w:r>
        <w:rPr>
          <w:spacing w:val="-4"/>
          <w:sz w:val="20"/>
          <w:szCs w:val="20"/>
        </w:rPr>
        <w:t xml:space="preserve"> </w:t>
      </w:r>
      <w:r>
        <w:rPr>
          <w:sz w:val="20"/>
          <w:szCs w:val="20"/>
        </w:rPr>
        <w:t>granted</w:t>
      </w:r>
      <w:r>
        <w:rPr>
          <w:spacing w:val="-5"/>
          <w:sz w:val="20"/>
          <w:szCs w:val="20"/>
        </w:rPr>
        <w:t xml:space="preserve"> </w:t>
      </w:r>
      <w:r>
        <w:rPr>
          <w:sz w:val="20"/>
          <w:szCs w:val="20"/>
        </w:rPr>
        <w:t>the</w:t>
      </w:r>
      <w:r>
        <w:rPr>
          <w:spacing w:val="-5"/>
          <w:sz w:val="20"/>
          <w:szCs w:val="20"/>
        </w:rPr>
        <w:t xml:space="preserve"> </w:t>
      </w:r>
      <w:r>
        <w:rPr>
          <w:sz w:val="20"/>
          <w:szCs w:val="20"/>
        </w:rPr>
        <w:t>franchise, whichever occurs first.</w:t>
      </w:r>
    </w:p>
    <w:p w14:paraId="40F086BF" w14:textId="77777777" w:rsidR="00C811EF" w:rsidRDefault="00C811EF">
      <w:pPr>
        <w:pStyle w:val="BodyText"/>
        <w:kinsoku w:val="0"/>
        <w:overflowPunct w:val="0"/>
        <w:spacing w:before="1"/>
      </w:pPr>
    </w:p>
    <w:p w14:paraId="666E1671" w14:textId="77777777" w:rsidR="00C811EF" w:rsidRDefault="00C811EF">
      <w:pPr>
        <w:pStyle w:val="BodyText"/>
        <w:tabs>
          <w:tab w:val="left" w:pos="2159"/>
        </w:tabs>
        <w:kinsoku w:val="0"/>
        <w:overflowPunct w:val="0"/>
        <w:ind w:left="1440"/>
        <w:rPr>
          <w:spacing w:val="-2"/>
        </w:rPr>
      </w:pPr>
      <w:r>
        <w:rPr>
          <w:spacing w:val="-2"/>
        </w:rPr>
        <w:t>14.(1)</w:t>
      </w:r>
      <w:r>
        <w:tab/>
        <w:t>A</w:t>
      </w:r>
      <w:r>
        <w:rPr>
          <w:spacing w:val="-8"/>
        </w:rPr>
        <w:t xml:space="preserve"> </w:t>
      </w:r>
      <w:r>
        <w:t>notice</w:t>
      </w:r>
      <w:r>
        <w:rPr>
          <w:spacing w:val="-5"/>
        </w:rPr>
        <w:t xml:space="preserve"> </w:t>
      </w:r>
      <w:r>
        <w:t>of</w:t>
      </w:r>
      <w:r>
        <w:rPr>
          <w:spacing w:val="-6"/>
        </w:rPr>
        <w:t xml:space="preserve"> </w:t>
      </w:r>
      <w:r>
        <w:t>cancellation</w:t>
      </w:r>
      <w:r>
        <w:rPr>
          <w:spacing w:val="-5"/>
        </w:rPr>
        <w:t xml:space="preserve"> </w:t>
      </w:r>
      <w:r>
        <w:t>given</w:t>
      </w:r>
      <w:r>
        <w:rPr>
          <w:spacing w:val="-7"/>
        </w:rPr>
        <w:t xml:space="preserve"> </w:t>
      </w:r>
      <w:r>
        <w:t>under</w:t>
      </w:r>
      <w:r>
        <w:rPr>
          <w:spacing w:val="-5"/>
        </w:rPr>
        <w:t xml:space="preserve"> </w:t>
      </w:r>
      <w:r>
        <w:t>section</w:t>
      </w:r>
      <w:r>
        <w:rPr>
          <w:spacing w:val="-5"/>
        </w:rPr>
        <w:t xml:space="preserve"> </w:t>
      </w:r>
      <w:r>
        <w:t>13</w:t>
      </w:r>
      <w:r>
        <w:rPr>
          <w:spacing w:val="-5"/>
        </w:rPr>
        <w:t xml:space="preserve"> </w:t>
      </w:r>
      <w:r>
        <w:rPr>
          <w:spacing w:val="-2"/>
        </w:rPr>
        <w:t>operates</w:t>
      </w:r>
    </w:p>
    <w:p w14:paraId="285FCAB7" w14:textId="77777777" w:rsidR="00C811EF" w:rsidRDefault="00C811EF">
      <w:pPr>
        <w:pStyle w:val="ListParagraph"/>
        <w:numPr>
          <w:ilvl w:val="0"/>
          <w:numId w:val="61"/>
        </w:numPr>
        <w:tabs>
          <w:tab w:val="left" w:pos="2879"/>
        </w:tabs>
        <w:kinsoku w:val="0"/>
        <w:overflowPunct w:val="0"/>
        <w:spacing w:before="229"/>
        <w:ind w:left="2879" w:hanging="719"/>
        <w:jc w:val="left"/>
        <w:rPr>
          <w:spacing w:val="-5"/>
          <w:sz w:val="20"/>
          <w:szCs w:val="20"/>
        </w:rPr>
      </w:pPr>
      <w:r>
        <w:rPr>
          <w:sz w:val="20"/>
          <w:szCs w:val="20"/>
        </w:rPr>
        <w:t>to</w:t>
      </w:r>
      <w:r>
        <w:rPr>
          <w:spacing w:val="-8"/>
          <w:sz w:val="20"/>
          <w:szCs w:val="20"/>
        </w:rPr>
        <w:t xml:space="preserve"> </w:t>
      </w:r>
      <w:r>
        <w:rPr>
          <w:sz w:val="20"/>
          <w:szCs w:val="20"/>
        </w:rPr>
        <w:t>cancel</w:t>
      </w:r>
      <w:r>
        <w:rPr>
          <w:spacing w:val="-8"/>
          <w:sz w:val="20"/>
          <w:szCs w:val="20"/>
        </w:rPr>
        <w:t xml:space="preserve"> </w:t>
      </w:r>
      <w:r>
        <w:rPr>
          <w:sz w:val="20"/>
          <w:szCs w:val="20"/>
        </w:rPr>
        <w:t>the</w:t>
      </w:r>
      <w:r>
        <w:rPr>
          <w:spacing w:val="-6"/>
          <w:sz w:val="20"/>
          <w:szCs w:val="20"/>
        </w:rPr>
        <w:t xml:space="preserve"> </w:t>
      </w:r>
      <w:r>
        <w:rPr>
          <w:sz w:val="20"/>
          <w:szCs w:val="20"/>
        </w:rPr>
        <w:t>franchise</w:t>
      </w:r>
      <w:r>
        <w:rPr>
          <w:spacing w:val="-7"/>
          <w:sz w:val="20"/>
          <w:szCs w:val="20"/>
        </w:rPr>
        <w:t xml:space="preserve"> </w:t>
      </w:r>
      <w:r>
        <w:rPr>
          <w:sz w:val="20"/>
          <w:szCs w:val="20"/>
        </w:rPr>
        <w:t>agreements,</w:t>
      </w:r>
      <w:r>
        <w:rPr>
          <w:spacing w:val="-7"/>
          <w:sz w:val="20"/>
          <w:szCs w:val="20"/>
        </w:rPr>
        <w:t xml:space="preserve"> </w:t>
      </w:r>
      <w:r>
        <w:rPr>
          <w:spacing w:val="-5"/>
          <w:sz w:val="20"/>
          <w:szCs w:val="20"/>
        </w:rPr>
        <w:t>or</w:t>
      </w:r>
    </w:p>
    <w:p w14:paraId="7DF083E7" w14:textId="77777777" w:rsidR="00C811EF" w:rsidRDefault="00C811EF">
      <w:pPr>
        <w:pStyle w:val="BodyText"/>
        <w:kinsoku w:val="0"/>
        <w:overflowPunct w:val="0"/>
      </w:pPr>
    </w:p>
    <w:p w14:paraId="0F012251" w14:textId="77777777" w:rsidR="00C811EF" w:rsidRDefault="00C811EF">
      <w:pPr>
        <w:pStyle w:val="ListParagraph"/>
        <w:numPr>
          <w:ilvl w:val="0"/>
          <w:numId w:val="61"/>
        </w:numPr>
        <w:tabs>
          <w:tab w:val="left" w:pos="2880"/>
        </w:tabs>
        <w:kinsoku w:val="0"/>
        <w:overflowPunct w:val="0"/>
        <w:ind w:right="718"/>
        <w:jc w:val="left"/>
        <w:rPr>
          <w:spacing w:val="-2"/>
          <w:sz w:val="20"/>
          <w:szCs w:val="20"/>
        </w:rPr>
      </w:pPr>
      <w:r>
        <w:rPr>
          <w:sz w:val="20"/>
          <w:szCs w:val="20"/>
        </w:rPr>
        <w:t xml:space="preserve">in the case of an agreement that is an offer to purchase, to withdraw the offer to </w:t>
      </w:r>
      <w:r>
        <w:rPr>
          <w:spacing w:val="-2"/>
          <w:sz w:val="20"/>
          <w:szCs w:val="20"/>
        </w:rPr>
        <w:t>purchase.</w:t>
      </w:r>
    </w:p>
    <w:p w14:paraId="398E3865" w14:textId="77777777" w:rsidR="00C811EF" w:rsidRDefault="00C811EF">
      <w:pPr>
        <w:pStyle w:val="ListParagraph"/>
        <w:numPr>
          <w:ilvl w:val="0"/>
          <w:numId w:val="60"/>
        </w:numPr>
        <w:tabs>
          <w:tab w:val="left" w:pos="2158"/>
        </w:tabs>
        <w:kinsoku w:val="0"/>
        <w:overflowPunct w:val="0"/>
        <w:spacing w:before="229"/>
        <w:ind w:right="721" w:firstLine="0"/>
        <w:rPr>
          <w:sz w:val="20"/>
          <w:szCs w:val="20"/>
        </w:rPr>
      </w:pPr>
      <w:r>
        <w:rPr>
          <w:sz w:val="20"/>
          <w:szCs w:val="20"/>
        </w:rPr>
        <w:t>The franchisor or its associate</w:t>
      </w:r>
      <w:proofErr w:type="gramStart"/>
      <w:r>
        <w:rPr>
          <w:sz w:val="20"/>
          <w:szCs w:val="20"/>
        </w:rPr>
        <w:t>, as the case may be, must</w:t>
      </w:r>
      <w:proofErr w:type="gramEnd"/>
      <w:r>
        <w:rPr>
          <w:sz w:val="20"/>
          <w:szCs w:val="20"/>
        </w:rPr>
        <w:t>, within 30 days of receiving a notice of cancellation under section 13, compensate the franchisee for any net losses that the franchisee has incurred in acquiring, setting up and operating the franchised business.”</w:t>
      </w:r>
    </w:p>
    <w:p w14:paraId="201652A9" w14:textId="77777777" w:rsidR="00C811EF" w:rsidRDefault="00C811EF">
      <w:pPr>
        <w:pStyle w:val="BodyText"/>
        <w:kinsoku w:val="0"/>
        <w:overflowPunct w:val="0"/>
      </w:pPr>
    </w:p>
    <w:p w14:paraId="136DDA50" w14:textId="77777777" w:rsidR="00C811EF" w:rsidRDefault="00C811EF">
      <w:pPr>
        <w:pStyle w:val="BodyText"/>
        <w:kinsoku w:val="0"/>
        <w:overflowPunct w:val="0"/>
      </w:pPr>
    </w:p>
    <w:p w14:paraId="785CFC63" w14:textId="77777777" w:rsidR="00C811EF" w:rsidRDefault="00C811EF">
      <w:pPr>
        <w:pStyle w:val="Heading7"/>
        <w:kinsoku w:val="0"/>
        <w:overflowPunct w:val="0"/>
        <w:ind w:left="72"/>
        <w:rPr>
          <w:spacing w:val="-2"/>
        </w:rPr>
      </w:pPr>
      <w:bookmarkStart w:id="674" w:name="ITEM_3_-_RIGHT_OF_ACTION_FOR_DAMAGES_(AL"/>
      <w:bookmarkEnd w:id="674"/>
      <w:r>
        <w:t>ITEM</w:t>
      </w:r>
      <w:r>
        <w:rPr>
          <w:spacing w:val="-4"/>
        </w:rPr>
        <w:t xml:space="preserve"> </w:t>
      </w:r>
      <w:r>
        <w:t>3</w:t>
      </w:r>
      <w:r>
        <w:rPr>
          <w:spacing w:val="-5"/>
        </w:rPr>
        <w:t xml:space="preserve"> </w:t>
      </w:r>
      <w:r>
        <w:t>-</w:t>
      </w:r>
      <w:r>
        <w:rPr>
          <w:spacing w:val="-4"/>
        </w:rPr>
        <w:t xml:space="preserve"> </w:t>
      </w:r>
      <w:r>
        <w:t>RIGHT</w:t>
      </w:r>
      <w:r>
        <w:rPr>
          <w:spacing w:val="-4"/>
        </w:rPr>
        <w:t xml:space="preserve"> </w:t>
      </w:r>
      <w:r>
        <w:t>OF</w:t>
      </w:r>
      <w:r>
        <w:rPr>
          <w:spacing w:val="-5"/>
        </w:rPr>
        <w:t xml:space="preserve"> </w:t>
      </w:r>
      <w:r>
        <w:t>ACTION</w:t>
      </w:r>
      <w:r>
        <w:rPr>
          <w:spacing w:val="-5"/>
        </w:rPr>
        <w:t xml:space="preserve"> </w:t>
      </w:r>
      <w:r>
        <w:t>FOR</w:t>
      </w:r>
      <w:r>
        <w:rPr>
          <w:spacing w:val="-5"/>
        </w:rPr>
        <w:t xml:space="preserve"> </w:t>
      </w:r>
      <w:r>
        <w:t>DAMAGES</w:t>
      </w:r>
      <w:r>
        <w:rPr>
          <w:spacing w:val="-3"/>
        </w:rPr>
        <w:t xml:space="preserve"> </w:t>
      </w:r>
      <w:r>
        <w:rPr>
          <w:spacing w:val="-2"/>
        </w:rPr>
        <w:t>(ALBERTA)</w:t>
      </w:r>
    </w:p>
    <w:p w14:paraId="224B4D30" w14:textId="77777777" w:rsidR="00C811EF" w:rsidRDefault="00C811EF">
      <w:pPr>
        <w:pStyle w:val="BodyText"/>
        <w:kinsoku w:val="0"/>
        <w:overflowPunct w:val="0"/>
        <w:spacing w:before="1"/>
        <w:rPr>
          <w:b/>
          <w:bCs/>
        </w:rPr>
      </w:pPr>
    </w:p>
    <w:p w14:paraId="3DDD0194" w14:textId="77777777" w:rsidR="00C811EF" w:rsidRDefault="00C811EF">
      <w:pPr>
        <w:pStyle w:val="BodyText"/>
        <w:kinsoku w:val="0"/>
        <w:overflowPunct w:val="0"/>
        <w:ind w:left="720" w:right="724"/>
        <w:jc w:val="both"/>
      </w:pPr>
      <w:r>
        <w:t>Section 9 of the Alberta Act contains the following statutory right of action for damages in connection with our Disclosure Document:</w:t>
      </w:r>
    </w:p>
    <w:p w14:paraId="62926E1E" w14:textId="77777777" w:rsidR="00C811EF" w:rsidRDefault="00C811EF">
      <w:pPr>
        <w:pStyle w:val="BodyText"/>
        <w:kinsoku w:val="0"/>
        <w:overflowPunct w:val="0"/>
        <w:spacing w:before="1"/>
      </w:pPr>
    </w:p>
    <w:p w14:paraId="26976F8F" w14:textId="77777777" w:rsidR="00C811EF" w:rsidRDefault="00C811EF">
      <w:pPr>
        <w:pStyle w:val="BodyText"/>
        <w:tabs>
          <w:tab w:val="left" w:pos="2159"/>
        </w:tabs>
        <w:kinsoku w:val="0"/>
        <w:overflowPunct w:val="0"/>
        <w:ind w:left="1440" w:right="731"/>
      </w:pPr>
      <w:r>
        <w:rPr>
          <w:spacing w:val="-2"/>
        </w:rPr>
        <w:t>“</w:t>
      </w:r>
      <w:proofErr w:type="gramStart"/>
      <w:r>
        <w:rPr>
          <w:spacing w:val="-2"/>
        </w:rPr>
        <w:t>9.(</w:t>
      </w:r>
      <w:proofErr w:type="gramEnd"/>
      <w:r>
        <w:rPr>
          <w:spacing w:val="-2"/>
        </w:rPr>
        <w:t>1)</w:t>
      </w:r>
      <w:r>
        <w:tab/>
        <w:t>If a franchisee suffers a loss because of a misrepresentation contained in a disclosure</w:t>
      </w:r>
      <w:r>
        <w:rPr>
          <w:spacing w:val="80"/>
        </w:rPr>
        <w:t xml:space="preserve"> </w:t>
      </w:r>
      <w:r>
        <w:t xml:space="preserve">document, the franchisee has a right of action for damages against any or </w:t>
      </w:r>
      <w:proofErr w:type="gramStart"/>
      <w:r>
        <w:t>all of</w:t>
      </w:r>
      <w:proofErr w:type="gramEnd"/>
      <w:r>
        <w:t xml:space="preserve"> the following:</w:t>
      </w:r>
    </w:p>
    <w:p w14:paraId="1A9F81B1" w14:textId="77777777" w:rsidR="00C811EF" w:rsidRDefault="00C811EF">
      <w:pPr>
        <w:pStyle w:val="ListParagraph"/>
        <w:numPr>
          <w:ilvl w:val="1"/>
          <w:numId w:val="60"/>
        </w:numPr>
        <w:tabs>
          <w:tab w:val="left" w:pos="2879"/>
        </w:tabs>
        <w:kinsoku w:val="0"/>
        <w:overflowPunct w:val="0"/>
        <w:spacing w:before="229"/>
        <w:ind w:left="2879" w:hanging="719"/>
        <w:jc w:val="left"/>
        <w:rPr>
          <w:spacing w:val="-2"/>
          <w:sz w:val="20"/>
          <w:szCs w:val="20"/>
        </w:rPr>
      </w:pPr>
      <w:r>
        <w:rPr>
          <w:sz w:val="20"/>
          <w:szCs w:val="20"/>
        </w:rPr>
        <w:t>the</w:t>
      </w:r>
      <w:r>
        <w:rPr>
          <w:spacing w:val="-6"/>
          <w:sz w:val="20"/>
          <w:szCs w:val="20"/>
        </w:rPr>
        <w:t xml:space="preserve"> </w:t>
      </w:r>
      <w:proofErr w:type="gramStart"/>
      <w:r>
        <w:rPr>
          <w:spacing w:val="-2"/>
          <w:sz w:val="20"/>
          <w:szCs w:val="20"/>
        </w:rPr>
        <w:t>franchisor;</w:t>
      </w:r>
      <w:proofErr w:type="gramEnd"/>
    </w:p>
    <w:p w14:paraId="743F1460" w14:textId="77777777" w:rsidR="00C811EF" w:rsidRDefault="00C811EF">
      <w:pPr>
        <w:pStyle w:val="BodyText"/>
        <w:kinsoku w:val="0"/>
        <w:overflowPunct w:val="0"/>
      </w:pPr>
    </w:p>
    <w:p w14:paraId="32FDA61B" w14:textId="77777777" w:rsidR="00C811EF" w:rsidRDefault="00C811EF">
      <w:pPr>
        <w:pStyle w:val="ListParagraph"/>
        <w:numPr>
          <w:ilvl w:val="1"/>
          <w:numId w:val="60"/>
        </w:numPr>
        <w:tabs>
          <w:tab w:val="left" w:pos="2879"/>
        </w:tabs>
        <w:kinsoku w:val="0"/>
        <w:overflowPunct w:val="0"/>
        <w:spacing w:before="1"/>
        <w:ind w:left="2879" w:hanging="719"/>
        <w:jc w:val="left"/>
        <w:rPr>
          <w:spacing w:val="-2"/>
          <w:sz w:val="20"/>
          <w:szCs w:val="20"/>
        </w:rPr>
      </w:pPr>
      <w:r>
        <w:rPr>
          <w:sz w:val="20"/>
          <w:szCs w:val="20"/>
        </w:rPr>
        <w:t>every</w:t>
      </w:r>
      <w:r>
        <w:rPr>
          <w:spacing w:val="-6"/>
          <w:sz w:val="20"/>
          <w:szCs w:val="20"/>
        </w:rPr>
        <w:t xml:space="preserve"> </w:t>
      </w:r>
      <w:r>
        <w:rPr>
          <w:sz w:val="20"/>
          <w:szCs w:val="20"/>
        </w:rPr>
        <w:t>person</w:t>
      </w:r>
      <w:r>
        <w:rPr>
          <w:spacing w:val="-6"/>
          <w:sz w:val="20"/>
          <w:szCs w:val="20"/>
        </w:rPr>
        <w:t xml:space="preserve"> </w:t>
      </w:r>
      <w:r>
        <w:rPr>
          <w:sz w:val="20"/>
          <w:szCs w:val="20"/>
        </w:rPr>
        <w:t>who</w:t>
      </w:r>
      <w:r>
        <w:rPr>
          <w:spacing w:val="-6"/>
          <w:sz w:val="20"/>
          <w:szCs w:val="20"/>
        </w:rPr>
        <w:t xml:space="preserve"> </w:t>
      </w:r>
      <w:r>
        <w:rPr>
          <w:sz w:val="20"/>
          <w:szCs w:val="20"/>
        </w:rPr>
        <w:t>signed</w:t>
      </w:r>
      <w:r>
        <w:rPr>
          <w:spacing w:val="-6"/>
          <w:sz w:val="20"/>
          <w:szCs w:val="20"/>
        </w:rPr>
        <w:t xml:space="preserve"> </w:t>
      </w:r>
      <w:r>
        <w:rPr>
          <w:sz w:val="20"/>
          <w:szCs w:val="20"/>
        </w:rPr>
        <w:t>the</w:t>
      </w:r>
      <w:r>
        <w:rPr>
          <w:spacing w:val="-7"/>
          <w:sz w:val="20"/>
          <w:szCs w:val="20"/>
        </w:rPr>
        <w:t xml:space="preserve"> </w:t>
      </w:r>
      <w:r>
        <w:rPr>
          <w:sz w:val="20"/>
          <w:szCs w:val="20"/>
        </w:rPr>
        <w:t>disclosure</w:t>
      </w:r>
      <w:r>
        <w:rPr>
          <w:spacing w:val="-6"/>
          <w:sz w:val="20"/>
          <w:szCs w:val="20"/>
        </w:rPr>
        <w:t xml:space="preserve"> </w:t>
      </w:r>
      <w:r>
        <w:rPr>
          <w:spacing w:val="-2"/>
          <w:sz w:val="20"/>
          <w:szCs w:val="20"/>
        </w:rPr>
        <w:t>document.</w:t>
      </w:r>
    </w:p>
    <w:p w14:paraId="47DA1DC5" w14:textId="77777777" w:rsidR="00C811EF" w:rsidRDefault="00C811EF">
      <w:pPr>
        <w:pStyle w:val="BodyText"/>
        <w:tabs>
          <w:tab w:val="left" w:pos="2159"/>
        </w:tabs>
        <w:kinsoku w:val="0"/>
        <w:overflowPunct w:val="0"/>
        <w:spacing w:before="228"/>
        <w:ind w:left="1427" w:right="1090"/>
        <w:rPr>
          <w:spacing w:val="-2"/>
        </w:rPr>
      </w:pPr>
      <w:r>
        <w:rPr>
          <w:spacing w:val="-4"/>
        </w:rPr>
        <w:t>(2)</w:t>
      </w:r>
      <w:r>
        <w:tab/>
        <w:t>If</w:t>
      </w:r>
      <w:r>
        <w:rPr>
          <w:spacing w:val="-5"/>
        </w:rPr>
        <w:t xml:space="preserve"> </w:t>
      </w:r>
      <w:r>
        <w:t>a</w:t>
      </w:r>
      <w:r>
        <w:rPr>
          <w:spacing w:val="-5"/>
        </w:rPr>
        <w:t xml:space="preserve"> </w:t>
      </w:r>
      <w:r>
        <w:t>disclosure</w:t>
      </w:r>
      <w:r>
        <w:rPr>
          <w:spacing w:val="-3"/>
        </w:rPr>
        <w:t xml:space="preserve"> </w:t>
      </w:r>
      <w:r>
        <w:t>document</w:t>
      </w:r>
      <w:r>
        <w:rPr>
          <w:spacing w:val="-5"/>
        </w:rPr>
        <w:t xml:space="preserve"> </w:t>
      </w:r>
      <w:r>
        <w:t>contains</w:t>
      </w:r>
      <w:r>
        <w:rPr>
          <w:spacing w:val="-4"/>
        </w:rPr>
        <w:t xml:space="preserve"> </w:t>
      </w:r>
      <w:r>
        <w:t>a</w:t>
      </w:r>
      <w:r>
        <w:rPr>
          <w:spacing w:val="-5"/>
        </w:rPr>
        <w:t xml:space="preserve"> </w:t>
      </w:r>
      <w:r>
        <w:t>misrepresentation,</w:t>
      </w:r>
      <w:r>
        <w:rPr>
          <w:spacing w:val="-3"/>
        </w:rPr>
        <w:t xml:space="preserve"> </w:t>
      </w:r>
      <w:r>
        <w:t>a</w:t>
      </w:r>
      <w:r>
        <w:rPr>
          <w:spacing w:val="-5"/>
        </w:rPr>
        <w:t xml:space="preserve"> </w:t>
      </w:r>
      <w:r>
        <w:t>franchisee</w:t>
      </w:r>
      <w:r>
        <w:rPr>
          <w:spacing w:val="-3"/>
        </w:rPr>
        <w:t xml:space="preserve"> </w:t>
      </w:r>
      <w:r>
        <w:t>who</w:t>
      </w:r>
      <w:r>
        <w:rPr>
          <w:spacing w:val="-3"/>
        </w:rPr>
        <w:t xml:space="preserve"> </w:t>
      </w:r>
      <w:r>
        <w:t>purchases</w:t>
      </w:r>
      <w:r>
        <w:rPr>
          <w:spacing w:val="-4"/>
        </w:rPr>
        <w:t xml:space="preserve"> </w:t>
      </w:r>
      <w:r>
        <w:t xml:space="preserve">a franchise to which the disclosure document relates is deemed to have relied on the </w:t>
      </w:r>
      <w:r>
        <w:rPr>
          <w:spacing w:val="-2"/>
        </w:rPr>
        <w:t>misrepresentation.”</w:t>
      </w:r>
    </w:p>
    <w:p w14:paraId="15B4DEBE" w14:textId="77777777" w:rsidR="00C811EF" w:rsidRDefault="00C811EF">
      <w:pPr>
        <w:pStyle w:val="BodyText"/>
        <w:kinsoku w:val="0"/>
        <w:overflowPunct w:val="0"/>
        <w:spacing w:before="2"/>
      </w:pPr>
    </w:p>
    <w:p w14:paraId="56D1E023" w14:textId="77777777" w:rsidR="00C811EF" w:rsidRDefault="00C811EF">
      <w:pPr>
        <w:pStyle w:val="Heading7"/>
        <w:kinsoku w:val="0"/>
        <w:overflowPunct w:val="0"/>
        <w:ind w:left="70"/>
        <w:rPr>
          <w:spacing w:val="-2"/>
        </w:rPr>
      </w:pPr>
      <w:bookmarkStart w:id="675" w:name="ITEM_35_-_UNILATERAL_AMENDMENTS"/>
      <w:bookmarkEnd w:id="675"/>
      <w:r>
        <w:t>ITEM</w:t>
      </w:r>
      <w:r>
        <w:rPr>
          <w:spacing w:val="-5"/>
        </w:rPr>
        <w:t xml:space="preserve"> </w:t>
      </w:r>
      <w:r>
        <w:t>35</w:t>
      </w:r>
      <w:r>
        <w:rPr>
          <w:spacing w:val="-7"/>
        </w:rPr>
        <w:t xml:space="preserve"> </w:t>
      </w:r>
      <w:r>
        <w:t>-</w:t>
      </w:r>
      <w:r>
        <w:rPr>
          <w:spacing w:val="-6"/>
        </w:rPr>
        <w:t xml:space="preserve"> </w:t>
      </w:r>
      <w:r>
        <w:t>UNILATERAL</w:t>
      </w:r>
      <w:r>
        <w:rPr>
          <w:spacing w:val="-3"/>
        </w:rPr>
        <w:t xml:space="preserve"> </w:t>
      </w:r>
      <w:r>
        <w:rPr>
          <w:spacing w:val="-2"/>
        </w:rPr>
        <w:t>AMENDMENTS</w:t>
      </w:r>
    </w:p>
    <w:p w14:paraId="4C9072A2" w14:textId="33BA52EA" w:rsidR="00C811EF" w:rsidRDefault="00C811EF">
      <w:pPr>
        <w:pStyle w:val="BodyText"/>
        <w:kinsoku w:val="0"/>
        <w:overflowPunct w:val="0"/>
        <w:spacing w:before="228"/>
        <w:ind w:left="720" w:right="718"/>
        <w:jc w:val="both"/>
      </w:pPr>
      <w:r>
        <w:t xml:space="preserve">You acknowledge that </w:t>
      </w:r>
      <w:r w:rsidR="00240D2F">
        <w:t>[SYSTEM NAME]</w:t>
      </w:r>
      <w:r>
        <w:t xml:space="preserve"> must continue to evolve in order to reflect the changing market and to meet new and changing consumer demands and that accordingly, variations and additions to </w:t>
      </w:r>
      <w:r w:rsidR="00240D2F">
        <w:t>[SYSTEM NAME]</w:t>
      </w:r>
      <w:r>
        <w:t xml:space="preserve"> may</w:t>
      </w:r>
      <w:r>
        <w:rPr>
          <w:spacing w:val="-4"/>
        </w:rPr>
        <w:t xml:space="preserve"> </w:t>
      </w:r>
      <w:r>
        <w:t>be</w:t>
      </w:r>
      <w:r>
        <w:rPr>
          <w:spacing w:val="-6"/>
        </w:rPr>
        <w:t xml:space="preserve"> </w:t>
      </w:r>
      <w:r>
        <w:t>required</w:t>
      </w:r>
      <w:r>
        <w:rPr>
          <w:spacing w:val="-6"/>
        </w:rPr>
        <w:t xml:space="preserve"> </w:t>
      </w:r>
      <w:r>
        <w:t>from</w:t>
      </w:r>
      <w:r>
        <w:rPr>
          <w:spacing w:val="-3"/>
        </w:rPr>
        <w:t xml:space="preserve"> </w:t>
      </w:r>
      <w:r>
        <w:t>time</w:t>
      </w:r>
      <w:r>
        <w:rPr>
          <w:spacing w:val="-6"/>
        </w:rPr>
        <w:t xml:space="preserve"> </w:t>
      </w:r>
      <w:r>
        <w:t>to</w:t>
      </w:r>
      <w:r>
        <w:rPr>
          <w:spacing w:val="-6"/>
        </w:rPr>
        <w:t xml:space="preserve"> </w:t>
      </w:r>
      <w:r>
        <w:t>time</w:t>
      </w:r>
      <w:r>
        <w:rPr>
          <w:spacing w:val="-3"/>
        </w:rPr>
        <w:t xml:space="preserve"> </w:t>
      </w:r>
      <w:r>
        <w:t>in</w:t>
      </w:r>
      <w:r>
        <w:rPr>
          <w:spacing w:val="-5"/>
        </w:rPr>
        <w:t xml:space="preserve"> </w:t>
      </w:r>
      <w:r>
        <w:t>order</w:t>
      </w:r>
      <w:r>
        <w:rPr>
          <w:spacing w:val="-4"/>
        </w:rPr>
        <w:t xml:space="preserve"> </w:t>
      </w:r>
      <w:r>
        <w:t>to</w:t>
      </w:r>
      <w:r>
        <w:rPr>
          <w:spacing w:val="-6"/>
        </w:rPr>
        <w:t xml:space="preserve"> </w:t>
      </w:r>
      <w:r>
        <w:t>preserve</w:t>
      </w:r>
      <w:r>
        <w:rPr>
          <w:spacing w:val="-1"/>
        </w:rPr>
        <w:t xml:space="preserve"> </w:t>
      </w:r>
      <w:r>
        <w:t>and</w:t>
      </w:r>
      <w:r>
        <w:rPr>
          <w:spacing w:val="-3"/>
        </w:rPr>
        <w:t xml:space="preserve"> </w:t>
      </w:r>
      <w:r>
        <w:t>enhance</w:t>
      </w:r>
      <w:r>
        <w:rPr>
          <w:spacing w:val="-3"/>
        </w:rPr>
        <w:t xml:space="preserve"> </w:t>
      </w:r>
      <w:r>
        <w:t>the</w:t>
      </w:r>
      <w:r>
        <w:rPr>
          <w:spacing w:val="-6"/>
        </w:rPr>
        <w:t xml:space="preserve"> </w:t>
      </w:r>
      <w:r>
        <w:t>public</w:t>
      </w:r>
      <w:r>
        <w:rPr>
          <w:spacing w:val="-2"/>
        </w:rPr>
        <w:t xml:space="preserve"> </w:t>
      </w:r>
      <w:r>
        <w:t>image</w:t>
      </w:r>
      <w:r>
        <w:rPr>
          <w:spacing w:val="-6"/>
        </w:rPr>
        <w:t xml:space="preserve"> </w:t>
      </w:r>
      <w:r>
        <w:t>of</w:t>
      </w:r>
      <w:r>
        <w:rPr>
          <w:spacing w:val="-5"/>
        </w:rPr>
        <w:t xml:space="preserve"> </w:t>
      </w:r>
      <w:r w:rsidR="00240D2F">
        <w:t>[SYSTEM NAME]</w:t>
      </w:r>
      <w:r>
        <w:rPr>
          <w:spacing w:val="-3"/>
        </w:rPr>
        <w:t xml:space="preserve"> </w:t>
      </w:r>
      <w:r>
        <w:t>and</w:t>
      </w:r>
      <w:r>
        <w:rPr>
          <w:spacing w:val="-6"/>
        </w:rPr>
        <w:t xml:space="preserve"> </w:t>
      </w:r>
      <w:r>
        <w:t>to ensure</w:t>
      </w:r>
      <w:r>
        <w:rPr>
          <w:spacing w:val="-12"/>
        </w:rPr>
        <w:t xml:space="preserve"> </w:t>
      </w:r>
      <w:r>
        <w:t>the</w:t>
      </w:r>
      <w:r>
        <w:rPr>
          <w:spacing w:val="-12"/>
        </w:rPr>
        <w:t xml:space="preserve"> </w:t>
      </w:r>
      <w:r>
        <w:t>continuing</w:t>
      </w:r>
      <w:r>
        <w:rPr>
          <w:spacing w:val="-9"/>
        </w:rPr>
        <w:t xml:space="preserve"> </w:t>
      </w:r>
      <w:r>
        <w:t>efficiency</w:t>
      </w:r>
      <w:r>
        <w:rPr>
          <w:spacing w:val="-10"/>
        </w:rPr>
        <w:t xml:space="preserve"> </w:t>
      </w:r>
      <w:r>
        <w:t>of</w:t>
      </w:r>
      <w:r>
        <w:rPr>
          <w:spacing w:val="-11"/>
        </w:rPr>
        <w:t xml:space="preserve"> </w:t>
      </w:r>
      <w:r w:rsidR="00240D2F">
        <w:t>[SYSTEM NAME]</w:t>
      </w:r>
      <w:r>
        <w:rPr>
          <w:spacing w:val="-9"/>
        </w:rPr>
        <w:t xml:space="preserve"> </w:t>
      </w:r>
      <w:r>
        <w:t>generally.</w:t>
      </w:r>
      <w:r>
        <w:rPr>
          <w:spacing w:val="34"/>
        </w:rPr>
        <w:t xml:space="preserve"> </w:t>
      </w:r>
      <w:r>
        <w:t>Accordingly,</w:t>
      </w:r>
      <w:r>
        <w:rPr>
          <w:spacing w:val="-11"/>
        </w:rPr>
        <w:t xml:space="preserve"> </w:t>
      </w:r>
      <w:r>
        <w:t>you</w:t>
      </w:r>
      <w:r>
        <w:rPr>
          <w:spacing w:val="-9"/>
        </w:rPr>
        <w:t xml:space="preserve"> </w:t>
      </w:r>
      <w:r>
        <w:t>acknowledge</w:t>
      </w:r>
      <w:r>
        <w:rPr>
          <w:spacing w:val="-9"/>
        </w:rPr>
        <w:t xml:space="preserve"> </w:t>
      </w:r>
      <w:r>
        <w:t>and</w:t>
      </w:r>
      <w:r>
        <w:rPr>
          <w:spacing w:val="-9"/>
        </w:rPr>
        <w:t xml:space="preserve"> </w:t>
      </w:r>
      <w:r>
        <w:t>agree</w:t>
      </w:r>
      <w:r>
        <w:rPr>
          <w:spacing w:val="-11"/>
        </w:rPr>
        <w:t xml:space="preserve"> </w:t>
      </w:r>
      <w:r>
        <w:t>that</w:t>
      </w:r>
      <w:r>
        <w:rPr>
          <w:spacing w:val="-9"/>
        </w:rPr>
        <w:t xml:space="preserve"> </w:t>
      </w:r>
      <w:r>
        <w:t>we may, from</w:t>
      </w:r>
      <w:r>
        <w:rPr>
          <w:spacing w:val="-1"/>
        </w:rPr>
        <w:t xml:space="preserve"> </w:t>
      </w:r>
      <w:r>
        <w:t>time</w:t>
      </w:r>
      <w:r>
        <w:rPr>
          <w:spacing w:val="-1"/>
        </w:rPr>
        <w:t xml:space="preserve"> </w:t>
      </w:r>
      <w:r>
        <w:t>to</w:t>
      </w:r>
      <w:r>
        <w:rPr>
          <w:spacing w:val="-1"/>
        </w:rPr>
        <w:t xml:space="preserve"> </w:t>
      </w:r>
      <w:r>
        <w:t>time, upon</w:t>
      </w:r>
      <w:r>
        <w:rPr>
          <w:spacing w:val="-1"/>
        </w:rPr>
        <w:t xml:space="preserve"> </w:t>
      </w:r>
      <w:r>
        <w:t>Notice and acting</w:t>
      </w:r>
      <w:r>
        <w:rPr>
          <w:spacing w:val="-1"/>
        </w:rPr>
        <w:t xml:space="preserve"> </w:t>
      </w:r>
      <w:r>
        <w:t>reasonably, add</w:t>
      </w:r>
      <w:r>
        <w:rPr>
          <w:spacing w:val="-1"/>
        </w:rPr>
        <w:t xml:space="preserve"> </w:t>
      </w:r>
      <w:r>
        <w:t>to, subtract</w:t>
      </w:r>
      <w:r>
        <w:rPr>
          <w:spacing w:val="-1"/>
        </w:rPr>
        <w:t xml:space="preserve"> </w:t>
      </w:r>
      <w:r>
        <w:t xml:space="preserve">from or otherwise change </w:t>
      </w:r>
      <w:r w:rsidR="00240D2F">
        <w:t>[SYSTEM NAME]</w:t>
      </w:r>
      <w:r>
        <w:t>,</w:t>
      </w:r>
      <w:r>
        <w:rPr>
          <w:spacing w:val="39"/>
        </w:rPr>
        <w:t xml:space="preserve"> </w:t>
      </w:r>
      <w:r>
        <w:t>including,</w:t>
      </w:r>
      <w:r>
        <w:rPr>
          <w:spacing w:val="39"/>
        </w:rPr>
        <w:t xml:space="preserve"> </w:t>
      </w:r>
      <w:r>
        <w:t>without</w:t>
      </w:r>
      <w:r>
        <w:rPr>
          <w:spacing w:val="39"/>
        </w:rPr>
        <w:t xml:space="preserve"> </w:t>
      </w:r>
      <w:r>
        <w:t>limitation,</w:t>
      </w:r>
      <w:r>
        <w:rPr>
          <w:spacing w:val="36"/>
        </w:rPr>
        <w:t xml:space="preserve"> </w:t>
      </w:r>
      <w:r>
        <w:t>the</w:t>
      </w:r>
      <w:r>
        <w:rPr>
          <w:spacing w:val="38"/>
        </w:rPr>
        <w:t xml:space="preserve"> </w:t>
      </w:r>
      <w:r>
        <w:t>adoption</w:t>
      </w:r>
      <w:r>
        <w:rPr>
          <w:spacing w:val="39"/>
        </w:rPr>
        <w:t xml:space="preserve"> </w:t>
      </w:r>
      <w:r>
        <w:t>and</w:t>
      </w:r>
      <w:r>
        <w:rPr>
          <w:spacing w:val="38"/>
        </w:rPr>
        <w:t xml:space="preserve"> </w:t>
      </w:r>
      <w:r>
        <w:t>use</w:t>
      </w:r>
      <w:r>
        <w:rPr>
          <w:spacing w:val="38"/>
        </w:rPr>
        <w:t xml:space="preserve"> </w:t>
      </w:r>
      <w:r>
        <w:t>of</w:t>
      </w:r>
      <w:r>
        <w:rPr>
          <w:spacing w:val="38"/>
        </w:rPr>
        <w:t xml:space="preserve"> </w:t>
      </w:r>
      <w:r>
        <w:t>new</w:t>
      </w:r>
      <w:r>
        <w:rPr>
          <w:spacing w:val="39"/>
        </w:rPr>
        <w:t xml:space="preserve"> </w:t>
      </w:r>
      <w:r>
        <w:t>or</w:t>
      </w:r>
      <w:r>
        <w:rPr>
          <w:spacing w:val="39"/>
        </w:rPr>
        <w:t xml:space="preserve"> </w:t>
      </w:r>
      <w:r>
        <w:t>modified</w:t>
      </w:r>
      <w:r>
        <w:rPr>
          <w:spacing w:val="36"/>
        </w:rPr>
        <w:t xml:space="preserve"> </w:t>
      </w:r>
      <w:r>
        <w:t>trademarks,</w:t>
      </w:r>
      <w:r>
        <w:rPr>
          <w:spacing w:val="36"/>
        </w:rPr>
        <w:t xml:space="preserve"> </w:t>
      </w:r>
      <w:r>
        <w:t>products,</w:t>
      </w:r>
    </w:p>
    <w:p w14:paraId="5C8A9B79" w14:textId="77777777" w:rsidR="00C811EF" w:rsidRDefault="00C811EF">
      <w:pPr>
        <w:pStyle w:val="BodyText"/>
        <w:kinsoku w:val="0"/>
        <w:overflowPunct w:val="0"/>
        <w:spacing w:before="228"/>
        <w:ind w:left="720" w:right="718"/>
        <w:jc w:val="both"/>
        <w:sectPr w:rsidR="00C811EF">
          <w:pgSz w:w="12240" w:h="15840"/>
          <w:pgMar w:top="400" w:right="720" w:bottom="1440" w:left="720" w:header="200" w:footer="1257" w:gutter="0"/>
          <w:cols w:space="720"/>
          <w:noEndnote/>
        </w:sectPr>
      </w:pPr>
    </w:p>
    <w:p w14:paraId="4C7B5D01" w14:textId="77777777" w:rsidR="00C811EF" w:rsidRDefault="00C811EF">
      <w:pPr>
        <w:pStyle w:val="BodyText"/>
        <w:kinsoku w:val="0"/>
        <w:overflowPunct w:val="0"/>
      </w:pPr>
    </w:p>
    <w:p w14:paraId="33ABC65B" w14:textId="77777777" w:rsidR="00C811EF" w:rsidRDefault="00C811EF">
      <w:pPr>
        <w:pStyle w:val="BodyText"/>
        <w:kinsoku w:val="0"/>
        <w:overflowPunct w:val="0"/>
      </w:pPr>
    </w:p>
    <w:p w14:paraId="5FE5667A" w14:textId="77777777" w:rsidR="00C811EF" w:rsidRDefault="00C811EF">
      <w:pPr>
        <w:pStyle w:val="BodyText"/>
        <w:kinsoku w:val="0"/>
        <w:overflowPunct w:val="0"/>
      </w:pPr>
    </w:p>
    <w:p w14:paraId="7E9932DA" w14:textId="77777777" w:rsidR="00C811EF" w:rsidRDefault="00C811EF">
      <w:pPr>
        <w:pStyle w:val="BodyText"/>
        <w:kinsoku w:val="0"/>
        <w:overflowPunct w:val="0"/>
        <w:spacing w:before="119"/>
      </w:pPr>
    </w:p>
    <w:p w14:paraId="5640E1E9" w14:textId="77777777" w:rsidR="00C811EF" w:rsidRDefault="00C811EF">
      <w:pPr>
        <w:pStyle w:val="BodyText"/>
        <w:kinsoku w:val="0"/>
        <w:overflowPunct w:val="0"/>
        <w:ind w:left="720" w:right="718"/>
        <w:jc w:val="both"/>
      </w:pPr>
      <w:r>
        <w:t>services, equipment and furnishings and new techniques and methodologies. You agree to promptly accept, implement, use and display in the operation of the Franchised Business all such additions, modifications and changes, at its sole cost and expense.</w:t>
      </w:r>
    </w:p>
    <w:p w14:paraId="12278648" w14:textId="77777777" w:rsidR="00C811EF" w:rsidRDefault="00C811EF">
      <w:pPr>
        <w:pStyle w:val="BodyText"/>
        <w:kinsoku w:val="0"/>
        <w:overflowPunct w:val="0"/>
      </w:pPr>
    </w:p>
    <w:p w14:paraId="11573B72" w14:textId="77777777" w:rsidR="00C811EF" w:rsidRDefault="00C811EF">
      <w:pPr>
        <w:pStyle w:val="BodyText"/>
        <w:kinsoku w:val="0"/>
        <w:overflowPunct w:val="0"/>
        <w:ind w:left="720" w:right="718"/>
        <w:jc w:val="both"/>
        <w:rPr>
          <w:spacing w:val="-2"/>
        </w:rPr>
      </w:pPr>
      <w:r>
        <w:t xml:space="preserve">Save and except as noted above in this Item 35 and unless otherwise permitted by the Franchise Agreement, we do not have the right to unilaterally amend the terms and conditions of the Franchise </w:t>
      </w:r>
      <w:r>
        <w:rPr>
          <w:spacing w:val="-2"/>
        </w:rPr>
        <w:t>Agreement.</w:t>
      </w:r>
    </w:p>
    <w:p w14:paraId="5A903C3C" w14:textId="77777777" w:rsidR="00C811EF" w:rsidRDefault="00C811EF">
      <w:pPr>
        <w:pStyle w:val="Heading7"/>
        <w:kinsoku w:val="0"/>
        <w:overflowPunct w:val="0"/>
        <w:spacing w:before="229"/>
        <w:rPr>
          <w:spacing w:val="-2"/>
        </w:rPr>
      </w:pPr>
      <w:bookmarkStart w:id="676" w:name="ITEM_36_-_OTHER_INFORMATION"/>
      <w:bookmarkEnd w:id="676"/>
      <w:r>
        <w:t>ITEM</w:t>
      </w:r>
      <w:r>
        <w:rPr>
          <w:spacing w:val="-4"/>
        </w:rPr>
        <w:t xml:space="preserve"> </w:t>
      </w:r>
      <w:r>
        <w:t>36</w:t>
      </w:r>
      <w:r>
        <w:rPr>
          <w:spacing w:val="-4"/>
        </w:rPr>
        <w:t xml:space="preserve"> </w:t>
      </w:r>
      <w:r>
        <w:t>-</w:t>
      </w:r>
      <w:r>
        <w:rPr>
          <w:spacing w:val="-5"/>
        </w:rPr>
        <w:t xml:space="preserve"> </w:t>
      </w:r>
      <w:r>
        <w:t>OTHER</w:t>
      </w:r>
      <w:r>
        <w:rPr>
          <w:spacing w:val="-5"/>
        </w:rPr>
        <w:t xml:space="preserve"> </w:t>
      </w:r>
      <w:r>
        <w:rPr>
          <w:spacing w:val="-2"/>
        </w:rPr>
        <w:t>INFORMATION</w:t>
      </w:r>
    </w:p>
    <w:p w14:paraId="6A63AFFF" w14:textId="77777777" w:rsidR="00C811EF" w:rsidRDefault="00C811EF">
      <w:pPr>
        <w:pStyle w:val="BodyText"/>
        <w:kinsoku w:val="0"/>
        <w:overflowPunct w:val="0"/>
        <w:spacing w:before="1"/>
        <w:rPr>
          <w:b/>
          <w:bCs/>
        </w:rPr>
      </w:pPr>
    </w:p>
    <w:p w14:paraId="0D63C08D" w14:textId="77777777" w:rsidR="00C811EF" w:rsidRDefault="00C811EF">
      <w:pPr>
        <w:pStyle w:val="BodyText"/>
        <w:kinsoku w:val="0"/>
        <w:overflowPunct w:val="0"/>
        <w:ind w:left="720" w:right="718"/>
        <w:jc w:val="both"/>
      </w:pPr>
      <w:r>
        <w:t>In</w:t>
      </w:r>
      <w:r>
        <w:rPr>
          <w:spacing w:val="-5"/>
        </w:rPr>
        <w:t xml:space="preserve"> </w:t>
      </w:r>
      <w:r>
        <w:t>addition</w:t>
      </w:r>
      <w:r>
        <w:rPr>
          <w:spacing w:val="-4"/>
        </w:rPr>
        <w:t xml:space="preserve"> </w:t>
      </w:r>
      <w:r>
        <w:t>to</w:t>
      </w:r>
      <w:r>
        <w:rPr>
          <w:spacing w:val="-4"/>
        </w:rPr>
        <w:t xml:space="preserve"> </w:t>
      </w:r>
      <w:r>
        <w:t>the</w:t>
      </w:r>
      <w:r>
        <w:rPr>
          <w:spacing w:val="-4"/>
        </w:rPr>
        <w:t xml:space="preserve"> </w:t>
      </w:r>
      <w:r>
        <w:t>foregoing,</w:t>
      </w:r>
      <w:r>
        <w:rPr>
          <w:spacing w:val="-1"/>
        </w:rPr>
        <w:t xml:space="preserve"> </w:t>
      </w:r>
      <w:r>
        <w:t>there</w:t>
      </w:r>
      <w:r>
        <w:rPr>
          <w:spacing w:val="-4"/>
        </w:rPr>
        <w:t xml:space="preserve"> </w:t>
      </w:r>
      <w:r>
        <w:t>may</w:t>
      </w:r>
      <w:r>
        <w:rPr>
          <w:spacing w:val="-3"/>
        </w:rPr>
        <w:t xml:space="preserve"> </w:t>
      </w:r>
      <w:r>
        <w:t>be</w:t>
      </w:r>
      <w:r>
        <w:rPr>
          <w:spacing w:val="-4"/>
        </w:rPr>
        <w:t xml:space="preserve"> </w:t>
      </w:r>
      <w:r>
        <w:t>some</w:t>
      </w:r>
      <w:r>
        <w:rPr>
          <w:spacing w:val="-4"/>
        </w:rPr>
        <w:t xml:space="preserve"> </w:t>
      </w:r>
      <w:r>
        <w:t>additional</w:t>
      </w:r>
      <w:r>
        <w:rPr>
          <w:spacing w:val="-5"/>
        </w:rPr>
        <w:t xml:space="preserve"> </w:t>
      </w:r>
      <w:r>
        <w:t>facts</w:t>
      </w:r>
      <w:r>
        <w:rPr>
          <w:spacing w:val="-3"/>
        </w:rPr>
        <w:t xml:space="preserve"> </w:t>
      </w:r>
      <w:r>
        <w:t>and</w:t>
      </w:r>
      <w:r>
        <w:rPr>
          <w:spacing w:val="-4"/>
        </w:rPr>
        <w:t xml:space="preserve"> </w:t>
      </w:r>
      <w:r>
        <w:t>information</w:t>
      </w:r>
      <w:r>
        <w:rPr>
          <w:spacing w:val="-5"/>
        </w:rPr>
        <w:t xml:space="preserve"> </w:t>
      </w:r>
      <w:r>
        <w:t>pertaining</w:t>
      </w:r>
      <w:r>
        <w:rPr>
          <w:spacing w:val="-4"/>
        </w:rPr>
        <w:t xml:space="preserve"> </w:t>
      </w:r>
      <w:r>
        <w:t>to</w:t>
      </w:r>
      <w:r>
        <w:rPr>
          <w:spacing w:val="-4"/>
        </w:rPr>
        <w:t xml:space="preserve"> </w:t>
      </w:r>
      <w:r>
        <w:t>the</w:t>
      </w:r>
      <w:r>
        <w:rPr>
          <w:spacing w:val="-4"/>
        </w:rPr>
        <w:t xml:space="preserve"> </w:t>
      </w:r>
      <w:r>
        <w:t>franchise that you wish to purchase or with respect to the Franchise Agreement which you may wish to renew. If there are any such additional facts, we will set them out directly below:</w:t>
      </w:r>
    </w:p>
    <w:p w14:paraId="46DE9ED0" w14:textId="77777777" w:rsidR="00C811EF" w:rsidRDefault="00C811EF">
      <w:pPr>
        <w:pStyle w:val="BodyText"/>
        <w:kinsoku w:val="0"/>
        <w:overflowPunct w:val="0"/>
        <w:spacing w:before="229"/>
        <w:ind w:left="720"/>
        <w:jc w:val="both"/>
        <w:rPr>
          <w:b/>
          <w:bCs/>
        </w:rPr>
      </w:pPr>
      <w:r>
        <w:rPr>
          <w:b/>
          <w:bCs/>
          <w:u w:val="thick"/>
        </w:rPr>
        <w:t>Trademarks</w:t>
      </w:r>
      <w:r>
        <w:rPr>
          <w:b/>
          <w:bCs/>
          <w:spacing w:val="-9"/>
          <w:u w:val="thick"/>
        </w:rPr>
        <w:t xml:space="preserve"> </w:t>
      </w:r>
      <w:r>
        <w:rPr>
          <w:b/>
          <w:bCs/>
          <w:u w:val="thick"/>
        </w:rPr>
        <w:t>and</w:t>
      </w:r>
      <w:r>
        <w:rPr>
          <w:b/>
          <w:bCs/>
          <w:spacing w:val="-7"/>
          <w:u w:val="thick"/>
        </w:rPr>
        <w:t xml:space="preserve"> </w:t>
      </w:r>
      <w:r>
        <w:rPr>
          <w:b/>
          <w:bCs/>
          <w:spacing w:val="-4"/>
          <w:u w:val="thick"/>
        </w:rPr>
        <w:t>Marks</w:t>
      </w:r>
    </w:p>
    <w:p w14:paraId="657F773D" w14:textId="77777777" w:rsidR="00C811EF" w:rsidRDefault="00C811EF">
      <w:pPr>
        <w:pStyle w:val="BodyText"/>
        <w:kinsoku w:val="0"/>
        <w:overflowPunct w:val="0"/>
        <w:spacing w:before="1"/>
        <w:rPr>
          <w:b/>
          <w:bCs/>
        </w:rPr>
      </w:pPr>
    </w:p>
    <w:p w14:paraId="660E4BA8" w14:textId="77777777" w:rsidR="00C811EF" w:rsidRDefault="00D00284">
      <w:pPr>
        <w:pStyle w:val="BodyText"/>
        <w:kinsoku w:val="0"/>
        <w:overflowPunct w:val="0"/>
        <w:ind w:left="720" w:right="718"/>
        <w:jc w:val="both"/>
      </w:pPr>
      <w:r>
        <w:rPr>
          <w:noProof/>
        </w:rPr>
        <mc:AlternateContent>
          <mc:Choice Requires="wps">
            <w:drawing>
              <wp:anchor distT="0" distB="0" distL="114300" distR="114300" simplePos="0" relativeHeight="251632128" behindDoc="1" locked="0" layoutInCell="0" allowOverlap="1" wp14:anchorId="51DF68C7" wp14:editId="02C369B9">
                <wp:simplePos x="0" y="0"/>
                <wp:positionH relativeFrom="page">
                  <wp:posOffset>780415</wp:posOffset>
                </wp:positionH>
                <wp:positionV relativeFrom="paragraph">
                  <wp:posOffset>1243965</wp:posOffset>
                </wp:positionV>
                <wp:extent cx="457200" cy="317500"/>
                <wp:effectExtent l="0" t="0" r="0" b="0"/>
                <wp:wrapNone/>
                <wp:docPr id="11333299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E9887" w14:textId="77777777" w:rsidR="004A6BB4" w:rsidRDefault="00D00284">
                            <w:pPr>
                              <w:widowControl/>
                              <w:autoSpaceDE/>
                              <w:autoSpaceDN/>
                              <w:adjustRightInd/>
                              <w:spacing w:line="50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315ACAC4" wp14:editId="03219880">
                                  <wp:extent cx="461010" cy="331470"/>
                                  <wp:effectExtent l="0" t="0" r="0" b="0"/>
                                  <wp:docPr id="16"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010" cy="331470"/>
                                          </a:xfrm>
                                          <a:prstGeom prst="rect">
                                            <a:avLst/>
                                          </a:prstGeom>
                                          <a:noFill/>
                                          <a:ln>
                                            <a:noFill/>
                                          </a:ln>
                                        </pic:spPr>
                                      </pic:pic>
                                    </a:graphicData>
                                  </a:graphic>
                                </wp:inline>
                              </w:drawing>
                            </w:r>
                          </w:p>
                          <w:p w14:paraId="72FE3EA5"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F68C7" id="Rectangle 13" o:spid="_x0000_s1032" style="position:absolute;left:0;text-align:left;margin-left:61.45pt;margin-top:97.95pt;width:36pt;height:2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" o:allowincell="f" filled="f" stroked="f">
                <v:path arrowok="t"/>
                <v:textbox inset="0,0,0,0">
                  <w:txbxContent>
                    <w:p w14:paraId="480E9887" w14:textId="77777777" w:rsidR="004A6BB4" w:rsidRDefault="00D00284">
                      <w:pPr>
                        <w:widowControl/>
                        <w:autoSpaceDE/>
                        <w:autoSpaceDN/>
                        <w:adjustRightInd/>
                        <w:spacing w:line="500" w:lineRule="atLeast"/>
                        <w:rPr>
                          <w:rFonts w:ascii="Times New Roman" w:hAnsi="Times New Roman" w:cs="Times New Roman"/>
                          <w:sz w:val="24"/>
                          <w:szCs w:val="24"/>
                        </w:rPr>
                      </w:pPr>
                      <w:r w:rsidRPr="006B5B59">
                        <w:rPr>
                          <w:rFonts w:ascii="Times New Roman" w:hAnsi="Times New Roman" w:cs="Times New Roman"/>
                          <w:noProof/>
                          <w:sz w:val="24"/>
                          <w:szCs w:val="24"/>
                        </w:rPr>
                        <w:drawing>
                          <wp:inline distT="0" distB="0" distL="0" distR="0" wp14:anchorId="315ACAC4" wp14:editId="03219880">
                            <wp:extent cx="461010" cy="331470"/>
                            <wp:effectExtent l="0" t="0" r="0" b="0"/>
                            <wp:docPr id="16"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010" cy="331470"/>
                                    </a:xfrm>
                                    <a:prstGeom prst="rect">
                                      <a:avLst/>
                                    </a:prstGeom>
                                    <a:noFill/>
                                    <a:ln>
                                      <a:noFill/>
                                    </a:ln>
                                  </pic:spPr>
                                </pic:pic>
                              </a:graphicData>
                            </a:graphic>
                          </wp:inline>
                        </w:drawing>
                      </w:r>
                    </w:p>
                    <w:p w14:paraId="72FE3EA5" w14:textId="77777777" w:rsidR="004A6BB4" w:rsidRDefault="004A6BB4">
                      <w:pPr>
                        <w:rPr>
                          <w:rFonts w:ascii="Times New Roman" w:hAnsi="Times New Roman" w:cs="Times New Roman"/>
                          <w:sz w:val="24"/>
                          <w:szCs w:val="24"/>
                        </w:rPr>
                      </w:pPr>
                    </w:p>
                  </w:txbxContent>
                </v:textbox>
                <w10:wrap anchorx="page"/>
              </v:rect>
            </w:pict>
          </mc:Fallback>
        </mc:AlternateContent>
      </w:r>
      <w:r w:rsidR="00C811EF">
        <w:t>We</w:t>
      </w:r>
      <w:r w:rsidR="00C811EF">
        <w:rPr>
          <w:spacing w:val="-4"/>
        </w:rPr>
        <w:t xml:space="preserve"> </w:t>
      </w:r>
      <w:r w:rsidR="00C811EF">
        <w:t>have</w:t>
      </w:r>
      <w:r w:rsidR="00C811EF">
        <w:rPr>
          <w:spacing w:val="-7"/>
        </w:rPr>
        <w:t xml:space="preserve"> </w:t>
      </w:r>
      <w:r w:rsidR="00C811EF">
        <w:t>some</w:t>
      </w:r>
      <w:r w:rsidR="00C811EF">
        <w:rPr>
          <w:spacing w:val="-6"/>
        </w:rPr>
        <w:t xml:space="preserve"> </w:t>
      </w:r>
      <w:r w:rsidR="00C811EF">
        <w:t>registered</w:t>
      </w:r>
      <w:r w:rsidR="00C811EF">
        <w:rPr>
          <w:spacing w:val="-4"/>
        </w:rPr>
        <w:t xml:space="preserve"> </w:t>
      </w:r>
      <w:r w:rsidR="00C811EF">
        <w:t>Marks</w:t>
      </w:r>
      <w:r w:rsidR="00C811EF">
        <w:rPr>
          <w:spacing w:val="-5"/>
        </w:rPr>
        <w:t xml:space="preserve"> </w:t>
      </w:r>
      <w:r w:rsidR="00C811EF">
        <w:t>and</w:t>
      </w:r>
      <w:r w:rsidR="00C811EF">
        <w:rPr>
          <w:spacing w:val="-4"/>
        </w:rPr>
        <w:t xml:space="preserve"> </w:t>
      </w:r>
      <w:r w:rsidR="00C811EF">
        <w:t>have</w:t>
      </w:r>
      <w:r w:rsidR="00C811EF">
        <w:rPr>
          <w:spacing w:val="-7"/>
        </w:rPr>
        <w:t xml:space="preserve"> </w:t>
      </w:r>
      <w:r w:rsidR="00C811EF">
        <w:t>filed</w:t>
      </w:r>
      <w:r w:rsidR="00C811EF">
        <w:rPr>
          <w:spacing w:val="-7"/>
        </w:rPr>
        <w:t xml:space="preserve"> </w:t>
      </w:r>
      <w:r w:rsidR="00C811EF">
        <w:t>some</w:t>
      </w:r>
      <w:r w:rsidR="00C811EF">
        <w:rPr>
          <w:spacing w:val="-4"/>
        </w:rPr>
        <w:t xml:space="preserve"> </w:t>
      </w:r>
      <w:r w:rsidR="00C811EF">
        <w:t>applications</w:t>
      </w:r>
      <w:r w:rsidR="00C811EF">
        <w:rPr>
          <w:spacing w:val="-3"/>
        </w:rPr>
        <w:t xml:space="preserve"> </w:t>
      </w:r>
      <w:r w:rsidR="00C811EF">
        <w:t>for</w:t>
      </w:r>
      <w:r w:rsidR="00C811EF">
        <w:rPr>
          <w:spacing w:val="-5"/>
        </w:rPr>
        <w:t xml:space="preserve"> </w:t>
      </w:r>
      <w:r w:rsidR="00C811EF">
        <w:t>Marks</w:t>
      </w:r>
      <w:r w:rsidR="00C811EF">
        <w:rPr>
          <w:spacing w:val="-5"/>
        </w:rPr>
        <w:t xml:space="preserve"> </w:t>
      </w:r>
      <w:r w:rsidR="00C811EF">
        <w:t>with</w:t>
      </w:r>
      <w:r w:rsidR="00C811EF">
        <w:rPr>
          <w:spacing w:val="-4"/>
        </w:rPr>
        <w:t xml:space="preserve"> </w:t>
      </w:r>
      <w:r w:rsidR="00C811EF">
        <w:t>the</w:t>
      </w:r>
      <w:r w:rsidR="00C811EF">
        <w:rPr>
          <w:spacing w:val="-7"/>
        </w:rPr>
        <w:t xml:space="preserve"> </w:t>
      </w:r>
      <w:r w:rsidR="00C811EF">
        <w:t>Canadian</w:t>
      </w:r>
      <w:r w:rsidR="00C811EF">
        <w:rPr>
          <w:spacing w:val="-6"/>
        </w:rPr>
        <w:t xml:space="preserve"> </w:t>
      </w:r>
      <w:r w:rsidR="00C811EF">
        <w:t>Intellectual Property Office (CIPO). As some trademarks are unregistered Marks or pending trademark applications before the CIPO, we may not have the sole or exclusive right to use or license the Marks in Canada.</w:t>
      </w:r>
      <w:r w:rsidR="00C811EF">
        <w:rPr>
          <w:spacing w:val="40"/>
        </w:rPr>
        <w:t xml:space="preserve"> </w:t>
      </w:r>
      <w:r w:rsidR="00C811EF">
        <w:t>We do</w:t>
      </w:r>
      <w:r w:rsidR="00C811EF">
        <w:rPr>
          <w:spacing w:val="-10"/>
        </w:rPr>
        <w:t xml:space="preserve"> </w:t>
      </w:r>
      <w:r w:rsidR="00C811EF">
        <w:t>not</w:t>
      </w:r>
      <w:r w:rsidR="00C811EF">
        <w:rPr>
          <w:spacing w:val="-10"/>
        </w:rPr>
        <w:t xml:space="preserve"> </w:t>
      </w:r>
      <w:r w:rsidR="00C811EF">
        <w:t>know</w:t>
      </w:r>
      <w:r w:rsidR="00C811EF">
        <w:rPr>
          <w:spacing w:val="-10"/>
        </w:rPr>
        <w:t xml:space="preserve"> </w:t>
      </w:r>
      <w:r w:rsidR="00C811EF">
        <w:t>whether</w:t>
      </w:r>
      <w:r w:rsidR="00C811EF">
        <w:rPr>
          <w:spacing w:val="-9"/>
        </w:rPr>
        <w:t xml:space="preserve"> </w:t>
      </w:r>
      <w:r w:rsidR="00C811EF">
        <w:t>any</w:t>
      </w:r>
      <w:r w:rsidR="00C811EF">
        <w:rPr>
          <w:spacing w:val="-9"/>
        </w:rPr>
        <w:t xml:space="preserve"> </w:t>
      </w:r>
      <w:r w:rsidR="00C811EF">
        <w:t>other</w:t>
      </w:r>
      <w:r w:rsidR="00C811EF">
        <w:rPr>
          <w:spacing w:val="-9"/>
        </w:rPr>
        <w:t xml:space="preserve"> </w:t>
      </w:r>
      <w:r w:rsidR="00C811EF">
        <w:t>person</w:t>
      </w:r>
      <w:r w:rsidR="00C811EF">
        <w:rPr>
          <w:spacing w:val="-8"/>
        </w:rPr>
        <w:t xml:space="preserve"> </w:t>
      </w:r>
      <w:r w:rsidR="00C811EF">
        <w:t>or</w:t>
      </w:r>
      <w:r w:rsidR="00C811EF">
        <w:rPr>
          <w:spacing w:val="-9"/>
        </w:rPr>
        <w:t xml:space="preserve"> </w:t>
      </w:r>
      <w:r w:rsidR="00C811EF">
        <w:t>entity</w:t>
      </w:r>
      <w:r w:rsidR="00C811EF">
        <w:rPr>
          <w:spacing w:val="-9"/>
        </w:rPr>
        <w:t xml:space="preserve"> </w:t>
      </w:r>
      <w:r w:rsidR="00C811EF">
        <w:t>is</w:t>
      </w:r>
      <w:r w:rsidR="00C811EF">
        <w:rPr>
          <w:spacing w:val="-9"/>
        </w:rPr>
        <w:t xml:space="preserve"> </w:t>
      </w:r>
      <w:r w:rsidR="00C811EF">
        <w:t>using</w:t>
      </w:r>
      <w:r w:rsidR="00C811EF">
        <w:rPr>
          <w:spacing w:val="-8"/>
        </w:rPr>
        <w:t xml:space="preserve"> </w:t>
      </w:r>
      <w:r w:rsidR="00C811EF">
        <w:t>or</w:t>
      </w:r>
      <w:r w:rsidR="00C811EF">
        <w:rPr>
          <w:spacing w:val="-9"/>
        </w:rPr>
        <w:t xml:space="preserve"> </w:t>
      </w:r>
      <w:r w:rsidR="00C811EF">
        <w:t>has</w:t>
      </w:r>
      <w:r w:rsidR="00C811EF">
        <w:rPr>
          <w:spacing w:val="-9"/>
        </w:rPr>
        <w:t xml:space="preserve"> </w:t>
      </w:r>
      <w:r w:rsidR="00C811EF">
        <w:t>the</w:t>
      </w:r>
      <w:r w:rsidR="00C811EF">
        <w:rPr>
          <w:spacing w:val="-11"/>
        </w:rPr>
        <w:t xml:space="preserve"> </w:t>
      </w:r>
      <w:r w:rsidR="00C811EF">
        <w:t>right</w:t>
      </w:r>
      <w:r w:rsidR="00C811EF">
        <w:rPr>
          <w:spacing w:val="-10"/>
        </w:rPr>
        <w:t xml:space="preserve"> </w:t>
      </w:r>
      <w:r w:rsidR="00C811EF">
        <w:t>to</w:t>
      </w:r>
      <w:r w:rsidR="00C811EF">
        <w:rPr>
          <w:spacing w:val="-10"/>
        </w:rPr>
        <w:t xml:space="preserve"> </w:t>
      </w:r>
      <w:r w:rsidR="00C811EF">
        <w:t>any</w:t>
      </w:r>
      <w:r w:rsidR="00C811EF">
        <w:rPr>
          <w:spacing w:val="-9"/>
        </w:rPr>
        <w:t xml:space="preserve"> </w:t>
      </w:r>
      <w:r w:rsidR="00C811EF">
        <w:t>of</w:t>
      </w:r>
      <w:r w:rsidR="00C811EF">
        <w:rPr>
          <w:spacing w:val="-10"/>
        </w:rPr>
        <w:t xml:space="preserve"> </w:t>
      </w:r>
      <w:r w:rsidR="00C811EF">
        <w:t>the</w:t>
      </w:r>
      <w:r w:rsidR="00C811EF">
        <w:rPr>
          <w:spacing w:val="-10"/>
        </w:rPr>
        <w:t xml:space="preserve"> </w:t>
      </w:r>
      <w:r w:rsidR="00C811EF">
        <w:t>Marks</w:t>
      </w:r>
      <w:r w:rsidR="00C811EF">
        <w:rPr>
          <w:spacing w:val="-9"/>
        </w:rPr>
        <w:t xml:space="preserve"> </w:t>
      </w:r>
      <w:r w:rsidR="00C811EF">
        <w:t>here</w:t>
      </w:r>
      <w:r w:rsidR="00C811EF">
        <w:rPr>
          <w:spacing w:val="-11"/>
        </w:rPr>
        <w:t xml:space="preserve"> </w:t>
      </w:r>
      <w:r w:rsidR="00C811EF">
        <w:t>in</w:t>
      </w:r>
      <w:r w:rsidR="00C811EF">
        <w:rPr>
          <w:spacing w:val="-11"/>
        </w:rPr>
        <w:t xml:space="preserve"> </w:t>
      </w:r>
      <w:r w:rsidR="00C811EF">
        <w:t>Canada. By not having a federal registration of the Marks, we do not have certain presumptive legal rights granted by registration. There is a risk that a third party may assert superior rights over the Marks, and thereby attempt to prevent you from using the Marks.</w:t>
      </w:r>
      <w:r w:rsidR="00C811EF">
        <w:rPr>
          <w:spacing w:val="40"/>
        </w:rPr>
        <w:t xml:space="preserve"> </w:t>
      </w:r>
      <w:r w:rsidR="00C811EF">
        <w:t>It is also possible that such third party may claim damages due to your unlawful use of the Marks.</w:t>
      </w:r>
      <w:r w:rsidR="00C811EF">
        <w:rPr>
          <w:spacing w:val="40"/>
        </w:rPr>
        <w:t xml:space="preserve"> </w:t>
      </w:r>
      <w:r w:rsidR="00C811EF">
        <w:t>We cannot assess the extent of the risk involved, but you are assuming this risk.</w:t>
      </w:r>
    </w:p>
    <w:p w14:paraId="4D794678" w14:textId="75C2D9DF" w:rsidR="00C811EF" w:rsidRDefault="00C811EF">
      <w:pPr>
        <w:pStyle w:val="BodyText"/>
        <w:kinsoku w:val="0"/>
        <w:overflowPunct w:val="0"/>
        <w:spacing w:before="155" w:line="278" w:lineRule="auto"/>
        <w:ind w:left="720" w:right="715" w:firstLine="432"/>
        <w:rPr>
          <w:b/>
          <w:bCs/>
        </w:rPr>
      </w:pPr>
      <w:r>
        <w:rPr>
          <w:b/>
          <w:bCs/>
        </w:rPr>
        <w:t xml:space="preserve">If you are considering the purchase of an existing </w:t>
      </w:r>
      <w:del w:id="677" w:author="Matthew Levine" w:date="2025-06-06T13:37:00Z" w16du:dateUtc="2025-06-06T17:37:00Z">
        <w:r w:rsidDel="00BA034E">
          <w:rPr>
            <w:b/>
            <w:bCs/>
          </w:rPr>
          <w:delText>Studio</w:delText>
        </w:r>
      </w:del>
      <w:ins w:id="678" w:author="Matthew Levine" w:date="2025-06-06T13:37:00Z" w16du:dateUtc="2025-06-06T17:37:00Z">
        <w:r w:rsidR="00BA034E">
          <w:rPr>
            <w:b/>
            <w:bCs/>
          </w:rPr>
          <w:t>[Premise Café]</w:t>
        </w:r>
      </w:ins>
      <w:r>
        <w:rPr>
          <w:b/>
          <w:bCs/>
        </w:rPr>
        <w:t>, either from us or an Associate or</w:t>
      </w:r>
      <w:r>
        <w:rPr>
          <w:b/>
          <w:bCs/>
          <w:spacing w:val="40"/>
        </w:rPr>
        <w:t xml:space="preserve"> </w:t>
      </w:r>
      <w:r>
        <w:rPr>
          <w:b/>
          <w:bCs/>
        </w:rPr>
        <w:t>franchisee of ours, then please note the following</w:t>
      </w:r>
    </w:p>
    <w:p w14:paraId="40914CA6" w14:textId="77777777" w:rsidR="00C811EF" w:rsidRDefault="00D00284">
      <w:pPr>
        <w:pStyle w:val="BodyText"/>
        <w:kinsoku w:val="0"/>
        <w:overflowPunct w:val="0"/>
        <w:spacing w:before="160"/>
        <w:rPr>
          <w:b/>
          <w:bCs/>
        </w:rPr>
      </w:pPr>
      <w:r>
        <w:rPr>
          <w:noProof/>
        </w:rPr>
        <mc:AlternateContent>
          <mc:Choice Requires="wps">
            <w:drawing>
              <wp:anchor distT="0" distB="0" distL="0" distR="0" simplePos="0" relativeHeight="251623936" behindDoc="0" locked="0" layoutInCell="0" allowOverlap="1" wp14:anchorId="1DBB8001" wp14:editId="3D2A56C5">
                <wp:simplePos x="0" y="0"/>
                <wp:positionH relativeFrom="page">
                  <wp:posOffset>914400</wp:posOffset>
                </wp:positionH>
                <wp:positionV relativeFrom="paragraph">
                  <wp:posOffset>262890</wp:posOffset>
                </wp:positionV>
                <wp:extent cx="5932805" cy="635"/>
                <wp:effectExtent l="0" t="0" r="0" b="0"/>
                <wp:wrapTopAndBottom/>
                <wp:docPr id="1276714563"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9A56249" id="Freeform 14" o:spid="_x0000_s1026" style="position:absolute;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20.7pt,539.1pt,20.7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24960" behindDoc="0" locked="0" layoutInCell="0" allowOverlap="1" wp14:anchorId="1C4F9B16" wp14:editId="34FD5477">
                <wp:simplePos x="0" y="0"/>
                <wp:positionH relativeFrom="page">
                  <wp:posOffset>914400</wp:posOffset>
                </wp:positionH>
                <wp:positionV relativeFrom="paragraph">
                  <wp:posOffset>555625</wp:posOffset>
                </wp:positionV>
                <wp:extent cx="5932805" cy="635"/>
                <wp:effectExtent l="0" t="0" r="0" b="0"/>
                <wp:wrapTopAndBottom/>
                <wp:docPr id="42108297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B15C9B5" id="Freeform 15" o:spid="_x0000_s1026" style="position:absolute;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43.75pt,539.1pt,43.75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25984" behindDoc="0" locked="0" layoutInCell="0" allowOverlap="1" wp14:anchorId="759E18EB" wp14:editId="4D2ED858">
                <wp:simplePos x="0" y="0"/>
                <wp:positionH relativeFrom="page">
                  <wp:posOffset>914400</wp:posOffset>
                </wp:positionH>
                <wp:positionV relativeFrom="paragraph">
                  <wp:posOffset>846455</wp:posOffset>
                </wp:positionV>
                <wp:extent cx="5932805" cy="635"/>
                <wp:effectExtent l="0" t="0" r="0" b="0"/>
                <wp:wrapTopAndBottom/>
                <wp:docPr id="1570888764"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0539263" id="Freeform 16" o:spid="_x0000_s1026" style="position:absolute;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66.65pt,539.1pt,66.65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27008" behindDoc="0" locked="0" layoutInCell="0" allowOverlap="1" wp14:anchorId="192E943E" wp14:editId="2AF9D40F">
                <wp:simplePos x="0" y="0"/>
                <wp:positionH relativeFrom="page">
                  <wp:posOffset>914400</wp:posOffset>
                </wp:positionH>
                <wp:positionV relativeFrom="paragraph">
                  <wp:posOffset>1139190</wp:posOffset>
                </wp:positionV>
                <wp:extent cx="5932805" cy="635"/>
                <wp:effectExtent l="0" t="0" r="0" b="0"/>
                <wp:wrapTopAndBottom/>
                <wp:docPr id="1043873671"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2BE4DEC" id="Freeform 17" o:spid="_x0000_s1026" style="position:absolute;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89.7pt,539.1pt,89.7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" o:allowincell="f" filled="f" strokeweight=".22133mm">
                <v:path arrowok="t" o:connecttype="custom" o:connectlocs="0,0;2147483646,0" o:connectangles="0,0"/>
                <w10:wrap type="topAndBottom" anchorx="page"/>
              </v:polyline>
            </w:pict>
          </mc:Fallback>
        </mc:AlternateContent>
      </w:r>
    </w:p>
    <w:p w14:paraId="21365B17" w14:textId="77777777" w:rsidR="00C811EF" w:rsidRDefault="00C811EF">
      <w:pPr>
        <w:pStyle w:val="BodyText"/>
        <w:kinsoku w:val="0"/>
        <w:overflowPunct w:val="0"/>
        <w:spacing w:before="200"/>
        <w:rPr>
          <w:b/>
          <w:bCs/>
        </w:rPr>
      </w:pPr>
    </w:p>
    <w:p w14:paraId="3D515294" w14:textId="77777777" w:rsidR="00C811EF" w:rsidRDefault="00C811EF">
      <w:pPr>
        <w:pStyle w:val="BodyText"/>
        <w:kinsoku w:val="0"/>
        <w:overflowPunct w:val="0"/>
        <w:spacing w:before="197"/>
        <w:rPr>
          <w:b/>
          <w:bCs/>
        </w:rPr>
      </w:pPr>
    </w:p>
    <w:p w14:paraId="73D9CDB5" w14:textId="77777777" w:rsidR="00C811EF" w:rsidRDefault="00C811EF">
      <w:pPr>
        <w:pStyle w:val="BodyText"/>
        <w:kinsoku w:val="0"/>
        <w:overflowPunct w:val="0"/>
        <w:spacing w:before="200"/>
        <w:rPr>
          <w:b/>
          <w:bCs/>
        </w:rPr>
      </w:pPr>
    </w:p>
    <w:p w14:paraId="05B57FB6" w14:textId="77777777" w:rsidR="00C811EF" w:rsidRDefault="00C811EF">
      <w:pPr>
        <w:pStyle w:val="BodyText"/>
        <w:kinsoku w:val="0"/>
        <w:overflowPunct w:val="0"/>
        <w:rPr>
          <w:b/>
          <w:bCs/>
        </w:rPr>
      </w:pPr>
    </w:p>
    <w:p w14:paraId="1EF10C69" w14:textId="77777777" w:rsidR="00C811EF" w:rsidRDefault="00C811EF">
      <w:pPr>
        <w:pStyle w:val="BodyText"/>
        <w:kinsoku w:val="0"/>
        <w:overflowPunct w:val="0"/>
        <w:spacing w:before="56"/>
        <w:rPr>
          <w:b/>
          <w:bCs/>
        </w:rPr>
      </w:pPr>
    </w:p>
    <w:p w14:paraId="2075E0D4" w14:textId="77777777" w:rsidR="00C811EF" w:rsidRDefault="00D00284">
      <w:pPr>
        <w:pStyle w:val="BodyText"/>
        <w:kinsoku w:val="0"/>
        <w:overflowPunct w:val="0"/>
        <w:spacing w:before="1"/>
        <w:ind w:left="1358"/>
        <w:rPr>
          <w:b/>
          <w:bCs/>
          <w:spacing w:val="-2"/>
        </w:rPr>
      </w:pPr>
      <w:r>
        <w:rPr>
          <w:noProof/>
        </w:rPr>
        <mc:AlternateContent>
          <mc:Choice Requires="wpg">
            <w:drawing>
              <wp:anchor distT="0" distB="0" distL="114300" distR="114300" simplePos="0" relativeHeight="251633152" behindDoc="0" locked="0" layoutInCell="0" allowOverlap="1" wp14:anchorId="4D490C81" wp14:editId="06718E87">
                <wp:simplePos x="0" y="0"/>
                <wp:positionH relativeFrom="page">
                  <wp:posOffset>766445</wp:posOffset>
                </wp:positionH>
                <wp:positionV relativeFrom="paragraph">
                  <wp:posOffset>-55245</wp:posOffset>
                </wp:positionV>
                <wp:extent cx="524510" cy="258445"/>
                <wp:effectExtent l="0" t="12700" r="0" b="0"/>
                <wp:wrapNone/>
                <wp:docPr id="169609808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510" cy="258445"/>
                          <a:chOff x="1207" y="-87"/>
                          <a:chExt cx="826" cy="407"/>
                        </a:xfrm>
                      </wpg:grpSpPr>
                      <pic:pic xmlns:pic="http://schemas.openxmlformats.org/drawingml/2006/picture">
                        <pic:nvPicPr>
                          <pic:cNvPr id="1242272509" name="Picture 19"/>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1207" y="-88"/>
                            <a:ext cx="82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0037249" name="Text Box 20"/>
                        <wps:cNvSpPr txBox="1">
                          <a:spLocks/>
                        </wps:cNvSpPr>
                        <wps:spPr bwMode="auto">
                          <a:xfrm>
                            <a:off x="1207" y="-88"/>
                            <a:ext cx="826"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D2D18" w14:textId="77777777" w:rsidR="004A6BB4" w:rsidRDefault="004A6BB4">
                              <w:pPr>
                                <w:pStyle w:val="BodyText"/>
                                <w:kinsoku w:val="0"/>
                                <w:overflowPunct w:val="0"/>
                                <w:spacing w:before="88"/>
                                <w:ind w:right="8"/>
                                <w:jc w:val="right"/>
                                <w:rPr>
                                  <w:b/>
                                  <w:bCs/>
                                  <w:spacing w:val="-5"/>
                                </w:rPr>
                              </w:pPr>
                              <w:r>
                                <w:rPr>
                                  <w:b/>
                                  <w:bCs/>
                                  <w:spacing w:val="-5"/>
                                </w:rPr>
                                <w:t>If</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490C81" id="Group 18" o:spid="_x0000_s1033" style="position:absolute;left:0;text-align:left;margin-left:60.35pt;margin-top:-4.35pt;width:41.3pt;height:20.35pt;z-index:251633152;mso-position-horizontal-relative:page" coordorigin="1207,-87" coordsize="826,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&#13;&#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4" type="#_x0000_t75" style="position:absolute;left:1207;top:-88;width:820;height:4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">
                  <v:imagedata r:id="rId25" o:title=""/>
                  <v:path arrowok="t"/>
                  <o:lock v:ext="edit" aspectratio="f"/>
                </v:shape>
                <v:shape id="_x0000_s1035" type="#_x0000_t202" style="position:absolute;left:1207;top:-88;width:826;height: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" filled="f" stroked="f">
                  <v:path arrowok="t"/>
                  <v:textbox inset="0,0,0,0">
                    <w:txbxContent>
                      <w:p w14:paraId="4C9D2D18" w14:textId="77777777" w:rsidR="004A6BB4" w:rsidRDefault="004A6BB4">
                        <w:pPr>
                          <w:pStyle w:val="BodyText"/>
                          <w:kinsoku w:val="0"/>
                          <w:overflowPunct w:val="0"/>
                          <w:spacing w:before="88"/>
                          <w:ind w:right="8"/>
                          <w:jc w:val="right"/>
                          <w:rPr>
                            <w:b/>
                            <w:bCs/>
                            <w:spacing w:val="-5"/>
                          </w:rPr>
                        </w:pPr>
                        <w:r>
                          <w:rPr>
                            <w:b/>
                            <w:bCs/>
                            <w:spacing w:val="-5"/>
                          </w:rPr>
                          <w:t>If</w:t>
                        </w:r>
                      </w:p>
                    </w:txbxContent>
                  </v:textbox>
                </v:shape>
                <w10:wrap anchorx="page"/>
              </v:group>
            </w:pict>
          </mc:Fallback>
        </mc:AlternateContent>
      </w:r>
      <w:r w:rsidR="00C811EF">
        <w:rPr>
          <w:b/>
          <w:bCs/>
        </w:rPr>
        <w:t>you</w:t>
      </w:r>
      <w:r w:rsidR="00C811EF">
        <w:rPr>
          <w:b/>
          <w:bCs/>
          <w:spacing w:val="-7"/>
        </w:rPr>
        <w:t xml:space="preserve"> </w:t>
      </w:r>
      <w:r w:rsidR="00C811EF">
        <w:rPr>
          <w:b/>
          <w:bCs/>
        </w:rPr>
        <w:t>wish</w:t>
      </w:r>
      <w:r w:rsidR="00C811EF">
        <w:rPr>
          <w:b/>
          <w:bCs/>
          <w:spacing w:val="-6"/>
        </w:rPr>
        <w:t xml:space="preserve"> </w:t>
      </w:r>
      <w:r w:rsidR="00C811EF">
        <w:rPr>
          <w:b/>
          <w:bCs/>
        </w:rPr>
        <w:t>to</w:t>
      </w:r>
      <w:r w:rsidR="00C811EF">
        <w:rPr>
          <w:b/>
          <w:bCs/>
          <w:spacing w:val="-6"/>
        </w:rPr>
        <w:t xml:space="preserve"> </w:t>
      </w:r>
      <w:r w:rsidR="00C811EF">
        <w:rPr>
          <w:b/>
          <w:bCs/>
        </w:rPr>
        <w:t>renew</w:t>
      </w:r>
      <w:r w:rsidR="00C811EF">
        <w:rPr>
          <w:b/>
          <w:bCs/>
          <w:spacing w:val="-3"/>
        </w:rPr>
        <w:t xml:space="preserve"> </w:t>
      </w:r>
      <w:r w:rsidR="00C811EF">
        <w:rPr>
          <w:b/>
          <w:bCs/>
        </w:rPr>
        <w:t>your</w:t>
      </w:r>
      <w:r w:rsidR="00C811EF">
        <w:rPr>
          <w:b/>
          <w:bCs/>
          <w:spacing w:val="-8"/>
        </w:rPr>
        <w:t xml:space="preserve"> </w:t>
      </w:r>
      <w:r w:rsidR="00C811EF">
        <w:rPr>
          <w:b/>
          <w:bCs/>
        </w:rPr>
        <w:t>Franchise</w:t>
      </w:r>
      <w:r w:rsidR="00C811EF">
        <w:rPr>
          <w:b/>
          <w:bCs/>
          <w:spacing w:val="-5"/>
        </w:rPr>
        <w:t xml:space="preserve"> </w:t>
      </w:r>
      <w:r w:rsidR="00C811EF">
        <w:rPr>
          <w:b/>
          <w:bCs/>
        </w:rPr>
        <w:t>Agreement,</w:t>
      </w:r>
      <w:r w:rsidR="00C811EF">
        <w:rPr>
          <w:b/>
          <w:bCs/>
          <w:spacing w:val="-7"/>
        </w:rPr>
        <w:t xml:space="preserve"> </w:t>
      </w:r>
      <w:r w:rsidR="00C811EF">
        <w:rPr>
          <w:b/>
          <w:bCs/>
        </w:rPr>
        <w:t>then</w:t>
      </w:r>
      <w:r w:rsidR="00C811EF">
        <w:rPr>
          <w:b/>
          <w:bCs/>
          <w:spacing w:val="-6"/>
        </w:rPr>
        <w:t xml:space="preserve"> </w:t>
      </w:r>
      <w:r w:rsidR="00C811EF">
        <w:rPr>
          <w:b/>
          <w:bCs/>
        </w:rPr>
        <w:t>please</w:t>
      </w:r>
      <w:r w:rsidR="00C811EF">
        <w:rPr>
          <w:b/>
          <w:bCs/>
          <w:spacing w:val="-7"/>
        </w:rPr>
        <w:t xml:space="preserve"> </w:t>
      </w:r>
      <w:r w:rsidR="00C811EF">
        <w:rPr>
          <w:b/>
          <w:bCs/>
        </w:rPr>
        <w:t>note</w:t>
      </w:r>
      <w:r w:rsidR="00C811EF">
        <w:rPr>
          <w:b/>
          <w:bCs/>
          <w:spacing w:val="-7"/>
        </w:rPr>
        <w:t xml:space="preserve"> </w:t>
      </w:r>
      <w:r w:rsidR="00C811EF">
        <w:rPr>
          <w:b/>
          <w:bCs/>
        </w:rPr>
        <w:t>the</w:t>
      </w:r>
      <w:r w:rsidR="00C811EF">
        <w:rPr>
          <w:b/>
          <w:bCs/>
          <w:spacing w:val="-7"/>
        </w:rPr>
        <w:t xml:space="preserve"> </w:t>
      </w:r>
      <w:r w:rsidR="00C811EF">
        <w:rPr>
          <w:b/>
          <w:bCs/>
          <w:spacing w:val="-2"/>
        </w:rPr>
        <w:t>following:</w:t>
      </w:r>
    </w:p>
    <w:p w14:paraId="653EDFD5" w14:textId="77777777" w:rsidR="00C811EF" w:rsidRDefault="00C811EF">
      <w:pPr>
        <w:pStyle w:val="BodyText"/>
        <w:kinsoku w:val="0"/>
        <w:overflowPunct w:val="0"/>
        <w:rPr>
          <w:b/>
          <w:bCs/>
        </w:rPr>
      </w:pPr>
    </w:p>
    <w:p w14:paraId="381DDEC6" w14:textId="77777777" w:rsidR="00C811EF" w:rsidRDefault="00D00284">
      <w:pPr>
        <w:pStyle w:val="BodyText"/>
        <w:kinsoku w:val="0"/>
        <w:overflowPunct w:val="0"/>
        <w:spacing w:before="99"/>
        <w:rPr>
          <w:b/>
          <w:bCs/>
        </w:rPr>
      </w:pPr>
      <w:r>
        <w:rPr>
          <w:noProof/>
        </w:rPr>
        <mc:AlternateContent>
          <mc:Choice Requires="wps">
            <w:drawing>
              <wp:anchor distT="0" distB="0" distL="0" distR="0" simplePos="0" relativeHeight="251628032" behindDoc="0" locked="0" layoutInCell="0" allowOverlap="1" wp14:anchorId="4D758677" wp14:editId="30B470A1">
                <wp:simplePos x="0" y="0"/>
                <wp:positionH relativeFrom="page">
                  <wp:posOffset>914400</wp:posOffset>
                </wp:positionH>
                <wp:positionV relativeFrom="paragraph">
                  <wp:posOffset>224155</wp:posOffset>
                </wp:positionV>
                <wp:extent cx="5932805" cy="635"/>
                <wp:effectExtent l="0" t="0" r="0" b="0"/>
                <wp:wrapTopAndBottom/>
                <wp:docPr id="28453035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AAB33C5" id="Freeform 21" o:spid="_x0000_s1026" style="position:absolute;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17.65pt,539.1pt,17.65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29056" behindDoc="0" locked="0" layoutInCell="0" allowOverlap="1" wp14:anchorId="15518B76" wp14:editId="745FDF78">
                <wp:simplePos x="0" y="0"/>
                <wp:positionH relativeFrom="page">
                  <wp:posOffset>914400</wp:posOffset>
                </wp:positionH>
                <wp:positionV relativeFrom="paragraph">
                  <wp:posOffset>516890</wp:posOffset>
                </wp:positionV>
                <wp:extent cx="5932805" cy="635"/>
                <wp:effectExtent l="0" t="0" r="0" b="0"/>
                <wp:wrapTopAndBottom/>
                <wp:docPr id="140607691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C1D6F49" id="Freeform 22" o:spid="_x0000_s1026" style="position:absolute;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40.7pt,539.1pt,40.7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30080" behindDoc="0" locked="0" layoutInCell="0" allowOverlap="1" wp14:anchorId="1D0CE1E0" wp14:editId="12421BC7">
                <wp:simplePos x="0" y="0"/>
                <wp:positionH relativeFrom="page">
                  <wp:posOffset>914400</wp:posOffset>
                </wp:positionH>
                <wp:positionV relativeFrom="paragraph">
                  <wp:posOffset>809625</wp:posOffset>
                </wp:positionV>
                <wp:extent cx="5932805" cy="635"/>
                <wp:effectExtent l="0" t="0" r="0" b="0"/>
                <wp:wrapTopAndBottom/>
                <wp:docPr id="1813149609"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F7129D0" id="Freeform 23" o:spid="_x0000_s1026" style="position:absolute;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63.75pt,539.1pt,63.75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31104" behindDoc="0" locked="0" layoutInCell="0" allowOverlap="1" wp14:anchorId="0D306D20" wp14:editId="15D71136">
                <wp:simplePos x="0" y="0"/>
                <wp:positionH relativeFrom="page">
                  <wp:posOffset>914400</wp:posOffset>
                </wp:positionH>
                <wp:positionV relativeFrom="paragraph">
                  <wp:posOffset>1100455</wp:posOffset>
                </wp:positionV>
                <wp:extent cx="5932805" cy="635"/>
                <wp:effectExtent l="0" t="0" r="0" b="0"/>
                <wp:wrapTopAndBottom/>
                <wp:docPr id="370734451"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805" cy="635"/>
                        </a:xfrm>
                        <a:custGeom>
                          <a:avLst/>
                          <a:gdLst>
                            <a:gd name="T0" fmla="*/ 0 w 9343"/>
                            <a:gd name="T1" fmla="*/ 0 h 1"/>
                            <a:gd name="T2" fmla="*/ 2147483646 w 9343"/>
                            <a:gd name="T3" fmla="*/ 0 h 1"/>
                            <a:gd name="T4" fmla="*/ 0 60000 65536"/>
                            <a:gd name="T5" fmla="*/ 0 60000 65536"/>
                          </a:gdLst>
                          <a:ahLst/>
                          <a:cxnLst>
                            <a:cxn ang="T4">
                              <a:pos x="T0" y="T1"/>
                            </a:cxn>
                            <a:cxn ang="T5">
                              <a:pos x="T2" y="T3"/>
                            </a:cxn>
                          </a:cxnLst>
                          <a:rect l="0" t="0" r="r" b="b"/>
                          <a:pathLst>
                            <a:path w="9343" h="1">
                              <a:moveTo>
                                <a:pt x="0" y="0"/>
                              </a:moveTo>
                              <a:lnTo>
                                <a:pt x="934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F543DDE" id="Freeform 24" o:spid="_x0000_s1026" style="position:absolute;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in,86.65pt,539.1pt,86.65pt" coordsize="93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" o:allowincell="f" filled="f" strokeweight=".22133mm">
                <v:path arrowok="t" o:connecttype="custom" o:connectlocs="0,0;2147483646,0" o:connectangles="0,0"/>
                <w10:wrap type="topAndBottom" anchorx="page"/>
              </v:polyline>
            </w:pict>
          </mc:Fallback>
        </mc:AlternateContent>
      </w:r>
    </w:p>
    <w:p w14:paraId="6CF81716" w14:textId="77777777" w:rsidR="00C811EF" w:rsidRDefault="00C811EF">
      <w:pPr>
        <w:pStyle w:val="BodyText"/>
        <w:kinsoku w:val="0"/>
        <w:overflowPunct w:val="0"/>
        <w:spacing w:before="200"/>
        <w:rPr>
          <w:b/>
          <w:bCs/>
        </w:rPr>
      </w:pPr>
    </w:p>
    <w:p w14:paraId="049A99F0" w14:textId="77777777" w:rsidR="00C811EF" w:rsidRDefault="00C811EF">
      <w:pPr>
        <w:pStyle w:val="BodyText"/>
        <w:kinsoku w:val="0"/>
        <w:overflowPunct w:val="0"/>
        <w:spacing w:before="200"/>
        <w:rPr>
          <w:b/>
          <w:bCs/>
        </w:rPr>
      </w:pPr>
    </w:p>
    <w:p w14:paraId="3A1031E1" w14:textId="77777777" w:rsidR="00C811EF" w:rsidRDefault="00C811EF">
      <w:pPr>
        <w:pStyle w:val="BodyText"/>
        <w:kinsoku w:val="0"/>
        <w:overflowPunct w:val="0"/>
        <w:spacing w:before="198"/>
        <w:rPr>
          <w:b/>
          <w:bCs/>
        </w:rPr>
      </w:pPr>
    </w:p>
    <w:p w14:paraId="1A56463A" w14:textId="77777777" w:rsidR="00C811EF" w:rsidRDefault="00C811EF">
      <w:pPr>
        <w:pStyle w:val="BodyText"/>
        <w:kinsoku w:val="0"/>
        <w:overflowPunct w:val="0"/>
        <w:spacing w:before="3"/>
        <w:rPr>
          <w:b/>
          <w:bCs/>
        </w:rPr>
      </w:pPr>
    </w:p>
    <w:p w14:paraId="7AD0EF77" w14:textId="77777777" w:rsidR="00C811EF" w:rsidRDefault="00C811EF">
      <w:pPr>
        <w:pStyle w:val="BodyText"/>
        <w:kinsoku w:val="0"/>
        <w:overflowPunct w:val="0"/>
        <w:ind w:left="720"/>
        <w:rPr>
          <w:b/>
          <w:bCs/>
          <w:spacing w:val="-2"/>
        </w:rPr>
      </w:pPr>
      <w:r>
        <w:rPr>
          <w:b/>
          <w:bCs/>
        </w:rPr>
        <w:t>In</w:t>
      </w:r>
      <w:r>
        <w:rPr>
          <w:b/>
          <w:bCs/>
          <w:spacing w:val="-6"/>
        </w:rPr>
        <w:t xml:space="preserve"> </w:t>
      </w:r>
      <w:r>
        <w:rPr>
          <w:b/>
          <w:bCs/>
        </w:rPr>
        <w:t>addition,</w:t>
      </w:r>
      <w:r>
        <w:rPr>
          <w:b/>
          <w:bCs/>
          <w:spacing w:val="-6"/>
        </w:rPr>
        <w:t xml:space="preserve"> </w:t>
      </w:r>
      <w:r>
        <w:rPr>
          <w:b/>
          <w:bCs/>
        </w:rPr>
        <w:t>please</w:t>
      </w:r>
      <w:r>
        <w:rPr>
          <w:b/>
          <w:bCs/>
          <w:spacing w:val="-7"/>
        </w:rPr>
        <w:t xml:space="preserve"> </w:t>
      </w:r>
      <w:r>
        <w:rPr>
          <w:b/>
          <w:bCs/>
        </w:rPr>
        <w:t>note</w:t>
      </w:r>
      <w:r>
        <w:rPr>
          <w:b/>
          <w:bCs/>
          <w:spacing w:val="-5"/>
        </w:rPr>
        <w:t xml:space="preserve"> </w:t>
      </w:r>
      <w:r>
        <w:rPr>
          <w:b/>
          <w:bCs/>
        </w:rPr>
        <w:t>the</w:t>
      </w:r>
      <w:r>
        <w:rPr>
          <w:b/>
          <w:bCs/>
          <w:spacing w:val="-6"/>
        </w:rPr>
        <w:t xml:space="preserve"> </w:t>
      </w:r>
      <w:r>
        <w:rPr>
          <w:b/>
          <w:bCs/>
          <w:spacing w:val="-2"/>
        </w:rPr>
        <w:t>following:</w:t>
      </w:r>
    </w:p>
    <w:p w14:paraId="3C7FA49D" w14:textId="77777777" w:rsidR="00C811EF" w:rsidRDefault="00C811EF">
      <w:pPr>
        <w:pStyle w:val="BodyText"/>
        <w:kinsoku w:val="0"/>
        <w:overflowPunct w:val="0"/>
        <w:spacing w:before="1"/>
        <w:rPr>
          <w:b/>
          <w:bCs/>
        </w:rPr>
      </w:pPr>
    </w:p>
    <w:p w14:paraId="07DAE298" w14:textId="77777777" w:rsidR="00C811EF" w:rsidRDefault="00C811EF">
      <w:pPr>
        <w:pStyle w:val="ListParagraph"/>
        <w:numPr>
          <w:ilvl w:val="0"/>
          <w:numId w:val="59"/>
        </w:numPr>
        <w:tabs>
          <w:tab w:val="left" w:pos="2421"/>
        </w:tabs>
        <w:kinsoku w:val="0"/>
        <w:overflowPunct w:val="0"/>
        <w:ind w:right="719"/>
        <w:rPr>
          <w:sz w:val="20"/>
          <w:szCs w:val="20"/>
        </w:rPr>
      </w:pPr>
      <w:r>
        <w:rPr>
          <w:sz w:val="20"/>
          <w:szCs w:val="20"/>
        </w:rPr>
        <w:t>If you are a corporation, each of your principals will be required to execute and deliver to us a Guarantee in the form attached as Schedule A to the Franchise Agreement. Pursuant</w:t>
      </w:r>
      <w:r>
        <w:rPr>
          <w:spacing w:val="32"/>
          <w:sz w:val="20"/>
          <w:szCs w:val="20"/>
        </w:rPr>
        <w:t xml:space="preserve"> </w:t>
      </w:r>
      <w:r>
        <w:rPr>
          <w:sz w:val="20"/>
          <w:szCs w:val="20"/>
        </w:rPr>
        <w:t>to</w:t>
      </w:r>
      <w:r>
        <w:rPr>
          <w:spacing w:val="31"/>
          <w:sz w:val="20"/>
          <w:szCs w:val="20"/>
        </w:rPr>
        <w:t xml:space="preserve"> </w:t>
      </w:r>
      <w:r>
        <w:rPr>
          <w:sz w:val="20"/>
          <w:szCs w:val="20"/>
        </w:rPr>
        <w:t>the</w:t>
      </w:r>
      <w:r>
        <w:rPr>
          <w:spacing w:val="32"/>
          <w:sz w:val="20"/>
          <w:szCs w:val="20"/>
        </w:rPr>
        <w:t xml:space="preserve"> </w:t>
      </w:r>
      <w:r>
        <w:rPr>
          <w:i/>
          <w:iCs/>
          <w:sz w:val="20"/>
          <w:szCs w:val="20"/>
        </w:rPr>
        <w:t>Guarantees</w:t>
      </w:r>
      <w:r>
        <w:rPr>
          <w:i/>
          <w:iCs/>
          <w:spacing w:val="33"/>
          <w:sz w:val="20"/>
          <w:szCs w:val="20"/>
        </w:rPr>
        <w:t xml:space="preserve"> </w:t>
      </w:r>
      <w:r>
        <w:rPr>
          <w:i/>
          <w:iCs/>
          <w:sz w:val="20"/>
          <w:szCs w:val="20"/>
        </w:rPr>
        <w:t>Acknowledgment</w:t>
      </w:r>
      <w:r>
        <w:rPr>
          <w:i/>
          <w:iCs/>
          <w:spacing w:val="34"/>
          <w:sz w:val="20"/>
          <w:szCs w:val="20"/>
        </w:rPr>
        <w:t xml:space="preserve"> </w:t>
      </w:r>
      <w:r>
        <w:rPr>
          <w:i/>
          <w:iCs/>
          <w:sz w:val="20"/>
          <w:szCs w:val="20"/>
        </w:rPr>
        <w:t>Act</w:t>
      </w:r>
      <w:r>
        <w:rPr>
          <w:i/>
          <w:iCs/>
          <w:spacing w:val="32"/>
          <w:sz w:val="20"/>
          <w:szCs w:val="20"/>
        </w:rPr>
        <w:t xml:space="preserve"> </w:t>
      </w:r>
      <w:r>
        <w:rPr>
          <w:i/>
          <w:iCs/>
          <w:sz w:val="20"/>
          <w:szCs w:val="20"/>
        </w:rPr>
        <w:t>(</w:t>
      </w:r>
      <w:r>
        <w:rPr>
          <w:sz w:val="20"/>
          <w:szCs w:val="20"/>
        </w:rPr>
        <w:t>Alberta)</w:t>
      </w:r>
      <w:r>
        <w:rPr>
          <w:spacing w:val="33"/>
          <w:sz w:val="20"/>
          <w:szCs w:val="20"/>
        </w:rPr>
        <w:t xml:space="preserve"> </w:t>
      </w:r>
      <w:r>
        <w:rPr>
          <w:sz w:val="20"/>
          <w:szCs w:val="20"/>
        </w:rPr>
        <w:t>prospective</w:t>
      </w:r>
      <w:r>
        <w:rPr>
          <w:spacing w:val="32"/>
          <w:sz w:val="20"/>
          <w:szCs w:val="20"/>
        </w:rPr>
        <w:t xml:space="preserve"> </w:t>
      </w:r>
      <w:r>
        <w:rPr>
          <w:sz w:val="20"/>
          <w:szCs w:val="20"/>
        </w:rPr>
        <w:t>franchisees</w:t>
      </w:r>
    </w:p>
    <w:p w14:paraId="7333A699" w14:textId="77777777" w:rsidR="00C811EF" w:rsidRDefault="00C811EF">
      <w:pPr>
        <w:pStyle w:val="ListParagraph"/>
        <w:numPr>
          <w:ilvl w:val="0"/>
          <w:numId w:val="59"/>
        </w:numPr>
        <w:tabs>
          <w:tab w:val="left" w:pos="2421"/>
        </w:tabs>
        <w:kinsoku w:val="0"/>
        <w:overflowPunct w:val="0"/>
        <w:ind w:right="719"/>
        <w:rPr>
          <w:sz w:val="20"/>
          <w:szCs w:val="20"/>
        </w:rPr>
        <w:sectPr w:rsidR="00C811EF">
          <w:pgSz w:w="12240" w:h="15840"/>
          <w:pgMar w:top="400" w:right="720" w:bottom="1440" w:left="720" w:header="200" w:footer="1257" w:gutter="0"/>
          <w:cols w:space="720"/>
          <w:noEndnote/>
        </w:sectPr>
      </w:pPr>
    </w:p>
    <w:p w14:paraId="1F8B436E" w14:textId="77777777" w:rsidR="00C811EF" w:rsidRDefault="00C811EF">
      <w:pPr>
        <w:pStyle w:val="BodyText"/>
        <w:kinsoku w:val="0"/>
        <w:overflowPunct w:val="0"/>
      </w:pPr>
    </w:p>
    <w:p w14:paraId="3CA69293" w14:textId="77777777" w:rsidR="00C811EF" w:rsidRDefault="00C811EF">
      <w:pPr>
        <w:pStyle w:val="BodyText"/>
        <w:kinsoku w:val="0"/>
        <w:overflowPunct w:val="0"/>
      </w:pPr>
    </w:p>
    <w:p w14:paraId="5D51F368" w14:textId="77777777" w:rsidR="00C811EF" w:rsidRDefault="00C811EF">
      <w:pPr>
        <w:pStyle w:val="BodyText"/>
        <w:kinsoku w:val="0"/>
        <w:overflowPunct w:val="0"/>
      </w:pPr>
    </w:p>
    <w:p w14:paraId="2BF3CD1A" w14:textId="77777777" w:rsidR="00C811EF" w:rsidRDefault="00C811EF">
      <w:pPr>
        <w:pStyle w:val="BodyText"/>
        <w:kinsoku w:val="0"/>
        <w:overflowPunct w:val="0"/>
        <w:spacing w:before="119"/>
      </w:pPr>
    </w:p>
    <w:p w14:paraId="43101CA3" w14:textId="77777777" w:rsidR="00C811EF" w:rsidRDefault="00C811EF">
      <w:pPr>
        <w:pStyle w:val="BodyText"/>
        <w:kinsoku w:val="0"/>
        <w:overflowPunct w:val="0"/>
        <w:ind w:left="2421" w:right="715"/>
      </w:pPr>
      <w:r>
        <w:t>located</w:t>
      </w:r>
      <w:r>
        <w:rPr>
          <w:spacing w:val="-14"/>
        </w:rPr>
        <w:t xml:space="preserve"> </w:t>
      </w:r>
      <w:r>
        <w:t>in</w:t>
      </w:r>
      <w:r>
        <w:rPr>
          <w:spacing w:val="-14"/>
        </w:rPr>
        <w:t xml:space="preserve"> </w:t>
      </w:r>
      <w:r>
        <w:t>the</w:t>
      </w:r>
      <w:r>
        <w:rPr>
          <w:spacing w:val="-14"/>
        </w:rPr>
        <w:t xml:space="preserve"> </w:t>
      </w:r>
      <w:r>
        <w:t>province</w:t>
      </w:r>
      <w:r>
        <w:rPr>
          <w:spacing w:val="-14"/>
        </w:rPr>
        <w:t xml:space="preserve"> </w:t>
      </w:r>
      <w:r>
        <w:t>of</w:t>
      </w:r>
      <w:r>
        <w:rPr>
          <w:spacing w:val="-14"/>
        </w:rPr>
        <w:t xml:space="preserve"> </w:t>
      </w:r>
      <w:r>
        <w:t>Alberta</w:t>
      </w:r>
      <w:r>
        <w:rPr>
          <w:spacing w:val="-14"/>
        </w:rPr>
        <w:t xml:space="preserve"> </w:t>
      </w:r>
      <w:r>
        <w:t>are</w:t>
      </w:r>
      <w:r>
        <w:rPr>
          <w:spacing w:val="-14"/>
        </w:rPr>
        <w:t xml:space="preserve"> </w:t>
      </w:r>
      <w:r>
        <w:t>required</w:t>
      </w:r>
      <w:r>
        <w:rPr>
          <w:spacing w:val="-14"/>
        </w:rPr>
        <w:t xml:space="preserve"> </w:t>
      </w:r>
      <w:r>
        <w:t>to</w:t>
      </w:r>
      <w:r>
        <w:rPr>
          <w:spacing w:val="-14"/>
        </w:rPr>
        <w:t xml:space="preserve"> </w:t>
      </w:r>
      <w:r>
        <w:t>execute</w:t>
      </w:r>
      <w:r>
        <w:rPr>
          <w:spacing w:val="-13"/>
        </w:rPr>
        <w:t xml:space="preserve"> </w:t>
      </w:r>
      <w:r>
        <w:t>a</w:t>
      </w:r>
      <w:r>
        <w:rPr>
          <w:spacing w:val="-14"/>
        </w:rPr>
        <w:t xml:space="preserve"> </w:t>
      </w:r>
      <w:r>
        <w:t>guarantee,</w:t>
      </w:r>
      <w:r>
        <w:rPr>
          <w:spacing w:val="-14"/>
        </w:rPr>
        <w:t xml:space="preserve"> </w:t>
      </w:r>
      <w:r>
        <w:t>if</w:t>
      </w:r>
      <w:r>
        <w:rPr>
          <w:spacing w:val="-14"/>
        </w:rPr>
        <w:t xml:space="preserve"> </w:t>
      </w:r>
      <w:r>
        <w:t>required,</w:t>
      </w:r>
      <w:r>
        <w:rPr>
          <w:spacing w:val="-14"/>
        </w:rPr>
        <w:t xml:space="preserve"> </w:t>
      </w:r>
      <w:r>
        <w:t>before a lawyer, and to sign a certificate before a lawyer pursuant to such legislation</w:t>
      </w:r>
    </w:p>
    <w:p w14:paraId="5C2769E9" w14:textId="77777777" w:rsidR="00C811EF" w:rsidRDefault="00C811EF">
      <w:pPr>
        <w:pStyle w:val="ListParagraph"/>
        <w:numPr>
          <w:ilvl w:val="0"/>
          <w:numId w:val="59"/>
        </w:numPr>
        <w:tabs>
          <w:tab w:val="left" w:pos="2421"/>
        </w:tabs>
        <w:kinsoku w:val="0"/>
        <w:overflowPunct w:val="0"/>
        <w:spacing w:before="229"/>
        <w:jc w:val="left"/>
        <w:rPr>
          <w:spacing w:val="-2"/>
          <w:sz w:val="20"/>
          <w:szCs w:val="20"/>
        </w:rPr>
      </w:pPr>
      <w:r>
        <w:rPr>
          <w:sz w:val="20"/>
          <w:szCs w:val="20"/>
        </w:rPr>
        <w:t>GIVEN</w:t>
      </w:r>
      <w:r>
        <w:rPr>
          <w:spacing w:val="-6"/>
          <w:sz w:val="20"/>
          <w:szCs w:val="20"/>
        </w:rPr>
        <w:t xml:space="preserve"> </w:t>
      </w:r>
      <w:r>
        <w:rPr>
          <w:sz w:val="20"/>
          <w:szCs w:val="20"/>
        </w:rPr>
        <w:t>THAT</w:t>
      </w:r>
      <w:r>
        <w:rPr>
          <w:spacing w:val="-3"/>
          <w:sz w:val="20"/>
          <w:szCs w:val="20"/>
        </w:rPr>
        <w:t xml:space="preserve"> </w:t>
      </w:r>
      <w:r>
        <w:rPr>
          <w:sz w:val="20"/>
          <w:szCs w:val="20"/>
        </w:rPr>
        <w:t>WE</w:t>
      </w:r>
      <w:r>
        <w:rPr>
          <w:spacing w:val="-4"/>
          <w:sz w:val="20"/>
          <w:szCs w:val="20"/>
        </w:rPr>
        <w:t xml:space="preserve"> </w:t>
      </w:r>
      <w:r>
        <w:rPr>
          <w:sz w:val="20"/>
          <w:szCs w:val="20"/>
        </w:rPr>
        <w:t>ARE</w:t>
      </w:r>
      <w:r>
        <w:rPr>
          <w:spacing w:val="-5"/>
          <w:sz w:val="20"/>
          <w:szCs w:val="20"/>
        </w:rPr>
        <w:t xml:space="preserve"> </w:t>
      </w:r>
      <w:r>
        <w:rPr>
          <w:sz w:val="20"/>
          <w:szCs w:val="20"/>
        </w:rPr>
        <w:t>A</w:t>
      </w:r>
      <w:r>
        <w:rPr>
          <w:spacing w:val="-7"/>
          <w:sz w:val="20"/>
          <w:szCs w:val="20"/>
        </w:rPr>
        <w:t xml:space="preserve"> </w:t>
      </w:r>
      <w:r>
        <w:rPr>
          <w:sz w:val="20"/>
          <w:szCs w:val="20"/>
        </w:rPr>
        <w:t>START-UP</w:t>
      </w:r>
      <w:r>
        <w:rPr>
          <w:spacing w:val="-7"/>
          <w:sz w:val="20"/>
          <w:szCs w:val="20"/>
        </w:rPr>
        <w:t xml:space="preserve"> </w:t>
      </w:r>
      <w:r>
        <w:rPr>
          <w:spacing w:val="-2"/>
          <w:sz w:val="20"/>
          <w:szCs w:val="20"/>
        </w:rPr>
        <w:t>FRANCHISOR:</w:t>
      </w:r>
    </w:p>
    <w:p w14:paraId="6F170188" w14:textId="77777777" w:rsidR="00C811EF" w:rsidRDefault="00C811EF">
      <w:pPr>
        <w:pStyle w:val="BodyText"/>
        <w:kinsoku w:val="0"/>
        <w:overflowPunct w:val="0"/>
        <w:spacing w:before="1"/>
      </w:pPr>
    </w:p>
    <w:p w14:paraId="60A2C234" w14:textId="77777777" w:rsidR="00C811EF" w:rsidRDefault="00C811EF">
      <w:pPr>
        <w:pStyle w:val="ListParagraph"/>
        <w:numPr>
          <w:ilvl w:val="1"/>
          <w:numId w:val="59"/>
        </w:numPr>
        <w:tabs>
          <w:tab w:val="left" w:pos="2880"/>
        </w:tabs>
        <w:kinsoku w:val="0"/>
        <w:overflowPunct w:val="0"/>
        <w:ind w:right="719"/>
        <w:rPr>
          <w:sz w:val="20"/>
          <w:szCs w:val="20"/>
        </w:rPr>
      </w:pPr>
      <w:r>
        <w:rPr>
          <w:sz w:val="20"/>
          <w:szCs w:val="20"/>
        </w:rPr>
        <w:t>The</w:t>
      </w:r>
      <w:r>
        <w:rPr>
          <w:spacing w:val="-4"/>
          <w:sz w:val="20"/>
          <w:szCs w:val="20"/>
        </w:rPr>
        <w:t xml:space="preserve"> </w:t>
      </w:r>
      <w:r>
        <w:rPr>
          <w:sz w:val="20"/>
          <w:szCs w:val="20"/>
        </w:rPr>
        <w:t>range</w:t>
      </w:r>
      <w:r>
        <w:rPr>
          <w:spacing w:val="-4"/>
          <w:sz w:val="20"/>
          <w:szCs w:val="20"/>
        </w:rPr>
        <w:t xml:space="preserve"> </w:t>
      </w:r>
      <w:r>
        <w:rPr>
          <w:sz w:val="20"/>
          <w:szCs w:val="20"/>
        </w:rPr>
        <w:t>of</w:t>
      </w:r>
      <w:r>
        <w:rPr>
          <w:spacing w:val="-4"/>
          <w:sz w:val="20"/>
          <w:szCs w:val="20"/>
        </w:rPr>
        <w:t xml:space="preserve"> </w:t>
      </w:r>
      <w:r>
        <w:rPr>
          <w:sz w:val="20"/>
          <w:szCs w:val="20"/>
        </w:rPr>
        <w:t>total</w:t>
      </w:r>
      <w:r>
        <w:rPr>
          <w:spacing w:val="-5"/>
          <w:sz w:val="20"/>
          <w:szCs w:val="20"/>
        </w:rPr>
        <w:t xml:space="preserve"> </w:t>
      </w:r>
      <w:r>
        <w:rPr>
          <w:sz w:val="20"/>
          <w:szCs w:val="20"/>
        </w:rPr>
        <w:t>expenditures</w:t>
      </w:r>
      <w:r>
        <w:rPr>
          <w:spacing w:val="-2"/>
          <w:sz w:val="20"/>
          <w:szCs w:val="20"/>
        </w:rPr>
        <w:t xml:space="preserve"> </w:t>
      </w:r>
      <w:r>
        <w:rPr>
          <w:sz w:val="20"/>
          <w:szCs w:val="20"/>
        </w:rPr>
        <w:t>to</w:t>
      </w:r>
      <w:r>
        <w:rPr>
          <w:spacing w:val="-5"/>
          <w:sz w:val="20"/>
          <w:szCs w:val="20"/>
        </w:rPr>
        <w:t xml:space="preserve"> </w:t>
      </w:r>
      <w:r>
        <w:rPr>
          <w:sz w:val="20"/>
          <w:szCs w:val="20"/>
        </w:rPr>
        <w:t>be</w:t>
      </w:r>
      <w:r>
        <w:rPr>
          <w:spacing w:val="-4"/>
          <w:sz w:val="20"/>
          <w:szCs w:val="20"/>
        </w:rPr>
        <w:t xml:space="preserve"> </w:t>
      </w:r>
      <w:r>
        <w:rPr>
          <w:sz w:val="20"/>
          <w:szCs w:val="20"/>
        </w:rPr>
        <w:t>incurred</w:t>
      </w:r>
      <w:r>
        <w:rPr>
          <w:spacing w:val="-4"/>
          <w:sz w:val="20"/>
          <w:szCs w:val="20"/>
        </w:rPr>
        <w:t xml:space="preserve"> </w:t>
      </w:r>
      <w:r>
        <w:rPr>
          <w:sz w:val="20"/>
          <w:szCs w:val="20"/>
        </w:rPr>
        <w:t>by</w:t>
      </w:r>
      <w:r>
        <w:rPr>
          <w:spacing w:val="-3"/>
          <w:sz w:val="20"/>
          <w:szCs w:val="20"/>
        </w:rPr>
        <w:t xml:space="preserve"> </w:t>
      </w:r>
      <w:r>
        <w:rPr>
          <w:sz w:val="20"/>
          <w:szCs w:val="20"/>
        </w:rPr>
        <w:t>you</w:t>
      </w:r>
      <w:r>
        <w:rPr>
          <w:spacing w:val="-4"/>
          <w:sz w:val="20"/>
          <w:szCs w:val="20"/>
        </w:rPr>
        <w:t xml:space="preserve"> </w:t>
      </w:r>
      <w:r>
        <w:rPr>
          <w:sz w:val="20"/>
          <w:szCs w:val="20"/>
        </w:rPr>
        <w:t>to</w:t>
      </w:r>
      <w:r>
        <w:rPr>
          <w:spacing w:val="-4"/>
          <w:sz w:val="20"/>
          <w:szCs w:val="20"/>
        </w:rPr>
        <w:t xml:space="preserve"> </w:t>
      </w:r>
      <w:r>
        <w:rPr>
          <w:sz w:val="20"/>
          <w:szCs w:val="20"/>
        </w:rPr>
        <w:t>establish</w:t>
      </w:r>
      <w:r>
        <w:rPr>
          <w:spacing w:val="-4"/>
          <w:sz w:val="20"/>
          <w:szCs w:val="20"/>
        </w:rPr>
        <w:t xml:space="preserve"> </w:t>
      </w:r>
      <w:r>
        <w:rPr>
          <w:sz w:val="20"/>
          <w:szCs w:val="20"/>
        </w:rPr>
        <w:t>and</w:t>
      </w:r>
      <w:r>
        <w:rPr>
          <w:spacing w:val="-4"/>
          <w:sz w:val="20"/>
          <w:szCs w:val="20"/>
        </w:rPr>
        <w:t xml:space="preserve"> </w:t>
      </w:r>
      <w:r>
        <w:rPr>
          <w:sz w:val="20"/>
          <w:szCs w:val="20"/>
        </w:rPr>
        <w:t>operate</w:t>
      </w:r>
      <w:r>
        <w:rPr>
          <w:spacing w:val="-4"/>
          <w:sz w:val="20"/>
          <w:szCs w:val="20"/>
        </w:rPr>
        <w:t xml:space="preserve"> </w:t>
      </w:r>
      <w:r>
        <w:rPr>
          <w:sz w:val="20"/>
          <w:szCs w:val="20"/>
        </w:rPr>
        <w:t>the Franchised Business may vary considerably from the amounts estimated in this Disclosure Document.</w:t>
      </w:r>
    </w:p>
    <w:p w14:paraId="5F013236" w14:textId="77777777" w:rsidR="00C811EF" w:rsidRDefault="00C811EF">
      <w:pPr>
        <w:pStyle w:val="ListParagraph"/>
        <w:numPr>
          <w:ilvl w:val="1"/>
          <w:numId w:val="59"/>
        </w:numPr>
        <w:tabs>
          <w:tab w:val="left" w:pos="2880"/>
        </w:tabs>
        <w:kinsoku w:val="0"/>
        <w:overflowPunct w:val="0"/>
        <w:spacing w:before="230"/>
        <w:ind w:right="717"/>
        <w:rPr>
          <w:sz w:val="20"/>
          <w:szCs w:val="20"/>
        </w:rPr>
      </w:pPr>
      <w:r>
        <w:rPr>
          <w:sz w:val="20"/>
          <w:szCs w:val="20"/>
        </w:rPr>
        <w:t>We encourage you to contact our existing franchisees, if any, and your financial and legal advisors and to conduct your own due diligence to determine the range of expenditures that may be incurred by you.</w:t>
      </w:r>
    </w:p>
    <w:p w14:paraId="4BF01BFB" w14:textId="77777777" w:rsidR="00C811EF" w:rsidRDefault="00C811EF">
      <w:pPr>
        <w:pStyle w:val="BodyText"/>
        <w:kinsoku w:val="0"/>
        <w:overflowPunct w:val="0"/>
        <w:spacing w:before="1"/>
      </w:pPr>
    </w:p>
    <w:p w14:paraId="556E4845" w14:textId="77777777" w:rsidR="00C811EF" w:rsidRDefault="00C811EF">
      <w:pPr>
        <w:pStyle w:val="ListParagraph"/>
        <w:numPr>
          <w:ilvl w:val="0"/>
          <w:numId w:val="59"/>
        </w:numPr>
        <w:tabs>
          <w:tab w:val="left" w:pos="2421"/>
        </w:tabs>
        <w:kinsoku w:val="0"/>
        <w:overflowPunct w:val="0"/>
        <w:ind w:right="718"/>
        <w:jc w:val="left"/>
        <w:rPr>
          <w:sz w:val="20"/>
          <w:szCs w:val="20"/>
        </w:rPr>
      </w:pPr>
      <w:r>
        <w:rPr>
          <w:sz w:val="20"/>
          <w:szCs w:val="20"/>
        </w:rPr>
        <w:t>You</w:t>
      </w:r>
      <w:r>
        <w:rPr>
          <w:spacing w:val="40"/>
          <w:sz w:val="20"/>
          <w:szCs w:val="20"/>
        </w:rPr>
        <w:t xml:space="preserve"> </w:t>
      </w:r>
      <w:r>
        <w:rPr>
          <w:sz w:val="20"/>
          <w:szCs w:val="20"/>
        </w:rPr>
        <w:t>may</w:t>
      </w:r>
      <w:r>
        <w:rPr>
          <w:spacing w:val="40"/>
          <w:sz w:val="20"/>
          <w:szCs w:val="20"/>
        </w:rPr>
        <w:t xml:space="preserve"> </w:t>
      </w:r>
      <w:r>
        <w:rPr>
          <w:sz w:val="20"/>
          <w:szCs w:val="20"/>
        </w:rPr>
        <w:t>be</w:t>
      </w:r>
      <w:r>
        <w:rPr>
          <w:spacing w:val="40"/>
          <w:sz w:val="20"/>
          <w:szCs w:val="20"/>
        </w:rPr>
        <w:t xml:space="preserve"> </w:t>
      </w:r>
      <w:r>
        <w:rPr>
          <w:sz w:val="20"/>
          <w:szCs w:val="20"/>
        </w:rPr>
        <w:t>required,</w:t>
      </w:r>
      <w:r>
        <w:rPr>
          <w:spacing w:val="40"/>
          <w:sz w:val="20"/>
          <w:szCs w:val="20"/>
        </w:rPr>
        <w:t xml:space="preserve"> </w:t>
      </w:r>
      <w:r>
        <w:rPr>
          <w:sz w:val="20"/>
          <w:szCs w:val="20"/>
        </w:rPr>
        <w:t>at</w:t>
      </w:r>
      <w:r>
        <w:rPr>
          <w:spacing w:val="40"/>
          <w:sz w:val="20"/>
          <w:szCs w:val="20"/>
        </w:rPr>
        <w:t xml:space="preserve"> </w:t>
      </w:r>
      <w:r>
        <w:rPr>
          <w:sz w:val="20"/>
          <w:szCs w:val="20"/>
        </w:rPr>
        <w:t>your</w:t>
      </w:r>
      <w:r>
        <w:rPr>
          <w:spacing w:val="40"/>
          <w:sz w:val="20"/>
          <w:szCs w:val="20"/>
        </w:rPr>
        <w:t xml:space="preserve"> </w:t>
      </w:r>
      <w:r>
        <w:rPr>
          <w:sz w:val="20"/>
          <w:szCs w:val="20"/>
        </w:rPr>
        <w:t>sole</w:t>
      </w:r>
      <w:r>
        <w:rPr>
          <w:spacing w:val="40"/>
          <w:sz w:val="20"/>
          <w:szCs w:val="20"/>
        </w:rPr>
        <w:t xml:space="preserve"> </w:t>
      </w:r>
      <w:r>
        <w:rPr>
          <w:sz w:val="20"/>
          <w:szCs w:val="20"/>
        </w:rPr>
        <w:t>expense,</w:t>
      </w:r>
      <w:r>
        <w:rPr>
          <w:spacing w:val="40"/>
          <w:sz w:val="20"/>
          <w:szCs w:val="20"/>
        </w:rPr>
        <w:t xml:space="preserve"> </w:t>
      </w:r>
      <w:r>
        <w:rPr>
          <w:sz w:val="20"/>
          <w:szCs w:val="20"/>
        </w:rPr>
        <w:t>to</w:t>
      </w:r>
      <w:r>
        <w:rPr>
          <w:spacing w:val="40"/>
          <w:sz w:val="20"/>
          <w:szCs w:val="20"/>
        </w:rPr>
        <w:t xml:space="preserve"> </w:t>
      </w:r>
      <w:r>
        <w:rPr>
          <w:sz w:val="20"/>
          <w:szCs w:val="20"/>
        </w:rPr>
        <w:t>carry</w:t>
      </w:r>
      <w:r>
        <w:rPr>
          <w:spacing w:val="40"/>
          <w:sz w:val="20"/>
          <w:szCs w:val="20"/>
        </w:rPr>
        <w:t xml:space="preserve"> </w:t>
      </w:r>
      <w:r>
        <w:rPr>
          <w:sz w:val="20"/>
          <w:szCs w:val="20"/>
        </w:rPr>
        <w:t>out</w:t>
      </w:r>
      <w:r>
        <w:rPr>
          <w:spacing w:val="40"/>
          <w:sz w:val="20"/>
          <w:szCs w:val="20"/>
        </w:rPr>
        <w:t xml:space="preserve"> </w:t>
      </w:r>
      <w:r>
        <w:rPr>
          <w:sz w:val="20"/>
          <w:szCs w:val="20"/>
        </w:rPr>
        <w:t>such</w:t>
      </w:r>
      <w:r>
        <w:rPr>
          <w:spacing w:val="40"/>
          <w:sz w:val="20"/>
          <w:szCs w:val="20"/>
        </w:rPr>
        <w:t xml:space="preserve"> </w:t>
      </w:r>
      <w:r>
        <w:rPr>
          <w:sz w:val="20"/>
          <w:szCs w:val="20"/>
        </w:rPr>
        <w:t>refurbishing</w:t>
      </w:r>
      <w:r>
        <w:rPr>
          <w:spacing w:val="40"/>
          <w:sz w:val="20"/>
          <w:szCs w:val="20"/>
        </w:rPr>
        <w:t xml:space="preserve"> </w:t>
      </w:r>
      <w:r>
        <w:rPr>
          <w:sz w:val="20"/>
          <w:szCs w:val="20"/>
        </w:rPr>
        <w:t>and renovating of the Premises as we reasonably require from time to time.</w:t>
      </w:r>
    </w:p>
    <w:p w14:paraId="02D761FA" w14:textId="77777777" w:rsidR="00C811EF" w:rsidRDefault="00C811EF">
      <w:pPr>
        <w:pStyle w:val="BodyText"/>
        <w:kinsoku w:val="0"/>
        <w:overflowPunct w:val="0"/>
        <w:spacing w:before="229"/>
        <w:ind w:left="720"/>
        <w:rPr>
          <w:spacing w:val="-2"/>
        </w:rPr>
      </w:pPr>
      <w:r>
        <w:t>Finally,</w:t>
      </w:r>
      <w:r>
        <w:rPr>
          <w:spacing w:val="-7"/>
        </w:rPr>
        <w:t xml:space="preserve"> </w:t>
      </w:r>
      <w:r>
        <w:t>please</w:t>
      </w:r>
      <w:r>
        <w:rPr>
          <w:spacing w:val="-7"/>
        </w:rPr>
        <w:t xml:space="preserve"> </w:t>
      </w:r>
      <w:r>
        <w:t>see</w:t>
      </w:r>
      <w:r>
        <w:rPr>
          <w:spacing w:val="-4"/>
        </w:rPr>
        <w:t xml:space="preserve"> </w:t>
      </w:r>
      <w:r>
        <w:t>the</w:t>
      </w:r>
      <w:r>
        <w:rPr>
          <w:spacing w:val="-5"/>
        </w:rPr>
        <w:t xml:space="preserve"> </w:t>
      </w:r>
      <w:r>
        <w:t>following</w:t>
      </w:r>
      <w:r>
        <w:rPr>
          <w:spacing w:val="-5"/>
        </w:rPr>
        <w:t xml:space="preserve"> </w:t>
      </w:r>
      <w:r>
        <w:rPr>
          <w:b/>
          <w:bCs/>
        </w:rPr>
        <w:t>Exhibits</w:t>
      </w:r>
      <w:r>
        <w:rPr>
          <w:b/>
          <w:bCs/>
          <w:spacing w:val="-6"/>
        </w:rPr>
        <w:t xml:space="preserve"> </w:t>
      </w:r>
      <w:r>
        <w:t>which</w:t>
      </w:r>
      <w:r>
        <w:rPr>
          <w:spacing w:val="-7"/>
        </w:rPr>
        <w:t xml:space="preserve"> </w:t>
      </w:r>
      <w:r>
        <w:t>form</w:t>
      </w:r>
      <w:r>
        <w:rPr>
          <w:spacing w:val="-6"/>
        </w:rPr>
        <w:t xml:space="preserve"> </w:t>
      </w:r>
      <w:r>
        <w:t>an</w:t>
      </w:r>
      <w:r>
        <w:rPr>
          <w:spacing w:val="-7"/>
        </w:rPr>
        <w:t xml:space="preserve"> </w:t>
      </w:r>
      <w:r>
        <w:t>integral</w:t>
      </w:r>
      <w:r>
        <w:rPr>
          <w:spacing w:val="-7"/>
        </w:rPr>
        <w:t xml:space="preserve"> </w:t>
      </w:r>
      <w:r>
        <w:t>part</w:t>
      </w:r>
      <w:r>
        <w:rPr>
          <w:spacing w:val="-7"/>
        </w:rPr>
        <w:t xml:space="preserve"> </w:t>
      </w:r>
      <w:r>
        <w:t>of</w:t>
      </w:r>
      <w:r>
        <w:rPr>
          <w:spacing w:val="-5"/>
        </w:rPr>
        <w:t xml:space="preserve"> </w:t>
      </w:r>
      <w:r>
        <w:t>this</w:t>
      </w:r>
      <w:r>
        <w:rPr>
          <w:spacing w:val="-5"/>
        </w:rPr>
        <w:t xml:space="preserve"> </w:t>
      </w:r>
      <w:r>
        <w:t>Disclosure</w:t>
      </w:r>
      <w:r>
        <w:rPr>
          <w:spacing w:val="-7"/>
        </w:rPr>
        <w:t xml:space="preserve"> </w:t>
      </w:r>
      <w:r>
        <w:rPr>
          <w:spacing w:val="-2"/>
        </w:rPr>
        <w:t>Document:</w:t>
      </w:r>
    </w:p>
    <w:p w14:paraId="1BD65E4F" w14:textId="77777777" w:rsidR="00C811EF" w:rsidRDefault="00C811EF">
      <w:pPr>
        <w:pStyle w:val="BodyText"/>
        <w:kinsoku w:val="0"/>
        <w:overflowPunct w:val="0"/>
      </w:pPr>
    </w:p>
    <w:tbl>
      <w:tblPr>
        <w:tblW w:w="0" w:type="auto"/>
        <w:tblInd w:w="838" w:type="dxa"/>
        <w:tblLayout w:type="fixed"/>
        <w:tblCellMar>
          <w:left w:w="0" w:type="dxa"/>
          <w:right w:w="0" w:type="dxa"/>
        </w:tblCellMar>
        <w:tblLook w:val="0000" w:firstRow="0" w:lastRow="0" w:firstColumn="0" w:lastColumn="0" w:noHBand="0" w:noVBand="0"/>
      </w:tblPr>
      <w:tblGrid>
        <w:gridCol w:w="1642"/>
        <w:gridCol w:w="7709"/>
      </w:tblGrid>
      <w:tr w:rsidR="00C811EF" w14:paraId="0D61800E" w14:textId="77777777">
        <w:trPr>
          <w:trHeight w:val="636"/>
        </w:trPr>
        <w:tc>
          <w:tcPr>
            <w:tcW w:w="1642" w:type="dxa"/>
            <w:tcBorders>
              <w:top w:val="single" w:sz="4" w:space="0" w:color="000000"/>
              <w:left w:val="single" w:sz="4" w:space="0" w:color="000000"/>
              <w:bottom w:val="single" w:sz="6" w:space="0" w:color="000000"/>
              <w:right w:val="single" w:sz="4" w:space="0" w:color="000000"/>
            </w:tcBorders>
            <w:shd w:val="clear" w:color="auto" w:fill="D8D8D8"/>
          </w:tcPr>
          <w:p w14:paraId="09ECAFCE" w14:textId="77777777" w:rsidR="00C811EF" w:rsidRDefault="00C811EF">
            <w:pPr>
              <w:pStyle w:val="TableParagraph"/>
              <w:kinsoku w:val="0"/>
              <w:overflowPunct w:val="0"/>
              <w:spacing w:before="80"/>
              <w:ind w:left="511"/>
              <w:rPr>
                <w:b/>
                <w:bCs/>
                <w:spacing w:val="-2"/>
                <w:sz w:val="16"/>
                <w:szCs w:val="16"/>
              </w:rPr>
            </w:pPr>
            <w:r>
              <w:rPr>
                <w:b/>
                <w:bCs/>
                <w:spacing w:val="-2"/>
                <w:sz w:val="16"/>
                <w:szCs w:val="16"/>
              </w:rPr>
              <w:t>EXHIBIT</w:t>
            </w:r>
          </w:p>
        </w:tc>
        <w:tc>
          <w:tcPr>
            <w:tcW w:w="7709" w:type="dxa"/>
            <w:tcBorders>
              <w:top w:val="single" w:sz="4" w:space="0" w:color="000000"/>
              <w:left w:val="single" w:sz="4" w:space="0" w:color="000000"/>
              <w:bottom w:val="single" w:sz="6" w:space="0" w:color="000000"/>
              <w:right w:val="single" w:sz="4" w:space="0" w:color="000000"/>
            </w:tcBorders>
            <w:shd w:val="clear" w:color="auto" w:fill="D8D8D8"/>
          </w:tcPr>
          <w:p w14:paraId="582137AB" w14:textId="77777777" w:rsidR="00C811EF" w:rsidRDefault="00C811EF">
            <w:pPr>
              <w:pStyle w:val="TableParagraph"/>
              <w:kinsoku w:val="0"/>
              <w:overflowPunct w:val="0"/>
              <w:spacing w:before="80"/>
              <w:ind w:left="15"/>
              <w:jc w:val="center"/>
              <w:rPr>
                <w:b/>
                <w:bCs/>
                <w:spacing w:val="-2"/>
                <w:sz w:val="16"/>
                <w:szCs w:val="16"/>
              </w:rPr>
            </w:pPr>
            <w:r>
              <w:rPr>
                <w:b/>
                <w:bCs/>
                <w:spacing w:val="-2"/>
                <w:sz w:val="16"/>
                <w:szCs w:val="16"/>
              </w:rPr>
              <w:t>TITLE</w:t>
            </w:r>
          </w:p>
        </w:tc>
      </w:tr>
      <w:tr w:rsidR="00C811EF" w14:paraId="1355127E"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707A3FE5" w14:textId="77777777" w:rsidR="00C811EF" w:rsidRDefault="00C811EF">
            <w:pPr>
              <w:pStyle w:val="TableParagraph"/>
              <w:kinsoku w:val="0"/>
              <w:overflowPunct w:val="0"/>
              <w:spacing w:before="79"/>
              <w:ind w:left="79"/>
              <w:rPr>
                <w:spacing w:val="-10"/>
                <w:sz w:val="16"/>
                <w:szCs w:val="16"/>
              </w:rPr>
            </w:pPr>
            <w:r>
              <w:rPr>
                <w:spacing w:val="-10"/>
                <w:sz w:val="16"/>
                <w:szCs w:val="16"/>
              </w:rPr>
              <w:t>A</w:t>
            </w:r>
          </w:p>
        </w:tc>
        <w:tc>
          <w:tcPr>
            <w:tcW w:w="7709" w:type="dxa"/>
            <w:tcBorders>
              <w:top w:val="single" w:sz="6" w:space="0" w:color="000000"/>
              <w:left w:val="single" w:sz="4" w:space="0" w:color="000000"/>
              <w:bottom w:val="single" w:sz="6" w:space="0" w:color="000000"/>
              <w:right w:val="single" w:sz="4" w:space="0" w:color="000000"/>
            </w:tcBorders>
          </w:tcPr>
          <w:p w14:paraId="1CF237D8" w14:textId="77777777" w:rsidR="00C811EF" w:rsidRDefault="00C811EF">
            <w:pPr>
              <w:pStyle w:val="TableParagraph"/>
              <w:kinsoku w:val="0"/>
              <w:overflowPunct w:val="0"/>
              <w:spacing w:before="79"/>
              <w:ind w:left="81"/>
              <w:rPr>
                <w:spacing w:val="-4"/>
                <w:sz w:val="16"/>
                <w:szCs w:val="16"/>
              </w:rPr>
            </w:pPr>
            <w:r>
              <w:rPr>
                <w:spacing w:val="-4"/>
                <w:sz w:val="16"/>
                <w:szCs w:val="16"/>
              </w:rPr>
              <w:t>CONVICTIONS,</w:t>
            </w:r>
            <w:r>
              <w:rPr>
                <w:spacing w:val="8"/>
                <w:sz w:val="16"/>
                <w:szCs w:val="16"/>
              </w:rPr>
              <w:t xml:space="preserve"> </w:t>
            </w:r>
            <w:r>
              <w:rPr>
                <w:spacing w:val="-4"/>
                <w:sz w:val="16"/>
                <w:szCs w:val="16"/>
              </w:rPr>
              <w:t>CHARGES,</w:t>
            </w:r>
            <w:r>
              <w:rPr>
                <w:spacing w:val="5"/>
                <w:sz w:val="16"/>
                <w:szCs w:val="16"/>
              </w:rPr>
              <w:t xml:space="preserve"> </w:t>
            </w:r>
            <w:r>
              <w:rPr>
                <w:spacing w:val="-4"/>
                <w:sz w:val="16"/>
                <w:szCs w:val="16"/>
              </w:rPr>
              <w:t>ADMINISTRATIVE</w:t>
            </w:r>
            <w:r>
              <w:rPr>
                <w:spacing w:val="9"/>
                <w:sz w:val="16"/>
                <w:szCs w:val="16"/>
              </w:rPr>
              <w:t xml:space="preserve"> </w:t>
            </w:r>
            <w:r>
              <w:rPr>
                <w:spacing w:val="-4"/>
                <w:sz w:val="16"/>
                <w:szCs w:val="16"/>
              </w:rPr>
              <w:t>ORDERS,</w:t>
            </w:r>
            <w:r>
              <w:rPr>
                <w:spacing w:val="9"/>
                <w:sz w:val="16"/>
                <w:szCs w:val="16"/>
              </w:rPr>
              <w:t xml:space="preserve"> </w:t>
            </w:r>
            <w:r>
              <w:rPr>
                <w:spacing w:val="-4"/>
                <w:sz w:val="16"/>
                <w:szCs w:val="16"/>
              </w:rPr>
              <w:t>LITIGATION</w:t>
            </w:r>
            <w:r>
              <w:rPr>
                <w:spacing w:val="7"/>
                <w:sz w:val="16"/>
                <w:szCs w:val="16"/>
              </w:rPr>
              <w:t xml:space="preserve"> </w:t>
            </w:r>
            <w:r>
              <w:rPr>
                <w:spacing w:val="-4"/>
                <w:sz w:val="16"/>
                <w:szCs w:val="16"/>
              </w:rPr>
              <w:t>&amp;</w:t>
            </w:r>
            <w:r>
              <w:rPr>
                <w:spacing w:val="9"/>
                <w:sz w:val="16"/>
                <w:szCs w:val="16"/>
              </w:rPr>
              <w:t xml:space="preserve"> </w:t>
            </w:r>
            <w:r>
              <w:rPr>
                <w:spacing w:val="-4"/>
                <w:sz w:val="16"/>
                <w:szCs w:val="16"/>
              </w:rPr>
              <w:t>BANKRUPTCY</w:t>
            </w:r>
          </w:p>
        </w:tc>
      </w:tr>
      <w:tr w:rsidR="00C811EF" w14:paraId="2078BB55"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41B32804" w14:textId="77777777" w:rsidR="00C811EF" w:rsidRDefault="00C811EF">
            <w:pPr>
              <w:pStyle w:val="TableParagraph"/>
              <w:kinsoku w:val="0"/>
              <w:overflowPunct w:val="0"/>
              <w:spacing w:before="79"/>
              <w:ind w:left="79"/>
              <w:rPr>
                <w:spacing w:val="-10"/>
                <w:sz w:val="16"/>
                <w:szCs w:val="16"/>
              </w:rPr>
            </w:pPr>
            <w:r>
              <w:rPr>
                <w:spacing w:val="-10"/>
                <w:sz w:val="16"/>
                <w:szCs w:val="16"/>
              </w:rPr>
              <w:t>B</w:t>
            </w:r>
          </w:p>
        </w:tc>
        <w:tc>
          <w:tcPr>
            <w:tcW w:w="7709" w:type="dxa"/>
            <w:tcBorders>
              <w:top w:val="single" w:sz="6" w:space="0" w:color="000000"/>
              <w:left w:val="single" w:sz="4" w:space="0" w:color="000000"/>
              <w:bottom w:val="single" w:sz="6" w:space="0" w:color="000000"/>
              <w:right w:val="single" w:sz="4" w:space="0" w:color="000000"/>
            </w:tcBorders>
          </w:tcPr>
          <w:p w14:paraId="1112FCCB" w14:textId="77777777" w:rsidR="00C811EF" w:rsidRDefault="00C811EF">
            <w:pPr>
              <w:pStyle w:val="TableParagraph"/>
              <w:kinsoku w:val="0"/>
              <w:overflowPunct w:val="0"/>
              <w:spacing w:before="79"/>
              <w:ind w:left="124"/>
              <w:rPr>
                <w:spacing w:val="-2"/>
                <w:sz w:val="16"/>
                <w:szCs w:val="16"/>
              </w:rPr>
            </w:pPr>
            <w:r>
              <w:rPr>
                <w:spacing w:val="-2"/>
                <w:sz w:val="16"/>
                <w:szCs w:val="16"/>
              </w:rPr>
              <w:t>FINANCIAL</w:t>
            </w:r>
            <w:r>
              <w:rPr>
                <w:spacing w:val="-9"/>
                <w:sz w:val="16"/>
                <w:szCs w:val="16"/>
              </w:rPr>
              <w:t xml:space="preserve"> </w:t>
            </w:r>
            <w:r>
              <w:rPr>
                <w:spacing w:val="-2"/>
                <w:sz w:val="16"/>
                <w:szCs w:val="16"/>
              </w:rPr>
              <w:t>STATEMENTS</w:t>
            </w:r>
          </w:p>
        </w:tc>
      </w:tr>
      <w:tr w:rsidR="00C811EF" w14:paraId="4F5F774F" w14:textId="77777777">
        <w:trPr>
          <w:trHeight w:val="337"/>
        </w:trPr>
        <w:tc>
          <w:tcPr>
            <w:tcW w:w="1642" w:type="dxa"/>
            <w:tcBorders>
              <w:top w:val="single" w:sz="6" w:space="0" w:color="000000"/>
              <w:left w:val="single" w:sz="4" w:space="0" w:color="000000"/>
              <w:bottom w:val="single" w:sz="6" w:space="0" w:color="000000"/>
              <w:right w:val="single" w:sz="4" w:space="0" w:color="000000"/>
            </w:tcBorders>
          </w:tcPr>
          <w:p w14:paraId="52B77F93" w14:textId="77777777" w:rsidR="00C811EF" w:rsidRDefault="00C811EF">
            <w:pPr>
              <w:pStyle w:val="TableParagraph"/>
              <w:kinsoku w:val="0"/>
              <w:overflowPunct w:val="0"/>
              <w:spacing w:before="78"/>
              <w:ind w:left="79"/>
              <w:rPr>
                <w:spacing w:val="-10"/>
                <w:sz w:val="16"/>
                <w:szCs w:val="16"/>
              </w:rPr>
            </w:pPr>
            <w:r>
              <w:rPr>
                <w:spacing w:val="-10"/>
                <w:sz w:val="16"/>
                <w:szCs w:val="16"/>
              </w:rPr>
              <w:t>C</w:t>
            </w:r>
          </w:p>
        </w:tc>
        <w:tc>
          <w:tcPr>
            <w:tcW w:w="7709" w:type="dxa"/>
            <w:tcBorders>
              <w:top w:val="single" w:sz="6" w:space="0" w:color="000000"/>
              <w:left w:val="single" w:sz="4" w:space="0" w:color="000000"/>
              <w:bottom w:val="single" w:sz="6" w:space="0" w:color="000000"/>
              <w:right w:val="single" w:sz="4" w:space="0" w:color="000000"/>
            </w:tcBorders>
          </w:tcPr>
          <w:p w14:paraId="64A6001E" w14:textId="77777777" w:rsidR="00C811EF" w:rsidRDefault="00C811EF">
            <w:pPr>
              <w:pStyle w:val="TableParagraph"/>
              <w:kinsoku w:val="0"/>
              <w:overflowPunct w:val="0"/>
              <w:spacing w:before="78"/>
              <w:ind w:left="81"/>
              <w:rPr>
                <w:spacing w:val="-2"/>
                <w:sz w:val="16"/>
                <w:szCs w:val="16"/>
              </w:rPr>
            </w:pPr>
            <w:r>
              <w:rPr>
                <w:spacing w:val="-2"/>
                <w:sz w:val="16"/>
                <w:szCs w:val="16"/>
              </w:rPr>
              <w:t>FRANCHISE</w:t>
            </w:r>
            <w:r>
              <w:rPr>
                <w:spacing w:val="-8"/>
                <w:sz w:val="16"/>
                <w:szCs w:val="16"/>
              </w:rPr>
              <w:t xml:space="preserve"> </w:t>
            </w:r>
            <w:r>
              <w:rPr>
                <w:spacing w:val="-2"/>
                <w:sz w:val="16"/>
                <w:szCs w:val="16"/>
              </w:rPr>
              <w:t>AGREEMENT</w:t>
            </w:r>
            <w:r>
              <w:rPr>
                <w:spacing w:val="-7"/>
                <w:sz w:val="16"/>
                <w:szCs w:val="16"/>
              </w:rPr>
              <w:t xml:space="preserve"> </w:t>
            </w:r>
            <w:r>
              <w:rPr>
                <w:spacing w:val="-2"/>
                <w:sz w:val="16"/>
                <w:szCs w:val="16"/>
              </w:rPr>
              <w:t>AND</w:t>
            </w:r>
            <w:r>
              <w:rPr>
                <w:spacing w:val="-9"/>
                <w:sz w:val="16"/>
                <w:szCs w:val="16"/>
              </w:rPr>
              <w:t xml:space="preserve"> </w:t>
            </w:r>
            <w:r>
              <w:rPr>
                <w:spacing w:val="-2"/>
                <w:sz w:val="16"/>
                <w:szCs w:val="16"/>
              </w:rPr>
              <w:t>SCHEDULES</w:t>
            </w:r>
          </w:p>
        </w:tc>
      </w:tr>
      <w:tr w:rsidR="00C811EF" w14:paraId="21C47206"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1C70E792" w14:textId="77777777" w:rsidR="00C811EF" w:rsidRDefault="00C811EF">
            <w:pPr>
              <w:pStyle w:val="TableParagraph"/>
              <w:kinsoku w:val="0"/>
              <w:overflowPunct w:val="0"/>
              <w:spacing w:before="81"/>
              <w:ind w:left="79"/>
              <w:rPr>
                <w:spacing w:val="-10"/>
                <w:sz w:val="16"/>
                <w:szCs w:val="16"/>
              </w:rPr>
            </w:pPr>
            <w:r>
              <w:rPr>
                <w:spacing w:val="-10"/>
                <w:sz w:val="16"/>
                <w:szCs w:val="16"/>
              </w:rPr>
              <w:t>D</w:t>
            </w:r>
          </w:p>
        </w:tc>
        <w:tc>
          <w:tcPr>
            <w:tcW w:w="7709" w:type="dxa"/>
            <w:tcBorders>
              <w:top w:val="single" w:sz="6" w:space="0" w:color="000000"/>
              <w:left w:val="single" w:sz="4" w:space="0" w:color="000000"/>
              <w:bottom w:val="single" w:sz="6" w:space="0" w:color="000000"/>
              <w:right w:val="single" w:sz="4" w:space="0" w:color="000000"/>
            </w:tcBorders>
          </w:tcPr>
          <w:p w14:paraId="327085A9" w14:textId="77777777" w:rsidR="00C811EF" w:rsidRDefault="00C811EF">
            <w:pPr>
              <w:pStyle w:val="TableParagraph"/>
              <w:kinsoku w:val="0"/>
              <w:overflowPunct w:val="0"/>
              <w:spacing w:before="81"/>
              <w:ind w:left="81"/>
              <w:rPr>
                <w:spacing w:val="-2"/>
                <w:sz w:val="16"/>
                <w:szCs w:val="16"/>
              </w:rPr>
            </w:pPr>
            <w:r>
              <w:rPr>
                <w:spacing w:val="-2"/>
                <w:sz w:val="16"/>
                <w:szCs w:val="16"/>
              </w:rPr>
              <w:t>TRADEMARKS</w:t>
            </w:r>
          </w:p>
        </w:tc>
      </w:tr>
      <w:tr w:rsidR="00C811EF" w14:paraId="437F81B9"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08570A8D" w14:textId="77777777" w:rsidR="00C811EF" w:rsidRDefault="00C811EF">
            <w:pPr>
              <w:pStyle w:val="TableParagraph"/>
              <w:kinsoku w:val="0"/>
              <w:overflowPunct w:val="0"/>
              <w:spacing w:before="81"/>
              <w:ind w:left="79"/>
              <w:rPr>
                <w:spacing w:val="-10"/>
                <w:sz w:val="16"/>
                <w:szCs w:val="16"/>
              </w:rPr>
            </w:pPr>
            <w:r>
              <w:rPr>
                <w:spacing w:val="-10"/>
                <w:sz w:val="16"/>
                <w:szCs w:val="16"/>
              </w:rPr>
              <w:t>E</w:t>
            </w:r>
          </w:p>
        </w:tc>
        <w:tc>
          <w:tcPr>
            <w:tcW w:w="7709" w:type="dxa"/>
            <w:tcBorders>
              <w:top w:val="single" w:sz="6" w:space="0" w:color="000000"/>
              <w:left w:val="single" w:sz="4" w:space="0" w:color="000000"/>
              <w:bottom w:val="single" w:sz="6" w:space="0" w:color="000000"/>
              <w:right w:val="single" w:sz="4" w:space="0" w:color="000000"/>
            </w:tcBorders>
          </w:tcPr>
          <w:p w14:paraId="0E3C89CF" w14:textId="77777777" w:rsidR="00C811EF" w:rsidRDefault="00C811EF">
            <w:pPr>
              <w:pStyle w:val="TableParagraph"/>
              <w:kinsoku w:val="0"/>
              <w:overflowPunct w:val="0"/>
              <w:spacing w:before="81"/>
              <w:ind w:left="81"/>
              <w:rPr>
                <w:spacing w:val="-2"/>
                <w:sz w:val="16"/>
                <w:szCs w:val="16"/>
              </w:rPr>
            </w:pPr>
            <w:r>
              <w:rPr>
                <w:spacing w:val="-2"/>
                <w:sz w:val="16"/>
                <w:szCs w:val="16"/>
              </w:rPr>
              <w:t>TABLE</w:t>
            </w:r>
            <w:r>
              <w:rPr>
                <w:spacing w:val="-5"/>
                <w:sz w:val="16"/>
                <w:szCs w:val="16"/>
              </w:rPr>
              <w:t xml:space="preserve"> </w:t>
            </w:r>
            <w:r>
              <w:rPr>
                <w:spacing w:val="-2"/>
                <w:sz w:val="16"/>
                <w:szCs w:val="16"/>
              </w:rPr>
              <w:t>OF</w:t>
            </w:r>
            <w:r>
              <w:rPr>
                <w:spacing w:val="-6"/>
                <w:sz w:val="16"/>
                <w:szCs w:val="16"/>
              </w:rPr>
              <w:t xml:space="preserve"> </w:t>
            </w:r>
            <w:r>
              <w:rPr>
                <w:spacing w:val="-2"/>
                <w:sz w:val="16"/>
                <w:szCs w:val="16"/>
              </w:rPr>
              <w:t>CONTENTS</w:t>
            </w:r>
            <w:r>
              <w:rPr>
                <w:spacing w:val="-5"/>
                <w:sz w:val="16"/>
                <w:szCs w:val="16"/>
              </w:rPr>
              <w:t xml:space="preserve"> </w:t>
            </w:r>
            <w:r>
              <w:rPr>
                <w:spacing w:val="-2"/>
                <w:sz w:val="16"/>
                <w:szCs w:val="16"/>
              </w:rPr>
              <w:t>OF</w:t>
            </w:r>
            <w:r>
              <w:rPr>
                <w:spacing w:val="-6"/>
                <w:sz w:val="16"/>
                <w:szCs w:val="16"/>
              </w:rPr>
              <w:t xml:space="preserve"> </w:t>
            </w:r>
            <w:r>
              <w:rPr>
                <w:spacing w:val="-2"/>
                <w:sz w:val="16"/>
                <w:szCs w:val="16"/>
              </w:rPr>
              <w:t>MANUAL</w:t>
            </w:r>
          </w:p>
        </w:tc>
      </w:tr>
      <w:tr w:rsidR="00C811EF" w14:paraId="2589C2EE"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0DA0608A" w14:textId="77777777" w:rsidR="00C811EF" w:rsidRDefault="00C811EF">
            <w:pPr>
              <w:pStyle w:val="TableParagraph"/>
              <w:kinsoku w:val="0"/>
              <w:overflowPunct w:val="0"/>
              <w:spacing w:before="79"/>
              <w:ind w:left="79"/>
              <w:rPr>
                <w:spacing w:val="-10"/>
                <w:sz w:val="16"/>
                <w:szCs w:val="16"/>
              </w:rPr>
            </w:pPr>
            <w:r>
              <w:rPr>
                <w:spacing w:val="-10"/>
                <w:sz w:val="16"/>
                <w:szCs w:val="16"/>
              </w:rPr>
              <w:t>F</w:t>
            </w:r>
          </w:p>
        </w:tc>
        <w:tc>
          <w:tcPr>
            <w:tcW w:w="7709" w:type="dxa"/>
            <w:tcBorders>
              <w:top w:val="single" w:sz="6" w:space="0" w:color="000000"/>
              <w:left w:val="single" w:sz="4" w:space="0" w:color="000000"/>
              <w:bottom w:val="single" w:sz="6" w:space="0" w:color="000000"/>
              <w:right w:val="single" w:sz="4" w:space="0" w:color="000000"/>
            </w:tcBorders>
          </w:tcPr>
          <w:p w14:paraId="5CA448CD" w14:textId="77777777" w:rsidR="00C811EF" w:rsidRDefault="00C811EF">
            <w:pPr>
              <w:pStyle w:val="TableParagraph"/>
              <w:kinsoku w:val="0"/>
              <w:overflowPunct w:val="0"/>
              <w:spacing w:before="79"/>
              <w:ind w:left="81"/>
              <w:rPr>
                <w:spacing w:val="-2"/>
                <w:sz w:val="16"/>
                <w:szCs w:val="16"/>
              </w:rPr>
            </w:pPr>
            <w:r>
              <w:rPr>
                <w:spacing w:val="-2"/>
                <w:sz w:val="16"/>
                <w:szCs w:val="16"/>
              </w:rPr>
              <w:t>LIST</w:t>
            </w:r>
            <w:r>
              <w:rPr>
                <w:spacing w:val="-7"/>
                <w:sz w:val="16"/>
                <w:szCs w:val="16"/>
              </w:rPr>
              <w:t xml:space="preserve"> </w:t>
            </w:r>
            <w:r>
              <w:rPr>
                <w:spacing w:val="-2"/>
                <w:sz w:val="16"/>
                <w:szCs w:val="16"/>
              </w:rPr>
              <w:t>OF</w:t>
            </w:r>
            <w:r>
              <w:rPr>
                <w:spacing w:val="-7"/>
                <w:sz w:val="16"/>
                <w:szCs w:val="16"/>
              </w:rPr>
              <w:t xml:space="preserve"> </w:t>
            </w:r>
            <w:r>
              <w:rPr>
                <w:spacing w:val="-2"/>
                <w:sz w:val="16"/>
                <w:szCs w:val="16"/>
              </w:rPr>
              <w:t>CURRENT</w:t>
            </w:r>
            <w:r>
              <w:rPr>
                <w:spacing w:val="-7"/>
                <w:sz w:val="16"/>
                <w:szCs w:val="16"/>
              </w:rPr>
              <w:t xml:space="preserve"> </w:t>
            </w:r>
            <w:r>
              <w:rPr>
                <w:spacing w:val="-2"/>
                <w:sz w:val="16"/>
                <w:szCs w:val="16"/>
              </w:rPr>
              <w:t>FRANCHISEES,</w:t>
            </w:r>
            <w:r>
              <w:rPr>
                <w:spacing w:val="-6"/>
                <w:sz w:val="16"/>
                <w:szCs w:val="16"/>
              </w:rPr>
              <w:t xml:space="preserve"> </w:t>
            </w:r>
            <w:r>
              <w:rPr>
                <w:spacing w:val="-2"/>
                <w:sz w:val="16"/>
                <w:szCs w:val="16"/>
              </w:rPr>
              <w:t>ADDRESSES</w:t>
            </w:r>
            <w:r>
              <w:rPr>
                <w:spacing w:val="-9"/>
                <w:sz w:val="16"/>
                <w:szCs w:val="16"/>
              </w:rPr>
              <w:t xml:space="preserve"> </w:t>
            </w:r>
            <w:r>
              <w:rPr>
                <w:spacing w:val="-2"/>
                <w:sz w:val="16"/>
                <w:szCs w:val="16"/>
              </w:rPr>
              <w:t>&amp;</w:t>
            </w:r>
            <w:r>
              <w:rPr>
                <w:spacing w:val="-8"/>
                <w:sz w:val="16"/>
                <w:szCs w:val="16"/>
              </w:rPr>
              <w:t xml:space="preserve"> </w:t>
            </w:r>
            <w:r>
              <w:rPr>
                <w:spacing w:val="-2"/>
                <w:sz w:val="16"/>
                <w:szCs w:val="16"/>
              </w:rPr>
              <w:t>PHONE</w:t>
            </w:r>
            <w:r>
              <w:rPr>
                <w:spacing w:val="-5"/>
                <w:sz w:val="16"/>
                <w:szCs w:val="16"/>
              </w:rPr>
              <w:t xml:space="preserve"> </w:t>
            </w:r>
            <w:r>
              <w:rPr>
                <w:spacing w:val="-2"/>
                <w:sz w:val="16"/>
                <w:szCs w:val="16"/>
              </w:rPr>
              <w:t>NUMBERS</w:t>
            </w:r>
          </w:p>
        </w:tc>
      </w:tr>
      <w:tr w:rsidR="00C811EF" w14:paraId="76A4667A"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3107F1DD" w14:textId="77777777" w:rsidR="00C811EF" w:rsidRDefault="00C811EF">
            <w:pPr>
              <w:pStyle w:val="TableParagraph"/>
              <w:kinsoku w:val="0"/>
              <w:overflowPunct w:val="0"/>
              <w:spacing w:before="79"/>
              <w:ind w:left="79"/>
              <w:rPr>
                <w:spacing w:val="-10"/>
                <w:sz w:val="16"/>
                <w:szCs w:val="16"/>
              </w:rPr>
            </w:pPr>
            <w:r>
              <w:rPr>
                <w:spacing w:val="-10"/>
                <w:sz w:val="16"/>
                <w:szCs w:val="16"/>
              </w:rPr>
              <w:t>G</w:t>
            </w:r>
          </w:p>
        </w:tc>
        <w:tc>
          <w:tcPr>
            <w:tcW w:w="7709" w:type="dxa"/>
            <w:tcBorders>
              <w:top w:val="single" w:sz="6" w:space="0" w:color="000000"/>
              <w:left w:val="single" w:sz="4" w:space="0" w:color="000000"/>
              <w:bottom w:val="single" w:sz="6" w:space="0" w:color="000000"/>
              <w:right w:val="single" w:sz="4" w:space="0" w:color="000000"/>
            </w:tcBorders>
          </w:tcPr>
          <w:p w14:paraId="18D6771E" w14:textId="77777777" w:rsidR="00C811EF" w:rsidRDefault="00C811EF">
            <w:pPr>
              <w:pStyle w:val="TableParagraph"/>
              <w:kinsoku w:val="0"/>
              <w:overflowPunct w:val="0"/>
              <w:spacing w:before="79"/>
              <w:ind w:left="81"/>
              <w:rPr>
                <w:spacing w:val="-2"/>
                <w:sz w:val="16"/>
                <w:szCs w:val="16"/>
              </w:rPr>
            </w:pPr>
            <w:r>
              <w:rPr>
                <w:spacing w:val="-2"/>
                <w:sz w:val="16"/>
                <w:szCs w:val="16"/>
              </w:rPr>
              <w:t>LIST</w:t>
            </w:r>
            <w:r>
              <w:rPr>
                <w:spacing w:val="-7"/>
                <w:sz w:val="16"/>
                <w:szCs w:val="16"/>
              </w:rPr>
              <w:t xml:space="preserve"> </w:t>
            </w:r>
            <w:r>
              <w:rPr>
                <w:spacing w:val="-2"/>
                <w:sz w:val="16"/>
                <w:szCs w:val="16"/>
              </w:rPr>
              <w:t>OF</w:t>
            </w:r>
            <w:r>
              <w:rPr>
                <w:spacing w:val="-7"/>
                <w:sz w:val="16"/>
                <w:szCs w:val="16"/>
              </w:rPr>
              <w:t xml:space="preserve"> </w:t>
            </w:r>
            <w:r>
              <w:rPr>
                <w:spacing w:val="-2"/>
                <w:sz w:val="16"/>
                <w:szCs w:val="16"/>
              </w:rPr>
              <w:t>TERMINATED,</w:t>
            </w:r>
            <w:r>
              <w:rPr>
                <w:spacing w:val="-5"/>
                <w:sz w:val="16"/>
                <w:szCs w:val="16"/>
              </w:rPr>
              <w:t xml:space="preserve"> </w:t>
            </w:r>
            <w:r>
              <w:rPr>
                <w:spacing w:val="-2"/>
                <w:sz w:val="16"/>
                <w:szCs w:val="16"/>
              </w:rPr>
              <w:t>CANCELLED,</w:t>
            </w:r>
            <w:r>
              <w:rPr>
                <w:spacing w:val="-6"/>
                <w:sz w:val="16"/>
                <w:szCs w:val="16"/>
              </w:rPr>
              <w:t xml:space="preserve"> </w:t>
            </w:r>
            <w:r>
              <w:rPr>
                <w:spacing w:val="-2"/>
                <w:sz w:val="16"/>
                <w:szCs w:val="16"/>
              </w:rPr>
              <w:t>NOT</w:t>
            </w:r>
            <w:r>
              <w:rPr>
                <w:spacing w:val="-7"/>
                <w:sz w:val="16"/>
                <w:szCs w:val="16"/>
              </w:rPr>
              <w:t xml:space="preserve"> </w:t>
            </w:r>
            <w:r>
              <w:rPr>
                <w:spacing w:val="-2"/>
                <w:sz w:val="16"/>
                <w:szCs w:val="16"/>
              </w:rPr>
              <w:t>RENEWED</w:t>
            </w:r>
            <w:r>
              <w:rPr>
                <w:spacing w:val="-7"/>
                <w:sz w:val="16"/>
                <w:szCs w:val="16"/>
              </w:rPr>
              <w:t xml:space="preserve"> </w:t>
            </w:r>
            <w:r>
              <w:rPr>
                <w:spacing w:val="-2"/>
                <w:sz w:val="16"/>
                <w:szCs w:val="16"/>
              </w:rPr>
              <w:t>ETC.</w:t>
            </w:r>
            <w:r>
              <w:rPr>
                <w:spacing w:val="-8"/>
                <w:sz w:val="16"/>
                <w:szCs w:val="16"/>
              </w:rPr>
              <w:t xml:space="preserve"> </w:t>
            </w:r>
            <w:r>
              <w:rPr>
                <w:spacing w:val="-2"/>
                <w:sz w:val="16"/>
                <w:szCs w:val="16"/>
              </w:rPr>
              <w:t>FRANCHISEES</w:t>
            </w:r>
          </w:p>
        </w:tc>
      </w:tr>
      <w:tr w:rsidR="00C811EF" w14:paraId="138F4B91"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1BFC5973" w14:textId="77777777" w:rsidR="00C811EF" w:rsidRDefault="00C811EF">
            <w:pPr>
              <w:pStyle w:val="TableParagraph"/>
              <w:kinsoku w:val="0"/>
              <w:overflowPunct w:val="0"/>
              <w:spacing w:before="78"/>
              <w:ind w:left="79"/>
              <w:rPr>
                <w:spacing w:val="-10"/>
                <w:sz w:val="16"/>
                <w:szCs w:val="16"/>
              </w:rPr>
            </w:pPr>
            <w:r>
              <w:rPr>
                <w:spacing w:val="-10"/>
                <w:sz w:val="16"/>
                <w:szCs w:val="16"/>
              </w:rPr>
              <w:t>I</w:t>
            </w:r>
          </w:p>
        </w:tc>
        <w:tc>
          <w:tcPr>
            <w:tcW w:w="7709" w:type="dxa"/>
            <w:tcBorders>
              <w:top w:val="single" w:sz="6" w:space="0" w:color="000000"/>
              <w:left w:val="single" w:sz="4" w:space="0" w:color="000000"/>
              <w:bottom w:val="single" w:sz="6" w:space="0" w:color="000000"/>
              <w:right w:val="single" w:sz="4" w:space="0" w:color="000000"/>
            </w:tcBorders>
          </w:tcPr>
          <w:p w14:paraId="3B003F75" w14:textId="77777777" w:rsidR="00C811EF" w:rsidRDefault="00C811EF">
            <w:pPr>
              <w:pStyle w:val="TableParagraph"/>
              <w:kinsoku w:val="0"/>
              <w:overflowPunct w:val="0"/>
              <w:spacing w:before="78"/>
              <w:ind w:left="81"/>
              <w:rPr>
                <w:spacing w:val="-2"/>
                <w:sz w:val="16"/>
                <w:szCs w:val="16"/>
              </w:rPr>
            </w:pPr>
            <w:r>
              <w:rPr>
                <w:spacing w:val="-2"/>
                <w:sz w:val="16"/>
                <w:szCs w:val="16"/>
              </w:rPr>
              <w:t>FRANCHISEE</w:t>
            </w:r>
            <w:r>
              <w:rPr>
                <w:spacing w:val="-9"/>
                <w:sz w:val="16"/>
                <w:szCs w:val="16"/>
              </w:rPr>
              <w:t xml:space="preserve"> </w:t>
            </w:r>
            <w:r>
              <w:rPr>
                <w:spacing w:val="-2"/>
                <w:sz w:val="16"/>
                <w:szCs w:val="16"/>
              </w:rPr>
              <w:t>DISCLOSURE</w:t>
            </w:r>
            <w:r>
              <w:rPr>
                <w:spacing w:val="-9"/>
                <w:sz w:val="16"/>
                <w:szCs w:val="16"/>
              </w:rPr>
              <w:t xml:space="preserve"> </w:t>
            </w:r>
            <w:r>
              <w:rPr>
                <w:spacing w:val="-2"/>
                <w:sz w:val="16"/>
                <w:szCs w:val="16"/>
              </w:rPr>
              <w:t>QUESTIONNAIRE</w:t>
            </w:r>
          </w:p>
        </w:tc>
      </w:tr>
      <w:tr w:rsidR="00C811EF" w14:paraId="7F6C5725" w14:textId="77777777">
        <w:trPr>
          <w:trHeight w:val="340"/>
        </w:trPr>
        <w:tc>
          <w:tcPr>
            <w:tcW w:w="1642" w:type="dxa"/>
            <w:tcBorders>
              <w:top w:val="single" w:sz="6" w:space="0" w:color="000000"/>
              <w:left w:val="single" w:sz="4" w:space="0" w:color="000000"/>
              <w:bottom w:val="single" w:sz="6" w:space="0" w:color="000000"/>
              <w:right w:val="single" w:sz="4" w:space="0" w:color="000000"/>
            </w:tcBorders>
          </w:tcPr>
          <w:p w14:paraId="7B52A7E7" w14:textId="77777777" w:rsidR="00C811EF" w:rsidRDefault="00C811EF">
            <w:pPr>
              <w:pStyle w:val="TableParagraph"/>
              <w:kinsoku w:val="0"/>
              <w:overflowPunct w:val="0"/>
              <w:spacing w:before="79"/>
              <w:ind w:left="79"/>
              <w:rPr>
                <w:spacing w:val="-10"/>
                <w:sz w:val="16"/>
                <w:szCs w:val="16"/>
              </w:rPr>
            </w:pPr>
            <w:r>
              <w:rPr>
                <w:spacing w:val="-10"/>
                <w:sz w:val="16"/>
                <w:szCs w:val="16"/>
              </w:rPr>
              <w:t>J</w:t>
            </w:r>
          </w:p>
        </w:tc>
        <w:tc>
          <w:tcPr>
            <w:tcW w:w="7709" w:type="dxa"/>
            <w:tcBorders>
              <w:top w:val="single" w:sz="6" w:space="0" w:color="000000"/>
              <w:left w:val="single" w:sz="4" w:space="0" w:color="000000"/>
              <w:bottom w:val="single" w:sz="6" w:space="0" w:color="000000"/>
              <w:right w:val="single" w:sz="4" w:space="0" w:color="000000"/>
            </w:tcBorders>
          </w:tcPr>
          <w:p w14:paraId="2D004BE5" w14:textId="77777777" w:rsidR="00C811EF" w:rsidRDefault="00C811EF">
            <w:pPr>
              <w:pStyle w:val="TableParagraph"/>
              <w:kinsoku w:val="0"/>
              <w:overflowPunct w:val="0"/>
              <w:spacing w:before="79"/>
              <w:ind w:left="81"/>
              <w:rPr>
                <w:spacing w:val="-2"/>
                <w:sz w:val="16"/>
                <w:szCs w:val="16"/>
              </w:rPr>
            </w:pPr>
            <w:r>
              <w:rPr>
                <w:spacing w:val="-2"/>
                <w:sz w:val="16"/>
                <w:szCs w:val="16"/>
              </w:rPr>
              <w:t>RECEIPT</w:t>
            </w:r>
          </w:p>
        </w:tc>
      </w:tr>
      <w:tr w:rsidR="00C811EF" w14:paraId="0BA05A7B" w14:textId="77777777">
        <w:trPr>
          <w:trHeight w:val="431"/>
        </w:trPr>
        <w:tc>
          <w:tcPr>
            <w:tcW w:w="1642" w:type="dxa"/>
            <w:tcBorders>
              <w:top w:val="single" w:sz="6" w:space="0" w:color="000000"/>
              <w:left w:val="single" w:sz="4" w:space="0" w:color="000000"/>
              <w:bottom w:val="single" w:sz="6" w:space="0" w:color="000000"/>
              <w:right w:val="single" w:sz="4" w:space="0" w:color="000000"/>
            </w:tcBorders>
          </w:tcPr>
          <w:p w14:paraId="7A58272A" w14:textId="77777777" w:rsidR="00C811EF" w:rsidRDefault="00C811EF">
            <w:pPr>
              <w:pStyle w:val="TableParagraph"/>
              <w:kinsoku w:val="0"/>
              <w:overflowPunct w:val="0"/>
              <w:rPr>
                <w:rFonts w:ascii="Times New Roman" w:hAnsi="Times New Roman" w:cs="Times New Roman"/>
                <w:sz w:val="18"/>
                <w:szCs w:val="18"/>
              </w:rPr>
            </w:pPr>
          </w:p>
        </w:tc>
        <w:tc>
          <w:tcPr>
            <w:tcW w:w="7709" w:type="dxa"/>
            <w:tcBorders>
              <w:top w:val="single" w:sz="6" w:space="0" w:color="000000"/>
              <w:left w:val="single" w:sz="4" w:space="0" w:color="000000"/>
              <w:bottom w:val="single" w:sz="6" w:space="0" w:color="000000"/>
              <w:right w:val="single" w:sz="4" w:space="0" w:color="000000"/>
            </w:tcBorders>
          </w:tcPr>
          <w:p w14:paraId="22E378DC" w14:textId="77777777" w:rsidR="00C811EF" w:rsidRDefault="00C811EF">
            <w:pPr>
              <w:pStyle w:val="TableParagraph"/>
              <w:kinsoku w:val="0"/>
              <w:overflowPunct w:val="0"/>
              <w:spacing w:before="78"/>
              <w:ind w:left="81"/>
              <w:rPr>
                <w:color w:val="0000FF"/>
                <w:spacing w:val="-2"/>
                <w:sz w:val="16"/>
                <w:szCs w:val="16"/>
              </w:rPr>
            </w:pPr>
            <w:r>
              <w:rPr>
                <w:color w:val="0000FF"/>
                <w:spacing w:val="-2"/>
                <w:sz w:val="16"/>
                <w:szCs w:val="16"/>
                <w:u w:val="single"/>
              </w:rPr>
              <w:t>CERTIFICATE</w:t>
            </w:r>
            <w:r>
              <w:rPr>
                <w:color w:val="0000FF"/>
                <w:spacing w:val="-6"/>
                <w:sz w:val="16"/>
                <w:szCs w:val="16"/>
                <w:u w:val="single"/>
              </w:rPr>
              <w:t xml:space="preserve"> </w:t>
            </w:r>
            <w:r>
              <w:rPr>
                <w:color w:val="0000FF"/>
                <w:spacing w:val="-2"/>
                <w:sz w:val="16"/>
                <w:szCs w:val="16"/>
                <w:u w:val="single"/>
              </w:rPr>
              <w:t>OF</w:t>
            </w:r>
            <w:r>
              <w:rPr>
                <w:color w:val="0000FF"/>
                <w:spacing w:val="-9"/>
                <w:sz w:val="16"/>
                <w:szCs w:val="16"/>
                <w:u w:val="single"/>
              </w:rPr>
              <w:t xml:space="preserve"> </w:t>
            </w:r>
            <w:r>
              <w:rPr>
                <w:color w:val="0000FF"/>
                <w:spacing w:val="-2"/>
                <w:sz w:val="16"/>
                <w:szCs w:val="16"/>
                <w:u w:val="single"/>
              </w:rPr>
              <w:t>DISCLOSURE</w:t>
            </w:r>
            <w:r>
              <w:rPr>
                <w:color w:val="0000FF"/>
                <w:spacing w:val="-8"/>
                <w:sz w:val="16"/>
                <w:szCs w:val="16"/>
                <w:u w:val="single"/>
              </w:rPr>
              <w:t xml:space="preserve"> </w:t>
            </w:r>
            <w:r>
              <w:rPr>
                <w:color w:val="0000FF"/>
                <w:spacing w:val="-2"/>
                <w:sz w:val="16"/>
                <w:szCs w:val="16"/>
                <w:u w:val="single"/>
              </w:rPr>
              <w:t>OF</w:t>
            </w:r>
            <w:r>
              <w:rPr>
                <w:color w:val="0000FF"/>
                <w:spacing w:val="-6"/>
                <w:sz w:val="16"/>
                <w:szCs w:val="16"/>
                <w:u w:val="single"/>
              </w:rPr>
              <w:t xml:space="preserve"> </w:t>
            </w:r>
            <w:r>
              <w:rPr>
                <w:color w:val="0000FF"/>
                <w:spacing w:val="-2"/>
                <w:sz w:val="16"/>
                <w:szCs w:val="16"/>
                <w:u w:val="single"/>
              </w:rPr>
              <w:t>FRANCHISOR</w:t>
            </w:r>
          </w:p>
        </w:tc>
      </w:tr>
    </w:tbl>
    <w:p w14:paraId="21BBC9E5" w14:textId="77777777" w:rsidR="00C811EF" w:rsidRDefault="00C811EF">
      <w:pPr>
        <w:pStyle w:val="BodyText"/>
        <w:kinsoku w:val="0"/>
        <w:overflowPunct w:val="0"/>
      </w:pPr>
    </w:p>
    <w:p w14:paraId="3C3D2C49" w14:textId="77777777" w:rsidR="00C811EF" w:rsidRDefault="00C811EF">
      <w:pPr>
        <w:pStyle w:val="BodyText"/>
        <w:kinsoku w:val="0"/>
        <w:overflowPunct w:val="0"/>
        <w:spacing w:before="1"/>
      </w:pPr>
    </w:p>
    <w:p w14:paraId="11D8BB0C" w14:textId="77777777" w:rsidR="00C811EF" w:rsidRDefault="00C811EF">
      <w:pPr>
        <w:pStyle w:val="BodyText"/>
        <w:kinsoku w:val="0"/>
        <w:overflowPunct w:val="0"/>
        <w:jc w:val="center"/>
        <w:rPr>
          <w:spacing w:val="-2"/>
        </w:rPr>
      </w:pPr>
      <w:r>
        <w:rPr>
          <w:spacing w:val="-2"/>
        </w:rPr>
        <w:t>The</w:t>
      </w:r>
      <w:r>
        <w:rPr>
          <w:spacing w:val="-10"/>
        </w:rPr>
        <w:t xml:space="preserve"> </w:t>
      </w:r>
      <w:r>
        <w:rPr>
          <w:spacing w:val="-2"/>
        </w:rPr>
        <w:t>rest</w:t>
      </w:r>
      <w:r>
        <w:rPr>
          <w:spacing w:val="-6"/>
        </w:rPr>
        <w:t xml:space="preserve"> </w:t>
      </w:r>
      <w:r>
        <w:rPr>
          <w:spacing w:val="-2"/>
        </w:rPr>
        <w:t>of</w:t>
      </w:r>
      <w:r>
        <w:rPr>
          <w:spacing w:val="-8"/>
        </w:rPr>
        <w:t xml:space="preserve"> </w:t>
      </w:r>
      <w:r>
        <w:rPr>
          <w:spacing w:val="-2"/>
        </w:rPr>
        <w:t>this</w:t>
      </w:r>
      <w:r>
        <w:rPr>
          <w:spacing w:val="-5"/>
        </w:rPr>
        <w:t xml:space="preserve"> </w:t>
      </w:r>
      <w:r>
        <w:rPr>
          <w:spacing w:val="-2"/>
        </w:rPr>
        <w:t>page</w:t>
      </w:r>
      <w:r>
        <w:rPr>
          <w:spacing w:val="-8"/>
        </w:rPr>
        <w:t xml:space="preserve"> </w:t>
      </w:r>
      <w:r>
        <w:rPr>
          <w:spacing w:val="-2"/>
        </w:rPr>
        <w:t>was</w:t>
      </w:r>
      <w:r>
        <w:rPr>
          <w:spacing w:val="-5"/>
        </w:rPr>
        <w:t xml:space="preserve"> </w:t>
      </w:r>
      <w:r>
        <w:rPr>
          <w:spacing w:val="-2"/>
        </w:rPr>
        <w:t>left</w:t>
      </w:r>
      <w:r>
        <w:rPr>
          <w:spacing w:val="-10"/>
        </w:rPr>
        <w:t xml:space="preserve"> </w:t>
      </w:r>
      <w:r>
        <w:rPr>
          <w:spacing w:val="-2"/>
        </w:rPr>
        <w:t>intentionally</w:t>
      </w:r>
      <w:r>
        <w:rPr>
          <w:spacing w:val="-5"/>
        </w:rPr>
        <w:t xml:space="preserve"> </w:t>
      </w:r>
      <w:r>
        <w:rPr>
          <w:spacing w:val="-2"/>
        </w:rPr>
        <w:t>blank.</w:t>
      </w:r>
    </w:p>
    <w:p w14:paraId="428C7C9F" w14:textId="77777777" w:rsidR="00C811EF" w:rsidRDefault="00C811EF">
      <w:pPr>
        <w:pStyle w:val="BodyText"/>
        <w:kinsoku w:val="0"/>
        <w:overflowPunct w:val="0"/>
        <w:jc w:val="center"/>
        <w:rPr>
          <w:spacing w:val="-2"/>
        </w:rPr>
        <w:sectPr w:rsidR="00C811EF">
          <w:pgSz w:w="12240" w:h="15840"/>
          <w:pgMar w:top="400" w:right="720" w:bottom="1440" w:left="720" w:header="200" w:footer="1257" w:gutter="0"/>
          <w:cols w:space="720"/>
          <w:noEndnote/>
        </w:sectPr>
      </w:pPr>
    </w:p>
    <w:p w14:paraId="2295C19F" w14:textId="77777777" w:rsidR="00C811EF" w:rsidRDefault="00C811EF">
      <w:pPr>
        <w:pStyle w:val="BodyText"/>
        <w:kinsoku w:val="0"/>
        <w:overflowPunct w:val="0"/>
      </w:pPr>
    </w:p>
    <w:p w14:paraId="6631ACC7" w14:textId="77777777" w:rsidR="00C811EF" w:rsidRDefault="00C811EF">
      <w:pPr>
        <w:pStyle w:val="BodyText"/>
        <w:kinsoku w:val="0"/>
        <w:overflowPunct w:val="0"/>
      </w:pPr>
    </w:p>
    <w:p w14:paraId="1ABE3B17" w14:textId="77777777" w:rsidR="00C811EF" w:rsidRDefault="00C811EF">
      <w:pPr>
        <w:pStyle w:val="BodyText"/>
        <w:kinsoku w:val="0"/>
        <w:overflowPunct w:val="0"/>
      </w:pPr>
    </w:p>
    <w:p w14:paraId="0EEDB14F" w14:textId="77777777" w:rsidR="00C811EF" w:rsidRDefault="00C811EF">
      <w:pPr>
        <w:pStyle w:val="BodyText"/>
        <w:kinsoku w:val="0"/>
        <w:overflowPunct w:val="0"/>
        <w:spacing w:before="119"/>
      </w:pPr>
    </w:p>
    <w:p w14:paraId="4FB7CFE8" w14:textId="77777777" w:rsidR="00C811EF" w:rsidRDefault="00C811EF">
      <w:pPr>
        <w:pStyle w:val="Heading7"/>
        <w:kinsoku w:val="0"/>
        <w:overflowPunct w:val="0"/>
        <w:rPr>
          <w:spacing w:val="-10"/>
        </w:rPr>
      </w:pPr>
      <w:r>
        <w:t>EXHIBIT</w:t>
      </w:r>
      <w:r>
        <w:rPr>
          <w:spacing w:val="-11"/>
        </w:rPr>
        <w:t xml:space="preserve"> </w:t>
      </w:r>
      <w:r>
        <w:rPr>
          <w:spacing w:val="-10"/>
        </w:rPr>
        <w:t>A</w:t>
      </w:r>
    </w:p>
    <w:p w14:paraId="59AFD790" w14:textId="77777777" w:rsidR="00C811EF" w:rsidRDefault="00C811EF">
      <w:pPr>
        <w:pStyle w:val="BodyText"/>
        <w:kinsoku w:val="0"/>
        <w:overflowPunct w:val="0"/>
        <w:spacing w:before="1"/>
        <w:ind w:left="792" w:right="792"/>
        <w:jc w:val="center"/>
        <w:rPr>
          <w:b/>
          <w:bCs/>
          <w:spacing w:val="-2"/>
        </w:rPr>
      </w:pPr>
      <w:r>
        <w:rPr>
          <w:b/>
          <w:bCs/>
        </w:rPr>
        <w:t>CONVICTIONS,</w:t>
      </w:r>
      <w:r>
        <w:rPr>
          <w:b/>
          <w:bCs/>
          <w:spacing w:val="-10"/>
        </w:rPr>
        <w:t xml:space="preserve"> </w:t>
      </w:r>
      <w:r>
        <w:rPr>
          <w:b/>
          <w:bCs/>
        </w:rPr>
        <w:t>CHARGES,</w:t>
      </w:r>
      <w:r>
        <w:rPr>
          <w:b/>
          <w:bCs/>
          <w:spacing w:val="-10"/>
        </w:rPr>
        <w:t xml:space="preserve"> </w:t>
      </w:r>
      <w:r>
        <w:rPr>
          <w:b/>
          <w:bCs/>
        </w:rPr>
        <w:t>ADMINISTRATIVE</w:t>
      </w:r>
      <w:r>
        <w:rPr>
          <w:b/>
          <w:bCs/>
          <w:spacing w:val="-11"/>
        </w:rPr>
        <w:t xml:space="preserve"> </w:t>
      </w:r>
      <w:r>
        <w:rPr>
          <w:b/>
          <w:bCs/>
        </w:rPr>
        <w:t>ORDERS,</w:t>
      </w:r>
      <w:r>
        <w:rPr>
          <w:b/>
          <w:bCs/>
          <w:spacing w:val="-9"/>
        </w:rPr>
        <w:t xml:space="preserve"> </w:t>
      </w:r>
      <w:r>
        <w:rPr>
          <w:b/>
          <w:bCs/>
        </w:rPr>
        <w:t>LITIGATION</w:t>
      </w:r>
      <w:r>
        <w:rPr>
          <w:b/>
          <w:bCs/>
          <w:spacing w:val="-10"/>
        </w:rPr>
        <w:t xml:space="preserve"> </w:t>
      </w:r>
      <w:r>
        <w:rPr>
          <w:b/>
          <w:bCs/>
        </w:rPr>
        <w:t>&amp;</w:t>
      </w:r>
      <w:r>
        <w:rPr>
          <w:b/>
          <w:bCs/>
          <w:spacing w:val="-7"/>
        </w:rPr>
        <w:t xml:space="preserve"> </w:t>
      </w:r>
      <w:r>
        <w:rPr>
          <w:b/>
          <w:bCs/>
          <w:spacing w:val="-2"/>
        </w:rPr>
        <w:t>BANKRUPTCY</w:t>
      </w:r>
    </w:p>
    <w:p w14:paraId="49ED98D0" w14:textId="77777777" w:rsidR="00C811EF" w:rsidRDefault="00C811EF">
      <w:pPr>
        <w:pStyle w:val="BodyText"/>
        <w:kinsoku w:val="0"/>
        <w:overflowPunct w:val="0"/>
        <w:spacing w:before="229"/>
        <w:rPr>
          <w:b/>
          <w:bCs/>
        </w:rPr>
      </w:pPr>
    </w:p>
    <w:p w14:paraId="3B0C33D0" w14:textId="77777777" w:rsidR="00C811EF" w:rsidRDefault="00C811EF">
      <w:pPr>
        <w:pStyle w:val="ListParagraph"/>
        <w:numPr>
          <w:ilvl w:val="0"/>
          <w:numId w:val="58"/>
        </w:numPr>
        <w:tabs>
          <w:tab w:val="left" w:pos="1439"/>
        </w:tabs>
        <w:kinsoku w:val="0"/>
        <w:overflowPunct w:val="0"/>
        <w:ind w:left="1439" w:hanging="719"/>
        <w:jc w:val="left"/>
        <w:rPr>
          <w:sz w:val="20"/>
          <w:szCs w:val="20"/>
        </w:rPr>
      </w:pPr>
      <w:r>
        <w:rPr>
          <w:sz w:val="20"/>
          <w:szCs w:val="20"/>
          <w:u w:val="single"/>
        </w:rPr>
        <w:t>Item</w:t>
      </w:r>
      <w:r>
        <w:rPr>
          <w:spacing w:val="-6"/>
          <w:sz w:val="20"/>
          <w:szCs w:val="20"/>
          <w:u w:val="single"/>
        </w:rPr>
        <w:t xml:space="preserve"> </w:t>
      </w:r>
      <w:r>
        <w:rPr>
          <w:sz w:val="20"/>
          <w:szCs w:val="20"/>
          <w:u w:val="single"/>
        </w:rPr>
        <w:t>3</w:t>
      </w:r>
      <w:r>
        <w:rPr>
          <w:spacing w:val="-7"/>
          <w:sz w:val="20"/>
          <w:szCs w:val="20"/>
          <w:u w:val="single"/>
        </w:rPr>
        <w:t xml:space="preserve"> </w:t>
      </w:r>
      <w:r>
        <w:rPr>
          <w:sz w:val="20"/>
          <w:szCs w:val="20"/>
          <w:u w:val="single"/>
        </w:rPr>
        <w:t>-</w:t>
      </w:r>
      <w:r>
        <w:rPr>
          <w:spacing w:val="-6"/>
          <w:sz w:val="20"/>
          <w:szCs w:val="20"/>
          <w:u w:val="single"/>
        </w:rPr>
        <w:t xml:space="preserve"> </w:t>
      </w:r>
      <w:r>
        <w:rPr>
          <w:sz w:val="20"/>
          <w:szCs w:val="20"/>
          <w:u w:val="single"/>
        </w:rPr>
        <w:t>Previous</w:t>
      </w:r>
      <w:r>
        <w:rPr>
          <w:spacing w:val="-6"/>
          <w:sz w:val="20"/>
          <w:szCs w:val="20"/>
          <w:u w:val="single"/>
        </w:rPr>
        <w:t xml:space="preserve"> </w:t>
      </w:r>
      <w:r>
        <w:rPr>
          <w:sz w:val="20"/>
          <w:szCs w:val="20"/>
          <w:u w:val="single"/>
        </w:rPr>
        <w:t>convictions</w:t>
      </w:r>
      <w:r>
        <w:rPr>
          <w:spacing w:val="-6"/>
          <w:sz w:val="20"/>
          <w:szCs w:val="20"/>
          <w:u w:val="single"/>
        </w:rPr>
        <w:t xml:space="preserve"> </w:t>
      </w:r>
      <w:r>
        <w:rPr>
          <w:sz w:val="20"/>
          <w:szCs w:val="20"/>
          <w:u w:val="single"/>
        </w:rPr>
        <w:t>and</w:t>
      </w:r>
      <w:r>
        <w:rPr>
          <w:spacing w:val="-5"/>
          <w:sz w:val="20"/>
          <w:szCs w:val="20"/>
          <w:u w:val="single"/>
        </w:rPr>
        <w:t xml:space="preserve"> </w:t>
      </w:r>
      <w:r>
        <w:rPr>
          <w:sz w:val="20"/>
          <w:szCs w:val="20"/>
          <w:u w:val="single"/>
        </w:rPr>
        <w:t>pending</w:t>
      </w:r>
      <w:r>
        <w:rPr>
          <w:spacing w:val="-7"/>
          <w:sz w:val="20"/>
          <w:szCs w:val="20"/>
          <w:u w:val="single"/>
        </w:rPr>
        <w:t xml:space="preserve"> </w:t>
      </w:r>
      <w:r>
        <w:rPr>
          <w:spacing w:val="-2"/>
          <w:sz w:val="20"/>
          <w:szCs w:val="20"/>
          <w:u w:val="single"/>
        </w:rPr>
        <w:t>charges</w:t>
      </w:r>
    </w:p>
    <w:p w14:paraId="5E2C7AA4" w14:textId="77777777" w:rsidR="00C811EF" w:rsidRDefault="00C811EF">
      <w:pPr>
        <w:pStyle w:val="BodyText"/>
        <w:kinsoku w:val="0"/>
        <w:overflowPunct w:val="0"/>
      </w:pPr>
    </w:p>
    <w:p w14:paraId="6B69DBBD" w14:textId="77777777" w:rsidR="00C811EF" w:rsidRDefault="00C811EF">
      <w:pPr>
        <w:pStyle w:val="BodyText"/>
        <w:kinsoku w:val="0"/>
        <w:overflowPunct w:val="0"/>
        <w:ind w:left="1440"/>
        <w:rPr>
          <w:spacing w:val="-4"/>
        </w:rPr>
      </w:pPr>
      <w:r>
        <w:rPr>
          <w:spacing w:val="-4"/>
        </w:rPr>
        <w:t>None.</w:t>
      </w:r>
    </w:p>
    <w:p w14:paraId="571FCCA8" w14:textId="77777777" w:rsidR="00C811EF" w:rsidRDefault="00C811EF">
      <w:pPr>
        <w:pStyle w:val="ListParagraph"/>
        <w:numPr>
          <w:ilvl w:val="0"/>
          <w:numId w:val="58"/>
        </w:numPr>
        <w:tabs>
          <w:tab w:val="left" w:pos="1439"/>
        </w:tabs>
        <w:kinsoku w:val="0"/>
        <w:overflowPunct w:val="0"/>
        <w:spacing w:before="229"/>
        <w:ind w:left="1439" w:hanging="719"/>
        <w:jc w:val="left"/>
        <w:rPr>
          <w:sz w:val="20"/>
          <w:szCs w:val="20"/>
        </w:rPr>
      </w:pPr>
      <w:r>
        <w:rPr>
          <w:sz w:val="20"/>
          <w:szCs w:val="20"/>
          <w:u w:val="single"/>
        </w:rPr>
        <w:t>Item</w:t>
      </w:r>
      <w:r>
        <w:rPr>
          <w:spacing w:val="-6"/>
          <w:sz w:val="20"/>
          <w:szCs w:val="20"/>
          <w:u w:val="single"/>
        </w:rPr>
        <w:t xml:space="preserve"> </w:t>
      </w:r>
      <w:r>
        <w:rPr>
          <w:sz w:val="20"/>
          <w:szCs w:val="20"/>
          <w:u w:val="single"/>
        </w:rPr>
        <w:t>4</w:t>
      </w:r>
      <w:r>
        <w:rPr>
          <w:spacing w:val="-8"/>
          <w:sz w:val="20"/>
          <w:szCs w:val="20"/>
          <w:u w:val="single"/>
        </w:rPr>
        <w:t xml:space="preserve"> </w:t>
      </w:r>
      <w:r>
        <w:rPr>
          <w:sz w:val="20"/>
          <w:szCs w:val="20"/>
          <w:u w:val="single"/>
        </w:rPr>
        <w:t>-</w:t>
      </w:r>
      <w:r>
        <w:rPr>
          <w:spacing w:val="-6"/>
          <w:sz w:val="20"/>
          <w:szCs w:val="20"/>
          <w:u w:val="single"/>
        </w:rPr>
        <w:t xml:space="preserve"> </w:t>
      </w:r>
      <w:r>
        <w:rPr>
          <w:sz w:val="20"/>
          <w:szCs w:val="20"/>
          <w:u w:val="single"/>
        </w:rPr>
        <w:t>Administrative</w:t>
      </w:r>
      <w:r>
        <w:rPr>
          <w:spacing w:val="-6"/>
          <w:sz w:val="20"/>
          <w:szCs w:val="20"/>
          <w:u w:val="single"/>
        </w:rPr>
        <w:t xml:space="preserve"> </w:t>
      </w:r>
      <w:r>
        <w:rPr>
          <w:sz w:val="20"/>
          <w:szCs w:val="20"/>
          <w:u w:val="single"/>
        </w:rPr>
        <w:t>orders</w:t>
      </w:r>
      <w:r>
        <w:rPr>
          <w:spacing w:val="-6"/>
          <w:sz w:val="20"/>
          <w:szCs w:val="20"/>
          <w:u w:val="single"/>
        </w:rPr>
        <w:t xml:space="preserve"> </w:t>
      </w:r>
      <w:r>
        <w:rPr>
          <w:sz w:val="20"/>
          <w:szCs w:val="20"/>
          <w:u w:val="single"/>
        </w:rPr>
        <w:t>and</w:t>
      </w:r>
      <w:r>
        <w:rPr>
          <w:spacing w:val="-8"/>
          <w:sz w:val="20"/>
          <w:szCs w:val="20"/>
          <w:u w:val="single"/>
        </w:rPr>
        <w:t xml:space="preserve"> </w:t>
      </w:r>
      <w:r>
        <w:rPr>
          <w:sz w:val="20"/>
          <w:szCs w:val="20"/>
          <w:u w:val="single"/>
        </w:rPr>
        <w:t>penalties</w:t>
      </w:r>
      <w:r>
        <w:rPr>
          <w:spacing w:val="-6"/>
          <w:sz w:val="20"/>
          <w:szCs w:val="20"/>
          <w:u w:val="single"/>
        </w:rPr>
        <w:t xml:space="preserve"> </w:t>
      </w:r>
      <w:r>
        <w:rPr>
          <w:sz w:val="20"/>
          <w:szCs w:val="20"/>
          <w:u w:val="single"/>
        </w:rPr>
        <w:t>and</w:t>
      </w:r>
      <w:r>
        <w:rPr>
          <w:spacing w:val="-8"/>
          <w:sz w:val="20"/>
          <w:szCs w:val="20"/>
          <w:u w:val="single"/>
        </w:rPr>
        <w:t xml:space="preserve"> </w:t>
      </w:r>
      <w:r>
        <w:rPr>
          <w:sz w:val="20"/>
          <w:szCs w:val="20"/>
          <w:u w:val="single"/>
        </w:rPr>
        <w:t>pending</w:t>
      </w:r>
      <w:r>
        <w:rPr>
          <w:spacing w:val="-7"/>
          <w:sz w:val="20"/>
          <w:szCs w:val="20"/>
          <w:u w:val="single"/>
        </w:rPr>
        <w:t xml:space="preserve"> </w:t>
      </w:r>
      <w:r>
        <w:rPr>
          <w:sz w:val="20"/>
          <w:szCs w:val="20"/>
          <w:u w:val="single"/>
        </w:rPr>
        <w:t>administrative</w:t>
      </w:r>
      <w:r>
        <w:rPr>
          <w:spacing w:val="-8"/>
          <w:sz w:val="20"/>
          <w:szCs w:val="20"/>
          <w:u w:val="single"/>
        </w:rPr>
        <w:t xml:space="preserve"> </w:t>
      </w:r>
      <w:r>
        <w:rPr>
          <w:spacing w:val="-2"/>
          <w:sz w:val="20"/>
          <w:szCs w:val="20"/>
          <w:u w:val="single"/>
        </w:rPr>
        <w:t>actions</w:t>
      </w:r>
    </w:p>
    <w:p w14:paraId="79FB318E" w14:textId="77777777" w:rsidR="00C811EF" w:rsidRDefault="00C811EF">
      <w:pPr>
        <w:pStyle w:val="BodyText"/>
        <w:kinsoku w:val="0"/>
        <w:overflowPunct w:val="0"/>
        <w:spacing w:before="1"/>
      </w:pPr>
    </w:p>
    <w:p w14:paraId="34A8FD56" w14:textId="77777777" w:rsidR="00C811EF" w:rsidRDefault="00C811EF">
      <w:pPr>
        <w:pStyle w:val="BodyText"/>
        <w:kinsoku w:val="0"/>
        <w:overflowPunct w:val="0"/>
        <w:ind w:left="1440"/>
        <w:rPr>
          <w:spacing w:val="-4"/>
        </w:rPr>
      </w:pPr>
      <w:r>
        <w:rPr>
          <w:spacing w:val="-4"/>
        </w:rPr>
        <w:t>None.</w:t>
      </w:r>
    </w:p>
    <w:p w14:paraId="520BA3AF" w14:textId="77777777" w:rsidR="00C811EF" w:rsidRDefault="00C811EF">
      <w:pPr>
        <w:pStyle w:val="BodyText"/>
        <w:kinsoku w:val="0"/>
        <w:overflowPunct w:val="0"/>
      </w:pPr>
    </w:p>
    <w:p w14:paraId="23934971" w14:textId="77777777" w:rsidR="00C811EF" w:rsidRDefault="00C811EF">
      <w:pPr>
        <w:pStyle w:val="ListParagraph"/>
        <w:numPr>
          <w:ilvl w:val="0"/>
          <w:numId w:val="58"/>
        </w:numPr>
        <w:tabs>
          <w:tab w:val="left" w:pos="1439"/>
        </w:tabs>
        <w:kinsoku w:val="0"/>
        <w:overflowPunct w:val="0"/>
        <w:spacing w:before="1"/>
        <w:ind w:left="1439" w:hanging="719"/>
        <w:jc w:val="left"/>
        <w:rPr>
          <w:sz w:val="20"/>
          <w:szCs w:val="20"/>
        </w:rPr>
      </w:pPr>
      <w:r>
        <w:rPr>
          <w:sz w:val="20"/>
          <w:szCs w:val="20"/>
          <w:u w:val="single"/>
        </w:rPr>
        <w:t>Item</w:t>
      </w:r>
      <w:r>
        <w:rPr>
          <w:spacing w:val="-2"/>
          <w:sz w:val="20"/>
          <w:szCs w:val="20"/>
          <w:u w:val="single"/>
        </w:rPr>
        <w:t xml:space="preserve"> </w:t>
      </w:r>
      <w:r>
        <w:rPr>
          <w:sz w:val="20"/>
          <w:szCs w:val="20"/>
          <w:u w:val="single"/>
        </w:rPr>
        <w:t>5</w:t>
      </w:r>
      <w:r>
        <w:rPr>
          <w:spacing w:val="-4"/>
          <w:sz w:val="20"/>
          <w:szCs w:val="20"/>
          <w:u w:val="single"/>
        </w:rPr>
        <w:t xml:space="preserve"> </w:t>
      </w:r>
      <w:r>
        <w:rPr>
          <w:sz w:val="20"/>
          <w:szCs w:val="20"/>
          <w:u w:val="single"/>
        </w:rPr>
        <w:t>-</w:t>
      </w:r>
      <w:r>
        <w:rPr>
          <w:spacing w:val="-3"/>
          <w:sz w:val="20"/>
          <w:szCs w:val="20"/>
          <w:u w:val="single"/>
        </w:rPr>
        <w:t xml:space="preserve"> </w:t>
      </w:r>
      <w:r>
        <w:rPr>
          <w:sz w:val="20"/>
          <w:szCs w:val="20"/>
          <w:u w:val="single"/>
        </w:rPr>
        <w:t>Civil</w:t>
      </w:r>
      <w:r>
        <w:rPr>
          <w:spacing w:val="-3"/>
          <w:sz w:val="20"/>
          <w:szCs w:val="20"/>
          <w:u w:val="single"/>
        </w:rPr>
        <w:t xml:space="preserve"> </w:t>
      </w:r>
      <w:r>
        <w:rPr>
          <w:spacing w:val="-2"/>
          <w:sz w:val="20"/>
          <w:szCs w:val="20"/>
          <w:u w:val="single"/>
        </w:rPr>
        <w:t>actions</w:t>
      </w:r>
    </w:p>
    <w:p w14:paraId="647537DC" w14:textId="77777777" w:rsidR="00C811EF" w:rsidRDefault="00C811EF">
      <w:pPr>
        <w:pStyle w:val="BodyText"/>
        <w:kinsoku w:val="0"/>
        <w:overflowPunct w:val="0"/>
        <w:spacing w:before="228"/>
        <w:ind w:left="1440"/>
        <w:rPr>
          <w:spacing w:val="-4"/>
        </w:rPr>
      </w:pPr>
      <w:r>
        <w:rPr>
          <w:spacing w:val="-4"/>
        </w:rPr>
        <w:t>None.</w:t>
      </w:r>
    </w:p>
    <w:p w14:paraId="7FECDB85" w14:textId="77777777" w:rsidR="00C811EF" w:rsidRDefault="00C811EF">
      <w:pPr>
        <w:pStyle w:val="BodyText"/>
        <w:kinsoku w:val="0"/>
        <w:overflowPunct w:val="0"/>
        <w:spacing w:before="1"/>
      </w:pPr>
    </w:p>
    <w:p w14:paraId="3CAE6D09" w14:textId="77777777" w:rsidR="00C811EF" w:rsidRDefault="00C811EF">
      <w:pPr>
        <w:pStyle w:val="ListParagraph"/>
        <w:numPr>
          <w:ilvl w:val="0"/>
          <w:numId w:val="58"/>
        </w:numPr>
        <w:tabs>
          <w:tab w:val="left" w:pos="1439"/>
        </w:tabs>
        <w:kinsoku w:val="0"/>
        <w:overflowPunct w:val="0"/>
        <w:ind w:left="1439" w:hanging="719"/>
        <w:jc w:val="left"/>
        <w:rPr>
          <w:sz w:val="20"/>
          <w:szCs w:val="20"/>
        </w:rPr>
      </w:pPr>
      <w:r>
        <w:rPr>
          <w:sz w:val="20"/>
          <w:szCs w:val="20"/>
          <w:u w:val="single"/>
        </w:rPr>
        <w:t>Item</w:t>
      </w:r>
      <w:r>
        <w:rPr>
          <w:spacing w:val="-4"/>
          <w:sz w:val="20"/>
          <w:szCs w:val="20"/>
          <w:u w:val="single"/>
        </w:rPr>
        <w:t xml:space="preserve"> </w:t>
      </w:r>
      <w:r>
        <w:rPr>
          <w:sz w:val="20"/>
          <w:szCs w:val="20"/>
          <w:u w:val="single"/>
        </w:rPr>
        <w:t>6</w:t>
      </w:r>
      <w:r>
        <w:rPr>
          <w:spacing w:val="-6"/>
          <w:sz w:val="20"/>
          <w:szCs w:val="20"/>
          <w:u w:val="single"/>
        </w:rPr>
        <w:t xml:space="preserve"> </w:t>
      </w:r>
      <w:r>
        <w:rPr>
          <w:sz w:val="20"/>
          <w:szCs w:val="20"/>
          <w:u w:val="single"/>
        </w:rPr>
        <w:t>-</w:t>
      </w:r>
      <w:r>
        <w:rPr>
          <w:spacing w:val="-5"/>
          <w:sz w:val="20"/>
          <w:szCs w:val="20"/>
          <w:u w:val="single"/>
        </w:rPr>
        <w:t xml:space="preserve"> </w:t>
      </w:r>
      <w:r>
        <w:rPr>
          <w:sz w:val="20"/>
          <w:szCs w:val="20"/>
          <w:u w:val="single"/>
        </w:rPr>
        <w:t>Bankruptcy</w:t>
      </w:r>
      <w:r>
        <w:rPr>
          <w:spacing w:val="-5"/>
          <w:sz w:val="20"/>
          <w:szCs w:val="20"/>
          <w:u w:val="single"/>
        </w:rPr>
        <w:t xml:space="preserve"> </w:t>
      </w:r>
      <w:r>
        <w:rPr>
          <w:sz w:val="20"/>
          <w:szCs w:val="20"/>
          <w:u w:val="single"/>
        </w:rPr>
        <w:t>or</w:t>
      </w:r>
      <w:r>
        <w:rPr>
          <w:spacing w:val="-5"/>
          <w:sz w:val="20"/>
          <w:szCs w:val="20"/>
          <w:u w:val="single"/>
        </w:rPr>
        <w:t xml:space="preserve"> </w:t>
      </w:r>
      <w:r>
        <w:rPr>
          <w:sz w:val="20"/>
          <w:szCs w:val="20"/>
          <w:u w:val="single"/>
        </w:rPr>
        <w:t>insolvency</w:t>
      </w:r>
      <w:r>
        <w:rPr>
          <w:spacing w:val="-5"/>
          <w:sz w:val="20"/>
          <w:szCs w:val="20"/>
          <w:u w:val="single"/>
        </w:rPr>
        <w:t xml:space="preserve"> </w:t>
      </w:r>
      <w:r>
        <w:rPr>
          <w:spacing w:val="-2"/>
          <w:sz w:val="20"/>
          <w:szCs w:val="20"/>
          <w:u w:val="single"/>
        </w:rPr>
        <w:t>proceedings</w:t>
      </w:r>
    </w:p>
    <w:p w14:paraId="0A99C585" w14:textId="77777777" w:rsidR="00C811EF" w:rsidRDefault="00C811EF">
      <w:pPr>
        <w:pStyle w:val="BodyText"/>
        <w:kinsoku w:val="0"/>
        <w:overflowPunct w:val="0"/>
      </w:pPr>
    </w:p>
    <w:p w14:paraId="483B2B39" w14:textId="77777777" w:rsidR="00C811EF" w:rsidRDefault="00C811EF">
      <w:pPr>
        <w:pStyle w:val="BodyText"/>
        <w:kinsoku w:val="0"/>
        <w:overflowPunct w:val="0"/>
        <w:spacing w:before="1"/>
        <w:ind w:left="1440"/>
        <w:rPr>
          <w:spacing w:val="-4"/>
        </w:rPr>
      </w:pPr>
      <w:r>
        <w:rPr>
          <w:spacing w:val="-4"/>
        </w:rPr>
        <w:t>None.</w:t>
      </w:r>
    </w:p>
    <w:p w14:paraId="20F6147B" w14:textId="77777777" w:rsidR="00C811EF" w:rsidRDefault="00C811EF">
      <w:pPr>
        <w:pStyle w:val="BodyText"/>
        <w:kinsoku w:val="0"/>
        <w:overflowPunct w:val="0"/>
      </w:pPr>
    </w:p>
    <w:p w14:paraId="1B7C864E" w14:textId="77777777" w:rsidR="00C811EF" w:rsidRDefault="00C811EF">
      <w:pPr>
        <w:pStyle w:val="BodyText"/>
        <w:kinsoku w:val="0"/>
        <w:overflowPunct w:val="0"/>
      </w:pPr>
    </w:p>
    <w:p w14:paraId="13392D17" w14:textId="77777777" w:rsidR="00C811EF" w:rsidRDefault="00C811EF">
      <w:pPr>
        <w:pStyle w:val="BodyText"/>
        <w:kinsoku w:val="0"/>
        <w:overflowPunct w:val="0"/>
      </w:pPr>
    </w:p>
    <w:p w14:paraId="13837B2A" w14:textId="77777777" w:rsidR="00C811EF" w:rsidRDefault="00C811EF">
      <w:pPr>
        <w:pStyle w:val="BodyText"/>
        <w:kinsoku w:val="0"/>
        <w:overflowPunct w:val="0"/>
      </w:pPr>
    </w:p>
    <w:p w14:paraId="3618A963" w14:textId="77777777" w:rsidR="00C811EF" w:rsidRDefault="00C811EF">
      <w:pPr>
        <w:pStyle w:val="BodyText"/>
        <w:kinsoku w:val="0"/>
        <w:overflowPunct w:val="0"/>
      </w:pPr>
    </w:p>
    <w:p w14:paraId="6B271E78" w14:textId="77777777" w:rsidR="00C811EF" w:rsidRDefault="00C811EF">
      <w:pPr>
        <w:pStyle w:val="BodyText"/>
        <w:kinsoku w:val="0"/>
        <w:overflowPunct w:val="0"/>
        <w:spacing w:before="67"/>
      </w:pPr>
    </w:p>
    <w:p w14:paraId="56C8C3D3" w14:textId="77777777" w:rsidR="00C811EF" w:rsidRDefault="00C811EF">
      <w:pPr>
        <w:pStyle w:val="BodyText"/>
        <w:kinsoku w:val="0"/>
        <w:overflowPunct w:val="0"/>
        <w:ind w:right="1"/>
        <w:jc w:val="center"/>
        <w:rPr>
          <w:spacing w:val="-2"/>
        </w:rPr>
      </w:pPr>
      <w:r>
        <w:t>The</w:t>
      </w:r>
      <w:r>
        <w:rPr>
          <w:spacing w:val="-7"/>
        </w:rPr>
        <w:t xml:space="preserve"> </w:t>
      </w:r>
      <w:r>
        <w:t>rest</w:t>
      </w:r>
      <w:r>
        <w:rPr>
          <w:spacing w:val="-6"/>
        </w:rPr>
        <w:t xml:space="preserve"> </w:t>
      </w:r>
      <w:r>
        <w:t>of</w:t>
      </w:r>
      <w:r>
        <w:rPr>
          <w:spacing w:val="-5"/>
        </w:rPr>
        <w:t xml:space="preserve"> </w:t>
      </w:r>
      <w:r>
        <w:t>this</w:t>
      </w:r>
      <w:r>
        <w:rPr>
          <w:spacing w:val="-5"/>
        </w:rPr>
        <w:t xml:space="preserve"> </w:t>
      </w:r>
      <w:r>
        <w:t>page</w:t>
      </w:r>
      <w:r>
        <w:rPr>
          <w:spacing w:val="-7"/>
        </w:rPr>
        <w:t xml:space="preserve"> </w:t>
      </w:r>
      <w:r>
        <w:t>was</w:t>
      </w:r>
      <w:r>
        <w:rPr>
          <w:spacing w:val="-2"/>
        </w:rPr>
        <w:t xml:space="preserve"> </w:t>
      </w:r>
      <w:r>
        <w:t>left</w:t>
      </w:r>
      <w:r>
        <w:rPr>
          <w:spacing w:val="-7"/>
        </w:rPr>
        <w:t xml:space="preserve"> </w:t>
      </w:r>
      <w:r>
        <w:t>intentionally</w:t>
      </w:r>
      <w:r>
        <w:rPr>
          <w:spacing w:val="-5"/>
        </w:rPr>
        <w:t xml:space="preserve"> </w:t>
      </w:r>
      <w:r>
        <w:rPr>
          <w:spacing w:val="-2"/>
        </w:rPr>
        <w:t>blank.</w:t>
      </w:r>
    </w:p>
    <w:p w14:paraId="6F0D5495" w14:textId="77777777" w:rsidR="00C811EF" w:rsidRDefault="00C811EF">
      <w:pPr>
        <w:pStyle w:val="BodyText"/>
        <w:kinsoku w:val="0"/>
        <w:overflowPunct w:val="0"/>
        <w:ind w:right="1"/>
        <w:jc w:val="center"/>
        <w:rPr>
          <w:spacing w:val="-2"/>
        </w:rPr>
        <w:sectPr w:rsidR="00C811EF">
          <w:pgSz w:w="12240" w:h="15840"/>
          <w:pgMar w:top="400" w:right="720" w:bottom="1440" w:left="720" w:header="200" w:footer="1257" w:gutter="0"/>
          <w:cols w:space="720"/>
          <w:noEndnote/>
        </w:sectPr>
      </w:pPr>
    </w:p>
    <w:p w14:paraId="6D72DDA6" w14:textId="77777777" w:rsidR="00C811EF" w:rsidRDefault="00C811EF">
      <w:pPr>
        <w:pStyle w:val="BodyText"/>
        <w:kinsoku w:val="0"/>
        <w:overflowPunct w:val="0"/>
      </w:pPr>
    </w:p>
    <w:p w14:paraId="6AAE1D84" w14:textId="77777777" w:rsidR="00C811EF" w:rsidRDefault="00C811EF">
      <w:pPr>
        <w:pStyle w:val="BodyText"/>
        <w:kinsoku w:val="0"/>
        <w:overflowPunct w:val="0"/>
      </w:pPr>
    </w:p>
    <w:p w14:paraId="34AF46AB" w14:textId="77777777" w:rsidR="00C811EF" w:rsidRDefault="00C811EF">
      <w:pPr>
        <w:pStyle w:val="BodyText"/>
        <w:kinsoku w:val="0"/>
        <w:overflowPunct w:val="0"/>
      </w:pPr>
    </w:p>
    <w:p w14:paraId="4336CF4F" w14:textId="77777777" w:rsidR="00C811EF" w:rsidRDefault="00C811EF">
      <w:pPr>
        <w:pStyle w:val="BodyText"/>
        <w:kinsoku w:val="0"/>
        <w:overflowPunct w:val="0"/>
        <w:spacing w:before="119"/>
      </w:pPr>
    </w:p>
    <w:p w14:paraId="28BBE497" w14:textId="77777777" w:rsidR="00C811EF" w:rsidRDefault="00C811EF">
      <w:pPr>
        <w:pStyle w:val="BodyText"/>
        <w:kinsoku w:val="0"/>
        <w:overflowPunct w:val="0"/>
        <w:ind w:left="4154" w:right="4151" w:firstLine="777"/>
        <w:rPr>
          <w:b/>
          <w:bCs/>
        </w:rPr>
      </w:pPr>
      <w:r>
        <w:rPr>
          <w:b/>
          <w:bCs/>
        </w:rPr>
        <w:t>EXHIBIT B FINANCIAL</w:t>
      </w:r>
      <w:r>
        <w:rPr>
          <w:b/>
          <w:bCs/>
          <w:spacing w:val="-14"/>
        </w:rPr>
        <w:t xml:space="preserve"> </w:t>
      </w:r>
      <w:r>
        <w:rPr>
          <w:b/>
          <w:bCs/>
        </w:rPr>
        <w:t>STATEMENTS</w:t>
      </w:r>
    </w:p>
    <w:p w14:paraId="4B3D34FE" w14:textId="77777777" w:rsidR="00C811EF" w:rsidRDefault="00C811EF">
      <w:pPr>
        <w:pStyle w:val="BodyText"/>
        <w:kinsoku w:val="0"/>
        <w:overflowPunct w:val="0"/>
        <w:rPr>
          <w:b/>
          <w:bCs/>
        </w:rPr>
      </w:pPr>
    </w:p>
    <w:p w14:paraId="0626E0B3" w14:textId="77777777" w:rsidR="00C811EF" w:rsidRDefault="00C811EF">
      <w:pPr>
        <w:pStyle w:val="BodyText"/>
        <w:kinsoku w:val="0"/>
        <w:overflowPunct w:val="0"/>
        <w:rPr>
          <w:b/>
          <w:bCs/>
        </w:rPr>
      </w:pPr>
    </w:p>
    <w:p w14:paraId="1C86E023" w14:textId="77777777" w:rsidR="00C811EF" w:rsidRDefault="00C811EF">
      <w:pPr>
        <w:pStyle w:val="BodyText"/>
        <w:kinsoku w:val="0"/>
        <w:overflowPunct w:val="0"/>
        <w:jc w:val="center"/>
        <w:rPr>
          <w:b/>
          <w:bCs/>
          <w:spacing w:val="-2"/>
        </w:rPr>
      </w:pPr>
      <w:r>
        <w:rPr>
          <w:b/>
          <w:bCs/>
        </w:rPr>
        <w:t>SEE</w:t>
      </w:r>
      <w:r>
        <w:rPr>
          <w:b/>
          <w:bCs/>
          <w:spacing w:val="-9"/>
        </w:rPr>
        <w:t xml:space="preserve"> </w:t>
      </w:r>
      <w:commentRangeStart w:id="679"/>
      <w:r>
        <w:rPr>
          <w:b/>
          <w:bCs/>
          <w:spacing w:val="-2"/>
        </w:rPr>
        <w:t>ATTACHED</w:t>
      </w:r>
      <w:commentRangeEnd w:id="679"/>
      <w:r w:rsidR="006B5B59">
        <w:rPr>
          <w:rStyle w:val="CommentReference"/>
          <w:rFonts w:cs="Arial"/>
        </w:rPr>
        <w:commentReference w:id="679"/>
      </w:r>
    </w:p>
    <w:p w14:paraId="7D515F86" w14:textId="77777777" w:rsidR="00C811EF" w:rsidRDefault="00C811EF">
      <w:pPr>
        <w:pStyle w:val="BodyText"/>
        <w:kinsoku w:val="0"/>
        <w:overflowPunct w:val="0"/>
        <w:jc w:val="center"/>
        <w:rPr>
          <w:b/>
          <w:bCs/>
          <w:spacing w:val="-2"/>
        </w:rPr>
        <w:sectPr w:rsidR="00C811EF">
          <w:pgSz w:w="12240" w:h="15840"/>
          <w:pgMar w:top="400" w:right="720" w:bottom="1440" w:left="720" w:header="200" w:footer="1257" w:gutter="0"/>
          <w:cols w:space="720"/>
          <w:noEndnote/>
        </w:sectPr>
      </w:pPr>
    </w:p>
    <w:p w14:paraId="319C9394" w14:textId="141C3BD2" w:rsidR="00C811EF" w:rsidRDefault="00D00284">
      <w:pPr>
        <w:pStyle w:val="BodyText"/>
        <w:kinsoku w:val="0"/>
        <w:overflowPunct w:val="0"/>
        <w:ind w:right="276"/>
        <w:jc w:val="center"/>
        <w:rPr>
          <w:spacing w:val="-10"/>
        </w:rPr>
        <w:sectPr w:rsidR="00C811EF">
          <w:headerReference w:type="default" r:id="rId29"/>
          <w:footerReference w:type="default" r:id="rId30"/>
          <w:type w:val="continuous"/>
          <w:pgSz w:w="12240" w:h="15840"/>
          <w:pgMar w:top="400" w:right="720" w:bottom="280" w:left="720" w:header="720" w:footer="720" w:gutter="0"/>
          <w:cols w:space="720" w:equalWidth="0">
            <w:col w:w="10800"/>
          </w:cols>
          <w:noEndnote/>
        </w:sectPr>
      </w:pPr>
      <w:r>
        <w:rPr>
          <w:noProof/>
        </w:rPr>
        <mc:AlternateContent>
          <mc:Choice Requires="wps">
            <w:drawing>
              <wp:anchor distT="0" distB="0" distL="0" distR="0" simplePos="0" relativeHeight="251634176" behindDoc="0" locked="0" layoutInCell="0" allowOverlap="1" wp14:anchorId="34363188" wp14:editId="1E16EBDA">
                <wp:simplePos x="0" y="0"/>
                <wp:positionH relativeFrom="page">
                  <wp:posOffset>3814445</wp:posOffset>
                </wp:positionH>
                <wp:positionV relativeFrom="paragraph">
                  <wp:posOffset>172085</wp:posOffset>
                </wp:positionV>
                <wp:extent cx="2832100" cy="711200"/>
                <wp:effectExtent l="0" t="0" r="0" b="0"/>
                <wp:wrapTopAndBottom/>
                <wp:docPr id="164737147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32100"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02919" w14:textId="06DDB48D" w:rsidR="004A6BB4" w:rsidRDefault="004A6BB4">
                            <w:pPr>
                              <w:widowControl/>
                              <w:autoSpaceDE/>
                              <w:autoSpaceDN/>
                              <w:adjustRightInd/>
                              <w:spacing w:line="1120" w:lineRule="atLeast"/>
                              <w:rPr>
                                <w:rFonts w:ascii="Times New Roman" w:hAnsi="Times New Roman" w:cs="Times New Roman"/>
                                <w:sz w:val="24"/>
                                <w:szCs w:val="24"/>
                              </w:rPr>
                            </w:pPr>
                          </w:p>
                          <w:p w14:paraId="7AF57201" w14:textId="77777777" w:rsidR="004A6BB4" w:rsidRDefault="004A6BB4">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63188" id="Rectangle 29" o:spid="_x0000_s1036" style="position:absolute;left:0;text-align:left;margin-left:300.35pt;margin-top:13.55pt;width:223pt;height:56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" o:allowincell="f" filled="f" stroked="f">
                <v:path arrowok="t"/>
                <v:textbox inset="0,0,0,0">
                  <w:txbxContent>
                    <w:p w14:paraId="24C02919" w14:textId="06DDB48D" w:rsidR="004A6BB4" w:rsidRDefault="004A6BB4">
                      <w:pPr>
                        <w:widowControl/>
                        <w:autoSpaceDE/>
                        <w:autoSpaceDN/>
                        <w:adjustRightInd/>
                        <w:spacing w:line="1120" w:lineRule="atLeast"/>
                        <w:rPr>
                          <w:rFonts w:ascii="Times New Roman" w:hAnsi="Times New Roman" w:cs="Times New Roman"/>
                          <w:sz w:val="24"/>
                          <w:szCs w:val="24"/>
                        </w:rPr>
                      </w:pPr>
                    </w:p>
                    <w:p w14:paraId="7AF57201" w14:textId="77777777" w:rsidR="004A6BB4" w:rsidRDefault="004A6BB4">
                      <w:pPr>
                        <w:rPr>
                          <w:rFonts w:ascii="Times New Roman" w:hAnsi="Times New Roman" w:cs="Times New Roman"/>
                          <w:sz w:val="24"/>
                          <w:szCs w:val="24"/>
                        </w:rPr>
                      </w:pPr>
                    </w:p>
                  </w:txbxContent>
                </v:textbox>
                <w10:wrap type="topAndBottom" anchorx="page"/>
              </v:rect>
            </w:pict>
          </mc:Fallback>
        </mc:AlternateContent>
      </w:r>
    </w:p>
    <w:p w14:paraId="260AE044" w14:textId="61C26A46" w:rsidR="00C811EF" w:rsidRDefault="00D00284">
      <w:pPr>
        <w:pStyle w:val="BodyText"/>
        <w:kinsoku w:val="0"/>
        <w:overflowPunct w:val="0"/>
      </w:pPr>
      <w:r>
        <w:rPr>
          <w:noProof/>
        </w:rPr>
        <w:lastRenderedPageBreak/>
        <mc:AlternateContent>
          <mc:Choice Requires="wpg">
            <w:drawing>
              <wp:anchor distT="0" distB="0" distL="0" distR="0" simplePos="0" relativeHeight="251635200" behindDoc="0" locked="0" layoutInCell="0" allowOverlap="1" wp14:anchorId="7062BB92" wp14:editId="16C2C4C8">
                <wp:simplePos x="0" y="0"/>
                <wp:positionH relativeFrom="page">
                  <wp:posOffset>914400</wp:posOffset>
                </wp:positionH>
                <wp:positionV relativeFrom="paragraph">
                  <wp:posOffset>57785</wp:posOffset>
                </wp:positionV>
                <wp:extent cx="5939155" cy="22860"/>
                <wp:effectExtent l="0" t="0" r="4445" b="2540"/>
                <wp:wrapTopAndBottom/>
                <wp:docPr id="120859852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22860"/>
                          <a:chOff x="1440" y="91"/>
                          <a:chExt cx="9353" cy="36"/>
                        </a:xfrm>
                      </wpg:grpSpPr>
                      <wps:wsp>
                        <wps:cNvPr id="924869520" name="Freeform 34"/>
                        <wps:cNvSpPr>
                          <a:spLocks/>
                        </wps:cNvSpPr>
                        <wps:spPr bwMode="auto">
                          <a:xfrm>
                            <a:off x="1440" y="91"/>
                            <a:ext cx="9353" cy="36"/>
                          </a:xfrm>
                          <a:custGeom>
                            <a:avLst/>
                            <a:gdLst>
                              <a:gd name="T0" fmla="*/ 0 w 9353"/>
                              <a:gd name="T1" fmla="*/ 0 h 36"/>
                              <a:gd name="T2" fmla="*/ 9352 w 9353"/>
                              <a:gd name="T3" fmla="*/ 0 h 36"/>
                            </a:gdLst>
                            <a:ahLst/>
                            <a:cxnLst>
                              <a:cxn ang="0">
                                <a:pos x="T0" y="T1"/>
                              </a:cxn>
                              <a:cxn ang="0">
                                <a:pos x="T2" y="T3"/>
                              </a:cxn>
                            </a:cxnLst>
                            <a:rect l="0" t="0" r="r" b="b"/>
                            <a:pathLst>
                              <a:path w="9353" h="36">
                                <a:moveTo>
                                  <a:pt x="0" y="0"/>
                                </a:moveTo>
                                <a:lnTo>
                                  <a:pt x="9352" y="0"/>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1437504" name="Freeform 35"/>
                        <wps:cNvSpPr>
                          <a:spLocks/>
                        </wps:cNvSpPr>
                        <wps:spPr bwMode="auto">
                          <a:xfrm>
                            <a:off x="1440" y="91"/>
                            <a:ext cx="9353" cy="36"/>
                          </a:xfrm>
                          <a:custGeom>
                            <a:avLst/>
                            <a:gdLst>
                              <a:gd name="T0" fmla="*/ 0 w 9353"/>
                              <a:gd name="T1" fmla="*/ 2 h 36"/>
                              <a:gd name="T2" fmla="*/ 9352 w 9353"/>
                              <a:gd name="T3" fmla="*/ 2 h 36"/>
                            </a:gdLst>
                            <a:ahLst/>
                            <a:cxnLst>
                              <a:cxn ang="0">
                                <a:pos x="T0" y="T1"/>
                              </a:cxn>
                              <a:cxn ang="0">
                                <a:pos x="T2" y="T3"/>
                              </a:cxn>
                            </a:cxnLst>
                            <a:rect l="0" t="0" r="r" b="b"/>
                            <a:pathLst>
                              <a:path w="9353" h="36">
                                <a:moveTo>
                                  <a:pt x="0" y="2"/>
                                </a:moveTo>
                                <a:lnTo>
                                  <a:pt x="9352" y="2"/>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287296" name="Freeform 36"/>
                        <wps:cNvSpPr>
                          <a:spLocks/>
                        </wps:cNvSpPr>
                        <wps:spPr bwMode="auto">
                          <a:xfrm>
                            <a:off x="1440" y="91"/>
                            <a:ext cx="9353" cy="36"/>
                          </a:xfrm>
                          <a:custGeom>
                            <a:avLst/>
                            <a:gdLst>
                              <a:gd name="T0" fmla="*/ 0 w 9353"/>
                              <a:gd name="T1" fmla="*/ 4 h 36"/>
                              <a:gd name="T2" fmla="*/ 9352 w 9353"/>
                              <a:gd name="T3" fmla="*/ 4 h 36"/>
                            </a:gdLst>
                            <a:ahLst/>
                            <a:cxnLst>
                              <a:cxn ang="0">
                                <a:pos x="T0" y="T1"/>
                              </a:cxn>
                              <a:cxn ang="0">
                                <a:pos x="T2" y="T3"/>
                              </a:cxn>
                            </a:cxnLst>
                            <a:rect l="0" t="0" r="r" b="b"/>
                            <a:pathLst>
                              <a:path w="9353" h="36">
                                <a:moveTo>
                                  <a:pt x="0" y="4"/>
                                </a:moveTo>
                                <a:lnTo>
                                  <a:pt x="9352" y="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481085" name="Freeform 37"/>
                        <wps:cNvSpPr>
                          <a:spLocks/>
                        </wps:cNvSpPr>
                        <wps:spPr bwMode="auto">
                          <a:xfrm>
                            <a:off x="1440" y="91"/>
                            <a:ext cx="9353" cy="36"/>
                          </a:xfrm>
                          <a:custGeom>
                            <a:avLst/>
                            <a:gdLst>
                              <a:gd name="T0" fmla="*/ 0 w 9353"/>
                              <a:gd name="T1" fmla="*/ 7 h 36"/>
                              <a:gd name="T2" fmla="*/ 9352 w 9353"/>
                              <a:gd name="T3" fmla="*/ 7 h 36"/>
                            </a:gdLst>
                            <a:ahLst/>
                            <a:cxnLst>
                              <a:cxn ang="0">
                                <a:pos x="T0" y="T1"/>
                              </a:cxn>
                              <a:cxn ang="0">
                                <a:pos x="T2" y="T3"/>
                              </a:cxn>
                            </a:cxnLst>
                            <a:rect l="0" t="0" r="r" b="b"/>
                            <a:pathLst>
                              <a:path w="9353" h="36">
                                <a:moveTo>
                                  <a:pt x="0" y="7"/>
                                </a:moveTo>
                                <a:lnTo>
                                  <a:pt x="9352" y="7"/>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208784" name="Freeform 38"/>
                        <wps:cNvSpPr>
                          <a:spLocks/>
                        </wps:cNvSpPr>
                        <wps:spPr bwMode="auto">
                          <a:xfrm>
                            <a:off x="1440" y="91"/>
                            <a:ext cx="9353" cy="36"/>
                          </a:xfrm>
                          <a:custGeom>
                            <a:avLst/>
                            <a:gdLst>
                              <a:gd name="T0" fmla="*/ 0 w 9353"/>
                              <a:gd name="T1" fmla="*/ 9 h 36"/>
                              <a:gd name="T2" fmla="*/ 9352 w 9353"/>
                              <a:gd name="T3" fmla="*/ 9 h 36"/>
                            </a:gdLst>
                            <a:ahLst/>
                            <a:cxnLst>
                              <a:cxn ang="0">
                                <a:pos x="T0" y="T1"/>
                              </a:cxn>
                              <a:cxn ang="0">
                                <a:pos x="T2" y="T3"/>
                              </a:cxn>
                            </a:cxnLst>
                            <a:rect l="0" t="0" r="r" b="b"/>
                            <a:pathLst>
                              <a:path w="9353" h="36">
                                <a:moveTo>
                                  <a:pt x="0" y="9"/>
                                </a:moveTo>
                                <a:lnTo>
                                  <a:pt x="9352" y="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338622" name="Freeform 39"/>
                        <wps:cNvSpPr>
                          <a:spLocks/>
                        </wps:cNvSpPr>
                        <wps:spPr bwMode="auto">
                          <a:xfrm>
                            <a:off x="1440" y="91"/>
                            <a:ext cx="9353" cy="36"/>
                          </a:xfrm>
                          <a:custGeom>
                            <a:avLst/>
                            <a:gdLst>
                              <a:gd name="T0" fmla="*/ 0 w 9353"/>
                              <a:gd name="T1" fmla="*/ 11 h 36"/>
                              <a:gd name="T2" fmla="*/ 9352 w 9353"/>
                              <a:gd name="T3" fmla="*/ 11 h 36"/>
                            </a:gdLst>
                            <a:ahLst/>
                            <a:cxnLst>
                              <a:cxn ang="0">
                                <a:pos x="T0" y="T1"/>
                              </a:cxn>
                              <a:cxn ang="0">
                                <a:pos x="T2" y="T3"/>
                              </a:cxn>
                            </a:cxnLst>
                            <a:rect l="0" t="0" r="r" b="b"/>
                            <a:pathLst>
                              <a:path w="9353" h="36">
                                <a:moveTo>
                                  <a:pt x="0" y="11"/>
                                </a:moveTo>
                                <a:lnTo>
                                  <a:pt x="9352" y="1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6859" name="Freeform 40"/>
                        <wps:cNvSpPr>
                          <a:spLocks/>
                        </wps:cNvSpPr>
                        <wps:spPr bwMode="auto">
                          <a:xfrm>
                            <a:off x="1440" y="91"/>
                            <a:ext cx="9353" cy="36"/>
                          </a:xfrm>
                          <a:custGeom>
                            <a:avLst/>
                            <a:gdLst>
                              <a:gd name="T0" fmla="*/ 0 w 9353"/>
                              <a:gd name="T1" fmla="*/ 14 h 36"/>
                              <a:gd name="T2" fmla="*/ 9352 w 9353"/>
                              <a:gd name="T3" fmla="*/ 14 h 36"/>
                            </a:gdLst>
                            <a:ahLst/>
                            <a:cxnLst>
                              <a:cxn ang="0">
                                <a:pos x="T0" y="T1"/>
                              </a:cxn>
                              <a:cxn ang="0">
                                <a:pos x="T2" y="T3"/>
                              </a:cxn>
                            </a:cxnLst>
                            <a:rect l="0" t="0" r="r" b="b"/>
                            <a:pathLst>
                              <a:path w="9353" h="36">
                                <a:moveTo>
                                  <a:pt x="0" y="14"/>
                                </a:moveTo>
                                <a:lnTo>
                                  <a:pt x="9352" y="1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653775" name="Freeform 41"/>
                        <wps:cNvSpPr>
                          <a:spLocks/>
                        </wps:cNvSpPr>
                        <wps:spPr bwMode="auto">
                          <a:xfrm>
                            <a:off x="1440" y="91"/>
                            <a:ext cx="9353" cy="36"/>
                          </a:xfrm>
                          <a:custGeom>
                            <a:avLst/>
                            <a:gdLst>
                              <a:gd name="T0" fmla="*/ 0 w 9353"/>
                              <a:gd name="T1" fmla="*/ 16 h 36"/>
                              <a:gd name="T2" fmla="*/ 9352 w 9353"/>
                              <a:gd name="T3" fmla="*/ 16 h 36"/>
                            </a:gdLst>
                            <a:ahLst/>
                            <a:cxnLst>
                              <a:cxn ang="0">
                                <a:pos x="T0" y="T1"/>
                              </a:cxn>
                              <a:cxn ang="0">
                                <a:pos x="T2" y="T3"/>
                              </a:cxn>
                            </a:cxnLst>
                            <a:rect l="0" t="0" r="r" b="b"/>
                            <a:pathLst>
                              <a:path w="9353" h="36">
                                <a:moveTo>
                                  <a:pt x="0" y="16"/>
                                </a:moveTo>
                                <a:lnTo>
                                  <a:pt x="9352" y="1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386922" name="Freeform 42"/>
                        <wps:cNvSpPr>
                          <a:spLocks/>
                        </wps:cNvSpPr>
                        <wps:spPr bwMode="auto">
                          <a:xfrm>
                            <a:off x="1440" y="91"/>
                            <a:ext cx="9353" cy="36"/>
                          </a:xfrm>
                          <a:custGeom>
                            <a:avLst/>
                            <a:gdLst>
                              <a:gd name="T0" fmla="*/ 0 w 9353"/>
                              <a:gd name="T1" fmla="*/ 19 h 36"/>
                              <a:gd name="T2" fmla="*/ 9352 w 9353"/>
                              <a:gd name="T3" fmla="*/ 19 h 36"/>
                            </a:gdLst>
                            <a:ahLst/>
                            <a:cxnLst>
                              <a:cxn ang="0">
                                <a:pos x="T0" y="T1"/>
                              </a:cxn>
                              <a:cxn ang="0">
                                <a:pos x="T2" y="T3"/>
                              </a:cxn>
                            </a:cxnLst>
                            <a:rect l="0" t="0" r="r" b="b"/>
                            <a:pathLst>
                              <a:path w="9353" h="36">
                                <a:moveTo>
                                  <a:pt x="0" y="19"/>
                                </a:moveTo>
                                <a:lnTo>
                                  <a:pt x="9352" y="1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495289" name="Freeform 43"/>
                        <wps:cNvSpPr>
                          <a:spLocks/>
                        </wps:cNvSpPr>
                        <wps:spPr bwMode="auto">
                          <a:xfrm>
                            <a:off x="1440" y="91"/>
                            <a:ext cx="9353" cy="36"/>
                          </a:xfrm>
                          <a:custGeom>
                            <a:avLst/>
                            <a:gdLst>
                              <a:gd name="T0" fmla="*/ 0 w 9353"/>
                              <a:gd name="T1" fmla="*/ 21 h 36"/>
                              <a:gd name="T2" fmla="*/ 9352 w 9353"/>
                              <a:gd name="T3" fmla="*/ 21 h 36"/>
                            </a:gdLst>
                            <a:ahLst/>
                            <a:cxnLst>
                              <a:cxn ang="0">
                                <a:pos x="T0" y="T1"/>
                              </a:cxn>
                              <a:cxn ang="0">
                                <a:pos x="T2" y="T3"/>
                              </a:cxn>
                            </a:cxnLst>
                            <a:rect l="0" t="0" r="r" b="b"/>
                            <a:pathLst>
                              <a:path w="9353" h="36">
                                <a:moveTo>
                                  <a:pt x="0" y="21"/>
                                </a:moveTo>
                                <a:lnTo>
                                  <a:pt x="9352" y="2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382101" name="Freeform 44"/>
                        <wps:cNvSpPr>
                          <a:spLocks/>
                        </wps:cNvSpPr>
                        <wps:spPr bwMode="auto">
                          <a:xfrm>
                            <a:off x="1440" y="91"/>
                            <a:ext cx="9353" cy="36"/>
                          </a:xfrm>
                          <a:custGeom>
                            <a:avLst/>
                            <a:gdLst>
                              <a:gd name="T0" fmla="*/ 0 w 9353"/>
                              <a:gd name="T1" fmla="*/ 23 h 36"/>
                              <a:gd name="T2" fmla="*/ 9352 w 9353"/>
                              <a:gd name="T3" fmla="*/ 23 h 36"/>
                            </a:gdLst>
                            <a:ahLst/>
                            <a:cxnLst>
                              <a:cxn ang="0">
                                <a:pos x="T0" y="T1"/>
                              </a:cxn>
                              <a:cxn ang="0">
                                <a:pos x="T2" y="T3"/>
                              </a:cxn>
                            </a:cxnLst>
                            <a:rect l="0" t="0" r="r" b="b"/>
                            <a:pathLst>
                              <a:path w="9353" h="36">
                                <a:moveTo>
                                  <a:pt x="0" y="23"/>
                                </a:moveTo>
                                <a:lnTo>
                                  <a:pt x="9352" y="2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437049" name="Freeform 45"/>
                        <wps:cNvSpPr>
                          <a:spLocks/>
                        </wps:cNvSpPr>
                        <wps:spPr bwMode="auto">
                          <a:xfrm>
                            <a:off x="1440" y="91"/>
                            <a:ext cx="9353" cy="36"/>
                          </a:xfrm>
                          <a:custGeom>
                            <a:avLst/>
                            <a:gdLst>
                              <a:gd name="T0" fmla="*/ 0 w 9353"/>
                              <a:gd name="T1" fmla="*/ 26 h 36"/>
                              <a:gd name="T2" fmla="*/ 9352 w 9353"/>
                              <a:gd name="T3" fmla="*/ 26 h 36"/>
                            </a:gdLst>
                            <a:ahLst/>
                            <a:cxnLst>
                              <a:cxn ang="0">
                                <a:pos x="T0" y="T1"/>
                              </a:cxn>
                              <a:cxn ang="0">
                                <a:pos x="T2" y="T3"/>
                              </a:cxn>
                            </a:cxnLst>
                            <a:rect l="0" t="0" r="r" b="b"/>
                            <a:pathLst>
                              <a:path w="9353" h="36">
                                <a:moveTo>
                                  <a:pt x="0" y="26"/>
                                </a:moveTo>
                                <a:lnTo>
                                  <a:pt x="9352" y="2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53014" name="Freeform 46"/>
                        <wps:cNvSpPr>
                          <a:spLocks/>
                        </wps:cNvSpPr>
                        <wps:spPr bwMode="auto">
                          <a:xfrm>
                            <a:off x="1440" y="91"/>
                            <a:ext cx="9353" cy="36"/>
                          </a:xfrm>
                          <a:custGeom>
                            <a:avLst/>
                            <a:gdLst>
                              <a:gd name="T0" fmla="*/ 0 w 9353"/>
                              <a:gd name="T1" fmla="*/ 28 h 36"/>
                              <a:gd name="T2" fmla="*/ 9352 w 9353"/>
                              <a:gd name="T3" fmla="*/ 28 h 36"/>
                            </a:gdLst>
                            <a:ahLst/>
                            <a:cxnLst>
                              <a:cxn ang="0">
                                <a:pos x="T0" y="T1"/>
                              </a:cxn>
                              <a:cxn ang="0">
                                <a:pos x="T2" y="T3"/>
                              </a:cxn>
                            </a:cxnLst>
                            <a:rect l="0" t="0" r="r" b="b"/>
                            <a:pathLst>
                              <a:path w="9353" h="36">
                                <a:moveTo>
                                  <a:pt x="0" y="28"/>
                                </a:moveTo>
                                <a:lnTo>
                                  <a:pt x="9352" y="28"/>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651383" name="Freeform 47"/>
                        <wps:cNvSpPr>
                          <a:spLocks/>
                        </wps:cNvSpPr>
                        <wps:spPr bwMode="auto">
                          <a:xfrm>
                            <a:off x="1440" y="91"/>
                            <a:ext cx="9353" cy="36"/>
                          </a:xfrm>
                          <a:custGeom>
                            <a:avLst/>
                            <a:gdLst>
                              <a:gd name="T0" fmla="*/ 0 w 9353"/>
                              <a:gd name="T1" fmla="*/ 31 h 36"/>
                              <a:gd name="T2" fmla="*/ 9352 w 9353"/>
                              <a:gd name="T3" fmla="*/ 31 h 36"/>
                            </a:gdLst>
                            <a:ahLst/>
                            <a:cxnLst>
                              <a:cxn ang="0">
                                <a:pos x="T0" y="T1"/>
                              </a:cxn>
                              <a:cxn ang="0">
                                <a:pos x="T2" y="T3"/>
                              </a:cxn>
                            </a:cxnLst>
                            <a:rect l="0" t="0" r="r" b="b"/>
                            <a:pathLst>
                              <a:path w="9353" h="36">
                                <a:moveTo>
                                  <a:pt x="0" y="31"/>
                                </a:moveTo>
                                <a:lnTo>
                                  <a:pt x="9352" y="3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0523149" name="Freeform 48"/>
                        <wps:cNvSpPr>
                          <a:spLocks/>
                        </wps:cNvSpPr>
                        <wps:spPr bwMode="auto">
                          <a:xfrm>
                            <a:off x="1440" y="91"/>
                            <a:ext cx="9353" cy="36"/>
                          </a:xfrm>
                          <a:custGeom>
                            <a:avLst/>
                            <a:gdLst>
                              <a:gd name="T0" fmla="*/ 0 w 9353"/>
                              <a:gd name="T1" fmla="*/ 33 h 36"/>
                              <a:gd name="T2" fmla="*/ 9352 w 9353"/>
                              <a:gd name="T3" fmla="*/ 33 h 36"/>
                            </a:gdLst>
                            <a:ahLst/>
                            <a:cxnLst>
                              <a:cxn ang="0">
                                <a:pos x="T0" y="T1"/>
                              </a:cxn>
                              <a:cxn ang="0">
                                <a:pos x="T2" y="T3"/>
                              </a:cxn>
                            </a:cxnLst>
                            <a:rect l="0" t="0" r="r" b="b"/>
                            <a:pathLst>
                              <a:path w="9353" h="36">
                                <a:moveTo>
                                  <a:pt x="0" y="33"/>
                                </a:moveTo>
                                <a:lnTo>
                                  <a:pt x="9352" y="3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607655" name="Freeform 49"/>
                        <wps:cNvSpPr>
                          <a:spLocks/>
                        </wps:cNvSpPr>
                        <wps:spPr bwMode="auto">
                          <a:xfrm>
                            <a:off x="1440" y="91"/>
                            <a:ext cx="9353" cy="36"/>
                          </a:xfrm>
                          <a:custGeom>
                            <a:avLst/>
                            <a:gdLst>
                              <a:gd name="T0" fmla="*/ 0 w 9353"/>
                              <a:gd name="T1" fmla="*/ 36 h 36"/>
                              <a:gd name="T2" fmla="*/ 9352 w 9353"/>
                              <a:gd name="T3" fmla="*/ 36 h 36"/>
                            </a:gdLst>
                            <a:ahLst/>
                            <a:cxnLst>
                              <a:cxn ang="0">
                                <a:pos x="T0" y="T1"/>
                              </a:cxn>
                              <a:cxn ang="0">
                                <a:pos x="T2" y="T3"/>
                              </a:cxn>
                            </a:cxnLst>
                            <a:rect l="0" t="0" r="r" b="b"/>
                            <a:pathLst>
                              <a:path w="9353" h="36">
                                <a:moveTo>
                                  <a:pt x="0" y="36"/>
                                </a:moveTo>
                                <a:lnTo>
                                  <a:pt x="9352" y="3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41E3B9" id="Group 33" o:spid="_x0000_s1026" style="position:absolute;margin-left:1in;margin-top:4.55pt;width:467.65pt;height:1.8pt;z-index:251635200;mso-wrap-distance-left:0;mso-wrap-distance-right:0;mso-position-horizontal-relative:page" coordorigin="1440,91" coordsize="935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" o:allowincell="f">
                <v:shape id="Freeform 34" o:spid="_x0000_s1027"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" path="m,l9352,e" filled="f" strokecolor="#060000" strokeweight=".12pt">
                  <v:path arrowok="t" o:connecttype="custom" o:connectlocs="0,0;9352,0" o:connectangles="0,0"/>
                </v:shape>
                <v:shape id="Freeform 35" o:spid="_x0000_s1028"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" path="m,2r9352,e" filled="f" strokecolor="#060000" strokeweight=".12pt">
                  <v:path arrowok="t" o:connecttype="custom" o:connectlocs="0,2;9352,2" o:connectangles="0,0"/>
                </v:shape>
                <v:shape id="Freeform 36" o:spid="_x0000_s1029"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" path="m,4r9352,e" filled="f" strokecolor="#060000" strokeweight=".12pt">
                  <v:path arrowok="t" o:connecttype="custom" o:connectlocs="0,4;9352,4" o:connectangles="0,0"/>
                </v:shape>
                <v:shape id="Freeform 37" o:spid="_x0000_s1030"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" path="m,7r9352,e" filled="f" strokecolor="#060000" strokeweight=".12pt">
                  <v:path arrowok="t" o:connecttype="custom" o:connectlocs="0,7;9352,7" o:connectangles="0,0"/>
                </v:shape>
                <v:shape id="Freeform 38" o:spid="_x0000_s1031"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" path="m,9r9352,e" filled="f" strokecolor="#060000" strokeweight=".12pt">
                  <v:path arrowok="t" o:connecttype="custom" o:connectlocs="0,9;9352,9" o:connectangles="0,0"/>
                </v:shape>
                <v:shape id="Freeform 39" o:spid="_x0000_s1032"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" path="m,11r9352,e" filled="f" strokecolor="#060000" strokeweight=".12pt">
                  <v:path arrowok="t" o:connecttype="custom" o:connectlocs="0,11;9352,11" o:connectangles="0,0"/>
                </v:shape>
                <v:shape id="Freeform 40" o:spid="_x0000_s1033"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" path="m,14r9352,e" filled="f" strokecolor="#060000" strokeweight=".12pt">
                  <v:path arrowok="t" o:connecttype="custom" o:connectlocs="0,14;9352,14" o:connectangles="0,0"/>
                </v:shape>
                <v:shape id="Freeform 41" o:spid="_x0000_s1034"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" path="m,16r9352,e" filled="f" strokecolor="#060000" strokeweight=".12pt">
                  <v:path arrowok="t" o:connecttype="custom" o:connectlocs="0,16;9352,16" o:connectangles="0,0"/>
                </v:shape>
                <v:shape id="Freeform 42" o:spid="_x0000_s1035"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" path="m,19r9352,e" filled="f" strokecolor="#060000" strokeweight=".12pt">
                  <v:path arrowok="t" o:connecttype="custom" o:connectlocs="0,19;9352,19" o:connectangles="0,0"/>
                </v:shape>
                <v:shape id="Freeform 43" o:spid="_x0000_s1036"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" path="m,21r9352,e" filled="f" strokecolor="#060000" strokeweight=".12pt">
                  <v:path arrowok="t" o:connecttype="custom" o:connectlocs="0,21;9352,21" o:connectangles="0,0"/>
                </v:shape>
                <v:shape id="Freeform 44" o:spid="_x0000_s1037"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" path="m,23r9352,e" filled="f" strokecolor="#060000" strokeweight=".12pt">
                  <v:path arrowok="t" o:connecttype="custom" o:connectlocs="0,23;9352,23" o:connectangles="0,0"/>
                </v:shape>
                <v:shape id="Freeform 45" o:spid="_x0000_s1038"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" path="m,26r9352,e" filled="f" strokecolor="#060000" strokeweight=".12pt">
                  <v:path arrowok="t" o:connecttype="custom" o:connectlocs="0,26;9352,26" o:connectangles="0,0"/>
                </v:shape>
                <v:shape id="Freeform 46" o:spid="_x0000_s1039"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" path="m,28r9352,e" filled="f" strokecolor="#060000" strokeweight=".12pt">
                  <v:path arrowok="t" o:connecttype="custom" o:connectlocs="0,28;9352,28" o:connectangles="0,0"/>
                </v:shape>
                <v:shape id="Freeform 47" o:spid="_x0000_s1040"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" path="m,31r9352,e" filled="f" strokecolor="#060000" strokeweight=".12pt">
                  <v:path arrowok="t" o:connecttype="custom" o:connectlocs="0,31;9352,31" o:connectangles="0,0"/>
                </v:shape>
                <v:shape id="Freeform 48" o:spid="_x0000_s1041"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" path="m,33r9352,e" filled="f" strokecolor="#060000" strokeweight=".12pt">
                  <v:path arrowok="t" o:connecttype="custom" o:connectlocs="0,33;9352,33" o:connectangles="0,0"/>
                </v:shape>
                <v:shape id="Freeform 49" o:spid="_x0000_s1042" style="position:absolute;left:1440;top:91;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" path="m,36r9352,e" filled="f" strokecolor="#060000" strokeweight=".12pt">
                  <v:path arrowok="t" o:connecttype="custom" o:connectlocs="0,36;9352,36" o:connectangles="0,0"/>
                </v:shape>
                <w10:wrap type="topAndBottom" anchorx="page"/>
              </v:group>
            </w:pict>
          </mc:Fallback>
        </mc:AlternateContent>
      </w:r>
      <w:r>
        <w:rPr>
          <w:noProof/>
        </w:rPr>
        <mc:AlternateContent>
          <mc:Choice Requires="wpg">
            <w:drawing>
              <wp:anchor distT="0" distB="0" distL="0" distR="0" simplePos="0" relativeHeight="251637248" behindDoc="0" locked="0" layoutInCell="0" allowOverlap="1" wp14:anchorId="69B6A191" wp14:editId="1E612C44">
                <wp:simplePos x="0" y="0"/>
                <wp:positionH relativeFrom="page">
                  <wp:posOffset>914400</wp:posOffset>
                </wp:positionH>
                <wp:positionV relativeFrom="paragraph">
                  <wp:posOffset>102870</wp:posOffset>
                </wp:positionV>
                <wp:extent cx="5939155" cy="22860"/>
                <wp:effectExtent l="0" t="0" r="4445" b="2540"/>
                <wp:wrapTopAndBottom/>
                <wp:docPr id="1615014886"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22860"/>
                          <a:chOff x="1440" y="162"/>
                          <a:chExt cx="9353" cy="36"/>
                        </a:xfrm>
                      </wpg:grpSpPr>
                      <wps:wsp>
                        <wps:cNvPr id="669315427" name="Freeform 73"/>
                        <wps:cNvSpPr>
                          <a:spLocks/>
                        </wps:cNvSpPr>
                        <wps:spPr bwMode="auto">
                          <a:xfrm>
                            <a:off x="1440" y="162"/>
                            <a:ext cx="9353" cy="36"/>
                          </a:xfrm>
                          <a:custGeom>
                            <a:avLst/>
                            <a:gdLst>
                              <a:gd name="T0" fmla="*/ 0 w 9353"/>
                              <a:gd name="T1" fmla="*/ 0 h 36"/>
                              <a:gd name="T2" fmla="*/ 9352 w 9353"/>
                              <a:gd name="T3" fmla="*/ 0 h 36"/>
                            </a:gdLst>
                            <a:ahLst/>
                            <a:cxnLst>
                              <a:cxn ang="0">
                                <a:pos x="T0" y="T1"/>
                              </a:cxn>
                              <a:cxn ang="0">
                                <a:pos x="T2" y="T3"/>
                              </a:cxn>
                            </a:cxnLst>
                            <a:rect l="0" t="0" r="r" b="b"/>
                            <a:pathLst>
                              <a:path w="9353" h="36">
                                <a:moveTo>
                                  <a:pt x="0" y="0"/>
                                </a:moveTo>
                                <a:lnTo>
                                  <a:pt x="9352" y="0"/>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4256485" name="Freeform 74"/>
                        <wps:cNvSpPr>
                          <a:spLocks/>
                        </wps:cNvSpPr>
                        <wps:spPr bwMode="auto">
                          <a:xfrm>
                            <a:off x="1440" y="162"/>
                            <a:ext cx="9353" cy="36"/>
                          </a:xfrm>
                          <a:custGeom>
                            <a:avLst/>
                            <a:gdLst>
                              <a:gd name="T0" fmla="*/ 0 w 9353"/>
                              <a:gd name="T1" fmla="*/ 2 h 36"/>
                              <a:gd name="T2" fmla="*/ 9352 w 9353"/>
                              <a:gd name="T3" fmla="*/ 2 h 36"/>
                            </a:gdLst>
                            <a:ahLst/>
                            <a:cxnLst>
                              <a:cxn ang="0">
                                <a:pos x="T0" y="T1"/>
                              </a:cxn>
                              <a:cxn ang="0">
                                <a:pos x="T2" y="T3"/>
                              </a:cxn>
                            </a:cxnLst>
                            <a:rect l="0" t="0" r="r" b="b"/>
                            <a:pathLst>
                              <a:path w="9353" h="36">
                                <a:moveTo>
                                  <a:pt x="0" y="2"/>
                                </a:moveTo>
                                <a:lnTo>
                                  <a:pt x="9352" y="2"/>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567756" name="Freeform 75"/>
                        <wps:cNvSpPr>
                          <a:spLocks/>
                        </wps:cNvSpPr>
                        <wps:spPr bwMode="auto">
                          <a:xfrm>
                            <a:off x="1440" y="162"/>
                            <a:ext cx="9353" cy="36"/>
                          </a:xfrm>
                          <a:custGeom>
                            <a:avLst/>
                            <a:gdLst>
                              <a:gd name="T0" fmla="*/ 0 w 9353"/>
                              <a:gd name="T1" fmla="*/ 4 h 36"/>
                              <a:gd name="T2" fmla="*/ 9352 w 9353"/>
                              <a:gd name="T3" fmla="*/ 4 h 36"/>
                            </a:gdLst>
                            <a:ahLst/>
                            <a:cxnLst>
                              <a:cxn ang="0">
                                <a:pos x="T0" y="T1"/>
                              </a:cxn>
                              <a:cxn ang="0">
                                <a:pos x="T2" y="T3"/>
                              </a:cxn>
                            </a:cxnLst>
                            <a:rect l="0" t="0" r="r" b="b"/>
                            <a:pathLst>
                              <a:path w="9353" h="36">
                                <a:moveTo>
                                  <a:pt x="0" y="4"/>
                                </a:moveTo>
                                <a:lnTo>
                                  <a:pt x="9352" y="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05674" name="Freeform 76"/>
                        <wps:cNvSpPr>
                          <a:spLocks/>
                        </wps:cNvSpPr>
                        <wps:spPr bwMode="auto">
                          <a:xfrm>
                            <a:off x="1440" y="162"/>
                            <a:ext cx="9353" cy="36"/>
                          </a:xfrm>
                          <a:custGeom>
                            <a:avLst/>
                            <a:gdLst>
                              <a:gd name="T0" fmla="*/ 0 w 9353"/>
                              <a:gd name="T1" fmla="*/ 7 h 36"/>
                              <a:gd name="T2" fmla="*/ 9352 w 9353"/>
                              <a:gd name="T3" fmla="*/ 7 h 36"/>
                            </a:gdLst>
                            <a:ahLst/>
                            <a:cxnLst>
                              <a:cxn ang="0">
                                <a:pos x="T0" y="T1"/>
                              </a:cxn>
                              <a:cxn ang="0">
                                <a:pos x="T2" y="T3"/>
                              </a:cxn>
                            </a:cxnLst>
                            <a:rect l="0" t="0" r="r" b="b"/>
                            <a:pathLst>
                              <a:path w="9353" h="36">
                                <a:moveTo>
                                  <a:pt x="0" y="7"/>
                                </a:moveTo>
                                <a:lnTo>
                                  <a:pt x="9352" y="7"/>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10011" name="Freeform 77"/>
                        <wps:cNvSpPr>
                          <a:spLocks/>
                        </wps:cNvSpPr>
                        <wps:spPr bwMode="auto">
                          <a:xfrm>
                            <a:off x="1440" y="162"/>
                            <a:ext cx="9353" cy="36"/>
                          </a:xfrm>
                          <a:custGeom>
                            <a:avLst/>
                            <a:gdLst>
                              <a:gd name="T0" fmla="*/ 0 w 9353"/>
                              <a:gd name="T1" fmla="*/ 9 h 36"/>
                              <a:gd name="T2" fmla="*/ 9352 w 9353"/>
                              <a:gd name="T3" fmla="*/ 9 h 36"/>
                            </a:gdLst>
                            <a:ahLst/>
                            <a:cxnLst>
                              <a:cxn ang="0">
                                <a:pos x="T0" y="T1"/>
                              </a:cxn>
                              <a:cxn ang="0">
                                <a:pos x="T2" y="T3"/>
                              </a:cxn>
                            </a:cxnLst>
                            <a:rect l="0" t="0" r="r" b="b"/>
                            <a:pathLst>
                              <a:path w="9353" h="36">
                                <a:moveTo>
                                  <a:pt x="0" y="9"/>
                                </a:moveTo>
                                <a:lnTo>
                                  <a:pt x="9352" y="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942156" name="Freeform 78"/>
                        <wps:cNvSpPr>
                          <a:spLocks/>
                        </wps:cNvSpPr>
                        <wps:spPr bwMode="auto">
                          <a:xfrm>
                            <a:off x="1440" y="162"/>
                            <a:ext cx="9353" cy="36"/>
                          </a:xfrm>
                          <a:custGeom>
                            <a:avLst/>
                            <a:gdLst>
                              <a:gd name="T0" fmla="*/ 0 w 9353"/>
                              <a:gd name="T1" fmla="*/ 11 h 36"/>
                              <a:gd name="T2" fmla="*/ 9352 w 9353"/>
                              <a:gd name="T3" fmla="*/ 11 h 36"/>
                            </a:gdLst>
                            <a:ahLst/>
                            <a:cxnLst>
                              <a:cxn ang="0">
                                <a:pos x="T0" y="T1"/>
                              </a:cxn>
                              <a:cxn ang="0">
                                <a:pos x="T2" y="T3"/>
                              </a:cxn>
                            </a:cxnLst>
                            <a:rect l="0" t="0" r="r" b="b"/>
                            <a:pathLst>
                              <a:path w="9353" h="36">
                                <a:moveTo>
                                  <a:pt x="0" y="11"/>
                                </a:moveTo>
                                <a:lnTo>
                                  <a:pt x="9352" y="1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414499" name="Freeform 79"/>
                        <wps:cNvSpPr>
                          <a:spLocks/>
                        </wps:cNvSpPr>
                        <wps:spPr bwMode="auto">
                          <a:xfrm>
                            <a:off x="1440" y="162"/>
                            <a:ext cx="9353" cy="36"/>
                          </a:xfrm>
                          <a:custGeom>
                            <a:avLst/>
                            <a:gdLst>
                              <a:gd name="T0" fmla="*/ 0 w 9353"/>
                              <a:gd name="T1" fmla="*/ 14 h 36"/>
                              <a:gd name="T2" fmla="*/ 9352 w 9353"/>
                              <a:gd name="T3" fmla="*/ 14 h 36"/>
                            </a:gdLst>
                            <a:ahLst/>
                            <a:cxnLst>
                              <a:cxn ang="0">
                                <a:pos x="T0" y="T1"/>
                              </a:cxn>
                              <a:cxn ang="0">
                                <a:pos x="T2" y="T3"/>
                              </a:cxn>
                            </a:cxnLst>
                            <a:rect l="0" t="0" r="r" b="b"/>
                            <a:pathLst>
                              <a:path w="9353" h="36">
                                <a:moveTo>
                                  <a:pt x="0" y="14"/>
                                </a:moveTo>
                                <a:lnTo>
                                  <a:pt x="9352" y="1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835535" name="Freeform 80"/>
                        <wps:cNvSpPr>
                          <a:spLocks/>
                        </wps:cNvSpPr>
                        <wps:spPr bwMode="auto">
                          <a:xfrm>
                            <a:off x="1440" y="162"/>
                            <a:ext cx="9353" cy="36"/>
                          </a:xfrm>
                          <a:custGeom>
                            <a:avLst/>
                            <a:gdLst>
                              <a:gd name="T0" fmla="*/ 0 w 9353"/>
                              <a:gd name="T1" fmla="*/ 16 h 36"/>
                              <a:gd name="T2" fmla="*/ 9352 w 9353"/>
                              <a:gd name="T3" fmla="*/ 16 h 36"/>
                            </a:gdLst>
                            <a:ahLst/>
                            <a:cxnLst>
                              <a:cxn ang="0">
                                <a:pos x="T0" y="T1"/>
                              </a:cxn>
                              <a:cxn ang="0">
                                <a:pos x="T2" y="T3"/>
                              </a:cxn>
                            </a:cxnLst>
                            <a:rect l="0" t="0" r="r" b="b"/>
                            <a:pathLst>
                              <a:path w="9353" h="36">
                                <a:moveTo>
                                  <a:pt x="0" y="16"/>
                                </a:moveTo>
                                <a:lnTo>
                                  <a:pt x="9352" y="1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669887" name="Freeform 81"/>
                        <wps:cNvSpPr>
                          <a:spLocks/>
                        </wps:cNvSpPr>
                        <wps:spPr bwMode="auto">
                          <a:xfrm>
                            <a:off x="1440" y="162"/>
                            <a:ext cx="9353" cy="36"/>
                          </a:xfrm>
                          <a:custGeom>
                            <a:avLst/>
                            <a:gdLst>
                              <a:gd name="T0" fmla="*/ 0 w 9353"/>
                              <a:gd name="T1" fmla="*/ 19 h 36"/>
                              <a:gd name="T2" fmla="*/ 9352 w 9353"/>
                              <a:gd name="T3" fmla="*/ 19 h 36"/>
                            </a:gdLst>
                            <a:ahLst/>
                            <a:cxnLst>
                              <a:cxn ang="0">
                                <a:pos x="T0" y="T1"/>
                              </a:cxn>
                              <a:cxn ang="0">
                                <a:pos x="T2" y="T3"/>
                              </a:cxn>
                            </a:cxnLst>
                            <a:rect l="0" t="0" r="r" b="b"/>
                            <a:pathLst>
                              <a:path w="9353" h="36">
                                <a:moveTo>
                                  <a:pt x="0" y="19"/>
                                </a:moveTo>
                                <a:lnTo>
                                  <a:pt x="9352" y="1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889967" name="Freeform 82"/>
                        <wps:cNvSpPr>
                          <a:spLocks/>
                        </wps:cNvSpPr>
                        <wps:spPr bwMode="auto">
                          <a:xfrm>
                            <a:off x="1440" y="162"/>
                            <a:ext cx="9353" cy="36"/>
                          </a:xfrm>
                          <a:custGeom>
                            <a:avLst/>
                            <a:gdLst>
                              <a:gd name="T0" fmla="*/ 0 w 9353"/>
                              <a:gd name="T1" fmla="*/ 21 h 36"/>
                              <a:gd name="T2" fmla="*/ 9352 w 9353"/>
                              <a:gd name="T3" fmla="*/ 21 h 36"/>
                            </a:gdLst>
                            <a:ahLst/>
                            <a:cxnLst>
                              <a:cxn ang="0">
                                <a:pos x="T0" y="T1"/>
                              </a:cxn>
                              <a:cxn ang="0">
                                <a:pos x="T2" y="T3"/>
                              </a:cxn>
                            </a:cxnLst>
                            <a:rect l="0" t="0" r="r" b="b"/>
                            <a:pathLst>
                              <a:path w="9353" h="36">
                                <a:moveTo>
                                  <a:pt x="0" y="21"/>
                                </a:moveTo>
                                <a:lnTo>
                                  <a:pt x="9352" y="2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444221" name="Freeform 83"/>
                        <wps:cNvSpPr>
                          <a:spLocks/>
                        </wps:cNvSpPr>
                        <wps:spPr bwMode="auto">
                          <a:xfrm>
                            <a:off x="1440" y="162"/>
                            <a:ext cx="9353" cy="36"/>
                          </a:xfrm>
                          <a:custGeom>
                            <a:avLst/>
                            <a:gdLst>
                              <a:gd name="T0" fmla="*/ 0 w 9353"/>
                              <a:gd name="T1" fmla="*/ 23 h 36"/>
                              <a:gd name="T2" fmla="*/ 9352 w 9353"/>
                              <a:gd name="T3" fmla="*/ 23 h 36"/>
                            </a:gdLst>
                            <a:ahLst/>
                            <a:cxnLst>
                              <a:cxn ang="0">
                                <a:pos x="T0" y="T1"/>
                              </a:cxn>
                              <a:cxn ang="0">
                                <a:pos x="T2" y="T3"/>
                              </a:cxn>
                            </a:cxnLst>
                            <a:rect l="0" t="0" r="r" b="b"/>
                            <a:pathLst>
                              <a:path w="9353" h="36">
                                <a:moveTo>
                                  <a:pt x="0" y="23"/>
                                </a:moveTo>
                                <a:lnTo>
                                  <a:pt x="9352" y="2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378282" name="Freeform 84"/>
                        <wps:cNvSpPr>
                          <a:spLocks/>
                        </wps:cNvSpPr>
                        <wps:spPr bwMode="auto">
                          <a:xfrm>
                            <a:off x="1440" y="162"/>
                            <a:ext cx="9353" cy="36"/>
                          </a:xfrm>
                          <a:custGeom>
                            <a:avLst/>
                            <a:gdLst>
                              <a:gd name="T0" fmla="*/ 0 w 9353"/>
                              <a:gd name="T1" fmla="*/ 26 h 36"/>
                              <a:gd name="T2" fmla="*/ 9352 w 9353"/>
                              <a:gd name="T3" fmla="*/ 26 h 36"/>
                            </a:gdLst>
                            <a:ahLst/>
                            <a:cxnLst>
                              <a:cxn ang="0">
                                <a:pos x="T0" y="T1"/>
                              </a:cxn>
                              <a:cxn ang="0">
                                <a:pos x="T2" y="T3"/>
                              </a:cxn>
                            </a:cxnLst>
                            <a:rect l="0" t="0" r="r" b="b"/>
                            <a:pathLst>
                              <a:path w="9353" h="36">
                                <a:moveTo>
                                  <a:pt x="0" y="26"/>
                                </a:moveTo>
                                <a:lnTo>
                                  <a:pt x="9352" y="2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481523" name="Freeform 85"/>
                        <wps:cNvSpPr>
                          <a:spLocks/>
                        </wps:cNvSpPr>
                        <wps:spPr bwMode="auto">
                          <a:xfrm>
                            <a:off x="1440" y="162"/>
                            <a:ext cx="9353" cy="36"/>
                          </a:xfrm>
                          <a:custGeom>
                            <a:avLst/>
                            <a:gdLst>
                              <a:gd name="T0" fmla="*/ 0 w 9353"/>
                              <a:gd name="T1" fmla="*/ 28 h 36"/>
                              <a:gd name="T2" fmla="*/ 9352 w 9353"/>
                              <a:gd name="T3" fmla="*/ 28 h 36"/>
                            </a:gdLst>
                            <a:ahLst/>
                            <a:cxnLst>
                              <a:cxn ang="0">
                                <a:pos x="T0" y="T1"/>
                              </a:cxn>
                              <a:cxn ang="0">
                                <a:pos x="T2" y="T3"/>
                              </a:cxn>
                            </a:cxnLst>
                            <a:rect l="0" t="0" r="r" b="b"/>
                            <a:pathLst>
                              <a:path w="9353" h="36">
                                <a:moveTo>
                                  <a:pt x="0" y="28"/>
                                </a:moveTo>
                                <a:lnTo>
                                  <a:pt x="9352" y="28"/>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0992" name="Freeform 86"/>
                        <wps:cNvSpPr>
                          <a:spLocks/>
                        </wps:cNvSpPr>
                        <wps:spPr bwMode="auto">
                          <a:xfrm>
                            <a:off x="1440" y="162"/>
                            <a:ext cx="9353" cy="36"/>
                          </a:xfrm>
                          <a:custGeom>
                            <a:avLst/>
                            <a:gdLst>
                              <a:gd name="T0" fmla="*/ 0 w 9353"/>
                              <a:gd name="T1" fmla="*/ 31 h 36"/>
                              <a:gd name="T2" fmla="*/ 9352 w 9353"/>
                              <a:gd name="T3" fmla="*/ 31 h 36"/>
                            </a:gdLst>
                            <a:ahLst/>
                            <a:cxnLst>
                              <a:cxn ang="0">
                                <a:pos x="T0" y="T1"/>
                              </a:cxn>
                              <a:cxn ang="0">
                                <a:pos x="T2" y="T3"/>
                              </a:cxn>
                            </a:cxnLst>
                            <a:rect l="0" t="0" r="r" b="b"/>
                            <a:pathLst>
                              <a:path w="9353" h="36">
                                <a:moveTo>
                                  <a:pt x="0" y="31"/>
                                </a:moveTo>
                                <a:lnTo>
                                  <a:pt x="9352" y="3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496851" name="Freeform 87"/>
                        <wps:cNvSpPr>
                          <a:spLocks/>
                        </wps:cNvSpPr>
                        <wps:spPr bwMode="auto">
                          <a:xfrm>
                            <a:off x="1440" y="162"/>
                            <a:ext cx="9353" cy="36"/>
                          </a:xfrm>
                          <a:custGeom>
                            <a:avLst/>
                            <a:gdLst>
                              <a:gd name="T0" fmla="*/ 0 w 9353"/>
                              <a:gd name="T1" fmla="*/ 33 h 36"/>
                              <a:gd name="T2" fmla="*/ 9352 w 9353"/>
                              <a:gd name="T3" fmla="*/ 33 h 36"/>
                            </a:gdLst>
                            <a:ahLst/>
                            <a:cxnLst>
                              <a:cxn ang="0">
                                <a:pos x="T0" y="T1"/>
                              </a:cxn>
                              <a:cxn ang="0">
                                <a:pos x="T2" y="T3"/>
                              </a:cxn>
                            </a:cxnLst>
                            <a:rect l="0" t="0" r="r" b="b"/>
                            <a:pathLst>
                              <a:path w="9353" h="36">
                                <a:moveTo>
                                  <a:pt x="0" y="33"/>
                                </a:moveTo>
                                <a:lnTo>
                                  <a:pt x="9352" y="3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208250" name="Freeform 88"/>
                        <wps:cNvSpPr>
                          <a:spLocks/>
                        </wps:cNvSpPr>
                        <wps:spPr bwMode="auto">
                          <a:xfrm>
                            <a:off x="1440" y="162"/>
                            <a:ext cx="9353" cy="36"/>
                          </a:xfrm>
                          <a:custGeom>
                            <a:avLst/>
                            <a:gdLst>
                              <a:gd name="T0" fmla="*/ 0 w 9353"/>
                              <a:gd name="T1" fmla="*/ 35 h 36"/>
                              <a:gd name="T2" fmla="*/ 9352 w 9353"/>
                              <a:gd name="T3" fmla="*/ 35 h 36"/>
                            </a:gdLst>
                            <a:ahLst/>
                            <a:cxnLst>
                              <a:cxn ang="0">
                                <a:pos x="T0" y="T1"/>
                              </a:cxn>
                              <a:cxn ang="0">
                                <a:pos x="T2" y="T3"/>
                              </a:cxn>
                            </a:cxnLst>
                            <a:rect l="0" t="0" r="r" b="b"/>
                            <a:pathLst>
                              <a:path w="9353" h="36">
                                <a:moveTo>
                                  <a:pt x="0" y="35"/>
                                </a:moveTo>
                                <a:lnTo>
                                  <a:pt x="9352" y="35"/>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9A8E88" id="Group 72" o:spid="_x0000_s1026" style="position:absolute;margin-left:1in;margin-top:8.1pt;width:467.65pt;height:1.8pt;z-index:251637248;mso-wrap-distance-left:0;mso-wrap-distance-right:0;mso-position-horizontal-relative:page" coordorigin="1440,162" coordsize="935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" o:allowincell="f">
                <v:shape id="Freeform 73" o:spid="_x0000_s1027"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" path="m,l9352,e" filled="f" strokecolor="#060000" strokeweight=".12pt">
                  <v:path arrowok="t" o:connecttype="custom" o:connectlocs="0,0;9352,0" o:connectangles="0,0"/>
                </v:shape>
                <v:shape id="Freeform 74" o:spid="_x0000_s1028"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" path="m,2r9352,e" filled="f" strokecolor="#060000" strokeweight=".12pt">
                  <v:path arrowok="t" o:connecttype="custom" o:connectlocs="0,2;9352,2" o:connectangles="0,0"/>
                </v:shape>
                <v:shape id="Freeform 75" o:spid="_x0000_s1029"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" path="m,4r9352,e" filled="f" strokecolor="#060000" strokeweight=".12pt">
                  <v:path arrowok="t" o:connecttype="custom" o:connectlocs="0,4;9352,4" o:connectangles="0,0"/>
                </v:shape>
                <v:shape id="Freeform 76" o:spid="_x0000_s1030"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" path="m,7r9352,e" filled="f" strokecolor="#060000" strokeweight=".12pt">
                  <v:path arrowok="t" o:connecttype="custom" o:connectlocs="0,7;9352,7" o:connectangles="0,0"/>
                </v:shape>
                <v:shape id="Freeform 77" o:spid="_x0000_s1031"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" path="m,9r9352,e" filled="f" strokecolor="#060000" strokeweight=".12pt">
                  <v:path arrowok="t" o:connecttype="custom" o:connectlocs="0,9;9352,9" o:connectangles="0,0"/>
                </v:shape>
                <v:shape id="Freeform 78" o:spid="_x0000_s1032"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" path="m,11r9352,e" filled="f" strokecolor="#060000" strokeweight=".12pt">
                  <v:path arrowok="t" o:connecttype="custom" o:connectlocs="0,11;9352,11" o:connectangles="0,0"/>
                </v:shape>
                <v:shape id="Freeform 79" o:spid="_x0000_s1033"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" path="m,14r9352,e" filled="f" strokecolor="#060000" strokeweight=".12pt">
                  <v:path arrowok="t" o:connecttype="custom" o:connectlocs="0,14;9352,14" o:connectangles="0,0"/>
                </v:shape>
                <v:shape id="Freeform 80" o:spid="_x0000_s1034"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" path="m,16r9352,e" filled="f" strokecolor="#060000" strokeweight=".12pt">
                  <v:path arrowok="t" o:connecttype="custom" o:connectlocs="0,16;9352,16" o:connectangles="0,0"/>
                </v:shape>
                <v:shape id="Freeform 81" o:spid="_x0000_s1035"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" path="m,19r9352,e" filled="f" strokecolor="#060000" strokeweight=".12pt">
                  <v:path arrowok="t" o:connecttype="custom" o:connectlocs="0,19;9352,19" o:connectangles="0,0"/>
                </v:shape>
                <v:shape id="Freeform 82" o:spid="_x0000_s1036"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" path="m,21r9352,e" filled="f" strokecolor="#060000" strokeweight=".12pt">
                  <v:path arrowok="t" o:connecttype="custom" o:connectlocs="0,21;9352,21" o:connectangles="0,0"/>
                </v:shape>
                <v:shape id="Freeform 83" o:spid="_x0000_s1037"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" path="m,23r9352,e" filled="f" strokecolor="#060000" strokeweight=".12pt">
                  <v:path arrowok="t" o:connecttype="custom" o:connectlocs="0,23;9352,23" o:connectangles="0,0"/>
                </v:shape>
                <v:shape id="Freeform 84" o:spid="_x0000_s1038"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" path="m,26r9352,e" filled="f" strokecolor="#060000" strokeweight=".12pt">
                  <v:path arrowok="t" o:connecttype="custom" o:connectlocs="0,26;9352,26" o:connectangles="0,0"/>
                </v:shape>
                <v:shape id="Freeform 85" o:spid="_x0000_s1039"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" path="m,28r9352,e" filled="f" strokecolor="#060000" strokeweight=".12pt">
                  <v:path arrowok="t" o:connecttype="custom" o:connectlocs="0,28;9352,28" o:connectangles="0,0"/>
                </v:shape>
                <v:shape id="Freeform 86" o:spid="_x0000_s1040"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" path="m,31r9352,e" filled="f" strokecolor="#060000" strokeweight=".12pt">
                  <v:path arrowok="t" o:connecttype="custom" o:connectlocs="0,31;9352,31" o:connectangles="0,0"/>
                </v:shape>
                <v:shape id="Freeform 87" o:spid="_x0000_s1041"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" path="m,33r9352,e" filled="f" strokecolor="#060000" strokeweight=".12pt">
                  <v:path arrowok="t" o:connecttype="custom" o:connectlocs="0,33;9352,33" o:connectangles="0,0"/>
                </v:shape>
                <v:shape id="Freeform 88" o:spid="_x0000_s1042"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" path="m,35r9352,e" filled="f" strokecolor="#060000" strokeweight=".12pt">
                  <v:path arrowok="t" o:connecttype="custom" o:connectlocs="0,35;9352,35" o:connectangles="0,0"/>
                </v:shape>
                <w10:wrap type="topAndBottom" anchorx="page"/>
              </v:group>
            </w:pict>
          </mc:Fallback>
        </mc:AlternateContent>
      </w:r>
      <w:r>
        <w:rPr>
          <w:noProof/>
        </w:rPr>
        <mc:AlternateContent>
          <mc:Choice Requires="wpg">
            <w:drawing>
              <wp:anchor distT="0" distB="0" distL="0" distR="0" simplePos="0" relativeHeight="251638272" behindDoc="0" locked="0" layoutInCell="0" allowOverlap="1" wp14:anchorId="10EBF875" wp14:editId="47A76C7B">
                <wp:simplePos x="0" y="0"/>
                <wp:positionH relativeFrom="page">
                  <wp:posOffset>1188085</wp:posOffset>
                </wp:positionH>
                <wp:positionV relativeFrom="paragraph">
                  <wp:posOffset>297815</wp:posOffset>
                </wp:positionV>
                <wp:extent cx="946785" cy="6350"/>
                <wp:effectExtent l="0" t="0" r="5715" b="6350"/>
                <wp:wrapTopAndBottom/>
                <wp:docPr id="1706864334"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6785" cy="6350"/>
                          <a:chOff x="1871" y="469"/>
                          <a:chExt cx="1491" cy="10"/>
                        </a:xfrm>
                      </wpg:grpSpPr>
                      <wps:wsp>
                        <wps:cNvPr id="20045072" name="Freeform 90"/>
                        <wps:cNvSpPr>
                          <a:spLocks/>
                        </wps:cNvSpPr>
                        <wps:spPr bwMode="auto">
                          <a:xfrm>
                            <a:off x="1871" y="469"/>
                            <a:ext cx="1491" cy="10"/>
                          </a:xfrm>
                          <a:custGeom>
                            <a:avLst/>
                            <a:gdLst>
                              <a:gd name="T0" fmla="*/ 0 w 1491"/>
                              <a:gd name="T1" fmla="*/ 0 h 10"/>
                              <a:gd name="T2" fmla="*/ 1490 w 1491"/>
                              <a:gd name="T3" fmla="*/ 0 h 10"/>
                            </a:gdLst>
                            <a:ahLst/>
                            <a:cxnLst>
                              <a:cxn ang="0">
                                <a:pos x="T0" y="T1"/>
                              </a:cxn>
                              <a:cxn ang="0">
                                <a:pos x="T2" y="T3"/>
                              </a:cxn>
                            </a:cxnLst>
                            <a:rect l="0" t="0" r="r" b="b"/>
                            <a:pathLst>
                              <a:path w="1491" h="10">
                                <a:moveTo>
                                  <a:pt x="0" y="0"/>
                                </a:moveTo>
                                <a:lnTo>
                                  <a:pt x="149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579701" name="Freeform 91"/>
                        <wps:cNvSpPr>
                          <a:spLocks/>
                        </wps:cNvSpPr>
                        <wps:spPr bwMode="auto">
                          <a:xfrm>
                            <a:off x="1871" y="469"/>
                            <a:ext cx="1491" cy="10"/>
                          </a:xfrm>
                          <a:custGeom>
                            <a:avLst/>
                            <a:gdLst>
                              <a:gd name="T0" fmla="*/ 0 w 1491"/>
                              <a:gd name="T1" fmla="*/ 2 h 10"/>
                              <a:gd name="T2" fmla="*/ 1490 w 1491"/>
                              <a:gd name="T3" fmla="*/ 2 h 10"/>
                            </a:gdLst>
                            <a:ahLst/>
                            <a:cxnLst>
                              <a:cxn ang="0">
                                <a:pos x="T0" y="T1"/>
                              </a:cxn>
                              <a:cxn ang="0">
                                <a:pos x="T2" y="T3"/>
                              </a:cxn>
                            </a:cxnLst>
                            <a:rect l="0" t="0" r="r" b="b"/>
                            <a:pathLst>
                              <a:path w="1491" h="10">
                                <a:moveTo>
                                  <a:pt x="0" y="2"/>
                                </a:moveTo>
                                <a:lnTo>
                                  <a:pt x="1490" y="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999651" name="Freeform 92"/>
                        <wps:cNvSpPr>
                          <a:spLocks/>
                        </wps:cNvSpPr>
                        <wps:spPr bwMode="auto">
                          <a:xfrm>
                            <a:off x="1871" y="469"/>
                            <a:ext cx="1491" cy="10"/>
                          </a:xfrm>
                          <a:custGeom>
                            <a:avLst/>
                            <a:gdLst>
                              <a:gd name="T0" fmla="*/ 0 w 1491"/>
                              <a:gd name="T1" fmla="*/ 4 h 10"/>
                              <a:gd name="T2" fmla="*/ 1490 w 1491"/>
                              <a:gd name="T3" fmla="*/ 4 h 10"/>
                            </a:gdLst>
                            <a:ahLst/>
                            <a:cxnLst>
                              <a:cxn ang="0">
                                <a:pos x="T0" y="T1"/>
                              </a:cxn>
                              <a:cxn ang="0">
                                <a:pos x="T2" y="T3"/>
                              </a:cxn>
                            </a:cxnLst>
                            <a:rect l="0" t="0" r="r" b="b"/>
                            <a:pathLst>
                              <a:path w="1491" h="10">
                                <a:moveTo>
                                  <a:pt x="0" y="4"/>
                                </a:moveTo>
                                <a:lnTo>
                                  <a:pt x="1490" y="4"/>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426434" name="Freeform 93"/>
                        <wps:cNvSpPr>
                          <a:spLocks/>
                        </wps:cNvSpPr>
                        <wps:spPr bwMode="auto">
                          <a:xfrm>
                            <a:off x="1871" y="469"/>
                            <a:ext cx="1491" cy="10"/>
                          </a:xfrm>
                          <a:custGeom>
                            <a:avLst/>
                            <a:gdLst>
                              <a:gd name="T0" fmla="*/ 0 w 1491"/>
                              <a:gd name="T1" fmla="*/ 7 h 10"/>
                              <a:gd name="T2" fmla="*/ 1490 w 1491"/>
                              <a:gd name="T3" fmla="*/ 7 h 10"/>
                            </a:gdLst>
                            <a:ahLst/>
                            <a:cxnLst>
                              <a:cxn ang="0">
                                <a:pos x="T0" y="T1"/>
                              </a:cxn>
                              <a:cxn ang="0">
                                <a:pos x="T2" y="T3"/>
                              </a:cxn>
                            </a:cxnLst>
                            <a:rect l="0" t="0" r="r" b="b"/>
                            <a:pathLst>
                              <a:path w="1491" h="10">
                                <a:moveTo>
                                  <a:pt x="0" y="7"/>
                                </a:moveTo>
                                <a:lnTo>
                                  <a:pt x="1490" y="7"/>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466477" name="Freeform 94"/>
                        <wps:cNvSpPr>
                          <a:spLocks/>
                        </wps:cNvSpPr>
                        <wps:spPr bwMode="auto">
                          <a:xfrm>
                            <a:off x="1871" y="469"/>
                            <a:ext cx="1491" cy="10"/>
                          </a:xfrm>
                          <a:custGeom>
                            <a:avLst/>
                            <a:gdLst>
                              <a:gd name="T0" fmla="*/ 0 w 1491"/>
                              <a:gd name="T1" fmla="*/ 9 h 10"/>
                              <a:gd name="T2" fmla="*/ 1490 w 1491"/>
                              <a:gd name="T3" fmla="*/ 9 h 10"/>
                            </a:gdLst>
                            <a:ahLst/>
                            <a:cxnLst>
                              <a:cxn ang="0">
                                <a:pos x="T0" y="T1"/>
                              </a:cxn>
                              <a:cxn ang="0">
                                <a:pos x="T2" y="T3"/>
                              </a:cxn>
                            </a:cxnLst>
                            <a:rect l="0" t="0" r="r" b="b"/>
                            <a:pathLst>
                              <a:path w="1491" h="10">
                                <a:moveTo>
                                  <a:pt x="0" y="9"/>
                                </a:moveTo>
                                <a:lnTo>
                                  <a:pt x="1490" y="9"/>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295C84" id="Group 89" o:spid="_x0000_s1026" style="position:absolute;margin-left:93.55pt;margin-top:23.45pt;width:74.55pt;height:.5pt;z-index:251638272;mso-wrap-distance-left:0;mso-wrap-distance-right:0;mso-position-horizontal-relative:page" coordorigin="1871,469" coordsize="149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" o:allowincell="f">
                <v:shape id="Freeform 90" o:spid="_x0000_s1027" style="position:absolute;left:1871;top:469;width:1491;height:10;visibility:visible;mso-wrap-style:square;v-text-anchor:top" coordsize="14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" path="m,l1490,e" filled="f" strokeweight=".12pt">
                  <v:path arrowok="t" o:connecttype="custom" o:connectlocs="0,0;1490,0" o:connectangles="0,0"/>
                </v:shape>
                <v:shape id="Freeform 91" o:spid="_x0000_s1028" style="position:absolute;left:1871;top:469;width:1491;height:10;visibility:visible;mso-wrap-style:square;v-text-anchor:top" coordsize="14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" path="m,2r1490,e" filled="f" strokeweight=".12pt">
                  <v:path arrowok="t" o:connecttype="custom" o:connectlocs="0,2;1490,2" o:connectangles="0,0"/>
                </v:shape>
                <v:shape id="Freeform 92" o:spid="_x0000_s1029" style="position:absolute;left:1871;top:469;width:1491;height:10;visibility:visible;mso-wrap-style:square;v-text-anchor:top" coordsize="14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" path="m,4r1490,e" filled="f" strokeweight=".12pt">
                  <v:path arrowok="t" o:connecttype="custom" o:connectlocs="0,4;1490,4" o:connectangles="0,0"/>
                </v:shape>
                <v:shape id="Freeform 93" o:spid="_x0000_s1030" style="position:absolute;left:1871;top:469;width:1491;height:10;visibility:visible;mso-wrap-style:square;v-text-anchor:top" coordsize="14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" path="m,7r1490,e" filled="f" strokeweight=".12pt">
                  <v:path arrowok="t" o:connecttype="custom" o:connectlocs="0,7;1490,7" o:connectangles="0,0"/>
                </v:shape>
                <v:shape id="Freeform 94" o:spid="_x0000_s1031" style="position:absolute;left:1871;top:469;width:1491;height:10;visibility:visible;mso-wrap-style:square;v-text-anchor:top" coordsize="14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" path="m,9r1490,e" filled="f" strokeweight=".12pt">
                  <v:path arrowok="t" o:connecttype="custom" o:connectlocs="0,9;1490,9" o:connectangles="0,0"/>
                </v:shape>
                <w10:wrap type="topAndBottom" anchorx="page"/>
              </v:group>
            </w:pict>
          </mc:Fallback>
        </mc:AlternateContent>
      </w:r>
      <w:r>
        <w:rPr>
          <w:noProof/>
        </w:rPr>
        <mc:AlternateContent>
          <mc:Choice Requires="wpg">
            <w:drawing>
              <wp:anchor distT="0" distB="0" distL="0" distR="0" simplePos="0" relativeHeight="251639296" behindDoc="0" locked="0" layoutInCell="0" allowOverlap="1" wp14:anchorId="7CF98B90" wp14:editId="0C6C0E33">
                <wp:simplePos x="0" y="0"/>
                <wp:positionH relativeFrom="page">
                  <wp:posOffset>1188085</wp:posOffset>
                </wp:positionH>
                <wp:positionV relativeFrom="paragraph">
                  <wp:posOffset>298450</wp:posOffset>
                </wp:positionV>
                <wp:extent cx="1196340" cy="6350"/>
                <wp:effectExtent l="0" t="0" r="0" b="6350"/>
                <wp:wrapTopAndBottom/>
                <wp:docPr id="2061106672"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6340" cy="6350"/>
                          <a:chOff x="1871" y="470"/>
                          <a:chExt cx="1884" cy="10"/>
                        </a:xfrm>
                      </wpg:grpSpPr>
                      <wps:wsp>
                        <wps:cNvPr id="684185887" name="Freeform 96"/>
                        <wps:cNvSpPr>
                          <a:spLocks/>
                        </wps:cNvSpPr>
                        <wps:spPr bwMode="auto">
                          <a:xfrm>
                            <a:off x="1871" y="470"/>
                            <a:ext cx="1884" cy="10"/>
                          </a:xfrm>
                          <a:custGeom>
                            <a:avLst/>
                            <a:gdLst>
                              <a:gd name="T0" fmla="*/ 0 w 1884"/>
                              <a:gd name="T1" fmla="*/ 0 h 10"/>
                              <a:gd name="T2" fmla="*/ 1883 w 1884"/>
                              <a:gd name="T3" fmla="*/ 0 h 10"/>
                            </a:gdLst>
                            <a:ahLst/>
                            <a:cxnLst>
                              <a:cxn ang="0">
                                <a:pos x="T0" y="T1"/>
                              </a:cxn>
                              <a:cxn ang="0">
                                <a:pos x="T2" y="T3"/>
                              </a:cxn>
                            </a:cxnLst>
                            <a:rect l="0" t="0" r="r" b="b"/>
                            <a:pathLst>
                              <a:path w="1884" h="10">
                                <a:moveTo>
                                  <a:pt x="0" y="0"/>
                                </a:moveTo>
                                <a:lnTo>
                                  <a:pt x="1883"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637138" name="Freeform 97"/>
                        <wps:cNvSpPr>
                          <a:spLocks/>
                        </wps:cNvSpPr>
                        <wps:spPr bwMode="auto">
                          <a:xfrm>
                            <a:off x="1871" y="470"/>
                            <a:ext cx="1884" cy="10"/>
                          </a:xfrm>
                          <a:custGeom>
                            <a:avLst/>
                            <a:gdLst>
                              <a:gd name="T0" fmla="*/ 0 w 1884"/>
                              <a:gd name="T1" fmla="*/ 2 h 10"/>
                              <a:gd name="T2" fmla="*/ 1883 w 1884"/>
                              <a:gd name="T3" fmla="*/ 2 h 10"/>
                            </a:gdLst>
                            <a:ahLst/>
                            <a:cxnLst>
                              <a:cxn ang="0">
                                <a:pos x="T0" y="T1"/>
                              </a:cxn>
                              <a:cxn ang="0">
                                <a:pos x="T2" y="T3"/>
                              </a:cxn>
                            </a:cxnLst>
                            <a:rect l="0" t="0" r="r" b="b"/>
                            <a:pathLst>
                              <a:path w="1884" h="10">
                                <a:moveTo>
                                  <a:pt x="0" y="2"/>
                                </a:moveTo>
                                <a:lnTo>
                                  <a:pt x="1883" y="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835257" name="Freeform 98"/>
                        <wps:cNvSpPr>
                          <a:spLocks/>
                        </wps:cNvSpPr>
                        <wps:spPr bwMode="auto">
                          <a:xfrm>
                            <a:off x="1871" y="470"/>
                            <a:ext cx="1884" cy="10"/>
                          </a:xfrm>
                          <a:custGeom>
                            <a:avLst/>
                            <a:gdLst>
                              <a:gd name="T0" fmla="*/ 0 w 1884"/>
                              <a:gd name="T1" fmla="*/ 4 h 10"/>
                              <a:gd name="T2" fmla="*/ 1883 w 1884"/>
                              <a:gd name="T3" fmla="*/ 4 h 10"/>
                            </a:gdLst>
                            <a:ahLst/>
                            <a:cxnLst>
                              <a:cxn ang="0">
                                <a:pos x="T0" y="T1"/>
                              </a:cxn>
                              <a:cxn ang="0">
                                <a:pos x="T2" y="T3"/>
                              </a:cxn>
                            </a:cxnLst>
                            <a:rect l="0" t="0" r="r" b="b"/>
                            <a:pathLst>
                              <a:path w="1884" h="10">
                                <a:moveTo>
                                  <a:pt x="0" y="4"/>
                                </a:moveTo>
                                <a:lnTo>
                                  <a:pt x="1883" y="4"/>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387021" name="Freeform 99"/>
                        <wps:cNvSpPr>
                          <a:spLocks/>
                        </wps:cNvSpPr>
                        <wps:spPr bwMode="auto">
                          <a:xfrm>
                            <a:off x="1871" y="470"/>
                            <a:ext cx="1884" cy="10"/>
                          </a:xfrm>
                          <a:custGeom>
                            <a:avLst/>
                            <a:gdLst>
                              <a:gd name="T0" fmla="*/ 0 w 1884"/>
                              <a:gd name="T1" fmla="*/ 7 h 10"/>
                              <a:gd name="T2" fmla="*/ 1883 w 1884"/>
                              <a:gd name="T3" fmla="*/ 7 h 10"/>
                            </a:gdLst>
                            <a:ahLst/>
                            <a:cxnLst>
                              <a:cxn ang="0">
                                <a:pos x="T0" y="T1"/>
                              </a:cxn>
                              <a:cxn ang="0">
                                <a:pos x="T2" y="T3"/>
                              </a:cxn>
                            </a:cxnLst>
                            <a:rect l="0" t="0" r="r" b="b"/>
                            <a:pathLst>
                              <a:path w="1884" h="10">
                                <a:moveTo>
                                  <a:pt x="0" y="7"/>
                                </a:moveTo>
                                <a:lnTo>
                                  <a:pt x="1883" y="7"/>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873979" name="Freeform 100"/>
                        <wps:cNvSpPr>
                          <a:spLocks/>
                        </wps:cNvSpPr>
                        <wps:spPr bwMode="auto">
                          <a:xfrm>
                            <a:off x="1871" y="470"/>
                            <a:ext cx="1884" cy="10"/>
                          </a:xfrm>
                          <a:custGeom>
                            <a:avLst/>
                            <a:gdLst>
                              <a:gd name="T0" fmla="*/ 0 w 1884"/>
                              <a:gd name="T1" fmla="*/ 9 h 10"/>
                              <a:gd name="T2" fmla="*/ 1883 w 1884"/>
                              <a:gd name="T3" fmla="*/ 9 h 10"/>
                            </a:gdLst>
                            <a:ahLst/>
                            <a:cxnLst>
                              <a:cxn ang="0">
                                <a:pos x="T0" y="T1"/>
                              </a:cxn>
                              <a:cxn ang="0">
                                <a:pos x="T2" y="T3"/>
                              </a:cxn>
                            </a:cxnLst>
                            <a:rect l="0" t="0" r="r" b="b"/>
                            <a:pathLst>
                              <a:path w="1884" h="10">
                                <a:moveTo>
                                  <a:pt x="0" y="9"/>
                                </a:moveTo>
                                <a:lnTo>
                                  <a:pt x="1883" y="9"/>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3C927" id="Group 95" o:spid="_x0000_s1026" style="position:absolute;margin-left:93.55pt;margin-top:23.5pt;width:94.2pt;height:.5pt;z-index:251639296;mso-wrap-distance-left:0;mso-wrap-distance-right:0;mso-position-horizontal-relative:page" coordorigin="1871,470" coordsize="188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" o:allowincell="f">
                <v:shape id="Freeform 96" o:spid="_x0000_s1027" style="position:absolute;left:1871;top:470;width:1884;height:10;visibility:visible;mso-wrap-style:square;v-text-anchor:top" coordsize="188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" path="m,l1883,e" filled="f" strokeweight=".12pt">
                  <v:path arrowok="t" o:connecttype="custom" o:connectlocs="0,0;1883,0" o:connectangles="0,0"/>
                </v:shape>
                <v:shape id="Freeform 97" o:spid="_x0000_s1028" style="position:absolute;left:1871;top:470;width:1884;height:10;visibility:visible;mso-wrap-style:square;v-text-anchor:top" coordsize="188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" path="m,2r1883,e" filled="f" strokeweight=".12pt">
                  <v:path arrowok="t" o:connecttype="custom" o:connectlocs="0,2;1883,2" o:connectangles="0,0"/>
                </v:shape>
                <v:shape id="Freeform 98" o:spid="_x0000_s1029" style="position:absolute;left:1871;top:470;width:1884;height:10;visibility:visible;mso-wrap-style:square;v-text-anchor:top" coordsize="188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" path="m,4r1883,e" filled="f" strokeweight=".12pt">
                  <v:path arrowok="t" o:connecttype="custom" o:connectlocs="0,4;1883,4" o:connectangles="0,0"/>
                </v:shape>
                <v:shape id="Freeform 99" o:spid="_x0000_s1030" style="position:absolute;left:1871;top:470;width:1884;height:10;visibility:visible;mso-wrap-style:square;v-text-anchor:top" coordsize="188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" path="m,7r1883,e" filled="f" strokeweight=".12pt">
                  <v:path arrowok="t" o:connecttype="custom" o:connectlocs="0,7;1883,7" o:connectangles="0,0"/>
                </v:shape>
                <v:shape id="Freeform 100" o:spid="_x0000_s1031" style="position:absolute;left:1871;top:470;width:1884;height:10;visibility:visible;mso-wrap-style:square;v-text-anchor:top" coordsize="188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" path="m,9r1883,e" filled="f" strokeweight=".12pt">
                  <v:path arrowok="t" o:connecttype="custom" o:connectlocs="0,9;1883,9" o:connectangles="0,0"/>
                </v:shape>
                <w10:wrap type="topAndBottom" anchorx="page"/>
              </v:group>
            </w:pict>
          </mc:Fallback>
        </mc:AlternateContent>
      </w:r>
      <w:r>
        <w:rPr>
          <w:noProof/>
        </w:rPr>
        <mc:AlternateContent>
          <mc:Choice Requires="wpg">
            <w:drawing>
              <wp:anchor distT="0" distB="0" distL="0" distR="0" simplePos="0" relativeHeight="251640320" behindDoc="0" locked="0" layoutInCell="0" allowOverlap="1" wp14:anchorId="286969CF" wp14:editId="6F0CF546">
                <wp:simplePos x="0" y="0"/>
                <wp:positionH relativeFrom="page">
                  <wp:posOffset>914400</wp:posOffset>
                </wp:positionH>
                <wp:positionV relativeFrom="paragraph">
                  <wp:posOffset>103505</wp:posOffset>
                </wp:positionV>
                <wp:extent cx="5939155" cy="22860"/>
                <wp:effectExtent l="0" t="0" r="4445" b="2540"/>
                <wp:wrapTopAndBottom/>
                <wp:docPr id="1084072346"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22860"/>
                          <a:chOff x="1440" y="163"/>
                          <a:chExt cx="9353" cy="36"/>
                        </a:xfrm>
                      </wpg:grpSpPr>
                      <wps:wsp>
                        <wps:cNvPr id="1768246781" name="Freeform 102"/>
                        <wps:cNvSpPr>
                          <a:spLocks/>
                        </wps:cNvSpPr>
                        <wps:spPr bwMode="auto">
                          <a:xfrm>
                            <a:off x="1440" y="163"/>
                            <a:ext cx="9353" cy="36"/>
                          </a:xfrm>
                          <a:custGeom>
                            <a:avLst/>
                            <a:gdLst>
                              <a:gd name="T0" fmla="*/ 0 w 9353"/>
                              <a:gd name="T1" fmla="*/ 0 h 36"/>
                              <a:gd name="T2" fmla="*/ 9352 w 9353"/>
                              <a:gd name="T3" fmla="*/ 0 h 36"/>
                            </a:gdLst>
                            <a:ahLst/>
                            <a:cxnLst>
                              <a:cxn ang="0">
                                <a:pos x="T0" y="T1"/>
                              </a:cxn>
                              <a:cxn ang="0">
                                <a:pos x="T2" y="T3"/>
                              </a:cxn>
                            </a:cxnLst>
                            <a:rect l="0" t="0" r="r" b="b"/>
                            <a:pathLst>
                              <a:path w="9353" h="36">
                                <a:moveTo>
                                  <a:pt x="0" y="0"/>
                                </a:moveTo>
                                <a:lnTo>
                                  <a:pt x="9352" y="0"/>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165658" name="Freeform 103"/>
                        <wps:cNvSpPr>
                          <a:spLocks/>
                        </wps:cNvSpPr>
                        <wps:spPr bwMode="auto">
                          <a:xfrm>
                            <a:off x="1440" y="163"/>
                            <a:ext cx="9353" cy="36"/>
                          </a:xfrm>
                          <a:custGeom>
                            <a:avLst/>
                            <a:gdLst>
                              <a:gd name="T0" fmla="*/ 0 w 9353"/>
                              <a:gd name="T1" fmla="*/ 2 h 36"/>
                              <a:gd name="T2" fmla="*/ 9352 w 9353"/>
                              <a:gd name="T3" fmla="*/ 2 h 36"/>
                            </a:gdLst>
                            <a:ahLst/>
                            <a:cxnLst>
                              <a:cxn ang="0">
                                <a:pos x="T0" y="T1"/>
                              </a:cxn>
                              <a:cxn ang="0">
                                <a:pos x="T2" y="T3"/>
                              </a:cxn>
                            </a:cxnLst>
                            <a:rect l="0" t="0" r="r" b="b"/>
                            <a:pathLst>
                              <a:path w="9353" h="36">
                                <a:moveTo>
                                  <a:pt x="0" y="2"/>
                                </a:moveTo>
                                <a:lnTo>
                                  <a:pt x="9352" y="2"/>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1673" name="Freeform 104"/>
                        <wps:cNvSpPr>
                          <a:spLocks/>
                        </wps:cNvSpPr>
                        <wps:spPr bwMode="auto">
                          <a:xfrm>
                            <a:off x="1440" y="163"/>
                            <a:ext cx="9353" cy="36"/>
                          </a:xfrm>
                          <a:custGeom>
                            <a:avLst/>
                            <a:gdLst>
                              <a:gd name="T0" fmla="*/ 0 w 9353"/>
                              <a:gd name="T1" fmla="*/ 4 h 36"/>
                              <a:gd name="T2" fmla="*/ 9352 w 9353"/>
                              <a:gd name="T3" fmla="*/ 4 h 36"/>
                            </a:gdLst>
                            <a:ahLst/>
                            <a:cxnLst>
                              <a:cxn ang="0">
                                <a:pos x="T0" y="T1"/>
                              </a:cxn>
                              <a:cxn ang="0">
                                <a:pos x="T2" y="T3"/>
                              </a:cxn>
                            </a:cxnLst>
                            <a:rect l="0" t="0" r="r" b="b"/>
                            <a:pathLst>
                              <a:path w="9353" h="36">
                                <a:moveTo>
                                  <a:pt x="0" y="4"/>
                                </a:moveTo>
                                <a:lnTo>
                                  <a:pt x="9352" y="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4426095" name="Freeform 105"/>
                        <wps:cNvSpPr>
                          <a:spLocks/>
                        </wps:cNvSpPr>
                        <wps:spPr bwMode="auto">
                          <a:xfrm>
                            <a:off x="1440" y="163"/>
                            <a:ext cx="9353" cy="36"/>
                          </a:xfrm>
                          <a:custGeom>
                            <a:avLst/>
                            <a:gdLst>
                              <a:gd name="T0" fmla="*/ 0 w 9353"/>
                              <a:gd name="T1" fmla="*/ 7 h 36"/>
                              <a:gd name="T2" fmla="*/ 9352 w 9353"/>
                              <a:gd name="T3" fmla="*/ 7 h 36"/>
                            </a:gdLst>
                            <a:ahLst/>
                            <a:cxnLst>
                              <a:cxn ang="0">
                                <a:pos x="T0" y="T1"/>
                              </a:cxn>
                              <a:cxn ang="0">
                                <a:pos x="T2" y="T3"/>
                              </a:cxn>
                            </a:cxnLst>
                            <a:rect l="0" t="0" r="r" b="b"/>
                            <a:pathLst>
                              <a:path w="9353" h="36">
                                <a:moveTo>
                                  <a:pt x="0" y="7"/>
                                </a:moveTo>
                                <a:lnTo>
                                  <a:pt x="9352" y="7"/>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10161" name="Freeform 106"/>
                        <wps:cNvSpPr>
                          <a:spLocks/>
                        </wps:cNvSpPr>
                        <wps:spPr bwMode="auto">
                          <a:xfrm>
                            <a:off x="1440" y="163"/>
                            <a:ext cx="9353" cy="36"/>
                          </a:xfrm>
                          <a:custGeom>
                            <a:avLst/>
                            <a:gdLst>
                              <a:gd name="T0" fmla="*/ 0 w 9353"/>
                              <a:gd name="T1" fmla="*/ 9 h 36"/>
                              <a:gd name="T2" fmla="*/ 9352 w 9353"/>
                              <a:gd name="T3" fmla="*/ 9 h 36"/>
                            </a:gdLst>
                            <a:ahLst/>
                            <a:cxnLst>
                              <a:cxn ang="0">
                                <a:pos x="T0" y="T1"/>
                              </a:cxn>
                              <a:cxn ang="0">
                                <a:pos x="T2" y="T3"/>
                              </a:cxn>
                            </a:cxnLst>
                            <a:rect l="0" t="0" r="r" b="b"/>
                            <a:pathLst>
                              <a:path w="9353" h="36">
                                <a:moveTo>
                                  <a:pt x="0" y="9"/>
                                </a:moveTo>
                                <a:lnTo>
                                  <a:pt x="9352" y="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971477" name="Freeform 107"/>
                        <wps:cNvSpPr>
                          <a:spLocks/>
                        </wps:cNvSpPr>
                        <wps:spPr bwMode="auto">
                          <a:xfrm>
                            <a:off x="1440" y="163"/>
                            <a:ext cx="9353" cy="36"/>
                          </a:xfrm>
                          <a:custGeom>
                            <a:avLst/>
                            <a:gdLst>
                              <a:gd name="T0" fmla="*/ 0 w 9353"/>
                              <a:gd name="T1" fmla="*/ 11 h 36"/>
                              <a:gd name="T2" fmla="*/ 9352 w 9353"/>
                              <a:gd name="T3" fmla="*/ 11 h 36"/>
                            </a:gdLst>
                            <a:ahLst/>
                            <a:cxnLst>
                              <a:cxn ang="0">
                                <a:pos x="T0" y="T1"/>
                              </a:cxn>
                              <a:cxn ang="0">
                                <a:pos x="T2" y="T3"/>
                              </a:cxn>
                            </a:cxnLst>
                            <a:rect l="0" t="0" r="r" b="b"/>
                            <a:pathLst>
                              <a:path w="9353" h="36">
                                <a:moveTo>
                                  <a:pt x="0" y="11"/>
                                </a:moveTo>
                                <a:lnTo>
                                  <a:pt x="9352" y="1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772997" name="Freeform 108"/>
                        <wps:cNvSpPr>
                          <a:spLocks/>
                        </wps:cNvSpPr>
                        <wps:spPr bwMode="auto">
                          <a:xfrm>
                            <a:off x="1440" y="163"/>
                            <a:ext cx="9353" cy="36"/>
                          </a:xfrm>
                          <a:custGeom>
                            <a:avLst/>
                            <a:gdLst>
                              <a:gd name="T0" fmla="*/ 0 w 9353"/>
                              <a:gd name="T1" fmla="*/ 14 h 36"/>
                              <a:gd name="T2" fmla="*/ 9352 w 9353"/>
                              <a:gd name="T3" fmla="*/ 14 h 36"/>
                            </a:gdLst>
                            <a:ahLst/>
                            <a:cxnLst>
                              <a:cxn ang="0">
                                <a:pos x="T0" y="T1"/>
                              </a:cxn>
                              <a:cxn ang="0">
                                <a:pos x="T2" y="T3"/>
                              </a:cxn>
                            </a:cxnLst>
                            <a:rect l="0" t="0" r="r" b="b"/>
                            <a:pathLst>
                              <a:path w="9353" h="36">
                                <a:moveTo>
                                  <a:pt x="0" y="14"/>
                                </a:moveTo>
                                <a:lnTo>
                                  <a:pt x="9352" y="1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22166" name="Freeform 109"/>
                        <wps:cNvSpPr>
                          <a:spLocks/>
                        </wps:cNvSpPr>
                        <wps:spPr bwMode="auto">
                          <a:xfrm>
                            <a:off x="1440" y="163"/>
                            <a:ext cx="9353" cy="36"/>
                          </a:xfrm>
                          <a:custGeom>
                            <a:avLst/>
                            <a:gdLst>
                              <a:gd name="T0" fmla="*/ 0 w 9353"/>
                              <a:gd name="T1" fmla="*/ 16 h 36"/>
                              <a:gd name="T2" fmla="*/ 9352 w 9353"/>
                              <a:gd name="T3" fmla="*/ 16 h 36"/>
                            </a:gdLst>
                            <a:ahLst/>
                            <a:cxnLst>
                              <a:cxn ang="0">
                                <a:pos x="T0" y="T1"/>
                              </a:cxn>
                              <a:cxn ang="0">
                                <a:pos x="T2" y="T3"/>
                              </a:cxn>
                            </a:cxnLst>
                            <a:rect l="0" t="0" r="r" b="b"/>
                            <a:pathLst>
                              <a:path w="9353" h="36">
                                <a:moveTo>
                                  <a:pt x="0" y="16"/>
                                </a:moveTo>
                                <a:lnTo>
                                  <a:pt x="9352" y="1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439545" name="Freeform 110"/>
                        <wps:cNvSpPr>
                          <a:spLocks/>
                        </wps:cNvSpPr>
                        <wps:spPr bwMode="auto">
                          <a:xfrm>
                            <a:off x="1440" y="163"/>
                            <a:ext cx="9353" cy="36"/>
                          </a:xfrm>
                          <a:custGeom>
                            <a:avLst/>
                            <a:gdLst>
                              <a:gd name="T0" fmla="*/ 0 w 9353"/>
                              <a:gd name="T1" fmla="*/ 19 h 36"/>
                              <a:gd name="T2" fmla="*/ 9352 w 9353"/>
                              <a:gd name="T3" fmla="*/ 19 h 36"/>
                            </a:gdLst>
                            <a:ahLst/>
                            <a:cxnLst>
                              <a:cxn ang="0">
                                <a:pos x="T0" y="T1"/>
                              </a:cxn>
                              <a:cxn ang="0">
                                <a:pos x="T2" y="T3"/>
                              </a:cxn>
                            </a:cxnLst>
                            <a:rect l="0" t="0" r="r" b="b"/>
                            <a:pathLst>
                              <a:path w="9353" h="36">
                                <a:moveTo>
                                  <a:pt x="0" y="19"/>
                                </a:moveTo>
                                <a:lnTo>
                                  <a:pt x="9352" y="1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50976" name="Freeform 111"/>
                        <wps:cNvSpPr>
                          <a:spLocks/>
                        </wps:cNvSpPr>
                        <wps:spPr bwMode="auto">
                          <a:xfrm>
                            <a:off x="1440" y="163"/>
                            <a:ext cx="9353" cy="36"/>
                          </a:xfrm>
                          <a:custGeom>
                            <a:avLst/>
                            <a:gdLst>
                              <a:gd name="T0" fmla="*/ 0 w 9353"/>
                              <a:gd name="T1" fmla="*/ 21 h 36"/>
                              <a:gd name="T2" fmla="*/ 9352 w 9353"/>
                              <a:gd name="T3" fmla="*/ 21 h 36"/>
                            </a:gdLst>
                            <a:ahLst/>
                            <a:cxnLst>
                              <a:cxn ang="0">
                                <a:pos x="T0" y="T1"/>
                              </a:cxn>
                              <a:cxn ang="0">
                                <a:pos x="T2" y="T3"/>
                              </a:cxn>
                            </a:cxnLst>
                            <a:rect l="0" t="0" r="r" b="b"/>
                            <a:pathLst>
                              <a:path w="9353" h="36">
                                <a:moveTo>
                                  <a:pt x="0" y="21"/>
                                </a:moveTo>
                                <a:lnTo>
                                  <a:pt x="9352" y="2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888" name="Freeform 112"/>
                        <wps:cNvSpPr>
                          <a:spLocks/>
                        </wps:cNvSpPr>
                        <wps:spPr bwMode="auto">
                          <a:xfrm>
                            <a:off x="1440" y="163"/>
                            <a:ext cx="9353" cy="36"/>
                          </a:xfrm>
                          <a:custGeom>
                            <a:avLst/>
                            <a:gdLst>
                              <a:gd name="T0" fmla="*/ 0 w 9353"/>
                              <a:gd name="T1" fmla="*/ 23 h 36"/>
                              <a:gd name="T2" fmla="*/ 9352 w 9353"/>
                              <a:gd name="T3" fmla="*/ 23 h 36"/>
                            </a:gdLst>
                            <a:ahLst/>
                            <a:cxnLst>
                              <a:cxn ang="0">
                                <a:pos x="T0" y="T1"/>
                              </a:cxn>
                              <a:cxn ang="0">
                                <a:pos x="T2" y="T3"/>
                              </a:cxn>
                            </a:cxnLst>
                            <a:rect l="0" t="0" r="r" b="b"/>
                            <a:pathLst>
                              <a:path w="9353" h="36">
                                <a:moveTo>
                                  <a:pt x="0" y="23"/>
                                </a:moveTo>
                                <a:lnTo>
                                  <a:pt x="9352" y="2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641944" name="Freeform 113"/>
                        <wps:cNvSpPr>
                          <a:spLocks/>
                        </wps:cNvSpPr>
                        <wps:spPr bwMode="auto">
                          <a:xfrm>
                            <a:off x="1440" y="163"/>
                            <a:ext cx="9353" cy="36"/>
                          </a:xfrm>
                          <a:custGeom>
                            <a:avLst/>
                            <a:gdLst>
                              <a:gd name="T0" fmla="*/ 0 w 9353"/>
                              <a:gd name="T1" fmla="*/ 26 h 36"/>
                              <a:gd name="T2" fmla="*/ 9352 w 9353"/>
                              <a:gd name="T3" fmla="*/ 26 h 36"/>
                            </a:gdLst>
                            <a:ahLst/>
                            <a:cxnLst>
                              <a:cxn ang="0">
                                <a:pos x="T0" y="T1"/>
                              </a:cxn>
                              <a:cxn ang="0">
                                <a:pos x="T2" y="T3"/>
                              </a:cxn>
                            </a:cxnLst>
                            <a:rect l="0" t="0" r="r" b="b"/>
                            <a:pathLst>
                              <a:path w="9353" h="36">
                                <a:moveTo>
                                  <a:pt x="0" y="26"/>
                                </a:moveTo>
                                <a:lnTo>
                                  <a:pt x="9352" y="2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27511" name="Freeform 114"/>
                        <wps:cNvSpPr>
                          <a:spLocks/>
                        </wps:cNvSpPr>
                        <wps:spPr bwMode="auto">
                          <a:xfrm>
                            <a:off x="1440" y="163"/>
                            <a:ext cx="9353" cy="36"/>
                          </a:xfrm>
                          <a:custGeom>
                            <a:avLst/>
                            <a:gdLst>
                              <a:gd name="T0" fmla="*/ 0 w 9353"/>
                              <a:gd name="T1" fmla="*/ 28 h 36"/>
                              <a:gd name="T2" fmla="*/ 9352 w 9353"/>
                              <a:gd name="T3" fmla="*/ 28 h 36"/>
                            </a:gdLst>
                            <a:ahLst/>
                            <a:cxnLst>
                              <a:cxn ang="0">
                                <a:pos x="T0" y="T1"/>
                              </a:cxn>
                              <a:cxn ang="0">
                                <a:pos x="T2" y="T3"/>
                              </a:cxn>
                            </a:cxnLst>
                            <a:rect l="0" t="0" r="r" b="b"/>
                            <a:pathLst>
                              <a:path w="9353" h="36">
                                <a:moveTo>
                                  <a:pt x="0" y="28"/>
                                </a:moveTo>
                                <a:lnTo>
                                  <a:pt x="9352" y="28"/>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654768" name="Freeform 115"/>
                        <wps:cNvSpPr>
                          <a:spLocks/>
                        </wps:cNvSpPr>
                        <wps:spPr bwMode="auto">
                          <a:xfrm>
                            <a:off x="1440" y="163"/>
                            <a:ext cx="9353" cy="36"/>
                          </a:xfrm>
                          <a:custGeom>
                            <a:avLst/>
                            <a:gdLst>
                              <a:gd name="T0" fmla="*/ 0 w 9353"/>
                              <a:gd name="T1" fmla="*/ 31 h 36"/>
                              <a:gd name="T2" fmla="*/ 9352 w 9353"/>
                              <a:gd name="T3" fmla="*/ 31 h 36"/>
                            </a:gdLst>
                            <a:ahLst/>
                            <a:cxnLst>
                              <a:cxn ang="0">
                                <a:pos x="T0" y="T1"/>
                              </a:cxn>
                              <a:cxn ang="0">
                                <a:pos x="T2" y="T3"/>
                              </a:cxn>
                            </a:cxnLst>
                            <a:rect l="0" t="0" r="r" b="b"/>
                            <a:pathLst>
                              <a:path w="9353" h="36">
                                <a:moveTo>
                                  <a:pt x="0" y="31"/>
                                </a:moveTo>
                                <a:lnTo>
                                  <a:pt x="9352" y="3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285823" name="Freeform 116"/>
                        <wps:cNvSpPr>
                          <a:spLocks/>
                        </wps:cNvSpPr>
                        <wps:spPr bwMode="auto">
                          <a:xfrm>
                            <a:off x="1440" y="163"/>
                            <a:ext cx="9353" cy="36"/>
                          </a:xfrm>
                          <a:custGeom>
                            <a:avLst/>
                            <a:gdLst>
                              <a:gd name="T0" fmla="*/ 0 w 9353"/>
                              <a:gd name="T1" fmla="*/ 33 h 36"/>
                              <a:gd name="T2" fmla="*/ 9352 w 9353"/>
                              <a:gd name="T3" fmla="*/ 33 h 36"/>
                            </a:gdLst>
                            <a:ahLst/>
                            <a:cxnLst>
                              <a:cxn ang="0">
                                <a:pos x="T0" y="T1"/>
                              </a:cxn>
                              <a:cxn ang="0">
                                <a:pos x="T2" y="T3"/>
                              </a:cxn>
                            </a:cxnLst>
                            <a:rect l="0" t="0" r="r" b="b"/>
                            <a:pathLst>
                              <a:path w="9353" h="36">
                                <a:moveTo>
                                  <a:pt x="0" y="33"/>
                                </a:moveTo>
                                <a:lnTo>
                                  <a:pt x="9352" y="3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737410" name="Freeform 117"/>
                        <wps:cNvSpPr>
                          <a:spLocks/>
                        </wps:cNvSpPr>
                        <wps:spPr bwMode="auto">
                          <a:xfrm>
                            <a:off x="1440" y="163"/>
                            <a:ext cx="9353" cy="36"/>
                          </a:xfrm>
                          <a:custGeom>
                            <a:avLst/>
                            <a:gdLst>
                              <a:gd name="T0" fmla="*/ 0 w 9353"/>
                              <a:gd name="T1" fmla="*/ 35 h 36"/>
                              <a:gd name="T2" fmla="*/ 9352 w 9353"/>
                              <a:gd name="T3" fmla="*/ 35 h 36"/>
                            </a:gdLst>
                            <a:ahLst/>
                            <a:cxnLst>
                              <a:cxn ang="0">
                                <a:pos x="T0" y="T1"/>
                              </a:cxn>
                              <a:cxn ang="0">
                                <a:pos x="T2" y="T3"/>
                              </a:cxn>
                            </a:cxnLst>
                            <a:rect l="0" t="0" r="r" b="b"/>
                            <a:pathLst>
                              <a:path w="9353" h="36">
                                <a:moveTo>
                                  <a:pt x="0" y="35"/>
                                </a:moveTo>
                                <a:lnTo>
                                  <a:pt x="9352" y="35"/>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BE5A93" id="Group 101" o:spid="_x0000_s1026" style="position:absolute;margin-left:1in;margin-top:8.15pt;width:467.65pt;height:1.8pt;z-index:251640320;mso-wrap-distance-left:0;mso-wrap-distance-right:0;mso-position-horizontal-relative:page" coordorigin="1440,163" coordsize="935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" o:allowincell="f">
                <v:shape id="Freeform 102" o:spid="_x0000_s1027"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" path="m,l9352,e" filled="f" strokecolor="#060000" strokeweight=".12pt">
                  <v:path arrowok="t" o:connecttype="custom" o:connectlocs="0,0;9352,0" o:connectangles="0,0"/>
                </v:shape>
                <v:shape id="Freeform 103" o:spid="_x0000_s1028"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" path="m,2r9352,e" filled="f" strokecolor="#060000" strokeweight=".12pt">
                  <v:path arrowok="t" o:connecttype="custom" o:connectlocs="0,2;9352,2" o:connectangles="0,0"/>
                </v:shape>
                <v:shape id="Freeform 104" o:spid="_x0000_s1029"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" path="m,4r9352,e" filled="f" strokecolor="#060000" strokeweight=".12pt">
                  <v:path arrowok="t" o:connecttype="custom" o:connectlocs="0,4;9352,4" o:connectangles="0,0"/>
                </v:shape>
                <v:shape id="Freeform 105" o:spid="_x0000_s1030"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" path="m,7r9352,e" filled="f" strokecolor="#060000" strokeweight=".12pt">
                  <v:path arrowok="t" o:connecttype="custom" o:connectlocs="0,7;9352,7" o:connectangles="0,0"/>
                </v:shape>
                <v:shape id="Freeform 106" o:spid="_x0000_s1031"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" path="m,9r9352,e" filled="f" strokecolor="#060000" strokeweight=".12pt">
                  <v:path arrowok="t" o:connecttype="custom" o:connectlocs="0,9;9352,9" o:connectangles="0,0"/>
                </v:shape>
                <v:shape id="Freeform 107" o:spid="_x0000_s1032"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" path="m,11r9352,e" filled="f" strokecolor="#060000" strokeweight=".12pt">
                  <v:path arrowok="t" o:connecttype="custom" o:connectlocs="0,11;9352,11" o:connectangles="0,0"/>
                </v:shape>
                <v:shape id="Freeform 108" o:spid="_x0000_s1033"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" path="m,14r9352,e" filled="f" strokecolor="#060000" strokeweight=".12pt">
                  <v:path arrowok="t" o:connecttype="custom" o:connectlocs="0,14;9352,14" o:connectangles="0,0"/>
                </v:shape>
                <v:shape id="Freeform 109" o:spid="_x0000_s1034"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" path="m,16r9352,e" filled="f" strokecolor="#060000" strokeweight=".12pt">
                  <v:path arrowok="t" o:connecttype="custom" o:connectlocs="0,16;9352,16" o:connectangles="0,0"/>
                </v:shape>
                <v:shape id="Freeform 110" o:spid="_x0000_s1035"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" path="m,19r9352,e" filled="f" strokecolor="#060000" strokeweight=".12pt">
                  <v:path arrowok="t" o:connecttype="custom" o:connectlocs="0,19;9352,19" o:connectangles="0,0"/>
                </v:shape>
                <v:shape id="Freeform 111" o:spid="_x0000_s1036"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" path="m,21r9352,e" filled="f" strokecolor="#060000" strokeweight=".12pt">
                  <v:path arrowok="t" o:connecttype="custom" o:connectlocs="0,21;9352,21" o:connectangles="0,0"/>
                </v:shape>
                <v:shape id="Freeform 112" o:spid="_x0000_s1037"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" path="m,23r9352,e" filled="f" strokecolor="#060000" strokeweight=".12pt">
                  <v:path arrowok="t" o:connecttype="custom" o:connectlocs="0,23;9352,23" o:connectangles="0,0"/>
                </v:shape>
                <v:shape id="Freeform 113" o:spid="_x0000_s1038"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" path="m,26r9352,e" filled="f" strokecolor="#060000" strokeweight=".12pt">
                  <v:path arrowok="t" o:connecttype="custom" o:connectlocs="0,26;9352,26" o:connectangles="0,0"/>
                </v:shape>
                <v:shape id="Freeform 114" o:spid="_x0000_s1039"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" path="m,28r9352,e" filled="f" strokecolor="#060000" strokeweight=".12pt">
                  <v:path arrowok="t" o:connecttype="custom" o:connectlocs="0,28;9352,28" o:connectangles="0,0"/>
                </v:shape>
                <v:shape id="Freeform 115" o:spid="_x0000_s1040"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" path="m,31r9352,e" filled="f" strokecolor="#060000" strokeweight=".12pt">
                  <v:path arrowok="t" o:connecttype="custom" o:connectlocs="0,31;9352,31" o:connectangles="0,0"/>
                </v:shape>
                <v:shape id="Freeform 116" o:spid="_x0000_s1041"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" path="m,33r9352,e" filled="f" strokecolor="#060000" strokeweight=".12pt">
                  <v:path arrowok="t" o:connecttype="custom" o:connectlocs="0,33;9352,33" o:connectangles="0,0"/>
                </v:shape>
                <v:shape id="Freeform 117" o:spid="_x0000_s1042" style="position:absolute;left:1440;top:1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" path="m,35r9352,e" filled="f" strokecolor="#060000" strokeweight=".12pt">
                  <v:path arrowok="t" o:connecttype="custom" o:connectlocs="0,35;9352,35" o:connectangles="0,0"/>
                </v:shape>
                <w10:wrap type="topAndBottom" anchorx="page"/>
              </v:group>
            </w:pict>
          </mc:Fallback>
        </mc:AlternateContent>
      </w:r>
      <w:r>
        <w:rPr>
          <w:noProof/>
        </w:rPr>
        <mc:AlternateContent>
          <mc:Choice Requires="wpg">
            <w:drawing>
              <wp:anchor distT="0" distB="0" distL="0" distR="0" simplePos="0" relativeHeight="251641344" behindDoc="0" locked="0" layoutInCell="0" allowOverlap="1" wp14:anchorId="6F1D47B8" wp14:editId="51554F0F">
                <wp:simplePos x="0" y="0"/>
                <wp:positionH relativeFrom="page">
                  <wp:posOffset>914400</wp:posOffset>
                </wp:positionH>
                <wp:positionV relativeFrom="paragraph">
                  <wp:posOffset>230505</wp:posOffset>
                </wp:positionV>
                <wp:extent cx="5939155" cy="22860"/>
                <wp:effectExtent l="0" t="0" r="4445" b="2540"/>
                <wp:wrapTopAndBottom/>
                <wp:docPr id="106521085"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22860"/>
                          <a:chOff x="1440" y="363"/>
                          <a:chExt cx="9353" cy="36"/>
                        </a:xfrm>
                      </wpg:grpSpPr>
                      <wps:wsp>
                        <wps:cNvPr id="875171471" name="Freeform 137"/>
                        <wps:cNvSpPr>
                          <a:spLocks/>
                        </wps:cNvSpPr>
                        <wps:spPr bwMode="auto">
                          <a:xfrm>
                            <a:off x="1440" y="363"/>
                            <a:ext cx="9353" cy="36"/>
                          </a:xfrm>
                          <a:custGeom>
                            <a:avLst/>
                            <a:gdLst>
                              <a:gd name="T0" fmla="*/ 0 w 9353"/>
                              <a:gd name="T1" fmla="*/ 0 h 36"/>
                              <a:gd name="T2" fmla="*/ 9352 w 9353"/>
                              <a:gd name="T3" fmla="*/ 0 h 36"/>
                            </a:gdLst>
                            <a:ahLst/>
                            <a:cxnLst>
                              <a:cxn ang="0">
                                <a:pos x="T0" y="T1"/>
                              </a:cxn>
                              <a:cxn ang="0">
                                <a:pos x="T2" y="T3"/>
                              </a:cxn>
                            </a:cxnLst>
                            <a:rect l="0" t="0" r="r" b="b"/>
                            <a:pathLst>
                              <a:path w="9353" h="36">
                                <a:moveTo>
                                  <a:pt x="0" y="0"/>
                                </a:moveTo>
                                <a:lnTo>
                                  <a:pt x="9352" y="0"/>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362417" name="Freeform 138"/>
                        <wps:cNvSpPr>
                          <a:spLocks/>
                        </wps:cNvSpPr>
                        <wps:spPr bwMode="auto">
                          <a:xfrm>
                            <a:off x="1440" y="363"/>
                            <a:ext cx="9353" cy="36"/>
                          </a:xfrm>
                          <a:custGeom>
                            <a:avLst/>
                            <a:gdLst>
                              <a:gd name="T0" fmla="*/ 0 w 9353"/>
                              <a:gd name="T1" fmla="*/ 2 h 36"/>
                              <a:gd name="T2" fmla="*/ 9352 w 9353"/>
                              <a:gd name="T3" fmla="*/ 2 h 36"/>
                            </a:gdLst>
                            <a:ahLst/>
                            <a:cxnLst>
                              <a:cxn ang="0">
                                <a:pos x="T0" y="T1"/>
                              </a:cxn>
                              <a:cxn ang="0">
                                <a:pos x="T2" y="T3"/>
                              </a:cxn>
                            </a:cxnLst>
                            <a:rect l="0" t="0" r="r" b="b"/>
                            <a:pathLst>
                              <a:path w="9353" h="36">
                                <a:moveTo>
                                  <a:pt x="0" y="2"/>
                                </a:moveTo>
                                <a:lnTo>
                                  <a:pt x="9352" y="2"/>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040590" name="Freeform 139"/>
                        <wps:cNvSpPr>
                          <a:spLocks/>
                        </wps:cNvSpPr>
                        <wps:spPr bwMode="auto">
                          <a:xfrm>
                            <a:off x="1440" y="363"/>
                            <a:ext cx="9353" cy="36"/>
                          </a:xfrm>
                          <a:custGeom>
                            <a:avLst/>
                            <a:gdLst>
                              <a:gd name="T0" fmla="*/ 0 w 9353"/>
                              <a:gd name="T1" fmla="*/ 4 h 36"/>
                              <a:gd name="T2" fmla="*/ 9352 w 9353"/>
                              <a:gd name="T3" fmla="*/ 4 h 36"/>
                            </a:gdLst>
                            <a:ahLst/>
                            <a:cxnLst>
                              <a:cxn ang="0">
                                <a:pos x="T0" y="T1"/>
                              </a:cxn>
                              <a:cxn ang="0">
                                <a:pos x="T2" y="T3"/>
                              </a:cxn>
                            </a:cxnLst>
                            <a:rect l="0" t="0" r="r" b="b"/>
                            <a:pathLst>
                              <a:path w="9353" h="36">
                                <a:moveTo>
                                  <a:pt x="0" y="4"/>
                                </a:moveTo>
                                <a:lnTo>
                                  <a:pt x="9352" y="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308930" name="Freeform 140"/>
                        <wps:cNvSpPr>
                          <a:spLocks/>
                        </wps:cNvSpPr>
                        <wps:spPr bwMode="auto">
                          <a:xfrm>
                            <a:off x="1440" y="363"/>
                            <a:ext cx="9353" cy="36"/>
                          </a:xfrm>
                          <a:custGeom>
                            <a:avLst/>
                            <a:gdLst>
                              <a:gd name="T0" fmla="*/ 0 w 9353"/>
                              <a:gd name="T1" fmla="*/ 7 h 36"/>
                              <a:gd name="T2" fmla="*/ 9352 w 9353"/>
                              <a:gd name="T3" fmla="*/ 7 h 36"/>
                            </a:gdLst>
                            <a:ahLst/>
                            <a:cxnLst>
                              <a:cxn ang="0">
                                <a:pos x="T0" y="T1"/>
                              </a:cxn>
                              <a:cxn ang="0">
                                <a:pos x="T2" y="T3"/>
                              </a:cxn>
                            </a:cxnLst>
                            <a:rect l="0" t="0" r="r" b="b"/>
                            <a:pathLst>
                              <a:path w="9353" h="36">
                                <a:moveTo>
                                  <a:pt x="0" y="7"/>
                                </a:moveTo>
                                <a:lnTo>
                                  <a:pt x="9352" y="7"/>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655779" name="Freeform 141"/>
                        <wps:cNvSpPr>
                          <a:spLocks/>
                        </wps:cNvSpPr>
                        <wps:spPr bwMode="auto">
                          <a:xfrm>
                            <a:off x="1440" y="363"/>
                            <a:ext cx="9353" cy="36"/>
                          </a:xfrm>
                          <a:custGeom>
                            <a:avLst/>
                            <a:gdLst>
                              <a:gd name="T0" fmla="*/ 0 w 9353"/>
                              <a:gd name="T1" fmla="*/ 9 h 36"/>
                              <a:gd name="T2" fmla="*/ 9352 w 9353"/>
                              <a:gd name="T3" fmla="*/ 9 h 36"/>
                            </a:gdLst>
                            <a:ahLst/>
                            <a:cxnLst>
                              <a:cxn ang="0">
                                <a:pos x="T0" y="T1"/>
                              </a:cxn>
                              <a:cxn ang="0">
                                <a:pos x="T2" y="T3"/>
                              </a:cxn>
                            </a:cxnLst>
                            <a:rect l="0" t="0" r="r" b="b"/>
                            <a:pathLst>
                              <a:path w="9353" h="36">
                                <a:moveTo>
                                  <a:pt x="0" y="9"/>
                                </a:moveTo>
                                <a:lnTo>
                                  <a:pt x="9352" y="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477031" name="Freeform 142"/>
                        <wps:cNvSpPr>
                          <a:spLocks/>
                        </wps:cNvSpPr>
                        <wps:spPr bwMode="auto">
                          <a:xfrm>
                            <a:off x="1440" y="363"/>
                            <a:ext cx="9353" cy="36"/>
                          </a:xfrm>
                          <a:custGeom>
                            <a:avLst/>
                            <a:gdLst>
                              <a:gd name="T0" fmla="*/ 0 w 9353"/>
                              <a:gd name="T1" fmla="*/ 11 h 36"/>
                              <a:gd name="T2" fmla="*/ 9352 w 9353"/>
                              <a:gd name="T3" fmla="*/ 11 h 36"/>
                            </a:gdLst>
                            <a:ahLst/>
                            <a:cxnLst>
                              <a:cxn ang="0">
                                <a:pos x="T0" y="T1"/>
                              </a:cxn>
                              <a:cxn ang="0">
                                <a:pos x="T2" y="T3"/>
                              </a:cxn>
                            </a:cxnLst>
                            <a:rect l="0" t="0" r="r" b="b"/>
                            <a:pathLst>
                              <a:path w="9353" h="36">
                                <a:moveTo>
                                  <a:pt x="0" y="11"/>
                                </a:moveTo>
                                <a:lnTo>
                                  <a:pt x="9352" y="1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329261" name="Freeform 143"/>
                        <wps:cNvSpPr>
                          <a:spLocks/>
                        </wps:cNvSpPr>
                        <wps:spPr bwMode="auto">
                          <a:xfrm>
                            <a:off x="1440" y="363"/>
                            <a:ext cx="9353" cy="36"/>
                          </a:xfrm>
                          <a:custGeom>
                            <a:avLst/>
                            <a:gdLst>
                              <a:gd name="T0" fmla="*/ 0 w 9353"/>
                              <a:gd name="T1" fmla="*/ 14 h 36"/>
                              <a:gd name="T2" fmla="*/ 9352 w 9353"/>
                              <a:gd name="T3" fmla="*/ 14 h 36"/>
                            </a:gdLst>
                            <a:ahLst/>
                            <a:cxnLst>
                              <a:cxn ang="0">
                                <a:pos x="T0" y="T1"/>
                              </a:cxn>
                              <a:cxn ang="0">
                                <a:pos x="T2" y="T3"/>
                              </a:cxn>
                            </a:cxnLst>
                            <a:rect l="0" t="0" r="r" b="b"/>
                            <a:pathLst>
                              <a:path w="9353" h="36">
                                <a:moveTo>
                                  <a:pt x="0" y="14"/>
                                </a:moveTo>
                                <a:lnTo>
                                  <a:pt x="9352" y="1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713841" name="Freeform 144"/>
                        <wps:cNvSpPr>
                          <a:spLocks/>
                        </wps:cNvSpPr>
                        <wps:spPr bwMode="auto">
                          <a:xfrm>
                            <a:off x="1440" y="363"/>
                            <a:ext cx="9353" cy="36"/>
                          </a:xfrm>
                          <a:custGeom>
                            <a:avLst/>
                            <a:gdLst>
                              <a:gd name="T0" fmla="*/ 0 w 9353"/>
                              <a:gd name="T1" fmla="*/ 16 h 36"/>
                              <a:gd name="T2" fmla="*/ 9352 w 9353"/>
                              <a:gd name="T3" fmla="*/ 16 h 36"/>
                            </a:gdLst>
                            <a:ahLst/>
                            <a:cxnLst>
                              <a:cxn ang="0">
                                <a:pos x="T0" y="T1"/>
                              </a:cxn>
                              <a:cxn ang="0">
                                <a:pos x="T2" y="T3"/>
                              </a:cxn>
                            </a:cxnLst>
                            <a:rect l="0" t="0" r="r" b="b"/>
                            <a:pathLst>
                              <a:path w="9353" h="36">
                                <a:moveTo>
                                  <a:pt x="0" y="16"/>
                                </a:moveTo>
                                <a:lnTo>
                                  <a:pt x="9352" y="1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593026" name="Freeform 145"/>
                        <wps:cNvSpPr>
                          <a:spLocks/>
                        </wps:cNvSpPr>
                        <wps:spPr bwMode="auto">
                          <a:xfrm>
                            <a:off x="1440" y="363"/>
                            <a:ext cx="9353" cy="36"/>
                          </a:xfrm>
                          <a:custGeom>
                            <a:avLst/>
                            <a:gdLst>
                              <a:gd name="T0" fmla="*/ 0 w 9353"/>
                              <a:gd name="T1" fmla="*/ 19 h 36"/>
                              <a:gd name="T2" fmla="*/ 9352 w 9353"/>
                              <a:gd name="T3" fmla="*/ 19 h 36"/>
                            </a:gdLst>
                            <a:ahLst/>
                            <a:cxnLst>
                              <a:cxn ang="0">
                                <a:pos x="T0" y="T1"/>
                              </a:cxn>
                              <a:cxn ang="0">
                                <a:pos x="T2" y="T3"/>
                              </a:cxn>
                            </a:cxnLst>
                            <a:rect l="0" t="0" r="r" b="b"/>
                            <a:pathLst>
                              <a:path w="9353" h="36">
                                <a:moveTo>
                                  <a:pt x="0" y="19"/>
                                </a:moveTo>
                                <a:lnTo>
                                  <a:pt x="9352" y="1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786062" name="Freeform 146"/>
                        <wps:cNvSpPr>
                          <a:spLocks/>
                        </wps:cNvSpPr>
                        <wps:spPr bwMode="auto">
                          <a:xfrm>
                            <a:off x="1440" y="363"/>
                            <a:ext cx="9353" cy="36"/>
                          </a:xfrm>
                          <a:custGeom>
                            <a:avLst/>
                            <a:gdLst>
                              <a:gd name="T0" fmla="*/ 0 w 9353"/>
                              <a:gd name="T1" fmla="*/ 21 h 36"/>
                              <a:gd name="T2" fmla="*/ 9352 w 9353"/>
                              <a:gd name="T3" fmla="*/ 21 h 36"/>
                            </a:gdLst>
                            <a:ahLst/>
                            <a:cxnLst>
                              <a:cxn ang="0">
                                <a:pos x="T0" y="T1"/>
                              </a:cxn>
                              <a:cxn ang="0">
                                <a:pos x="T2" y="T3"/>
                              </a:cxn>
                            </a:cxnLst>
                            <a:rect l="0" t="0" r="r" b="b"/>
                            <a:pathLst>
                              <a:path w="9353" h="36">
                                <a:moveTo>
                                  <a:pt x="0" y="21"/>
                                </a:moveTo>
                                <a:lnTo>
                                  <a:pt x="9352" y="2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7532739" name="Freeform 147"/>
                        <wps:cNvSpPr>
                          <a:spLocks/>
                        </wps:cNvSpPr>
                        <wps:spPr bwMode="auto">
                          <a:xfrm>
                            <a:off x="1440" y="363"/>
                            <a:ext cx="9353" cy="36"/>
                          </a:xfrm>
                          <a:custGeom>
                            <a:avLst/>
                            <a:gdLst>
                              <a:gd name="T0" fmla="*/ 0 w 9353"/>
                              <a:gd name="T1" fmla="*/ 23 h 36"/>
                              <a:gd name="T2" fmla="*/ 9352 w 9353"/>
                              <a:gd name="T3" fmla="*/ 23 h 36"/>
                            </a:gdLst>
                            <a:ahLst/>
                            <a:cxnLst>
                              <a:cxn ang="0">
                                <a:pos x="T0" y="T1"/>
                              </a:cxn>
                              <a:cxn ang="0">
                                <a:pos x="T2" y="T3"/>
                              </a:cxn>
                            </a:cxnLst>
                            <a:rect l="0" t="0" r="r" b="b"/>
                            <a:pathLst>
                              <a:path w="9353" h="36">
                                <a:moveTo>
                                  <a:pt x="0" y="23"/>
                                </a:moveTo>
                                <a:lnTo>
                                  <a:pt x="9352" y="2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948969" name="Freeform 148"/>
                        <wps:cNvSpPr>
                          <a:spLocks/>
                        </wps:cNvSpPr>
                        <wps:spPr bwMode="auto">
                          <a:xfrm>
                            <a:off x="1440" y="363"/>
                            <a:ext cx="9353" cy="36"/>
                          </a:xfrm>
                          <a:custGeom>
                            <a:avLst/>
                            <a:gdLst>
                              <a:gd name="T0" fmla="*/ 0 w 9353"/>
                              <a:gd name="T1" fmla="*/ 26 h 36"/>
                              <a:gd name="T2" fmla="*/ 9352 w 9353"/>
                              <a:gd name="T3" fmla="*/ 26 h 36"/>
                            </a:gdLst>
                            <a:ahLst/>
                            <a:cxnLst>
                              <a:cxn ang="0">
                                <a:pos x="T0" y="T1"/>
                              </a:cxn>
                              <a:cxn ang="0">
                                <a:pos x="T2" y="T3"/>
                              </a:cxn>
                            </a:cxnLst>
                            <a:rect l="0" t="0" r="r" b="b"/>
                            <a:pathLst>
                              <a:path w="9353" h="36">
                                <a:moveTo>
                                  <a:pt x="0" y="26"/>
                                </a:moveTo>
                                <a:lnTo>
                                  <a:pt x="9352" y="2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29556" name="Freeform 149"/>
                        <wps:cNvSpPr>
                          <a:spLocks/>
                        </wps:cNvSpPr>
                        <wps:spPr bwMode="auto">
                          <a:xfrm>
                            <a:off x="1440" y="363"/>
                            <a:ext cx="9353" cy="36"/>
                          </a:xfrm>
                          <a:custGeom>
                            <a:avLst/>
                            <a:gdLst>
                              <a:gd name="T0" fmla="*/ 0 w 9353"/>
                              <a:gd name="T1" fmla="*/ 28 h 36"/>
                              <a:gd name="T2" fmla="*/ 9352 w 9353"/>
                              <a:gd name="T3" fmla="*/ 28 h 36"/>
                            </a:gdLst>
                            <a:ahLst/>
                            <a:cxnLst>
                              <a:cxn ang="0">
                                <a:pos x="T0" y="T1"/>
                              </a:cxn>
                              <a:cxn ang="0">
                                <a:pos x="T2" y="T3"/>
                              </a:cxn>
                            </a:cxnLst>
                            <a:rect l="0" t="0" r="r" b="b"/>
                            <a:pathLst>
                              <a:path w="9353" h="36">
                                <a:moveTo>
                                  <a:pt x="0" y="28"/>
                                </a:moveTo>
                                <a:lnTo>
                                  <a:pt x="9352" y="28"/>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839236" name="Freeform 150"/>
                        <wps:cNvSpPr>
                          <a:spLocks/>
                        </wps:cNvSpPr>
                        <wps:spPr bwMode="auto">
                          <a:xfrm>
                            <a:off x="1440" y="363"/>
                            <a:ext cx="9353" cy="36"/>
                          </a:xfrm>
                          <a:custGeom>
                            <a:avLst/>
                            <a:gdLst>
                              <a:gd name="T0" fmla="*/ 0 w 9353"/>
                              <a:gd name="T1" fmla="*/ 31 h 36"/>
                              <a:gd name="T2" fmla="*/ 9352 w 9353"/>
                              <a:gd name="T3" fmla="*/ 31 h 36"/>
                            </a:gdLst>
                            <a:ahLst/>
                            <a:cxnLst>
                              <a:cxn ang="0">
                                <a:pos x="T0" y="T1"/>
                              </a:cxn>
                              <a:cxn ang="0">
                                <a:pos x="T2" y="T3"/>
                              </a:cxn>
                            </a:cxnLst>
                            <a:rect l="0" t="0" r="r" b="b"/>
                            <a:pathLst>
                              <a:path w="9353" h="36">
                                <a:moveTo>
                                  <a:pt x="0" y="31"/>
                                </a:moveTo>
                                <a:lnTo>
                                  <a:pt x="9352" y="3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090654" name="Freeform 151"/>
                        <wps:cNvSpPr>
                          <a:spLocks/>
                        </wps:cNvSpPr>
                        <wps:spPr bwMode="auto">
                          <a:xfrm>
                            <a:off x="1440" y="363"/>
                            <a:ext cx="9353" cy="36"/>
                          </a:xfrm>
                          <a:custGeom>
                            <a:avLst/>
                            <a:gdLst>
                              <a:gd name="T0" fmla="*/ 0 w 9353"/>
                              <a:gd name="T1" fmla="*/ 33 h 36"/>
                              <a:gd name="T2" fmla="*/ 9352 w 9353"/>
                              <a:gd name="T3" fmla="*/ 33 h 36"/>
                            </a:gdLst>
                            <a:ahLst/>
                            <a:cxnLst>
                              <a:cxn ang="0">
                                <a:pos x="T0" y="T1"/>
                              </a:cxn>
                              <a:cxn ang="0">
                                <a:pos x="T2" y="T3"/>
                              </a:cxn>
                            </a:cxnLst>
                            <a:rect l="0" t="0" r="r" b="b"/>
                            <a:pathLst>
                              <a:path w="9353" h="36">
                                <a:moveTo>
                                  <a:pt x="0" y="33"/>
                                </a:moveTo>
                                <a:lnTo>
                                  <a:pt x="9352" y="3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764252" name="Freeform 152"/>
                        <wps:cNvSpPr>
                          <a:spLocks/>
                        </wps:cNvSpPr>
                        <wps:spPr bwMode="auto">
                          <a:xfrm>
                            <a:off x="1440" y="363"/>
                            <a:ext cx="9353" cy="36"/>
                          </a:xfrm>
                          <a:custGeom>
                            <a:avLst/>
                            <a:gdLst>
                              <a:gd name="T0" fmla="*/ 0 w 9353"/>
                              <a:gd name="T1" fmla="*/ 35 h 36"/>
                              <a:gd name="T2" fmla="*/ 9352 w 9353"/>
                              <a:gd name="T3" fmla="*/ 35 h 36"/>
                            </a:gdLst>
                            <a:ahLst/>
                            <a:cxnLst>
                              <a:cxn ang="0">
                                <a:pos x="T0" y="T1"/>
                              </a:cxn>
                              <a:cxn ang="0">
                                <a:pos x="T2" y="T3"/>
                              </a:cxn>
                            </a:cxnLst>
                            <a:rect l="0" t="0" r="r" b="b"/>
                            <a:pathLst>
                              <a:path w="9353" h="36">
                                <a:moveTo>
                                  <a:pt x="0" y="35"/>
                                </a:moveTo>
                                <a:lnTo>
                                  <a:pt x="9352" y="35"/>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C261E5" id="Group 136" o:spid="_x0000_s1026" style="position:absolute;margin-left:1in;margin-top:18.15pt;width:467.65pt;height:1.8pt;z-index:251641344;mso-wrap-distance-left:0;mso-wrap-distance-right:0;mso-position-horizontal-relative:page" coordorigin="1440,363" coordsize="935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" o:allowincell="f">
                <v:shape id="Freeform 137" o:spid="_x0000_s1027"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" path="m,l9352,e" filled="f" strokecolor="#060000" strokeweight=".12pt">
                  <v:path arrowok="t" o:connecttype="custom" o:connectlocs="0,0;9352,0" o:connectangles="0,0"/>
                </v:shape>
                <v:shape id="Freeform 138" o:spid="_x0000_s1028"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" path="m,2r9352,e" filled="f" strokecolor="#060000" strokeweight=".12pt">
                  <v:path arrowok="t" o:connecttype="custom" o:connectlocs="0,2;9352,2" o:connectangles="0,0"/>
                </v:shape>
                <v:shape id="Freeform 139" o:spid="_x0000_s1029"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" path="m,4r9352,e" filled="f" strokecolor="#060000" strokeweight=".12pt">
                  <v:path arrowok="t" o:connecttype="custom" o:connectlocs="0,4;9352,4" o:connectangles="0,0"/>
                </v:shape>
                <v:shape id="Freeform 140" o:spid="_x0000_s1030"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" path="m,7r9352,e" filled="f" strokecolor="#060000" strokeweight=".12pt">
                  <v:path arrowok="t" o:connecttype="custom" o:connectlocs="0,7;9352,7" o:connectangles="0,0"/>
                </v:shape>
                <v:shape id="Freeform 141" o:spid="_x0000_s1031"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" path="m,9r9352,e" filled="f" strokecolor="#060000" strokeweight=".12pt">
                  <v:path arrowok="t" o:connecttype="custom" o:connectlocs="0,9;9352,9" o:connectangles="0,0"/>
                </v:shape>
                <v:shape id="Freeform 142" o:spid="_x0000_s1032"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" path="m,11r9352,e" filled="f" strokecolor="#060000" strokeweight=".12pt">
                  <v:path arrowok="t" o:connecttype="custom" o:connectlocs="0,11;9352,11" o:connectangles="0,0"/>
                </v:shape>
                <v:shape id="Freeform 143" o:spid="_x0000_s1033"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" path="m,14r9352,e" filled="f" strokecolor="#060000" strokeweight=".12pt">
                  <v:path arrowok="t" o:connecttype="custom" o:connectlocs="0,14;9352,14" o:connectangles="0,0"/>
                </v:shape>
                <v:shape id="Freeform 144" o:spid="_x0000_s1034"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" path="m,16r9352,e" filled="f" strokecolor="#060000" strokeweight=".12pt">
                  <v:path arrowok="t" o:connecttype="custom" o:connectlocs="0,16;9352,16" o:connectangles="0,0"/>
                </v:shape>
                <v:shape id="Freeform 145" o:spid="_x0000_s1035"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" path="m,19r9352,e" filled="f" strokecolor="#060000" strokeweight=".12pt">
                  <v:path arrowok="t" o:connecttype="custom" o:connectlocs="0,19;9352,19" o:connectangles="0,0"/>
                </v:shape>
                <v:shape id="Freeform 146" o:spid="_x0000_s1036"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" path="m,21r9352,e" filled="f" strokecolor="#060000" strokeweight=".12pt">
                  <v:path arrowok="t" o:connecttype="custom" o:connectlocs="0,21;9352,21" o:connectangles="0,0"/>
                </v:shape>
                <v:shape id="Freeform 147" o:spid="_x0000_s1037"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" path="m,23r9352,e" filled="f" strokecolor="#060000" strokeweight=".12pt">
                  <v:path arrowok="t" o:connecttype="custom" o:connectlocs="0,23;9352,23" o:connectangles="0,0"/>
                </v:shape>
                <v:shape id="Freeform 148" o:spid="_x0000_s1038"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" path="m,26r9352,e" filled="f" strokecolor="#060000" strokeweight=".12pt">
                  <v:path arrowok="t" o:connecttype="custom" o:connectlocs="0,26;9352,26" o:connectangles="0,0"/>
                </v:shape>
                <v:shape id="Freeform 149" o:spid="_x0000_s1039"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" path="m,28r9352,e" filled="f" strokecolor="#060000" strokeweight=".12pt">
                  <v:path arrowok="t" o:connecttype="custom" o:connectlocs="0,28;9352,28" o:connectangles="0,0"/>
                </v:shape>
                <v:shape id="Freeform 150" o:spid="_x0000_s1040"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" path="m,31r9352,e" filled="f" strokecolor="#060000" strokeweight=".12pt">
                  <v:path arrowok="t" o:connecttype="custom" o:connectlocs="0,31;9352,31" o:connectangles="0,0"/>
                </v:shape>
                <v:shape id="Freeform 151" o:spid="_x0000_s1041"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" path="m,33r9352,e" filled="f" strokecolor="#060000" strokeweight=".12pt">
                  <v:path arrowok="t" o:connecttype="custom" o:connectlocs="0,33;9352,33" o:connectangles="0,0"/>
                </v:shape>
                <v:shape id="Freeform 152" o:spid="_x0000_s1042" style="position:absolute;left:1440;top:363;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" path="m,35r9352,e" filled="f" strokecolor="#060000" strokeweight=".12pt">
                  <v:path arrowok="t" o:connecttype="custom" o:connectlocs="0,35;9352,35" o:connectangles="0,0"/>
                </v:shape>
                <w10:wrap type="topAndBottom" anchorx="page"/>
              </v:group>
            </w:pict>
          </mc:Fallback>
        </mc:AlternateContent>
      </w:r>
      <w:r>
        <w:rPr>
          <w:noProof/>
        </w:rPr>
        <mc:AlternateContent>
          <mc:Choice Requires="wpg">
            <w:drawing>
              <wp:anchor distT="0" distB="0" distL="0" distR="0" simplePos="0" relativeHeight="251642368" behindDoc="0" locked="0" layoutInCell="0" allowOverlap="1" wp14:anchorId="50C6DDF8" wp14:editId="783E6608">
                <wp:simplePos x="0" y="0"/>
                <wp:positionH relativeFrom="page">
                  <wp:posOffset>914400</wp:posOffset>
                </wp:positionH>
                <wp:positionV relativeFrom="paragraph">
                  <wp:posOffset>102870</wp:posOffset>
                </wp:positionV>
                <wp:extent cx="5939155" cy="22860"/>
                <wp:effectExtent l="0" t="0" r="4445" b="2540"/>
                <wp:wrapTopAndBottom/>
                <wp:docPr id="1443198840"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22860"/>
                          <a:chOff x="1440" y="162"/>
                          <a:chExt cx="9353" cy="36"/>
                        </a:xfrm>
                      </wpg:grpSpPr>
                      <wps:wsp>
                        <wps:cNvPr id="330839219" name="Freeform 154"/>
                        <wps:cNvSpPr>
                          <a:spLocks/>
                        </wps:cNvSpPr>
                        <wps:spPr bwMode="auto">
                          <a:xfrm>
                            <a:off x="1440" y="162"/>
                            <a:ext cx="9353" cy="36"/>
                          </a:xfrm>
                          <a:custGeom>
                            <a:avLst/>
                            <a:gdLst>
                              <a:gd name="T0" fmla="*/ 0 w 9353"/>
                              <a:gd name="T1" fmla="*/ 0 h 36"/>
                              <a:gd name="T2" fmla="*/ 9352 w 9353"/>
                              <a:gd name="T3" fmla="*/ 0 h 36"/>
                            </a:gdLst>
                            <a:ahLst/>
                            <a:cxnLst>
                              <a:cxn ang="0">
                                <a:pos x="T0" y="T1"/>
                              </a:cxn>
                              <a:cxn ang="0">
                                <a:pos x="T2" y="T3"/>
                              </a:cxn>
                            </a:cxnLst>
                            <a:rect l="0" t="0" r="r" b="b"/>
                            <a:pathLst>
                              <a:path w="9353" h="36">
                                <a:moveTo>
                                  <a:pt x="0" y="0"/>
                                </a:moveTo>
                                <a:lnTo>
                                  <a:pt x="9352" y="0"/>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101230" name="Freeform 155"/>
                        <wps:cNvSpPr>
                          <a:spLocks/>
                        </wps:cNvSpPr>
                        <wps:spPr bwMode="auto">
                          <a:xfrm>
                            <a:off x="1440" y="162"/>
                            <a:ext cx="9353" cy="36"/>
                          </a:xfrm>
                          <a:custGeom>
                            <a:avLst/>
                            <a:gdLst>
                              <a:gd name="T0" fmla="*/ 0 w 9353"/>
                              <a:gd name="T1" fmla="*/ 2 h 36"/>
                              <a:gd name="T2" fmla="*/ 9352 w 9353"/>
                              <a:gd name="T3" fmla="*/ 2 h 36"/>
                            </a:gdLst>
                            <a:ahLst/>
                            <a:cxnLst>
                              <a:cxn ang="0">
                                <a:pos x="T0" y="T1"/>
                              </a:cxn>
                              <a:cxn ang="0">
                                <a:pos x="T2" y="T3"/>
                              </a:cxn>
                            </a:cxnLst>
                            <a:rect l="0" t="0" r="r" b="b"/>
                            <a:pathLst>
                              <a:path w="9353" h="36">
                                <a:moveTo>
                                  <a:pt x="0" y="2"/>
                                </a:moveTo>
                                <a:lnTo>
                                  <a:pt x="9352" y="2"/>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640707" name="Freeform 156"/>
                        <wps:cNvSpPr>
                          <a:spLocks/>
                        </wps:cNvSpPr>
                        <wps:spPr bwMode="auto">
                          <a:xfrm>
                            <a:off x="1440" y="162"/>
                            <a:ext cx="9353" cy="36"/>
                          </a:xfrm>
                          <a:custGeom>
                            <a:avLst/>
                            <a:gdLst>
                              <a:gd name="T0" fmla="*/ 0 w 9353"/>
                              <a:gd name="T1" fmla="*/ 4 h 36"/>
                              <a:gd name="T2" fmla="*/ 9352 w 9353"/>
                              <a:gd name="T3" fmla="*/ 4 h 36"/>
                            </a:gdLst>
                            <a:ahLst/>
                            <a:cxnLst>
                              <a:cxn ang="0">
                                <a:pos x="T0" y="T1"/>
                              </a:cxn>
                              <a:cxn ang="0">
                                <a:pos x="T2" y="T3"/>
                              </a:cxn>
                            </a:cxnLst>
                            <a:rect l="0" t="0" r="r" b="b"/>
                            <a:pathLst>
                              <a:path w="9353" h="36">
                                <a:moveTo>
                                  <a:pt x="0" y="4"/>
                                </a:moveTo>
                                <a:lnTo>
                                  <a:pt x="9352" y="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68407" name="Freeform 157"/>
                        <wps:cNvSpPr>
                          <a:spLocks/>
                        </wps:cNvSpPr>
                        <wps:spPr bwMode="auto">
                          <a:xfrm>
                            <a:off x="1440" y="162"/>
                            <a:ext cx="9353" cy="36"/>
                          </a:xfrm>
                          <a:custGeom>
                            <a:avLst/>
                            <a:gdLst>
                              <a:gd name="T0" fmla="*/ 0 w 9353"/>
                              <a:gd name="T1" fmla="*/ 7 h 36"/>
                              <a:gd name="T2" fmla="*/ 9352 w 9353"/>
                              <a:gd name="T3" fmla="*/ 7 h 36"/>
                            </a:gdLst>
                            <a:ahLst/>
                            <a:cxnLst>
                              <a:cxn ang="0">
                                <a:pos x="T0" y="T1"/>
                              </a:cxn>
                              <a:cxn ang="0">
                                <a:pos x="T2" y="T3"/>
                              </a:cxn>
                            </a:cxnLst>
                            <a:rect l="0" t="0" r="r" b="b"/>
                            <a:pathLst>
                              <a:path w="9353" h="36">
                                <a:moveTo>
                                  <a:pt x="0" y="7"/>
                                </a:moveTo>
                                <a:lnTo>
                                  <a:pt x="9352" y="7"/>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629005" name="Freeform 158"/>
                        <wps:cNvSpPr>
                          <a:spLocks/>
                        </wps:cNvSpPr>
                        <wps:spPr bwMode="auto">
                          <a:xfrm>
                            <a:off x="1440" y="162"/>
                            <a:ext cx="9353" cy="36"/>
                          </a:xfrm>
                          <a:custGeom>
                            <a:avLst/>
                            <a:gdLst>
                              <a:gd name="T0" fmla="*/ 0 w 9353"/>
                              <a:gd name="T1" fmla="*/ 9 h 36"/>
                              <a:gd name="T2" fmla="*/ 9352 w 9353"/>
                              <a:gd name="T3" fmla="*/ 9 h 36"/>
                            </a:gdLst>
                            <a:ahLst/>
                            <a:cxnLst>
                              <a:cxn ang="0">
                                <a:pos x="T0" y="T1"/>
                              </a:cxn>
                              <a:cxn ang="0">
                                <a:pos x="T2" y="T3"/>
                              </a:cxn>
                            </a:cxnLst>
                            <a:rect l="0" t="0" r="r" b="b"/>
                            <a:pathLst>
                              <a:path w="9353" h="36">
                                <a:moveTo>
                                  <a:pt x="0" y="9"/>
                                </a:moveTo>
                                <a:lnTo>
                                  <a:pt x="9352" y="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858328" name="Freeform 159"/>
                        <wps:cNvSpPr>
                          <a:spLocks/>
                        </wps:cNvSpPr>
                        <wps:spPr bwMode="auto">
                          <a:xfrm>
                            <a:off x="1440" y="162"/>
                            <a:ext cx="9353" cy="36"/>
                          </a:xfrm>
                          <a:custGeom>
                            <a:avLst/>
                            <a:gdLst>
                              <a:gd name="T0" fmla="*/ 0 w 9353"/>
                              <a:gd name="T1" fmla="*/ 11 h 36"/>
                              <a:gd name="T2" fmla="*/ 9352 w 9353"/>
                              <a:gd name="T3" fmla="*/ 11 h 36"/>
                            </a:gdLst>
                            <a:ahLst/>
                            <a:cxnLst>
                              <a:cxn ang="0">
                                <a:pos x="T0" y="T1"/>
                              </a:cxn>
                              <a:cxn ang="0">
                                <a:pos x="T2" y="T3"/>
                              </a:cxn>
                            </a:cxnLst>
                            <a:rect l="0" t="0" r="r" b="b"/>
                            <a:pathLst>
                              <a:path w="9353" h="36">
                                <a:moveTo>
                                  <a:pt x="0" y="11"/>
                                </a:moveTo>
                                <a:lnTo>
                                  <a:pt x="9352" y="1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337753" name="Freeform 160"/>
                        <wps:cNvSpPr>
                          <a:spLocks/>
                        </wps:cNvSpPr>
                        <wps:spPr bwMode="auto">
                          <a:xfrm>
                            <a:off x="1440" y="162"/>
                            <a:ext cx="9353" cy="36"/>
                          </a:xfrm>
                          <a:custGeom>
                            <a:avLst/>
                            <a:gdLst>
                              <a:gd name="T0" fmla="*/ 0 w 9353"/>
                              <a:gd name="T1" fmla="*/ 14 h 36"/>
                              <a:gd name="T2" fmla="*/ 9352 w 9353"/>
                              <a:gd name="T3" fmla="*/ 14 h 36"/>
                            </a:gdLst>
                            <a:ahLst/>
                            <a:cxnLst>
                              <a:cxn ang="0">
                                <a:pos x="T0" y="T1"/>
                              </a:cxn>
                              <a:cxn ang="0">
                                <a:pos x="T2" y="T3"/>
                              </a:cxn>
                            </a:cxnLst>
                            <a:rect l="0" t="0" r="r" b="b"/>
                            <a:pathLst>
                              <a:path w="9353" h="36">
                                <a:moveTo>
                                  <a:pt x="0" y="14"/>
                                </a:moveTo>
                                <a:lnTo>
                                  <a:pt x="9352" y="14"/>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020855" name="Freeform 161"/>
                        <wps:cNvSpPr>
                          <a:spLocks/>
                        </wps:cNvSpPr>
                        <wps:spPr bwMode="auto">
                          <a:xfrm>
                            <a:off x="1440" y="162"/>
                            <a:ext cx="9353" cy="36"/>
                          </a:xfrm>
                          <a:custGeom>
                            <a:avLst/>
                            <a:gdLst>
                              <a:gd name="T0" fmla="*/ 0 w 9353"/>
                              <a:gd name="T1" fmla="*/ 16 h 36"/>
                              <a:gd name="T2" fmla="*/ 9352 w 9353"/>
                              <a:gd name="T3" fmla="*/ 16 h 36"/>
                            </a:gdLst>
                            <a:ahLst/>
                            <a:cxnLst>
                              <a:cxn ang="0">
                                <a:pos x="T0" y="T1"/>
                              </a:cxn>
                              <a:cxn ang="0">
                                <a:pos x="T2" y="T3"/>
                              </a:cxn>
                            </a:cxnLst>
                            <a:rect l="0" t="0" r="r" b="b"/>
                            <a:pathLst>
                              <a:path w="9353" h="36">
                                <a:moveTo>
                                  <a:pt x="0" y="16"/>
                                </a:moveTo>
                                <a:lnTo>
                                  <a:pt x="9352" y="1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067276" name="Freeform 162"/>
                        <wps:cNvSpPr>
                          <a:spLocks/>
                        </wps:cNvSpPr>
                        <wps:spPr bwMode="auto">
                          <a:xfrm>
                            <a:off x="1440" y="162"/>
                            <a:ext cx="9353" cy="36"/>
                          </a:xfrm>
                          <a:custGeom>
                            <a:avLst/>
                            <a:gdLst>
                              <a:gd name="T0" fmla="*/ 0 w 9353"/>
                              <a:gd name="T1" fmla="*/ 19 h 36"/>
                              <a:gd name="T2" fmla="*/ 9352 w 9353"/>
                              <a:gd name="T3" fmla="*/ 19 h 36"/>
                            </a:gdLst>
                            <a:ahLst/>
                            <a:cxnLst>
                              <a:cxn ang="0">
                                <a:pos x="T0" y="T1"/>
                              </a:cxn>
                              <a:cxn ang="0">
                                <a:pos x="T2" y="T3"/>
                              </a:cxn>
                            </a:cxnLst>
                            <a:rect l="0" t="0" r="r" b="b"/>
                            <a:pathLst>
                              <a:path w="9353" h="36">
                                <a:moveTo>
                                  <a:pt x="0" y="19"/>
                                </a:moveTo>
                                <a:lnTo>
                                  <a:pt x="9352" y="19"/>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05937" name="Freeform 163"/>
                        <wps:cNvSpPr>
                          <a:spLocks/>
                        </wps:cNvSpPr>
                        <wps:spPr bwMode="auto">
                          <a:xfrm>
                            <a:off x="1440" y="162"/>
                            <a:ext cx="9353" cy="36"/>
                          </a:xfrm>
                          <a:custGeom>
                            <a:avLst/>
                            <a:gdLst>
                              <a:gd name="T0" fmla="*/ 0 w 9353"/>
                              <a:gd name="T1" fmla="*/ 21 h 36"/>
                              <a:gd name="T2" fmla="*/ 9352 w 9353"/>
                              <a:gd name="T3" fmla="*/ 21 h 36"/>
                            </a:gdLst>
                            <a:ahLst/>
                            <a:cxnLst>
                              <a:cxn ang="0">
                                <a:pos x="T0" y="T1"/>
                              </a:cxn>
                              <a:cxn ang="0">
                                <a:pos x="T2" y="T3"/>
                              </a:cxn>
                            </a:cxnLst>
                            <a:rect l="0" t="0" r="r" b="b"/>
                            <a:pathLst>
                              <a:path w="9353" h="36">
                                <a:moveTo>
                                  <a:pt x="0" y="21"/>
                                </a:moveTo>
                                <a:lnTo>
                                  <a:pt x="9352" y="2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823240" name="Freeform 164"/>
                        <wps:cNvSpPr>
                          <a:spLocks/>
                        </wps:cNvSpPr>
                        <wps:spPr bwMode="auto">
                          <a:xfrm>
                            <a:off x="1440" y="162"/>
                            <a:ext cx="9353" cy="36"/>
                          </a:xfrm>
                          <a:custGeom>
                            <a:avLst/>
                            <a:gdLst>
                              <a:gd name="T0" fmla="*/ 0 w 9353"/>
                              <a:gd name="T1" fmla="*/ 23 h 36"/>
                              <a:gd name="T2" fmla="*/ 9352 w 9353"/>
                              <a:gd name="T3" fmla="*/ 23 h 36"/>
                            </a:gdLst>
                            <a:ahLst/>
                            <a:cxnLst>
                              <a:cxn ang="0">
                                <a:pos x="T0" y="T1"/>
                              </a:cxn>
                              <a:cxn ang="0">
                                <a:pos x="T2" y="T3"/>
                              </a:cxn>
                            </a:cxnLst>
                            <a:rect l="0" t="0" r="r" b="b"/>
                            <a:pathLst>
                              <a:path w="9353" h="36">
                                <a:moveTo>
                                  <a:pt x="0" y="23"/>
                                </a:moveTo>
                                <a:lnTo>
                                  <a:pt x="9352" y="2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246995" name="Freeform 165"/>
                        <wps:cNvSpPr>
                          <a:spLocks/>
                        </wps:cNvSpPr>
                        <wps:spPr bwMode="auto">
                          <a:xfrm>
                            <a:off x="1440" y="162"/>
                            <a:ext cx="9353" cy="36"/>
                          </a:xfrm>
                          <a:custGeom>
                            <a:avLst/>
                            <a:gdLst>
                              <a:gd name="T0" fmla="*/ 0 w 9353"/>
                              <a:gd name="T1" fmla="*/ 26 h 36"/>
                              <a:gd name="T2" fmla="*/ 9352 w 9353"/>
                              <a:gd name="T3" fmla="*/ 26 h 36"/>
                            </a:gdLst>
                            <a:ahLst/>
                            <a:cxnLst>
                              <a:cxn ang="0">
                                <a:pos x="T0" y="T1"/>
                              </a:cxn>
                              <a:cxn ang="0">
                                <a:pos x="T2" y="T3"/>
                              </a:cxn>
                            </a:cxnLst>
                            <a:rect l="0" t="0" r="r" b="b"/>
                            <a:pathLst>
                              <a:path w="9353" h="36">
                                <a:moveTo>
                                  <a:pt x="0" y="26"/>
                                </a:moveTo>
                                <a:lnTo>
                                  <a:pt x="9352" y="26"/>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080695" name="Freeform 166"/>
                        <wps:cNvSpPr>
                          <a:spLocks/>
                        </wps:cNvSpPr>
                        <wps:spPr bwMode="auto">
                          <a:xfrm>
                            <a:off x="1440" y="162"/>
                            <a:ext cx="9353" cy="36"/>
                          </a:xfrm>
                          <a:custGeom>
                            <a:avLst/>
                            <a:gdLst>
                              <a:gd name="T0" fmla="*/ 0 w 9353"/>
                              <a:gd name="T1" fmla="*/ 28 h 36"/>
                              <a:gd name="T2" fmla="*/ 9352 w 9353"/>
                              <a:gd name="T3" fmla="*/ 28 h 36"/>
                            </a:gdLst>
                            <a:ahLst/>
                            <a:cxnLst>
                              <a:cxn ang="0">
                                <a:pos x="T0" y="T1"/>
                              </a:cxn>
                              <a:cxn ang="0">
                                <a:pos x="T2" y="T3"/>
                              </a:cxn>
                            </a:cxnLst>
                            <a:rect l="0" t="0" r="r" b="b"/>
                            <a:pathLst>
                              <a:path w="9353" h="36">
                                <a:moveTo>
                                  <a:pt x="0" y="28"/>
                                </a:moveTo>
                                <a:lnTo>
                                  <a:pt x="9352" y="28"/>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71306" name="Freeform 167"/>
                        <wps:cNvSpPr>
                          <a:spLocks/>
                        </wps:cNvSpPr>
                        <wps:spPr bwMode="auto">
                          <a:xfrm>
                            <a:off x="1440" y="162"/>
                            <a:ext cx="9353" cy="36"/>
                          </a:xfrm>
                          <a:custGeom>
                            <a:avLst/>
                            <a:gdLst>
                              <a:gd name="T0" fmla="*/ 0 w 9353"/>
                              <a:gd name="T1" fmla="*/ 31 h 36"/>
                              <a:gd name="T2" fmla="*/ 9352 w 9353"/>
                              <a:gd name="T3" fmla="*/ 31 h 36"/>
                            </a:gdLst>
                            <a:ahLst/>
                            <a:cxnLst>
                              <a:cxn ang="0">
                                <a:pos x="T0" y="T1"/>
                              </a:cxn>
                              <a:cxn ang="0">
                                <a:pos x="T2" y="T3"/>
                              </a:cxn>
                            </a:cxnLst>
                            <a:rect l="0" t="0" r="r" b="b"/>
                            <a:pathLst>
                              <a:path w="9353" h="36">
                                <a:moveTo>
                                  <a:pt x="0" y="31"/>
                                </a:moveTo>
                                <a:lnTo>
                                  <a:pt x="9352" y="31"/>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543253" name="Freeform 168"/>
                        <wps:cNvSpPr>
                          <a:spLocks/>
                        </wps:cNvSpPr>
                        <wps:spPr bwMode="auto">
                          <a:xfrm>
                            <a:off x="1440" y="162"/>
                            <a:ext cx="9353" cy="36"/>
                          </a:xfrm>
                          <a:custGeom>
                            <a:avLst/>
                            <a:gdLst>
                              <a:gd name="T0" fmla="*/ 0 w 9353"/>
                              <a:gd name="T1" fmla="*/ 33 h 36"/>
                              <a:gd name="T2" fmla="*/ 9352 w 9353"/>
                              <a:gd name="T3" fmla="*/ 33 h 36"/>
                            </a:gdLst>
                            <a:ahLst/>
                            <a:cxnLst>
                              <a:cxn ang="0">
                                <a:pos x="T0" y="T1"/>
                              </a:cxn>
                              <a:cxn ang="0">
                                <a:pos x="T2" y="T3"/>
                              </a:cxn>
                            </a:cxnLst>
                            <a:rect l="0" t="0" r="r" b="b"/>
                            <a:pathLst>
                              <a:path w="9353" h="36">
                                <a:moveTo>
                                  <a:pt x="0" y="33"/>
                                </a:moveTo>
                                <a:lnTo>
                                  <a:pt x="9352" y="33"/>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144881" name="Freeform 169"/>
                        <wps:cNvSpPr>
                          <a:spLocks/>
                        </wps:cNvSpPr>
                        <wps:spPr bwMode="auto">
                          <a:xfrm>
                            <a:off x="1440" y="162"/>
                            <a:ext cx="9353" cy="36"/>
                          </a:xfrm>
                          <a:custGeom>
                            <a:avLst/>
                            <a:gdLst>
                              <a:gd name="T0" fmla="*/ 0 w 9353"/>
                              <a:gd name="T1" fmla="*/ 35 h 36"/>
                              <a:gd name="T2" fmla="*/ 9352 w 9353"/>
                              <a:gd name="T3" fmla="*/ 35 h 36"/>
                            </a:gdLst>
                            <a:ahLst/>
                            <a:cxnLst>
                              <a:cxn ang="0">
                                <a:pos x="T0" y="T1"/>
                              </a:cxn>
                              <a:cxn ang="0">
                                <a:pos x="T2" y="T3"/>
                              </a:cxn>
                            </a:cxnLst>
                            <a:rect l="0" t="0" r="r" b="b"/>
                            <a:pathLst>
                              <a:path w="9353" h="36">
                                <a:moveTo>
                                  <a:pt x="0" y="35"/>
                                </a:moveTo>
                                <a:lnTo>
                                  <a:pt x="9352" y="35"/>
                                </a:lnTo>
                              </a:path>
                            </a:pathLst>
                          </a:custGeom>
                          <a:noFill/>
                          <a:ln w="1524">
                            <a:solidFill>
                              <a:srgbClr val="06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C9FA54" id="Group 153" o:spid="_x0000_s1026" style="position:absolute;margin-left:1in;margin-top:8.1pt;width:467.65pt;height:1.8pt;z-index:251642368;mso-wrap-distance-left:0;mso-wrap-distance-right:0;mso-position-horizontal-relative:page" coordorigin="1440,162" coordsize="935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" o:allowincell="f">
                <v:shape id="Freeform 154" o:spid="_x0000_s1027"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" path="m,l9352,e" filled="f" strokecolor="#060000" strokeweight=".12pt">
                  <v:path arrowok="t" o:connecttype="custom" o:connectlocs="0,0;9352,0" o:connectangles="0,0"/>
                </v:shape>
                <v:shape id="Freeform 155" o:spid="_x0000_s1028"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" path="m,2r9352,e" filled="f" strokecolor="#060000" strokeweight=".12pt">
                  <v:path arrowok="t" o:connecttype="custom" o:connectlocs="0,2;9352,2" o:connectangles="0,0"/>
                </v:shape>
                <v:shape id="Freeform 156" o:spid="_x0000_s1029"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" path="m,4r9352,e" filled="f" strokecolor="#060000" strokeweight=".12pt">
                  <v:path arrowok="t" o:connecttype="custom" o:connectlocs="0,4;9352,4" o:connectangles="0,0"/>
                </v:shape>
                <v:shape id="Freeform 157" o:spid="_x0000_s1030"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" path="m,7r9352,e" filled="f" strokecolor="#060000" strokeweight=".12pt">
                  <v:path arrowok="t" o:connecttype="custom" o:connectlocs="0,7;9352,7" o:connectangles="0,0"/>
                </v:shape>
                <v:shape id="Freeform 158" o:spid="_x0000_s1031"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" path="m,9r9352,e" filled="f" strokecolor="#060000" strokeweight=".12pt">
                  <v:path arrowok="t" o:connecttype="custom" o:connectlocs="0,9;9352,9" o:connectangles="0,0"/>
                </v:shape>
                <v:shape id="Freeform 159" o:spid="_x0000_s1032"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" path="m,11r9352,e" filled="f" strokecolor="#060000" strokeweight=".12pt">
                  <v:path arrowok="t" o:connecttype="custom" o:connectlocs="0,11;9352,11" o:connectangles="0,0"/>
                </v:shape>
                <v:shape id="Freeform 160" o:spid="_x0000_s1033"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" path="m,14r9352,e" filled="f" strokecolor="#060000" strokeweight=".12pt">
                  <v:path arrowok="t" o:connecttype="custom" o:connectlocs="0,14;9352,14" o:connectangles="0,0"/>
                </v:shape>
                <v:shape id="Freeform 161" o:spid="_x0000_s1034"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" path="m,16r9352,e" filled="f" strokecolor="#060000" strokeweight=".12pt">
                  <v:path arrowok="t" o:connecttype="custom" o:connectlocs="0,16;9352,16" o:connectangles="0,0"/>
                </v:shape>
                <v:shape id="Freeform 162" o:spid="_x0000_s1035"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" path="m,19r9352,e" filled="f" strokecolor="#060000" strokeweight=".12pt">
                  <v:path arrowok="t" o:connecttype="custom" o:connectlocs="0,19;9352,19" o:connectangles="0,0"/>
                </v:shape>
                <v:shape id="Freeform 163" o:spid="_x0000_s1036"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" path="m,21r9352,e" filled="f" strokecolor="#060000" strokeweight=".12pt">
                  <v:path arrowok="t" o:connecttype="custom" o:connectlocs="0,21;9352,21" o:connectangles="0,0"/>
                </v:shape>
                <v:shape id="Freeform 164" o:spid="_x0000_s1037"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" path="m,23r9352,e" filled="f" strokecolor="#060000" strokeweight=".12pt">
                  <v:path arrowok="t" o:connecttype="custom" o:connectlocs="0,23;9352,23" o:connectangles="0,0"/>
                </v:shape>
                <v:shape id="Freeform 165" o:spid="_x0000_s1038"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" path="m,26r9352,e" filled="f" strokecolor="#060000" strokeweight=".12pt">
                  <v:path arrowok="t" o:connecttype="custom" o:connectlocs="0,26;9352,26" o:connectangles="0,0"/>
                </v:shape>
                <v:shape id="Freeform 166" o:spid="_x0000_s1039"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" path="m,28r9352,e" filled="f" strokecolor="#060000" strokeweight=".12pt">
                  <v:path arrowok="t" o:connecttype="custom" o:connectlocs="0,28;9352,28" o:connectangles="0,0"/>
                </v:shape>
                <v:shape id="Freeform 167" o:spid="_x0000_s1040"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" path="m,31r9352,e" filled="f" strokecolor="#060000" strokeweight=".12pt">
                  <v:path arrowok="t" o:connecttype="custom" o:connectlocs="0,31;9352,31" o:connectangles="0,0"/>
                </v:shape>
                <v:shape id="Freeform 168" o:spid="_x0000_s1041"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" path="m,33r9352,e" filled="f" strokecolor="#060000" strokeweight=".12pt">
                  <v:path arrowok="t" o:connecttype="custom" o:connectlocs="0,33;9352,33" o:connectangles="0,0"/>
                </v:shape>
                <v:shape id="Freeform 169" o:spid="_x0000_s1042" style="position:absolute;left:1440;top:162;width:9353;height:36;visibility:visible;mso-wrap-style:square;v-text-anchor:top" coordsize="935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" path="m,35r9352,e" filled="f" strokecolor="#060000" strokeweight=".12pt">
                  <v:path arrowok="t" o:connecttype="custom" o:connectlocs="0,35;9352,35" o:connectangles="0,0"/>
                </v:shape>
                <w10:wrap type="topAndBottom" anchorx="page"/>
              </v:group>
            </w:pict>
          </mc:Fallback>
        </mc:AlternateContent>
      </w:r>
    </w:p>
    <w:p w14:paraId="0A4A5F9B" w14:textId="77777777" w:rsidR="00C811EF" w:rsidRDefault="00C811EF">
      <w:pPr>
        <w:pStyle w:val="BodyText"/>
        <w:kinsoku w:val="0"/>
        <w:overflowPunct w:val="0"/>
      </w:pPr>
    </w:p>
    <w:p w14:paraId="62427B0C" w14:textId="77777777" w:rsidR="00C811EF" w:rsidRDefault="00C811EF">
      <w:pPr>
        <w:pStyle w:val="BodyText"/>
        <w:kinsoku w:val="0"/>
        <w:overflowPunct w:val="0"/>
      </w:pPr>
    </w:p>
    <w:p w14:paraId="2B776EFA" w14:textId="77777777" w:rsidR="00C811EF" w:rsidRDefault="00C811EF">
      <w:pPr>
        <w:pStyle w:val="BodyText"/>
        <w:kinsoku w:val="0"/>
        <w:overflowPunct w:val="0"/>
        <w:spacing w:before="119"/>
      </w:pPr>
    </w:p>
    <w:p w14:paraId="1FE92AB7" w14:textId="77777777" w:rsidR="00C811EF" w:rsidRDefault="00C811EF">
      <w:pPr>
        <w:pStyle w:val="Heading7"/>
        <w:kinsoku w:val="0"/>
        <w:overflowPunct w:val="0"/>
        <w:rPr>
          <w:spacing w:val="-10"/>
        </w:rPr>
      </w:pPr>
      <w:r>
        <w:t>EXHIBIT</w:t>
      </w:r>
      <w:r>
        <w:rPr>
          <w:spacing w:val="-11"/>
        </w:rPr>
        <w:t xml:space="preserve"> </w:t>
      </w:r>
      <w:r>
        <w:rPr>
          <w:spacing w:val="-10"/>
        </w:rPr>
        <w:t>C</w:t>
      </w:r>
    </w:p>
    <w:p w14:paraId="4F18634E" w14:textId="77777777" w:rsidR="00C811EF" w:rsidRDefault="00C811EF">
      <w:pPr>
        <w:pStyle w:val="BodyText"/>
        <w:kinsoku w:val="0"/>
        <w:overflowPunct w:val="0"/>
        <w:spacing w:before="1" w:line="720" w:lineRule="auto"/>
        <w:ind w:left="3250" w:right="3250"/>
        <w:jc w:val="center"/>
        <w:rPr>
          <w:b/>
          <w:bCs/>
        </w:rPr>
      </w:pPr>
      <w:r>
        <w:rPr>
          <w:b/>
          <w:bCs/>
        </w:rPr>
        <w:t>FRANCHISE</w:t>
      </w:r>
      <w:r>
        <w:rPr>
          <w:b/>
          <w:bCs/>
          <w:spacing w:val="-12"/>
        </w:rPr>
        <w:t xml:space="preserve"> </w:t>
      </w:r>
      <w:r>
        <w:rPr>
          <w:b/>
          <w:bCs/>
        </w:rPr>
        <w:t>AGREEMENT</w:t>
      </w:r>
      <w:r>
        <w:rPr>
          <w:b/>
          <w:bCs/>
          <w:spacing w:val="-13"/>
        </w:rPr>
        <w:t xml:space="preserve"> </w:t>
      </w:r>
      <w:r>
        <w:rPr>
          <w:b/>
          <w:bCs/>
        </w:rPr>
        <w:t>AND</w:t>
      </w:r>
      <w:r>
        <w:rPr>
          <w:b/>
          <w:bCs/>
          <w:spacing w:val="-13"/>
        </w:rPr>
        <w:t xml:space="preserve"> </w:t>
      </w:r>
      <w:r>
        <w:rPr>
          <w:b/>
          <w:bCs/>
        </w:rPr>
        <w:t xml:space="preserve">SCHEDULES SEE </w:t>
      </w:r>
      <w:commentRangeStart w:id="680"/>
      <w:r>
        <w:rPr>
          <w:b/>
          <w:bCs/>
        </w:rPr>
        <w:t>ATTACHED</w:t>
      </w:r>
      <w:commentRangeEnd w:id="680"/>
      <w:r w:rsidR="006B5B59">
        <w:rPr>
          <w:rStyle w:val="CommentReference"/>
          <w:rFonts w:cs="Arial"/>
        </w:rPr>
        <w:commentReference w:id="680"/>
      </w:r>
    </w:p>
    <w:p w14:paraId="75A68358" w14:textId="77777777" w:rsidR="00C811EF" w:rsidRDefault="00C811EF">
      <w:pPr>
        <w:pStyle w:val="BodyText"/>
        <w:kinsoku w:val="0"/>
        <w:overflowPunct w:val="0"/>
        <w:rPr>
          <w:b/>
          <w:bCs/>
          <w:sz w:val="24"/>
          <w:szCs w:val="24"/>
        </w:rPr>
      </w:pPr>
    </w:p>
    <w:p w14:paraId="1009C946" w14:textId="77777777" w:rsidR="00C811EF" w:rsidRDefault="00C811EF">
      <w:pPr>
        <w:pStyle w:val="BodyText"/>
        <w:kinsoku w:val="0"/>
        <w:overflowPunct w:val="0"/>
        <w:rPr>
          <w:b/>
          <w:bCs/>
          <w:sz w:val="24"/>
          <w:szCs w:val="24"/>
        </w:rPr>
      </w:pPr>
    </w:p>
    <w:p w14:paraId="627B311C" w14:textId="77777777" w:rsidR="00C811EF" w:rsidRDefault="00C811EF">
      <w:pPr>
        <w:pStyle w:val="BodyText"/>
        <w:kinsoku w:val="0"/>
        <w:overflowPunct w:val="0"/>
        <w:rPr>
          <w:b/>
          <w:bCs/>
          <w:sz w:val="24"/>
          <w:szCs w:val="24"/>
        </w:rPr>
      </w:pPr>
    </w:p>
    <w:p w14:paraId="2B17DF3B" w14:textId="77777777" w:rsidR="00C811EF" w:rsidRDefault="00C811EF">
      <w:pPr>
        <w:pStyle w:val="BodyText"/>
        <w:kinsoku w:val="0"/>
        <w:overflowPunct w:val="0"/>
        <w:rPr>
          <w:b/>
          <w:bCs/>
          <w:sz w:val="24"/>
          <w:szCs w:val="24"/>
        </w:rPr>
      </w:pPr>
    </w:p>
    <w:p w14:paraId="4DDBAF07" w14:textId="77777777" w:rsidR="00C811EF" w:rsidRDefault="00C811EF">
      <w:pPr>
        <w:pStyle w:val="BodyText"/>
        <w:kinsoku w:val="0"/>
        <w:overflowPunct w:val="0"/>
        <w:rPr>
          <w:b/>
          <w:bCs/>
          <w:sz w:val="24"/>
          <w:szCs w:val="24"/>
        </w:rPr>
      </w:pPr>
    </w:p>
    <w:p w14:paraId="7FD67C27" w14:textId="77777777" w:rsidR="00C811EF" w:rsidRDefault="00C811EF">
      <w:pPr>
        <w:pStyle w:val="BodyText"/>
        <w:kinsoku w:val="0"/>
        <w:overflowPunct w:val="0"/>
        <w:rPr>
          <w:b/>
          <w:bCs/>
          <w:sz w:val="24"/>
          <w:szCs w:val="24"/>
        </w:rPr>
      </w:pPr>
    </w:p>
    <w:p w14:paraId="6265D17D" w14:textId="77777777" w:rsidR="00C811EF" w:rsidRDefault="00C811EF">
      <w:pPr>
        <w:pStyle w:val="BodyText"/>
        <w:kinsoku w:val="0"/>
        <w:overflowPunct w:val="0"/>
        <w:rPr>
          <w:b/>
          <w:bCs/>
          <w:sz w:val="24"/>
          <w:szCs w:val="24"/>
        </w:rPr>
      </w:pPr>
    </w:p>
    <w:p w14:paraId="772282D8" w14:textId="77777777" w:rsidR="00C811EF" w:rsidRDefault="00C811EF">
      <w:pPr>
        <w:pStyle w:val="BodyText"/>
        <w:kinsoku w:val="0"/>
        <w:overflowPunct w:val="0"/>
        <w:rPr>
          <w:b/>
          <w:bCs/>
          <w:sz w:val="24"/>
          <w:szCs w:val="24"/>
        </w:rPr>
      </w:pPr>
    </w:p>
    <w:p w14:paraId="0202A1E4" w14:textId="77777777" w:rsidR="00C811EF" w:rsidRDefault="00C811EF">
      <w:pPr>
        <w:pStyle w:val="BodyText"/>
        <w:kinsoku w:val="0"/>
        <w:overflowPunct w:val="0"/>
        <w:rPr>
          <w:b/>
          <w:bCs/>
          <w:sz w:val="24"/>
          <w:szCs w:val="24"/>
        </w:rPr>
      </w:pPr>
    </w:p>
    <w:p w14:paraId="3A096066" w14:textId="77777777" w:rsidR="00C811EF" w:rsidRDefault="00C811EF">
      <w:pPr>
        <w:pStyle w:val="BodyText"/>
        <w:kinsoku w:val="0"/>
        <w:overflowPunct w:val="0"/>
        <w:rPr>
          <w:b/>
          <w:bCs/>
          <w:sz w:val="24"/>
          <w:szCs w:val="24"/>
        </w:rPr>
      </w:pPr>
    </w:p>
    <w:p w14:paraId="14C40838" w14:textId="77777777" w:rsidR="00C811EF" w:rsidRDefault="00C811EF">
      <w:pPr>
        <w:pStyle w:val="BodyText"/>
        <w:kinsoku w:val="0"/>
        <w:overflowPunct w:val="0"/>
        <w:rPr>
          <w:b/>
          <w:bCs/>
          <w:sz w:val="24"/>
          <w:szCs w:val="24"/>
        </w:rPr>
      </w:pPr>
    </w:p>
    <w:p w14:paraId="3F7C0AAF" w14:textId="77777777" w:rsidR="00C811EF" w:rsidRDefault="00C811EF">
      <w:pPr>
        <w:pStyle w:val="BodyText"/>
        <w:kinsoku w:val="0"/>
        <w:overflowPunct w:val="0"/>
        <w:rPr>
          <w:b/>
          <w:bCs/>
          <w:sz w:val="24"/>
          <w:szCs w:val="24"/>
        </w:rPr>
      </w:pPr>
    </w:p>
    <w:p w14:paraId="14B2BA36" w14:textId="77777777" w:rsidR="00C811EF" w:rsidRDefault="00C811EF">
      <w:pPr>
        <w:pStyle w:val="BodyText"/>
        <w:kinsoku w:val="0"/>
        <w:overflowPunct w:val="0"/>
        <w:rPr>
          <w:b/>
          <w:bCs/>
          <w:sz w:val="24"/>
          <w:szCs w:val="24"/>
        </w:rPr>
      </w:pPr>
    </w:p>
    <w:p w14:paraId="279E6CE8" w14:textId="77777777" w:rsidR="00C811EF" w:rsidRDefault="00C811EF">
      <w:pPr>
        <w:pStyle w:val="BodyText"/>
        <w:kinsoku w:val="0"/>
        <w:overflowPunct w:val="0"/>
        <w:rPr>
          <w:b/>
          <w:bCs/>
          <w:sz w:val="24"/>
          <w:szCs w:val="24"/>
        </w:rPr>
      </w:pPr>
    </w:p>
    <w:p w14:paraId="03C4B81B" w14:textId="77777777" w:rsidR="00C811EF" w:rsidRDefault="00C811EF">
      <w:pPr>
        <w:pStyle w:val="BodyText"/>
        <w:kinsoku w:val="0"/>
        <w:overflowPunct w:val="0"/>
        <w:rPr>
          <w:b/>
          <w:bCs/>
          <w:sz w:val="24"/>
          <w:szCs w:val="24"/>
        </w:rPr>
      </w:pPr>
    </w:p>
    <w:p w14:paraId="2CD7A3A6" w14:textId="77777777" w:rsidR="00C811EF" w:rsidRDefault="00C811EF">
      <w:pPr>
        <w:pStyle w:val="BodyText"/>
        <w:kinsoku w:val="0"/>
        <w:overflowPunct w:val="0"/>
        <w:rPr>
          <w:b/>
          <w:bCs/>
          <w:sz w:val="24"/>
          <w:szCs w:val="24"/>
        </w:rPr>
      </w:pPr>
    </w:p>
    <w:p w14:paraId="67ADE7DA" w14:textId="77777777" w:rsidR="00C811EF" w:rsidRDefault="00C811EF">
      <w:pPr>
        <w:pStyle w:val="BodyText"/>
        <w:kinsoku w:val="0"/>
        <w:overflowPunct w:val="0"/>
        <w:rPr>
          <w:b/>
          <w:bCs/>
          <w:sz w:val="24"/>
          <w:szCs w:val="24"/>
        </w:rPr>
      </w:pPr>
    </w:p>
    <w:p w14:paraId="15A47A27" w14:textId="77777777" w:rsidR="00C811EF" w:rsidRDefault="00C811EF">
      <w:pPr>
        <w:pStyle w:val="BodyText"/>
        <w:kinsoku w:val="0"/>
        <w:overflowPunct w:val="0"/>
        <w:rPr>
          <w:b/>
          <w:bCs/>
          <w:sz w:val="24"/>
          <w:szCs w:val="24"/>
        </w:rPr>
      </w:pPr>
    </w:p>
    <w:p w14:paraId="61EEE97B" w14:textId="77777777" w:rsidR="00C811EF" w:rsidRDefault="00C811EF">
      <w:pPr>
        <w:pStyle w:val="BodyText"/>
        <w:kinsoku w:val="0"/>
        <w:overflowPunct w:val="0"/>
        <w:rPr>
          <w:b/>
          <w:bCs/>
          <w:sz w:val="24"/>
          <w:szCs w:val="24"/>
        </w:rPr>
      </w:pPr>
    </w:p>
    <w:p w14:paraId="2580002F" w14:textId="77777777" w:rsidR="00C811EF" w:rsidRDefault="00C811EF">
      <w:pPr>
        <w:pStyle w:val="BodyText"/>
        <w:kinsoku w:val="0"/>
        <w:overflowPunct w:val="0"/>
        <w:rPr>
          <w:b/>
          <w:bCs/>
          <w:sz w:val="24"/>
          <w:szCs w:val="24"/>
        </w:rPr>
      </w:pPr>
    </w:p>
    <w:p w14:paraId="3A93BF26" w14:textId="77777777" w:rsidR="00C811EF" w:rsidRDefault="00C811EF">
      <w:pPr>
        <w:pStyle w:val="BodyText"/>
        <w:kinsoku w:val="0"/>
        <w:overflowPunct w:val="0"/>
        <w:rPr>
          <w:b/>
          <w:bCs/>
          <w:sz w:val="24"/>
          <w:szCs w:val="24"/>
        </w:rPr>
      </w:pPr>
    </w:p>
    <w:p w14:paraId="5118F7DC" w14:textId="77777777" w:rsidR="00C811EF" w:rsidRDefault="00C811EF">
      <w:pPr>
        <w:pStyle w:val="BodyText"/>
        <w:kinsoku w:val="0"/>
        <w:overflowPunct w:val="0"/>
        <w:rPr>
          <w:b/>
          <w:bCs/>
          <w:sz w:val="24"/>
          <w:szCs w:val="24"/>
        </w:rPr>
      </w:pPr>
    </w:p>
    <w:p w14:paraId="45E991B5" w14:textId="77777777" w:rsidR="00C811EF" w:rsidRDefault="00C811EF">
      <w:pPr>
        <w:pStyle w:val="BodyText"/>
        <w:kinsoku w:val="0"/>
        <w:overflowPunct w:val="0"/>
        <w:rPr>
          <w:b/>
          <w:bCs/>
          <w:sz w:val="24"/>
          <w:szCs w:val="24"/>
        </w:rPr>
      </w:pPr>
    </w:p>
    <w:p w14:paraId="2C879DFA" w14:textId="77777777" w:rsidR="00C811EF" w:rsidRDefault="00C811EF">
      <w:pPr>
        <w:pStyle w:val="BodyText"/>
        <w:kinsoku w:val="0"/>
        <w:overflowPunct w:val="0"/>
        <w:rPr>
          <w:b/>
          <w:bCs/>
          <w:sz w:val="24"/>
          <w:szCs w:val="24"/>
        </w:rPr>
      </w:pPr>
    </w:p>
    <w:p w14:paraId="69C455C3" w14:textId="77777777" w:rsidR="00C811EF" w:rsidRDefault="00C811EF">
      <w:pPr>
        <w:pStyle w:val="BodyText"/>
        <w:kinsoku w:val="0"/>
        <w:overflowPunct w:val="0"/>
        <w:rPr>
          <w:b/>
          <w:bCs/>
          <w:sz w:val="24"/>
          <w:szCs w:val="24"/>
        </w:rPr>
      </w:pPr>
    </w:p>
    <w:p w14:paraId="2C1B00CB" w14:textId="77777777" w:rsidR="00C811EF" w:rsidRDefault="00C811EF">
      <w:pPr>
        <w:pStyle w:val="BodyText"/>
        <w:kinsoku w:val="0"/>
        <w:overflowPunct w:val="0"/>
        <w:rPr>
          <w:b/>
          <w:bCs/>
          <w:sz w:val="24"/>
          <w:szCs w:val="24"/>
        </w:rPr>
      </w:pPr>
    </w:p>
    <w:p w14:paraId="22FA3541" w14:textId="77777777" w:rsidR="00C811EF" w:rsidRDefault="00C811EF">
      <w:pPr>
        <w:pStyle w:val="BodyText"/>
        <w:kinsoku w:val="0"/>
        <w:overflowPunct w:val="0"/>
        <w:rPr>
          <w:b/>
          <w:bCs/>
          <w:sz w:val="24"/>
          <w:szCs w:val="24"/>
        </w:rPr>
      </w:pPr>
    </w:p>
    <w:p w14:paraId="73D9B95B" w14:textId="77777777" w:rsidR="00C811EF" w:rsidRDefault="00C811EF">
      <w:pPr>
        <w:pStyle w:val="BodyText"/>
        <w:kinsoku w:val="0"/>
        <w:overflowPunct w:val="0"/>
        <w:rPr>
          <w:b/>
          <w:bCs/>
          <w:sz w:val="24"/>
          <w:szCs w:val="24"/>
        </w:rPr>
      </w:pPr>
    </w:p>
    <w:p w14:paraId="02A8C17D" w14:textId="77777777" w:rsidR="00C811EF" w:rsidRDefault="00C811EF">
      <w:pPr>
        <w:pStyle w:val="BodyText"/>
        <w:kinsoku w:val="0"/>
        <w:overflowPunct w:val="0"/>
        <w:rPr>
          <w:b/>
          <w:bCs/>
          <w:sz w:val="24"/>
          <w:szCs w:val="24"/>
        </w:rPr>
      </w:pPr>
    </w:p>
    <w:p w14:paraId="1F137B67" w14:textId="77777777" w:rsidR="00C811EF" w:rsidRDefault="00C811EF">
      <w:pPr>
        <w:pStyle w:val="BodyText"/>
        <w:kinsoku w:val="0"/>
        <w:overflowPunct w:val="0"/>
        <w:rPr>
          <w:b/>
          <w:bCs/>
          <w:sz w:val="24"/>
          <w:szCs w:val="24"/>
        </w:rPr>
      </w:pPr>
    </w:p>
    <w:p w14:paraId="4971F197" w14:textId="77777777" w:rsidR="00C811EF" w:rsidRDefault="00C811EF">
      <w:pPr>
        <w:pStyle w:val="BodyText"/>
        <w:kinsoku w:val="0"/>
        <w:overflowPunct w:val="0"/>
        <w:rPr>
          <w:b/>
          <w:bCs/>
          <w:sz w:val="24"/>
          <w:szCs w:val="24"/>
        </w:rPr>
      </w:pPr>
    </w:p>
    <w:p w14:paraId="334E102A" w14:textId="77777777" w:rsidR="00C811EF" w:rsidRDefault="00C811EF">
      <w:pPr>
        <w:pStyle w:val="BodyText"/>
        <w:kinsoku w:val="0"/>
        <w:overflowPunct w:val="0"/>
        <w:rPr>
          <w:b/>
          <w:bCs/>
          <w:sz w:val="24"/>
          <w:szCs w:val="24"/>
        </w:rPr>
      </w:pPr>
    </w:p>
    <w:p w14:paraId="54CEDAB9" w14:textId="77777777" w:rsidR="00C811EF" w:rsidRDefault="00C811EF">
      <w:pPr>
        <w:pStyle w:val="BodyText"/>
        <w:kinsoku w:val="0"/>
        <w:overflowPunct w:val="0"/>
        <w:rPr>
          <w:b/>
          <w:bCs/>
          <w:sz w:val="24"/>
          <w:szCs w:val="24"/>
        </w:rPr>
      </w:pPr>
    </w:p>
    <w:p w14:paraId="1EA9BF47" w14:textId="77777777" w:rsidR="00C811EF" w:rsidRDefault="00C811EF">
      <w:pPr>
        <w:pStyle w:val="BodyText"/>
        <w:kinsoku w:val="0"/>
        <w:overflowPunct w:val="0"/>
        <w:rPr>
          <w:b/>
          <w:bCs/>
          <w:sz w:val="24"/>
          <w:szCs w:val="24"/>
        </w:rPr>
      </w:pPr>
    </w:p>
    <w:p w14:paraId="711BD8FD" w14:textId="77777777" w:rsidR="00C811EF" w:rsidRDefault="00C811EF">
      <w:pPr>
        <w:pStyle w:val="BodyText"/>
        <w:kinsoku w:val="0"/>
        <w:overflowPunct w:val="0"/>
        <w:rPr>
          <w:b/>
          <w:bCs/>
          <w:sz w:val="24"/>
          <w:szCs w:val="24"/>
        </w:rPr>
      </w:pPr>
    </w:p>
    <w:p w14:paraId="546045B7" w14:textId="77777777" w:rsidR="00C811EF" w:rsidRDefault="00C811EF">
      <w:pPr>
        <w:pStyle w:val="BodyText"/>
        <w:kinsoku w:val="0"/>
        <w:overflowPunct w:val="0"/>
        <w:rPr>
          <w:b/>
          <w:bCs/>
          <w:sz w:val="24"/>
          <w:szCs w:val="24"/>
        </w:rPr>
      </w:pPr>
    </w:p>
    <w:p w14:paraId="0C5F553A" w14:textId="77777777" w:rsidR="00C811EF" w:rsidRDefault="00C811EF">
      <w:pPr>
        <w:pStyle w:val="BodyText"/>
        <w:kinsoku w:val="0"/>
        <w:overflowPunct w:val="0"/>
        <w:rPr>
          <w:b/>
          <w:bCs/>
          <w:sz w:val="24"/>
          <w:szCs w:val="24"/>
        </w:rPr>
      </w:pPr>
    </w:p>
    <w:p w14:paraId="40553A15" w14:textId="77777777" w:rsidR="00C811EF" w:rsidRDefault="00C811EF">
      <w:pPr>
        <w:pStyle w:val="BodyText"/>
        <w:kinsoku w:val="0"/>
        <w:overflowPunct w:val="0"/>
        <w:rPr>
          <w:b/>
          <w:bCs/>
          <w:sz w:val="24"/>
          <w:szCs w:val="24"/>
        </w:rPr>
      </w:pPr>
    </w:p>
    <w:p w14:paraId="20A21152" w14:textId="77777777" w:rsidR="00C811EF" w:rsidRDefault="00C811EF">
      <w:pPr>
        <w:pStyle w:val="BodyText"/>
        <w:kinsoku w:val="0"/>
        <w:overflowPunct w:val="0"/>
        <w:rPr>
          <w:b/>
          <w:bCs/>
          <w:sz w:val="24"/>
          <w:szCs w:val="24"/>
        </w:rPr>
      </w:pPr>
    </w:p>
    <w:p w14:paraId="047F3A87" w14:textId="77777777" w:rsidR="00C811EF" w:rsidRDefault="00C811EF">
      <w:pPr>
        <w:pStyle w:val="BodyText"/>
        <w:kinsoku w:val="0"/>
        <w:overflowPunct w:val="0"/>
        <w:spacing w:before="249"/>
        <w:rPr>
          <w:b/>
          <w:bCs/>
          <w:sz w:val="24"/>
          <w:szCs w:val="24"/>
        </w:rPr>
      </w:pPr>
    </w:p>
    <w:p w14:paraId="1FF50850" w14:textId="77777777" w:rsidR="00C811EF" w:rsidRDefault="00C811EF">
      <w:pPr>
        <w:pStyle w:val="BodyText"/>
        <w:kinsoku w:val="0"/>
        <w:overflowPunct w:val="0"/>
        <w:ind w:left="3"/>
        <w:jc w:val="center"/>
        <w:rPr>
          <w:spacing w:val="-5"/>
          <w:sz w:val="24"/>
          <w:szCs w:val="24"/>
        </w:rPr>
      </w:pPr>
      <w:r>
        <w:rPr>
          <w:spacing w:val="-2"/>
          <w:w w:val="90"/>
          <w:sz w:val="18"/>
          <w:szCs w:val="18"/>
        </w:rPr>
        <w:t>-</w:t>
      </w:r>
      <w:r>
        <w:rPr>
          <w:spacing w:val="-5"/>
          <w:sz w:val="24"/>
          <w:szCs w:val="24"/>
        </w:rPr>
        <w:t>65-</w:t>
      </w:r>
    </w:p>
    <w:p w14:paraId="164CB28B" w14:textId="77777777" w:rsidR="00C811EF" w:rsidRDefault="00C811EF">
      <w:pPr>
        <w:pStyle w:val="Heading6"/>
        <w:kinsoku w:val="0"/>
        <w:overflowPunct w:val="0"/>
        <w:spacing w:before="14"/>
        <w:ind w:left="0" w:right="737"/>
        <w:jc w:val="right"/>
        <w:rPr>
          <w:spacing w:val="-2"/>
        </w:rPr>
      </w:pPr>
      <w:r>
        <w:rPr>
          <w:spacing w:val="-2"/>
        </w:rPr>
        <w:t>Confidential</w:t>
      </w:r>
    </w:p>
    <w:p w14:paraId="176A2AEE" w14:textId="77777777" w:rsidR="00C811EF" w:rsidRDefault="00C811EF" w:rsidP="00321E09">
      <w:pPr>
        <w:pStyle w:val="Heading6"/>
        <w:kinsoku w:val="0"/>
        <w:overflowPunct w:val="0"/>
        <w:spacing w:before="14"/>
        <w:ind w:left="0" w:right="737"/>
        <w:rPr>
          <w:spacing w:val="-2"/>
        </w:rPr>
        <w:sectPr w:rsidR="00C811EF">
          <w:headerReference w:type="default" r:id="rId31"/>
          <w:footerReference w:type="default" r:id="rId32"/>
          <w:pgSz w:w="12240" w:h="15840"/>
          <w:pgMar w:top="400" w:right="720" w:bottom="280" w:left="720" w:header="200" w:footer="0" w:gutter="0"/>
          <w:cols w:space="720"/>
          <w:noEndnote/>
        </w:sectPr>
      </w:pPr>
    </w:p>
    <w:bookmarkStart w:id="681" w:name="Insert_from:_&quot;2B43.pdf&quot;"/>
    <w:bookmarkEnd w:id="681"/>
    <w:p w14:paraId="4CBFD851" w14:textId="4FD26DA2" w:rsidR="00C811EF" w:rsidRDefault="00D00284" w:rsidP="00321E09">
      <w:pPr>
        <w:pStyle w:val="BodyText"/>
        <w:kinsoku w:val="0"/>
        <w:overflowPunct w:val="0"/>
        <w:rPr>
          <w:b/>
          <w:bCs/>
          <w:sz w:val="19"/>
          <w:szCs w:val="19"/>
        </w:rPr>
      </w:pPr>
      <w:r>
        <w:rPr>
          <w:noProof/>
        </w:rPr>
        <w:lastRenderedPageBreak/>
        <mc:AlternateContent>
          <mc:Choice Requires="wps">
            <w:drawing>
              <wp:anchor distT="0" distB="0" distL="0" distR="0" simplePos="0" relativeHeight="251644416" behindDoc="0" locked="0" layoutInCell="0" allowOverlap="1" wp14:anchorId="2A189021" wp14:editId="0B5E06DA">
                <wp:simplePos x="0" y="0"/>
                <wp:positionH relativeFrom="page">
                  <wp:posOffset>1124585</wp:posOffset>
                </wp:positionH>
                <wp:positionV relativeFrom="paragraph">
                  <wp:posOffset>164465</wp:posOffset>
                </wp:positionV>
                <wp:extent cx="5523230" cy="18415"/>
                <wp:effectExtent l="0" t="0" r="0" b="0"/>
                <wp:wrapTopAndBottom/>
                <wp:docPr id="105625752" name="Freeform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3230" cy="18415"/>
                        </a:xfrm>
                        <a:custGeom>
                          <a:avLst/>
                          <a:gdLst>
                            <a:gd name="T0" fmla="*/ 2147483646 w 8698"/>
                            <a:gd name="T1" fmla="*/ 0 h 29"/>
                            <a:gd name="T2" fmla="*/ 0 w 8698"/>
                            <a:gd name="T3" fmla="*/ 0 h 29"/>
                            <a:gd name="T4" fmla="*/ 0 w 8698"/>
                            <a:gd name="T5" fmla="*/ 2147483646 h 29"/>
                            <a:gd name="T6" fmla="*/ 2147483646 w 8698"/>
                            <a:gd name="T7" fmla="*/ 2147483646 h 29"/>
                            <a:gd name="T8" fmla="*/ 2147483646 w 8698"/>
                            <a:gd name="T9" fmla="*/ 0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98" h="29">
                              <a:moveTo>
                                <a:pt x="8697" y="0"/>
                              </a:moveTo>
                              <a:lnTo>
                                <a:pt x="0" y="0"/>
                              </a:lnTo>
                              <a:lnTo>
                                <a:pt x="0" y="28"/>
                              </a:lnTo>
                              <a:lnTo>
                                <a:pt x="8697" y="28"/>
                              </a:lnTo>
                              <a:lnTo>
                                <a:pt x="86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C1F7F" id="Freeform 177" o:spid="_x0000_s1026" style="position:absolute;margin-left:88.55pt;margin-top:12.95pt;width:434.9pt;height:1.4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98,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" o:allowincell="f" path="m8697,l,,,28r8697,l8697,xe" fillcolor="black" stroked="f">
                <v:path arrowok="t" o:connecttype="custom" o:connectlocs="2147483646,0;0,0;0,2147483646;2147483646,2147483646;2147483646,0" o:connectangles="0,0,0,0,0"/>
                <w10:wrap type="topAndBottom" anchorx="page"/>
              </v:shape>
            </w:pict>
          </mc:Fallback>
        </mc:AlternateContent>
      </w:r>
      <w:bookmarkStart w:id="682" w:name="SECTION_1-_DEFINITIONS_AND_CONSTRUCTION_"/>
      <w:bookmarkStart w:id="683" w:name="_bookmark0"/>
      <w:bookmarkStart w:id="684" w:name="1.2_Construction_of_Agreement._The_provi"/>
      <w:bookmarkStart w:id="685" w:name="(a)_the_terms_&quot;this_Agreement&quot;,_&quot;hereof&quot;"/>
      <w:bookmarkStart w:id="686" w:name="(b)_words_importing_the_singular_number_"/>
      <w:bookmarkStart w:id="687" w:name="(c)_all_references_to_articles_and_Sched"/>
      <w:bookmarkStart w:id="688" w:name="(d)_all_references_to_sections_refer,_un"/>
      <w:bookmarkStart w:id="689" w:name="(e)_words_and_terms_denoting_inclusivene"/>
      <w:bookmarkStart w:id="690" w:name="(f)_the_captions,_section_numbers,_artic"/>
      <w:bookmarkStart w:id="691" w:name="(g)_all_references_to_time_in_this_Agree"/>
      <w:bookmarkStart w:id="692" w:name="(h)_unless_otherwise_stated,_all_dollar_"/>
      <w:bookmarkStart w:id="693" w:name="(i)_all_references_to_federal_or_provinc"/>
      <w:bookmarkStart w:id="694" w:name="SECTION_2-_LICENSE_OF_RIGHTS"/>
      <w:bookmarkStart w:id="695" w:name="_bookmark1"/>
      <w:bookmarkStart w:id="696" w:name="SECTION_3-_INDEMNITY_AND_PERSONAL_GUARAN"/>
      <w:bookmarkStart w:id="697" w:name="_bookmark2"/>
      <w:bookmarkStart w:id="698" w:name="SECTION_4-_TRADEMARKS_AND_OTHER_INTELLEC"/>
      <w:bookmarkStart w:id="699" w:name="_bookmark3"/>
      <w:bookmarkStart w:id="700" w:name="SECTION_5-_OPERATIONS_MANUAL"/>
      <w:bookmarkStart w:id="701" w:name="_bookmark4"/>
      <w:bookmarkStart w:id="702" w:name="SECTION_6-_TRAINING"/>
      <w:bookmarkStart w:id="703" w:name="_bookmark5"/>
      <w:bookmarkStart w:id="704" w:name="SECTION_7-_FRANCHISE_FEE,_OTHER_PAYMENTS"/>
      <w:bookmarkStart w:id="705" w:name="_bookmark6"/>
      <w:bookmarkStart w:id="706" w:name="SECTION_8_ñ_SITE_SELECTION,_CONSTRUCTION"/>
      <w:bookmarkStart w:id="707" w:name="_bookmark7"/>
      <w:bookmarkStart w:id="708" w:name="A._Are_directly_liable_to_pay_all_design"/>
      <w:bookmarkStart w:id="709" w:name="SECTION_9_-_OBLIGATIONS_OF_FRANCHISEE"/>
      <w:bookmarkStart w:id="710" w:name="_bookmark8"/>
      <w:bookmarkStart w:id="711" w:name="SECTION_10-_OBLIGATIONS_OF_FRANCHISOR"/>
      <w:bookmarkStart w:id="712" w:name="_bookmark9"/>
      <w:bookmarkStart w:id="713" w:name="_bookmark10"/>
      <w:bookmarkStart w:id="714" w:name="SECTION_11-_TERM_AND_RENEWAL"/>
      <w:bookmarkStart w:id="715" w:name="SECTION_12-_DEFAULT_&amp;_TERMINATION"/>
      <w:bookmarkStart w:id="716" w:name="_bookmark11"/>
      <w:bookmarkStart w:id="717" w:name="SECTION_13_ñ_TRANSFER"/>
      <w:bookmarkStart w:id="718" w:name="_bookmark12"/>
      <w:bookmarkStart w:id="719" w:name="SECTION_14-_DEATH_AND_PERMANENT_DISABILI"/>
      <w:bookmarkStart w:id="720" w:name="_bookmark13"/>
      <w:bookmarkStart w:id="721" w:name="SECTION_15-_RESTRICTIVE_COVENANTS"/>
      <w:bookmarkStart w:id="722" w:name="_bookmark14"/>
      <w:bookmarkStart w:id="723" w:name="SECTION_16_-_NOTICES"/>
      <w:bookmarkStart w:id="724" w:name="SECTION_17-_INDEPENDENT_CONTRACTOR"/>
      <w:bookmarkStart w:id="725" w:name="_bookmark16"/>
      <w:bookmarkStart w:id="726" w:name="SECTION_18_-_GENERAL_PROVISIONS"/>
      <w:bookmarkStart w:id="727" w:name="_bookmark17"/>
      <w:bookmarkStart w:id="728" w:name="(a)_the_submission_of_a_copy_of_this_Agr"/>
      <w:bookmarkStart w:id="729" w:name="(b)_receipt_of_a_deposit_or_the_first_pa"/>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Pr>
          <w:noProof/>
        </w:rPr>
        <mc:AlternateContent>
          <mc:Choice Requires="wps">
            <w:drawing>
              <wp:anchor distT="0" distB="0" distL="0" distR="0" simplePos="0" relativeHeight="251646464" behindDoc="0" locked="0" layoutInCell="0" allowOverlap="1" wp14:anchorId="5905ADF7" wp14:editId="726F0FE0">
                <wp:simplePos x="0" y="0"/>
                <wp:positionH relativeFrom="page">
                  <wp:posOffset>4343400</wp:posOffset>
                </wp:positionH>
                <wp:positionV relativeFrom="paragraph">
                  <wp:posOffset>285115</wp:posOffset>
                </wp:positionV>
                <wp:extent cx="2258695" cy="635"/>
                <wp:effectExtent l="0" t="0" r="1905" b="0"/>
                <wp:wrapTopAndBottom/>
                <wp:docPr id="1596285717" name="Freeform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8695" cy="635"/>
                        </a:xfrm>
                        <a:custGeom>
                          <a:avLst/>
                          <a:gdLst>
                            <a:gd name="T0" fmla="*/ 0 w 3557"/>
                            <a:gd name="T1" fmla="*/ 0 h 1"/>
                            <a:gd name="T2" fmla="*/ 2147483646 w 3557"/>
                            <a:gd name="T3" fmla="*/ 0 h 1"/>
                            <a:gd name="T4" fmla="*/ 0 60000 65536"/>
                            <a:gd name="T5" fmla="*/ 0 60000 65536"/>
                          </a:gdLst>
                          <a:ahLst/>
                          <a:cxnLst>
                            <a:cxn ang="T4">
                              <a:pos x="T0" y="T1"/>
                            </a:cxn>
                            <a:cxn ang="T5">
                              <a:pos x="T2" y="T3"/>
                            </a:cxn>
                          </a:cxnLst>
                          <a:rect l="0" t="0" r="r" b="b"/>
                          <a:pathLst>
                            <a:path w="3557" h="1">
                              <a:moveTo>
                                <a:pt x="0" y="0"/>
                              </a:moveTo>
                              <a:lnTo>
                                <a:pt x="3556"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1AACFDF" id="Freeform 181" o:spid="_x0000_s1026" style="position:absolute;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2pt,22.45pt,519.8pt,22.45pt" coordsize="35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47488" behindDoc="0" locked="0" layoutInCell="0" allowOverlap="1" wp14:anchorId="0E2A3A78" wp14:editId="0511D4B4">
                <wp:simplePos x="0" y="0"/>
                <wp:positionH relativeFrom="page">
                  <wp:posOffset>4343400</wp:posOffset>
                </wp:positionH>
                <wp:positionV relativeFrom="paragraph">
                  <wp:posOffset>575945</wp:posOffset>
                </wp:positionV>
                <wp:extent cx="2258695" cy="635"/>
                <wp:effectExtent l="0" t="0" r="1905" b="0"/>
                <wp:wrapTopAndBottom/>
                <wp:docPr id="1981117371" name="Freeform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8695" cy="635"/>
                        </a:xfrm>
                        <a:custGeom>
                          <a:avLst/>
                          <a:gdLst>
                            <a:gd name="T0" fmla="*/ 0 w 3557"/>
                            <a:gd name="T1" fmla="*/ 0 h 1"/>
                            <a:gd name="T2" fmla="*/ 2147483646 w 3557"/>
                            <a:gd name="T3" fmla="*/ 0 h 1"/>
                            <a:gd name="T4" fmla="*/ 0 60000 65536"/>
                            <a:gd name="T5" fmla="*/ 0 60000 65536"/>
                          </a:gdLst>
                          <a:ahLst/>
                          <a:cxnLst>
                            <a:cxn ang="T4">
                              <a:pos x="T0" y="T1"/>
                            </a:cxn>
                            <a:cxn ang="T5">
                              <a:pos x="T2" y="T3"/>
                            </a:cxn>
                          </a:cxnLst>
                          <a:rect l="0" t="0" r="r" b="b"/>
                          <a:pathLst>
                            <a:path w="3557" h="1">
                              <a:moveTo>
                                <a:pt x="0" y="0"/>
                              </a:moveTo>
                              <a:lnTo>
                                <a:pt x="3556"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1F39BDF" id="Freeform 182" o:spid="_x0000_s1026" style="position:absolute;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2pt,45.35pt,519.8pt,45.35pt" coordsize="35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48512" behindDoc="0" locked="0" layoutInCell="0" allowOverlap="1" wp14:anchorId="1819BF55" wp14:editId="2ECDCD5D">
                <wp:simplePos x="0" y="0"/>
                <wp:positionH relativeFrom="page">
                  <wp:posOffset>4343400</wp:posOffset>
                </wp:positionH>
                <wp:positionV relativeFrom="paragraph">
                  <wp:posOffset>868680</wp:posOffset>
                </wp:positionV>
                <wp:extent cx="2258695" cy="635"/>
                <wp:effectExtent l="0" t="0" r="1905" b="0"/>
                <wp:wrapTopAndBottom/>
                <wp:docPr id="1598583965" name="Freeform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8695" cy="635"/>
                        </a:xfrm>
                        <a:custGeom>
                          <a:avLst/>
                          <a:gdLst>
                            <a:gd name="T0" fmla="*/ 0 w 3557"/>
                            <a:gd name="T1" fmla="*/ 0 h 1"/>
                            <a:gd name="T2" fmla="*/ 2147483646 w 3557"/>
                            <a:gd name="T3" fmla="*/ 0 h 1"/>
                            <a:gd name="T4" fmla="*/ 0 60000 65536"/>
                            <a:gd name="T5" fmla="*/ 0 60000 65536"/>
                          </a:gdLst>
                          <a:ahLst/>
                          <a:cxnLst>
                            <a:cxn ang="T4">
                              <a:pos x="T0" y="T1"/>
                            </a:cxn>
                            <a:cxn ang="T5">
                              <a:pos x="T2" y="T3"/>
                            </a:cxn>
                          </a:cxnLst>
                          <a:rect l="0" t="0" r="r" b="b"/>
                          <a:pathLst>
                            <a:path w="3557" h="1">
                              <a:moveTo>
                                <a:pt x="0" y="0"/>
                              </a:moveTo>
                              <a:lnTo>
                                <a:pt x="3556"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98643B1" id="Freeform 183" o:spid="_x0000_s1026" style="position:absolute;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2pt,68.4pt,519.8pt,68.4pt" coordsize="35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49536" behindDoc="0" locked="0" layoutInCell="0" allowOverlap="1" wp14:anchorId="284C2614" wp14:editId="0C5D9713">
                <wp:simplePos x="0" y="0"/>
                <wp:positionH relativeFrom="page">
                  <wp:posOffset>4343400</wp:posOffset>
                </wp:positionH>
                <wp:positionV relativeFrom="paragraph">
                  <wp:posOffset>1161415</wp:posOffset>
                </wp:positionV>
                <wp:extent cx="2258695" cy="635"/>
                <wp:effectExtent l="0" t="0" r="1905" b="0"/>
                <wp:wrapTopAndBottom/>
                <wp:docPr id="1085898760" name="Freeform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8695" cy="635"/>
                        </a:xfrm>
                        <a:custGeom>
                          <a:avLst/>
                          <a:gdLst>
                            <a:gd name="T0" fmla="*/ 0 w 3557"/>
                            <a:gd name="T1" fmla="*/ 0 h 1"/>
                            <a:gd name="T2" fmla="*/ 2147483646 w 3557"/>
                            <a:gd name="T3" fmla="*/ 0 h 1"/>
                            <a:gd name="T4" fmla="*/ 0 60000 65536"/>
                            <a:gd name="T5" fmla="*/ 0 60000 65536"/>
                          </a:gdLst>
                          <a:ahLst/>
                          <a:cxnLst>
                            <a:cxn ang="T4">
                              <a:pos x="T0" y="T1"/>
                            </a:cxn>
                            <a:cxn ang="T5">
                              <a:pos x="T2" y="T3"/>
                            </a:cxn>
                          </a:cxnLst>
                          <a:rect l="0" t="0" r="r" b="b"/>
                          <a:pathLst>
                            <a:path w="3557" h="1">
                              <a:moveTo>
                                <a:pt x="0" y="0"/>
                              </a:moveTo>
                              <a:lnTo>
                                <a:pt x="3556"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12B4346" id="Freeform 184" o:spid="_x0000_s1026" style="position:absolute;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2pt,91.45pt,519.8pt,91.45pt" coordsize="35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52608" behindDoc="0" locked="0" layoutInCell="0" allowOverlap="1" wp14:anchorId="6EEBF90F" wp14:editId="6DBEB8C5">
                <wp:simplePos x="0" y="0"/>
                <wp:positionH relativeFrom="page">
                  <wp:posOffset>1124585</wp:posOffset>
                </wp:positionH>
                <wp:positionV relativeFrom="paragraph">
                  <wp:posOffset>158750</wp:posOffset>
                </wp:positionV>
                <wp:extent cx="5523230" cy="18415"/>
                <wp:effectExtent l="0" t="0" r="0" b="0"/>
                <wp:wrapTopAndBottom/>
                <wp:docPr id="2010230113" name="Freeform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3230" cy="18415"/>
                        </a:xfrm>
                        <a:custGeom>
                          <a:avLst/>
                          <a:gdLst>
                            <a:gd name="T0" fmla="*/ 2147483646 w 8698"/>
                            <a:gd name="T1" fmla="*/ 0 h 29"/>
                            <a:gd name="T2" fmla="*/ 0 w 8698"/>
                            <a:gd name="T3" fmla="*/ 0 h 29"/>
                            <a:gd name="T4" fmla="*/ 0 w 8698"/>
                            <a:gd name="T5" fmla="*/ 2147483646 h 29"/>
                            <a:gd name="T6" fmla="*/ 2147483646 w 8698"/>
                            <a:gd name="T7" fmla="*/ 2147483646 h 29"/>
                            <a:gd name="T8" fmla="*/ 2147483646 w 8698"/>
                            <a:gd name="T9" fmla="*/ 0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98" h="29">
                              <a:moveTo>
                                <a:pt x="8697" y="0"/>
                              </a:moveTo>
                              <a:lnTo>
                                <a:pt x="0" y="0"/>
                              </a:lnTo>
                              <a:lnTo>
                                <a:pt x="0" y="28"/>
                              </a:lnTo>
                              <a:lnTo>
                                <a:pt x="8697" y="28"/>
                              </a:lnTo>
                              <a:lnTo>
                                <a:pt x="86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7C3102" id="Freeform 193" o:spid="_x0000_s1026" style="position:absolute;margin-left:88.55pt;margin-top:12.5pt;width:434.9pt;height:1.4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98,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" o:allowincell="f" path="m8697,l,,,28r8697,l8697,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53632" behindDoc="0" locked="0" layoutInCell="0" allowOverlap="1" wp14:anchorId="48C35560" wp14:editId="08AF2ECD">
                <wp:simplePos x="0" y="0"/>
                <wp:positionH relativeFrom="page">
                  <wp:posOffset>1600200</wp:posOffset>
                </wp:positionH>
                <wp:positionV relativeFrom="paragraph">
                  <wp:posOffset>139700</wp:posOffset>
                </wp:positionV>
                <wp:extent cx="4944110" cy="635"/>
                <wp:effectExtent l="0" t="0" r="0" b="0"/>
                <wp:wrapTopAndBottom/>
                <wp:docPr id="1105483595" name="Freeform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44110" cy="635"/>
                        </a:xfrm>
                        <a:custGeom>
                          <a:avLst/>
                          <a:gdLst>
                            <a:gd name="T0" fmla="*/ 0 w 7786"/>
                            <a:gd name="T1" fmla="*/ 0 h 1"/>
                            <a:gd name="T2" fmla="*/ 2147483646 w 7786"/>
                            <a:gd name="T3" fmla="*/ 0 h 1"/>
                            <a:gd name="T4" fmla="*/ 0 60000 65536"/>
                            <a:gd name="T5" fmla="*/ 0 60000 65536"/>
                          </a:gdLst>
                          <a:ahLst/>
                          <a:cxnLst>
                            <a:cxn ang="T4">
                              <a:pos x="T0" y="T1"/>
                            </a:cxn>
                            <a:cxn ang="T5">
                              <a:pos x="T2" y="T3"/>
                            </a:cxn>
                          </a:cxnLst>
                          <a:rect l="0" t="0" r="r" b="b"/>
                          <a:pathLst>
                            <a:path w="7786" h="1">
                              <a:moveTo>
                                <a:pt x="0" y="0"/>
                              </a:moveTo>
                              <a:lnTo>
                                <a:pt x="7785"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A9FDB0F" id="Freeform 194" o:spid="_x0000_s1026" style="position:absolute;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26pt,11pt,515.25pt,11pt" coordsize="77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54656" behindDoc="0" locked="0" layoutInCell="0" allowOverlap="1" wp14:anchorId="43A329AB" wp14:editId="65824BA0">
                <wp:simplePos x="0" y="0"/>
                <wp:positionH relativeFrom="page">
                  <wp:posOffset>1600200</wp:posOffset>
                </wp:positionH>
                <wp:positionV relativeFrom="paragraph">
                  <wp:posOffset>284480</wp:posOffset>
                </wp:positionV>
                <wp:extent cx="4944110" cy="635"/>
                <wp:effectExtent l="0" t="0" r="0" b="0"/>
                <wp:wrapTopAndBottom/>
                <wp:docPr id="542368905" name="Freeform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44110" cy="635"/>
                        </a:xfrm>
                        <a:custGeom>
                          <a:avLst/>
                          <a:gdLst>
                            <a:gd name="T0" fmla="*/ 0 w 7786"/>
                            <a:gd name="T1" fmla="*/ 0 h 1"/>
                            <a:gd name="T2" fmla="*/ 2147483646 w 7786"/>
                            <a:gd name="T3" fmla="*/ 0 h 1"/>
                            <a:gd name="T4" fmla="*/ 0 60000 65536"/>
                            <a:gd name="T5" fmla="*/ 0 60000 65536"/>
                          </a:gdLst>
                          <a:ahLst/>
                          <a:cxnLst>
                            <a:cxn ang="T4">
                              <a:pos x="T0" y="T1"/>
                            </a:cxn>
                            <a:cxn ang="T5">
                              <a:pos x="T2" y="T3"/>
                            </a:cxn>
                          </a:cxnLst>
                          <a:rect l="0" t="0" r="r" b="b"/>
                          <a:pathLst>
                            <a:path w="7786" h="1">
                              <a:moveTo>
                                <a:pt x="0" y="0"/>
                              </a:moveTo>
                              <a:lnTo>
                                <a:pt x="7785"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7100DD9" id="Freeform 195"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26pt,22.4pt,515.25pt,22.4pt" coordsize="77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55680" behindDoc="0" locked="0" layoutInCell="0" allowOverlap="1" wp14:anchorId="529C3667" wp14:editId="4DE0023B">
                <wp:simplePos x="0" y="0"/>
                <wp:positionH relativeFrom="page">
                  <wp:posOffset>1600200</wp:posOffset>
                </wp:positionH>
                <wp:positionV relativeFrom="paragraph">
                  <wp:posOffset>430530</wp:posOffset>
                </wp:positionV>
                <wp:extent cx="4944110" cy="635"/>
                <wp:effectExtent l="0" t="0" r="0" b="0"/>
                <wp:wrapTopAndBottom/>
                <wp:docPr id="401329177" name="Freeform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44110" cy="635"/>
                        </a:xfrm>
                        <a:custGeom>
                          <a:avLst/>
                          <a:gdLst>
                            <a:gd name="T0" fmla="*/ 0 w 7786"/>
                            <a:gd name="T1" fmla="*/ 0 h 1"/>
                            <a:gd name="T2" fmla="*/ 2147483646 w 7786"/>
                            <a:gd name="T3" fmla="*/ 0 h 1"/>
                            <a:gd name="T4" fmla="*/ 0 60000 65536"/>
                            <a:gd name="T5" fmla="*/ 0 60000 65536"/>
                          </a:gdLst>
                          <a:ahLst/>
                          <a:cxnLst>
                            <a:cxn ang="T4">
                              <a:pos x="T0" y="T1"/>
                            </a:cxn>
                            <a:cxn ang="T5">
                              <a:pos x="T2" y="T3"/>
                            </a:cxn>
                          </a:cxnLst>
                          <a:rect l="0" t="0" r="r" b="b"/>
                          <a:pathLst>
                            <a:path w="7786" h="1">
                              <a:moveTo>
                                <a:pt x="0" y="0"/>
                              </a:moveTo>
                              <a:lnTo>
                                <a:pt x="7785"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2D7B669" id="Freeform 196"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26pt,33.9pt,515.25pt,33.9pt" coordsize="77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56704" behindDoc="0" locked="0" layoutInCell="0" allowOverlap="1" wp14:anchorId="25C27218" wp14:editId="2F9FC256">
                <wp:simplePos x="0" y="0"/>
                <wp:positionH relativeFrom="page">
                  <wp:posOffset>1600200</wp:posOffset>
                </wp:positionH>
                <wp:positionV relativeFrom="paragraph">
                  <wp:posOffset>577215</wp:posOffset>
                </wp:positionV>
                <wp:extent cx="4944110" cy="635"/>
                <wp:effectExtent l="0" t="0" r="0" b="0"/>
                <wp:wrapTopAndBottom/>
                <wp:docPr id="945797201" name="Freeform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44110" cy="635"/>
                        </a:xfrm>
                        <a:custGeom>
                          <a:avLst/>
                          <a:gdLst>
                            <a:gd name="T0" fmla="*/ 0 w 7786"/>
                            <a:gd name="T1" fmla="*/ 0 h 1"/>
                            <a:gd name="T2" fmla="*/ 2147483646 w 7786"/>
                            <a:gd name="T3" fmla="*/ 0 h 1"/>
                            <a:gd name="T4" fmla="*/ 0 60000 65536"/>
                            <a:gd name="T5" fmla="*/ 0 60000 65536"/>
                          </a:gdLst>
                          <a:ahLst/>
                          <a:cxnLst>
                            <a:cxn ang="T4">
                              <a:pos x="T0" y="T1"/>
                            </a:cxn>
                            <a:cxn ang="T5">
                              <a:pos x="T2" y="T3"/>
                            </a:cxn>
                          </a:cxnLst>
                          <a:rect l="0" t="0" r="r" b="b"/>
                          <a:pathLst>
                            <a:path w="7786" h="1">
                              <a:moveTo>
                                <a:pt x="0" y="0"/>
                              </a:moveTo>
                              <a:lnTo>
                                <a:pt x="7785" y="0"/>
                              </a:lnTo>
                            </a:path>
                          </a:pathLst>
                        </a:custGeom>
                        <a:noFill/>
                        <a:ln w="1125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5B3DA4" id="Freeform 197"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26pt,45.45pt,515.25pt,45.45pt" coordsize="77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" o:allowincell="f" filled="f" strokeweight=".31269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57728" behindDoc="0" locked="0" layoutInCell="0" allowOverlap="1" wp14:anchorId="1EEF18E3" wp14:editId="559A866B">
                <wp:simplePos x="0" y="0"/>
                <wp:positionH relativeFrom="page">
                  <wp:posOffset>1143000</wp:posOffset>
                </wp:positionH>
                <wp:positionV relativeFrom="paragraph">
                  <wp:posOffset>119380</wp:posOffset>
                </wp:positionV>
                <wp:extent cx="5486400" cy="7620"/>
                <wp:effectExtent l="0" t="0" r="0" b="0"/>
                <wp:wrapTopAndBottom/>
                <wp:docPr id="420340133" name="Freeform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7620"/>
                        </a:xfrm>
                        <a:custGeom>
                          <a:avLst/>
                          <a:gdLst>
                            <a:gd name="T0" fmla="*/ 2147483646 w 8640"/>
                            <a:gd name="T1" fmla="*/ 0 h 12"/>
                            <a:gd name="T2" fmla="*/ 0 w 8640"/>
                            <a:gd name="T3" fmla="*/ 0 h 12"/>
                            <a:gd name="T4" fmla="*/ 0 w 8640"/>
                            <a:gd name="T5" fmla="*/ 2147483646 h 12"/>
                            <a:gd name="T6" fmla="*/ 2147483646 w 8640"/>
                            <a:gd name="T7" fmla="*/ 2147483646 h 12"/>
                            <a:gd name="T8" fmla="*/ 2147483646 w 8640"/>
                            <a:gd name="T9" fmla="*/ 0 h 1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40" h="12">
                              <a:moveTo>
                                <a:pt x="8640" y="0"/>
                              </a:moveTo>
                              <a:lnTo>
                                <a:pt x="0" y="0"/>
                              </a:lnTo>
                              <a:lnTo>
                                <a:pt x="0" y="12"/>
                              </a:lnTo>
                              <a:lnTo>
                                <a:pt x="8640" y="12"/>
                              </a:lnTo>
                              <a:lnTo>
                                <a:pt x="86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371BA" id="Freeform 198" o:spid="_x0000_s1026" style="position:absolute;margin-left:90pt;margin-top:9.4pt;width:6in;height:.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4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" o:allowincell="f" path="m8640,l,,,12r8640,l8640,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58752" behindDoc="0" locked="0" layoutInCell="0" allowOverlap="1" wp14:anchorId="24239B6D" wp14:editId="050E754D">
                <wp:simplePos x="0" y="0"/>
                <wp:positionH relativeFrom="page">
                  <wp:posOffset>1143000</wp:posOffset>
                </wp:positionH>
                <wp:positionV relativeFrom="paragraph">
                  <wp:posOffset>250190</wp:posOffset>
                </wp:positionV>
                <wp:extent cx="2743200" cy="7620"/>
                <wp:effectExtent l="0" t="0" r="0" b="0"/>
                <wp:wrapTopAndBottom/>
                <wp:docPr id="1441287317" name="Freeform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7620"/>
                        </a:xfrm>
                        <a:custGeom>
                          <a:avLst/>
                          <a:gdLst>
                            <a:gd name="T0" fmla="*/ 2147483646 w 4320"/>
                            <a:gd name="T1" fmla="*/ 0 h 12"/>
                            <a:gd name="T2" fmla="*/ 0 w 4320"/>
                            <a:gd name="T3" fmla="*/ 0 h 12"/>
                            <a:gd name="T4" fmla="*/ 0 w 4320"/>
                            <a:gd name="T5" fmla="*/ 2147483646 h 12"/>
                            <a:gd name="T6" fmla="*/ 2147483646 w 4320"/>
                            <a:gd name="T7" fmla="*/ 2147483646 h 12"/>
                            <a:gd name="T8" fmla="*/ 2147483646 w 4320"/>
                            <a:gd name="T9" fmla="*/ 0 h 1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320" h="12">
                              <a:moveTo>
                                <a:pt x="4320" y="0"/>
                              </a:moveTo>
                              <a:lnTo>
                                <a:pt x="0" y="0"/>
                              </a:lnTo>
                              <a:lnTo>
                                <a:pt x="0" y="12"/>
                              </a:lnTo>
                              <a:lnTo>
                                <a:pt x="4320" y="12"/>
                              </a:lnTo>
                              <a:lnTo>
                                <a:pt x="43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7A1F6" id="Freeform 199" o:spid="_x0000_s1026" style="position:absolute;margin-left:90pt;margin-top:19.7pt;width:3in;height:.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" o:allowincell="f" path="m4320,l,,,12r4320,l4320,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60800" behindDoc="0" locked="0" layoutInCell="0" allowOverlap="1" wp14:anchorId="100B1FDA" wp14:editId="15D1A246">
                <wp:simplePos x="0" y="0"/>
                <wp:positionH relativeFrom="page">
                  <wp:posOffset>2832100</wp:posOffset>
                </wp:positionH>
                <wp:positionV relativeFrom="paragraph">
                  <wp:posOffset>251460</wp:posOffset>
                </wp:positionV>
                <wp:extent cx="3319780" cy="635"/>
                <wp:effectExtent l="0" t="0" r="0" b="0"/>
                <wp:wrapTopAndBottom/>
                <wp:docPr id="550842588" name="Freeform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9780" cy="635"/>
                        </a:xfrm>
                        <a:custGeom>
                          <a:avLst/>
                          <a:gdLst>
                            <a:gd name="T0" fmla="*/ 0 w 5228"/>
                            <a:gd name="T1" fmla="*/ 0 h 1"/>
                            <a:gd name="T2" fmla="*/ 2147483646 w 5228"/>
                            <a:gd name="T3" fmla="*/ 0 h 1"/>
                            <a:gd name="T4" fmla="*/ 0 60000 65536"/>
                            <a:gd name="T5" fmla="*/ 0 60000 65536"/>
                          </a:gdLst>
                          <a:ahLst/>
                          <a:cxnLst>
                            <a:cxn ang="T4">
                              <a:pos x="T0" y="T1"/>
                            </a:cxn>
                            <a:cxn ang="T5">
                              <a:pos x="T2" y="T3"/>
                            </a:cxn>
                          </a:cxnLst>
                          <a:rect l="0" t="0" r="r" b="b"/>
                          <a:pathLst>
                            <a:path w="5228" h="1">
                              <a:moveTo>
                                <a:pt x="0" y="0"/>
                              </a:moveTo>
                              <a:lnTo>
                                <a:pt x="5227"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86EF6A7" id="Freeform 307"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223pt,19.8pt,484.35pt,19.8pt" coordsize="522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62848" behindDoc="0" locked="0" layoutInCell="0" allowOverlap="1" wp14:anchorId="264B1420" wp14:editId="294FC80C">
                <wp:simplePos x="0" y="0"/>
                <wp:positionH relativeFrom="page">
                  <wp:posOffset>1143000</wp:posOffset>
                </wp:positionH>
                <wp:positionV relativeFrom="paragraph">
                  <wp:posOffset>285750</wp:posOffset>
                </wp:positionV>
                <wp:extent cx="2472055" cy="635"/>
                <wp:effectExtent l="0" t="0" r="4445" b="0"/>
                <wp:wrapTopAndBottom/>
                <wp:docPr id="727681935" name="Freeform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2055" cy="635"/>
                        </a:xfrm>
                        <a:custGeom>
                          <a:avLst/>
                          <a:gdLst>
                            <a:gd name="T0" fmla="*/ 0 w 3893"/>
                            <a:gd name="T1" fmla="*/ 0 h 1"/>
                            <a:gd name="T2" fmla="*/ 2147483646 w 3893"/>
                            <a:gd name="T3" fmla="*/ 0 h 1"/>
                            <a:gd name="T4" fmla="*/ 0 60000 65536"/>
                            <a:gd name="T5" fmla="*/ 0 60000 65536"/>
                          </a:gdLst>
                          <a:ahLst/>
                          <a:cxnLst>
                            <a:cxn ang="T4">
                              <a:pos x="T0" y="T1"/>
                            </a:cxn>
                            <a:cxn ang="T5">
                              <a:pos x="T2" y="T3"/>
                            </a:cxn>
                          </a:cxnLst>
                          <a:rect l="0" t="0" r="r" b="b"/>
                          <a:pathLst>
                            <a:path w="3893" h="1">
                              <a:moveTo>
                                <a:pt x="0" y="0"/>
                              </a:moveTo>
                              <a:lnTo>
                                <a:pt x="389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9571341" id="Freeform 308" o:spid="_x0000_s1026" style="position:absolute;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0pt,22.5pt,284.6pt,22.5pt" coordsize="38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63872" behindDoc="0" locked="0" layoutInCell="0" allowOverlap="1" wp14:anchorId="74BA4594" wp14:editId="290C3B13">
                <wp:simplePos x="0" y="0"/>
                <wp:positionH relativeFrom="page">
                  <wp:posOffset>1143000</wp:posOffset>
                </wp:positionH>
                <wp:positionV relativeFrom="paragraph">
                  <wp:posOffset>431800</wp:posOffset>
                </wp:positionV>
                <wp:extent cx="2472055" cy="635"/>
                <wp:effectExtent l="0" t="0" r="4445" b="0"/>
                <wp:wrapTopAndBottom/>
                <wp:docPr id="1515458474" name="Freeform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2055" cy="635"/>
                        </a:xfrm>
                        <a:custGeom>
                          <a:avLst/>
                          <a:gdLst>
                            <a:gd name="T0" fmla="*/ 0 w 3893"/>
                            <a:gd name="T1" fmla="*/ 0 h 1"/>
                            <a:gd name="T2" fmla="*/ 2147483646 w 3893"/>
                            <a:gd name="T3" fmla="*/ 0 h 1"/>
                            <a:gd name="T4" fmla="*/ 0 60000 65536"/>
                            <a:gd name="T5" fmla="*/ 0 60000 65536"/>
                          </a:gdLst>
                          <a:ahLst/>
                          <a:cxnLst>
                            <a:cxn ang="T4">
                              <a:pos x="T0" y="T1"/>
                            </a:cxn>
                            <a:cxn ang="T5">
                              <a:pos x="T2" y="T3"/>
                            </a:cxn>
                          </a:cxnLst>
                          <a:rect l="0" t="0" r="r" b="b"/>
                          <a:pathLst>
                            <a:path w="3893" h="1">
                              <a:moveTo>
                                <a:pt x="0" y="0"/>
                              </a:moveTo>
                              <a:lnTo>
                                <a:pt x="389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D680C56" id="Freeform 309" o:spid="_x0000_s1026" style="position:absolute;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0pt,34pt,284.6pt,34pt" coordsize="38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" o:allowincell="f" filled="f" strokeweight=".22133mm">
                <v:path arrowok="t" o:connecttype="custom" o:connectlocs="0,0;2147483646,0" o:connectangles="0,0"/>
                <w10:wrap type="topAndBottom" anchorx="page"/>
              </v:polyline>
            </w:pict>
          </mc:Fallback>
        </mc:AlternateContent>
      </w:r>
      <w:bookmarkStart w:id="730" w:name="(i)_cure_such_default;_Franchisor_has_an"/>
      <w:bookmarkStart w:id="731" w:name="(ii)_enter_on_the_Premises_to_exercise_t"/>
      <w:bookmarkStart w:id="732" w:name="BACKGROUND:"/>
      <w:bookmarkEnd w:id="730"/>
      <w:bookmarkEnd w:id="731"/>
      <w:bookmarkEnd w:id="732"/>
      <w:r>
        <w:rPr>
          <w:noProof/>
        </w:rPr>
        <mc:AlternateContent>
          <mc:Choice Requires="wps">
            <w:drawing>
              <wp:anchor distT="0" distB="0" distL="0" distR="0" simplePos="0" relativeHeight="251664896" behindDoc="0" locked="0" layoutInCell="0" allowOverlap="1" wp14:anchorId="7DCA55CA" wp14:editId="564A102E">
                <wp:simplePos x="0" y="0"/>
                <wp:positionH relativeFrom="page">
                  <wp:posOffset>1143000</wp:posOffset>
                </wp:positionH>
                <wp:positionV relativeFrom="paragraph">
                  <wp:posOffset>299085</wp:posOffset>
                </wp:positionV>
                <wp:extent cx="3813175" cy="635"/>
                <wp:effectExtent l="0" t="0" r="0" b="0"/>
                <wp:wrapTopAndBottom/>
                <wp:docPr id="1903433320" name="Freeform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3175" cy="635"/>
                        </a:xfrm>
                        <a:custGeom>
                          <a:avLst/>
                          <a:gdLst>
                            <a:gd name="T0" fmla="*/ 0 w 6005"/>
                            <a:gd name="T1" fmla="*/ 0 h 1"/>
                            <a:gd name="T2" fmla="*/ 2147483646 w 6005"/>
                            <a:gd name="T3" fmla="*/ 0 h 1"/>
                            <a:gd name="T4" fmla="*/ 0 60000 65536"/>
                            <a:gd name="T5" fmla="*/ 0 60000 65536"/>
                          </a:gdLst>
                          <a:ahLst/>
                          <a:cxnLst>
                            <a:cxn ang="T4">
                              <a:pos x="T0" y="T1"/>
                            </a:cxn>
                            <a:cxn ang="T5">
                              <a:pos x="T2" y="T3"/>
                            </a:cxn>
                          </a:cxnLst>
                          <a:rect l="0" t="0" r="r" b="b"/>
                          <a:pathLst>
                            <a:path w="6005" h="1">
                              <a:moveTo>
                                <a:pt x="0" y="0"/>
                              </a:moveTo>
                              <a:lnTo>
                                <a:pt x="6004"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75B0E71" id="Freeform 310" o:spid="_x0000_s1026" style="position:absolute;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0pt,23.55pt,390.2pt,23.55pt" coordsize="600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65920" behindDoc="0" locked="0" layoutInCell="0" allowOverlap="1" wp14:anchorId="725BA0D4" wp14:editId="4035E957">
                <wp:simplePos x="0" y="0"/>
                <wp:positionH relativeFrom="page">
                  <wp:posOffset>1143000</wp:posOffset>
                </wp:positionH>
                <wp:positionV relativeFrom="paragraph">
                  <wp:posOffset>305435</wp:posOffset>
                </wp:positionV>
                <wp:extent cx="4378325" cy="635"/>
                <wp:effectExtent l="0" t="0" r="3175" b="0"/>
                <wp:wrapTopAndBottom/>
                <wp:docPr id="272518333" name="Freeform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78325" cy="635"/>
                        </a:xfrm>
                        <a:custGeom>
                          <a:avLst/>
                          <a:gdLst>
                            <a:gd name="T0" fmla="*/ 0 w 6895"/>
                            <a:gd name="T1" fmla="*/ 0 h 1"/>
                            <a:gd name="T2" fmla="*/ 2147483646 w 6895"/>
                            <a:gd name="T3" fmla="*/ 0 h 1"/>
                            <a:gd name="T4" fmla="*/ 0 60000 65536"/>
                            <a:gd name="T5" fmla="*/ 0 60000 65536"/>
                          </a:gdLst>
                          <a:ahLst/>
                          <a:cxnLst>
                            <a:cxn ang="T4">
                              <a:pos x="T0" y="T1"/>
                            </a:cxn>
                            <a:cxn ang="T5">
                              <a:pos x="T2" y="T3"/>
                            </a:cxn>
                          </a:cxnLst>
                          <a:rect l="0" t="0" r="r" b="b"/>
                          <a:pathLst>
                            <a:path w="6895" h="1">
                              <a:moveTo>
                                <a:pt x="0" y="0"/>
                              </a:moveTo>
                              <a:lnTo>
                                <a:pt x="6894"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8B8379B" id="Freeform 311"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0pt,24.05pt,434.7pt,24.05pt" coordsize="689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" o:allowincell="f" filled="f" strokeweight=".22133mm">
                <v:path arrowok="t" o:connecttype="custom" o:connectlocs="0,0;2147483646,0" o:connectangles="0,0"/>
                <w10:wrap type="topAndBottom" anchorx="page"/>
              </v:polyline>
            </w:pict>
          </mc:Fallback>
        </mc:AlternateContent>
      </w:r>
      <w:r>
        <w:rPr>
          <w:noProof/>
        </w:rPr>
        <mc:AlternateContent>
          <mc:Choice Requires="wps">
            <w:drawing>
              <wp:anchor distT="0" distB="0" distL="0" distR="0" simplePos="0" relativeHeight="251666944" behindDoc="0" locked="0" layoutInCell="0" allowOverlap="1" wp14:anchorId="6F45800D" wp14:editId="584E5D92">
                <wp:simplePos x="0" y="0"/>
                <wp:positionH relativeFrom="page">
                  <wp:posOffset>2057400</wp:posOffset>
                </wp:positionH>
                <wp:positionV relativeFrom="paragraph">
                  <wp:posOffset>290830</wp:posOffset>
                </wp:positionV>
                <wp:extent cx="4572000" cy="9525"/>
                <wp:effectExtent l="0" t="0" r="0" b="0"/>
                <wp:wrapTopAndBottom/>
                <wp:docPr id="111925234" name="Freeform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0" cy="9525"/>
                        </a:xfrm>
                        <a:custGeom>
                          <a:avLst/>
                          <a:gdLst>
                            <a:gd name="T0" fmla="*/ 2147483646 w 7200"/>
                            <a:gd name="T1" fmla="*/ 0 h 15"/>
                            <a:gd name="T2" fmla="*/ 0 w 7200"/>
                            <a:gd name="T3" fmla="*/ 0 h 15"/>
                            <a:gd name="T4" fmla="*/ 0 w 7200"/>
                            <a:gd name="T5" fmla="*/ 2147483646 h 15"/>
                            <a:gd name="T6" fmla="*/ 2147483646 w 7200"/>
                            <a:gd name="T7" fmla="*/ 2147483646 h 15"/>
                            <a:gd name="T8" fmla="*/ 2147483646 w 7200"/>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00" h="15">
                              <a:moveTo>
                                <a:pt x="7200" y="0"/>
                              </a:moveTo>
                              <a:lnTo>
                                <a:pt x="0" y="0"/>
                              </a:lnTo>
                              <a:lnTo>
                                <a:pt x="0" y="14"/>
                              </a:lnTo>
                              <a:lnTo>
                                <a:pt x="7200" y="14"/>
                              </a:lnTo>
                              <a:lnTo>
                                <a:pt x="7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FF00C" id="Freeform 312" o:spid="_x0000_s1026" style="position:absolute;margin-left:162pt;margin-top:22.9pt;width:5in;height:.7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" o:allowincell="f" path="m7200,l,,,14r7200,l7200,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67968" behindDoc="0" locked="0" layoutInCell="0" allowOverlap="1" wp14:anchorId="516884C7" wp14:editId="31BA9EDC">
                <wp:simplePos x="0" y="0"/>
                <wp:positionH relativeFrom="page">
                  <wp:posOffset>2057400</wp:posOffset>
                </wp:positionH>
                <wp:positionV relativeFrom="paragraph">
                  <wp:posOffset>595630</wp:posOffset>
                </wp:positionV>
                <wp:extent cx="4572000" cy="9525"/>
                <wp:effectExtent l="0" t="0" r="0" b="0"/>
                <wp:wrapTopAndBottom/>
                <wp:docPr id="1344511155" name="Freeform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0" cy="9525"/>
                        </a:xfrm>
                        <a:custGeom>
                          <a:avLst/>
                          <a:gdLst>
                            <a:gd name="T0" fmla="*/ 2147483646 w 7200"/>
                            <a:gd name="T1" fmla="*/ 0 h 15"/>
                            <a:gd name="T2" fmla="*/ 0 w 7200"/>
                            <a:gd name="T3" fmla="*/ 0 h 15"/>
                            <a:gd name="T4" fmla="*/ 0 w 7200"/>
                            <a:gd name="T5" fmla="*/ 2147483646 h 15"/>
                            <a:gd name="T6" fmla="*/ 2147483646 w 7200"/>
                            <a:gd name="T7" fmla="*/ 2147483646 h 15"/>
                            <a:gd name="T8" fmla="*/ 2147483646 w 7200"/>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00" h="15">
                              <a:moveTo>
                                <a:pt x="7200" y="0"/>
                              </a:moveTo>
                              <a:lnTo>
                                <a:pt x="0" y="0"/>
                              </a:lnTo>
                              <a:lnTo>
                                <a:pt x="0" y="14"/>
                              </a:lnTo>
                              <a:lnTo>
                                <a:pt x="7200" y="14"/>
                              </a:lnTo>
                              <a:lnTo>
                                <a:pt x="7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B7D21" id="Freeform 313" o:spid="_x0000_s1026" style="position:absolute;margin-left:162pt;margin-top:46.9pt;width:5in;height:.7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" o:allowincell="f" path="m7200,l,,,14r7200,l7200,xe" fillcolor="black" stroked="f">
                <v:path arrowok="t" o:connecttype="custom" o:connectlocs="2147483646,0;0,0;0,2147483646;2147483646,2147483646;2147483646,0" o:connectangles="0,0,0,0,0"/>
                <w10:wrap type="topAndBottom" anchorx="page"/>
              </v:shape>
            </w:pict>
          </mc:Fallback>
        </mc:AlternateContent>
      </w:r>
    </w:p>
    <w:p w14:paraId="5F95387B" w14:textId="77777777" w:rsidR="00C811EF" w:rsidRDefault="00C811EF" w:rsidP="00321E09">
      <w:pPr>
        <w:pStyle w:val="BodyText"/>
        <w:kinsoku w:val="0"/>
        <w:overflowPunct w:val="0"/>
        <w:ind w:right="1"/>
        <w:rPr>
          <w:spacing w:val="-2"/>
        </w:rPr>
        <w:sectPr w:rsidR="00C811EF">
          <w:headerReference w:type="default" r:id="rId33"/>
          <w:footerReference w:type="default" r:id="rId34"/>
          <w:pgSz w:w="12240" w:h="15840"/>
          <w:pgMar w:top="400" w:right="720" w:bottom="1440" w:left="720" w:header="200" w:footer="1257" w:gutter="0"/>
          <w:pgNumType w:start="66"/>
          <w:cols w:space="720"/>
          <w:noEndnote/>
        </w:sectPr>
      </w:pPr>
    </w:p>
    <w:p w14:paraId="7AA4B13A" w14:textId="77777777" w:rsidR="00C811EF" w:rsidRDefault="00C811EF">
      <w:pPr>
        <w:pStyle w:val="BodyText"/>
        <w:kinsoku w:val="0"/>
        <w:overflowPunct w:val="0"/>
      </w:pPr>
    </w:p>
    <w:p w14:paraId="1B300984" w14:textId="77777777" w:rsidR="00C811EF" w:rsidRDefault="00C811EF">
      <w:pPr>
        <w:pStyle w:val="BodyText"/>
        <w:kinsoku w:val="0"/>
        <w:overflowPunct w:val="0"/>
      </w:pPr>
    </w:p>
    <w:p w14:paraId="1CE9C1C8" w14:textId="77777777" w:rsidR="00C811EF" w:rsidRDefault="00C811EF">
      <w:pPr>
        <w:pStyle w:val="BodyText"/>
        <w:kinsoku w:val="0"/>
        <w:overflowPunct w:val="0"/>
      </w:pPr>
    </w:p>
    <w:p w14:paraId="4EBBCB4E" w14:textId="77777777" w:rsidR="00C811EF" w:rsidRDefault="00C811EF">
      <w:pPr>
        <w:pStyle w:val="BodyText"/>
        <w:kinsoku w:val="0"/>
        <w:overflowPunct w:val="0"/>
        <w:spacing w:before="119"/>
      </w:pPr>
    </w:p>
    <w:p w14:paraId="15734B47" w14:textId="77777777" w:rsidR="00C811EF" w:rsidRDefault="00C811EF">
      <w:pPr>
        <w:pStyle w:val="Heading7"/>
        <w:kinsoku w:val="0"/>
        <w:overflowPunct w:val="0"/>
        <w:ind w:right="1"/>
        <w:rPr>
          <w:spacing w:val="-10"/>
        </w:rPr>
      </w:pPr>
      <w:r>
        <w:t>EXHIBIT</w:t>
      </w:r>
      <w:r>
        <w:rPr>
          <w:spacing w:val="-8"/>
        </w:rPr>
        <w:t xml:space="preserve"> </w:t>
      </w:r>
      <w:r>
        <w:rPr>
          <w:spacing w:val="-10"/>
        </w:rPr>
        <w:t>E</w:t>
      </w:r>
    </w:p>
    <w:p w14:paraId="031B9167" w14:textId="77777777" w:rsidR="00C811EF" w:rsidRDefault="00C811EF">
      <w:pPr>
        <w:pStyle w:val="BodyText"/>
        <w:kinsoku w:val="0"/>
        <w:overflowPunct w:val="0"/>
        <w:spacing w:before="1"/>
        <w:ind w:right="3"/>
        <w:jc w:val="center"/>
        <w:rPr>
          <w:b/>
          <w:bCs/>
          <w:spacing w:val="-2"/>
        </w:rPr>
      </w:pPr>
      <w:r>
        <w:rPr>
          <w:b/>
          <w:bCs/>
        </w:rPr>
        <w:t>TABLE</w:t>
      </w:r>
      <w:r>
        <w:rPr>
          <w:b/>
          <w:bCs/>
          <w:spacing w:val="-7"/>
        </w:rPr>
        <w:t xml:space="preserve"> </w:t>
      </w:r>
      <w:r>
        <w:rPr>
          <w:b/>
          <w:bCs/>
        </w:rPr>
        <w:t>OF</w:t>
      </w:r>
      <w:r>
        <w:rPr>
          <w:b/>
          <w:bCs/>
          <w:spacing w:val="-4"/>
        </w:rPr>
        <w:t xml:space="preserve"> </w:t>
      </w:r>
      <w:r>
        <w:rPr>
          <w:b/>
          <w:bCs/>
        </w:rPr>
        <w:t>CONTENTS</w:t>
      </w:r>
      <w:r>
        <w:rPr>
          <w:b/>
          <w:bCs/>
          <w:spacing w:val="-6"/>
        </w:rPr>
        <w:t xml:space="preserve"> </w:t>
      </w:r>
      <w:r>
        <w:rPr>
          <w:b/>
          <w:bCs/>
        </w:rPr>
        <w:t>OF</w:t>
      </w:r>
      <w:r>
        <w:rPr>
          <w:b/>
          <w:bCs/>
          <w:spacing w:val="-5"/>
        </w:rPr>
        <w:t xml:space="preserve"> </w:t>
      </w:r>
      <w:r>
        <w:rPr>
          <w:b/>
          <w:bCs/>
          <w:spacing w:val="-2"/>
        </w:rPr>
        <w:t>MANUAL</w:t>
      </w:r>
    </w:p>
    <w:p w14:paraId="53A5CF25" w14:textId="77777777" w:rsidR="00C811EF" w:rsidRDefault="00C811EF">
      <w:pPr>
        <w:pStyle w:val="BodyText"/>
        <w:kinsoku w:val="0"/>
        <w:overflowPunct w:val="0"/>
        <w:spacing w:before="39"/>
        <w:rPr>
          <w:b/>
          <w:bCs/>
          <w:sz w:val="16"/>
          <w:szCs w:val="16"/>
        </w:rPr>
      </w:pPr>
    </w:p>
    <w:p w14:paraId="1B089729" w14:textId="69C1581F" w:rsidR="00C811EF" w:rsidRDefault="00C811EF" w:rsidP="004C37A4">
      <w:pPr>
        <w:pStyle w:val="BodyText"/>
        <w:numPr>
          <w:ilvl w:val="0"/>
          <w:numId w:val="128"/>
        </w:numPr>
        <w:kinsoku w:val="0"/>
        <w:overflowPunct w:val="0"/>
        <w:ind w:left="2880" w:hanging="288"/>
        <w:rPr>
          <w:b/>
          <w:bCs/>
          <w:spacing w:val="-2"/>
          <w:sz w:val="16"/>
          <w:szCs w:val="16"/>
        </w:rPr>
      </w:pPr>
      <w:r>
        <w:rPr>
          <w:b/>
          <w:bCs/>
          <w:sz w:val="16"/>
          <w:szCs w:val="16"/>
        </w:rPr>
        <w:t>Getting</w:t>
      </w:r>
      <w:r>
        <w:rPr>
          <w:b/>
          <w:bCs/>
          <w:spacing w:val="-6"/>
          <w:sz w:val="16"/>
          <w:szCs w:val="16"/>
        </w:rPr>
        <w:t xml:space="preserve"> </w:t>
      </w:r>
      <w:r>
        <w:rPr>
          <w:b/>
          <w:bCs/>
          <w:spacing w:val="-2"/>
          <w:sz w:val="16"/>
          <w:szCs w:val="16"/>
        </w:rPr>
        <w:t>Started</w:t>
      </w:r>
    </w:p>
    <w:p w14:paraId="339BCCC6" w14:textId="77777777" w:rsidR="00C811EF" w:rsidRDefault="00C811EF">
      <w:pPr>
        <w:pStyle w:val="ListParagraph"/>
        <w:numPr>
          <w:ilvl w:val="0"/>
          <w:numId w:val="21"/>
        </w:numPr>
        <w:tabs>
          <w:tab w:val="left" w:pos="3795"/>
        </w:tabs>
        <w:kinsoku w:val="0"/>
        <w:overflowPunct w:val="0"/>
        <w:spacing w:line="183" w:lineRule="exact"/>
        <w:ind w:left="3795" w:hanging="195"/>
        <w:jc w:val="left"/>
        <w:rPr>
          <w:spacing w:val="-2"/>
          <w:sz w:val="16"/>
          <w:szCs w:val="16"/>
        </w:rPr>
      </w:pPr>
      <w:r>
        <w:rPr>
          <w:sz w:val="16"/>
          <w:szCs w:val="16"/>
        </w:rPr>
        <w:t>Pre-Opening</w:t>
      </w:r>
      <w:r>
        <w:rPr>
          <w:spacing w:val="-8"/>
          <w:sz w:val="16"/>
          <w:szCs w:val="16"/>
        </w:rPr>
        <w:t xml:space="preserve"> </w:t>
      </w:r>
      <w:r>
        <w:rPr>
          <w:spacing w:val="-2"/>
          <w:sz w:val="16"/>
          <w:szCs w:val="16"/>
        </w:rPr>
        <w:t>Checklist</w:t>
      </w:r>
    </w:p>
    <w:p w14:paraId="7B0B8957" w14:textId="77777777" w:rsidR="00C811EF" w:rsidRDefault="00C811EF">
      <w:pPr>
        <w:pStyle w:val="ListParagraph"/>
        <w:numPr>
          <w:ilvl w:val="0"/>
          <w:numId w:val="21"/>
        </w:numPr>
        <w:tabs>
          <w:tab w:val="left" w:pos="3795"/>
        </w:tabs>
        <w:kinsoku w:val="0"/>
        <w:overflowPunct w:val="0"/>
        <w:spacing w:line="183" w:lineRule="exact"/>
        <w:ind w:left="3795" w:hanging="195"/>
        <w:jc w:val="left"/>
        <w:rPr>
          <w:spacing w:val="-2"/>
          <w:sz w:val="16"/>
          <w:szCs w:val="16"/>
        </w:rPr>
      </w:pPr>
      <w:r>
        <w:rPr>
          <w:sz w:val="16"/>
          <w:szCs w:val="16"/>
        </w:rPr>
        <w:t>Site</w:t>
      </w:r>
      <w:r>
        <w:rPr>
          <w:spacing w:val="-6"/>
          <w:sz w:val="16"/>
          <w:szCs w:val="16"/>
        </w:rPr>
        <w:t xml:space="preserve"> </w:t>
      </w:r>
      <w:r>
        <w:rPr>
          <w:sz w:val="16"/>
          <w:szCs w:val="16"/>
        </w:rPr>
        <w:t>Selection</w:t>
      </w:r>
      <w:r>
        <w:rPr>
          <w:spacing w:val="-4"/>
          <w:sz w:val="16"/>
          <w:szCs w:val="16"/>
        </w:rPr>
        <w:t xml:space="preserve"> </w:t>
      </w:r>
      <w:r>
        <w:rPr>
          <w:sz w:val="16"/>
          <w:szCs w:val="16"/>
        </w:rPr>
        <w:t>and</w:t>
      </w:r>
      <w:r>
        <w:rPr>
          <w:spacing w:val="-5"/>
          <w:sz w:val="16"/>
          <w:szCs w:val="16"/>
        </w:rPr>
        <w:t xml:space="preserve"> </w:t>
      </w:r>
      <w:r>
        <w:rPr>
          <w:sz w:val="16"/>
          <w:szCs w:val="16"/>
        </w:rPr>
        <w:t>Lease</w:t>
      </w:r>
      <w:r>
        <w:rPr>
          <w:spacing w:val="-4"/>
          <w:sz w:val="16"/>
          <w:szCs w:val="16"/>
        </w:rPr>
        <w:t xml:space="preserve"> </w:t>
      </w:r>
      <w:r>
        <w:rPr>
          <w:sz w:val="16"/>
          <w:szCs w:val="16"/>
        </w:rPr>
        <w:t>Negotiation</w:t>
      </w:r>
      <w:r>
        <w:rPr>
          <w:spacing w:val="-3"/>
          <w:sz w:val="16"/>
          <w:szCs w:val="16"/>
        </w:rPr>
        <w:t xml:space="preserve"> </w:t>
      </w:r>
      <w:r>
        <w:rPr>
          <w:spacing w:val="-2"/>
          <w:sz w:val="16"/>
          <w:szCs w:val="16"/>
        </w:rPr>
        <w:t>Guidelines</w:t>
      </w:r>
    </w:p>
    <w:p w14:paraId="04A0BE67" w14:textId="4C539B49" w:rsidR="00C811EF" w:rsidRDefault="00C811EF">
      <w:pPr>
        <w:pStyle w:val="ListParagraph"/>
        <w:numPr>
          <w:ilvl w:val="0"/>
          <w:numId w:val="21"/>
        </w:numPr>
        <w:tabs>
          <w:tab w:val="left" w:pos="3806"/>
        </w:tabs>
        <w:kinsoku w:val="0"/>
        <w:overflowPunct w:val="0"/>
        <w:spacing w:before="1"/>
        <w:ind w:left="3806" w:hanging="206"/>
        <w:jc w:val="left"/>
        <w:rPr>
          <w:spacing w:val="-2"/>
          <w:sz w:val="16"/>
          <w:szCs w:val="16"/>
        </w:rPr>
      </w:pPr>
      <w:del w:id="733" w:author="Matthew Levine" w:date="2025-06-06T13:37:00Z" w16du:dateUtc="2025-06-06T17:37:00Z">
        <w:r w:rsidDel="00BA034E">
          <w:rPr>
            <w:sz w:val="16"/>
            <w:szCs w:val="16"/>
          </w:rPr>
          <w:delText>Studio</w:delText>
        </w:r>
      </w:del>
      <w:ins w:id="734" w:author="Matthew Levine" w:date="2025-06-06T13:37:00Z" w16du:dateUtc="2025-06-06T17:37:00Z">
        <w:r w:rsidR="00BA034E">
          <w:rPr>
            <w:sz w:val="16"/>
            <w:szCs w:val="16"/>
          </w:rPr>
          <w:t>[Premise Café]</w:t>
        </w:r>
      </w:ins>
      <w:r>
        <w:rPr>
          <w:spacing w:val="-5"/>
          <w:sz w:val="16"/>
          <w:szCs w:val="16"/>
        </w:rPr>
        <w:t xml:space="preserve"> </w:t>
      </w:r>
      <w:r>
        <w:rPr>
          <w:sz w:val="16"/>
          <w:szCs w:val="16"/>
        </w:rPr>
        <w:t>Design</w:t>
      </w:r>
      <w:r>
        <w:rPr>
          <w:spacing w:val="-4"/>
          <w:sz w:val="16"/>
          <w:szCs w:val="16"/>
        </w:rPr>
        <w:t xml:space="preserve"> </w:t>
      </w:r>
      <w:r>
        <w:rPr>
          <w:sz w:val="16"/>
          <w:szCs w:val="16"/>
        </w:rPr>
        <w:t>and</w:t>
      </w:r>
      <w:r>
        <w:rPr>
          <w:spacing w:val="-4"/>
          <w:sz w:val="16"/>
          <w:szCs w:val="16"/>
        </w:rPr>
        <w:t xml:space="preserve"> </w:t>
      </w:r>
      <w:r>
        <w:rPr>
          <w:sz w:val="16"/>
          <w:szCs w:val="16"/>
        </w:rPr>
        <w:t>Layout</w:t>
      </w:r>
      <w:r>
        <w:rPr>
          <w:spacing w:val="-5"/>
          <w:sz w:val="16"/>
          <w:szCs w:val="16"/>
        </w:rPr>
        <w:t xml:space="preserve"> </w:t>
      </w:r>
      <w:r>
        <w:rPr>
          <w:spacing w:val="-2"/>
          <w:sz w:val="16"/>
          <w:szCs w:val="16"/>
        </w:rPr>
        <w:t>Standards</w:t>
      </w:r>
    </w:p>
    <w:p w14:paraId="25B52932" w14:textId="77777777" w:rsidR="00C811EF" w:rsidRDefault="00C811EF">
      <w:pPr>
        <w:pStyle w:val="ListParagraph"/>
        <w:numPr>
          <w:ilvl w:val="0"/>
          <w:numId w:val="21"/>
        </w:numPr>
        <w:tabs>
          <w:tab w:val="left" w:pos="3806"/>
        </w:tabs>
        <w:kinsoku w:val="0"/>
        <w:overflowPunct w:val="0"/>
        <w:spacing w:before="1"/>
        <w:ind w:left="3806" w:hanging="206"/>
        <w:jc w:val="left"/>
        <w:rPr>
          <w:spacing w:val="-2"/>
          <w:sz w:val="16"/>
          <w:szCs w:val="16"/>
        </w:rPr>
      </w:pPr>
      <w:r>
        <w:rPr>
          <w:sz w:val="16"/>
          <w:szCs w:val="16"/>
        </w:rPr>
        <w:t>Equipment</w:t>
      </w:r>
      <w:r>
        <w:rPr>
          <w:spacing w:val="-7"/>
          <w:sz w:val="16"/>
          <w:szCs w:val="16"/>
        </w:rPr>
        <w:t xml:space="preserve"> </w:t>
      </w:r>
      <w:r>
        <w:rPr>
          <w:sz w:val="16"/>
          <w:szCs w:val="16"/>
        </w:rPr>
        <w:t>Procurement</w:t>
      </w:r>
      <w:r>
        <w:rPr>
          <w:spacing w:val="-6"/>
          <w:sz w:val="16"/>
          <w:szCs w:val="16"/>
        </w:rPr>
        <w:t xml:space="preserve"> </w:t>
      </w:r>
      <w:r>
        <w:rPr>
          <w:sz w:val="16"/>
          <w:szCs w:val="16"/>
        </w:rPr>
        <w:t>and</w:t>
      </w:r>
      <w:r>
        <w:rPr>
          <w:spacing w:val="-7"/>
          <w:sz w:val="16"/>
          <w:szCs w:val="16"/>
        </w:rPr>
        <w:t xml:space="preserve"> </w:t>
      </w:r>
      <w:r>
        <w:rPr>
          <w:spacing w:val="-2"/>
          <w:sz w:val="16"/>
          <w:szCs w:val="16"/>
        </w:rPr>
        <w:t>Installation</w:t>
      </w:r>
    </w:p>
    <w:p w14:paraId="31FA2A59" w14:textId="6192C67B" w:rsidR="00C811EF" w:rsidRPr="004C37A4" w:rsidRDefault="00C811EF" w:rsidP="004C37A4">
      <w:pPr>
        <w:pStyle w:val="BodyText"/>
        <w:numPr>
          <w:ilvl w:val="0"/>
          <w:numId w:val="128"/>
        </w:numPr>
        <w:tabs>
          <w:tab w:val="left" w:pos="2879"/>
        </w:tabs>
        <w:kinsoku w:val="0"/>
        <w:overflowPunct w:val="0"/>
        <w:ind w:left="2952"/>
        <w:rPr>
          <w:b/>
          <w:bCs/>
          <w:sz w:val="16"/>
          <w:szCs w:val="16"/>
        </w:rPr>
      </w:pPr>
      <w:r>
        <w:rPr>
          <w:b/>
          <w:bCs/>
          <w:sz w:val="16"/>
          <w:szCs w:val="16"/>
        </w:rPr>
        <w:t>Brand</w:t>
      </w:r>
      <w:r w:rsidRPr="004C37A4">
        <w:rPr>
          <w:b/>
          <w:bCs/>
          <w:sz w:val="16"/>
          <w:szCs w:val="16"/>
        </w:rPr>
        <w:t xml:space="preserve"> Standards</w:t>
      </w:r>
    </w:p>
    <w:p w14:paraId="6537613C" w14:textId="77777777" w:rsidR="00C811EF" w:rsidRDefault="00C811EF">
      <w:pPr>
        <w:pStyle w:val="ListParagraph"/>
        <w:numPr>
          <w:ilvl w:val="0"/>
          <w:numId w:val="20"/>
        </w:numPr>
        <w:tabs>
          <w:tab w:val="left" w:pos="3795"/>
        </w:tabs>
        <w:kinsoku w:val="0"/>
        <w:overflowPunct w:val="0"/>
        <w:spacing w:before="1"/>
        <w:ind w:left="3795" w:hanging="195"/>
        <w:jc w:val="left"/>
        <w:rPr>
          <w:spacing w:val="-4"/>
          <w:sz w:val="16"/>
          <w:szCs w:val="16"/>
        </w:rPr>
      </w:pPr>
      <w:r>
        <w:rPr>
          <w:sz w:val="16"/>
          <w:szCs w:val="16"/>
        </w:rPr>
        <w:t>Brand</w:t>
      </w:r>
      <w:r>
        <w:rPr>
          <w:spacing w:val="-7"/>
          <w:sz w:val="16"/>
          <w:szCs w:val="16"/>
        </w:rPr>
        <w:t xml:space="preserve"> </w:t>
      </w:r>
      <w:r>
        <w:rPr>
          <w:sz w:val="16"/>
          <w:szCs w:val="16"/>
        </w:rPr>
        <w:t>Identity</w:t>
      </w:r>
      <w:r>
        <w:rPr>
          <w:spacing w:val="-5"/>
          <w:sz w:val="16"/>
          <w:szCs w:val="16"/>
        </w:rPr>
        <w:t xml:space="preserve"> </w:t>
      </w:r>
      <w:r>
        <w:rPr>
          <w:sz w:val="16"/>
          <w:szCs w:val="16"/>
        </w:rPr>
        <w:t>Guidelines</w:t>
      </w:r>
      <w:r>
        <w:rPr>
          <w:spacing w:val="-3"/>
          <w:sz w:val="16"/>
          <w:szCs w:val="16"/>
        </w:rPr>
        <w:t xml:space="preserve"> </w:t>
      </w:r>
      <w:r>
        <w:rPr>
          <w:sz w:val="16"/>
          <w:szCs w:val="16"/>
        </w:rPr>
        <w:t>(Logo</w:t>
      </w:r>
      <w:r>
        <w:rPr>
          <w:spacing w:val="-5"/>
          <w:sz w:val="16"/>
          <w:szCs w:val="16"/>
        </w:rPr>
        <w:t xml:space="preserve"> </w:t>
      </w:r>
      <w:r>
        <w:rPr>
          <w:sz w:val="16"/>
          <w:szCs w:val="16"/>
        </w:rPr>
        <w:t>Usage,</w:t>
      </w:r>
      <w:r>
        <w:rPr>
          <w:spacing w:val="-5"/>
          <w:sz w:val="16"/>
          <w:szCs w:val="16"/>
        </w:rPr>
        <w:t xml:space="preserve"> </w:t>
      </w:r>
      <w:r>
        <w:rPr>
          <w:sz w:val="16"/>
          <w:szCs w:val="16"/>
        </w:rPr>
        <w:t>Colors,</w:t>
      </w:r>
      <w:r>
        <w:rPr>
          <w:spacing w:val="-3"/>
          <w:sz w:val="16"/>
          <w:szCs w:val="16"/>
        </w:rPr>
        <w:t xml:space="preserve"> </w:t>
      </w:r>
      <w:r>
        <w:rPr>
          <w:spacing w:val="-4"/>
          <w:sz w:val="16"/>
          <w:szCs w:val="16"/>
        </w:rPr>
        <w:t>Fonts</w:t>
      </w:r>
    </w:p>
    <w:p w14:paraId="189A30E3" w14:textId="77777777" w:rsidR="00C811EF" w:rsidRDefault="00C811EF">
      <w:pPr>
        <w:pStyle w:val="ListParagraph"/>
        <w:numPr>
          <w:ilvl w:val="0"/>
          <w:numId w:val="20"/>
        </w:numPr>
        <w:tabs>
          <w:tab w:val="left" w:pos="3795"/>
        </w:tabs>
        <w:kinsoku w:val="0"/>
        <w:overflowPunct w:val="0"/>
        <w:spacing w:line="183" w:lineRule="exact"/>
        <w:ind w:left="3795" w:hanging="195"/>
        <w:jc w:val="left"/>
        <w:rPr>
          <w:spacing w:val="-2"/>
          <w:sz w:val="16"/>
          <w:szCs w:val="16"/>
        </w:rPr>
      </w:pPr>
      <w:r>
        <w:rPr>
          <w:sz w:val="16"/>
          <w:szCs w:val="16"/>
        </w:rPr>
        <w:t>Marketing</w:t>
      </w:r>
      <w:r>
        <w:rPr>
          <w:spacing w:val="-5"/>
          <w:sz w:val="16"/>
          <w:szCs w:val="16"/>
        </w:rPr>
        <w:t xml:space="preserve"> </w:t>
      </w:r>
      <w:r>
        <w:rPr>
          <w:sz w:val="16"/>
          <w:szCs w:val="16"/>
        </w:rPr>
        <w:t>and</w:t>
      </w:r>
      <w:r>
        <w:rPr>
          <w:spacing w:val="-6"/>
          <w:sz w:val="16"/>
          <w:szCs w:val="16"/>
        </w:rPr>
        <w:t xml:space="preserve"> </w:t>
      </w:r>
      <w:r>
        <w:rPr>
          <w:sz w:val="16"/>
          <w:szCs w:val="16"/>
        </w:rPr>
        <w:t>Advertising</w:t>
      </w:r>
      <w:r>
        <w:rPr>
          <w:spacing w:val="-4"/>
          <w:sz w:val="16"/>
          <w:szCs w:val="16"/>
        </w:rPr>
        <w:t xml:space="preserve"> </w:t>
      </w:r>
      <w:r>
        <w:rPr>
          <w:spacing w:val="-2"/>
          <w:sz w:val="16"/>
          <w:szCs w:val="16"/>
        </w:rPr>
        <w:t>Guidelines</w:t>
      </w:r>
    </w:p>
    <w:p w14:paraId="6E523221" w14:textId="77777777" w:rsidR="00C811EF" w:rsidRDefault="00C811EF">
      <w:pPr>
        <w:pStyle w:val="ListParagraph"/>
        <w:numPr>
          <w:ilvl w:val="0"/>
          <w:numId w:val="20"/>
        </w:numPr>
        <w:tabs>
          <w:tab w:val="left" w:pos="3806"/>
        </w:tabs>
        <w:kinsoku w:val="0"/>
        <w:overflowPunct w:val="0"/>
        <w:spacing w:line="183" w:lineRule="exact"/>
        <w:ind w:left="3806" w:hanging="206"/>
        <w:jc w:val="left"/>
        <w:rPr>
          <w:spacing w:val="-2"/>
          <w:sz w:val="16"/>
          <w:szCs w:val="16"/>
        </w:rPr>
      </w:pPr>
      <w:r>
        <w:rPr>
          <w:sz w:val="16"/>
          <w:szCs w:val="16"/>
        </w:rPr>
        <w:t>Social</w:t>
      </w:r>
      <w:r>
        <w:rPr>
          <w:spacing w:val="-4"/>
          <w:sz w:val="16"/>
          <w:szCs w:val="16"/>
        </w:rPr>
        <w:t xml:space="preserve"> </w:t>
      </w:r>
      <w:r>
        <w:rPr>
          <w:sz w:val="16"/>
          <w:szCs w:val="16"/>
        </w:rPr>
        <w:t>Media</w:t>
      </w:r>
      <w:r>
        <w:rPr>
          <w:spacing w:val="-5"/>
          <w:sz w:val="16"/>
          <w:szCs w:val="16"/>
        </w:rPr>
        <w:t xml:space="preserve"> </w:t>
      </w:r>
      <w:r>
        <w:rPr>
          <w:sz w:val="16"/>
          <w:szCs w:val="16"/>
        </w:rPr>
        <w:t>Usage</w:t>
      </w:r>
      <w:r>
        <w:rPr>
          <w:spacing w:val="-4"/>
          <w:sz w:val="16"/>
          <w:szCs w:val="16"/>
        </w:rPr>
        <w:t xml:space="preserve"> </w:t>
      </w:r>
      <w:r>
        <w:rPr>
          <w:spacing w:val="-2"/>
          <w:sz w:val="16"/>
          <w:szCs w:val="16"/>
        </w:rPr>
        <w:t>Policy</w:t>
      </w:r>
    </w:p>
    <w:p w14:paraId="625A08A2" w14:textId="73DDB776" w:rsidR="00C811EF" w:rsidRPr="004C37A4" w:rsidRDefault="00C811EF" w:rsidP="004C37A4">
      <w:pPr>
        <w:pStyle w:val="BodyText"/>
        <w:numPr>
          <w:ilvl w:val="0"/>
          <w:numId w:val="128"/>
        </w:numPr>
        <w:tabs>
          <w:tab w:val="left" w:pos="2879"/>
        </w:tabs>
        <w:kinsoku w:val="0"/>
        <w:overflowPunct w:val="0"/>
        <w:ind w:left="2952"/>
        <w:rPr>
          <w:b/>
          <w:bCs/>
          <w:sz w:val="16"/>
          <w:szCs w:val="16"/>
        </w:rPr>
      </w:pPr>
      <w:del w:id="735" w:author="Matthew Levine" w:date="2025-06-04T18:27:00Z">
        <w:r w:rsidDel="008909BC">
          <w:rPr>
            <w:b/>
            <w:bCs/>
            <w:sz w:val="16"/>
            <w:szCs w:val="16"/>
          </w:rPr>
          <w:delText>Safe</w:delText>
        </w:r>
        <w:r w:rsidRPr="004C37A4" w:rsidDel="008909BC">
          <w:rPr>
            <w:b/>
            <w:bCs/>
            <w:sz w:val="16"/>
            <w:szCs w:val="16"/>
          </w:rPr>
          <w:delText xml:space="preserve"> </w:delText>
        </w:r>
        <w:r w:rsidDel="008909BC">
          <w:rPr>
            <w:b/>
            <w:bCs/>
            <w:sz w:val="16"/>
            <w:szCs w:val="16"/>
          </w:rPr>
          <w:delText>Sweat</w:delText>
        </w:r>
      </w:del>
      <w:ins w:id="736" w:author="Matthew Levine" w:date="2025-06-04T18:27:00Z">
        <w:r w:rsidR="008909BC">
          <w:rPr>
            <w:b/>
            <w:bCs/>
            <w:sz w:val="16"/>
            <w:szCs w:val="16"/>
          </w:rPr>
          <w:t>[The System]</w:t>
        </w:r>
      </w:ins>
      <w:r w:rsidRPr="004C37A4">
        <w:rPr>
          <w:b/>
          <w:bCs/>
          <w:sz w:val="16"/>
          <w:szCs w:val="16"/>
        </w:rPr>
        <w:t xml:space="preserve"> Systems</w:t>
      </w:r>
    </w:p>
    <w:p w14:paraId="330A1761" w14:textId="77777777" w:rsidR="00C811EF" w:rsidRDefault="00C811EF">
      <w:pPr>
        <w:pStyle w:val="ListParagraph"/>
        <w:numPr>
          <w:ilvl w:val="0"/>
          <w:numId w:val="19"/>
        </w:numPr>
        <w:tabs>
          <w:tab w:val="left" w:pos="3798"/>
        </w:tabs>
        <w:kinsoku w:val="0"/>
        <w:overflowPunct w:val="0"/>
        <w:spacing w:line="183" w:lineRule="exact"/>
        <w:ind w:left="3798" w:hanging="198"/>
        <w:jc w:val="left"/>
        <w:rPr>
          <w:spacing w:val="-2"/>
          <w:sz w:val="16"/>
          <w:szCs w:val="16"/>
        </w:rPr>
      </w:pPr>
      <w:r>
        <w:rPr>
          <w:sz w:val="16"/>
          <w:szCs w:val="16"/>
        </w:rPr>
        <w:t>Customer</w:t>
      </w:r>
      <w:r>
        <w:rPr>
          <w:spacing w:val="-8"/>
          <w:sz w:val="16"/>
          <w:szCs w:val="16"/>
        </w:rPr>
        <w:t xml:space="preserve"> </w:t>
      </w:r>
      <w:r>
        <w:rPr>
          <w:sz w:val="16"/>
          <w:szCs w:val="16"/>
        </w:rPr>
        <w:t>Relationship</w:t>
      </w:r>
      <w:r>
        <w:rPr>
          <w:spacing w:val="-10"/>
          <w:sz w:val="16"/>
          <w:szCs w:val="16"/>
        </w:rPr>
        <w:t xml:space="preserve"> </w:t>
      </w:r>
      <w:r>
        <w:rPr>
          <w:sz w:val="16"/>
          <w:szCs w:val="16"/>
        </w:rPr>
        <w:t>Management</w:t>
      </w:r>
      <w:r>
        <w:rPr>
          <w:spacing w:val="-6"/>
          <w:sz w:val="16"/>
          <w:szCs w:val="16"/>
        </w:rPr>
        <w:t xml:space="preserve"> </w:t>
      </w:r>
      <w:r>
        <w:rPr>
          <w:spacing w:val="-2"/>
          <w:sz w:val="16"/>
          <w:szCs w:val="16"/>
        </w:rPr>
        <w:t>(CRM)</w:t>
      </w:r>
    </w:p>
    <w:p w14:paraId="252FA6A0" w14:textId="77777777" w:rsidR="00C811EF" w:rsidRDefault="00C811EF">
      <w:pPr>
        <w:pStyle w:val="ListParagraph"/>
        <w:numPr>
          <w:ilvl w:val="0"/>
          <w:numId w:val="19"/>
        </w:numPr>
        <w:tabs>
          <w:tab w:val="left" w:pos="3795"/>
        </w:tabs>
        <w:kinsoku w:val="0"/>
        <w:overflowPunct w:val="0"/>
        <w:spacing w:line="183" w:lineRule="exact"/>
        <w:ind w:left="3795" w:hanging="195"/>
        <w:jc w:val="left"/>
        <w:rPr>
          <w:spacing w:val="-4"/>
          <w:sz w:val="16"/>
          <w:szCs w:val="16"/>
        </w:rPr>
      </w:pPr>
      <w:r>
        <w:rPr>
          <w:sz w:val="16"/>
          <w:szCs w:val="16"/>
        </w:rPr>
        <w:t>Approved</w:t>
      </w:r>
      <w:r>
        <w:rPr>
          <w:spacing w:val="-8"/>
          <w:sz w:val="16"/>
          <w:szCs w:val="16"/>
        </w:rPr>
        <w:t xml:space="preserve"> </w:t>
      </w:r>
      <w:r>
        <w:rPr>
          <w:sz w:val="16"/>
          <w:szCs w:val="16"/>
        </w:rPr>
        <w:t>Vendor</w:t>
      </w:r>
      <w:r>
        <w:rPr>
          <w:spacing w:val="-4"/>
          <w:sz w:val="16"/>
          <w:szCs w:val="16"/>
        </w:rPr>
        <w:t xml:space="preserve"> List</w:t>
      </w:r>
    </w:p>
    <w:p w14:paraId="30181F6B" w14:textId="77777777" w:rsidR="00C811EF" w:rsidRDefault="00C811EF">
      <w:pPr>
        <w:pStyle w:val="ListParagraph"/>
        <w:numPr>
          <w:ilvl w:val="0"/>
          <w:numId w:val="19"/>
        </w:numPr>
        <w:tabs>
          <w:tab w:val="left" w:pos="3806"/>
        </w:tabs>
        <w:kinsoku w:val="0"/>
        <w:overflowPunct w:val="0"/>
        <w:spacing w:before="1"/>
        <w:ind w:left="3806" w:hanging="206"/>
        <w:jc w:val="left"/>
        <w:rPr>
          <w:spacing w:val="-5"/>
          <w:sz w:val="16"/>
          <w:szCs w:val="16"/>
        </w:rPr>
      </w:pPr>
      <w:r>
        <w:rPr>
          <w:sz w:val="16"/>
          <w:szCs w:val="16"/>
        </w:rPr>
        <w:t>Technology</w:t>
      </w:r>
      <w:r>
        <w:rPr>
          <w:spacing w:val="-7"/>
          <w:sz w:val="16"/>
          <w:szCs w:val="16"/>
        </w:rPr>
        <w:t xml:space="preserve"> </w:t>
      </w:r>
      <w:r>
        <w:rPr>
          <w:sz w:val="16"/>
          <w:szCs w:val="16"/>
        </w:rPr>
        <w:t>Platforms</w:t>
      </w:r>
      <w:r>
        <w:rPr>
          <w:spacing w:val="-7"/>
          <w:sz w:val="16"/>
          <w:szCs w:val="16"/>
        </w:rPr>
        <w:t xml:space="preserve"> </w:t>
      </w:r>
      <w:r>
        <w:rPr>
          <w:sz w:val="16"/>
          <w:szCs w:val="16"/>
        </w:rPr>
        <w:t>and</w:t>
      </w:r>
      <w:r>
        <w:rPr>
          <w:spacing w:val="-6"/>
          <w:sz w:val="16"/>
          <w:szCs w:val="16"/>
        </w:rPr>
        <w:t xml:space="preserve"> </w:t>
      </w:r>
      <w:r>
        <w:rPr>
          <w:sz w:val="16"/>
          <w:szCs w:val="16"/>
        </w:rPr>
        <w:t>Software</w:t>
      </w:r>
      <w:r>
        <w:rPr>
          <w:spacing w:val="-5"/>
          <w:sz w:val="16"/>
          <w:szCs w:val="16"/>
        </w:rPr>
        <w:t xml:space="preserve"> </w:t>
      </w:r>
      <w:r>
        <w:rPr>
          <w:sz w:val="16"/>
          <w:szCs w:val="16"/>
        </w:rPr>
        <w:t>Guidelines</w:t>
      </w:r>
      <w:r>
        <w:rPr>
          <w:spacing w:val="-4"/>
          <w:sz w:val="16"/>
          <w:szCs w:val="16"/>
        </w:rPr>
        <w:t xml:space="preserve"> </w:t>
      </w:r>
      <w:r>
        <w:rPr>
          <w:spacing w:val="-5"/>
          <w:sz w:val="16"/>
          <w:szCs w:val="16"/>
        </w:rPr>
        <w:t>(*)</w:t>
      </w:r>
    </w:p>
    <w:p w14:paraId="287A16CD" w14:textId="0394677D"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Financial</w:t>
      </w:r>
      <w:r w:rsidRPr="00CB5590">
        <w:rPr>
          <w:b/>
          <w:bCs/>
          <w:sz w:val="16"/>
          <w:szCs w:val="16"/>
        </w:rPr>
        <w:t xml:space="preserve"> Management</w:t>
      </w:r>
    </w:p>
    <w:p w14:paraId="6EC98286" w14:textId="77777777" w:rsidR="00C811EF" w:rsidRDefault="00C811EF">
      <w:pPr>
        <w:pStyle w:val="ListParagraph"/>
        <w:numPr>
          <w:ilvl w:val="0"/>
          <w:numId w:val="18"/>
        </w:numPr>
        <w:tabs>
          <w:tab w:val="left" w:pos="3795"/>
        </w:tabs>
        <w:kinsoku w:val="0"/>
        <w:overflowPunct w:val="0"/>
        <w:spacing w:before="1"/>
        <w:ind w:left="3795" w:hanging="195"/>
        <w:jc w:val="left"/>
        <w:rPr>
          <w:spacing w:val="-2"/>
          <w:sz w:val="16"/>
          <w:szCs w:val="16"/>
        </w:rPr>
      </w:pPr>
      <w:r>
        <w:rPr>
          <w:sz w:val="16"/>
          <w:szCs w:val="16"/>
        </w:rPr>
        <w:t>Budgeting</w:t>
      </w:r>
      <w:r>
        <w:rPr>
          <w:spacing w:val="-7"/>
          <w:sz w:val="16"/>
          <w:szCs w:val="16"/>
        </w:rPr>
        <w:t xml:space="preserve"> </w:t>
      </w:r>
      <w:r>
        <w:rPr>
          <w:sz w:val="16"/>
          <w:szCs w:val="16"/>
        </w:rPr>
        <w:t>and</w:t>
      </w:r>
      <w:r>
        <w:rPr>
          <w:spacing w:val="-5"/>
          <w:sz w:val="16"/>
          <w:szCs w:val="16"/>
        </w:rPr>
        <w:t xml:space="preserve"> </w:t>
      </w:r>
      <w:r>
        <w:rPr>
          <w:sz w:val="16"/>
          <w:szCs w:val="16"/>
        </w:rPr>
        <w:t>Financial</w:t>
      </w:r>
      <w:r>
        <w:rPr>
          <w:spacing w:val="-6"/>
          <w:sz w:val="16"/>
          <w:szCs w:val="16"/>
        </w:rPr>
        <w:t xml:space="preserve"> </w:t>
      </w:r>
      <w:r>
        <w:rPr>
          <w:sz w:val="16"/>
          <w:szCs w:val="16"/>
        </w:rPr>
        <w:t>Planning</w:t>
      </w:r>
      <w:r>
        <w:rPr>
          <w:spacing w:val="-5"/>
          <w:sz w:val="16"/>
          <w:szCs w:val="16"/>
        </w:rPr>
        <w:t xml:space="preserve"> </w:t>
      </w:r>
      <w:r>
        <w:rPr>
          <w:spacing w:val="-2"/>
          <w:sz w:val="16"/>
          <w:szCs w:val="16"/>
        </w:rPr>
        <w:t>Guidelines</w:t>
      </w:r>
    </w:p>
    <w:p w14:paraId="43A13688" w14:textId="77777777" w:rsidR="00C811EF" w:rsidRDefault="00C811EF">
      <w:pPr>
        <w:pStyle w:val="ListParagraph"/>
        <w:numPr>
          <w:ilvl w:val="0"/>
          <w:numId w:val="18"/>
        </w:numPr>
        <w:tabs>
          <w:tab w:val="left" w:pos="3798"/>
        </w:tabs>
        <w:kinsoku w:val="0"/>
        <w:overflowPunct w:val="0"/>
        <w:spacing w:line="183" w:lineRule="exact"/>
        <w:ind w:left="3798" w:hanging="198"/>
        <w:jc w:val="left"/>
        <w:rPr>
          <w:spacing w:val="-2"/>
          <w:sz w:val="16"/>
          <w:szCs w:val="16"/>
        </w:rPr>
      </w:pPr>
      <w:r>
        <w:rPr>
          <w:sz w:val="16"/>
          <w:szCs w:val="16"/>
        </w:rPr>
        <w:t>Revenue</w:t>
      </w:r>
      <w:r>
        <w:rPr>
          <w:spacing w:val="-6"/>
          <w:sz w:val="16"/>
          <w:szCs w:val="16"/>
        </w:rPr>
        <w:t xml:space="preserve"> </w:t>
      </w:r>
      <w:r>
        <w:rPr>
          <w:sz w:val="16"/>
          <w:szCs w:val="16"/>
        </w:rPr>
        <w:t>Tracking</w:t>
      </w:r>
      <w:r>
        <w:rPr>
          <w:spacing w:val="-5"/>
          <w:sz w:val="16"/>
          <w:szCs w:val="16"/>
        </w:rPr>
        <w:t xml:space="preserve"> </w:t>
      </w:r>
      <w:r>
        <w:rPr>
          <w:sz w:val="16"/>
          <w:szCs w:val="16"/>
        </w:rPr>
        <w:t>and</w:t>
      </w:r>
      <w:r>
        <w:rPr>
          <w:spacing w:val="-5"/>
          <w:sz w:val="16"/>
          <w:szCs w:val="16"/>
        </w:rPr>
        <w:t xml:space="preserve"> </w:t>
      </w:r>
      <w:r>
        <w:rPr>
          <w:sz w:val="16"/>
          <w:szCs w:val="16"/>
        </w:rPr>
        <w:t>Reporting</w:t>
      </w:r>
      <w:r>
        <w:rPr>
          <w:spacing w:val="-5"/>
          <w:sz w:val="16"/>
          <w:szCs w:val="16"/>
        </w:rPr>
        <w:t xml:space="preserve"> </w:t>
      </w:r>
      <w:r>
        <w:rPr>
          <w:spacing w:val="-2"/>
          <w:sz w:val="16"/>
          <w:szCs w:val="16"/>
        </w:rPr>
        <w:t>Procedures</w:t>
      </w:r>
    </w:p>
    <w:p w14:paraId="1AB5CFF5" w14:textId="77777777" w:rsidR="00C811EF" w:rsidRDefault="00C811EF">
      <w:pPr>
        <w:pStyle w:val="ListParagraph"/>
        <w:numPr>
          <w:ilvl w:val="0"/>
          <w:numId w:val="18"/>
        </w:numPr>
        <w:tabs>
          <w:tab w:val="left" w:pos="3806"/>
        </w:tabs>
        <w:kinsoku w:val="0"/>
        <w:overflowPunct w:val="0"/>
        <w:spacing w:line="183" w:lineRule="exact"/>
        <w:ind w:left="3806" w:hanging="206"/>
        <w:jc w:val="left"/>
        <w:rPr>
          <w:spacing w:val="-2"/>
          <w:sz w:val="16"/>
          <w:szCs w:val="16"/>
        </w:rPr>
      </w:pPr>
      <w:r>
        <w:rPr>
          <w:sz w:val="16"/>
          <w:szCs w:val="16"/>
        </w:rPr>
        <w:t>Fee</w:t>
      </w:r>
      <w:r>
        <w:rPr>
          <w:spacing w:val="-5"/>
          <w:sz w:val="16"/>
          <w:szCs w:val="16"/>
        </w:rPr>
        <w:t xml:space="preserve"> </w:t>
      </w:r>
      <w:r>
        <w:rPr>
          <w:sz w:val="16"/>
          <w:szCs w:val="16"/>
        </w:rPr>
        <w:t>Structures</w:t>
      </w:r>
      <w:r>
        <w:rPr>
          <w:spacing w:val="-2"/>
          <w:sz w:val="16"/>
          <w:szCs w:val="16"/>
        </w:rPr>
        <w:t xml:space="preserve"> </w:t>
      </w:r>
      <w:r>
        <w:rPr>
          <w:sz w:val="16"/>
          <w:szCs w:val="16"/>
        </w:rPr>
        <w:t>and</w:t>
      </w:r>
      <w:r>
        <w:rPr>
          <w:spacing w:val="-4"/>
          <w:sz w:val="16"/>
          <w:szCs w:val="16"/>
        </w:rPr>
        <w:t xml:space="preserve"> </w:t>
      </w:r>
      <w:r>
        <w:rPr>
          <w:sz w:val="16"/>
          <w:szCs w:val="16"/>
        </w:rPr>
        <w:t>Pricing</w:t>
      </w:r>
      <w:r>
        <w:rPr>
          <w:spacing w:val="-3"/>
          <w:sz w:val="16"/>
          <w:szCs w:val="16"/>
        </w:rPr>
        <w:t xml:space="preserve"> </w:t>
      </w:r>
      <w:r>
        <w:rPr>
          <w:spacing w:val="-2"/>
          <w:sz w:val="16"/>
          <w:szCs w:val="16"/>
        </w:rPr>
        <w:t>Guidelines</w:t>
      </w:r>
    </w:p>
    <w:p w14:paraId="4BF7A798" w14:textId="77777777" w:rsidR="00C811EF" w:rsidRDefault="00C811EF">
      <w:pPr>
        <w:pStyle w:val="ListParagraph"/>
        <w:numPr>
          <w:ilvl w:val="0"/>
          <w:numId w:val="18"/>
        </w:numPr>
        <w:tabs>
          <w:tab w:val="left" w:pos="3806"/>
        </w:tabs>
        <w:kinsoku w:val="0"/>
        <w:overflowPunct w:val="0"/>
        <w:spacing w:before="1"/>
        <w:ind w:left="3806" w:hanging="206"/>
        <w:jc w:val="left"/>
        <w:rPr>
          <w:spacing w:val="-2"/>
          <w:sz w:val="16"/>
          <w:szCs w:val="16"/>
        </w:rPr>
      </w:pPr>
      <w:r>
        <w:rPr>
          <w:sz w:val="16"/>
          <w:szCs w:val="16"/>
        </w:rPr>
        <w:t>Taxation</w:t>
      </w:r>
      <w:r>
        <w:rPr>
          <w:spacing w:val="-7"/>
          <w:sz w:val="16"/>
          <w:szCs w:val="16"/>
        </w:rPr>
        <w:t xml:space="preserve"> </w:t>
      </w:r>
      <w:r>
        <w:rPr>
          <w:sz w:val="16"/>
          <w:szCs w:val="16"/>
        </w:rPr>
        <w:t>and</w:t>
      </w:r>
      <w:r>
        <w:rPr>
          <w:spacing w:val="-5"/>
          <w:sz w:val="16"/>
          <w:szCs w:val="16"/>
        </w:rPr>
        <w:t xml:space="preserve"> </w:t>
      </w:r>
      <w:r>
        <w:rPr>
          <w:sz w:val="16"/>
          <w:szCs w:val="16"/>
        </w:rPr>
        <w:t>Accounting</w:t>
      </w:r>
      <w:r>
        <w:rPr>
          <w:spacing w:val="-6"/>
          <w:sz w:val="16"/>
          <w:szCs w:val="16"/>
        </w:rPr>
        <w:t xml:space="preserve"> </w:t>
      </w:r>
      <w:r>
        <w:rPr>
          <w:spacing w:val="-2"/>
          <w:sz w:val="16"/>
          <w:szCs w:val="16"/>
        </w:rPr>
        <w:t>Procedures</w:t>
      </w:r>
    </w:p>
    <w:p w14:paraId="76E557E5" w14:textId="77777777" w:rsidR="00C811EF" w:rsidRDefault="00C811EF">
      <w:pPr>
        <w:pStyle w:val="ListParagraph"/>
        <w:numPr>
          <w:ilvl w:val="0"/>
          <w:numId w:val="18"/>
        </w:numPr>
        <w:tabs>
          <w:tab w:val="left" w:pos="3798"/>
        </w:tabs>
        <w:kinsoku w:val="0"/>
        <w:overflowPunct w:val="0"/>
        <w:spacing w:before="1" w:line="183" w:lineRule="exact"/>
        <w:ind w:left="3798" w:hanging="198"/>
        <w:jc w:val="left"/>
        <w:rPr>
          <w:spacing w:val="-5"/>
          <w:sz w:val="16"/>
          <w:szCs w:val="16"/>
        </w:rPr>
      </w:pPr>
      <w:r>
        <w:rPr>
          <w:sz w:val="16"/>
          <w:szCs w:val="16"/>
        </w:rPr>
        <w:t>Royalty</w:t>
      </w:r>
      <w:r>
        <w:rPr>
          <w:spacing w:val="-7"/>
          <w:sz w:val="16"/>
          <w:szCs w:val="16"/>
        </w:rPr>
        <w:t xml:space="preserve"> </w:t>
      </w:r>
      <w:r>
        <w:rPr>
          <w:sz w:val="16"/>
          <w:szCs w:val="16"/>
        </w:rPr>
        <w:t>Payment</w:t>
      </w:r>
      <w:r>
        <w:rPr>
          <w:spacing w:val="-6"/>
          <w:sz w:val="16"/>
          <w:szCs w:val="16"/>
        </w:rPr>
        <w:t xml:space="preserve"> </w:t>
      </w:r>
      <w:r>
        <w:rPr>
          <w:sz w:val="16"/>
          <w:szCs w:val="16"/>
        </w:rPr>
        <w:t>Process</w:t>
      </w:r>
      <w:r>
        <w:rPr>
          <w:spacing w:val="-6"/>
          <w:sz w:val="16"/>
          <w:szCs w:val="16"/>
        </w:rPr>
        <w:t xml:space="preserve"> </w:t>
      </w:r>
      <w:r>
        <w:rPr>
          <w:sz w:val="16"/>
          <w:szCs w:val="16"/>
        </w:rPr>
        <w:t>and</w:t>
      </w:r>
      <w:r>
        <w:rPr>
          <w:spacing w:val="-6"/>
          <w:sz w:val="16"/>
          <w:szCs w:val="16"/>
        </w:rPr>
        <w:t xml:space="preserve"> </w:t>
      </w:r>
      <w:r>
        <w:rPr>
          <w:sz w:val="16"/>
          <w:szCs w:val="16"/>
        </w:rPr>
        <w:t>Timelines</w:t>
      </w:r>
      <w:r>
        <w:rPr>
          <w:spacing w:val="-3"/>
          <w:sz w:val="16"/>
          <w:szCs w:val="16"/>
        </w:rPr>
        <w:t xml:space="preserve"> </w:t>
      </w:r>
      <w:r>
        <w:rPr>
          <w:spacing w:val="-5"/>
          <w:sz w:val="16"/>
          <w:szCs w:val="16"/>
        </w:rPr>
        <w:t>(*)</w:t>
      </w:r>
    </w:p>
    <w:p w14:paraId="5769D8B0" w14:textId="77777777" w:rsidR="00C811EF" w:rsidRDefault="00C811EF">
      <w:pPr>
        <w:pStyle w:val="ListParagraph"/>
        <w:numPr>
          <w:ilvl w:val="0"/>
          <w:numId w:val="18"/>
        </w:numPr>
        <w:tabs>
          <w:tab w:val="left" w:pos="3786"/>
        </w:tabs>
        <w:kinsoku w:val="0"/>
        <w:overflowPunct w:val="0"/>
        <w:spacing w:line="183" w:lineRule="exact"/>
        <w:ind w:left="3786" w:hanging="186"/>
        <w:jc w:val="left"/>
        <w:rPr>
          <w:spacing w:val="-5"/>
          <w:sz w:val="16"/>
          <w:szCs w:val="16"/>
        </w:rPr>
      </w:pPr>
      <w:r>
        <w:rPr>
          <w:sz w:val="16"/>
          <w:szCs w:val="16"/>
        </w:rPr>
        <w:t>Financial</w:t>
      </w:r>
      <w:r>
        <w:rPr>
          <w:spacing w:val="-7"/>
          <w:sz w:val="16"/>
          <w:szCs w:val="16"/>
        </w:rPr>
        <w:t xml:space="preserve"> </w:t>
      </w:r>
      <w:r>
        <w:rPr>
          <w:sz w:val="16"/>
          <w:szCs w:val="16"/>
        </w:rPr>
        <w:t>Auditing</w:t>
      </w:r>
      <w:r>
        <w:rPr>
          <w:spacing w:val="-8"/>
          <w:sz w:val="16"/>
          <w:szCs w:val="16"/>
        </w:rPr>
        <w:t xml:space="preserve"> </w:t>
      </w:r>
      <w:r>
        <w:rPr>
          <w:sz w:val="16"/>
          <w:szCs w:val="16"/>
        </w:rPr>
        <w:t>Procedures</w:t>
      </w:r>
      <w:r>
        <w:rPr>
          <w:spacing w:val="-5"/>
          <w:sz w:val="16"/>
          <w:szCs w:val="16"/>
        </w:rPr>
        <w:t xml:space="preserve"> (*)</w:t>
      </w:r>
    </w:p>
    <w:p w14:paraId="12AAB261" w14:textId="30AD12A9"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Marketing</w:t>
      </w:r>
      <w:r w:rsidRPr="00CB5590">
        <w:rPr>
          <w:b/>
          <w:bCs/>
          <w:sz w:val="16"/>
          <w:szCs w:val="16"/>
        </w:rPr>
        <w:t xml:space="preserve"> </w:t>
      </w:r>
      <w:r>
        <w:rPr>
          <w:b/>
          <w:bCs/>
          <w:sz w:val="16"/>
          <w:szCs w:val="16"/>
        </w:rPr>
        <w:t>and</w:t>
      </w:r>
      <w:r w:rsidRPr="00CB5590">
        <w:rPr>
          <w:b/>
          <w:bCs/>
          <w:sz w:val="16"/>
          <w:szCs w:val="16"/>
        </w:rPr>
        <w:t xml:space="preserve"> </w:t>
      </w:r>
      <w:r>
        <w:rPr>
          <w:b/>
          <w:bCs/>
          <w:sz w:val="16"/>
          <w:szCs w:val="16"/>
        </w:rPr>
        <w:t>Sales</w:t>
      </w:r>
      <w:r w:rsidRPr="00CB5590">
        <w:rPr>
          <w:b/>
          <w:bCs/>
          <w:sz w:val="16"/>
          <w:szCs w:val="16"/>
        </w:rPr>
        <w:t xml:space="preserve"> Strategies</w:t>
      </w:r>
    </w:p>
    <w:p w14:paraId="3989EFEE" w14:textId="77777777" w:rsidR="00C811EF" w:rsidRDefault="00C811EF">
      <w:pPr>
        <w:pStyle w:val="ListParagraph"/>
        <w:numPr>
          <w:ilvl w:val="0"/>
          <w:numId w:val="17"/>
        </w:numPr>
        <w:tabs>
          <w:tab w:val="left" w:pos="3798"/>
        </w:tabs>
        <w:kinsoku w:val="0"/>
        <w:overflowPunct w:val="0"/>
        <w:spacing w:before="1" w:line="183" w:lineRule="exact"/>
        <w:ind w:left="3798" w:hanging="198"/>
        <w:jc w:val="left"/>
        <w:rPr>
          <w:spacing w:val="-2"/>
          <w:sz w:val="16"/>
          <w:szCs w:val="16"/>
        </w:rPr>
      </w:pPr>
      <w:r>
        <w:rPr>
          <w:sz w:val="16"/>
          <w:szCs w:val="16"/>
        </w:rPr>
        <w:t>Local</w:t>
      </w:r>
      <w:r>
        <w:rPr>
          <w:spacing w:val="-5"/>
          <w:sz w:val="16"/>
          <w:szCs w:val="16"/>
        </w:rPr>
        <w:t xml:space="preserve"> </w:t>
      </w:r>
      <w:r>
        <w:rPr>
          <w:sz w:val="16"/>
          <w:szCs w:val="16"/>
        </w:rPr>
        <w:t>Marketing</w:t>
      </w:r>
      <w:r>
        <w:rPr>
          <w:spacing w:val="-5"/>
          <w:sz w:val="16"/>
          <w:szCs w:val="16"/>
        </w:rPr>
        <w:t xml:space="preserve"> </w:t>
      </w:r>
      <w:r>
        <w:rPr>
          <w:sz w:val="16"/>
          <w:szCs w:val="16"/>
        </w:rPr>
        <w:t>Plan</w:t>
      </w:r>
      <w:r>
        <w:rPr>
          <w:spacing w:val="-5"/>
          <w:sz w:val="16"/>
          <w:szCs w:val="16"/>
        </w:rPr>
        <w:t xml:space="preserve"> </w:t>
      </w:r>
      <w:r>
        <w:rPr>
          <w:spacing w:val="-2"/>
          <w:sz w:val="16"/>
          <w:szCs w:val="16"/>
        </w:rPr>
        <w:t>Template</w:t>
      </w:r>
    </w:p>
    <w:p w14:paraId="7BC65C3E" w14:textId="77777777" w:rsidR="00C811EF" w:rsidRDefault="00C811EF">
      <w:pPr>
        <w:pStyle w:val="ListParagraph"/>
        <w:numPr>
          <w:ilvl w:val="0"/>
          <w:numId w:val="17"/>
        </w:numPr>
        <w:tabs>
          <w:tab w:val="left" w:pos="3798"/>
        </w:tabs>
        <w:kinsoku w:val="0"/>
        <w:overflowPunct w:val="0"/>
        <w:spacing w:line="183" w:lineRule="exact"/>
        <w:ind w:left="3798" w:hanging="198"/>
        <w:jc w:val="left"/>
        <w:rPr>
          <w:spacing w:val="-2"/>
          <w:sz w:val="16"/>
          <w:szCs w:val="16"/>
        </w:rPr>
      </w:pPr>
      <w:r>
        <w:rPr>
          <w:sz w:val="16"/>
          <w:szCs w:val="16"/>
        </w:rPr>
        <w:t>Digital</w:t>
      </w:r>
      <w:r>
        <w:rPr>
          <w:spacing w:val="-8"/>
          <w:sz w:val="16"/>
          <w:szCs w:val="16"/>
        </w:rPr>
        <w:t xml:space="preserve"> </w:t>
      </w:r>
      <w:r>
        <w:rPr>
          <w:sz w:val="16"/>
          <w:szCs w:val="16"/>
        </w:rPr>
        <w:t>Marketing</w:t>
      </w:r>
      <w:r>
        <w:rPr>
          <w:spacing w:val="-7"/>
          <w:sz w:val="16"/>
          <w:szCs w:val="16"/>
        </w:rPr>
        <w:t xml:space="preserve"> </w:t>
      </w:r>
      <w:r>
        <w:rPr>
          <w:spacing w:val="-2"/>
          <w:sz w:val="16"/>
          <w:szCs w:val="16"/>
        </w:rPr>
        <w:t>Strategies</w:t>
      </w:r>
    </w:p>
    <w:p w14:paraId="03CDAE1D" w14:textId="77777777" w:rsidR="00C811EF" w:rsidRDefault="00C811EF">
      <w:pPr>
        <w:pStyle w:val="ListParagraph"/>
        <w:numPr>
          <w:ilvl w:val="0"/>
          <w:numId w:val="17"/>
        </w:numPr>
        <w:tabs>
          <w:tab w:val="left" w:pos="3806"/>
        </w:tabs>
        <w:kinsoku w:val="0"/>
        <w:overflowPunct w:val="0"/>
        <w:ind w:left="3806" w:hanging="206"/>
        <w:jc w:val="left"/>
        <w:rPr>
          <w:spacing w:val="-2"/>
          <w:sz w:val="16"/>
          <w:szCs w:val="16"/>
        </w:rPr>
      </w:pPr>
      <w:r>
        <w:rPr>
          <w:sz w:val="16"/>
          <w:szCs w:val="16"/>
        </w:rPr>
        <w:t>Sales</w:t>
      </w:r>
      <w:r>
        <w:rPr>
          <w:spacing w:val="-6"/>
          <w:sz w:val="16"/>
          <w:szCs w:val="16"/>
        </w:rPr>
        <w:t xml:space="preserve"> </w:t>
      </w:r>
      <w:r>
        <w:rPr>
          <w:sz w:val="16"/>
          <w:szCs w:val="16"/>
        </w:rPr>
        <w:t>Techniques</w:t>
      </w:r>
      <w:r>
        <w:rPr>
          <w:spacing w:val="-2"/>
          <w:sz w:val="16"/>
          <w:szCs w:val="16"/>
        </w:rPr>
        <w:t xml:space="preserve"> </w:t>
      </w:r>
      <w:r>
        <w:rPr>
          <w:sz w:val="16"/>
          <w:szCs w:val="16"/>
        </w:rPr>
        <w:t>and</w:t>
      </w:r>
      <w:r>
        <w:rPr>
          <w:spacing w:val="-6"/>
          <w:sz w:val="16"/>
          <w:szCs w:val="16"/>
        </w:rPr>
        <w:t xml:space="preserve"> </w:t>
      </w:r>
      <w:r>
        <w:rPr>
          <w:spacing w:val="-2"/>
          <w:sz w:val="16"/>
          <w:szCs w:val="16"/>
        </w:rPr>
        <w:t>Strategies</w:t>
      </w:r>
    </w:p>
    <w:p w14:paraId="049D3E1E" w14:textId="77777777" w:rsidR="00C811EF" w:rsidRDefault="00C811EF">
      <w:pPr>
        <w:pStyle w:val="ListParagraph"/>
        <w:numPr>
          <w:ilvl w:val="0"/>
          <w:numId w:val="17"/>
        </w:numPr>
        <w:tabs>
          <w:tab w:val="left" w:pos="3806"/>
        </w:tabs>
        <w:kinsoku w:val="0"/>
        <w:overflowPunct w:val="0"/>
        <w:spacing w:before="1" w:line="183" w:lineRule="exact"/>
        <w:ind w:left="3806" w:hanging="206"/>
        <w:jc w:val="left"/>
        <w:rPr>
          <w:spacing w:val="-2"/>
          <w:sz w:val="16"/>
          <w:szCs w:val="16"/>
        </w:rPr>
      </w:pPr>
      <w:r>
        <w:rPr>
          <w:sz w:val="16"/>
          <w:szCs w:val="16"/>
        </w:rPr>
        <w:t>Customer</w:t>
      </w:r>
      <w:r>
        <w:rPr>
          <w:spacing w:val="-7"/>
          <w:sz w:val="16"/>
          <w:szCs w:val="16"/>
        </w:rPr>
        <w:t xml:space="preserve"> </w:t>
      </w:r>
      <w:r>
        <w:rPr>
          <w:sz w:val="16"/>
          <w:szCs w:val="16"/>
        </w:rPr>
        <w:t>Relationship</w:t>
      </w:r>
      <w:r>
        <w:rPr>
          <w:spacing w:val="-7"/>
          <w:sz w:val="16"/>
          <w:szCs w:val="16"/>
        </w:rPr>
        <w:t xml:space="preserve"> </w:t>
      </w:r>
      <w:r>
        <w:rPr>
          <w:sz w:val="16"/>
          <w:szCs w:val="16"/>
        </w:rPr>
        <w:t>Management</w:t>
      </w:r>
      <w:r>
        <w:rPr>
          <w:spacing w:val="-5"/>
          <w:sz w:val="16"/>
          <w:szCs w:val="16"/>
        </w:rPr>
        <w:t xml:space="preserve"> </w:t>
      </w:r>
      <w:r>
        <w:rPr>
          <w:sz w:val="16"/>
          <w:szCs w:val="16"/>
        </w:rPr>
        <w:t>(CRM)</w:t>
      </w:r>
      <w:r>
        <w:rPr>
          <w:spacing w:val="-7"/>
          <w:sz w:val="16"/>
          <w:szCs w:val="16"/>
        </w:rPr>
        <w:t xml:space="preserve"> </w:t>
      </w:r>
      <w:r>
        <w:rPr>
          <w:spacing w:val="-2"/>
          <w:sz w:val="16"/>
          <w:szCs w:val="16"/>
        </w:rPr>
        <w:t>Systems</w:t>
      </w:r>
    </w:p>
    <w:p w14:paraId="1F64C57D" w14:textId="77777777" w:rsidR="00C811EF" w:rsidRDefault="00C811EF">
      <w:pPr>
        <w:pStyle w:val="ListParagraph"/>
        <w:numPr>
          <w:ilvl w:val="0"/>
          <w:numId w:val="17"/>
        </w:numPr>
        <w:tabs>
          <w:tab w:val="left" w:pos="3798"/>
        </w:tabs>
        <w:kinsoku w:val="0"/>
        <w:overflowPunct w:val="0"/>
        <w:spacing w:line="183" w:lineRule="exact"/>
        <w:ind w:left="3798" w:hanging="198"/>
        <w:jc w:val="left"/>
        <w:rPr>
          <w:spacing w:val="-2"/>
          <w:sz w:val="16"/>
          <w:szCs w:val="16"/>
        </w:rPr>
      </w:pPr>
      <w:r>
        <w:rPr>
          <w:sz w:val="16"/>
          <w:szCs w:val="16"/>
        </w:rPr>
        <w:t>Community</w:t>
      </w:r>
      <w:r>
        <w:rPr>
          <w:spacing w:val="-9"/>
          <w:sz w:val="16"/>
          <w:szCs w:val="16"/>
        </w:rPr>
        <w:t xml:space="preserve"> </w:t>
      </w:r>
      <w:r>
        <w:rPr>
          <w:sz w:val="16"/>
          <w:szCs w:val="16"/>
        </w:rPr>
        <w:t>Engagement</w:t>
      </w:r>
      <w:r>
        <w:rPr>
          <w:spacing w:val="-9"/>
          <w:sz w:val="16"/>
          <w:szCs w:val="16"/>
        </w:rPr>
        <w:t xml:space="preserve"> </w:t>
      </w:r>
      <w:r>
        <w:rPr>
          <w:spacing w:val="-2"/>
          <w:sz w:val="16"/>
          <w:szCs w:val="16"/>
        </w:rPr>
        <w:t>Initiatives</w:t>
      </w:r>
    </w:p>
    <w:p w14:paraId="77F915E9" w14:textId="6CD3BE13"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Social</w:t>
      </w:r>
      <w:r w:rsidRPr="00CB5590">
        <w:rPr>
          <w:b/>
          <w:bCs/>
          <w:sz w:val="16"/>
          <w:szCs w:val="16"/>
        </w:rPr>
        <w:t xml:space="preserve"> </w:t>
      </w:r>
      <w:r>
        <w:rPr>
          <w:b/>
          <w:bCs/>
          <w:sz w:val="16"/>
          <w:szCs w:val="16"/>
        </w:rPr>
        <w:t>Media</w:t>
      </w:r>
      <w:r w:rsidRPr="00CB5590">
        <w:rPr>
          <w:b/>
          <w:bCs/>
          <w:sz w:val="16"/>
          <w:szCs w:val="16"/>
        </w:rPr>
        <w:t xml:space="preserve"> </w:t>
      </w:r>
      <w:r>
        <w:rPr>
          <w:b/>
          <w:bCs/>
          <w:sz w:val="16"/>
          <w:szCs w:val="16"/>
        </w:rPr>
        <w:t>and</w:t>
      </w:r>
      <w:r w:rsidRPr="00CB5590">
        <w:rPr>
          <w:b/>
          <w:bCs/>
          <w:sz w:val="16"/>
          <w:szCs w:val="16"/>
        </w:rPr>
        <w:t xml:space="preserve"> </w:t>
      </w:r>
      <w:r>
        <w:rPr>
          <w:b/>
          <w:bCs/>
          <w:sz w:val="16"/>
          <w:szCs w:val="16"/>
        </w:rPr>
        <w:t>Digital</w:t>
      </w:r>
      <w:r w:rsidRPr="00CB5590">
        <w:rPr>
          <w:b/>
          <w:bCs/>
          <w:sz w:val="16"/>
          <w:szCs w:val="16"/>
        </w:rPr>
        <w:t xml:space="preserve"> Presence</w:t>
      </w:r>
    </w:p>
    <w:p w14:paraId="29CA931E" w14:textId="77777777" w:rsidR="00C811EF" w:rsidRDefault="00C811EF">
      <w:pPr>
        <w:pStyle w:val="ListParagraph"/>
        <w:numPr>
          <w:ilvl w:val="0"/>
          <w:numId w:val="16"/>
        </w:numPr>
        <w:tabs>
          <w:tab w:val="left" w:pos="3795"/>
        </w:tabs>
        <w:kinsoku w:val="0"/>
        <w:overflowPunct w:val="0"/>
        <w:spacing w:before="1" w:line="183" w:lineRule="exact"/>
        <w:ind w:left="3795" w:hanging="195"/>
        <w:jc w:val="left"/>
        <w:rPr>
          <w:spacing w:val="-2"/>
          <w:sz w:val="16"/>
          <w:szCs w:val="16"/>
        </w:rPr>
      </w:pPr>
      <w:r>
        <w:rPr>
          <w:sz w:val="16"/>
          <w:szCs w:val="16"/>
        </w:rPr>
        <w:t>Social</w:t>
      </w:r>
      <w:r>
        <w:rPr>
          <w:spacing w:val="-5"/>
          <w:sz w:val="16"/>
          <w:szCs w:val="16"/>
        </w:rPr>
        <w:t xml:space="preserve"> </w:t>
      </w:r>
      <w:r>
        <w:rPr>
          <w:sz w:val="16"/>
          <w:szCs w:val="16"/>
        </w:rPr>
        <w:t>Media</w:t>
      </w:r>
      <w:r>
        <w:rPr>
          <w:spacing w:val="-3"/>
          <w:sz w:val="16"/>
          <w:szCs w:val="16"/>
        </w:rPr>
        <w:t xml:space="preserve"> </w:t>
      </w:r>
      <w:r>
        <w:rPr>
          <w:sz w:val="16"/>
          <w:szCs w:val="16"/>
        </w:rPr>
        <w:t>Usage</w:t>
      </w:r>
      <w:r>
        <w:rPr>
          <w:spacing w:val="-5"/>
          <w:sz w:val="16"/>
          <w:szCs w:val="16"/>
        </w:rPr>
        <w:t xml:space="preserve"> </w:t>
      </w:r>
      <w:r>
        <w:rPr>
          <w:spacing w:val="-2"/>
          <w:sz w:val="16"/>
          <w:szCs w:val="16"/>
        </w:rPr>
        <w:t>Policy</w:t>
      </w:r>
    </w:p>
    <w:p w14:paraId="5B7AA8F5" w14:textId="77777777" w:rsidR="00C811EF" w:rsidRDefault="00C811EF">
      <w:pPr>
        <w:pStyle w:val="ListParagraph"/>
        <w:numPr>
          <w:ilvl w:val="0"/>
          <w:numId w:val="16"/>
        </w:numPr>
        <w:tabs>
          <w:tab w:val="left" w:pos="3798"/>
        </w:tabs>
        <w:kinsoku w:val="0"/>
        <w:overflowPunct w:val="0"/>
        <w:spacing w:line="183" w:lineRule="exact"/>
        <w:ind w:left="3798" w:hanging="198"/>
        <w:jc w:val="left"/>
        <w:rPr>
          <w:spacing w:val="-4"/>
          <w:sz w:val="16"/>
          <w:szCs w:val="16"/>
        </w:rPr>
      </w:pPr>
      <w:r>
        <w:rPr>
          <w:sz w:val="16"/>
          <w:szCs w:val="16"/>
        </w:rPr>
        <w:t>Content</w:t>
      </w:r>
      <w:r>
        <w:rPr>
          <w:spacing w:val="-6"/>
          <w:sz w:val="16"/>
          <w:szCs w:val="16"/>
        </w:rPr>
        <w:t xml:space="preserve"> </w:t>
      </w:r>
      <w:r>
        <w:rPr>
          <w:sz w:val="16"/>
          <w:szCs w:val="16"/>
        </w:rPr>
        <w:t>Creation</w:t>
      </w:r>
      <w:r>
        <w:rPr>
          <w:spacing w:val="-6"/>
          <w:sz w:val="16"/>
          <w:szCs w:val="16"/>
        </w:rPr>
        <w:t xml:space="preserve"> </w:t>
      </w:r>
      <w:r>
        <w:rPr>
          <w:sz w:val="16"/>
          <w:szCs w:val="16"/>
        </w:rPr>
        <w:t>Guidelines</w:t>
      </w:r>
      <w:r>
        <w:rPr>
          <w:spacing w:val="-6"/>
          <w:sz w:val="16"/>
          <w:szCs w:val="16"/>
        </w:rPr>
        <w:t xml:space="preserve"> </w:t>
      </w:r>
      <w:r>
        <w:rPr>
          <w:sz w:val="16"/>
          <w:szCs w:val="16"/>
        </w:rPr>
        <w:t>for</w:t>
      </w:r>
      <w:r>
        <w:rPr>
          <w:spacing w:val="-9"/>
          <w:sz w:val="16"/>
          <w:szCs w:val="16"/>
        </w:rPr>
        <w:t xml:space="preserve"> </w:t>
      </w:r>
      <w:r>
        <w:rPr>
          <w:sz w:val="16"/>
          <w:szCs w:val="16"/>
        </w:rPr>
        <w:t>Franchisees</w:t>
      </w:r>
      <w:r>
        <w:rPr>
          <w:spacing w:val="-6"/>
          <w:sz w:val="16"/>
          <w:szCs w:val="16"/>
        </w:rPr>
        <w:t xml:space="preserve"> </w:t>
      </w:r>
      <w:r>
        <w:rPr>
          <w:sz w:val="16"/>
          <w:szCs w:val="16"/>
        </w:rPr>
        <w:t>and</w:t>
      </w:r>
      <w:r>
        <w:rPr>
          <w:spacing w:val="-7"/>
          <w:sz w:val="16"/>
          <w:szCs w:val="16"/>
        </w:rPr>
        <w:t xml:space="preserve"> </w:t>
      </w:r>
      <w:r>
        <w:rPr>
          <w:spacing w:val="-4"/>
          <w:sz w:val="16"/>
          <w:szCs w:val="16"/>
        </w:rPr>
        <w:t>Staff</w:t>
      </w:r>
    </w:p>
    <w:p w14:paraId="0BB0AEA7" w14:textId="77777777" w:rsidR="00C811EF" w:rsidRDefault="00C811EF">
      <w:pPr>
        <w:pStyle w:val="ListParagraph"/>
        <w:numPr>
          <w:ilvl w:val="0"/>
          <w:numId w:val="16"/>
        </w:numPr>
        <w:tabs>
          <w:tab w:val="left" w:pos="3806"/>
        </w:tabs>
        <w:kinsoku w:val="0"/>
        <w:overflowPunct w:val="0"/>
        <w:ind w:left="3806" w:hanging="206"/>
        <w:jc w:val="left"/>
        <w:rPr>
          <w:spacing w:val="-5"/>
          <w:sz w:val="16"/>
          <w:szCs w:val="16"/>
        </w:rPr>
      </w:pPr>
      <w:r>
        <w:rPr>
          <w:sz w:val="16"/>
          <w:szCs w:val="16"/>
        </w:rPr>
        <w:t>Approved</w:t>
      </w:r>
      <w:r>
        <w:rPr>
          <w:spacing w:val="-5"/>
          <w:sz w:val="16"/>
          <w:szCs w:val="16"/>
        </w:rPr>
        <w:t xml:space="preserve"> </w:t>
      </w:r>
      <w:r>
        <w:rPr>
          <w:sz w:val="16"/>
          <w:szCs w:val="16"/>
        </w:rPr>
        <w:t>Content</w:t>
      </w:r>
      <w:r>
        <w:rPr>
          <w:spacing w:val="-5"/>
          <w:sz w:val="16"/>
          <w:szCs w:val="16"/>
        </w:rPr>
        <w:t xml:space="preserve"> </w:t>
      </w:r>
      <w:r>
        <w:rPr>
          <w:sz w:val="16"/>
          <w:szCs w:val="16"/>
        </w:rPr>
        <w:t>Categories</w:t>
      </w:r>
      <w:r>
        <w:rPr>
          <w:spacing w:val="-5"/>
          <w:sz w:val="16"/>
          <w:szCs w:val="16"/>
        </w:rPr>
        <w:t xml:space="preserve"> </w:t>
      </w:r>
      <w:r>
        <w:rPr>
          <w:sz w:val="16"/>
          <w:szCs w:val="16"/>
        </w:rPr>
        <w:t>and</w:t>
      </w:r>
      <w:r>
        <w:rPr>
          <w:spacing w:val="-4"/>
          <w:sz w:val="16"/>
          <w:szCs w:val="16"/>
        </w:rPr>
        <w:t xml:space="preserve"> </w:t>
      </w:r>
      <w:r>
        <w:rPr>
          <w:sz w:val="16"/>
          <w:szCs w:val="16"/>
        </w:rPr>
        <w:t>Brand</w:t>
      </w:r>
      <w:r>
        <w:rPr>
          <w:spacing w:val="-4"/>
          <w:sz w:val="16"/>
          <w:szCs w:val="16"/>
        </w:rPr>
        <w:t xml:space="preserve"> </w:t>
      </w:r>
      <w:r>
        <w:rPr>
          <w:sz w:val="16"/>
          <w:szCs w:val="16"/>
        </w:rPr>
        <w:t>Voice</w:t>
      </w:r>
      <w:r>
        <w:rPr>
          <w:spacing w:val="-6"/>
          <w:sz w:val="16"/>
          <w:szCs w:val="16"/>
        </w:rPr>
        <w:t xml:space="preserve"> </w:t>
      </w:r>
      <w:r>
        <w:rPr>
          <w:spacing w:val="-5"/>
          <w:sz w:val="16"/>
          <w:szCs w:val="16"/>
        </w:rPr>
        <w:t>(*)</w:t>
      </w:r>
    </w:p>
    <w:p w14:paraId="1428E282" w14:textId="77777777" w:rsidR="00C811EF" w:rsidRDefault="00C811EF">
      <w:pPr>
        <w:pStyle w:val="ListParagraph"/>
        <w:numPr>
          <w:ilvl w:val="0"/>
          <w:numId w:val="16"/>
        </w:numPr>
        <w:tabs>
          <w:tab w:val="left" w:pos="3806"/>
        </w:tabs>
        <w:kinsoku w:val="0"/>
        <w:overflowPunct w:val="0"/>
        <w:spacing w:before="1" w:line="183" w:lineRule="exact"/>
        <w:ind w:left="3806" w:hanging="206"/>
        <w:jc w:val="left"/>
        <w:rPr>
          <w:spacing w:val="-5"/>
          <w:sz w:val="16"/>
          <w:szCs w:val="16"/>
        </w:rPr>
      </w:pPr>
      <w:r>
        <w:rPr>
          <w:sz w:val="16"/>
          <w:szCs w:val="16"/>
        </w:rPr>
        <w:t>Community</w:t>
      </w:r>
      <w:r>
        <w:rPr>
          <w:spacing w:val="-6"/>
          <w:sz w:val="16"/>
          <w:szCs w:val="16"/>
        </w:rPr>
        <w:t xml:space="preserve"> </w:t>
      </w:r>
      <w:r>
        <w:rPr>
          <w:sz w:val="16"/>
          <w:szCs w:val="16"/>
        </w:rPr>
        <w:t>Engagement</w:t>
      </w:r>
      <w:r>
        <w:rPr>
          <w:spacing w:val="-7"/>
          <w:sz w:val="16"/>
          <w:szCs w:val="16"/>
        </w:rPr>
        <w:t xml:space="preserve"> </w:t>
      </w:r>
      <w:r>
        <w:rPr>
          <w:sz w:val="16"/>
          <w:szCs w:val="16"/>
        </w:rPr>
        <w:t>and</w:t>
      </w:r>
      <w:r>
        <w:rPr>
          <w:spacing w:val="-6"/>
          <w:sz w:val="16"/>
          <w:szCs w:val="16"/>
        </w:rPr>
        <w:t xml:space="preserve"> </w:t>
      </w:r>
      <w:r>
        <w:rPr>
          <w:sz w:val="16"/>
          <w:szCs w:val="16"/>
        </w:rPr>
        <w:t>Response</w:t>
      </w:r>
      <w:r>
        <w:rPr>
          <w:spacing w:val="-8"/>
          <w:sz w:val="16"/>
          <w:szCs w:val="16"/>
        </w:rPr>
        <w:t xml:space="preserve"> </w:t>
      </w:r>
      <w:r>
        <w:rPr>
          <w:sz w:val="16"/>
          <w:szCs w:val="16"/>
        </w:rPr>
        <w:t>Guidelines</w:t>
      </w:r>
      <w:r>
        <w:rPr>
          <w:spacing w:val="-6"/>
          <w:sz w:val="16"/>
          <w:szCs w:val="16"/>
        </w:rPr>
        <w:t xml:space="preserve"> </w:t>
      </w:r>
      <w:r>
        <w:rPr>
          <w:spacing w:val="-5"/>
          <w:sz w:val="16"/>
          <w:szCs w:val="16"/>
        </w:rPr>
        <w:t>(*)</w:t>
      </w:r>
    </w:p>
    <w:p w14:paraId="7F8664A6" w14:textId="77777777" w:rsidR="00C811EF" w:rsidRDefault="00C811EF">
      <w:pPr>
        <w:pStyle w:val="ListParagraph"/>
        <w:numPr>
          <w:ilvl w:val="0"/>
          <w:numId w:val="16"/>
        </w:numPr>
        <w:tabs>
          <w:tab w:val="left" w:pos="3798"/>
        </w:tabs>
        <w:kinsoku w:val="0"/>
        <w:overflowPunct w:val="0"/>
        <w:spacing w:line="183" w:lineRule="exact"/>
        <w:ind w:left="3798" w:hanging="198"/>
        <w:jc w:val="left"/>
        <w:rPr>
          <w:spacing w:val="-5"/>
          <w:sz w:val="16"/>
          <w:szCs w:val="16"/>
        </w:rPr>
      </w:pPr>
      <w:r>
        <w:rPr>
          <w:sz w:val="16"/>
          <w:szCs w:val="16"/>
        </w:rPr>
        <w:t>Contests,</w:t>
      </w:r>
      <w:r>
        <w:rPr>
          <w:spacing w:val="-6"/>
          <w:sz w:val="16"/>
          <w:szCs w:val="16"/>
        </w:rPr>
        <w:t xml:space="preserve"> </w:t>
      </w:r>
      <w:r>
        <w:rPr>
          <w:sz w:val="16"/>
          <w:szCs w:val="16"/>
        </w:rPr>
        <w:t>Campaigns,</w:t>
      </w:r>
      <w:r>
        <w:rPr>
          <w:spacing w:val="-6"/>
          <w:sz w:val="16"/>
          <w:szCs w:val="16"/>
        </w:rPr>
        <w:t xml:space="preserve"> </w:t>
      </w:r>
      <w:r>
        <w:rPr>
          <w:sz w:val="16"/>
          <w:szCs w:val="16"/>
        </w:rPr>
        <w:t>and</w:t>
      </w:r>
      <w:r>
        <w:rPr>
          <w:spacing w:val="-9"/>
          <w:sz w:val="16"/>
          <w:szCs w:val="16"/>
        </w:rPr>
        <w:t xml:space="preserve"> </w:t>
      </w:r>
      <w:r>
        <w:rPr>
          <w:sz w:val="16"/>
          <w:szCs w:val="16"/>
        </w:rPr>
        <w:t>Influencer</w:t>
      </w:r>
      <w:r>
        <w:rPr>
          <w:spacing w:val="-7"/>
          <w:sz w:val="16"/>
          <w:szCs w:val="16"/>
        </w:rPr>
        <w:t xml:space="preserve"> </w:t>
      </w:r>
      <w:r>
        <w:rPr>
          <w:sz w:val="16"/>
          <w:szCs w:val="16"/>
        </w:rPr>
        <w:t>Partnerships</w:t>
      </w:r>
      <w:r>
        <w:rPr>
          <w:spacing w:val="-6"/>
          <w:sz w:val="16"/>
          <w:szCs w:val="16"/>
        </w:rPr>
        <w:t xml:space="preserve"> </w:t>
      </w:r>
      <w:r>
        <w:rPr>
          <w:spacing w:val="-5"/>
          <w:sz w:val="16"/>
          <w:szCs w:val="16"/>
        </w:rPr>
        <w:t>(*)</w:t>
      </w:r>
    </w:p>
    <w:p w14:paraId="61D022D2" w14:textId="77777777" w:rsidR="00C811EF" w:rsidRDefault="00C811EF">
      <w:pPr>
        <w:pStyle w:val="ListParagraph"/>
        <w:numPr>
          <w:ilvl w:val="0"/>
          <w:numId w:val="16"/>
        </w:numPr>
        <w:tabs>
          <w:tab w:val="left" w:pos="3786"/>
        </w:tabs>
        <w:kinsoku w:val="0"/>
        <w:overflowPunct w:val="0"/>
        <w:spacing w:before="1"/>
        <w:ind w:left="3786" w:hanging="186"/>
        <w:jc w:val="left"/>
        <w:rPr>
          <w:spacing w:val="-5"/>
          <w:sz w:val="16"/>
          <w:szCs w:val="16"/>
        </w:rPr>
      </w:pPr>
      <w:r>
        <w:rPr>
          <w:sz w:val="16"/>
          <w:szCs w:val="16"/>
        </w:rPr>
        <w:t>Metrics</w:t>
      </w:r>
      <w:r>
        <w:rPr>
          <w:spacing w:val="-4"/>
          <w:sz w:val="16"/>
          <w:szCs w:val="16"/>
        </w:rPr>
        <w:t xml:space="preserve"> </w:t>
      </w:r>
      <w:r>
        <w:rPr>
          <w:sz w:val="16"/>
          <w:szCs w:val="16"/>
        </w:rPr>
        <w:t>and</w:t>
      </w:r>
      <w:r>
        <w:rPr>
          <w:spacing w:val="-3"/>
          <w:sz w:val="16"/>
          <w:szCs w:val="16"/>
        </w:rPr>
        <w:t xml:space="preserve"> </w:t>
      </w:r>
      <w:r>
        <w:rPr>
          <w:sz w:val="16"/>
          <w:szCs w:val="16"/>
        </w:rPr>
        <w:t>Reporting</w:t>
      </w:r>
      <w:r>
        <w:rPr>
          <w:spacing w:val="-4"/>
          <w:sz w:val="16"/>
          <w:szCs w:val="16"/>
        </w:rPr>
        <w:t xml:space="preserve"> </w:t>
      </w:r>
      <w:r>
        <w:rPr>
          <w:sz w:val="16"/>
          <w:szCs w:val="16"/>
        </w:rPr>
        <w:t>on</w:t>
      </w:r>
      <w:r>
        <w:rPr>
          <w:spacing w:val="-4"/>
          <w:sz w:val="16"/>
          <w:szCs w:val="16"/>
        </w:rPr>
        <w:t xml:space="preserve"> </w:t>
      </w:r>
      <w:r>
        <w:rPr>
          <w:sz w:val="16"/>
          <w:szCs w:val="16"/>
        </w:rPr>
        <w:t>Social</w:t>
      </w:r>
      <w:r>
        <w:rPr>
          <w:spacing w:val="-4"/>
          <w:sz w:val="16"/>
          <w:szCs w:val="16"/>
        </w:rPr>
        <w:t xml:space="preserve"> </w:t>
      </w:r>
      <w:r>
        <w:rPr>
          <w:sz w:val="16"/>
          <w:szCs w:val="16"/>
        </w:rPr>
        <w:t>Media</w:t>
      </w:r>
      <w:r>
        <w:rPr>
          <w:spacing w:val="-4"/>
          <w:sz w:val="16"/>
          <w:szCs w:val="16"/>
        </w:rPr>
        <w:t xml:space="preserve"> </w:t>
      </w:r>
      <w:r>
        <w:rPr>
          <w:sz w:val="16"/>
          <w:szCs w:val="16"/>
        </w:rPr>
        <w:t>Performance</w:t>
      </w:r>
      <w:r>
        <w:rPr>
          <w:spacing w:val="-3"/>
          <w:sz w:val="16"/>
          <w:szCs w:val="16"/>
        </w:rPr>
        <w:t xml:space="preserve"> </w:t>
      </w:r>
      <w:r>
        <w:rPr>
          <w:spacing w:val="-5"/>
          <w:sz w:val="16"/>
          <w:szCs w:val="16"/>
        </w:rPr>
        <w:t>(*)</w:t>
      </w:r>
    </w:p>
    <w:p w14:paraId="08D4CF7F" w14:textId="28D0A356"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Training</w:t>
      </w:r>
      <w:r w:rsidRPr="00CB5590">
        <w:rPr>
          <w:b/>
          <w:bCs/>
          <w:sz w:val="16"/>
          <w:szCs w:val="16"/>
        </w:rPr>
        <w:t xml:space="preserve"> </w:t>
      </w:r>
      <w:r>
        <w:rPr>
          <w:b/>
          <w:bCs/>
          <w:sz w:val="16"/>
          <w:szCs w:val="16"/>
        </w:rPr>
        <w:t>and</w:t>
      </w:r>
      <w:r w:rsidRPr="00CB5590">
        <w:rPr>
          <w:b/>
          <w:bCs/>
          <w:sz w:val="16"/>
          <w:szCs w:val="16"/>
        </w:rPr>
        <w:t xml:space="preserve"> Support</w:t>
      </w:r>
    </w:p>
    <w:p w14:paraId="6729029E" w14:textId="77777777" w:rsidR="00C811EF" w:rsidRDefault="00C811EF">
      <w:pPr>
        <w:pStyle w:val="ListParagraph"/>
        <w:numPr>
          <w:ilvl w:val="0"/>
          <w:numId w:val="15"/>
        </w:numPr>
        <w:tabs>
          <w:tab w:val="left" w:pos="3795"/>
        </w:tabs>
        <w:kinsoku w:val="0"/>
        <w:overflowPunct w:val="0"/>
        <w:spacing w:line="183" w:lineRule="exact"/>
        <w:ind w:left="3795" w:hanging="195"/>
        <w:jc w:val="left"/>
        <w:rPr>
          <w:spacing w:val="-5"/>
          <w:sz w:val="16"/>
          <w:szCs w:val="16"/>
        </w:rPr>
      </w:pPr>
      <w:r>
        <w:rPr>
          <w:sz w:val="16"/>
          <w:szCs w:val="16"/>
        </w:rPr>
        <w:t>Initial</w:t>
      </w:r>
      <w:r>
        <w:rPr>
          <w:spacing w:val="-5"/>
          <w:sz w:val="16"/>
          <w:szCs w:val="16"/>
        </w:rPr>
        <w:t xml:space="preserve"> </w:t>
      </w:r>
      <w:r>
        <w:rPr>
          <w:sz w:val="16"/>
          <w:szCs w:val="16"/>
        </w:rPr>
        <w:t>Training</w:t>
      </w:r>
      <w:r>
        <w:rPr>
          <w:spacing w:val="-4"/>
          <w:sz w:val="16"/>
          <w:szCs w:val="16"/>
        </w:rPr>
        <w:t xml:space="preserve"> </w:t>
      </w:r>
      <w:r>
        <w:rPr>
          <w:sz w:val="16"/>
          <w:szCs w:val="16"/>
        </w:rPr>
        <w:t>Program</w:t>
      </w:r>
      <w:r>
        <w:rPr>
          <w:spacing w:val="-5"/>
          <w:sz w:val="16"/>
          <w:szCs w:val="16"/>
        </w:rPr>
        <w:t xml:space="preserve"> </w:t>
      </w:r>
      <w:r>
        <w:rPr>
          <w:sz w:val="16"/>
          <w:szCs w:val="16"/>
        </w:rPr>
        <w:t>for</w:t>
      </w:r>
      <w:r>
        <w:rPr>
          <w:spacing w:val="-5"/>
          <w:sz w:val="16"/>
          <w:szCs w:val="16"/>
        </w:rPr>
        <w:t xml:space="preserve"> </w:t>
      </w:r>
      <w:r>
        <w:rPr>
          <w:sz w:val="16"/>
          <w:szCs w:val="16"/>
        </w:rPr>
        <w:t>Franchisees</w:t>
      </w:r>
      <w:r>
        <w:rPr>
          <w:spacing w:val="-2"/>
          <w:sz w:val="16"/>
          <w:szCs w:val="16"/>
        </w:rPr>
        <w:t xml:space="preserve"> </w:t>
      </w:r>
      <w:r>
        <w:rPr>
          <w:sz w:val="16"/>
          <w:szCs w:val="16"/>
        </w:rPr>
        <w:t>and</w:t>
      </w:r>
      <w:r>
        <w:rPr>
          <w:spacing w:val="-6"/>
          <w:sz w:val="16"/>
          <w:szCs w:val="16"/>
        </w:rPr>
        <w:t xml:space="preserve"> </w:t>
      </w:r>
      <w:r>
        <w:rPr>
          <w:sz w:val="16"/>
          <w:szCs w:val="16"/>
        </w:rPr>
        <w:t>Staff</w:t>
      </w:r>
      <w:r>
        <w:rPr>
          <w:spacing w:val="-1"/>
          <w:sz w:val="16"/>
          <w:szCs w:val="16"/>
        </w:rPr>
        <w:t xml:space="preserve"> </w:t>
      </w:r>
      <w:r>
        <w:rPr>
          <w:spacing w:val="-5"/>
          <w:sz w:val="16"/>
          <w:szCs w:val="16"/>
        </w:rPr>
        <w:t>(*)</w:t>
      </w:r>
    </w:p>
    <w:p w14:paraId="2B564C2E" w14:textId="77777777" w:rsidR="00C811EF" w:rsidRDefault="00C811EF">
      <w:pPr>
        <w:pStyle w:val="ListParagraph"/>
        <w:numPr>
          <w:ilvl w:val="0"/>
          <w:numId w:val="15"/>
        </w:numPr>
        <w:tabs>
          <w:tab w:val="left" w:pos="3795"/>
        </w:tabs>
        <w:kinsoku w:val="0"/>
        <w:overflowPunct w:val="0"/>
        <w:spacing w:before="1"/>
        <w:ind w:left="3795" w:hanging="195"/>
        <w:jc w:val="left"/>
        <w:rPr>
          <w:spacing w:val="-5"/>
          <w:sz w:val="16"/>
          <w:szCs w:val="16"/>
        </w:rPr>
      </w:pPr>
      <w:r>
        <w:rPr>
          <w:sz w:val="16"/>
          <w:szCs w:val="16"/>
        </w:rPr>
        <w:t>Ongoing</w:t>
      </w:r>
      <w:r>
        <w:rPr>
          <w:spacing w:val="-6"/>
          <w:sz w:val="16"/>
          <w:szCs w:val="16"/>
        </w:rPr>
        <w:t xml:space="preserve"> </w:t>
      </w:r>
      <w:r>
        <w:rPr>
          <w:sz w:val="16"/>
          <w:szCs w:val="16"/>
        </w:rPr>
        <w:t>Training</w:t>
      </w:r>
      <w:r>
        <w:rPr>
          <w:spacing w:val="-6"/>
          <w:sz w:val="16"/>
          <w:szCs w:val="16"/>
        </w:rPr>
        <w:t xml:space="preserve"> </w:t>
      </w:r>
      <w:r>
        <w:rPr>
          <w:sz w:val="16"/>
          <w:szCs w:val="16"/>
        </w:rPr>
        <w:t>and</w:t>
      </w:r>
      <w:r>
        <w:rPr>
          <w:spacing w:val="-8"/>
          <w:sz w:val="16"/>
          <w:szCs w:val="16"/>
        </w:rPr>
        <w:t xml:space="preserve"> </w:t>
      </w:r>
      <w:r>
        <w:rPr>
          <w:sz w:val="16"/>
          <w:szCs w:val="16"/>
        </w:rPr>
        <w:t>Development</w:t>
      </w:r>
      <w:r>
        <w:rPr>
          <w:spacing w:val="-4"/>
          <w:sz w:val="16"/>
          <w:szCs w:val="16"/>
        </w:rPr>
        <w:t xml:space="preserve"> </w:t>
      </w:r>
      <w:r>
        <w:rPr>
          <w:sz w:val="16"/>
          <w:szCs w:val="16"/>
        </w:rPr>
        <w:t>Resources</w:t>
      </w:r>
      <w:r>
        <w:rPr>
          <w:spacing w:val="-4"/>
          <w:sz w:val="16"/>
          <w:szCs w:val="16"/>
        </w:rPr>
        <w:t xml:space="preserve"> </w:t>
      </w:r>
      <w:r>
        <w:rPr>
          <w:spacing w:val="-5"/>
          <w:sz w:val="16"/>
          <w:szCs w:val="16"/>
        </w:rPr>
        <w:t>(*)</w:t>
      </w:r>
    </w:p>
    <w:p w14:paraId="28B53FF4" w14:textId="77777777" w:rsidR="00C811EF" w:rsidRDefault="00C811EF">
      <w:pPr>
        <w:pStyle w:val="ListParagraph"/>
        <w:numPr>
          <w:ilvl w:val="0"/>
          <w:numId w:val="15"/>
        </w:numPr>
        <w:tabs>
          <w:tab w:val="left" w:pos="3806"/>
        </w:tabs>
        <w:kinsoku w:val="0"/>
        <w:overflowPunct w:val="0"/>
        <w:spacing w:before="1"/>
        <w:ind w:left="3806" w:hanging="206"/>
        <w:jc w:val="left"/>
        <w:rPr>
          <w:spacing w:val="-5"/>
          <w:sz w:val="16"/>
          <w:szCs w:val="16"/>
        </w:rPr>
      </w:pPr>
      <w:r>
        <w:rPr>
          <w:sz w:val="16"/>
          <w:szCs w:val="16"/>
        </w:rPr>
        <w:t>Support</w:t>
      </w:r>
      <w:r>
        <w:rPr>
          <w:spacing w:val="-8"/>
          <w:sz w:val="16"/>
          <w:szCs w:val="16"/>
        </w:rPr>
        <w:t xml:space="preserve"> </w:t>
      </w:r>
      <w:r>
        <w:rPr>
          <w:sz w:val="16"/>
          <w:szCs w:val="16"/>
        </w:rPr>
        <w:t>Team</w:t>
      </w:r>
      <w:r>
        <w:rPr>
          <w:spacing w:val="-6"/>
          <w:sz w:val="16"/>
          <w:szCs w:val="16"/>
        </w:rPr>
        <w:t xml:space="preserve"> </w:t>
      </w:r>
      <w:r>
        <w:rPr>
          <w:sz w:val="16"/>
          <w:szCs w:val="16"/>
        </w:rPr>
        <w:t>Contact</w:t>
      </w:r>
      <w:r>
        <w:rPr>
          <w:spacing w:val="-6"/>
          <w:sz w:val="16"/>
          <w:szCs w:val="16"/>
        </w:rPr>
        <w:t xml:space="preserve"> </w:t>
      </w:r>
      <w:r>
        <w:rPr>
          <w:sz w:val="16"/>
          <w:szCs w:val="16"/>
        </w:rPr>
        <w:t>Information</w:t>
      </w:r>
      <w:r>
        <w:rPr>
          <w:spacing w:val="-5"/>
          <w:sz w:val="16"/>
          <w:szCs w:val="16"/>
        </w:rPr>
        <w:t xml:space="preserve"> </w:t>
      </w:r>
      <w:r>
        <w:rPr>
          <w:sz w:val="16"/>
          <w:szCs w:val="16"/>
        </w:rPr>
        <w:t>and</w:t>
      </w:r>
      <w:r>
        <w:rPr>
          <w:spacing w:val="-5"/>
          <w:sz w:val="16"/>
          <w:szCs w:val="16"/>
        </w:rPr>
        <w:t xml:space="preserve"> </w:t>
      </w:r>
      <w:r>
        <w:rPr>
          <w:sz w:val="16"/>
          <w:szCs w:val="16"/>
        </w:rPr>
        <w:t>Procedures</w:t>
      </w:r>
      <w:r>
        <w:rPr>
          <w:spacing w:val="-3"/>
          <w:sz w:val="16"/>
          <w:szCs w:val="16"/>
        </w:rPr>
        <w:t xml:space="preserve"> </w:t>
      </w:r>
      <w:r>
        <w:rPr>
          <w:spacing w:val="-5"/>
          <w:sz w:val="16"/>
          <w:szCs w:val="16"/>
        </w:rPr>
        <w:t>(*)</w:t>
      </w:r>
    </w:p>
    <w:p w14:paraId="4C6332CE" w14:textId="2C8DD1CC"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Operational</w:t>
      </w:r>
      <w:r w:rsidRPr="00CB5590">
        <w:rPr>
          <w:b/>
          <w:bCs/>
          <w:sz w:val="16"/>
          <w:szCs w:val="16"/>
        </w:rPr>
        <w:t xml:space="preserve"> Standards</w:t>
      </w:r>
    </w:p>
    <w:p w14:paraId="14A0E766" w14:textId="5BDD14C7" w:rsidR="00C811EF" w:rsidRDefault="00C811EF">
      <w:pPr>
        <w:pStyle w:val="ListParagraph"/>
        <w:numPr>
          <w:ilvl w:val="0"/>
          <w:numId w:val="14"/>
        </w:numPr>
        <w:tabs>
          <w:tab w:val="left" w:pos="3798"/>
        </w:tabs>
        <w:kinsoku w:val="0"/>
        <w:overflowPunct w:val="0"/>
        <w:spacing w:before="1"/>
        <w:ind w:left="3798" w:hanging="198"/>
        <w:jc w:val="left"/>
        <w:rPr>
          <w:spacing w:val="-2"/>
          <w:sz w:val="16"/>
          <w:szCs w:val="16"/>
        </w:rPr>
      </w:pPr>
      <w:r>
        <w:rPr>
          <w:sz w:val="16"/>
          <w:szCs w:val="16"/>
        </w:rPr>
        <w:t>Daily</w:t>
      </w:r>
      <w:r>
        <w:rPr>
          <w:spacing w:val="-7"/>
          <w:sz w:val="16"/>
          <w:szCs w:val="16"/>
        </w:rPr>
        <w:t xml:space="preserve"> </w:t>
      </w:r>
      <w:del w:id="737" w:author="Matthew Levine" w:date="2025-06-06T13:37:00Z" w16du:dateUtc="2025-06-06T17:37:00Z">
        <w:r w:rsidDel="00BA034E">
          <w:rPr>
            <w:sz w:val="16"/>
            <w:szCs w:val="16"/>
          </w:rPr>
          <w:delText>Studio</w:delText>
        </w:r>
      </w:del>
      <w:ins w:id="738" w:author="Matthew Levine" w:date="2025-06-06T13:37:00Z" w16du:dateUtc="2025-06-06T17:37:00Z">
        <w:r w:rsidR="00BA034E">
          <w:rPr>
            <w:sz w:val="16"/>
            <w:szCs w:val="16"/>
          </w:rPr>
          <w:t>[Premise Café]</w:t>
        </w:r>
      </w:ins>
      <w:r>
        <w:rPr>
          <w:spacing w:val="-6"/>
          <w:sz w:val="16"/>
          <w:szCs w:val="16"/>
        </w:rPr>
        <w:t xml:space="preserve"> </w:t>
      </w:r>
      <w:r>
        <w:rPr>
          <w:sz w:val="16"/>
          <w:szCs w:val="16"/>
        </w:rPr>
        <w:t>Operations</w:t>
      </w:r>
      <w:r>
        <w:rPr>
          <w:spacing w:val="-6"/>
          <w:sz w:val="16"/>
          <w:szCs w:val="16"/>
        </w:rPr>
        <w:t xml:space="preserve"> </w:t>
      </w:r>
      <w:r>
        <w:rPr>
          <w:spacing w:val="-2"/>
          <w:sz w:val="16"/>
          <w:szCs w:val="16"/>
        </w:rPr>
        <w:t>Overview</w:t>
      </w:r>
    </w:p>
    <w:p w14:paraId="7BD9F05E" w14:textId="77777777" w:rsidR="00C811EF" w:rsidRDefault="00C811EF">
      <w:pPr>
        <w:pStyle w:val="ListParagraph"/>
        <w:numPr>
          <w:ilvl w:val="0"/>
          <w:numId w:val="14"/>
        </w:numPr>
        <w:tabs>
          <w:tab w:val="left" w:pos="3795"/>
        </w:tabs>
        <w:kinsoku w:val="0"/>
        <w:overflowPunct w:val="0"/>
        <w:spacing w:line="183" w:lineRule="exact"/>
        <w:ind w:left="3795" w:hanging="195"/>
        <w:jc w:val="left"/>
        <w:rPr>
          <w:spacing w:val="-5"/>
          <w:sz w:val="16"/>
          <w:szCs w:val="16"/>
        </w:rPr>
      </w:pPr>
      <w:r>
        <w:rPr>
          <w:sz w:val="16"/>
          <w:szCs w:val="16"/>
        </w:rPr>
        <w:t>Quality</w:t>
      </w:r>
      <w:r>
        <w:rPr>
          <w:spacing w:val="-4"/>
          <w:sz w:val="16"/>
          <w:szCs w:val="16"/>
        </w:rPr>
        <w:t xml:space="preserve"> </w:t>
      </w:r>
      <w:r>
        <w:rPr>
          <w:sz w:val="16"/>
          <w:szCs w:val="16"/>
        </w:rPr>
        <w:t>Control</w:t>
      </w:r>
      <w:r>
        <w:rPr>
          <w:spacing w:val="-5"/>
          <w:sz w:val="16"/>
          <w:szCs w:val="16"/>
        </w:rPr>
        <w:t xml:space="preserve"> </w:t>
      </w:r>
      <w:r>
        <w:rPr>
          <w:sz w:val="16"/>
          <w:szCs w:val="16"/>
        </w:rPr>
        <w:t>and</w:t>
      </w:r>
      <w:r>
        <w:rPr>
          <w:spacing w:val="-7"/>
          <w:sz w:val="16"/>
          <w:szCs w:val="16"/>
        </w:rPr>
        <w:t xml:space="preserve"> </w:t>
      </w:r>
      <w:r>
        <w:rPr>
          <w:sz w:val="16"/>
          <w:szCs w:val="16"/>
        </w:rPr>
        <w:t>Facility</w:t>
      </w:r>
      <w:r>
        <w:rPr>
          <w:spacing w:val="-5"/>
          <w:sz w:val="16"/>
          <w:szCs w:val="16"/>
        </w:rPr>
        <w:t xml:space="preserve"> </w:t>
      </w:r>
      <w:r>
        <w:rPr>
          <w:sz w:val="16"/>
          <w:szCs w:val="16"/>
        </w:rPr>
        <w:t>Maintenance</w:t>
      </w:r>
      <w:r>
        <w:rPr>
          <w:spacing w:val="-7"/>
          <w:sz w:val="16"/>
          <w:szCs w:val="16"/>
        </w:rPr>
        <w:t xml:space="preserve"> </w:t>
      </w:r>
      <w:r>
        <w:rPr>
          <w:sz w:val="16"/>
          <w:szCs w:val="16"/>
        </w:rPr>
        <w:t>Standards</w:t>
      </w:r>
      <w:r>
        <w:rPr>
          <w:spacing w:val="-6"/>
          <w:sz w:val="16"/>
          <w:szCs w:val="16"/>
        </w:rPr>
        <w:t xml:space="preserve"> </w:t>
      </w:r>
      <w:r>
        <w:rPr>
          <w:spacing w:val="-5"/>
          <w:sz w:val="16"/>
          <w:szCs w:val="16"/>
        </w:rPr>
        <w:t>(*)</w:t>
      </w:r>
    </w:p>
    <w:p w14:paraId="72E74ED1" w14:textId="77777777" w:rsidR="00C811EF" w:rsidRDefault="00C811EF">
      <w:pPr>
        <w:pStyle w:val="ListParagraph"/>
        <w:numPr>
          <w:ilvl w:val="0"/>
          <w:numId w:val="14"/>
        </w:numPr>
        <w:tabs>
          <w:tab w:val="left" w:pos="3806"/>
        </w:tabs>
        <w:kinsoku w:val="0"/>
        <w:overflowPunct w:val="0"/>
        <w:spacing w:line="183" w:lineRule="exact"/>
        <w:ind w:left="3806" w:hanging="206"/>
        <w:jc w:val="left"/>
        <w:rPr>
          <w:spacing w:val="-5"/>
          <w:sz w:val="16"/>
          <w:szCs w:val="16"/>
        </w:rPr>
      </w:pPr>
      <w:r>
        <w:rPr>
          <w:sz w:val="16"/>
          <w:szCs w:val="16"/>
        </w:rPr>
        <w:t>Customer</w:t>
      </w:r>
      <w:r>
        <w:rPr>
          <w:spacing w:val="-8"/>
          <w:sz w:val="16"/>
          <w:szCs w:val="16"/>
        </w:rPr>
        <w:t xml:space="preserve"> </w:t>
      </w:r>
      <w:r>
        <w:rPr>
          <w:sz w:val="16"/>
          <w:szCs w:val="16"/>
        </w:rPr>
        <w:t>Service</w:t>
      </w:r>
      <w:r>
        <w:rPr>
          <w:spacing w:val="-7"/>
          <w:sz w:val="16"/>
          <w:szCs w:val="16"/>
        </w:rPr>
        <w:t xml:space="preserve"> </w:t>
      </w:r>
      <w:r>
        <w:rPr>
          <w:sz w:val="16"/>
          <w:szCs w:val="16"/>
        </w:rPr>
        <w:t>Guidelines</w:t>
      </w:r>
      <w:r>
        <w:rPr>
          <w:spacing w:val="-5"/>
          <w:sz w:val="16"/>
          <w:szCs w:val="16"/>
        </w:rPr>
        <w:t xml:space="preserve"> (*)</w:t>
      </w:r>
    </w:p>
    <w:p w14:paraId="2EC78DC1" w14:textId="77777777" w:rsidR="00C811EF" w:rsidRDefault="00C811EF">
      <w:pPr>
        <w:pStyle w:val="ListParagraph"/>
        <w:numPr>
          <w:ilvl w:val="0"/>
          <w:numId w:val="14"/>
        </w:numPr>
        <w:tabs>
          <w:tab w:val="left" w:pos="3806"/>
        </w:tabs>
        <w:kinsoku w:val="0"/>
        <w:overflowPunct w:val="0"/>
        <w:spacing w:before="1"/>
        <w:ind w:left="3806" w:hanging="206"/>
        <w:jc w:val="left"/>
        <w:rPr>
          <w:spacing w:val="-5"/>
          <w:sz w:val="16"/>
          <w:szCs w:val="16"/>
        </w:rPr>
      </w:pPr>
      <w:r>
        <w:rPr>
          <w:sz w:val="16"/>
          <w:szCs w:val="16"/>
        </w:rPr>
        <w:t>Health</w:t>
      </w:r>
      <w:r>
        <w:rPr>
          <w:spacing w:val="-6"/>
          <w:sz w:val="16"/>
          <w:szCs w:val="16"/>
        </w:rPr>
        <w:t xml:space="preserve"> </w:t>
      </w:r>
      <w:r>
        <w:rPr>
          <w:sz w:val="16"/>
          <w:szCs w:val="16"/>
        </w:rPr>
        <w:t>and</w:t>
      </w:r>
      <w:r>
        <w:rPr>
          <w:spacing w:val="-4"/>
          <w:sz w:val="16"/>
          <w:szCs w:val="16"/>
        </w:rPr>
        <w:t xml:space="preserve"> </w:t>
      </w:r>
      <w:r>
        <w:rPr>
          <w:sz w:val="16"/>
          <w:szCs w:val="16"/>
        </w:rPr>
        <w:t>Safety</w:t>
      </w:r>
      <w:r>
        <w:rPr>
          <w:spacing w:val="-4"/>
          <w:sz w:val="16"/>
          <w:szCs w:val="16"/>
        </w:rPr>
        <w:t xml:space="preserve"> </w:t>
      </w:r>
      <w:r>
        <w:rPr>
          <w:sz w:val="16"/>
          <w:szCs w:val="16"/>
        </w:rPr>
        <w:t>Standards</w:t>
      </w:r>
      <w:r>
        <w:rPr>
          <w:spacing w:val="-4"/>
          <w:sz w:val="16"/>
          <w:szCs w:val="16"/>
        </w:rPr>
        <w:t xml:space="preserve"> </w:t>
      </w:r>
      <w:r>
        <w:rPr>
          <w:spacing w:val="-5"/>
          <w:sz w:val="16"/>
          <w:szCs w:val="16"/>
        </w:rPr>
        <w:t>(*)</w:t>
      </w:r>
    </w:p>
    <w:p w14:paraId="3895F942" w14:textId="1A626F6F"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Human</w:t>
      </w:r>
      <w:r w:rsidRPr="00CB5590">
        <w:rPr>
          <w:b/>
          <w:bCs/>
          <w:sz w:val="16"/>
          <w:szCs w:val="16"/>
        </w:rPr>
        <w:t xml:space="preserve"> </w:t>
      </w:r>
      <w:r>
        <w:rPr>
          <w:b/>
          <w:bCs/>
          <w:sz w:val="16"/>
          <w:szCs w:val="16"/>
        </w:rPr>
        <w:t>Resources</w:t>
      </w:r>
      <w:r w:rsidRPr="00CB5590">
        <w:rPr>
          <w:b/>
          <w:bCs/>
          <w:sz w:val="16"/>
          <w:szCs w:val="16"/>
        </w:rPr>
        <w:t xml:space="preserve"> </w:t>
      </w:r>
      <w:r>
        <w:rPr>
          <w:b/>
          <w:bCs/>
          <w:sz w:val="16"/>
          <w:szCs w:val="16"/>
        </w:rPr>
        <w:t>and</w:t>
      </w:r>
      <w:r w:rsidRPr="00CB5590">
        <w:rPr>
          <w:b/>
          <w:bCs/>
          <w:sz w:val="16"/>
          <w:szCs w:val="16"/>
        </w:rPr>
        <w:t xml:space="preserve"> Staffing</w:t>
      </w:r>
    </w:p>
    <w:p w14:paraId="6C883224" w14:textId="77777777" w:rsidR="00C811EF" w:rsidRDefault="00C811EF">
      <w:pPr>
        <w:pStyle w:val="ListParagraph"/>
        <w:numPr>
          <w:ilvl w:val="0"/>
          <w:numId w:val="13"/>
        </w:numPr>
        <w:tabs>
          <w:tab w:val="left" w:pos="3798"/>
        </w:tabs>
        <w:kinsoku w:val="0"/>
        <w:overflowPunct w:val="0"/>
        <w:spacing w:line="183" w:lineRule="exact"/>
        <w:ind w:left="3798" w:hanging="198"/>
        <w:jc w:val="left"/>
        <w:rPr>
          <w:spacing w:val="-5"/>
          <w:sz w:val="16"/>
          <w:szCs w:val="16"/>
        </w:rPr>
      </w:pPr>
      <w:r>
        <w:rPr>
          <w:sz w:val="16"/>
          <w:szCs w:val="16"/>
        </w:rPr>
        <w:t>Hiring</w:t>
      </w:r>
      <w:r>
        <w:rPr>
          <w:spacing w:val="-8"/>
          <w:sz w:val="16"/>
          <w:szCs w:val="16"/>
        </w:rPr>
        <w:t xml:space="preserve"> </w:t>
      </w:r>
      <w:r>
        <w:rPr>
          <w:sz w:val="16"/>
          <w:szCs w:val="16"/>
        </w:rPr>
        <w:t>and</w:t>
      </w:r>
      <w:r>
        <w:rPr>
          <w:spacing w:val="-7"/>
          <w:sz w:val="16"/>
          <w:szCs w:val="16"/>
        </w:rPr>
        <w:t xml:space="preserve"> </w:t>
      </w:r>
      <w:r>
        <w:rPr>
          <w:sz w:val="16"/>
          <w:szCs w:val="16"/>
        </w:rPr>
        <w:t>Recruitment</w:t>
      </w:r>
      <w:r>
        <w:rPr>
          <w:spacing w:val="-6"/>
          <w:sz w:val="16"/>
          <w:szCs w:val="16"/>
        </w:rPr>
        <w:t xml:space="preserve"> </w:t>
      </w:r>
      <w:r>
        <w:rPr>
          <w:sz w:val="16"/>
          <w:szCs w:val="16"/>
        </w:rPr>
        <w:t>Guidelines</w:t>
      </w:r>
      <w:r>
        <w:rPr>
          <w:spacing w:val="-5"/>
          <w:sz w:val="16"/>
          <w:szCs w:val="16"/>
        </w:rPr>
        <w:t xml:space="preserve"> (*)</w:t>
      </w:r>
    </w:p>
    <w:p w14:paraId="3FF86EC3" w14:textId="77777777" w:rsidR="00C811EF" w:rsidRDefault="00C811EF">
      <w:pPr>
        <w:pStyle w:val="ListParagraph"/>
        <w:numPr>
          <w:ilvl w:val="0"/>
          <w:numId w:val="13"/>
        </w:numPr>
        <w:tabs>
          <w:tab w:val="left" w:pos="3795"/>
        </w:tabs>
        <w:kinsoku w:val="0"/>
        <w:overflowPunct w:val="0"/>
        <w:spacing w:before="1"/>
        <w:ind w:left="3795" w:hanging="195"/>
        <w:jc w:val="left"/>
        <w:rPr>
          <w:spacing w:val="-5"/>
          <w:sz w:val="16"/>
          <w:szCs w:val="16"/>
        </w:rPr>
      </w:pPr>
      <w:r>
        <w:rPr>
          <w:sz w:val="16"/>
          <w:szCs w:val="16"/>
        </w:rPr>
        <w:t>Staff</w:t>
      </w:r>
      <w:r>
        <w:rPr>
          <w:spacing w:val="-6"/>
          <w:sz w:val="16"/>
          <w:szCs w:val="16"/>
        </w:rPr>
        <w:t xml:space="preserve"> </w:t>
      </w:r>
      <w:r>
        <w:rPr>
          <w:sz w:val="16"/>
          <w:szCs w:val="16"/>
        </w:rPr>
        <w:t>Training</w:t>
      </w:r>
      <w:r>
        <w:rPr>
          <w:spacing w:val="-4"/>
          <w:sz w:val="16"/>
          <w:szCs w:val="16"/>
        </w:rPr>
        <w:t xml:space="preserve"> </w:t>
      </w:r>
      <w:r>
        <w:rPr>
          <w:sz w:val="16"/>
          <w:szCs w:val="16"/>
        </w:rPr>
        <w:t>and</w:t>
      </w:r>
      <w:r>
        <w:rPr>
          <w:spacing w:val="-7"/>
          <w:sz w:val="16"/>
          <w:szCs w:val="16"/>
        </w:rPr>
        <w:t xml:space="preserve"> </w:t>
      </w:r>
      <w:r>
        <w:rPr>
          <w:sz w:val="16"/>
          <w:szCs w:val="16"/>
        </w:rPr>
        <w:t>Certification</w:t>
      </w:r>
      <w:r>
        <w:rPr>
          <w:spacing w:val="-6"/>
          <w:sz w:val="16"/>
          <w:szCs w:val="16"/>
        </w:rPr>
        <w:t xml:space="preserve"> </w:t>
      </w:r>
      <w:r>
        <w:rPr>
          <w:sz w:val="16"/>
          <w:szCs w:val="16"/>
        </w:rPr>
        <w:t>Requirements</w:t>
      </w:r>
      <w:r>
        <w:rPr>
          <w:spacing w:val="-2"/>
          <w:sz w:val="16"/>
          <w:szCs w:val="16"/>
        </w:rPr>
        <w:t xml:space="preserve"> </w:t>
      </w:r>
      <w:r>
        <w:rPr>
          <w:spacing w:val="-5"/>
          <w:sz w:val="16"/>
          <w:szCs w:val="16"/>
        </w:rPr>
        <w:t>(*)</w:t>
      </w:r>
    </w:p>
    <w:p w14:paraId="38BE0708" w14:textId="77777777" w:rsidR="00C811EF" w:rsidRDefault="00C811EF">
      <w:pPr>
        <w:pStyle w:val="ListParagraph"/>
        <w:numPr>
          <w:ilvl w:val="0"/>
          <w:numId w:val="13"/>
        </w:numPr>
        <w:tabs>
          <w:tab w:val="left" w:pos="3806"/>
        </w:tabs>
        <w:kinsoku w:val="0"/>
        <w:overflowPunct w:val="0"/>
        <w:spacing w:before="1" w:line="183" w:lineRule="exact"/>
        <w:ind w:left="3806" w:hanging="206"/>
        <w:jc w:val="left"/>
        <w:rPr>
          <w:spacing w:val="-5"/>
          <w:sz w:val="16"/>
          <w:szCs w:val="16"/>
        </w:rPr>
      </w:pPr>
      <w:r>
        <w:rPr>
          <w:sz w:val="16"/>
          <w:szCs w:val="16"/>
        </w:rPr>
        <w:t>Employee</w:t>
      </w:r>
      <w:r>
        <w:rPr>
          <w:spacing w:val="-6"/>
          <w:sz w:val="16"/>
          <w:szCs w:val="16"/>
        </w:rPr>
        <w:t xml:space="preserve"> </w:t>
      </w:r>
      <w:r>
        <w:rPr>
          <w:sz w:val="16"/>
          <w:szCs w:val="16"/>
        </w:rPr>
        <w:t>Handbook</w:t>
      </w:r>
      <w:r>
        <w:rPr>
          <w:spacing w:val="-2"/>
          <w:sz w:val="16"/>
          <w:szCs w:val="16"/>
        </w:rPr>
        <w:t xml:space="preserve"> </w:t>
      </w:r>
      <w:r>
        <w:rPr>
          <w:sz w:val="16"/>
          <w:szCs w:val="16"/>
        </w:rPr>
        <w:t>and</w:t>
      </w:r>
      <w:r>
        <w:rPr>
          <w:spacing w:val="-6"/>
          <w:sz w:val="16"/>
          <w:szCs w:val="16"/>
        </w:rPr>
        <w:t xml:space="preserve"> </w:t>
      </w:r>
      <w:r>
        <w:rPr>
          <w:sz w:val="16"/>
          <w:szCs w:val="16"/>
        </w:rPr>
        <w:t>Code</w:t>
      </w:r>
      <w:r>
        <w:rPr>
          <w:spacing w:val="-4"/>
          <w:sz w:val="16"/>
          <w:szCs w:val="16"/>
        </w:rPr>
        <w:t xml:space="preserve"> </w:t>
      </w:r>
      <w:r>
        <w:rPr>
          <w:sz w:val="16"/>
          <w:szCs w:val="16"/>
        </w:rPr>
        <w:t>of</w:t>
      </w:r>
      <w:r>
        <w:rPr>
          <w:spacing w:val="-2"/>
          <w:sz w:val="16"/>
          <w:szCs w:val="16"/>
        </w:rPr>
        <w:t xml:space="preserve"> </w:t>
      </w:r>
      <w:r>
        <w:rPr>
          <w:sz w:val="16"/>
          <w:szCs w:val="16"/>
        </w:rPr>
        <w:t>Conduct</w:t>
      </w:r>
      <w:r>
        <w:rPr>
          <w:spacing w:val="-2"/>
          <w:sz w:val="16"/>
          <w:szCs w:val="16"/>
        </w:rPr>
        <w:t xml:space="preserve"> </w:t>
      </w:r>
      <w:r>
        <w:rPr>
          <w:spacing w:val="-5"/>
          <w:sz w:val="16"/>
          <w:szCs w:val="16"/>
        </w:rPr>
        <w:t>(*)</w:t>
      </w:r>
    </w:p>
    <w:p w14:paraId="6D208FBA" w14:textId="77777777" w:rsidR="00C811EF" w:rsidRDefault="00C811EF">
      <w:pPr>
        <w:pStyle w:val="ListParagraph"/>
        <w:numPr>
          <w:ilvl w:val="0"/>
          <w:numId w:val="13"/>
        </w:numPr>
        <w:tabs>
          <w:tab w:val="left" w:pos="3806"/>
        </w:tabs>
        <w:kinsoku w:val="0"/>
        <w:overflowPunct w:val="0"/>
        <w:spacing w:line="183" w:lineRule="exact"/>
        <w:ind w:left="3806" w:hanging="206"/>
        <w:jc w:val="left"/>
        <w:rPr>
          <w:spacing w:val="-5"/>
          <w:sz w:val="16"/>
          <w:szCs w:val="16"/>
        </w:rPr>
      </w:pPr>
      <w:r>
        <w:rPr>
          <w:sz w:val="16"/>
          <w:szCs w:val="16"/>
        </w:rPr>
        <w:t>Payroll</w:t>
      </w:r>
      <w:r>
        <w:rPr>
          <w:spacing w:val="-5"/>
          <w:sz w:val="16"/>
          <w:szCs w:val="16"/>
        </w:rPr>
        <w:t xml:space="preserve"> </w:t>
      </w:r>
      <w:r>
        <w:rPr>
          <w:sz w:val="16"/>
          <w:szCs w:val="16"/>
        </w:rPr>
        <w:t>and</w:t>
      </w:r>
      <w:r>
        <w:rPr>
          <w:spacing w:val="-7"/>
          <w:sz w:val="16"/>
          <w:szCs w:val="16"/>
        </w:rPr>
        <w:t xml:space="preserve"> </w:t>
      </w:r>
      <w:r>
        <w:rPr>
          <w:sz w:val="16"/>
          <w:szCs w:val="16"/>
        </w:rPr>
        <w:t>Benefits</w:t>
      </w:r>
      <w:r>
        <w:rPr>
          <w:spacing w:val="-3"/>
          <w:sz w:val="16"/>
          <w:szCs w:val="16"/>
        </w:rPr>
        <w:t xml:space="preserve"> </w:t>
      </w:r>
      <w:r>
        <w:rPr>
          <w:sz w:val="16"/>
          <w:szCs w:val="16"/>
        </w:rPr>
        <w:t>Guidelines</w:t>
      </w:r>
      <w:r>
        <w:rPr>
          <w:spacing w:val="-6"/>
          <w:sz w:val="16"/>
          <w:szCs w:val="16"/>
        </w:rPr>
        <w:t xml:space="preserve"> </w:t>
      </w:r>
      <w:r>
        <w:rPr>
          <w:spacing w:val="-5"/>
          <w:sz w:val="16"/>
          <w:szCs w:val="16"/>
        </w:rPr>
        <w:t>(*)</w:t>
      </w:r>
    </w:p>
    <w:p w14:paraId="1536B9E6" w14:textId="77777777" w:rsidR="00C811EF" w:rsidRDefault="00C811EF">
      <w:pPr>
        <w:pStyle w:val="ListParagraph"/>
        <w:numPr>
          <w:ilvl w:val="0"/>
          <w:numId w:val="13"/>
        </w:numPr>
        <w:tabs>
          <w:tab w:val="left" w:pos="3795"/>
        </w:tabs>
        <w:kinsoku w:val="0"/>
        <w:overflowPunct w:val="0"/>
        <w:spacing w:before="1"/>
        <w:ind w:left="3795" w:hanging="195"/>
        <w:jc w:val="left"/>
        <w:rPr>
          <w:spacing w:val="-5"/>
          <w:sz w:val="16"/>
          <w:szCs w:val="16"/>
        </w:rPr>
      </w:pPr>
      <w:r>
        <w:rPr>
          <w:sz w:val="16"/>
          <w:szCs w:val="16"/>
        </w:rPr>
        <w:t>Staff</w:t>
      </w:r>
      <w:r>
        <w:rPr>
          <w:spacing w:val="-6"/>
          <w:sz w:val="16"/>
          <w:szCs w:val="16"/>
        </w:rPr>
        <w:t xml:space="preserve"> </w:t>
      </w:r>
      <w:r>
        <w:rPr>
          <w:sz w:val="16"/>
          <w:szCs w:val="16"/>
        </w:rPr>
        <w:t>Scheduling</w:t>
      </w:r>
      <w:r>
        <w:rPr>
          <w:spacing w:val="-5"/>
          <w:sz w:val="16"/>
          <w:szCs w:val="16"/>
        </w:rPr>
        <w:t xml:space="preserve"> </w:t>
      </w:r>
      <w:r>
        <w:rPr>
          <w:sz w:val="16"/>
          <w:szCs w:val="16"/>
        </w:rPr>
        <w:t>and</w:t>
      </w:r>
      <w:r>
        <w:rPr>
          <w:spacing w:val="-7"/>
          <w:sz w:val="16"/>
          <w:szCs w:val="16"/>
        </w:rPr>
        <w:t xml:space="preserve"> </w:t>
      </w:r>
      <w:r>
        <w:rPr>
          <w:sz w:val="16"/>
          <w:szCs w:val="16"/>
        </w:rPr>
        <w:t>Timekeeping</w:t>
      </w:r>
      <w:r>
        <w:rPr>
          <w:spacing w:val="-4"/>
          <w:sz w:val="16"/>
          <w:szCs w:val="16"/>
        </w:rPr>
        <w:t xml:space="preserve"> </w:t>
      </w:r>
      <w:r>
        <w:rPr>
          <w:spacing w:val="-5"/>
          <w:sz w:val="16"/>
          <w:szCs w:val="16"/>
        </w:rPr>
        <w:t>(*)</w:t>
      </w:r>
    </w:p>
    <w:p w14:paraId="6F86729C" w14:textId="7AC35460"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Franchisee</w:t>
      </w:r>
      <w:r w:rsidRPr="00CB5590">
        <w:rPr>
          <w:b/>
          <w:bCs/>
          <w:sz w:val="16"/>
          <w:szCs w:val="16"/>
        </w:rPr>
        <w:t xml:space="preserve"> </w:t>
      </w:r>
      <w:r>
        <w:rPr>
          <w:b/>
          <w:bCs/>
          <w:sz w:val="16"/>
          <w:szCs w:val="16"/>
        </w:rPr>
        <w:t>Responsibilities</w:t>
      </w:r>
      <w:r w:rsidRPr="00CB5590">
        <w:rPr>
          <w:b/>
          <w:bCs/>
          <w:sz w:val="16"/>
          <w:szCs w:val="16"/>
        </w:rPr>
        <w:t xml:space="preserve"> </w:t>
      </w:r>
      <w:r>
        <w:rPr>
          <w:b/>
          <w:bCs/>
          <w:sz w:val="16"/>
          <w:szCs w:val="16"/>
        </w:rPr>
        <w:t>and</w:t>
      </w:r>
      <w:r w:rsidRPr="00CB5590">
        <w:rPr>
          <w:b/>
          <w:bCs/>
          <w:sz w:val="16"/>
          <w:szCs w:val="16"/>
        </w:rPr>
        <w:t xml:space="preserve"> Compliance</w:t>
      </w:r>
    </w:p>
    <w:p w14:paraId="13E7C482" w14:textId="77777777" w:rsidR="00C811EF" w:rsidRDefault="00C811EF">
      <w:pPr>
        <w:pStyle w:val="ListParagraph"/>
        <w:numPr>
          <w:ilvl w:val="0"/>
          <w:numId w:val="12"/>
        </w:numPr>
        <w:tabs>
          <w:tab w:val="left" w:pos="3798"/>
        </w:tabs>
        <w:kinsoku w:val="0"/>
        <w:overflowPunct w:val="0"/>
        <w:spacing w:before="2"/>
        <w:ind w:left="3798" w:hanging="198"/>
        <w:jc w:val="left"/>
        <w:rPr>
          <w:spacing w:val="-2"/>
          <w:sz w:val="16"/>
          <w:szCs w:val="16"/>
        </w:rPr>
      </w:pPr>
      <w:r>
        <w:rPr>
          <w:sz w:val="16"/>
          <w:szCs w:val="16"/>
        </w:rPr>
        <w:t>Compliance</w:t>
      </w:r>
      <w:r>
        <w:rPr>
          <w:spacing w:val="-5"/>
          <w:sz w:val="16"/>
          <w:szCs w:val="16"/>
        </w:rPr>
        <w:t xml:space="preserve"> </w:t>
      </w:r>
      <w:r>
        <w:rPr>
          <w:sz w:val="16"/>
          <w:szCs w:val="16"/>
        </w:rPr>
        <w:t>with</w:t>
      </w:r>
      <w:r>
        <w:rPr>
          <w:spacing w:val="-6"/>
          <w:sz w:val="16"/>
          <w:szCs w:val="16"/>
        </w:rPr>
        <w:t xml:space="preserve"> </w:t>
      </w:r>
      <w:r>
        <w:rPr>
          <w:sz w:val="16"/>
          <w:szCs w:val="16"/>
        </w:rPr>
        <w:t>Brand</w:t>
      </w:r>
      <w:r>
        <w:rPr>
          <w:spacing w:val="-6"/>
          <w:sz w:val="16"/>
          <w:szCs w:val="16"/>
        </w:rPr>
        <w:t xml:space="preserve"> </w:t>
      </w:r>
      <w:r>
        <w:rPr>
          <w:sz w:val="16"/>
          <w:szCs w:val="16"/>
        </w:rPr>
        <w:t>Standards</w:t>
      </w:r>
      <w:r>
        <w:rPr>
          <w:spacing w:val="-3"/>
          <w:sz w:val="16"/>
          <w:szCs w:val="16"/>
        </w:rPr>
        <w:t xml:space="preserve"> </w:t>
      </w:r>
      <w:r>
        <w:rPr>
          <w:sz w:val="16"/>
          <w:szCs w:val="16"/>
        </w:rPr>
        <w:t>and</w:t>
      </w:r>
      <w:r>
        <w:rPr>
          <w:spacing w:val="-4"/>
          <w:sz w:val="16"/>
          <w:szCs w:val="16"/>
        </w:rPr>
        <w:t xml:space="preserve"> </w:t>
      </w:r>
      <w:r>
        <w:rPr>
          <w:spacing w:val="-2"/>
          <w:sz w:val="16"/>
          <w:szCs w:val="16"/>
        </w:rPr>
        <w:t>Guidelines</w:t>
      </w:r>
    </w:p>
    <w:p w14:paraId="3D6A7031" w14:textId="6BCC50ED" w:rsidR="00C811EF" w:rsidRDefault="00C811EF">
      <w:pPr>
        <w:pStyle w:val="ListParagraph"/>
        <w:numPr>
          <w:ilvl w:val="0"/>
          <w:numId w:val="12"/>
        </w:numPr>
        <w:tabs>
          <w:tab w:val="left" w:pos="3798"/>
        </w:tabs>
        <w:kinsoku w:val="0"/>
        <w:overflowPunct w:val="0"/>
        <w:spacing w:line="183" w:lineRule="exact"/>
        <w:ind w:left="3798" w:hanging="198"/>
        <w:jc w:val="left"/>
        <w:rPr>
          <w:spacing w:val="-2"/>
          <w:sz w:val="16"/>
          <w:szCs w:val="16"/>
        </w:rPr>
      </w:pPr>
      <w:r>
        <w:rPr>
          <w:sz w:val="16"/>
          <w:szCs w:val="16"/>
        </w:rPr>
        <w:t>Reporting</w:t>
      </w:r>
      <w:r>
        <w:rPr>
          <w:spacing w:val="-5"/>
          <w:sz w:val="16"/>
          <w:szCs w:val="16"/>
        </w:rPr>
        <w:t xml:space="preserve"> </w:t>
      </w:r>
      <w:r>
        <w:rPr>
          <w:sz w:val="16"/>
          <w:szCs w:val="16"/>
        </w:rPr>
        <w:t>Obligations</w:t>
      </w:r>
      <w:r>
        <w:rPr>
          <w:spacing w:val="-6"/>
          <w:sz w:val="16"/>
          <w:szCs w:val="16"/>
        </w:rPr>
        <w:t xml:space="preserve"> </w:t>
      </w:r>
      <w:r>
        <w:rPr>
          <w:sz w:val="16"/>
          <w:szCs w:val="16"/>
        </w:rPr>
        <w:t>to</w:t>
      </w:r>
      <w:r>
        <w:rPr>
          <w:spacing w:val="-6"/>
          <w:sz w:val="16"/>
          <w:szCs w:val="16"/>
        </w:rPr>
        <w:t xml:space="preserve"> </w:t>
      </w:r>
      <w:ins w:id="739" w:author="Matthew Levine" w:date="2025-06-04T18:28:00Z">
        <w:r w:rsidR="008909BC">
          <w:rPr>
            <w:spacing w:val="-7"/>
            <w:sz w:val="16"/>
            <w:szCs w:val="16"/>
          </w:rPr>
          <w:t xml:space="preserve">[the System] </w:t>
        </w:r>
      </w:ins>
      <w:del w:id="740" w:author="Matthew Levine" w:date="2025-06-04T18:28:00Z">
        <w:r w:rsidDel="008909BC">
          <w:rPr>
            <w:sz w:val="16"/>
            <w:szCs w:val="16"/>
          </w:rPr>
          <w:delText>Safe</w:delText>
        </w:r>
        <w:r w:rsidDel="008909BC">
          <w:rPr>
            <w:spacing w:val="-7"/>
            <w:sz w:val="16"/>
            <w:szCs w:val="16"/>
          </w:rPr>
          <w:delText xml:space="preserve"> </w:delText>
        </w:r>
        <w:r w:rsidDel="008909BC">
          <w:rPr>
            <w:sz w:val="16"/>
            <w:szCs w:val="16"/>
          </w:rPr>
          <w:delText>Sweat</w:delText>
        </w:r>
        <w:r w:rsidDel="008909BC">
          <w:rPr>
            <w:spacing w:val="-2"/>
            <w:sz w:val="16"/>
            <w:szCs w:val="16"/>
          </w:rPr>
          <w:delText xml:space="preserve"> </w:delText>
        </w:r>
      </w:del>
      <w:r>
        <w:rPr>
          <w:spacing w:val="-2"/>
          <w:sz w:val="16"/>
          <w:szCs w:val="16"/>
        </w:rPr>
        <w:t>Headquarters</w:t>
      </w:r>
    </w:p>
    <w:p w14:paraId="375ECDC9" w14:textId="77777777" w:rsidR="00C811EF" w:rsidRDefault="00C811EF">
      <w:pPr>
        <w:pStyle w:val="ListParagraph"/>
        <w:numPr>
          <w:ilvl w:val="0"/>
          <w:numId w:val="12"/>
        </w:numPr>
        <w:tabs>
          <w:tab w:val="left" w:pos="3806"/>
        </w:tabs>
        <w:kinsoku w:val="0"/>
        <w:overflowPunct w:val="0"/>
        <w:spacing w:line="183" w:lineRule="exact"/>
        <w:ind w:left="3806" w:hanging="206"/>
        <w:jc w:val="left"/>
        <w:rPr>
          <w:spacing w:val="-5"/>
          <w:sz w:val="16"/>
          <w:szCs w:val="16"/>
        </w:rPr>
      </w:pPr>
      <w:r>
        <w:rPr>
          <w:sz w:val="16"/>
          <w:szCs w:val="16"/>
        </w:rPr>
        <w:t>Handling</w:t>
      </w:r>
      <w:r>
        <w:rPr>
          <w:spacing w:val="-6"/>
          <w:sz w:val="16"/>
          <w:szCs w:val="16"/>
        </w:rPr>
        <w:t xml:space="preserve"> </w:t>
      </w:r>
      <w:r>
        <w:rPr>
          <w:sz w:val="16"/>
          <w:szCs w:val="16"/>
        </w:rPr>
        <w:t>of</w:t>
      </w:r>
      <w:r>
        <w:rPr>
          <w:spacing w:val="-5"/>
          <w:sz w:val="16"/>
          <w:szCs w:val="16"/>
        </w:rPr>
        <w:t xml:space="preserve"> </w:t>
      </w:r>
      <w:r>
        <w:rPr>
          <w:sz w:val="16"/>
          <w:szCs w:val="16"/>
        </w:rPr>
        <w:t>Confidential</w:t>
      </w:r>
      <w:r>
        <w:rPr>
          <w:spacing w:val="-7"/>
          <w:sz w:val="16"/>
          <w:szCs w:val="16"/>
        </w:rPr>
        <w:t xml:space="preserve"> </w:t>
      </w:r>
      <w:r>
        <w:rPr>
          <w:sz w:val="16"/>
          <w:szCs w:val="16"/>
        </w:rPr>
        <w:t>Information</w:t>
      </w:r>
      <w:r>
        <w:rPr>
          <w:spacing w:val="-5"/>
          <w:sz w:val="16"/>
          <w:szCs w:val="16"/>
        </w:rPr>
        <w:t xml:space="preserve"> (*)</w:t>
      </w:r>
    </w:p>
    <w:p w14:paraId="4B096485" w14:textId="77777777" w:rsidR="00C811EF" w:rsidRDefault="00C811EF">
      <w:pPr>
        <w:pStyle w:val="ListParagraph"/>
        <w:numPr>
          <w:ilvl w:val="0"/>
          <w:numId w:val="12"/>
        </w:numPr>
        <w:tabs>
          <w:tab w:val="left" w:pos="3806"/>
        </w:tabs>
        <w:kinsoku w:val="0"/>
        <w:overflowPunct w:val="0"/>
        <w:spacing w:before="1"/>
        <w:ind w:left="3806" w:hanging="206"/>
        <w:jc w:val="left"/>
        <w:rPr>
          <w:spacing w:val="-5"/>
          <w:sz w:val="16"/>
          <w:szCs w:val="16"/>
        </w:rPr>
      </w:pPr>
      <w:r>
        <w:rPr>
          <w:sz w:val="16"/>
          <w:szCs w:val="16"/>
        </w:rPr>
        <w:t>Legal</w:t>
      </w:r>
      <w:r>
        <w:rPr>
          <w:spacing w:val="-5"/>
          <w:sz w:val="16"/>
          <w:szCs w:val="16"/>
        </w:rPr>
        <w:t xml:space="preserve"> </w:t>
      </w:r>
      <w:r>
        <w:rPr>
          <w:sz w:val="16"/>
          <w:szCs w:val="16"/>
        </w:rPr>
        <w:t>Compliance</w:t>
      </w:r>
      <w:r>
        <w:rPr>
          <w:spacing w:val="-7"/>
          <w:sz w:val="16"/>
          <w:szCs w:val="16"/>
        </w:rPr>
        <w:t xml:space="preserve"> </w:t>
      </w:r>
      <w:r>
        <w:rPr>
          <w:sz w:val="16"/>
          <w:szCs w:val="16"/>
        </w:rPr>
        <w:t>and</w:t>
      </w:r>
      <w:r>
        <w:rPr>
          <w:spacing w:val="-5"/>
          <w:sz w:val="16"/>
          <w:szCs w:val="16"/>
        </w:rPr>
        <w:t xml:space="preserve"> </w:t>
      </w:r>
      <w:r>
        <w:rPr>
          <w:sz w:val="16"/>
          <w:szCs w:val="16"/>
        </w:rPr>
        <w:t>Liability</w:t>
      </w:r>
      <w:r>
        <w:rPr>
          <w:spacing w:val="-8"/>
          <w:sz w:val="16"/>
          <w:szCs w:val="16"/>
        </w:rPr>
        <w:t xml:space="preserve"> </w:t>
      </w:r>
      <w:r>
        <w:rPr>
          <w:spacing w:val="-5"/>
          <w:sz w:val="16"/>
          <w:szCs w:val="16"/>
        </w:rPr>
        <w:t>(*)</w:t>
      </w:r>
    </w:p>
    <w:p w14:paraId="42622D9D" w14:textId="6207265B" w:rsidR="00C811EF" w:rsidRPr="00CB5590" w:rsidRDefault="00C811EF" w:rsidP="00CB5590">
      <w:pPr>
        <w:pStyle w:val="BodyText"/>
        <w:numPr>
          <w:ilvl w:val="0"/>
          <w:numId w:val="128"/>
        </w:numPr>
        <w:tabs>
          <w:tab w:val="left" w:pos="2879"/>
        </w:tabs>
        <w:kinsoku w:val="0"/>
        <w:overflowPunct w:val="0"/>
        <w:ind w:left="2952"/>
        <w:rPr>
          <w:b/>
          <w:bCs/>
          <w:sz w:val="16"/>
          <w:szCs w:val="16"/>
        </w:rPr>
      </w:pPr>
      <w:r>
        <w:rPr>
          <w:b/>
          <w:bCs/>
          <w:sz w:val="16"/>
          <w:szCs w:val="16"/>
        </w:rPr>
        <w:t>Expansion</w:t>
      </w:r>
      <w:r w:rsidRPr="00CB5590">
        <w:rPr>
          <w:b/>
          <w:bCs/>
          <w:sz w:val="16"/>
          <w:szCs w:val="16"/>
        </w:rPr>
        <w:t xml:space="preserve"> </w:t>
      </w:r>
      <w:r>
        <w:rPr>
          <w:b/>
          <w:bCs/>
          <w:sz w:val="16"/>
          <w:szCs w:val="16"/>
        </w:rPr>
        <w:t>and</w:t>
      </w:r>
      <w:r w:rsidRPr="00CB5590">
        <w:rPr>
          <w:b/>
          <w:bCs/>
          <w:sz w:val="16"/>
          <w:szCs w:val="16"/>
        </w:rPr>
        <w:t xml:space="preserve"> </w:t>
      </w:r>
      <w:r>
        <w:rPr>
          <w:b/>
          <w:bCs/>
          <w:sz w:val="16"/>
          <w:szCs w:val="16"/>
        </w:rPr>
        <w:t>Renewal</w:t>
      </w:r>
      <w:r w:rsidRPr="00CB5590">
        <w:rPr>
          <w:b/>
          <w:bCs/>
          <w:sz w:val="16"/>
          <w:szCs w:val="16"/>
        </w:rPr>
        <w:t xml:space="preserve"> Guidelines</w:t>
      </w:r>
    </w:p>
    <w:p w14:paraId="4B7CBE12" w14:textId="77777777" w:rsidR="00C811EF" w:rsidRDefault="00C811EF">
      <w:pPr>
        <w:pStyle w:val="ListParagraph"/>
        <w:numPr>
          <w:ilvl w:val="0"/>
          <w:numId w:val="11"/>
        </w:numPr>
        <w:tabs>
          <w:tab w:val="left" w:pos="3795"/>
        </w:tabs>
        <w:kinsoku w:val="0"/>
        <w:overflowPunct w:val="0"/>
        <w:spacing w:line="183" w:lineRule="exact"/>
        <w:ind w:left="3795" w:hanging="195"/>
        <w:jc w:val="left"/>
        <w:rPr>
          <w:spacing w:val="-5"/>
          <w:sz w:val="16"/>
          <w:szCs w:val="16"/>
        </w:rPr>
      </w:pPr>
      <w:r>
        <w:rPr>
          <w:sz w:val="16"/>
          <w:szCs w:val="16"/>
        </w:rPr>
        <w:t>Procedures</w:t>
      </w:r>
      <w:r>
        <w:rPr>
          <w:spacing w:val="-4"/>
          <w:sz w:val="16"/>
          <w:szCs w:val="16"/>
        </w:rPr>
        <w:t xml:space="preserve"> </w:t>
      </w:r>
      <w:r>
        <w:rPr>
          <w:sz w:val="16"/>
          <w:szCs w:val="16"/>
        </w:rPr>
        <w:t>for</w:t>
      </w:r>
      <w:r>
        <w:rPr>
          <w:spacing w:val="-9"/>
          <w:sz w:val="16"/>
          <w:szCs w:val="16"/>
        </w:rPr>
        <w:t xml:space="preserve"> </w:t>
      </w:r>
      <w:r>
        <w:rPr>
          <w:sz w:val="16"/>
          <w:szCs w:val="16"/>
        </w:rPr>
        <w:t>Adding</w:t>
      </w:r>
      <w:r>
        <w:rPr>
          <w:spacing w:val="-7"/>
          <w:sz w:val="16"/>
          <w:szCs w:val="16"/>
        </w:rPr>
        <w:t xml:space="preserve"> </w:t>
      </w:r>
      <w:r>
        <w:rPr>
          <w:sz w:val="16"/>
          <w:szCs w:val="16"/>
        </w:rPr>
        <w:t>Additional</w:t>
      </w:r>
      <w:r>
        <w:rPr>
          <w:spacing w:val="-5"/>
          <w:sz w:val="16"/>
          <w:szCs w:val="16"/>
        </w:rPr>
        <w:t xml:space="preserve"> </w:t>
      </w:r>
      <w:r>
        <w:rPr>
          <w:sz w:val="16"/>
          <w:szCs w:val="16"/>
        </w:rPr>
        <w:t>Locations</w:t>
      </w:r>
      <w:r>
        <w:rPr>
          <w:spacing w:val="-5"/>
          <w:sz w:val="16"/>
          <w:szCs w:val="16"/>
        </w:rPr>
        <w:t xml:space="preserve"> (*)</w:t>
      </w:r>
    </w:p>
    <w:p w14:paraId="0B9490CF" w14:textId="77777777" w:rsidR="00C811EF" w:rsidRDefault="00C811EF">
      <w:pPr>
        <w:pStyle w:val="ListParagraph"/>
        <w:numPr>
          <w:ilvl w:val="0"/>
          <w:numId w:val="11"/>
        </w:numPr>
        <w:tabs>
          <w:tab w:val="left" w:pos="3795"/>
        </w:tabs>
        <w:kinsoku w:val="0"/>
        <w:overflowPunct w:val="0"/>
        <w:spacing w:before="1"/>
        <w:ind w:left="3795" w:hanging="195"/>
        <w:jc w:val="left"/>
        <w:rPr>
          <w:spacing w:val="-5"/>
          <w:sz w:val="16"/>
          <w:szCs w:val="16"/>
        </w:rPr>
      </w:pPr>
      <w:r>
        <w:rPr>
          <w:sz w:val="16"/>
          <w:szCs w:val="16"/>
        </w:rPr>
        <w:t>Franchise</w:t>
      </w:r>
      <w:r>
        <w:rPr>
          <w:spacing w:val="-8"/>
          <w:sz w:val="16"/>
          <w:szCs w:val="16"/>
        </w:rPr>
        <w:t xml:space="preserve"> </w:t>
      </w:r>
      <w:r>
        <w:rPr>
          <w:sz w:val="16"/>
          <w:szCs w:val="16"/>
        </w:rPr>
        <w:t>Agreement</w:t>
      </w:r>
      <w:r>
        <w:rPr>
          <w:spacing w:val="-6"/>
          <w:sz w:val="16"/>
          <w:szCs w:val="16"/>
        </w:rPr>
        <w:t xml:space="preserve"> </w:t>
      </w:r>
      <w:r>
        <w:rPr>
          <w:sz w:val="16"/>
          <w:szCs w:val="16"/>
        </w:rPr>
        <w:t>Renewal</w:t>
      </w:r>
      <w:r>
        <w:rPr>
          <w:spacing w:val="-6"/>
          <w:sz w:val="16"/>
          <w:szCs w:val="16"/>
        </w:rPr>
        <w:t xml:space="preserve"> </w:t>
      </w:r>
      <w:r>
        <w:rPr>
          <w:sz w:val="16"/>
          <w:szCs w:val="16"/>
        </w:rPr>
        <w:t>Process</w:t>
      </w:r>
      <w:r>
        <w:rPr>
          <w:spacing w:val="-5"/>
          <w:sz w:val="16"/>
          <w:szCs w:val="16"/>
        </w:rPr>
        <w:t xml:space="preserve"> (*)</w:t>
      </w:r>
    </w:p>
    <w:p w14:paraId="5D8407A0" w14:textId="77777777" w:rsidR="00C811EF" w:rsidRDefault="00C811EF">
      <w:pPr>
        <w:pStyle w:val="ListParagraph"/>
        <w:numPr>
          <w:ilvl w:val="0"/>
          <w:numId w:val="11"/>
        </w:numPr>
        <w:tabs>
          <w:tab w:val="left" w:pos="3806"/>
        </w:tabs>
        <w:kinsoku w:val="0"/>
        <w:overflowPunct w:val="0"/>
        <w:spacing w:before="1"/>
        <w:ind w:left="3806" w:hanging="206"/>
        <w:jc w:val="left"/>
        <w:rPr>
          <w:spacing w:val="-5"/>
          <w:sz w:val="16"/>
          <w:szCs w:val="16"/>
        </w:rPr>
      </w:pPr>
      <w:r>
        <w:rPr>
          <w:sz w:val="16"/>
          <w:szCs w:val="16"/>
        </w:rPr>
        <w:t>Termination</w:t>
      </w:r>
      <w:r>
        <w:rPr>
          <w:spacing w:val="-6"/>
          <w:sz w:val="16"/>
          <w:szCs w:val="16"/>
        </w:rPr>
        <w:t xml:space="preserve"> </w:t>
      </w:r>
      <w:r>
        <w:rPr>
          <w:sz w:val="16"/>
          <w:szCs w:val="16"/>
        </w:rPr>
        <w:t>and</w:t>
      </w:r>
      <w:r>
        <w:rPr>
          <w:spacing w:val="-8"/>
          <w:sz w:val="16"/>
          <w:szCs w:val="16"/>
        </w:rPr>
        <w:t xml:space="preserve"> </w:t>
      </w:r>
      <w:r>
        <w:rPr>
          <w:sz w:val="16"/>
          <w:szCs w:val="16"/>
        </w:rPr>
        <w:t>Transfer</w:t>
      </w:r>
      <w:r>
        <w:rPr>
          <w:spacing w:val="-6"/>
          <w:sz w:val="16"/>
          <w:szCs w:val="16"/>
        </w:rPr>
        <w:t xml:space="preserve"> </w:t>
      </w:r>
      <w:r>
        <w:rPr>
          <w:sz w:val="16"/>
          <w:szCs w:val="16"/>
        </w:rPr>
        <w:t>Guidelines</w:t>
      </w:r>
      <w:r>
        <w:rPr>
          <w:spacing w:val="-4"/>
          <w:sz w:val="16"/>
          <w:szCs w:val="16"/>
        </w:rPr>
        <w:t xml:space="preserve"> </w:t>
      </w:r>
      <w:r>
        <w:rPr>
          <w:spacing w:val="-5"/>
          <w:sz w:val="16"/>
          <w:szCs w:val="16"/>
        </w:rPr>
        <w:t>(*)</w:t>
      </w:r>
    </w:p>
    <w:p w14:paraId="2D256855" w14:textId="76EEBF09" w:rsidR="00C811EF" w:rsidRPr="00CB5590" w:rsidRDefault="00C811EF" w:rsidP="00CB5590">
      <w:pPr>
        <w:pStyle w:val="BodyText"/>
        <w:numPr>
          <w:ilvl w:val="0"/>
          <w:numId w:val="128"/>
        </w:numPr>
        <w:tabs>
          <w:tab w:val="left" w:pos="2879"/>
        </w:tabs>
        <w:kinsoku w:val="0"/>
        <w:overflowPunct w:val="0"/>
        <w:ind w:left="2952"/>
        <w:rPr>
          <w:b/>
          <w:bCs/>
          <w:sz w:val="16"/>
          <w:szCs w:val="16"/>
        </w:rPr>
      </w:pPr>
      <w:r w:rsidRPr="00CB5590">
        <w:rPr>
          <w:b/>
          <w:bCs/>
          <w:sz w:val="16"/>
          <w:szCs w:val="16"/>
        </w:rPr>
        <w:t>Appendices</w:t>
      </w:r>
    </w:p>
    <w:p w14:paraId="0F204B3D" w14:textId="77777777" w:rsidR="00C811EF" w:rsidRDefault="00C811EF">
      <w:pPr>
        <w:pStyle w:val="ListParagraph"/>
        <w:numPr>
          <w:ilvl w:val="0"/>
          <w:numId w:val="10"/>
        </w:numPr>
        <w:tabs>
          <w:tab w:val="left" w:pos="3795"/>
        </w:tabs>
        <w:kinsoku w:val="0"/>
        <w:overflowPunct w:val="0"/>
        <w:spacing w:before="1"/>
        <w:ind w:left="3795" w:hanging="195"/>
        <w:jc w:val="left"/>
        <w:rPr>
          <w:spacing w:val="-2"/>
          <w:sz w:val="16"/>
          <w:szCs w:val="16"/>
        </w:rPr>
      </w:pPr>
      <w:r>
        <w:rPr>
          <w:sz w:val="16"/>
          <w:szCs w:val="16"/>
        </w:rPr>
        <w:t>Approved</w:t>
      </w:r>
      <w:r>
        <w:rPr>
          <w:spacing w:val="-6"/>
          <w:sz w:val="16"/>
          <w:szCs w:val="16"/>
        </w:rPr>
        <w:t xml:space="preserve"> </w:t>
      </w:r>
      <w:r>
        <w:rPr>
          <w:sz w:val="16"/>
          <w:szCs w:val="16"/>
        </w:rPr>
        <w:t>Vendor</w:t>
      </w:r>
      <w:r>
        <w:rPr>
          <w:spacing w:val="-4"/>
          <w:sz w:val="16"/>
          <w:szCs w:val="16"/>
        </w:rPr>
        <w:t xml:space="preserve"> </w:t>
      </w:r>
      <w:r>
        <w:rPr>
          <w:sz w:val="16"/>
          <w:szCs w:val="16"/>
        </w:rPr>
        <w:t>List</w:t>
      </w:r>
      <w:r>
        <w:rPr>
          <w:spacing w:val="-4"/>
          <w:sz w:val="16"/>
          <w:szCs w:val="16"/>
        </w:rPr>
        <w:t xml:space="preserve"> </w:t>
      </w:r>
      <w:r>
        <w:rPr>
          <w:sz w:val="16"/>
          <w:szCs w:val="16"/>
        </w:rPr>
        <w:t>and</w:t>
      </w:r>
      <w:r>
        <w:rPr>
          <w:spacing w:val="-4"/>
          <w:sz w:val="16"/>
          <w:szCs w:val="16"/>
        </w:rPr>
        <w:t xml:space="preserve"> </w:t>
      </w:r>
      <w:r>
        <w:rPr>
          <w:sz w:val="16"/>
          <w:szCs w:val="16"/>
        </w:rPr>
        <w:t>Contact</w:t>
      </w:r>
      <w:r>
        <w:rPr>
          <w:spacing w:val="-4"/>
          <w:sz w:val="16"/>
          <w:szCs w:val="16"/>
        </w:rPr>
        <w:t xml:space="preserve"> </w:t>
      </w:r>
      <w:r>
        <w:rPr>
          <w:spacing w:val="-2"/>
          <w:sz w:val="16"/>
          <w:szCs w:val="16"/>
        </w:rPr>
        <w:t>Information</w:t>
      </w:r>
    </w:p>
    <w:p w14:paraId="64F32C23" w14:textId="77777777" w:rsidR="00C811EF" w:rsidRDefault="00C811EF">
      <w:pPr>
        <w:pStyle w:val="ListParagraph"/>
        <w:numPr>
          <w:ilvl w:val="0"/>
          <w:numId w:val="10"/>
        </w:numPr>
        <w:tabs>
          <w:tab w:val="left" w:pos="3795"/>
        </w:tabs>
        <w:kinsoku w:val="0"/>
        <w:overflowPunct w:val="0"/>
        <w:spacing w:line="183" w:lineRule="exact"/>
        <w:ind w:left="3795" w:hanging="195"/>
        <w:jc w:val="left"/>
        <w:rPr>
          <w:spacing w:val="-5"/>
          <w:sz w:val="16"/>
          <w:szCs w:val="16"/>
        </w:rPr>
      </w:pPr>
      <w:r>
        <w:rPr>
          <w:sz w:val="16"/>
          <w:szCs w:val="16"/>
        </w:rPr>
        <w:t>Sample</w:t>
      </w:r>
      <w:r>
        <w:rPr>
          <w:spacing w:val="-4"/>
          <w:sz w:val="16"/>
          <w:szCs w:val="16"/>
        </w:rPr>
        <w:t xml:space="preserve"> </w:t>
      </w:r>
      <w:r>
        <w:rPr>
          <w:sz w:val="16"/>
          <w:szCs w:val="16"/>
        </w:rPr>
        <w:t>Forms</w:t>
      </w:r>
      <w:r>
        <w:rPr>
          <w:spacing w:val="-3"/>
          <w:sz w:val="16"/>
          <w:szCs w:val="16"/>
        </w:rPr>
        <w:t xml:space="preserve"> </w:t>
      </w:r>
      <w:r>
        <w:rPr>
          <w:sz w:val="16"/>
          <w:szCs w:val="16"/>
        </w:rPr>
        <w:t>and</w:t>
      </w:r>
      <w:r>
        <w:rPr>
          <w:spacing w:val="-5"/>
          <w:sz w:val="16"/>
          <w:szCs w:val="16"/>
        </w:rPr>
        <w:t xml:space="preserve"> </w:t>
      </w:r>
      <w:r>
        <w:rPr>
          <w:sz w:val="16"/>
          <w:szCs w:val="16"/>
        </w:rPr>
        <w:t>Templates</w:t>
      </w:r>
      <w:r>
        <w:rPr>
          <w:spacing w:val="-4"/>
          <w:sz w:val="16"/>
          <w:szCs w:val="16"/>
        </w:rPr>
        <w:t xml:space="preserve"> </w:t>
      </w:r>
      <w:r>
        <w:rPr>
          <w:spacing w:val="-5"/>
          <w:sz w:val="16"/>
          <w:szCs w:val="16"/>
        </w:rPr>
        <w:t>(*)</w:t>
      </w:r>
    </w:p>
    <w:p w14:paraId="5FF137C5" w14:textId="77777777" w:rsidR="00C811EF" w:rsidRDefault="00C811EF">
      <w:pPr>
        <w:pStyle w:val="ListParagraph"/>
        <w:numPr>
          <w:ilvl w:val="0"/>
          <w:numId w:val="10"/>
        </w:numPr>
        <w:tabs>
          <w:tab w:val="left" w:pos="3806"/>
        </w:tabs>
        <w:kinsoku w:val="0"/>
        <w:overflowPunct w:val="0"/>
        <w:spacing w:line="183" w:lineRule="exact"/>
        <w:ind w:left="3806" w:hanging="206"/>
        <w:jc w:val="left"/>
        <w:rPr>
          <w:spacing w:val="-5"/>
          <w:sz w:val="16"/>
          <w:szCs w:val="16"/>
        </w:rPr>
      </w:pPr>
      <w:r>
        <w:rPr>
          <w:sz w:val="16"/>
          <w:szCs w:val="16"/>
        </w:rPr>
        <w:t>Frequently</w:t>
      </w:r>
      <w:r>
        <w:rPr>
          <w:spacing w:val="-5"/>
          <w:sz w:val="16"/>
          <w:szCs w:val="16"/>
        </w:rPr>
        <w:t xml:space="preserve"> </w:t>
      </w:r>
      <w:r>
        <w:rPr>
          <w:sz w:val="16"/>
          <w:szCs w:val="16"/>
        </w:rPr>
        <w:t>Asked</w:t>
      </w:r>
      <w:r>
        <w:rPr>
          <w:spacing w:val="-7"/>
          <w:sz w:val="16"/>
          <w:szCs w:val="16"/>
        </w:rPr>
        <w:t xml:space="preserve"> </w:t>
      </w:r>
      <w:r>
        <w:rPr>
          <w:sz w:val="16"/>
          <w:szCs w:val="16"/>
        </w:rPr>
        <w:t>Questions</w:t>
      </w:r>
      <w:r>
        <w:rPr>
          <w:spacing w:val="-5"/>
          <w:sz w:val="16"/>
          <w:szCs w:val="16"/>
        </w:rPr>
        <w:t xml:space="preserve"> </w:t>
      </w:r>
      <w:r>
        <w:rPr>
          <w:sz w:val="16"/>
          <w:szCs w:val="16"/>
        </w:rPr>
        <w:t>(FAQs)</w:t>
      </w:r>
      <w:r>
        <w:rPr>
          <w:spacing w:val="-6"/>
          <w:sz w:val="16"/>
          <w:szCs w:val="16"/>
        </w:rPr>
        <w:t xml:space="preserve"> </w:t>
      </w:r>
      <w:r>
        <w:rPr>
          <w:spacing w:val="-5"/>
          <w:sz w:val="16"/>
          <w:szCs w:val="16"/>
        </w:rPr>
        <w:t>(*)</w:t>
      </w:r>
    </w:p>
    <w:p w14:paraId="43F5607A" w14:textId="77777777" w:rsidR="00C811EF" w:rsidRDefault="00C811EF">
      <w:pPr>
        <w:pStyle w:val="ListParagraph"/>
        <w:numPr>
          <w:ilvl w:val="0"/>
          <w:numId w:val="10"/>
        </w:numPr>
        <w:tabs>
          <w:tab w:val="left" w:pos="3806"/>
        </w:tabs>
        <w:kinsoku w:val="0"/>
        <w:overflowPunct w:val="0"/>
        <w:spacing w:line="183" w:lineRule="exact"/>
        <w:ind w:left="3806" w:hanging="206"/>
        <w:jc w:val="left"/>
        <w:rPr>
          <w:spacing w:val="-5"/>
          <w:sz w:val="16"/>
          <w:szCs w:val="16"/>
        </w:rPr>
        <w:sectPr w:rsidR="00C811EF">
          <w:pgSz w:w="12240" w:h="15840"/>
          <w:pgMar w:top="400" w:right="720" w:bottom="1440" w:left="720" w:header="200" w:footer="1257" w:gutter="0"/>
          <w:cols w:space="720"/>
          <w:noEndnote/>
        </w:sectPr>
      </w:pPr>
    </w:p>
    <w:p w14:paraId="3782EEFB" w14:textId="77777777" w:rsidR="00C811EF" w:rsidRDefault="00C811EF">
      <w:pPr>
        <w:pStyle w:val="BodyText"/>
        <w:kinsoku w:val="0"/>
        <w:overflowPunct w:val="0"/>
      </w:pPr>
    </w:p>
    <w:p w14:paraId="3516D1AD" w14:textId="77777777" w:rsidR="00C811EF" w:rsidRDefault="00C811EF">
      <w:pPr>
        <w:pStyle w:val="BodyText"/>
        <w:kinsoku w:val="0"/>
        <w:overflowPunct w:val="0"/>
      </w:pPr>
    </w:p>
    <w:p w14:paraId="4776A00E" w14:textId="77777777" w:rsidR="00C811EF" w:rsidRDefault="00C811EF">
      <w:pPr>
        <w:pStyle w:val="BodyText"/>
        <w:kinsoku w:val="0"/>
        <w:overflowPunct w:val="0"/>
      </w:pPr>
    </w:p>
    <w:p w14:paraId="2CE71A7F" w14:textId="77777777" w:rsidR="00C811EF" w:rsidRDefault="00C811EF">
      <w:pPr>
        <w:pStyle w:val="BodyText"/>
        <w:kinsoku w:val="0"/>
        <w:overflowPunct w:val="0"/>
        <w:spacing w:before="119"/>
      </w:pPr>
    </w:p>
    <w:p w14:paraId="38F032B5" w14:textId="77777777" w:rsidR="00C811EF" w:rsidRDefault="00C811EF">
      <w:pPr>
        <w:pStyle w:val="BodyText"/>
        <w:kinsoku w:val="0"/>
        <w:overflowPunct w:val="0"/>
        <w:ind w:right="3"/>
        <w:jc w:val="center"/>
        <w:rPr>
          <w:b/>
          <w:bCs/>
          <w:spacing w:val="-10"/>
        </w:rPr>
      </w:pPr>
      <w:r>
        <w:rPr>
          <w:b/>
          <w:bCs/>
        </w:rPr>
        <w:t>EXHIBIT</w:t>
      </w:r>
      <w:r>
        <w:rPr>
          <w:b/>
          <w:bCs/>
          <w:spacing w:val="-10"/>
        </w:rPr>
        <w:t xml:space="preserve"> F</w:t>
      </w:r>
    </w:p>
    <w:p w14:paraId="71D628E9" w14:textId="77777777" w:rsidR="00C811EF" w:rsidRDefault="00C811EF">
      <w:pPr>
        <w:pStyle w:val="BodyText"/>
        <w:kinsoku w:val="0"/>
        <w:overflowPunct w:val="0"/>
        <w:spacing w:before="1" w:line="229" w:lineRule="exact"/>
        <w:ind w:right="2"/>
        <w:jc w:val="center"/>
        <w:rPr>
          <w:b/>
          <w:bCs/>
          <w:spacing w:val="-2"/>
        </w:rPr>
      </w:pPr>
      <w:r>
        <w:rPr>
          <w:b/>
          <w:bCs/>
        </w:rPr>
        <w:t>LIST</w:t>
      </w:r>
      <w:r>
        <w:rPr>
          <w:b/>
          <w:bCs/>
          <w:spacing w:val="-5"/>
        </w:rPr>
        <w:t xml:space="preserve"> </w:t>
      </w:r>
      <w:r>
        <w:rPr>
          <w:b/>
          <w:bCs/>
        </w:rPr>
        <w:t>OF</w:t>
      </w:r>
      <w:r>
        <w:rPr>
          <w:b/>
          <w:bCs/>
          <w:spacing w:val="-4"/>
        </w:rPr>
        <w:t xml:space="preserve"> </w:t>
      </w:r>
      <w:r>
        <w:rPr>
          <w:b/>
          <w:bCs/>
          <w:spacing w:val="-2"/>
        </w:rPr>
        <w:t>FRANCHISEES,</w:t>
      </w:r>
    </w:p>
    <w:p w14:paraId="3FEC66B5" w14:textId="77777777" w:rsidR="00C811EF" w:rsidRDefault="00C811EF">
      <w:pPr>
        <w:pStyle w:val="BodyText"/>
        <w:kinsoku w:val="0"/>
        <w:overflowPunct w:val="0"/>
        <w:spacing w:line="229" w:lineRule="exact"/>
        <w:ind w:left="1734" w:right="1735"/>
        <w:jc w:val="center"/>
        <w:rPr>
          <w:b/>
          <w:bCs/>
          <w:spacing w:val="-2"/>
        </w:rPr>
      </w:pPr>
      <w:r>
        <w:rPr>
          <w:b/>
          <w:bCs/>
        </w:rPr>
        <w:t>FRANCHISEE</w:t>
      </w:r>
      <w:r>
        <w:rPr>
          <w:b/>
          <w:bCs/>
          <w:spacing w:val="-11"/>
        </w:rPr>
        <w:t xml:space="preserve"> </w:t>
      </w:r>
      <w:r>
        <w:rPr>
          <w:b/>
          <w:bCs/>
        </w:rPr>
        <w:t>ADDRESSES</w:t>
      </w:r>
      <w:r>
        <w:rPr>
          <w:b/>
          <w:bCs/>
          <w:spacing w:val="-10"/>
        </w:rPr>
        <w:t xml:space="preserve"> </w:t>
      </w:r>
      <w:r>
        <w:rPr>
          <w:b/>
          <w:bCs/>
        </w:rPr>
        <w:t>&amp;</w:t>
      </w:r>
      <w:r>
        <w:rPr>
          <w:b/>
          <w:bCs/>
          <w:spacing w:val="-10"/>
        </w:rPr>
        <w:t xml:space="preserve"> </w:t>
      </w:r>
      <w:r>
        <w:rPr>
          <w:b/>
          <w:bCs/>
        </w:rPr>
        <w:t>TELEPHONE</w:t>
      </w:r>
      <w:r>
        <w:rPr>
          <w:b/>
          <w:bCs/>
          <w:spacing w:val="-11"/>
        </w:rPr>
        <w:t xml:space="preserve"> </w:t>
      </w:r>
      <w:r>
        <w:rPr>
          <w:b/>
          <w:bCs/>
          <w:spacing w:val="-2"/>
        </w:rPr>
        <w:t>NUMBERS</w:t>
      </w:r>
    </w:p>
    <w:p w14:paraId="6B2D1587" w14:textId="77777777" w:rsidR="00C811EF" w:rsidRDefault="00C811EF">
      <w:pPr>
        <w:pStyle w:val="BodyText"/>
        <w:kinsoku w:val="0"/>
        <w:overflowPunct w:val="0"/>
        <w:spacing w:line="480" w:lineRule="auto"/>
        <w:ind w:left="3249" w:right="3250"/>
        <w:jc w:val="center"/>
        <w:rPr>
          <w:b/>
          <w:bCs/>
          <w:spacing w:val="-4"/>
        </w:rPr>
      </w:pPr>
      <w:r>
        <w:rPr>
          <w:b/>
          <w:bCs/>
        </w:rPr>
        <w:t>As</w:t>
      </w:r>
      <w:r>
        <w:rPr>
          <w:b/>
          <w:bCs/>
          <w:spacing w:val="-7"/>
        </w:rPr>
        <w:t xml:space="preserve"> </w:t>
      </w:r>
      <w:r>
        <w:rPr>
          <w:b/>
          <w:bCs/>
        </w:rPr>
        <w:t>of</w:t>
      </w:r>
      <w:r>
        <w:rPr>
          <w:b/>
          <w:bCs/>
          <w:spacing w:val="-6"/>
        </w:rPr>
        <w:t xml:space="preserve"> </w:t>
      </w:r>
      <w:r>
        <w:rPr>
          <w:b/>
          <w:bCs/>
        </w:rPr>
        <w:t>the</w:t>
      </w:r>
      <w:r>
        <w:rPr>
          <w:b/>
          <w:bCs/>
          <w:spacing w:val="-7"/>
        </w:rPr>
        <w:t xml:space="preserve"> </w:t>
      </w:r>
      <w:r>
        <w:rPr>
          <w:b/>
          <w:bCs/>
        </w:rPr>
        <w:t>date</w:t>
      </w:r>
      <w:r>
        <w:rPr>
          <w:b/>
          <w:bCs/>
          <w:spacing w:val="-7"/>
        </w:rPr>
        <w:t xml:space="preserve"> </w:t>
      </w:r>
      <w:r>
        <w:rPr>
          <w:b/>
          <w:bCs/>
        </w:rPr>
        <w:t>of</w:t>
      </w:r>
      <w:r>
        <w:rPr>
          <w:b/>
          <w:bCs/>
          <w:spacing w:val="-6"/>
        </w:rPr>
        <w:t xml:space="preserve"> </w:t>
      </w:r>
      <w:r>
        <w:rPr>
          <w:b/>
          <w:bCs/>
        </w:rPr>
        <w:t>this</w:t>
      </w:r>
      <w:r>
        <w:rPr>
          <w:b/>
          <w:bCs/>
          <w:spacing w:val="-5"/>
        </w:rPr>
        <w:t xml:space="preserve"> </w:t>
      </w:r>
      <w:r>
        <w:rPr>
          <w:b/>
          <w:bCs/>
        </w:rPr>
        <w:t>Disclosure</w:t>
      </w:r>
      <w:r>
        <w:rPr>
          <w:b/>
          <w:bCs/>
          <w:spacing w:val="-7"/>
        </w:rPr>
        <w:t xml:space="preserve"> </w:t>
      </w:r>
      <w:r>
        <w:rPr>
          <w:b/>
          <w:bCs/>
        </w:rPr>
        <w:t xml:space="preserve">Document </w:t>
      </w:r>
      <w:r>
        <w:rPr>
          <w:b/>
          <w:bCs/>
          <w:spacing w:val="-4"/>
        </w:rPr>
        <w:t>Nil.</w:t>
      </w:r>
    </w:p>
    <w:tbl>
      <w:tblPr>
        <w:tblW w:w="0" w:type="auto"/>
        <w:tblInd w:w="730" w:type="dxa"/>
        <w:tblLayout w:type="fixed"/>
        <w:tblCellMar>
          <w:left w:w="0" w:type="dxa"/>
          <w:right w:w="0" w:type="dxa"/>
        </w:tblCellMar>
        <w:tblLook w:val="0000" w:firstRow="0" w:lastRow="0" w:firstColumn="0" w:lastColumn="0" w:noHBand="0" w:noVBand="0"/>
      </w:tblPr>
      <w:tblGrid>
        <w:gridCol w:w="1877"/>
        <w:gridCol w:w="1877"/>
        <w:gridCol w:w="1877"/>
        <w:gridCol w:w="1860"/>
        <w:gridCol w:w="1860"/>
      </w:tblGrid>
      <w:tr w:rsidR="00C811EF" w14:paraId="14FCB69A" w14:textId="77777777">
        <w:trPr>
          <w:trHeight w:val="615"/>
        </w:trPr>
        <w:tc>
          <w:tcPr>
            <w:tcW w:w="1877" w:type="dxa"/>
            <w:tcBorders>
              <w:top w:val="single" w:sz="4" w:space="0" w:color="000000"/>
              <w:left w:val="single" w:sz="4" w:space="0" w:color="000000"/>
              <w:bottom w:val="single" w:sz="6" w:space="0" w:color="000000"/>
              <w:right w:val="single" w:sz="4" w:space="0" w:color="000000"/>
            </w:tcBorders>
          </w:tcPr>
          <w:p w14:paraId="3B9FCBD6" w14:textId="77777777" w:rsidR="00C811EF" w:rsidRDefault="00C811EF">
            <w:pPr>
              <w:pStyle w:val="TableParagraph"/>
              <w:kinsoku w:val="0"/>
              <w:overflowPunct w:val="0"/>
              <w:spacing w:before="79"/>
              <w:ind w:left="8" w:right="6"/>
              <w:jc w:val="center"/>
              <w:rPr>
                <w:b/>
                <w:bCs/>
                <w:spacing w:val="-2"/>
                <w:sz w:val="20"/>
                <w:szCs w:val="20"/>
              </w:rPr>
            </w:pPr>
            <w:r>
              <w:rPr>
                <w:b/>
                <w:bCs/>
                <w:spacing w:val="-2"/>
                <w:sz w:val="20"/>
                <w:szCs w:val="20"/>
              </w:rPr>
              <w:t>Franchisee</w:t>
            </w:r>
          </w:p>
        </w:tc>
        <w:tc>
          <w:tcPr>
            <w:tcW w:w="1877" w:type="dxa"/>
            <w:tcBorders>
              <w:top w:val="single" w:sz="4" w:space="0" w:color="000000"/>
              <w:left w:val="single" w:sz="4" w:space="0" w:color="000000"/>
              <w:bottom w:val="single" w:sz="6" w:space="0" w:color="000000"/>
              <w:right w:val="single" w:sz="4" w:space="0" w:color="000000"/>
            </w:tcBorders>
          </w:tcPr>
          <w:p w14:paraId="7C5BAAE1" w14:textId="77777777" w:rsidR="00C811EF" w:rsidRDefault="00C811EF">
            <w:pPr>
              <w:pStyle w:val="TableParagraph"/>
              <w:kinsoku w:val="0"/>
              <w:overflowPunct w:val="0"/>
              <w:spacing w:before="79"/>
              <w:ind w:left="539" w:right="211" w:hanging="128"/>
              <w:rPr>
                <w:b/>
                <w:bCs/>
                <w:spacing w:val="-2"/>
                <w:sz w:val="20"/>
                <w:szCs w:val="20"/>
              </w:rPr>
            </w:pPr>
            <w:r>
              <w:rPr>
                <w:b/>
                <w:bCs/>
                <w:spacing w:val="-2"/>
                <w:sz w:val="20"/>
                <w:szCs w:val="20"/>
              </w:rPr>
              <w:t>Franchisee Address</w:t>
            </w:r>
          </w:p>
        </w:tc>
        <w:tc>
          <w:tcPr>
            <w:tcW w:w="1877" w:type="dxa"/>
            <w:tcBorders>
              <w:top w:val="single" w:sz="4" w:space="0" w:color="000000"/>
              <w:left w:val="single" w:sz="4" w:space="0" w:color="000000"/>
              <w:bottom w:val="single" w:sz="6" w:space="0" w:color="000000"/>
              <w:right w:val="single" w:sz="4" w:space="0" w:color="000000"/>
            </w:tcBorders>
          </w:tcPr>
          <w:p w14:paraId="63B76748" w14:textId="77777777" w:rsidR="00C811EF" w:rsidRDefault="00C811EF">
            <w:pPr>
              <w:pStyle w:val="TableParagraph"/>
              <w:kinsoku w:val="0"/>
              <w:overflowPunct w:val="0"/>
              <w:spacing w:before="79"/>
              <w:ind w:left="227" w:right="211" w:firstLine="184"/>
              <w:rPr>
                <w:b/>
                <w:bCs/>
                <w:sz w:val="20"/>
                <w:szCs w:val="20"/>
              </w:rPr>
            </w:pPr>
            <w:r>
              <w:rPr>
                <w:b/>
                <w:bCs/>
                <w:spacing w:val="-2"/>
                <w:sz w:val="20"/>
                <w:szCs w:val="20"/>
              </w:rPr>
              <w:t xml:space="preserve">Franchisee </w:t>
            </w:r>
            <w:r>
              <w:rPr>
                <w:b/>
                <w:bCs/>
                <w:sz w:val="20"/>
                <w:szCs w:val="20"/>
              </w:rPr>
              <w:t>Phone</w:t>
            </w:r>
            <w:r>
              <w:rPr>
                <w:b/>
                <w:bCs/>
                <w:spacing w:val="-14"/>
                <w:sz w:val="20"/>
                <w:szCs w:val="20"/>
              </w:rPr>
              <w:t xml:space="preserve"> </w:t>
            </w:r>
            <w:r>
              <w:rPr>
                <w:b/>
                <w:bCs/>
                <w:sz w:val="20"/>
                <w:szCs w:val="20"/>
              </w:rPr>
              <w:t>Number</w:t>
            </w:r>
          </w:p>
        </w:tc>
        <w:tc>
          <w:tcPr>
            <w:tcW w:w="1860" w:type="dxa"/>
            <w:tcBorders>
              <w:top w:val="single" w:sz="4" w:space="0" w:color="000000"/>
              <w:left w:val="single" w:sz="4" w:space="0" w:color="000000"/>
              <w:bottom w:val="single" w:sz="6" w:space="0" w:color="000000"/>
              <w:right w:val="single" w:sz="4" w:space="0" w:color="000000"/>
            </w:tcBorders>
          </w:tcPr>
          <w:p w14:paraId="0E022494" w14:textId="77777777" w:rsidR="00C811EF" w:rsidRDefault="00C811EF">
            <w:pPr>
              <w:pStyle w:val="TableParagraph"/>
              <w:kinsoku w:val="0"/>
              <w:overflowPunct w:val="0"/>
              <w:spacing w:before="79"/>
              <w:ind w:left="10" w:right="6"/>
              <w:jc w:val="center"/>
              <w:rPr>
                <w:b/>
                <w:bCs/>
                <w:spacing w:val="-2"/>
                <w:sz w:val="20"/>
                <w:szCs w:val="20"/>
              </w:rPr>
            </w:pPr>
            <w:r>
              <w:rPr>
                <w:b/>
                <w:bCs/>
                <w:sz w:val="20"/>
                <w:szCs w:val="20"/>
              </w:rPr>
              <w:t>Store</w:t>
            </w:r>
            <w:r>
              <w:rPr>
                <w:b/>
                <w:bCs/>
                <w:spacing w:val="-9"/>
                <w:sz w:val="20"/>
                <w:szCs w:val="20"/>
              </w:rPr>
              <w:t xml:space="preserve"> </w:t>
            </w:r>
            <w:r>
              <w:rPr>
                <w:b/>
                <w:bCs/>
                <w:spacing w:val="-2"/>
                <w:sz w:val="20"/>
                <w:szCs w:val="20"/>
              </w:rPr>
              <w:t>Address</w:t>
            </w:r>
          </w:p>
        </w:tc>
        <w:tc>
          <w:tcPr>
            <w:tcW w:w="1860" w:type="dxa"/>
            <w:tcBorders>
              <w:top w:val="single" w:sz="4" w:space="0" w:color="000000"/>
              <w:left w:val="single" w:sz="4" w:space="0" w:color="000000"/>
              <w:bottom w:val="single" w:sz="6" w:space="0" w:color="000000"/>
              <w:right w:val="single" w:sz="4" w:space="0" w:color="000000"/>
            </w:tcBorders>
          </w:tcPr>
          <w:p w14:paraId="0341F911" w14:textId="77777777" w:rsidR="00C811EF" w:rsidRDefault="00C811EF">
            <w:pPr>
              <w:pStyle w:val="TableParagraph"/>
              <w:kinsoku w:val="0"/>
              <w:overflowPunct w:val="0"/>
              <w:spacing w:before="79"/>
              <w:ind w:left="551" w:right="324" w:hanging="209"/>
              <w:rPr>
                <w:b/>
                <w:bCs/>
                <w:spacing w:val="-2"/>
                <w:sz w:val="20"/>
                <w:szCs w:val="20"/>
              </w:rPr>
            </w:pPr>
            <w:r>
              <w:rPr>
                <w:b/>
                <w:bCs/>
                <w:sz w:val="20"/>
                <w:szCs w:val="20"/>
              </w:rPr>
              <w:t>Store</w:t>
            </w:r>
            <w:r>
              <w:rPr>
                <w:b/>
                <w:bCs/>
                <w:spacing w:val="-14"/>
                <w:sz w:val="20"/>
                <w:szCs w:val="20"/>
              </w:rPr>
              <w:t xml:space="preserve"> </w:t>
            </w:r>
            <w:r>
              <w:rPr>
                <w:b/>
                <w:bCs/>
                <w:sz w:val="20"/>
                <w:szCs w:val="20"/>
              </w:rPr>
              <w:t xml:space="preserve">Phone </w:t>
            </w:r>
            <w:r>
              <w:rPr>
                <w:b/>
                <w:bCs/>
                <w:spacing w:val="-2"/>
                <w:sz w:val="20"/>
                <w:szCs w:val="20"/>
              </w:rPr>
              <w:t>Number</w:t>
            </w:r>
          </w:p>
        </w:tc>
      </w:tr>
      <w:tr w:rsidR="00C811EF" w14:paraId="6D0926D9" w14:textId="77777777">
        <w:trPr>
          <w:trHeight w:val="385"/>
        </w:trPr>
        <w:tc>
          <w:tcPr>
            <w:tcW w:w="1877" w:type="dxa"/>
            <w:tcBorders>
              <w:top w:val="single" w:sz="6" w:space="0" w:color="000000"/>
              <w:left w:val="single" w:sz="4" w:space="0" w:color="000000"/>
              <w:bottom w:val="single" w:sz="6" w:space="0" w:color="000000"/>
              <w:right w:val="single" w:sz="4" w:space="0" w:color="000000"/>
            </w:tcBorders>
          </w:tcPr>
          <w:p w14:paraId="3DF5F8FB" w14:textId="77777777" w:rsidR="00C811EF" w:rsidRDefault="00C811EF">
            <w:pPr>
              <w:pStyle w:val="TableParagraph"/>
              <w:kinsoku w:val="0"/>
              <w:overflowPunct w:val="0"/>
              <w:spacing w:before="79"/>
              <w:ind w:left="8" w:right="4"/>
              <w:jc w:val="center"/>
              <w:rPr>
                <w:b/>
                <w:bCs/>
                <w:spacing w:val="-10"/>
                <w:sz w:val="20"/>
                <w:szCs w:val="20"/>
              </w:rPr>
            </w:pPr>
            <w:r>
              <w:rPr>
                <w:b/>
                <w:bCs/>
                <w:spacing w:val="-10"/>
                <w:sz w:val="20"/>
                <w:szCs w:val="20"/>
              </w:rPr>
              <w:t>0</w:t>
            </w:r>
          </w:p>
        </w:tc>
        <w:tc>
          <w:tcPr>
            <w:tcW w:w="1877" w:type="dxa"/>
            <w:tcBorders>
              <w:top w:val="single" w:sz="6" w:space="0" w:color="000000"/>
              <w:left w:val="single" w:sz="4" w:space="0" w:color="000000"/>
              <w:bottom w:val="single" w:sz="6" w:space="0" w:color="000000"/>
              <w:right w:val="single" w:sz="4" w:space="0" w:color="000000"/>
            </w:tcBorders>
          </w:tcPr>
          <w:p w14:paraId="205D8728" w14:textId="77777777" w:rsidR="00C811EF" w:rsidRDefault="00C811EF">
            <w:pPr>
              <w:pStyle w:val="TableParagraph"/>
              <w:kinsoku w:val="0"/>
              <w:overflowPunct w:val="0"/>
              <w:spacing w:before="79"/>
              <w:ind w:left="8"/>
              <w:jc w:val="center"/>
              <w:rPr>
                <w:b/>
                <w:bCs/>
                <w:spacing w:val="-10"/>
                <w:sz w:val="20"/>
                <w:szCs w:val="20"/>
              </w:rPr>
            </w:pPr>
            <w:r>
              <w:rPr>
                <w:b/>
                <w:bCs/>
                <w:spacing w:val="-10"/>
                <w:sz w:val="20"/>
                <w:szCs w:val="20"/>
              </w:rPr>
              <w:t>0</w:t>
            </w:r>
          </w:p>
        </w:tc>
        <w:tc>
          <w:tcPr>
            <w:tcW w:w="1877" w:type="dxa"/>
            <w:tcBorders>
              <w:top w:val="single" w:sz="6" w:space="0" w:color="000000"/>
              <w:left w:val="single" w:sz="4" w:space="0" w:color="000000"/>
              <w:bottom w:val="single" w:sz="6" w:space="0" w:color="000000"/>
              <w:right w:val="single" w:sz="4" w:space="0" w:color="000000"/>
            </w:tcBorders>
          </w:tcPr>
          <w:p w14:paraId="3F16D86E" w14:textId="77777777" w:rsidR="00C811EF" w:rsidRDefault="00C811EF">
            <w:pPr>
              <w:pStyle w:val="TableParagraph"/>
              <w:kinsoku w:val="0"/>
              <w:overflowPunct w:val="0"/>
              <w:spacing w:before="79"/>
              <w:ind w:left="8"/>
              <w:jc w:val="center"/>
              <w:rPr>
                <w:b/>
                <w:bCs/>
                <w:spacing w:val="-10"/>
                <w:sz w:val="20"/>
                <w:szCs w:val="20"/>
              </w:rPr>
            </w:pPr>
            <w:r>
              <w:rPr>
                <w:b/>
                <w:bCs/>
                <w:spacing w:val="-10"/>
                <w:sz w:val="20"/>
                <w:szCs w:val="20"/>
              </w:rPr>
              <w:t>0</w:t>
            </w:r>
          </w:p>
        </w:tc>
        <w:tc>
          <w:tcPr>
            <w:tcW w:w="1860" w:type="dxa"/>
            <w:tcBorders>
              <w:top w:val="single" w:sz="6" w:space="0" w:color="000000"/>
              <w:left w:val="single" w:sz="4" w:space="0" w:color="000000"/>
              <w:bottom w:val="single" w:sz="6" w:space="0" w:color="000000"/>
              <w:right w:val="single" w:sz="4" w:space="0" w:color="000000"/>
            </w:tcBorders>
          </w:tcPr>
          <w:p w14:paraId="6A79D810" w14:textId="77777777" w:rsidR="00C811EF" w:rsidRDefault="00C811EF">
            <w:pPr>
              <w:pStyle w:val="TableParagraph"/>
              <w:kinsoku w:val="0"/>
              <w:overflowPunct w:val="0"/>
              <w:spacing w:before="79"/>
              <w:ind w:left="10" w:right="4"/>
              <w:jc w:val="center"/>
              <w:rPr>
                <w:b/>
                <w:bCs/>
                <w:spacing w:val="-10"/>
                <w:sz w:val="20"/>
                <w:szCs w:val="20"/>
              </w:rPr>
            </w:pPr>
            <w:r>
              <w:rPr>
                <w:b/>
                <w:bCs/>
                <w:spacing w:val="-10"/>
                <w:sz w:val="20"/>
                <w:szCs w:val="20"/>
              </w:rPr>
              <w:t>0</w:t>
            </w:r>
          </w:p>
        </w:tc>
        <w:tc>
          <w:tcPr>
            <w:tcW w:w="1860" w:type="dxa"/>
            <w:tcBorders>
              <w:top w:val="single" w:sz="6" w:space="0" w:color="000000"/>
              <w:left w:val="single" w:sz="4" w:space="0" w:color="000000"/>
              <w:bottom w:val="single" w:sz="6" w:space="0" w:color="000000"/>
              <w:right w:val="single" w:sz="4" w:space="0" w:color="000000"/>
            </w:tcBorders>
          </w:tcPr>
          <w:p w14:paraId="5F62D16D" w14:textId="77777777" w:rsidR="00C811EF" w:rsidRDefault="00C811EF">
            <w:pPr>
              <w:pStyle w:val="TableParagraph"/>
              <w:kinsoku w:val="0"/>
              <w:overflowPunct w:val="0"/>
              <w:spacing w:before="79"/>
              <w:ind w:left="10"/>
              <w:jc w:val="center"/>
              <w:rPr>
                <w:b/>
                <w:bCs/>
                <w:spacing w:val="-10"/>
                <w:sz w:val="20"/>
                <w:szCs w:val="20"/>
              </w:rPr>
            </w:pPr>
            <w:r>
              <w:rPr>
                <w:b/>
                <w:bCs/>
                <w:spacing w:val="-10"/>
                <w:sz w:val="20"/>
                <w:szCs w:val="20"/>
              </w:rPr>
              <w:t>0</w:t>
            </w:r>
          </w:p>
        </w:tc>
      </w:tr>
    </w:tbl>
    <w:p w14:paraId="13245463" w14:textId="77777777" w:rsidR="00C811EF" w:rsidRDefault="00C811EF">
      <w:pPr>
        <w:pStyle w:val="BodyText"/>
        <w:kinsoku w:val="0"/>
        <w:overflowPunct w:val="0"/>
        <w:rPr>
          <w:b/>
          <w:bCs/>
        </w:rPr>
      </w:pPr>
    </w:p>
    <w:p w14:paraId="73C60FB0" w14:textId="77777777" w:rsidR="00C811EF" w:rsidRDefault="00C811EF">
      <w:pPr>
        <w:pStyle w:val="BodyText"/>
        <w:kinsoku w:val="0"/>
        <w:overflowPunct w:val="0"/>
        <w:rPr>
          <w:b/>
          <w:bCs/>
        </w:rPr>
      </w:pPr>
    </w:p>
    <w:p w14:paraId="1054B5D9" w14:textId="77777777" w:rsidR="00C811EF" w:rsidRDefault="00C811EF">
      <w:pPr>
        <w:pStyle w:val="Heading7"/>
        <w:kinsoku w:val="0"/>
        <w:overflowPunct w:val="0"/>
        <w:spacing w:before="1"/>
        <w:ind w:left="2827" w:right="2827"/>
      </w:pPr>
      <w:r>
        <w:t>LIST</w:t>
      </w:r>
      <w:r>
        <w:rPr>
          <w:spacing w:val="-6"/>
        </w:rPr>
        <w:t xml:space="preserve"> </w:t>
      </w:r>
      <w:r>
        <w:t>OF</w:t>
      </w:r>
      <w:r>
        <w:rPr>
          <w:spacing w:val="-6"/>
        </w:rPr>
        <w:t xml:space="preserve"> </w:t>
      </w:r>
      <w:r>
        <w:t>COMPANY</w:t>
      </w:r>
      <w:r>
        <w:rPr>
          <w:spacing w:val="-8"/>
        </w:rPr>
        <w:t xml:space="preserve"> </w:t>
      </w:r>
      <w:r>
        <w:t>OR</w:t>
      </w:r>
      <w:r>
        <w:rPr>
          <w:spacing w:val="-7"/>
        </w:rPr>
        <w:t xml:space="preserve"> </w:t>
      </w:r>
      <w:r>
        <w:t>AFFILIATE</w:t>
      </w:r>
      <w:r>
        <w:rPr>
          <w:spacing w:val="-7"/>
        </w:rPr>
        <w:t xml:space="preserve"> </w:t>
      </w:r>
      <w:r>
        <w:t>OWNED</w:t>
      </w:r>
      <w:r>
        <w:rPr>
          <w:spacing w:val="-7"/>
        </w:rPr>
        <w:t xml:space="preserve"> </w:t>
      </w:r>
      <w:r>
        <w:t>OUTLETS, ADDRESSES &amp; TELEPHONE NUMBERS</w:t>
      </w:r>
    </w:p>
    <w:p w14:paraId="1CD0F052" w14:textId="77777777" w:rsidR="00C811EF" w:rsidRDefault="00C811EF">
      <w:pPr>
        <w:pStyle w:val="BodyText"/>
        <w:kinsoku w:val="0"/>
        <w:overflowPunct w:val="0"/>
        <w:spacing w:line="229" w:lineRule="exact"/>
        <w:ind w:left="54"/>
        <w:jc w:val="center"/>
        <w:rPr>
          <w:b/>
          <w:bCs/>
          <w:spacing w:val="-2"/>
        </w:rPr>
      </w:pPr>
      <w:r>
        <w:rPr>
          <w:b/>
          <w:bCs/>
        </w:rPr>
        <w:t>As</w:t>
      </w:r>
      <w:r>
        <w:rPr>
          <w:b/>
          <w:bCs/>
          <w:spacing w:val="-6"/>
        </w:rPr>
        <w:t xml:space="preserve"> </w:t>
      </w:r>
      <w:r>
        <w:rPr>
          <w:b/>
          <w:bCs/>
        </w:rPr>
        <w:t>of</w:t>
      </w:r>
      <w:r>
        <w:rPr>
          <w:b/>
          <w:bCs/>
          <w:spacing w:val="-5"/>
        </w:rPr>
        <w:t xml:space="preserve"> </w:t>
      </w:r>
      <w:r>
        <w:rPr>
          <w:b/>
          <w:bCs/>
        </w:rPr>
        <w:t>the</w:t>
      </w:r>
      <w:r>
        <w:rPr>
          <w:b/>
          <w:bCs/>
          <w:spacing w:val="-5"/>
        </w:rPr>
        <w:t xml:space="preserve"> </w:t>
      </w:r>
      <w:r>
        <w:rPr>
          <w:b/>
          <w:bCs/>
        </w:rPr>
        <w:t>date</w:t>
      </w:r>
      <w:r>
        <w:rPr>
          <w:b/>
          <w:bCs/>
          <w:spacing w:val="-6"/>
        </w:rPr>
        <w:t xml:space="preserve"> </w:t>
      </w:r>
      <w:r>
        <w:rPr>
          <w:b/>
          <w:bCs/>
        </w:rPr>
        <w:t>of</w:t>
      </w:r>
      <w:r>
        <w:rPr>
          <w:b/>
          <w:bCs/>
          <w:spacing w:val="-4"/>
        </w:rPr>
        <w:t xml:space="preserve"> </w:t>
      </w:r>
      <w:r>
        <w:rPr>
          <w:b/>
          <w:bCs/>
        </w:rPr>
        <w:t>this</w:t>
      </w:r>
      <w:r>
        <w:rPr>
          <w:b/>
          <w:bCs/>
          <w:spacing w:val="-4"/>
        </w:rPr>
        <w:t xml:space="preserve"> </w:t>
      </w:r>
      <w:r>
        <w:rPr>
          <w:b/>
          <w:bCs/>
        </w:rPr>
        <w:t>Disclosure</w:t>
      </w:r>
      <w:r>
        <w:rPr>
          <w:b/>
          <w:bCs/>
          <w:spacing w:val="-4"/>
        </w:rPr>
        <w:t xml:space="preserve"> </w:t>
      </w:r>
      <w:r>
        <w:rPr>
          <w:b/>
          <w:bCs/>
          <w:spacing w:val="-2"/>
        </w:rPr>
        <w:t>Document</w:t>
      </w:r>
    </w:p>
    <w:p w14:paraId="16A02CE5" w14:textId="77777777" w:rsidR="00C811EF" w:rsidRDefault="00C811EF">
      <w:pPr>
        <w:pStyle w:val="BodyText"/>
        <w:kinsoku w:val="0"/>
        <w:overflowPunct w:val="0"/>
        <w:spacing w:before="9"/>
        <w:rPr>
          <w:b/>
          <w:bCs/>
        </w:rPr>
      </w:pPr>
    </w:p>
    <w:tbl>
      <w:tblPr>
        <w:tblW w:w="0" w:type="auto"/>
        <w:tblInd w:w="838" w:type="dxa"/>
        <w:tblLayout w:type="fixed"/>
        <w:tblCellMar>
          <w:left w:w="0" w:type="dxa"/>
          <w:right w:w="0" w:type="dxa"/>
        </w:tblCellMar>
        <w:tblLook w:val="0000" w:firstRow="0" w:lastRow="0" w:firstColumn="0" w:lastColumn="0" w:noHBand="0" w:noVBand="0"/>
      </w:tblPr>
      <w:tblGrid>
        <w:gridCol w:w="3350"/>
        <w:gridCol w:w="3350"/>
        <w:gridCol w:w="2870"/>
      </w:tblGrid>
      <w:tr w:rsidR="00C811EF" w14:paraId="4DCC1F33" w14:textId="77777777">
        <w:trPr>
          <w:trHeight w:val="847"/>
        </w:trPr>
        <w:tc>
          <w:tcPr>
            <w:tcW w:w="3350" w:type="dxa"/>
            <w:tcBorders>
              <w:top w:val="single" w:sz="4" w:space="0" w:color="000000"/>
              <w:left w:val="single" w:sz="4" w:space="0" w:color="000000"/>
              <w:bottom w:val="single" w:sz="6" w:space="0" w:color="000000"/>
              <w:right w:val="single" w:sz="4" w:space="0" w:color="000000"/>
            </w:tcBorders>
            <w:shd w:val="clear" w:color="auto" w:fill="E5E5E5"/>
          </w:tcPr>
          <w:p w14:paraId="19E6FC06" w14:textId="77777777" w:rsidR="00C811EF" w:rsidRDefault="00C811EF">
            <w:pPr>
              <w:pStyle w:val="TableParagraph"/>
              <w:kinsoku w:val="0"/>
              <w:overflowPunct w:val="0"/>
              <w:spacing w:before="79"/>
              <w:rPr>
                <w:b/>
                <w:bCs/>
                <w:sz w:val="20"/>
                <w:szCs w:val="20"/>
              </w:rPr>
            </w:pPr>
          </w:p>
          <w:p w14:paraId="4D5F39D0" w14:textId="77777777" w:rsidR="00C811EF" w:rsidRDefault="00C811EF">
            <w:pPr>
              <w:pStyle w:val="TableParagraph"/>
              <w:kinsoku w:val="0"/>
              <w:overflowPunct w:val="0"/>
              <w:ind w:left="147" w:right="85"/>
              <w:jc w:val="center"/>
              <w:rPr>
                <w:b/>
                <w:bCs/>
                <w:spacing w:val="-2"/>
                <w:sz w:val="20"/>
                <w:szCs w:val="20"/>
              </w:rPr>
            </w:pPr>
            <w:r>
              <w:rPr>
                <w:b/>
                <w:bCs/>
                <w:spacing w:val="-2"/>
                <w:sz w:val="20"/>
                <w:szCs w:val="20"/>
              </w:rPr>
              <w:t>Corporation</w:t>
            </w:r>
          </w:p>
          <w:p w14:paraId="5939ACEA" w14:textId="77777777" w:rsidR="00C811EF" w:rsidRDefault="00C811EF">
            <w:pPr>
              <w:pStyle w:val="TableParagraph"/>
              <w:kinsoku w:val="0"/>
              <w:overflowPunct w:val="0"/>
              <w:ind w:left="94" w:right="91"/>
              <w:jc w:val="center"/>
              <w:rPr>
                <w:b/>
                <w:bCs/>
                <w:spacing w:val="-2"/>
                <w:sz w:val="20"/>
                <w:szCs w:val="20"/>
              </w:rPr>
            </w:pPr>
            <w:r>
              <w:rPr>
                <w:b/>
                <w:bCs/>
                <w:sz w:val="20"/>
                <w:szCs w:val="20"/>
              </w:rPr>
              <w:t>and</w:t>
            </w:r>
            <w:r>
              <w:rPr>
                <w:b/>
                <w:bCs/>
                <w:spacing w:val="-7"/>
                <w:sz w:val="20"/>
                <w:szCs w:val="20"/>
              </w:rPr>
              <w:t xml:space="preserve"> </w:t>
            </w:r>
            <w:r>
              <w:rPr>
                <w:b/>
                <w:bCs/>
                <w:sz w:val="20"/>
                <w:szCs w:val="20"/>
              </w:rPr>
              <w:t>Corporate</w:t>
            </w:r>
            <w:r>
              <w:rPr>
                <w:b/>
                <w:bCs/>
                <w:spacing w:val="-9"/>
                <w:sz w:val="20"/>
                <w:szCs w:val="20"/>
              </w:rPr>
              <w:t xml:space="preserve"> </w:t>
            </w:r>
            <w:r>
              <w:rPr>
                <w:b/>
                <w:bCs/>
                <w:spacing w:val="-2"/>
                <w:sz w:val="20"/>
                <w:szCs w:val="20"/>
              </w:rPr>
              <w:t>Managers</w:t>
            </w:r>
          </w:p>
        </w:tc>
        <w:tc>
          <w:tcPr>
            <w:tcW w:w="3350" w:type="dxa"/>
            <w:tcBorders>
              <w:top w:val="single" w:sz="4" w:space="0" w:color="000000"/>
              <w:left w:val="single" w:sz="4" w:space="0" w:color="000000"/>
              <w:bottom w:val="single" w:sz="6" w:space="0" w:color="000000"/>
              <w:right w:val="single" w:sz="4" w:space="0" w:color="000000"/>
            </w:tcBorders>
            <w:shd w:val="clear" w:color="auto" w:fill="E5E5E5"/>
          </w:tcPr>
          <w:p w14:paraId="14AB6A5F" w14:textId="77777777" w:rsidR="00C811EF" w:rsidRDefault="00C811EF">
            <w:pPr>
              <w:pStyle w:val="TableParagraph"/>
              <w:kinsoku w:val="0"/>
              <w:overflowPunct w:val="0"/>
              <w:spacing w:before="79"/>
              <w:rPr>
                <w:b/>
                <w:bCs/>
                <w:sz w:val="20"/>
                <w:szCs w:val="20"/>
              </w:rPr>
            </w:pPr>
          </w:p>
          <w:p w14:paraId="0F1C7E6E" w14:textId="77777777" w:rsidR="00C811EF" w:rsidRDefault="00C811EF">
            <w:pPr>
              <w:pStyle w:val="TableParagraph"/>
              <w:kinsoku w:val="0"/>
              <w:overflowPunct w:val="0"/>
              <w:ind w:left="94" w:right="88"/>
              <w:jc w:val="center"/>
              <w:rPr>
                <w:b/>
                <w:bCs/>
                <w:spacing w:val="-2"/>
                <w:sz w:val="20"/>
                <w:szCs w:val="20"/>
              </w:rPr>
            </w:pPr>
            <w:r>
              <w:rPr>
                <w:b/>
                <w:bCs/>
                <w:spacing w:val="-2"/>
                <w:sz w:val="20"/>
                <w:szCs w:val="20"/>
              </w:rPr>
              <w:t>Address</w:t>
            </w:r>
          </w:p>
        </w:tc>
        <w:tc>
          <w:tcPr>
            <w:tcW w:w="2870" w:type="dxa"/>
            <w:tcBorders>
              <w:top w:val="single" w:sz="4" w:space="0" w:color="000000"/>
              <w:left w:val="single" w:sz="4" w:space="0" w:color="000000"/>
              <w:bottom w:val="single" w:sz="6" w:space="0" w:color="000000"/>
              <w:right w:val="single" w:sz="4" w:space="0" w:color="000000"/>
            </w:tcBorders>
            <w:shd w:val="clear" w:color="auto" w:fill="E5E5E5"/>
          </w:tcPr>
          <w:p w14:paraId="532AF31D" w14:textId="77777777" w:rsidR="00C811EF" w:rsidRDefault="00C811EF">
            <w:pPr>
              <w:pStyle w:val="TableParagraph"/>
              <w:kinsoku w:val="0"/>
              <w:overflowPunct w:val="0"/>
              <w:spacing w:before="79"/>
              <w:rPr>
                <w:b/>
                <w:bCs/>
                <w:sz w:val="20"/>
                <w:szCs w:val="20"/>
              </w:rPr>
            </w:pPr>
          </w:p>
          <w:p w14:paraId="31BD7F5F" w14:textId="77777777" w:rsidR="00C811EF" w:rsidRDefault="00C811EF">
            <w:pPr>
              <w:pStyle w:val="TableParagraph"/>
              <w:kinsoku w:val="0"/>
              <w:overflowPunct w:val="0"/>
              <w:ind w:left="9" w:right="1"/>
              <w:jc w:val="center"/>
              <w:rPr>
                <w:b/>
                <w:bCs/>
                <w:spacing w:val="-2"/>
                <w:sz w:val="20"/>
                <w:szCs w:val="20"/>
              </w:rPr>
            </w:pPr>
            <w:r>
              <w:rPr>
                <w:b/>
                <w:bCs/>
                <w:sz w:val="20"/>
                <w:szCs w:val="20"/>
              </w:rPr>
              <w:t>Phone</w:t>
            </w:r>
            <w:r>
              <w:rPr>
                <w:b/>
                <w:bCs/>
                <w:spacing w:val="-10"/>
                <w:sz w:val="20"/>
                <w:szCs w:val="20"/>
              </w:rPr>
              <w:t xml:space="preserve"> </w:t>
            </w:r>
            <w:r>
              <w:rPr>
                <w:b/>
                <w:bCs/>
                <w:spacing w:val="-2"/>
                <w:sz w:val="20"/>
                <w:szCs w:val="20"/>
              </w:rPr>
              <w:t>Number</w:t>
            </w:r>
          </w:p>
        </w:tc>
      </w:tr>
      <w:tr w:rsidR="00C811EF" w14:paraId="0E9EE394" w14:textId="77777777">
        <w:trPr>
          <w:trHeight w:val="1324"/>
        </w:trPr>
        <w:tc>
          <w:tcPr>
            <w:tcW w:w="3350" w:type="dxa"/>
            <w:tcBorders>
              <w:top w:val="single" w:sz="6" w:space="0" w:color="000000"/>
              <w:left w:val="single" w:sz="4" w:space="0" w:color="000000"/>
              <w:bottom w:val="single" w:sz="6" w:space="0" w:color="000000"/>
              <w:right w:val="single" w:sz="4" w:space="0" w:color="000000"/>
            </w:tcBorders>
          </w:tcPr>
          <w:p w14:paraId="2AD5D081" w14:textId="77777777" w:rsidR="00C811EF" w:rsidRDefault="00C811EF">
            <w:pPr>
              <w:pStyle w:val="TableParagraph"/>
              <w:kinsoku w:val="0"/>
              <w:overflowPunct w:val="0"/>
              <w:spacing w:before="27"/>
              <w:rPr>
                <w:b/>
                <w:bCs/>
                <w:sz w:val="20"/>
                <w:szCs w:val="20"/>
              </w:rPr>
            </w:pPr>
          </w:p>
          <w:p w14:paraId="67ACAAB2" w14:textId="047713A7" w:rsidR="00C811EF" w:rsidRDefault="00686D26">
            <w:pPr>
              <w:pStyle w:val="TableParagraph"/>
              <w:kinsoku w:val="0"/>
              <w:overflowPunct w:val="0"/>
              <w:ind w:left="94" w:right="89"/>
              <w:jc w:val="center"/>
              <w:rPr>
                <w:b/>
                <w:bCs/>
                <w:spacing w:val="-4"/>
                <w:sz w:val="20"/>
                <w:szCs w:val="20"/>
              </w:rPr>
            </w:pPr>
            <w:r>
              <w:rPr>
                <w:b/>
                <w:bCs/>
                <w:sz w:val="20"/>
                <w:szCs w:val="20"/>
              </w:rPr>
              <w:t>[AFFILIATE NAME]</w:t>
            </w:r>
          </w:p>
          <w:p w14:paraId="661D5397" w14:textId="22DC41A0" w:rsidR="00C811EF" w:rsidRDefault="00D306B4">
            <w:pPr>
              <w:pStyle w:val="TableParagraph"/>
              <w:kinsoku w:val="0"/>
              <w:overflowPunct w:val="0"/>
              <w:spacing w:before="120"/>
              <w:ind w:left="94" w:right="85"/>
              <w:jc w:val="center"/>
              <w:rPr>
                <w:b/>
                <w:bCs/>
                <w:spacing w:val="-2"/>
                <w:sz w:val="20"/>
                <w:szCs w:val="20"/>
              </w:rPr>
            </w:pPr>
            <w:r>
              <w:rPr>
                <w:b/>
                <w:bCs/>
                <w:sz w:val="20"/>
                <w:szCs w:val="20"/>
              </w:rPr>
              <w:t>[PRINCIPAL1]</w:t>
            </w:r>
            <w:r w:rsidR="00C811EF">
              <w:rPr>
                <w:b/>
                <w:bCs/>
                <w:spacing w:val="-14"/>
                <w:sz w:val="20"/>
                <w:szCs w:val="20"/>
              </w:rPr>
              <w:t xml:space="preserve"> </w:t>
            </w:r>
            <w:r w:rsidR="00C811EF">
              <w:rPr>
                <w:b/>
                <w:bCs/>
                <w:sz w:val="20"/>
                <w:szCs w:val="20"/>
              </w:rPr>
              <w:t>and</w:t>
            </w:r>
            <w:r w:rsidR="00C811EF">
              <w:rPr>
                <w:b/>
                <w:bCs/>
                <w:spacing w:val="-13"/>
                <w:sz w:val="20"/>
                <w:szCs w:val="20"/>
              </w:rPr>
              <w:t xml:space="preserve"> </w:t>
            </w:r>
            <w:r w:rsidR="00A70910">
              <w:rPr>
                <w:b/>
                <w:bCs/>
                <w:sz w:val="20"/>
                <w:szCs w:val="20"/>
              </w:rPr>
              <w:t>[PRINCIPAL2 FN]</w:t>
            </w:r>
            <w:ins w:id="741" w:author="Matthew Levine" w:date="2025-06-04T18:31:00Z">
              <w:r w:rsidR="00E13BC6">
                <w:rPr>
                  <w:b/>
                  <w:bCs/>
                  <w:sz w:val="20"/>
                  <w:szCs w:val="20"/>
                </w:rPr>
                <w:t xml:space="preserve"> </w:t>
              </w:r>
            </w:ins>
            <w:ins w:id="742" w:author="Matthew Levine" w:date="2025-06-06T13:38:00Z" w16du:dateUtc="2025-06-06T17:38:00Z">
              <w:r w:rsidR="0080455C">
                <w:rPr>
                  <w:b/>
                  <w:bCs/>
                  <w:sz w:val="20"/>
                  <w:szCs w:val="20"/>
                </w:rPr>
                <w:t xml:space="preserve">[PRINCIPAL2 </w:t>
              </w:r>
              <w:r w:rsidR="0080455C">
                <w:rPr>
                  <w:b/>
                  <w:bCs/>
                  <w:sz w:val="20"/>
                  <w:szCs w:val="20"/>
                </w:rPr>
                <w:t>L</w:t>
              </w:r>
              <w:r w:rsidR="0080455C">
                <w:rPr>
                  <w:b/>
                  <w:bCs/>
                  <w:sz w:val="20"/>
                  <w:szCs w:val="20"/>
                </w:rPr>
                <w:t>N]</w:t>
              </w:r>
            </w:ins>
            <w:del w:id="743" w:author="Matthew Levine" w:date="2025-06-06T13:38:00Z" w16du:dateUtc="2025-06-06T17:38:00Z">
              <w:r w:rsidR="00C811EF" w:rsidDel="0080455C">
                <w:rPr>
                  <w:b/>
                  <w:bCs/>
                  <w:spacing w:val="-2"/>
                  <w:sz w:val="20"/>
                  <w:szCs w:val="20"/>
                </w:rPr>
                <w:delText>Kloegman</w:delText>
              </w:r>
            </w:del>
          </w:p>
        </w:tc>
        <w:tc>
          <w:tcPr>
            <w:tcW w:w="3350" w:type="dxa"/>
            <w:tcBorders>
              <w:top w:val="single" w:sz="6" w:space="0" w:color="000000"/>
              <w:left w:val="single" w:sz="4" w:space="0" w:color="000000"/>
              <w:bottom w:val="single" w:sz="6" w:space="0" w:color="000000"/>
              <w:right w:val="single" w:sz="4" w:space="0" w:color="000000"/>
            </w:tcBorders>
          </w:tcPr>
          <w:p w14:paraId="0E1CBB66" w14:textId="77777777" w:rsidR="00C811EF" w:rsidRDefault="00C811EF">
            <w:pPr>
              <w:pStyle w:val="TableParagraph"/>
              <w:kinsoku w:val="0"/>
              <w:overflowPunct w:val="0"/>
              <w:spacing w:before="197"/>
              <w:ind w:left="94" w:right="88"/>
              <w:jc w:val="center"/>
              <w:rPr>
                <w:b/>
                <w:bCs/>
                <w:spacing w:val="-5"/>
                <w:sz w:val="20"/>
                <w:szCs w:val="20"/>
              </w:rPr>
            </w:pPr>
            <w:r>
              <w:rPr>
                <w:b/>
                <w:bCs/>
                <w:sz w:val="20"/>
                <w:szCs w:val="20"/>
              </w:rPr>
              <w:t>2433</w:t>
            </w:r>
            <w:r>
              <w:rPr>
                <w:b/>
                <w:bCs/>
                <w:spacing w:val="-7"/>
                <w:sz w:val="20"/>
                <w:szCs w:val="20"/>
              </w:rPr>
              <w:t xml:space="preserve"> </w:t>
            </w:r>
            <w:r>
              <w:rPr>
                <w:b/>
                <w:bCs/>
                <w:sz w:val="20"/>
                <w:szCs w:val="20"/>
              </w:rPr>
              <w:t>161A</w:t>
            </w:r>
            <w:r>
              <w:rPr>
                <w:b/>
                <w:bCs/>
                <w:spacing w:val="-7"/>
                <w:sz w:val="20"/>
                <w:szCs w:val="20"/>
              </w:rPr>
              <w:t xml:space="preserve"> </w:t>
            </w:r>
            <w:r>
              <w:rPr>
                <w:b/>
                <w:bCs/>
                <w:sz w:val="20"/>
                <w:szCs w:val="20"/>
              </w:rPr>
              <w:t>Street</w:t>
            </w:r>
            <w:r>
              <w:rPr>
                <w:b/>
                <w:bCs/>
                <w:spacing w:val="-4"/>
                <w:sz w:val="20"/>
                <w:szCs w:val="20"/>
              </w:rPr>
              <w:t xml:space="preserve"> </w:t>
            </w:r>
            <w:r>
              <w:rPr>
                <w:b/>
                <w:bCs/>
                <w:spacing w:val="-5"/>
                <w:sz w:val="20"/>
                <w:szCs w:val="20"/>
              </w:rPr>
              <w:t>#20</w:t>
            </w:r>
          </w:p>
          <w:p w14:paraId="7F4DEEF9" w14:textId="4DC106E5" w:rsidR="00C811EF" w:rsidRDefault="000E4C09">
            <w:pPr>
              <w:pStyle w:val="TableParagraph"/>
              <w:kinsoku w:val="0"/>
              <w:overflowPunct w:val="0"/>
              <w:spacing w:before="120" w:line="364" w:lineRule="auto"/>
              <w:ind w:left="846" w:right="835"/>
              <w:jc w:val="center"/>
              <w:rPr>
                <w:b/>
                <w:bCs/>
                <w:spacing w:val="-2"/>
                <w:sz w:val="20"/>
                <w:szCs w:val="20"/>
              </w:rPr>
            </w:pPr>
            <w:r>
              <w:rPr>
                <w:b/>
                <w:bCs/>
                <w:sz w:val="20"/>
                <w:szCs w:val="20"/>
              </w:rPr>
              <w:t>[CITY NAME]</w:t>
            </w:r>
            <w:ins w:id="744" w:author="Matthew Levine" w:date="2025-06-04T18:31:00Z">
              <w:r w:rsidR="00E13BC6">
                <w:rPr>
                  <w:b/>
                  <w:bCs/>
                  <w:sz w:val="20"/>
                  <w:szCs w:val="20"/>
                </w:rPr>
                <w:t xml:space="preserve"> </w:t>
              </w:r>
            </w:ins>
            <w:r w:rsidR="00E24437">
              <w:rPr>
                <w:b/>
                <w:bCs/>
                <w:spacing w:val="-14"/>
                <w:sz w:val="20"/>
                <w:szCs w:val="20"/>
              </w:rPr>
              <w:t>[PROVINCE NAME]</w:t>
            </w:r>
            <w:r w:rsidR="00C811EF">
              <w:rPr>
                <w:b/>
                <w:bCs/>
                <w:sz w:val="20"/>
                <w:szCs w:val="20"/>
              </w:rPr>
              <w:t xml:space="preserve"> </w:t>
            </w:r>
            <w:r w:rsidR="00C811EF">
              <w:rPr>
                <w:b/>
                <w:bCs/>
                <w:spacing w:val="-2"/>
                <w:sz w:val="20"/>
                <w:szCs w:val="20"/>
              </w:rPr>
              <w:t>V3S9H7</w:t>
            </w:r>
          </w:p>
        </w:tc>
        <w:tc>
          <w:tcPr>
            <w:tcW w:w="2870" w:type="dxa"/>
            <w:tcBorders>
              <w:top w:val="single" w:sz="6" w:space="0" w:color="000000"/>
              <w:left w:val="single" w:sz="4" w:space="0" w:color="000000"/>
              <w:bottom w:val="single" w:sz="6" w:space="0" w:color="000000"/>
              <w:right w:val="single" w:sz="4" w:space="0" w:color="000000"/>
            </w:tcBorders>
          </w:tcPr>
          <w:p w14:paraId="6BD5CC20" w14:textId="77777777" w:rsidR="00C811EF" w:rsidRDefault="00C811EF">
            <w:pPr>
              <w:pStyle w:val="TableParagraph"/>
              <w:kinsoku w:val="0"/>
              <w:overflowPunct w:val="0"/>
              <w:rPr>
                <w:b/>
                <w:bCs/>
                <w:sz w:val="20"/>
                <w:szCs w:val="20"/>
              </w:rPr>
            </w:pPr>
          </w:p>
          <w:p w14:paraId="0404E9A1" w14:textId="77777777" w:rsidR="00C811EF" w:rsidRDefault="00C811EF">
            <w:pPr>
              <w:pStyle w:val="TableParagraph"/>
              <w:kinsoku w:val="0"/>
              <w:overflowPunct w:val="0"/>
              <w:spacing w:before="87"/>
              <w:rPr>
                <w:b/>
                <w:bCs/>
                <w:sz w:val="20"/>
                <w:szCs w:val="20"/>
              </w:rPr>
            </w:pPr>
          </w:p>
          <w:p w14:paraId="4B837EA8" w14:textId="77777777" w:rsidR="00C811EF" w:rsidRDefault="00C811EF">
            <w:pPr>
              <w:pStyle w:val="TableParagraph"/>
              <w:kinsoku w:val="0"/>
              <w:overflowPunct w:val="0"/>
              <w:ind w:left="9"/>
              <w:jc w:val="center"/>
              <w:rPr>
                <w:b/>
                <w:bCs/>
                <w:spacing w:val="-4"/>
                <w:sz w:val="20"/>
                <w:szCs w:val="20"/>
              </w:rPr>
            </w:pPr>
            <w:r>
              <w:rPr>
                <w:b/>
                <w:bCs/>
                <w:sz w:val="20"/>
                <w:szCs w:val="20"/>
              </w:rPr>
              <w:t>604-</w:t>
            </w:r>
            <w:r>
              <w:rPr>
                <w:b/>
                <w:bCs/>
                <w:spacing w:val="-14"/>
                <w:sz w:val="20"/>
                <w:szCs w:val="20"/>
              </w:rPr>
              <w:t xml:space="preserve"> </w:t>
            </w:r>
            <w:r>
              <w:rPr>
                <w:b/>
                <w:bCs/>
                <w:sz w:val="20"/>
                <w:szCs w:val="20"/>
              </w:rPr>
              <w:t>560-</w:t>
            </w:r>
            <w:r>
              <w:rPr>
                <w:b/>
                <w:bCs/>
                <w:spacing w:val="-4"/>
                <w:sz w:val="20"/>
                <w:szCs w:val="20"/>
              </w:rPr>
              <w:t>6433</w:t>
            </w:r>
          </w:p>
        </w:tc>
      </w:tr>
    </w:tbl>
    <w:p w14:paraId="008D5181" w14:textId="77777777" w:rsidR="00C811EF" w:rsidRDefault="00C811EF">
      <w:pPr>
        <w:pStyle w:val="BodyText"/>
        <w:kinsoku w:val="0"/>
        <w:overflowPunct w:val="0"/>
        <w:rPr>
          <w:b/>
          <w:bCs/>
        </w:rPr>
      </w:pPr>
    </w:p>
    <w:p w14:paraId="487C5FD6" w14:textId="77777777" w:rsidR="00C811EF" w:rsidRDefault="00C811EF">
      <w:pPr>
        <w:pStyle w:val="BodyText"/>
        <w:kinsoku w:val="0"/>
        <w:overflowPunct w:val="0"/>
        <w:spacing w:before="68"/>
        <w:rPr>
          <w:b/>
          <w:bCs/>
        </w:rPr>
      </w:pPr>
    </w:p>
    <w:p w14:paraId="66756165" w14:textId="0D390D78" w:rsidR="00C811EF" w:rsidRDefault="00C811EF">
      <w:pPr>
        <w:pStyle w:val="Heading7"/>
        <w:kinsoku w:val="0"/>
        <w:overflowPunct w:val="0"/>
        <w:ind w:left="772" w:right="769" w:hanging="1"/>
      </w:pPr>
      <w:r>
        <w:t>LIST OF BUSINESSES OWNED BY THE FRANCHISOR, ITS ASSOCIATES OR AFFILIATES THAT ARE</w:t>
      </w:r>
      <w:r>
        <w:rPr>
          <w:spacing w:val="-4"/>
        </w:rPr>
        <w:t xml:space="preserve"> </w:t>
      </w:r>
      <w:r>
        <w:t>OF</w:t>
      </w:r>
      <w:r>
        <w:rPr>
          <w:spacing w:val="-3"/>
        </w:rPr>
        <w:t xml:space="preserve"> </w:t>
      </w:r>
      <w:r>
        <w:t>THE</w:t>
      </w:r>
      <w:r>
        <w:rPr>
          <w:spacing w:val="-5"/>
        </w:rPr>
        <w:t xml:space="preserve"> </w:t>
      </w:r>
      <w:r>
        <w:t>SAME</w:t>
      </w:r>
      <w:r>
        <w:rPr>
          <w:spacing w:val="-5"/>
        </w:rPr>
        <w:t xml:space="preserve"> </w:t>
      </w:r>
      <w:r>
        <w:t>TYPE</w:t>
      </w:r>
      <w:r>
        <w:rPr>
          <w:spacing w:val="-2"/>
        </w:rPr>
        <w:t xml:space="preserve"> </w:t>
      </w:r>
      <w:r>
        <w:t>AS</w:t>
      </w:r>
      <w:r>
        <w:rPr>
          <w:spacing w:val="-5"/>
        </w:rPr>
        <w:t xml:space="preserve"> </w:t>
      </w:r>
      <w:r>
        <w:t>THE</w:t>
      </w:r>
      <w:r>
        <w:rPr>
          <w:spacing w:val="-2"/>
        </w:rPr>
        <w:t xml:space="preserve"> </w:t>
      </w:r>
      <w:del w:id="745" w:author="Matthew Levine" w:date="2025-06-06T13:37:00Z" w16du:dateUtc="2025-06-06T17:37:00Z">
        <w:r w:rsidDel="00BA034E">
          <w:delText>STUDIO</w:delText>
        </w:r>
      </w:del>
      <w:ins w:id="746" w:author="Matthew Levine" w:date="2025-06-06T13:37:00Z" w16du:dateUtc="2025-06-06T17:37:00Z">
        <w:r w:rsidR="00BA034E">
          <w:t>[PREMISE CAFÉ]</w:t>
        </w:r>
      </w:ins>
      <w:del w:id="747" w:author="Matthew Levine" w:date="2025-06-06T13:37:00Z" w16du:dateUtc="2025-06-06T17:37:00Z">
        <w:r w:rsidDel="0080455C">
          <w:delText>S</w:delText>
        </w:r>
      </w:del>
      <w:r>
        <w:rPr>
          <w:spacing w:val="-2"/>
        </w:rPr>
        <w:t xml:space="preserve"> </w:t>
      </w:r>
      <w:r>
        <w:t>CURRENTLY</w:t>
      </w:r>
      <w:r>
        <w:rPr>
          <w:spacing w:val="-5"/>
        </w:rPr>
        <w:t xml:space="preserve"> </w:t>
      </w:r>
      <w:r>
        <w:t>OPERATING</w:t>
      </w:r>
      <w:r>
        <w:rPr>
          <w:spacing w:val="-3"/>
        </w:rPr>
        <w:t xml:space="preserve"> </w:t>
      </w:r>
      <w:r>
        <w:t>IN</w:t>
      </w:r>
      <w:r>
        <w:rPr>
          <w:spacing w:val="-1"/>
        </w:rPr>
        <w:t xml:space="preserve"> </w:t>
      </w:r>
      <w:r>
        <w:t>NEW</w:t>
      </w:r>
      <w:r>
        <w:rPr>
          <w:spacing w:val="-2"/>
        </w:rPr>
        <w:t xml:space="preserve"> </w:t>
      </w:r>
      <w:r>
        <w:t>BRUNSWICK</w:t>
      </w:r>
      <w:r>
        <w:rPr>
          <w:spacing w:val="-3"/>
        </w:rPr>
        <w:t xml:space="preserve"> </w:t>
      </w:r>
      <w:r>
        <w:t>AND MANITOBA AND ADDRESSES</w:t>
      </w:r>
    </w:p>
    <w:p w14:paraId="40263E07" w14:textId="77777777" w:rsidR="00C811EF" w:rsidRDefault="00C811EF">
      <w:pPr>
        <w:pStyle w:val="BodyText"/>
        <w:kinsoku w:val="0"/>
        <w:overflowPunct w:val="0"/>
        <w:spacing w:before="1"/>
        <w:ind w:right="1"/>
        <w:jc w:val="center"/>
        <w:rPr>
          <w:b/>
          <w:bCs/>
          <w:spacing w:val="-2"/>
        </w:rPr>
      </w:pPr>
      <w:r>
        <w:rPr>
          <w:b/>
          <w:bCs/>
        </w:rPr>
        <w:t>As</w:t>
      </w:r>
      <w:r>
        <w:rPr>
          <w:b/>
          <w:bCs/>
          <w:spacing w:val="-6"/>
        </w:rPr>
        <w:t xml:space="preserve"> </w:t>
      </w:r>
      <w:r>
        <w:rPr>
          <w:b/>
          <w:bCs/>
        </w:rPr>
        <w:t>of</w:t>
      </w:r>
      <w:r>
        <w:rPr>
          <w:b/>
          <w:bCs/>
          <w:spacing w:val="-5"/>
        </w:rPr>
        <w:t xml:space="preserve"> </w:t>
      </w:r>
      <w:r>
        <w:rPr>
          <w:b/>
          <w:bCs/>
        </w:rPr>
        <w:t>the</w:t>
      </w:r>
      <w:r>
        <w:rPr>
          <w:b/>
          <w:bCs/>
          <w:spacing w:val="-6"/>
        </w:rPr>
        <w:t xml:space="preserve"> </w:t>
      </w:r>
      <w:r>
        <w:rPr>
          <w:b/>
          <w:bCs/>
        </w:rPr>
        <w:t>date</w:t>
      </w:r>
      <w:r>
        <w:rPr>
          <w:b/>
          <w:bCs/>
          <w:spacing w:val="-5"/>
        </w:rPr>
        <w:t xml:space="preserve"> </w:t>
      </w:r>
      <w:r>
        <w:rPr>
          <w:b/>
          <w:bCs/>
        </w:rPr>
        <w:t>of</w:t>
      </w:r>
      <w:r>
        <w:rPr>
          <w:b/>
          <w:bCs/>
          <w:spacing w:val="-5"/>
        </w:rPr>
        <w:t xml:space="preserve"> </w:t>
      </w:r>
      <w:r>
        <w:rPr>
          <w:b/>
          <w:bCs/>
        </w:rPr>
        <w:t>this</w:t>
      </w:r>
      <w:r>
        <w:rPr>
          <w:b/>
          <w:bCs/>
          <w:spacing w:val="-4"/>
        </w:rPr>
        <w:t xml:space="preserve"> </w:t>
      </w:r>
      <w:r>
        <w:rPr>
          <w:b/>
          <w:bCs/>
        </w:rPr>
        <w:t>Disclosure</w:t>
      </w:r>
      <w:r>
        <w:rPr>
          <w:b/>
          <w:bCs/>
          <w:spacing w:val="-6"/>
        </w:rPr>
        <w:t xml:space="preserve"> </w:t>
      </w:r>
      <w:r>
        <w:rPr>
          <w:b/>
          <w:bCs/>
          <w:spacing w:val="-2"/>
        </w:rPr>
        <w:t>Document</w:t>
      </w:r>
    </w:p>
    <w:p w14:paraId="16266052" w14:textId="77777777" w:rsidR="00C811EF" w:rsidRDefault="00C811EF">
      <w:pPr>
        <w:pStyle w:val="BodyText"/>
        <w:kinsoku w:val="0"/>
        <w:overflowPunct w:val="0"/>
        <w:rPr>
          <w:b/>
          <w:bCs/>
        </w:rPr>
      </w:pPr>
    </w:p>
    <w:tbl>
      <w:tblPr>
        <w:tblW w:w="0" w:type="auto"/>
        <w:tblInd w:w="2055" w:type="dxa"/>
        <w:tblLayout w:type="fixed"/>
        <w:tblCellMar>
          <w:left w:w="0" w:type="dxa"/>
          <w:right w:w="0" w:type="dxa"/>
        </w:tblCellMar>
        <w:tblLook w:val="0000" w:firstRow="0" w:lastRow="0" w:firstColumn="0" w:lastColumn="0" w:noHBand="0" w:noVBand="0"/>
      </w:tblPr>
      <w:tblGrid>
        <w:gridCol w:w="3351"/>
        <w:gridCol w:w="3351"/>
      </w:tblGrid>
      <w:tr w:rsidR="00C811EF" w14:paraId="1AD22FCC" w14:textId="77777777">
        <w:trPr>
          <w:trHeight w:val="718"/>
        </w:trPr>
        <w:tc>
          <w:tcPr>
            <w:tcW w:w="3351" w:type="dxa"/>
            <w:tcBorders>
              <w:top w:val="single" w:sz="4" w:space="0" w:color="000000"/>
              <w:left w:val="single" w:sz="4" w:space="0" w:color="000000"/>
              <w:bottom w:val="single" w:sz="6" w:space="0" w:color="000000"/>
              <w:right w:val="single" w:sz="4" w:space="0" w:color="000000"/>
            </w:tcBorders>
            <w:shd w:val="clear" w:color="auto" w:fill="E5E5E5"/>
          </w:tcPr>
          <w:p w14:paraId="5949F218" w14:textId="77777777" w:rsidR="00C811EF" w:rsidRDefault="00C811EF">
            <w:pPr>
              <w:pStyle w:val="TableParagraph"/>
              <w:kinsoku w:val="0"/>
              <w:overflowPunct w:val="0"/>
              <w:spacing w:before="79"/>
              <w:rPr>
                <w:b/>
                <w:bCs/>
                <w:sz w:val="20"/>
                <w:szCs w:val="20"/>
              </w:rPr>
            </w:pPr>
          </w:p>
          <w:p w14:paraId="04D9676D" w14:textId="77777777" w:rsidR="00C811EF" w:rsidRDefault="00C811EF">
            <w:pPr>
              <w:pStyle w:val="TableParagraph"/>
              <w:kinsoku w:val="0"/>
              <w:overflowPunct w:val="0"/>
              <w:ind w:left="9"/>
              <w:jc w:val="center"/>
              <w:rPr>
                <w:b/>
                <w:bCs/>
                <w:spacing w:val="-4"/>
                <w:sz w:val="20"/>
                <w:szCs w:val="20"/>
              </w:rPr>
            </w:pPr>
            <w:r>
              <w:rPr>
                <w:b/>
                <w:bCs/>
                <w:sz w:val="20"/>
                <w:szCs w:val="20"/>
              </w:rPr>
              <w:t>Business</w:t>
            </w:r>
            <w:r>
              <w:rPr>
                <w:b/>
                <w:bCs/>
                <w:spacing w:val="-9"/>
                <w:sz w:val="20"/>
                <w:szCs w:val="20"/>
              </w:rPr>
              <w:t xml:space="preserve"> </w:t>
            </w:r>
            <w:r>
              <w:rPr>
                <w:b/>
                <w:bCs/>
                <w:spacing w:val="-4"/>
                <w:sz w:val="20"/>
                <w:szCs w:val="20"/>
              </w:rPr>
              <w:t>Name</w:t>
            </w:r>
          </w:p>
        </w:tc>
        <w:tc>
          <w:tcPr>
            <w:tcW w:w="3351" w:type="dxa"/>
            <w:tcBorders>
              <w:top w:val="single" w:sz="4" w:space="0" w:color="000000"/>
              <w:left w:val="single" w:sz="4" w:space="0" w:color="000000"/>
              <w:bottom w:val="single" w:sz="6" w:space="0" w:color="000000"/>
              <w:right w:val="single" w:sz="4" w:space="0" w:color="000000"/>
            </w:tcBorders>
            <w:shd w:val="clear" w:color="auto" w:fill="E5E5E5"/>
          </w:tcPr>
          <w:p w14:paraId="236178DF" w14:textId="77777777" w:rsidR="00C811EF" w:rsidRDefault="00C811EF">
            <w:pPr>
              <w:pStyle w:val="TableParagraph"/>
              <w:kinsoku w:val="0"/>
              <w:overflowPunct w:val="0"/>
              <w:spacing w:before="79"/>
              <w:rPr>
                <w:b/>
                <w:bCs/>
                <w:sz w:val="20"/>
                <w:szCs w:val="20"/>
              </w:rPr>
            </w:pPr>
          </w:p>
          <w:p w14:paraId="6D66C64B" w14:textId="77777777" w:rsidR="00C811EF" w:rsidRDefault="00C811EF">
            <w:pPr>
              <w:pStyle w:val="TableParagraph"/>
              <w:kinsoku w:val="0"/>
              <w:overflowPunct w:val="0"/>
              <w:ind w:left="9" w:right="6"/>
              <w:jc w:val="center"/>
              <w:rPr>
                <w:b/>
                <w:bCs/>
                <w:spacing w:val="-2"/>
                <w:sz w:val="20"/>
                <w:szCs w:val="20"/>
              </w:rPr>
            </w:pPr>
            <w:r>
              <w:rPr>
                <w:b/>
                <w:bCs/>
                <w:spacing w:val="-2"/>
                <w:sz w:val="20"/>
                <w:szCs w:val="20"/>
              </w:rPr>
              <w:t>Address</w:t>
            </w:r>
          </w:p>
        </w:tc>
      </w:tr>
      <w:tr w:rsidR="00C811EF" w14:paraId="6F93827F" w14:textId="77777777">
        <w:trPr>
          <w:trHeight w:val="616"/>
        </w:trPr>
        <w:tc>
          <w:tcPr>
            <w:tcW w:w="3351" w:type="dxa"/>
            <w:tcBorders>
              <w:top w:val="single" w:sz="6" w:space="0" w:color="000000"/>
              <w:left w:val="single" w:sz="4" w:space="0" w:color="000000"/>
              <w:bottom w:val="single" w:sz="6" w:space="0" w:color="000000"/>
              <w:right w:val="single" w:sz="4" w:space="0" w:color="000000"/>
            </w:tcBorders>
          </w:tcPr>
          <w:p w14:paraId="0C806507" w14:textId="77777777" w:rsidR="00C811EF" w:rsidRDefault="00C811EF">
            <w:pPr>
              <w:pStyle w:val="TableParagraph"/>
              <w:kinsoku w:val="0"/>
              <w:overflowPunct w:val="0"/>
              <w:spacing w:before="192"/>
              <w:ind w:left="9"/>
              <w:jc w:val="center"/>
              <w:rPr>
                <w:b/>
                <w:bCs/>
                <w:spacing w:val="-10"/>
                <w:sz w:val="20"/>
                <w:szCs w:val="20"/>
              </w:rPr>
            </w:pPr>
            <w:r>
              <w:rPr>
                <w:b/>
                <w:bCs/>
                <w:spacing w:val="-10"/>
                <w:sz w:val="20"/>
                <w:szCs w:val="20"/>
              </w:rPr>
              <w:t>0</w:t>
            </w:r>
          </w:p>
        </w:tc>
        <w:tc>
          <w:tcPr>
            <w:tcW w:w="3351" w:type="dxa"/>
            <w:tcBorders>
              <w:top w:val="single" w:sz="6" w:space="0" w:color="000000"/>
              <w:left w:val="single" w:sz="4" w:space="0" w:color="000000"/>
              <w:bottom w:val="single" w:sz="6" w:space="0" w:color="000000"/>
              <w:right w:val="single" w:sz="4" w:space="0" w:color="000000"/>
            </w:tcBorders>
          </w:tcPr>
          <w:p w14:paraId="34B06EB2" w14:textId="77777777" w:rsidR="00C811EF" w:rsidRDefault="00C811EF">
            <w:pPr>
              <w:pStyle w:val="TableParagraph"/>
              <w:kinsoku w:val="0"/>
              <w:overflowPunct w:val="0"/>
              <w:spacing w:before="192"/>
              <w:ind w:left="9" w:right="6"/>
              <w:jc w:val="center"/>
              <w:rPr>
                <w:b/>
                <w:bCs/>
                <w:spacing w:val="-10"/>
                <w:sz w:val="20"/>
                <w:szCs w:val="20"/>
              </w:rPr>
            </w:pPr>
            <w:r>
              <w:rPr>
                <w:b/>
                <w:bCs/>
                <w:spacing w:val="-10"/>
                <w:sz w:val="20"/>
                <w:szCs w:val="20"/>
              </w:rPr>
              <w:t>0</w:t>
            </w:r>
          </w:p>
        </w:tc>
      </w:tr>
    </w:tbl>
    <w:p w14:paraId="09022831" w14:textId="77777777" w:rsidR="00C811EF" w:rsidRDefault="00C811EF">
      <w:pPr>
        <w:pStyle w:val="BodyText"/>
        <w:kinsoku w:val="0"/>
        <w:overflowPunct w:val="0"/>
        <w:spacing w:before="227"/>
        <w:rPr>
          <w:b/>
          <w:bCs/>
        </w:rPr>
      </w:pPr>
    </w:p>
    <w:p w14:paraId="32CCA290" w14:textId="086CC25C" w:rsidR="00C811EF" w:rsidDel="0080455C" w:rsidRDefault="00C811EF">
      <w:pPr>
        <w:pStyle w:val="Heading7"/>
        <w:kinsoku w:val="0"/>
        <w:overflowPunct w:val="0"/>
        <w:spacing w:before="1"/>
        <w:rPr>
          <w:del w:id="748" w:author="Matthew Levine" w:date="2025-06-06T13:38:00Z" w16du:dateUtc="2025-06-06T17:38:00Z"/>
          <w:spacing w:val="-2"/>
        </w:rPr>
      </w:pPr>
      <w:del w:id="749" w:author="Matthew Levine" w:date="2025-06-06T13:38:00Z" w16du:dateUtc="2025-06-06T17:38:00Z">
        <w:r w:rsidDel="0080455C">
          <w:delText>LIST</w:delText>
        </w:r>
        <w:r w:rsidDel="0080455C">
          <w:rPr>
            <w:spacing w:val="-5"/>
          </w:rPr>
          <w:delText xml:space="preserve"> </w:delText>
        </w:r>
        <w:r w:rsidDel="0080455C">
          <w:delText>OF</w:delText>
        </w:r>
        <w:r w:rsidDel="0080455C">
          <w:rPr>
            <w:spacing w:val="-4"/>
          </w:rPr>
          <w:delText xml:space="preserve"> </w:delText>
        </w:r>
        <w:r w:rsidDel="0080455C">
          <w:delText>STUDIOS</w:delText>
        </w:r>
        <w:r w:rsidDel="0080455C">
          <w:rPr>
            <w:spacing w:val="-6"/>
          </w:rPr>
          <w:delText xml:space="preserve"> </w:delText>
        </w:r>
        <w:r w:rsidDel="0080455C">
          <w:delText>IN</w:delText>
        </w:r>
        <w:r w:rsidDel="0080455C">
          <w:rPr>
            <w:spacing w:val="-6"/>
          </w:rPr>
          <w:delText xml:space="preserve"> </w:delText>
        </w:r>
        <w:r w:rsidDel="0080455C">
          <w:delText>THE</w:delText>
        </w:r>
        <w:r w:rsidDel="0080455C">
          <w:rPr>
            <w:spacing w:val="-3"/>
          </w:rPr>
          <w:delText xml:space="preserve"> </w:delText>
        </w:r>
        <w:r w:rsidDel="0080455C">
          <w:delText>STATE</w:delText>
        </w:r>
        <w:r w:rsidDel="0080455C">
          <w:rPr>
            <w:spacing w:val="-6"/>
          </w:rPr>
          <w:delText xml:space="preserve"> </w:delText>
        </w:r>
        <w:r w:rsidDel="0080455C">
          <w:delText>OF</w:delText>
        </w:r>
        <w:r w:rsidDel="0080455C">
          <w:rPr>
            <w:spacing w:val="-3"/>
          </w:rPr>
          <w:delText xml:space="preserve"> </w:delText>
        </w:r>
        <w:r w:rsidDel="0080455C">
          <w:rPr>
            <w:spacing w:val="-2"/>
          </w:rPr>
          <w:delText>MAINE</w:delText>
        </w:r>
      </w:del>
    </w:p>
    <w:p w14:paraId="6F854214" w14:textId="16F04AAC" w:rsidR="00C811EF" w:rsidDel="0080455C" w:rsidRDefault="00C811EF">
      <w:pPr>
        <w:pStyle w:val="Heading8"/>
        <w:kinsoku w:val="0"/>
        <w:overflowPunct w:val="0"/>
        <w:ind w:left="0" w:right="1"/>
        <w:jc w:val="center"/>
        <w:rPr>
          <w:del w:id="750" w:author="Matthew Levine" w:date="2025-06-06T13:38:00Z" w16du:dateUtc="2025-06-06T17:38:00Z"/>
          <w:spacing w:val="-2"/>
        </w:rPr>
      </w:pPr>
      <w:del w:id="751" w:author="Matthew Levine" w:date="2025-06-06T13:38:00Z" w16du:dateUtc="2025-06-06T17:38:00Z">
        <w:r w:rsidDel="0080455C">
          <w:delText>As</w:delText>
        </w:r>
        <w:r w:rsidDel="0080455C">
          <w:rPr>
            <w:spacing w:val="-6"/>
          </w:rPr>
          <w:delText xml:space="preserve"> </w:delText>
        </w:r>
        <w:r w:rsidDel="0080455C">
          <w:delText>of</w:delText>
        </w:r>
        <w:r w:rsidDel="0080455C">
          <w:rPr>
            <w:spacing w:val="-5"/>
          </w:rPr>
          <w:delText xml:space="preserve"> </w:delText>
        </w:r>
        <w:r w:rsidDel="0080455C">
          <w:delText>the</w:delText>
        </w:r>
        <w:r w:rsidDel="0080455C">
          <w:rPr>
            <w:spacing w:val="-6"/>
          </w:rPr>
          <w:delText xml:space="preserve"> </w:delText>
        </w:r>
        <w:r w:rsidDel="0080455C">
          <w:delText>date</w:delText>
        </w:r>
        <w:r w:rsidDel="0080455C">
          <w:rPr>
            <w:spacing w:val="-5"/>
          </w:rPr>
          <w:delText xml:space="preserve"> </w:delText>
        </w:r>
        <w:r w:rsidDel="0080455C">
          <w:delText>of</w:delText>
        </w:r>
        <w:r w:rsidDel="0080455C">
          <w:rPr>
            <w:spacing w:val="-5"/>
          </w:rPr>
          <w:delText xml:space="preserve"> </w:delText>
        </w:r>
        <w:r w:rsidDel="0080455C">
          <w:delText>this</w:delText>
        </w:r>
        <w:r w:rsidDel="0080455C">
          <w:rPr>
            <w:spacing w:val="-4"/>
          </w:rPr>
          <w:delText xml:space="preserve"> </w:delText>
        </w:r>
        <w:r w:rsidDel="0080455C">
          <w:delText>Disclosure</w:delText>
        </w:r>
        <w:r w:rsidDel="0080455C">
          <w:rPr>
            <w:spacing w:val="-6"/>
          </w:rPr>
          <w:delText xml:space="preserve"> </w:delText>
        </w:r>
        <w:r w:rsidDel="0080455C">
          <w:rPr>
            <w:spacing w:val="-2"/>
          </w:rPr>
          <w:delText>Document</w:delText>
        </w:r>
      </w:del>
    </w:p>
    <w:p w14:paraId="6644FC50" w14:textId="1B6D7418" w:rsidR="00C811EF" w:rsidDel="0080455C" w:rsidRDefault="00C811EF">
      <w:pPr>
        <w:pStyle w:val="BodyText"/>
        <w:kinsoku w:val="0"/>
        <w:overflowPunct w:val="0"/>
        <w:rPr>
          <w:del w:id="752" w:author="Matthew Levine" w:date="2025-06-06T13:38:00Z" w16du:dateUtc="2025-06-06T17:38:00Z"/>
          <w:b/>
          <w:bCs/>
        </w:rPr>
      </w:pPr>
    </w:p>
    <w:tbl>
      <w:tblPr>
        <w:tblW w:w="0" w:type="auto"/>
        <w:tblInd w:w="2055" w:type="dxa"/>
        <w:tblLayout w:type="fixed"/>
        <w:tblCellMar>
          <w:left w:w="0" w:type="dxa"/>
          <w:right w:w="0" w:type="dxa"/>
        </w:tblCellMar>
        <w:tblLook w:val="0000" w:firstRow="0" w:lastRow="0" w:firstColumn="0" w:lastColumn="0" w:noHBand="0" w:noVBand="0"/>
      </w:tblPr>
      <w:tblGrid>
        <w:gridCol w:w="3351"/>
        <w:gridCol w:w="3351"/>
      </w:tblGrid>
      <w:tr w:rsidR="00C811EF" w:rsidDel="0080455C" w14:paraId="7FC9CEE9" w14:textId="050F10D0">
        <w:trPr>
          <w:trHeight w:val="718"/>
          <w:del w:id="753" w:author="Matthew Levine" w:date="2025-06-06T13:38:00Z" w16du:dateUtc="2025-06-06T17:38:00Z"/>
        </w:trPr>
        <w:tc>
          <w:tcPr>
            <w:tcW w:w="3351" w:type="dxa"/>
            <w:tcBorders>
              <w:top w:val="single" w:sz="4" w:space="0" w:color="000000"/>
              <w:left w:val="single" w:sz="4" w:space="0" w:color="000000"/>
              <w:bottom w:val="single" w:sz="6" w:space="0" w:color="000000"/>
              <w:right w:val="single" w:sz="4" w:space="0" w:color="000000"/>
            </w:tcBorders>
            <w:shd w:val="clear" w:color="auto" w:fill="E5E5E5"/>
          </w:tcPr>
          <w:p w14:paraId="7F907D6C" w14:textId="510B6B66" w:rsidR="00C811EF" w:rsidDel="0080455C" w:rsidRDefault="00C811EF">
            <w:pPr>
              <w:pStyle w:val="TableParagraph"/>
              <w:kinsoku w:val="0"/>
              <w:overflowPunct w:val="0"/>
              <w:spacing w:before="78"/>
              <w:rPr>
                <w:del w:id="754" w:author="Matthew Levine" w:date="2025-06-06T13:38:00Z" w16du:dateUtc="2025-06-06T17:38:00Z"/>
                <w:b/>
                <w:bCs/>
                <w:sz w:val="20"/>
                <w:szCs w:val="20"/>
              </w:rPr>
            </w:pPr>
          </w:p>
          <w:p w14:paraId="65289BCE" w14:textId="0BD92DE8" w:rsidR="00C811EF" w:rsidDel="0080455C" w:rsidRDefault="00C811EF">
            <w:pPr>
              <w:pStyle w:val="TableParagraph"/>
              <w:kinsoku w:val="0"/>
              <w:overflowPunct w:val="0"/>
              <w:spacing w:before="1"/>
              <w:ind w:left="9"/>
              <w:jc w:val="center"/>
              <w:rPr>
                <w:del w:id="755" w:author="Matthew Levine" w:date="2025-06-06T13:38:00Z" w16du:dateUtc="2025-06-06T17:38:00Z"/>
                <w:b/>
                <w:bCs/>
                <w:spacing w:val="-4"/>
                <w:sz w:val="20"/>
                <w:szCs w:val="20"/>
              </w:rPr>
            </w:pPr>
            <w:del w:id="756" w:author="Matthew Levine" w:date="2025-06-06T13:38:00Z" w16du:dateUtc="2025-06-06T17:38:00Z">
              <w:r w:rsidDel="0080455C">
                <w:rPr>
                  <w:b/>
                  <w:bCs/>
                  <w:sz w:val="20"/>
                  <w:szCs w:val="20"/>
                </w:rPr>
                <w:delText>Business</w:delText>
              </w:r>
              <w:r w:rsidDel="0080455C">
                <w:rPr>
                  <w:b/>
                  <w:bCs/>
                  <w:spacing w:val="-9"/>
                  <w:sz w:val="20"/>
                  <w:szCs w:val="20"/>
                </w:rPr>
                <w:delText xml:space="preserve"> </w:delText>
              </w:r>
              <w:r w:rsidDel="0080455C">
                <w:rPr>
                  <w:b/>
                  <w:bCs/>
                  <w:spacing w:val="-4"/>
                  <w:sz w:val="20"/>
                  <w:szCs w:val="20"/>
                </w:rPr>
                <w:delText>Name</w:delText>
              </w:r>
            </w:del>
          </w:p>
        </w:tc>
        <w:tc>
          <w:tcPr>
            <w:tcW w:w="3351" w:type="dxa"/>
            <w:tcBorders>
              <w:top w:val="single" w:sz="4" w:space="0" w:color="000000"/>
              <w:left w:val="single" w:sz="4" w:space="0" w:color="000000"/>
              <w:bottom w:val="single" w:sz="6" w:space="0" w:color="000000"/>
              <w:right w:val="single" w:sz="4" w:space="0" w:color="000000"/>
            </w:tcBorders>
            <w:shd w:val="clear" w:color="auto" w:fill="E5E5E5"/>
          </w:tcPr>
          <w:p w14:paraId="61EE2C8A" w14:textId="25C2D149" w:rsidR="00C811EF" w:rsidDel="0080455C" w:rsidRDefault="00C811EF">
            <w:pPr>
              <w:pStyle w:val="TableParagraph"/>
              <w:kinsoku w:val="0"/>
              <w:overflowPunct w:val="0"/>
              <w:spacing w:before="78"/>
              <w:rPr>
                <w:del w:id="757" w:author="Matthew Levine" w:date="2025-06-06T13:38:00Z" w16du:dateUtc="2025-06-06T17:38:00Z"/>
                <w:b/>
                <w:bCs/>
                <w:sz w:val="20"/>
                <w:szCs w:val="20"/>
              </w:rPr>
            </w:pPr>
          </w:p>
          <w:p w14:paraId="092F89E5" w14:textId="5E94946D" w:rsidR="00C811EF" w:rsidDel="0080455C" w:rsidRDefault="00C811EF">
            <w:pPr>
              <w:pStyle w:val="TableParagraph"/>
              <w:kinsoku w:val="0"/>
              <w:overflowPunct w:val="0"/>
              <w:spacing w:before="1"/>
              <w:ind w:left="9" w:right="6"/>
              <w:jc w:val="center"/>
              <w:rPr>
                <w:del w:id="758" w:author="Matthew Levine" w:date="2025-06-06T13:38:00Z" w16du:dateUtc="2025-06-06T17:38:00Z"/>
                <w:b/>
                <w:bCs/>
                <w:spacing w:val="-2"/>
                <w:sz w:val="20"/>
                <w:szCs w:val="20"/>
              </w:rPr>
            </w:pPr>
            <w:del w:id="759" w:author="Matthew Levine" w:date="2025-06-06T13:38:00Z" w16du:dateUtc="2025-06-06T17:38:00Z">
              <w:r w:rsidDel="0080455C">
                <w:rPr>
                  <w:b/>
                  <w:bCs/>
                  <w:spacing w:val="-2"/>
                  <w:sz w:val="20"/>
                  <w:szCs w:val="20"/>
                </w:rPr>
                <w:delText>Address</w:delText>
              </w:r>
            </w:del>
          </w:p>
        </w:tc>
      </w:tr>
      <w:tr w:rsidR="00C811EF" w:rsidDel="0080455C" w14:paraId="1D7AB236" w14:textId="49B00704">
        <w:trPr>
          <w:trHeight w:val="496"/>
          <w:del w:id="760" w:author="Matthew Levine" w:date="2025-06-06T13:38:00Z" w16du:dateUtc="2025-06-06T17:38:00Z"/>
        </w:trPr>
        <w:tc>
          <w:tcPr>
            <w:tcW w:w="3351" w:type="dxa"/>
            <w:tcBorders>
              <w:top w:val="single" w:sz="6" w:space="0" w:color="000000"/>
              <w:left w:val="single" w:sz="4" w:space="0" w:color="000000"/>
              <w:bottom w:val="single" w:sz="6" w:space="0" w:color="000000"/>
              <w:right w:val="single" w:sz="4" w:space="0" w:color="000000"/>
            </w:tcBorders>
          </w:tcPr>
          <w:p w14:paraId="7C13ADBD" w14:textId="04AD84F5" w:rsidR="00C811EF" w:rsidDel="0080455C" w:rsidRDefault="00C811EF">
            <w:pPr>
              <w:pStyle w:val="TableParagraph"/>
              <w:kinsoku w:val="0"/>
              <w:overflowPunct w:val="0"/>
              <w:spacing w:before="135"/>
              <w:ind w:left="9"/>
              <w:jc w:val="center"/>
              <w:rPr>
                <w:del w:id="761" w:author="Matthew Levine" w:date="2025-06-06T13:38:00Z" w16du:dateUtc="2025-06-06T17:38:00Z"/>
                <w:b/>
                <w:bCs/>
                <w:spacing w:val="-10"/>
                <w:sz w:val="20"/>
                <w:szCs w:val="20"/>
              </w:rPr>
            </w:pPr>
            <w:del w:id="762" w:author="Matthew Levine" w:date="2025-06-06T13:38:00Z" w16du:dateUtc="2025-06-06T17:38:00Z">
              <w:r w:rsidDel="0080455C">
                <w:rPr>
                  <w:b/>
                  <w:bCs/>
                  <w:spacing w:val="-10"/>
                  <w:sz w:val="20"/>
                  <w:szCs w:val="20"/>
                </w:rPr>
                <w:delText>0</w:delText>
              </w:r>
            </w:del>
          </w:p>
        </w:tc>
        <w:tc>
          <w:tcPr>
            <w:tcW w:w="3351" w:type="dxa"/>
            <w:tcBorders>
              <w:top w:val="single" w:sz="6" w:space="0" w:color="000000"/>
              <w:left w:val="single" w:sz="4" w:space="0" w:color="000000"/>
              <w:bottom w:val="single" w:sz="6" w:space="0" w:color="000000"/>
              <w:right w:val="single" w:sz="4" w:space="0" w:color="000000"/>
            </w:tcBorders>
          </w:tcPr>
          <w:p w14:paraId="19FD177C" w14:textId="11C4E5C9" w:rsidR="00C811EF" w:rsidDel="0080455C" w:rsidRDefault="00C811EF">
            <w:pPr>
              <w:pStyle w:val="TableParagraph"/>
              <w:kinsoku w:val="0"/>
              <w:overflowPunct w:val="0"/>
              <w:spacing w:before="135"/>
              <w:ind w:left="9" w:right="6"/>
              <w:jc w:val="center"/>
              <w:rPr>
                <w:del w:id="763" w:author="Matthew Levine" w:date="2025-06-06T13:38:00Z" w16du:dateUtc="2025-06-06T17:38:00Z"/>
                <w:b/>
                <w:bCs/>
                <w:spacing w:val="-10"/>
                <w:sz w:val="20"/>
                <w:szCs w:val="20"/>
              </w:rPr>
            </w:pPr>
            <w:del w:id="764" w:author="Matthew Levine" w:date="2025-06-06T13:38:00Z" w16du:dateUtc="2025-06-06T17:38:00Z">
              <w:r w:rsidDel="0080455C">
                <w:rPr>
                  <w:b/>
                  <w:bCs/>
                  <w:spacing w:val="-10"/>
                  <w:sz w:val="20"/>
                  <w:szCs w:val="20"/>
                </w:rPr>
                <w:delText>0</w:delText>
              </w:r>
            </w:del>
          </w:p>
        </w:tc>
      </w:tr>
    </w:tbl>
    <w:p w14:paraId="07138402" w14:textId="010A0ABC" w:rsidR="00C811EF" w:rsidDel="0080455C" w:rsidRDefault="00C811EF">
      <w:pPr>
        <w:pStyle w:val="BodyText"/>
        <w:kinsoku w:val="0"/>
        <w:overflowPunct w:val="0"/>
        <w:rPr>
          <w:del w:id="765" w:author="Matthew Levine" w:date="2025-06-06T13:38:00Z" w16du:dateUtc="2025-06-06T17:38:00Z"/>
          <w:b/>
          <w:bCs/>
        </w:rPr>
      </w:pPr>
    </w:p>
    <w:p w14:paraId="12BBF1A8" w14:textId="77777777" w:rsidR="00C811EF" w:rsidRDefault="00C811EF">
      <w:pPr>
        <w:pStyle w:val="BodyText"/>
        <w:kinsoku w:val="0"/>
        <w:overflowPunct w:val="0"/>
        <w:rPr>
          <w:b/>
          <w:bCs/>
        </w:rPr>
      </w:pPr>
    </w:p>
    <w:p w14:paraId="4F3284F5" w14:textId="77777777" w:rsidR="00C811EF" w:rsidRDefault="00C811EF">
      <w:pPr>
        <w:pStyle w:val="BodyText"/>
        <w:kinsoku w:val="0"/>
        <w:overflowPunct w:val="0"/>
        <w:jc w:val="center"/>
        <w:rPr>
          <w:spacing w:val="-2"/>
        </w:rPr>
      </w:pPr>
      <w:r>
        <w:rPr>
          <w:spacing w:val="-2"/>
        </w:rPr>
        <w:t>The</w:t>
      </w:r>
      <w:r>
        <w:rPr>
          <w:spacing w:val="-10"/>
        </w:rPr>
        <w:t xml:space="preserve"> </w:t>
      </w:r>
      <w:r>
        <w:rPr>
          <w:spacing w:val="-2"/>
        </w:rPr>
        <w:t>rest</w:t>
      </w:r>
      <w:r>
        <w:rPr>
          <w:spacing w:val="-6"/>
        </w:rPr>
        <w:t xml:space="preserve"> </w:t>
      </w:r>
      <w:r>
        <w:rPr>
          <w:spacing w:val="-2"/>
        </w:rPr>
        <w:t>of</w:t>
      </w:r>
      <w:r>
        <w:rPr>
          <w:spacing w:val="-8"/>
        </w:rPr>
        <w:t xml:space="preserve"> </w:t>
      </w:r>
      <w:r>
        <w:rPr>
          <w:spacing w:val="-2"/>
        </w:rPr>
        <w:t>this</w:t>
      </w:r>
      <w:r>
        <w:rPr>
          <w:spacing w:val="-5"/>
        </w:rPr>
        <w:t xml:space="preserve"> </w:t>
      </w:r>
      <w:r>
        <w:rPr>
          <w:spacing w:val="-2"/>
        </w:rPr>
        <w:t>page</w:t>
      </w:r>
      <w:r>
        <w:rPr>
          <w:spacing w:val="-8"/>
        </w:rPr>
        <w:t xml:space="preserve"> </w:t>
      </w:r>
      <w:r>
        <w:rPr>
          <w:spacing w:val="-2"/>
        </w:rPr>
        <w:t>was</w:t>
      </w:r>
      <w:r>
        <w:rPr>
          <w:spacing w:val="-5"/>
        </w:rPr>
        <w:t xml:space="preserve"> </w:t>
      </w:r>
      <w:r>
        <w:rPr>
          <w:spacing w:val="-2"/>
        </w:rPr>
        <w:t>left</w:t>
      </w:r>
      <w:r>
        <w:rPr>
          <w:spacing w:val="-10"/>
        </w:rPr>
        <w:t xml:space="preserve"> </w:t>
      </w:r>
      <w:r>
        <w:rPr>
          <w:spacing w:val="-2"/>
        </w:rPr>
        <w:t>intentionally</w:t>
      </w:r>
      <w:r>
        <w:rPr>
          <w:spacing w:val="-5"/>
        </w:rPr>
        <w:t xml:space="preserve"> </w:t>
      </w:r>
      <w:r>
        <w:rPr>
          <w:spacing w:val="-2"/>
        </w:rPr>
        <w:t>blank.</w:t>
      </w:r>
    </w:p>
    <w:p w14:paraId="60239D6B" w14:textId="77777777" w:rsidR="00C811EF" w:rsidRDefault="00C811EF">
      <w:pPr>
        <w:pStyle w:val="BodyText"/>
        <w:kinsoku w:val="0"/>
        <w:overflowPunct w:val="0"/>
        <w:jc w:val="center"/>
        <w:rPr>
          <w:spacing w:val="-2"/>
        </w:rPr>
        <w:sectPr w:rsidR="00C811EF">
          <w:pgSz w:w="12240" w:h="15840"/>
          <w:pgMar w:top="400" w:right="720" w:bottom="1440" w:left="720" w:header="200" w:footer="1257" w:gutter="0"/>
          <w:cols w:space="720"/>
          <w:noEndnote/>
        </w:sectPr>
      </w:pPr>
    </w:p>
    <w:p w14:paraId="515AF9B9" w14:textId="77777777" w:rsidR="00C811EF" w:rsidRDefault="00C811EF">
      <w:pPr>
        <w:pStyle w:val="BodyText"/>
        <w:kinsoku w:val="0"/>
        <w:overflowPunct w:val="0"/>
      </w:pPr>
    </w:p>
    <w:p w14:paraId="2A2AFE9B" w14:textId="77777777" w:rsidR="00C811EF" w:rsidRDefault="00C811EF">
      <w:pPr>
        <w:pStyle w:val="BodyText"/>
        <w:kinsoku w:val="0"/>
        <w:overflowPunct w:val="0"/>
      </w:pPr>
    </w:p>
    <w:p w14:paraId="4E765653" w14:textId="77777777" w:rsidR="00C811EF" w:rsidRDefault="00C811EF">
      <w:pPr>
        <w:pStyle w:val="BodyText"/>
        <w:kinsoku w:val="0"/>
        <w:overflowPunct w:val="0"/>
      </w:pPr>
    </w:p>
    <w:p w14:paraId="2CDA9C13" w14:textId="77777777" w:rsidR="00C811EF" w:rsidRDefault="00C811EF">
      <w:pPr>
        <w:pStyle w:val="BodyText"/>
        <w:kinsoku w:val="0"/>
        <w:overflowPunct w:val="0"/>
        <w:spacing w:before="119"/>
      </w:pPr>
    </w:p>
    <w:p w14:paraId="59A24A49" w14:textId="77777777" w:rsidR="00C811EF" w:rsidRDefault="00C811EF">
      <w:pPr>
        <w:pStyle w:val="Heading7"/>
        <w:kinsoku w:val="0"/>
        <w:overflowPunct w:val="0"/>
        <w:ind w:left="4907"/>
        <w:jc w:val="left"/>
        <w:rPr>
          <w:spacing w:val="-10"/>
        </w:rPr>
      </w:pPr>
      <w:r>
        <w:rPr>
          <w:spacing w:val="-4"/>
        </w:rPr>
        <w:t>EXHIBIT</w:t>
      </w:r>
      <w:r>
        <w:t xml:space="preserve"> </w:t>
      </w:r>
      <w:r>
        <w:rPr>
          <w:spacing w:val="-10"/>
        </w:rPr>
        <w:t>G</w:t>
      </w:r>
    </w:p>
    <w:p w14:paraId="4208B400" w14:textId="47713994" w:rsidR="00C811EF" w:rsidRDefault="00C811EF">
      <w:pPr>
        <w:pStyle w:val="BodyText"/>
        <w:kinsoku w:val="0"/>
        <w:overflowPunct w:val="0"/>
        <w:spacing w:before="1"/>
        <w:ind w:left="736" w:right="715" w:firstLine="1178"/>
        <w:rPr>
          <w:b/>
          <w:bCs/>
          <w:spacing w:val="-2"/>
        </w:rPr>
      </w:pPr>
      <w:r>
        <w:rPr>
          <w:b/>
          <w:bCs/>
        </w:rPr>
        <w:t>LIST OF TERMINATED, CANCELLED, NOT RENEWED ETC.</w:t>
      </w:r>
      <w:r>
        <w:rPr>
          <w:b/>
          <w:bCs/>
          <w:spacing w:val="-1"/>
        </w:rPr>
        <w:t xml:space="preserve"> </w:t>
      </w:r>
      <w:r>
        <w:rPr>
          <w:b/>
          <w:bCs/>
        </w:rPr>
        <w:t xml:space="preserve">FRANCHISEES </w:t>
      </w:r>
      <w:r>
        <w:rPr>
          <w:b/>
          <w:bCs/>
          <w:spacing w:val="-2"/>
        </w:rPr>
        <w:t>(FRANCHISEES</w:t>
      </w:r>
      <w:r>
        <w:rPr>
          <w:b/>
          <w:bCs/>
          <w:spacing w:val="-7"/>
        </w:rPr>
        <w:t xml:space="preserve"> </w:t>
      </w:r>
      <w:r>
        <w:rPr>
          <w:b/>
          <w:bCs/>
          <w:spacing w:val="-2"/>
        </w:rPr>
        <w:t>THAT</w:t>
      </w:r>
      <w:r>
        <w:rPr>
          <w:b/>
          <w:bCs/>
          <w:spacing w:val="-4"/>
        </w:rPr>
        <w:t xml:space="preserve"> </w:t>
      </w:r>
      <w:r>
        <w:rPr>
          <w:b/>
          <w:bCs/>
          <w:spacing w:val="-2"/>
        </w:rPr>
        <w:t>LEFT</w:t>
      </w:r>
      <w:r>
        <w:rPr>
          <w:b/>
          <w:bCs/>
          <w:spacing w:val="-6"/>
        </w:rPr>
        <w:t xml:space="preserve"> </w:t>
      </w:r>
      <w:r w:rsidR="000E4C09">
        <w:rPr>
          <w:b/>
          <w:bCs/>
          <w:spacing w:val="-2"/>
        </w:rPr>
        <w:t>[SYSTEM NAME]</w:t>
      </w:r>
      <w:r>
        <w:rPr>
          <w:b/>
          <w:bCs/>
          <w:spacing w:val="-7"/>
        </w:rPr>
        <w:t xml:space="preserve"> </w:t>
      </w:r>
      <w:r>
        <w:rPr>
          <w:b/>
          <w:bCs/>
          <w:spacing w:val="-2"/>
        </w:rPr>
        <w:t>DURING</w:t>
      </w:r>
      <w:r>
        <w:rPr>
          <w:b/>
          <w:bCs/>
          <w:spacing w:val="-3"/>
        </w:rPr>
        <w:t xml:space="preserve"> </w:t>
      </w:r>
      <w:r>
        <w:rPr>
          <w:b/>
          <w:bCs/>
          <w:spacing w:val="-2"/>
        </w:rPr>
        <w:t>THE</w:t>
      </w:r>
      <w:r>
        <w:rPr>
          <w:b/>
          <w:bCs/>
          <w:spacing w:val="-5"/>
        </w:rPr>
        <w:t xml:space="preserve"> </w:t>
      </w:r>
      <w:r>
        <w:rPr>
          <w:b/>
          <w:bCs/>
          <w:spacing w:val="-2"/>
        </w:rPr>
        <w:t>LAST</w:t>
      </w:r>
      <w:r>
        <w:rPr>
          <w:b/>
          <w:bCs/>
          <w:spacing w:val="-6"/>
        </w:rPr>
        <w:t xml:space="preserve"> </w:t>
      </w:r>
      <w:r>
        <w:rPr>
          <w:b/>
          <w:bCs/>
          <w:spacing w:val="-2"/>
        </w:rPr>
        <w:t>FISCAL</w:t>
      </w:r>
      <w:r>
        <w:rPr>
          <w:b/>
          <w:bCs/>
          <w:spacing w:val="-4"/>
        </w:rPr>
        <w:t xml:space="preserve"> </w:t>
      </w:r>
      <w:r>
        <w:rPr>
          <w:b/>
          <w:bCs/>
          <w:spacing w:val="-2"/>
        </w:rPr>
        <w:t>YEAR</w:t>
      </w:r>
      <w:r>
        <w:rPr>
          <w:b/>
          <w:bCs/>
          <w:spacing w:val="-4"/>
        </w:rPr>
        <w:t xml:space="preserve"> </w:t>
      </w:r>
      <w:r>
        <w:rPr>
          <w:b/>
          <w:bCs/>
          <w:spacing w:val="-2"/>
        </w:rPr>
        <w:t>OF</w:t>
      </w:r>
      <w:r>
        <w:rPr>
          <w:b/>
          <w:bCs/>
          <w:spacing w:val="-6"/>
        </w:rPr>
        <w:t xml:space="preserve"> </w:t>
      </w:r>
      <w:r>
        <w:rPr>
          <w:b/>
          <w:bCs/>
          <w:spacing w:val="-2"/>
        </w:rPr>
        <w:t>THE</w:t>
      </w:r>
      <w:r>
        <w:rPr>
          <w:b/>
          <w:bCs/>
          <w:spacing w:val="-7"/>
        </w:rPr>
        <w:t xml:space="preserve"> </w:t>
      </w:r>
      <w:r>
        <w:rPr>
          <w:b/>
          <w:bCs/>
          <w:spacing w:val="-2"/>
        </w:rPr>
        <w:t>FRANCHISOR)</w:t>
      </w:r>
    </w:p>
    <w:p w14:paraId="62EE49E7" w14:textId="77777777" w:rsidR="00C811EF" w:rsidRDefault="00C811EF">
      <w:pPr>
        <w:pStyle w:val="BodyText"/>
        <w:kinsoku w:val="0"/>
        <w:overflowPunct w:val="0"/>
        <w:spacing w:before="9" w:after="1"/>
        <w:rPr>
          <w:b/>
          <w:bCs/>
          <w:sz w:val="19"/>
          <w:szCs w:val="19"/>
        </w:rPr>
      </w:pPr>
    </w:p>
    <w:tbl>
      <w:tblPr>
        <w:tblW w:w="0" w:type="auto"/>
        <w:tblInd w:w="725" w:type="dxa"/>
        <w:tblLayout w:type="fixed"/>
        <w:tblCellMar>
          <w:left w:w="0" w:type="dxa"/>
          <w:right w:w="0" w:type="dxa"/>
        </w:tblCellMar>
        <w:tblLook w:val="0000" w:firstRow="0" w:lastRow="0" w:firstColumn="0" w:lastColumn="0" w:noHBand="0" w:noVBand="0"/>
      </w:tblPr>
      <w:tblGrid>
        <w:gridCol w:w="1958"/>
        <w:gridCol w:w="2153"/>
        <w:gridCol w:w="2676"/>
        <w:gridCol w:w="2573"/>
      </w:tblGrid>
      <w:tr w:rsidR="00C811EF" w14:paraId="66E2C732" w14:textId="77777777">
        <w:trPr>
          <w:trHeight w:val="847"/>
        </w:trPr>
        <w:tc>
          <w:tcPr>
            <w:tcW w:w="1958" w:type="dxa"/>
            <w:tcBorders>
              <w:top w:val="single" w:sz="4" w:space="0" w:color="000000"/>
              <w:left w:val="single" w:sz="4" w:space="0" w:color="000000"/>
              <w:bottom w:val="single" w:sz="6" w:space="0" w:color="000000"/>
              <w:right w:val="single" w:sz="4" w:space="0" w:color="000000"/>
            </w:tcBorders>
            <w:shd w:val="clear" w:color="auto" w:fill="E5E5E5"/>
          </w:tcPr>
          <w:p w14:paraId="6A95FDF4" w14:textId="77777777" w:rsidR="00C811EF" w:rsidRDefault="00C811EF">
            <w:pPr>
              <w:pStyle w:val="TableParagraph"/>
              <w:kinsoku w:val="0"/>
              <w:overflowPunct w:val="0"/>
              <w:spacing w:before="79"/>
              <w:rPr>
                <w:b/>
                <w:bCs/>
                <w:sz w:val="20"/>
                <w:szCs w:val="20"/>
              </w:rPr>
            </w:pPr>
          </w:p>
          <w:p w14:paraId="173C6E15" w14:textId="77777777" w:rsidR="00C811EF" w:rsidRDefault="00C811EF">
            <w:pPr>
              <w:pStyle w:val="TableParagraph"/>
              <w:kinsoku w:val="0"/>
              <w:overflowPunct w:val="0"/>
              <w:ind w:left="7"/>
              <w:jc w:val="center"/>
              <w:rPr>
                <w:b/>
                <w:bCs/>
                <w:spacing w:val="-4"/>
                <w:sz w:val="20"/>
                <w:szCs w:val="20"/>
              </w:rPr>
            </w:pPr>
            <w:r>
              <w:rPr>
                <w:b/>
                <w:bCs/>
                <w:sz w:val="20"/>
                <w:szCs w:val="20"/>
              </w:rPr>
              <w:t>Franchise</w:t>
            </w:r>
            <w:r>
              <w:rPr>
                <w:b/>
                <w:bCs/>
                <w:spacing w:val="-13"/>
                <w:sz w:val="20"/>
                <w:szCs w:val="20"/>
              </w:rPr>
              <w:t xml:space="preserve"> </w:t>
            </w:r>
            <w:r>
              <w:rPr>
                <w:b/>
                <w:bCs/>
                <w:spacing w:val="-4"/>
                <w:sz w:val="20"/>
                <w:szCs w:val="20"/>
              </w:rPr>
              <w:t>Owner</w:t>
            </w:r>
          </w:p>
        </w:tc>
        <w:tc>
          <w:tcPr>
            <w:tcW w:w="2153" w:type="dxa"/>
            <w:tcBorders>
              <w:top w:val="single" w:sz="4" w:space="0" w:color="000000"/>
              <w:left w:val="single" w:sz="4" w:space="0" w:color="000000"/>
              <w:bottom w:val="single" w:sz="6" w:space="0" w:color="000000"/>
              <w:right w:val="single" w:sz="4" w:space="0" w:color="000000"/>
            </w:tcBorders>
            <w:shd w:val="clear" w:color="auto" w:fill="E5E5E5"/>
          </w:tcPr>
          <w:p w14:paraId="0457D973" w14:textId="77777777" w:rsidR="00C811EF" w:rsidRDefault="00C811EF">
            <w:pPr>
              <w:pStyle w:val="TableParagraph"/>
              <w:kinsoku w:val="0"/>
              <w:overflowPunct w:val="0"/>
              <w:spacing w:before="79"/>
              <w:rPr>
                <w:b/>
                <w:bCs/>
                <w:sz w:val="20"/>
                <w:szCs w:val="20"/>
              </w:rPr>
            </w:pPr>
          </w:p>
          <w:p w14:paraId="393DBEA2" w14:textId="77777777" w:rsidR="00C811EF" w:rsidRDefault="00C811EF">
            <w:pPr>
              <w:pStyle w:val="TableParagraph"/>
              <w:kinsoku w:val="0"/>
              <w:overflowPunct w:val="0"/>
              <w:ind w:left="9" w:right="1"/>
              <w:jc w:val="center"/>
              <w:rPr>
                <w:b/>
                <w:bCs/>
                <w:spacing w:val="-2"/>
                <w:sz w:val="20"/>
                <w:szCs w:val="20"/>
              </w:rPr>
            </w:pPr>
            <w:r>
              <w:rPr>
                <w:b/>
                <w:bCs/>
                <w:sz w:val="20"/>
                <w:szCs w:val="20"/>
              </w:rPr>
              <w:t>Last</w:t>
            </w:r>
            <w:r>
              <w:rPr>
                <w:b/>
                <w:bCs/>
                <w:spacing w:val="-6"/>
                <w:sz w:val="20"/>
                <w:szCs w:val="20"/>
              </w:rPr>
              <w:t xml:space="preserve"> </w:t>
            </w:r>
            <w:r>
              <w:rPr>
                <w:b/>
                <w:bCs/>
                <w:sz w:val="20"/>
                <w:szCs w:val="20"/>
              </w:rPr>
              <w:t>Known</w:t>
            </w:r>
            <w:r>
              <w:rPr>
                <w:b/>
                <w:bCs/>
                <w:spacing w:val="-6"/>
                <w:sz w:val="20"/>
                <w:szCs w:val="20"/>
              </w:rPr>
              <w:t xml:space="preserve"> </w:t>
            </w:r>
            <w:r>
              <w:rPr>
                <w:b/>
                <w:bCs/>
                <w:spacing w:val="-2"/>
                <w:sz w:val="20"/>
                <w:szCs w:val="20"/>
              </w:rPr>
              <w:t>Address</w:t>
            </w:r>
          </w:p>
        </w:tc>
        <w:tc>
          <w:tcPr>
            <w:tcW w:w="2676" w:type="dxa"/>
            <w:tcBorders>
              <w:top w:val="single" w:sz="4" w:space="0" w:color="000000"/>
              <w:left w:val="single" w:sz="4" w:space="0" w:color="000000"/>
              <w:bottom w:val="single" w:sz="6" w:space="0" w:color="000000"/>
              <w:right w:val="single" w:sz="4" w:space="0" w:color="000000"/>
            </w:tcBorders>
            <w:shd w:val="clear" w:color="auto" w:fill="E5E5E5"/>
          </w:tcPr>
          <w:p w14:paraId="10C72CFD" w14:textId="77777777" w:rsidR="00C811EF" w:rsidRDefault="00C811EF">
            <w:pPr>
              <w:pStyle w:val="TableParagraph"/>
              <w:kinsoku w:val="0"/>
              <w:overflowPunct w:val="0"/>
              <w:spacing w:before="79"/>
              <w:rPr>
                <w:b/>
                <w:bCs/>
                <w:sz w:val="20"/>
                <w:szCs w:val="20"/>
              </w:rPr>
            </w:pPr>
          </w:p>
          <w:p w14:paraId="44159B1C" w14:textId="77777777" w:rsidR="00C811EF" w:rsidRDefault="00C811EF">
            <w:pPr>
              <w:pStyle w:val="TableParagraph"/>
              <w:kinsoku w:val="0"/>
              <w:overflowPunct w:val="0"/>
              <w:ind w:left="959" w:hanging="521"/>
              <w:rPr>
                <w:b/>
                <w:bCs/>
                <w:spacing w:val="-2"/>
                <w:sz w:val="20"/>
                <w:szCs w:val="20"/>
              </w:rPr>
            </w:pPr>
            <w:r>
              <w:rPr>
                <w:b/>
                <w:bCs/>
                <w:sz w:val="20"/>
                <w:szCs w:val="20"/>
              </w:rPr>
              <w:t>Last</w:t>
            </w:r>
            <w:r>
              <w:rPr>
                <w:b/>
                <w:bCs/>
                <w:spacing w:val="-14"/>
                <w:sz w:val="20"/>
                <w:szCs w:val="20"/>
              </w:rPr>
              <w:t xml:space="preserve"> </w:t>
            </w:r>
            <w:r>
              <w:rPr>
                <w:b/>
                <w:bCs/>
                <w:sz w:val="20"/>
                <w:szCs w:val="20"/>
              </w:rPr>
              <w:t>Known</w:t>
            </w:r>
            <w:r>
              <w:rPr>
                <w:b/>
                <w:bCs/>
                <w:spacing w:val="-14"/>
                <w:sz w:val="20"/>
                <w:szCs w:val="20"/>
              </w:rPr>
              <w:t xml:space="preserve"> </w:t>
            </w:r>
            <w:r>
              <w:rPr>
                <w:b/>
                <w:bCs/>
                <w:sz w:val="20"/>
                <w:szCs w:val="20"/>
              </w:rPr>
              <w:t xml:space="preserve">Phone </w:t>
            </w:r>
            <w:r>
              <w:rPr>
                <w:b/>
                <w:bCs/>
                <w:spacing w:val="-2"/>
                <w:sz w:val="20"/>
                <w:szCs w:val="20"/>
              </w:rPr>
              <w:t>Number</w:t>
            </w:r>
          </w:p>
        </w:tc>
        <w:tc>
          <w:tcPr>
            <w:tcW w:w="2573" w:type="dxa"/>
            <w:tcBorders>
              <w:top w:val="single" w:sz="4" w:space="0" w:color="000000"/>
              <w:left w:val="single" w:sz="4" w:space="0" w:color="000000"/>
              <w:bottom w:val="single" w:sz="6" w:space="0" w:color="000000"/>
              <w:right w:val="single" w:sz="4" w:space="0" w:color="000000"/>
            </w:tcBorders>
            <w:shd w:val="clear" w:color="auto" w:fill="E5E5E5"/>
          </w:tcPr>
          <w:p w14:paraId="0BEC59AA" w14:textId="77777777" w:rsidR="00C811EF" w:rsidRDefault="00C811EF">
            <w:pPr>
              <w:pStyle w:val="TableParagraph"/>
              <w:kinsoku w:val="0"/>
              <w:overflowPunct w:val="0"/>
              <w:spacing w:before="79"/>
              <w:rPr>
                <w:b/>
                <w:bCs/>
                <w:sz w:val="20"/>
                <w:szCs w:val="20"/>
              </w:rPr>
            </w:pPr>
          </w:p>
          <w:p w14:paraId="05389618" w14:textId="77777777" w:rsidR="00C811EF" w:rsidRDefault="00C811EF">
            <w:pPr>
              <w:pStyle w:val="TableParagraph"/>
              <w:kinsoku w:val="0"/>
              <w:overflowPunct w:val="0"/>
              <w:ind w:left="11"/>
              <w:jc w:val="center"/>
              <w:rPr>
                <w:b/>
                <w:bCs/>
                <w:spacing w:val="-2"/>
                <w:sz w:val="20"/>
                <w:szCs w:val="20"/>
              </w:rPr>
            </w:pPr>
            <w:r>
              <w:rPr>
                <w:b/>
                <w:bCs/>
                <w:sz w:val="20"/>
                <w:szCs w:val="20"/>
              </w:rPr>
              <w:t>Reason</w:t>
            </w:r>
            <w:r>
              <w:rPr>
                <w:b/>
                <w:bCs/>
                <w:spacing w:val="-8"/>
                <w:sz w:val="20"/>
                <w:szCs w:val="20"/>
              </w:rPr>
              <w:t xml:space="preserve"> </w:t>
            </w:r>
            <w:r>
              <w:rPr>
                <w:b/>
                <w:bCs/>
                <w:sz w:val="20"/>
                <w:szCs w:val="20"/>
              </w:rPr>
              <w:t>for</w:t>
            </w:r>
            <w:r>
              <w:rPr>
                <w:b/>
                <w:bCs/>
                <w:spacing w:val="-8"/>
                <w:sz w:val="20"/>
                <w:szCs w:val="20"/>
              </w:rPr>
              <w:t xml:space="preserve"> </w:t>
            </w:r>
            <w:r>
              <w:rPr>
                <w:b/>
                <w:bCs/>
                <w:spacing w:val="-2"/>
                <w:sz w:val="20"/>
                <w:szCs w:val="20"/>
              </w:rPr>
              <w:t>Leaving</w:t>
            </w:r>
          </w:p>
        </w:tc>
      </w:tr>
      <w:tr w:rsidR="00C811EF" w14:paraId="79CF6909" w14:textId="77777777">
        <w:trPr>
          <w:trHeight w:val="738"/>
        </w:trPr>
        <w:tc>
          <w:tcPr>
            <w:tcW w:w="1958" w:type="dxa"/>
            <w:tcBorders>
              <w:top w:val="single" w:sz="6" w:space="0" w:color="000000"/>
              <w:left w:val="single" w:sz="4" w:space="0" w:color="000000"/>
              <w:bottom w:val="single" w:sz="6" w:space="0" w:color="000000"/>
              <w:right w:val="single" w:sz="4" w:space="0" w:color="000000"/>
            </w:tcBorders>
          </w:tcPr>
          <w:p w14:paraId="2500B703" w14:textId="77777777" w:rsidR="00C811EF" w:rsidRDefault="00C811EF">
            <w:pPr>
              <w:pStyle w:val="TableParagraph"/>
              <w:kinsoku w:val="0"/>
              <w:overflowPunct w:val="0"/>
              <w:spacing w:before="197"/>
              <w:ind w:left="7"/>
              <w:jc w:val="center"/>
              <w:rPr>
                <w:b/>
                <w:bCs/>
                <w:spacing w:val="-5"/>
                <w:sz w:val="20"/>
                <w:szCs w:val="20"/>
              </w:rPr>
            </w:pPr>
            <w:r>
              <w:rPr>
                <w:b/>
                <w:bCs/>
                <w:spacing w:val="-5"/>
                <w:sz w:val="20"/>
                <w:szCs w:val="20"/>
              </w:rPr>
              <w:t>N/A</w:t>
            </w:r>
          </w:p>
        </w:tc>
        <w:tc>
          <w:tcPr>
            <w:tcW w:w="2153" w:type="dxa"/>
            <w:tcBorders>
              <w:top w:val="single" w:sz="6" w:space="0" w:color="000000"/>
              <w:left w:val="single" w:sz="4" w:space="0" w:color="000000"/>
              <w:bottom w:val="single" w:sz="6" w:space="0" w:color="000000"/>
              <w:right w:val="single" w:sz="4" w:space="0" w:color="000000"/>
            </w:tcBorders>
          </w:tcPr>
          <w:p w14:paraId="2779AC82" w14:textId="77777777" w:rsidR="00C811EF" w:rsidRDefault="00C811EF">
            <w:pPr>
              <w:pStyle w:val="TableParagraph"/>
              <w:kinsoku w:val="0"/>
              <w:overflowPunct w:val="0"/>
              <w:spacing w:before="197"/>
              <w:ind w:left="9"/>
              <w:jc w:val="center"/>
              <w:rPr>
                <w:b/>
                <w:bCs/>
                <w:spacing w:val="-5"/>
                <w:sz w:val="20"/>
                <w:szCs w:val="20"/>
              </w:rPr>
            </w:pPr>
            <w:r>
              <w:rPr>
                <w:b/>
                <w:bCs/>
                <w:spacing w:val="-5"/>
                <w:sz w:val="20"/>
                <w:szCs w:val="20"/>
              </w:rPr>
              <w:t>N/A</w:t>
            </w:r>
          </w:p>
        </w:tc>
        <w:tc>
          <w:tcPr>
            <w:tcW w:w="2676" w:type="dxa"/>
            <w:tcBorders>
              <w:top w:val="single" w:sz="6" w:space="0" w:color="000000"/>
              <w:left w:val="single" w:sz="4" w:space="0" w:color="000000"/>
              <w:bottom w:val="single" w:sz="6" w:space="0" w:color="000000"/>
              <w:right w:val="single" w:sz="4" w:space="0" w:color="000000"/>
            </w:tcBorders>
          </w:tcPr>
          <w:p w14:paraId="01DBB678" w14:textId="77777777" w:rsidR="00C811EF" w:rsidRDefault="00C811EF">
            <w:pPr>
              <w:pStyle w:val="TableParagraph"/>
              <w:kinsoku w:val="0"/>
              <w:overflowPunct w:val="0"/>
              <w:spacing w:before="197"/>
              <w:ind w:left="4"/>
              <w:jc w:val="center"/>
              <w:rPr>
                <w:b/>
                <w:bCs/>
                <w:spacing w:val="-5"/>
                <w:sz w:val="20"/>
                <w:szCs w:val="20"/>
              </w:rPr>
            </w:pPr>
            <w:r>
              <w:rPr>
                <w:b/>
                <w:bCs/>
                <w:spacing w:val="-5"/>
                <w:sz w:val="20"/>
                <w:szCs w:val="20"/>
              </w:rPr>
              <w:t>N/A</w:t>
            </w:r>
          </w:p>
        </w:tc>
        <w:tc>
          <w:tcPr>
            <w:tcW w:w="2573" w:type="dxa"/>
            <w:tcBorders>
              <w:top w:val="single" w:sz="6" w:space="0" w:color="000000"/>
              <w:left w:val="single" w:sz="4" w:space="0" w:color="000000"/>
              <w:bottom w:val="single" w:sz="6" w:space="0" w:color="000000"/>
              <w:right w:val="single" w:sz="4" w:space="0" w:color="000000"/>
            </w:tcBorders>
          </w:tcPr>
          <w:p w14:paraId="64F3D8C2" w14:textId="77777777" w:rsidR="00C811EF" w:rsidRDefault="00C811EF">
            <w:pPr>
              <w:pStyle w:val="TableParagraph"/>
              <w:kinsoku w:val="0"/>
              <w:overflowPunct w:val="0"/>
              <w:spacing w:before="197"/>
              <w:ind w:left="11" w:right="4"/>
              <w:jc w:val="center"/>
              <w:rPr>
                <w:b/>
                <w:bCs/>
                <w:spacing w:val="-5"/>
                <w:sz w:val="20"/>
                <w:szCs w:val="20"/>
              </w:rPr>
            </w:pPr>
            <w:r>
              <w:rPr>
                <w:b/>
                <w:bCs/>
                <w:spacing w:val="-5"/>
                <w:sz w:val="20"/>
                <w:szCs w:val="20"/>
              </w:rPr>
              <w:t>N/A</w:t>
            </w:r>
          </w:p>
        </w:tc>
      </w:tr>
    </w:tbl>
    <w:p w14:paraId="24FD77F4" w14:textId="77777777" w:rsidR="00C811EF" w:rsidRDefault="00C811EF">
      <w:pPr>
        <w:pStyle w:val="BodyText"/>
        <w:kinsoku w:val="0"/>
        <w:overflowPunct w:val="0"/>
        <w:spacing w:before="228"/>
        <w:rPr>
          <w:b/>
          <w:bCs/>
        </w:rPr>
      </w:pPr>
    </w:p>
    <w:p w14:paraId="2AEFA4E2" w14:textId="77777777" w:rsidR="00C811EF" w:rsidRDefault="00C811EF">
      <w:pPr>
        <w:pStyle w:val="BodyText"/>
        <w:kinsoku w:val="0"/>
        <w:overflowPunct w:val="0"/>
        <w:spacing w:before="1"/>
        <w:jc w:val="center"/>
        <w:rPr>
          <w:spacing w:val="-2"/>
        </w:rPr>
      </w:pPr>
      <w:r>
        <w:rPr>
          <w:spacing w:val="-2"/>
        </w:rPr>
        <w:t>The</w:t>
      </w:r>
      <w:r>
        <w:rPr>
          <w:spacing w:val="-10"/>
        </w:rPr>
        <w:t xml:space="preserve"> </w:t>
      </w:r>
      <w:r>
        <w:rPr>
          <w:spacing w:val="-2"/>
        </w:rPr>
        <w:t>rest</w:t>
      </w:r>
      <w:r>
        <w:rPr>
          <w:spacing w:val="-6"/>
        </w:rPr>
        <w:t xml:space="preserve"> </w:t>
      </w:r>
      <w:r>
        <w:rPr>
          <w:spacing w:val="-2"/>
        </w:rPr>
        <w:t>of</w:t>
      </w:r>
      <w:r>
        <w:rPr>
          <w:spacing w:val="-8"/>
        </w:rPr>
        <w:t xml:space="preserve"> </w:t>
      </w:r>
      <w:r>
        <w:rPr>
          <w:spacing w:val="-2"/>
        </w:rPr>
        <w:t>this</w:t>
      </w:r>
      <w:r>
        <w:rPr>
          <w:spacing w:val="-5"/>
        </w:rPr>
        <w:t xml:space="preserve"> </w:t>
      </w:r>
      <w:r>
        <w:rPr>
          <w:spacing w:val="-2"/>
        </w:rPr>
        <w:t>page</w:t>
      </w:r>
      <w:r>
        <w:rPr>
          <w:spacing w:val="-8"/>
        </w:rPr>
        <w:t xml:space="preserve"> </w:t>
      </w:r>
      <w:r>
        <w:rPr>
          <w:spacing w:val="-2"/>
        </w:rPr>
        <w:t>was</w:t>
      </w:r>
      <w:r>
        <w:rPr>
          <w:spacing w:val="-5"/>
        </w:rPr>
        <w:t xml:space="preserve"> </w:t>
      </w:r>
      <w:r>
        <w:rPr>
          <w:spacing w:val="-2"/>
        </w:rPr>
        <w:t>left</w:t>
      </w:r>
      <w:r>
        <w:rPr>
          <w:spacing w:val="-10"/>
        </w:rPr>
        <w:t xml:space="preserve"> </w:t>
      </w:r>
      <w:r>
        <w:rPr>
          <w:spacing w:val="-2"/>
        </w:rPr>
        <w:t>intentionally</w:t>
      </w:r>
      <w:r>
        <w:rPr>
          <w:spacing w:val="-5"/>
        </w:rPr>
        <w:t xml:space="preserve"> </w:t>
      </w:r>
      <w:r>
        <w:rPr>
          <w:spacing w:val="-2"/>
        </w:rPr>
        <w:t>blank.</w:t>
      </w:r>
    </w:p>
    <w:p w14:paraId="46953264" w14:textId="77777777" w:rsidR="00C811EF" w:rsidRDefault="00C811EF">
      <w:pPr>
        <w:pStyle w:val="BodyText"/>
        <w:kinsoku w:val="0"/>
        <w:overflowPunct w:val="0"/>
        <w:spacing w:before="1"/>
        <w:jc w:val="center"/>
        <w:rPr>
          <w:spacing w:val="-2"/>
        </w:rPr>
        <w:sectPr w:rsidR="00C811EF">
          <w:headerReference w:type="default" r:id="rId35"/>
          <w:footerReference w:type="default" r:id="rId36"/>
          <w:pgSz w:w="12240" w:h="15840"/>
          <w:pgMar w:top="400" w:right="720" w:bottom="280" w:left="720" w:header="200" w:footer="0" w:gutter="0"/>
          <w:cols w:space="720"/>
          <w:noEndnote/>
        </w:sectPr>
      </w:pPr>
    </w:p>
    <w:p w14:paraId="64BAFA52" w14:textId="77777777" w:rsidR="00C811EF" w:rsidRDefault="00C811EF">
      <w:pPr>
        <w:pStyle w:val="BodyText"/>
        <w:kinsoku w:val="0"/>
        <w:overflowPunct w:val="0"/>
      </w:pPr>
    </w:p>
    <w:p w14:paraId="74220D61" w14:textId="77777777" w:rsidR="00C811EF" w:rsidRDefault="00C811EF">
      <w:pPr>
        <w:pStyle w:val="BodyText"/>
        <w:kinsoku w:val="0"/>
        <w:overflowPunct w:val="0"/>
      </w:pPr>
    </w:p>
    <w:p w14:paraId="59682A2A" w14:textId="77777777" w:rsidR="00C811EF" w:rsidRDefault="00C811EF">
      <w:pPr>
        <w:pStyle w:val="BodyText"/>
        <w:kinsoku w:val="0"/>
        <w:overflowPunct w:val="0"/>
      </w:pPr>
    </w:p>
    <w:p w14:paraId="0C2664B4" w14:textId="77777777" w:rsidR="00C811EF" w:rsidRDefault="00C811EF">
      <w:pPr>
        <w:pStyle w:val="BodyText"/>
        <w:kinsoku w:val="0"/>
        <w:overflowPunct w:val="0"/>
        <w:spacing w:before="119"/>
      </w:pPr>
    </w:p>
    <w:p w14:paraId="37F1FFE5" w14:textId="77777777" w:rsidR="00C811EF" w:rsidRDefault="00C811EF">
      <w:pPr>
        <w:pStyle w:val="Heading7"/>
        <w:kinsoku w:val="0"/>
        <w:overflowPunct w:val="0"/>
        <w:rPr>
          <w:spacing w:val="-10"/>
        </w:rPr>
      </w:pPr>
      <w:r>
        <w:t>EXHIBIT</w:t>
      </w:r>
      <w:r>
        <w:rPr>
          <w:spacing w:val="-11"/>
        </w:rPr>
        <w:t xml:space="preserve"> </w:t>
      </w:r>
      <w:r>
        <w:rPr>
          <w:spacing w:val="-10"/>
        </w:rPr>
        <w:t>H</w:t>
      </w:r>
    </w:p>
    <w:p w14:paraId="59F2B800" w14:textId="77777777" w:rsidR="00C811EF" w:rsidRDefault="00C811EF">
      <w:pPr>
        <w:pStyle w:val="BodyText"/>
        <w:kinsoku w:val="0"/>
        <w:overflowPunct w:val="0"/>
        <w:spacing w:before="1"/>
        <w:jc w:val="center"/>
        <w:rPr>
          <w:b/>
          <w:bCs/>
          <w:spacing w:val="-2"/>
        </w:rPr>
      </w:pPr>
      <w:r>
        <w:rPr>
          <w:b/>
          <w:bCs/>
        </w:rPr>
        <w:t>LOCATION</w:t>
      </w:r>
      <w:r>
        <w:rPr>
          <w:b/>
          <w:bCs/>
          <w:spacing w:val="-11"/>
        </w:rPr>
        <w:t xml:space="preserve"> </w:t>
      </w:r>
      <w:r>
        <w:rPr>
          <w:b/>
          <w:bCs/>
        </w:rPr>
        <w:t>SPECIFIC</w:t>
      </w:r>
      <w:r>
        <w:rPr>
          <w:b/>
          <w:bCs/>
          <w:spacing w:val="-10"/>
        </w:rPr>
        <w:t xml:space="preserve"> </w:t>
      </w:r>
      <w:r>
        <w:rPr>
          <w:b/>
          <w:bCs/>
          <w:spacing w:val="-2"/>
        </w:rPr>
        <w:t>INFORMATION</w:t>
      </w:r>
    </w:p>
    <w:p w14:paraId="4F89C099" w14:textId="77777777" w:rsidR="00C811EF" w:rsidRDefault="00C811EF">
      <w:pPr>
        <w:pStyle w:val="BodyText"/>
        <w:kinsoku w:val="0"/>
        <w:overflowPunct w:val="0"/>
        <w:rPr>
          <w:b/>
          <w:bCs/>
        </w:rPr>
      </w:pPr>
    </w:p>
    <w:p w14:paraId="72AE9D4C" w14:textId="77777777" w:rsidR="00C811EF" w:rsidRDefault="00C811EF">
      <w:pPr>
        <w:pStyle w:val="BodyText"/>
        <w:kinsoku w:val="0"/>
        <w:overflowPunct w:val="0"/>
        <w:spacing w:before="114"/>
        <w:rPr>
          <w:b/>
          <w:bCs/>
        </w:rPr>
      </w:pPr>
    </w:p>
    <w:p w14:paraId="2FD56625" w14:textId="77777777" w:rsidR="00C811EF" w:rsidRDefault="00C811EF">
      <w:pPr>
        <w:pStyle w:val="BodyText"/>
        <w:kinsoku w:val="0"/>
        <w:overflowPunct w:val="0"/>
        <w:ind w:left="1080"/>
        <w:rPr>
          <w:b/>
          <w:bCs/>
          <w:spacing w:val="-2"/>
        </w:rPr>
      </w:pPr>
      <w:r>
        <w:rPr>
          <w:b/>
          <w:bCs/>
          <w:spacing w:val="-2"/>
        </w:rPr>
        <w:t>None.</w:t>
      </w:r>
    </w:p>
    <w:p w14:paraId="28BC64E5" w14:textId="77777777" w:rsidR="00C811EF" w:rsidRDefault="00C811EF">
      <w:pPr>
        <w:pStyle w:val="BodyText"/>
        <w:kinsoku w:val="0"/>
        <w:overflowPunct w:val="0"/>
        <w:ind w:left="1080"/>
        <w:rPr>
          <w:b/>
          <w:bCs/>
          <w:spacing w:val="-2"/>
        </w:rPr>
        <w:sectPr w:rsidR="00C811EF">
          <w:headerReference w:type="default" r:id="rId37"/>
          <w:footerReference w:type="default" r:id="rId38"/>
          <w:pgSz w:w="12240" w:h="15840"/>
          <w:pgMar w:top="400" w:right="720" w:bottom="1460" w:left="720" w:header="200" w:footer="1278" w:gutter="0"/>
          <w:pgNumType w:start="70"/>
          <w:cols w:space="720"/>
          <w:noEndnote/>
        </w:sectPr>
      </w:pPr>
    </w:p>
    <w:p w14:paraId="5E777BA8" w14:textId="77777777" w:rsidR="00C811EF" w:rsidRDefault="00C811EF">
      <w:pPr>
        <w:pStyle w:val="BodyText"/>
        <w:kinsoku w:val="0"/>
        <w:overflowPunct w:val="0"/>
        <w:rPr>
          <w:b/>
          <w:bCs/>
        </w:rPr>
      </w:pPr>
    </w:p>
    <w:p w14:paraId="28CFCD66" w14:textId="77777777" w:rsidR="00C811EF" w:rsidRDefault="00C811EF">
      <w:pPr>
        <w:pStyle w:val="BodyText"/>
        <w:kinsoku w:val="0"/>
        <w:overflowPunct w:val="0"/>
        <w:rPr>
          <w:b/>
          <w:bCs/>
        </w:rPr>
      </w:pPr>
    </w:p>
    <w:p w14:paraId="47079513" w14:textId="77777777" w:rsidR="00C811EF" w:rsidRDefault="00C811EF">
      <w:pPr>
        <w:pStyle w:val="BodyText"/>
        <w:kinsoku w:val="0"/>
        <w:overflowPunct w:val="0"/>
        <w:rPr>
          <w:b/>
          <w:bCs/>
        </w:rPr>
      </w:pPr>
    </w:p>
    <w:p w14:paraId="08EEDDA3" w14:textId="77777777" w:rsidR="00C811EF" w:rsidRDefault="00C811EF">
      <w:pPr>
        <w:pStyle w:val="BodyText"/>
        <w:kinsoku w:val="0"/>
        <w:overflowPunct w:val="0"/>
        <w:spacing w:before="119"/>
        <w:rPr>
          <w:b/>
          <w:bCs/>
        </w:rPr>
      </w:pPr>
    </w:p>
    <w:p w14:paraId="4EB960A0" w14:textId="77777777" w:rsidR="00C811EF" w:rsidRDefault="00C811EF">
      <w:pPr>
        <w:pStyle w:val="Heading7"/>
        <w:kinsoku w:val="0"/>
        <w:overflowPunct w:val="0"/>
        <w:ind w:right="2"/>
        <w:rPr>
          <w:spacing w:val="-10"/>
        </w:rPr>
      </w:pPr>
      <w:r>
        <w:t>EXHIBIT</w:t>
      </w:r>
      <w:r>
        <w:rPr>
          <w:spacing w:val="-11"/>
        </w:rPr>
        <w:t xml:space="preserve"> </w:t>
      </w:r>
      <w:r>
        <w:rPr>
          <w:spacing w:val="-10"/>
        </w:rPr>
        <w:t>I</w:t>
      </w:r>
    </w:p>
    <w:p w14:paraId="38BCAC9F" w14:textId="77777777" w:rsidR="00C811EF" w:rsidRDefault="00C811EF">
      <w:pPr>
        <w:pStyle w:val="BodyText"/>
        <w:kinsoku w:val="0"/>
        <w:overflowPunct w:val="0"/>
        <w:spacing w:before="1"/>
        <w:ind w:right="1"/>
        <w:jc w:val="center"/>
        <w:rPr>
          <w:b/>
          <w:bCs/>
          <w:spacing w:val="-2"/>
        </w:rPr>
      </w:pPr>
      <w:r>
        <w:rPr>
          <w:b/>
          <w:bCs/>
        </w:rPr>
        <w:t>FRANCHISEE</w:t>
      </w:r>
      <w:r>
        <w:rPr>
          <w:b/>
          <w:bCs/>
          <w:spacing w:val="-14"/>
        </w:rPr>
        <w:t xml:space="preserve"> </w:t>
      </w:r>
      <w:r>
        <w:rPr>
          <w:b/>
          <w:bCs/>
        </w:rPr>
        <w:t>DISCLOSURE</w:t>
      </w:r>
      <w:r>
        <w:rPr>
          <w:b/>
          <w:bCs/>
          <w:spacing w:val="-14"/>
        </w:rPr>
        <w:t xml:space="preserve"> </w:t>
      </w:r>
      <w:r>
        <w:rPr>
          <w:b/>
          <w:bCs/>
          <w:spacing w:val="-2"/>
        </w:rPr>
        <w:t>QUESTIONNAIRE</w:t>
      </w:r>
    </w:p>
    <w:p w14:paraId="39372914" w14:textId="2D2F6FD0" w:rsidR="00C811EF" w:rsidRDefault="00C811EF">
      <w:pPr>
        <w:pStyle w:val="BodyText"/>
        <w:kinsoku w:val="0"/>
        <w:overflowPunct w:val="0"/>
        <w:spacing w:before="228"/>
        <w:ind w:left="1080" w:right="1075"/>
        <w:jc w:val="both"/>
      </w:pPr>
      <w:r>
        <w:rPr>
          <w:spacing w:val="-4"/>
        </w:rPr>
        <w:t>As</w:t>
      </w:r>
      <w:r>
        <w:rPr>
          <w:spacing w:val="-5"/>
        </w:rPr>
        <w:t xml:space="preserve"> </w:t>
      </w:r>
      <w:r>
        <w:rPr>
          <w:spacing w:val="-4"/>
        </w:rPr>
        <w:t>you</w:t>
      </w:r>
      <w:r>
        <w:rPr>
          <w:spacing w:val="-6"/>
        </w:rPr>
        <w:t xml:space="preserve"> </w:t>
      </w:r>
      <w:r>
        <w:rPr>
          <w:spacing w:val="-4"/>
        </w:rPr>
        <w:t xml:space="preserve">know, </w:t>
      </w:r>
      <w:r w:rsidR="007A731B">
        <w:rPr>
          <w:spacing w:val="-4"/>
        </w:rPr>
        <w:t>[Franchisor Legal Name]</w:t>
      </w:r>
      <w:r>
        <w:rPr>
          <w:spacing w:val="-4"/>
        </w:rPr>
        <w:t xml:space="preserve"> and</w:t>
      </w:r>
      <w:r>
        <w:rPr>
          <w:spacing w:val="-6"/>
        </w:rPr>
        <w:t xml:space="preserve"> </w:t>
      </w:r>
      <w:r>
        <w:rPr>
          <w:spacing w:val="-4"/>
        </w:rPr>
        <w:t>you are preparing</w:t>
      </w:r>
      <w:r>
        <w:rPr>
          <w:spacing w:val="-7"/>
        </w:rPr>
        <w:t xml:space="preserve"> </w:t>
      </w:r>
      <w:r>
        <w:rPr>
          <w:spacing w:val="-4"/>
        </w:rPr>
        <w:t>to</w:t>
      </w:r>
      <w:r>
        <w:rPr>
          <w:spacing w:val="-7"/>
        </w:rPr>
        <w:t xml:space="preserve"> </w:t>
      </w:r>
      <w:r>
        <w:rPr>
          <w:spacing w:val="-4"/>
        </w:rPr>
        <w:t>enter</w:t>
      </w:r>
      <w:r>
        <w:rPr>
          <w:spacing w:val="-5"/>
        </w:rPr>
        <w:t xml:space="preserve"> </w:t>
      </w:r>
      <w:r>
        <w:rPr>
          <w:spacing w:val="-4"/>
        </w:rPr>
        <w:t>into</w:t>
      </w:r>
      <w:r>
        <w:rPr>
          <w:spacing w:val="-7"/>
        </w:rPr>
        <w:t xml:space="preserve"> </w:t>
      </w:r>
      <w:r>
        <w:rPr>
          <w:spacing w:val="-4"/>
        </w:rPr>
        <w:t>a</w:t>
      </w:r>
      <w:r>
        <w:rPr>
          <w:spacing w:val="-6"/>
        </w:rPr>
        <w:t xml:space="preserve"> </w:t>
      </w:r>
      <w:r>
        <w:rPr>
          <w:spacing w:val="-4"/>
        </w:rPr>
        <w:t xml:space="preserve">Franchise Agreement </w:t>
      </w:r>
      <w:r>
        <w:t>for</w:t>
      </w:r>
      <w:r>
        <w:rPr>
          <w:spacing w:val="-8"/>
        </w:rPr>
        <w:t xml:space="preserve"> </w:t>
      </w:r>
      <w:r>
        <w:t>the</w:t>
      </w:r>
      <w:r>
        <w:rPr>
          <w:spacing w:val="-9"/>
        </w:rPr>
        <w:t xml:space="preserve"> </w:t>
      </w:r>
      <w:r>
        <w:t>operation</w:t>
      </w:r>
      <w:r>
        <w:rPr>
          <w:spacing w:val="-8"/>
        </w:rPr>
        <w:t xml:space="preserve"> </w:t>
      </w:r>
      <w:r>
        <w:t>of</w:t>
      </w:r>
      <w:r>
        <w:rPr>
          <w:spacing w:val="-9"/>
        </w:rPr>
        <w:t xml:space="preserve"> </w:t>
      </w:r>
      <w:r>
        <w:t>a</w:t>
      </w:r>
      <w:r>
        <w:rPr>
          <w:spacing w:val="-10"/>
        </w:rPr>
        <w:t xml:space="preserve"> </w:t>
      </w:r>
      <w:del w:id="767" w:author="Matthew Levine" w:date="2025-06-06T13:43:00Z" w16du:dateUtc="2025-06-06T17:43:00Z">
        <w:r w:rsidDel="00BC2D8A">
          <w:delText>Studio</w:delText>
        </w:r>
      </w:del>
      <w:ins w:id="768" w:author="Matthew Levine" w:date="2025-06-06T13:43:00Z" w16du:dateUtc="2025-06-06T17:43:00Z">
        <w:r w:rsidR="00BC2D8A">
          <w:t>[Premise Café]</w:t>
        </w:r>
      </w:ins>
      <w:r>
        <w:t>.</w:t>
      </w:r>
      <w:r>
        <w:rPr>
          <w:spacing w:val="37"/>
        </w:rPr>
        <w:t xml:space="preserve"> </w:t>
      </w:r>
      <w:r>
        <w:t>In</w:t>
      </w:r>
      <w:r>
        <w:rPr>
          <w:spacing w:val="-9"/>
        </w:rPr>
        <w:t xml:space="preserve"> </w:t>
      </w:r>
      <w:r>
        <w:t>this</w:t>
      </w:r>
      <w:r>
        <w:rPr>
          <w:spacing w:val="-10"/>
        </w:rPr>
        <w:t xml:space="preserve"> </w:t>
      </w:r>
      <w:r>
        <w:t>Franchisee</w:t>
      </w:r>
      <w:r>
        <w:rPr>
          <w:spacing w:val="-10"/>
        </w:rPr>
        <w:t xml:space="preserve"> </w:t>
      </w:r>
      <w:r>
        <w:t>Disclosure</w:t>
      </w:r>
      <w:r>
        <w:rPr>
          <w:spacing w:val="-9"/>
        </w:rPr>
        <w:t xml:space="preserve"> </w:t>
      </w:r>
      <w:r>
        <w:t>Questionnaire,</w:t>
      </w:r>
      <w:r>
        <w:rPr>
          <w:spacing w:val="-9"/>
        </w:rPr>
        <w:t xml:space="preserve"> </w:t>
      </w:r>
      <w:r w:rsidR="007A731B">
        <w:t>[Franchisor Legal Name]</w:t>
      </w:r>
      <w:r>
        <w:t xml:space="preserve"> will be referred to as “our”, “we” or “us.”</w:t>
      </w:r>
      <w:r>
        <w:rPr>
          <w:spacing w:val="40"/>
        </w:rPr>
        <w:t xml:space="preserve"> </w:t>
      </w:r>
      <w:r>
        <w:t>The purpose of this Questionnaire is to determine whether any statements or promises were</w:t>
      </w:r>
      <w:r>
        <w:rPr>
          <w:spacing w:val="-1"/>
        </w:rPr>
        <w:t xml:space="preserve"> </w:t>
      </w:r>
      <w:r>
        <w:t>made</w:t>
      </w:r>
      <w:r>
        <w:rPr>
          <w:spacing w:val="-1"/>
        </w:rPr>
        <w:t xml:space="preserve"> </w:t>
      </w:r>
      <w:r>
        <w:t>to</w:t>
      </w:r>
      <w:r>
        <w:rPr>
          <w:spacing w:val="-1"/>
        </w:rPr>
        <w:t xml:space="preserve"> </w:t>
      </w:r>
      <w:r>
        <w:t>you</w:t>
      </w:r>
      <w:r>
        <w:rPr>
          <w:spacing w:val="-1"/>
        </w:rPr>
        <w:t xml:space="preserve"> </w:t>
      </w:r>
      <w:r>
        <w:t>that we did</w:t>
      </w:r>
      <w:r>
        <w:rPr>
          <w:spacing w:val="-1"/>
        </w:rPr>
        <w:t xml:space="preserve"> </w:t>
      </w:r>
      <w:r>
        <w:t>not authorize and</w:t>
      </w:r>
      <w:r>
        <w:rPr>
          <w:spacing w:val="-1"/>
        </w:rPr>
        <w:t xml:space="preserve"> </w:t>
      </w:r>
      <w:r>
        <w:t>that may be untrue, inaccurate or misleading, and to ensure that you have been properly represented in this transaction, and that you understand the limitations on claims you may make by reason of the purchase</w:t>
      </w:r>
      <w:r>
        <w:rPr>
          <w:spacing w:val="-14"/>
        </w:rPr>
        <w:t xml:space="preserve"> </w:t>
      </w:r>
      <w:r>
        <w:t>and</w:t>
      </w:r>
      <w:r>
        <w:rPr>
          <w:spacing w:val="-14"/>
        </w:rPr>
        <w:t xml:space="preserve"> </w:t>
      </w:r>
      <w:r>
        <w:t>operation</w:t>
      </w:r>
      <w:r>
        <w:rPr>
          <w:spacing w:val="-14"/>
        </w:rPr>
        <w:t xml:space="preserve"> </w:t>
      </w:r>
      <w:r>
        <w:t>of</w:t>
      </w:r>
      <w:r>
        <w:rPr>
          <w:spacing w:val="-14"/>
        </w:rPr>
        <w:t xml:space="preserve"> </w:t>
      </w:r>
      <w:r>
        <w:t>your</w:t>
      </w:r>
      <w:r>
        <w:rPr>
          <w:spacing w:val="-14"/>
        </w:rPr>
        <w:t xml:space="preserve"> </w:t>
      </w:r>
      <w:r>
        <w:t>franchise.</w:t>
      </w:r>
      <w:r>
        <w:rPr>
          <w:spacing w:val="24"/>
        </w:rPr>
        <w:t xml:space="preserve"> </w:t>
      </w:r>
      <w:r>
        <w:rPr>
          <w:b/>
          <w:bCs/>
        </w:rPr>
        <w:t>You</w:t>
      </w:r>
      <w:r>
        <w:rPr>
          <w:b/>
          <w:bCs/>
          <w:spacing w:val="-14"/>
        </w:rPr>
        <w:t xml:space="preserve"> </w:t>
      </w:r>
      <w:r>
        <w:rPr>
          <w:b/>
          <w:bCs/>
        </w:rPr>
        <w:t>cannot</w:t>
      </w:r>
      <w:r>
        <w:rPr>
          <w:b/>
          <w:bCs/>
          <w:spacing w:val="-11"/>
        </w:rPr>
        <w:t xml:space="preserve"> </w:t>
      </w:r>
      <w:r>
        <w:rPr>
          <w:b/>
          <w:bCs/>
        </w:rPr>
        <w:t>sign</w:t>
      </w:r>
      <w:r>
        <w:rPr>
          <w:b/>
          <w:bCs/>
          <w:spacing w:val="-14"/>
        </w:rPr>
        <w:t xml:space="preserve"> </w:t>
      </w:r>
      <w:r>
        <w:rPr>
          <w:b/>
          <w:bCs/>
        </w:rPr>
        <w:t>or</w:t>
      </w:r>
      <w:r>
        <w:rPr>
          <w:b/>
          <w:bCs/>
          <w:spacing w:val="-14"/>
        </w:rPr>
        <w:t xml:space="preserve"> </w:t>
      </w:r>
      <w:r>
        <w:rPr>
          <w:b/>
          <w:bCs/>
        </w:rPr>
        <w:t>date</w:t>
      </w:r>
      <w:r>
        <w:rPr>
          <w:b/>
          <w:bCs/>
          <w:spacing w:val="-14"/>
        </w:rPr>
        <w:t xml:space="preserve"> </w:t>
      </w:r>
      <w:r>
        <w:rPr>
          <w:b/>
          <w:bCs/>
        </w:rPr>
        <w:t>this</w:t>
      </w:r>
      <w:r>
        <w:rPr>
          <w:b/>
          <w:bCs/>
          <w:spacing w:val="-14"/>
        </w:rPr>
        <w:t xml:space="preserve"> </w:t>
      </w:r>
      <w:r>
        <w:rPr>
          <w:b/>
          <w:bCs/>
        </w:rPr>
        <w:t>Questionnaire</w:t>
      </w:r>
      <w:r>
        <w:rPr>
          <w:b/>
          <w:bCs/>
          <w:spacing w:val="-14"/>
        </w:rPr>
        <w:t xml:space="preserve"> </w:t>
      </w:r>
      <w:r>
        <w:rPr>
          <w:b/>
          <w:bCs/>
        </w:rPr>
        <w:t>the</w:t>
      </w:r>
      <w:r>
        <w:rPr>
          <w:b/>
          <w:bCs/>
          <w:spacing w:val="-14"/>
        </w:rPr>
        <w:t xml:space="preserve"> </w:t>
      </w:r>
      <w:r>
        <w:rPr>
          <w:b/>
          <w:bCs/>
        </w:rPr>
        <w:t>same day</w:t>
      </w:r>
      <w:r>
        <w:rPr>
          <w:b/>
          <w:bCs/>
          <w:spacing w:val="-10"/>
        </w:rPr>
        <w:t xml:space="preserve"> </w:t>
      </w:r>
      <w:r>
        <w:rPr>
          <w:b/>
          <w:bCs/>
        </w:rPr>
        <w:t>as</w:t>
      </w:r>
      <w:r>
        <w:rPr>
          <w:b/>
          <w:bCs/>
          <w:spacing w:val="-10"/>
        </w:rPr>
        <w:t xml:space="preserve"> </w:t>
      </w:r>
      <w:r>
        <w:rPr>
          <w:b/>
          <w:bCs/>
        </w:rPr>
        <w:t>the</w:t>
      </w:r>
      <w:r>
        <w:rPr>
          <w:b/>
          <w:bCs/>
          <w:spacing w:val="-8"/>
        </w:rPr>
        <w:t xml:space="preserve"> </w:t>
      </w:r>
      <w:r>
        <w:rPr>
          <w:b/>
          <w:bCs/>
        </w:rPr>
        <w:t>Receipt</w:t>
      </w:r>
      <w:r>
        <w:rPr>
          <w:b/>
          <w:bCs/>
          <w:spacing w:val="-9"/>
        </w:rPr>
        <w:t xml:space="preserve"> </w:t>
      </w:r>
      <w:r>
        <w:rPr>
          <w:b/>
          <w:bCs/>
        </w:rPr>
        <w:t>for</w:t>
      </w:r>
      <w:r>
        <w:rPr>
          <w:b/>
          <w:bCs/>
          <w:spacing w:val="-11"/>
        </w:rPr>
        <w:t xml:space="preserve"> </w:t>
      </w:r>
      <w:r>
        <w:rPr>
          <w:b/>
          <w:bCs/>
        </w:rPr>
        <w:t>the</w:t>
      </w:r>
      <w:r>
        <w:rPr>
          <w:b/>
          <w:bCs/>
          <w:spacing w:val="-8"/>
        </w:rPr>
        <w:t xml:space="preserve"> </w:t>
      </w:r>
      <w:r>
        <w:rPr>
          <w:b/>
          <w:bCs/>
        </w:rPr>
        <w:t>Disclosure</w:t>
      </w:r>
      <w:r>
        <w:rPr>
          <w:b/>
          <w:bCs/>
          <w:spacing w:val="-10"/>
        </w:rPr>
        <w:t xml:space="preserve"> </w:t>
      </w:r>
      <w:r>
        <w:rPr>
          <w:b/>
          <w:bCs/>
        </w:rPr>
        <w:t>Document,</w:t>
      </w:r>
      <w:r>
        <w:rPr>
          <w:b/>
          <w:bCs/>
          <w:spacing w:val="-10"/>
        </w:rPr>
        <w:t xml:space="preserve"> </w:t>
      </w:r>
      <w:r>
        <w:rPr>
          <w:b/>
          <w:bCs/>
        </w:rPr>
        <w:t>but</w:t>
      </w:r>
      <w:r>
        <w:rPr>
          <w:b/>
          <w:bCs/>
          <w:spacing w:val="-9"/>
        </w:rPr>
        <w:t xml:space="preserve"> </w:t>
      </w:r>
      <w:r>
        <w:rPr>
          <w:b/>
          <w:bCs/>
        </w:rPr>
        <w:t>you</w:t>
      </w:r>
      <w:r>
        <w:rPr>
          <w:b/>
          <w:bCs/>
          <w:spacing w:val="-9"/>
        </w:rPr>
        <w:t xml:space="preserve"> </w:t>
      </w:r>
      <w:r>
        <w:rPr>
          <w:b/>
          <w:bCs/>
        </w:rPr>
        <w:t>must</w:t>
      </w:r>
      <w:r>
        <w:rPr>
          <w:b/>
          <w:bCs/>
          <w:spacing w:val="-9"/>
        </w:rPr>
        <w:t xml:space="preserve"> </w:t>
      </w:r>
      <w:r>
        <w:rPr>
          <w:b/>
          <w:bCs/>
        </w:rPr>
        <w:t>sign</w:t>
      </w:r>
      <w:r>
        <w:rPr>
          <w:b/>
          <w:bCs/>
          <w:spacing w:val="-9"/>
        </w:rPr>
        <w:t xml:space="preserve"> </w:t>
      </w:r>
      <w:r>
        <w:rPr>
          <w:b/>
          <w:bCs/>
        </w:rPr>
        <w:t>and</w:t>
      </w:r>
      <w:r>
        <w:rPr>
          <w:b/>
          <w:bCs/>
          <w:spacing w:val="-9"/>
        </w:rPr>
        <w:t xml:space="preserve"> </w:t>
      </w:r>
      <w:r>
        <w:rPr>
          <w:b/>
          <w:bCs/>
        </w:rPr>
        <w:t>date</w:t>
      </w:r>
      <w:r>
        <w:rPr>
          <w:b/>
          <w:bCs/>
          <w:spacing w:val="-10"/>
        </w:rPr>
        <w:t xml:space="preserve"> </w:t>
      </w:r>
      <w:r>
        <w:rPr>
          <w:b/>
          <w:bCs/>
        </w:rPr>
        <w:t>it</w:t>
      </w:r>
      <w:r>
        <w:rPr>
          <w:b/>
          <w:bCs/>
          <w:spacing w:val="-9"/>
        </w:rPr>
        <w:t xml:space="preserve"> </w:t>
      </w:r>
      <w:r>
        <w:rPr>
          <w:b/>
          <w:bCs/>
        </w:rPr>
        <w:t>the</w:t>
      </w:r>
      <w:r>
        <w:rPr>
          <w:b/>
          <w:bCs/>
          <w:spacing w:val="-10"/>
        </w:rPr>
        <w:t xml:space="preserve"> </w:t>
      </w:r>
      <w:r>
        <w:rPr>
          <w:b/>
          <w:bCs/>
        </w:rPr>
        <w:t>same</w:t>
      </w:r>
      <w:r>
        <w:rPr>
          <w:b/>
          <w:bCs/>
          <w:spacing w:val="-10"/>
        </w:rPr>
        <w:t xml:space="preserve"> </w:t>
      </w:r>
      <w:r>
        <w:rPr>
          <w:b/>
          <w:bCs/>
        </w:rPr>
        <w:t>day you sign the Franchise Agreement and pay your franchise fee</w:t>
      </w:r>
      <w:r>
        <w:t>.</w:t>
      </w:r>
      <w:r>
        <w:rPr>
          <w:spacing w:val="40"/>
        </w:rPr>
        <w:t xml:space="preserve"> </w:t>
      </w:r>
      <w:r>
        <w:t>Please review each of the following</w:t>
      </w:r>
      <w:r>
        <w:rPr>
          <w:spacing w:val="-5"/>
        </w:rPr>
        <w:t xml:space="preserve"> </w:t>
      </w:r>
      <w:r>
        <w:t>questions</w:t>
      </w:r>
      <w:r>
        <w:rPr>
          <w:spacing w:val="-6"/>
        </w:rPr>
        <w:t xml:space="preserve"> </w:t>
      </w:r>
      <w:r>
        <w:t>carefully</w:t>
      </w:r>
      <w:r>
        <w:rPr>
          <w:spacing w:val="-6"/>
        </w:rPr>
        <w:t xml:space="preserve"> </w:t>
      </w:r>
      <w:r>
        <w:t>and</w:t>
      </w:r>
      <w:r>
        <w:rPr>
          <w:spacing w:val="-5"/>
        </w:rPr>
        <w:t xml:space="preserve"> </w:t>
      </w:r>
      <w:r>
        <w:t>provide</w:t>
      </w:r>
      <w:r>
        <w:rPr>
          <w:spacing w:val="-5"/>
        </w:rPr>
        <w:t xml:space="preserve"> </w:t>
      </w:r>
      <w:r>
        <w:t>honest</w:t>
      </w:r>
      <w:r>
        <w:rPr>
          <w:spacing w:val="-4"/>
        </w:rPr>
        <w:t xml:space="preserve"> </w:t>
      </w:r>
      <w:r>
        <w:t>and</w:t>
      </w:r>
      <w:r>
        <w:rPr>
          <w:spacing w:val="-7"/>
        </w:rPr>
        <w:t xml:space="preserve"> </w:t>
      </w:r>
      <w:r>
        <w:t>complete</w:t>
      </w:r>
      <w:r>
        <w:rPr>
          <w:spacing w:val="-7"/>
        </w:rPr>
        <w:t xml:space="preserve"> </w:t>
      </w:r>
      <w:r>
        <w:t>responses</w:t>
      </w:r>
      <w:r>
        <w:rPr>
          <w:spacing w:val="-6"/>
        </w:rPr>
        <w:t xml:space="preserve"> </w:t>
      </w:r>
      <w:r>
        <w:t>to</w:t>
      </w:r>
      <w:r>
        <w:rPr>
          <w:spacing w:val="-7"/>
        </w:rPr>
        <w:t xml:space="preserve"> </w:t>
      </w:r>
      <w:r>
        <w:t>each</w:t>
      </w:r>
      <w:r>
        <w:rPr>
          <w:spacing w:val="-5"/>
        </w:rPr>
        <w:t xml:space="preserve"> </w:t>
      </w:r>
      <w:r>
        <w:t>question.</w:t>
      </w:r>
    </w:p>
    <w:p w14:paraId="142FAB87" w14:textId="77777777" w:rsidR="00C811EF" w:rsidRDefault="00C811EF">
      <w:pPr>
        <w:pStyle w:val="BodyText"/>
        <w:kinsoku w:val="0"/>
        <w:overflowPunct w:val="0"/>
      </w:pPr>
    </w:p>
    <w:p w14:paraId="03D4038F" w14:textId="77777777" w:rsidR="00C811EF" w:rsidRDefault="00C811EF">
      <w:pPr>
        <w:pStyle w:val="ListParagraph"/>
        <w:numPr>
          <w:ilvl w:val="0"/>
          <w:numId w:val="9"/>
        </w:numPr>
        <w:tabs>
          <w:tab w:val="left" w:pos="1646"/>
        </w:tabs>
        <w:kinsoku w:val="0"/>
        <w:overflowPunct w:val="0"/>
        <w:ind w:right="1080"/>
        <w:jc w:val="left"/>
        <w:rPr>
          <w:sz w:val="20"/>
          <w:szCs w:val="20"/>
        </w:rPr>
      </w:pPr>
      <w:r>
        <w:rPr>
          <w:sz w:val="20"/>
          <w:szCs w:val="20"/>
        </w:rPr>
        <w:t>Have</w:t>
      </w:r>
      <w:r>
        <w:rPr>
          <w:spacing w:val="30"/>
          <w:sz w:val="20"/>
          <w:szCs w:val="20"/>
        </w:rPr>
        <w:t xml:space="preserve"> </w:t>
      </w:r>
      <w:r>
        <w:rPr>
          <w:sz w:val="20"/>
          <w:szCs w:val="20"/>
        </w:rPr>
        <w:t>you</w:t>
      </w:r>
      <w:r>
        <w:rPr>
          <w:spacing w:val="30"/>
          <w:sz w:val="20"/>
          <w:szCs w:val="20"/>
        </w:rPr>
        <w:t xml:space="preserve"> </w:t>
      </w:r>
      <w:r>
        <w:rPr>
          <w:sz w:val="20"/>
          <w:szCs w:val="20"/>
        </w:rPr>
        <w:t>received</w:t>
      </w:r>
      <w:r>
        <w:rPr>
          <w:spacing w:val="32"/>
          <w:sz w:val="20"/>
          <w:szCs w:val="20"/>
        </w:rPr>
        <w:t xml:space="preserve"> </w:t>
      </w:r>
      <w:r>
        <w:rPr>
          <w:sz w:val="20"/>
          <w:szCs w:val="20"/>
        </w:rPr>
        <w:t>and</w:t>
      </w:r>
      <w:r>
        <w:rPr>
          <w:spacing w:val="30"/>
          <w:sz w:val="20"/>
          <w:szCs w:val="20"/>
        </w:rPr>
        <w:t xml:space="preserve"> </w:t>
      </w:r>
      <w:r>
        <w:rPr>
          <w:sz w:val="20"/>
          <w:szCs w:val="20"/>
        </w:rPr>
        <w:t>personally</w:t>
      </w:r>
      <w:r>
        <w:rPr>
          <w:spacing w:val="31"/>
          <w:sz w:val="20"/>
          <w:szCs w:val="20"/>
        </w:rPr>
        <w:t xml:space="preserve"> </w:t>
      </w:r>
      <w:r>
        <w:rPr>
          <w:sz w:val="20"/>
          <w:szCs w:val="20"/>
        </w:rPr>
        <w:t>reviewed</w:t>
      </w:r>
      <w:r>
        <w:rPr>
          <w:spacing w:val="30"/>
          <w:sz w:val="20"/>
          <w:szCs w:val="20"/>
        </w:rPr>
        <w:t xml:space="preserve"> </w:t>
      </w:r>
      <w:r>
        <w:rPr>
          <w:sz w:val="20"/>
          <w:szCs w:val="20"/>
        </w:rPr>
        <w:t>our</w:t>
      </w:r>
      <w:r>
        <w:rPr>
          <w:spacing w:val="31"/>
          <w:sz w:val="20"/>
          <w:szCs w:val="20"/>
        </w:rPr>
        <w:t xml:space="preserve"> </w:t>
      </w:r>
      <w:r>
        <w:rPr>
          <w:sz w:val="20"/>
          <w:szCs w:val="20"/>
        </w:rPr>
        <w:t>Franchise</w:t>
      </w:r>
      <w:r>
        <w:rPr>
          <w:spacing w:val="32"/>
          <w:sz w:val="20"/>
          <w:szCs w:val="20"/>
        </w:rPr>
        <w:t xml:space="preserve"> </w:t>
      </w:r>
      <w:r>
        <w:rPr>
          <w:sz w:val="20"/>
          <w:szCs w:val="20"/>
        </w:rPr>
        <w:t>Agreement</w:t>
      </w:r>
      <w:r>
        <w:rPr>
          <w:spacing w:val="30"/>
          <w:sz w:val="20"/>
          <w:szCs w:val="20"/>
        </w:rPr>
        <w:t xml:space="preserve"> </w:t>
      </w:r>
      <w:r>
        <w:rPr>
          <w:sz w:val="20"/>
          <w:szCs w:val="20"/>
        </w:rPr>
        <w:t>and</w:t>
      </w:r>
      <w:r>
        <w:rPr>
          <w:spacing w:val="32"/>
          <w:sz w:val="20"/>
          <w:szCs w:val="20"/>
        </w:rPr>
        <w:t xml:space="preserve"> </w:t>
      </w:r>
      <w:r>
        <w:rPr>
          <w:sz w:val="20"/>
          <w:szCs w:val="20"/>
        </w:rPr>
        <w:t>each</w:t>
      </w:r>
      <w:r>
        <w:rPr>
          <w:spacing w:val="30"/>
          <w:sz w:val="20"/>
          <w:szCs w:val="20"/>
        </w:rPr>
        <w:t xml:space="preserve"> </w:t>
      </w:r>
      <w:r>
        <w:rPr>
          <w:sz w:val="20"/>
          <w:szCs w:val="20"/>
        </w:rPr>
        <w:t>exhibit attached to it?</w:t>
      </w:r>
    </w:p>
    <w:p w14:paraId="77992A2F" w14:textId="77777777" w:rsidR="00C811EF" w:rsidRDefault="00C811EF">
      <w:pPr>
        <w:pStyle w:val="BodyText"/>
        <w:kinsoku w:val="0"/>
        <w:overflowPunct w:val="0"/>
        <w:spacing w:before="1"/>
      </w:pPr>
    </w:p>
    <w:p w14:paraId="49F457D7"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3DDABC3B" w14:textId="77777777" w:rsidR="00C811EF" w:rsidRDefault="00C811EF">
      <w:pPr>
        <w:pStyle w:val="BodyText"/>
        <w:kinsoku w:val="0"/>
        <w:overflowPunct w:val="0"/>
        <w:spacing w:before="1"/>
      </w:pPr>
    </w:p>
    <w:p w14:paraId="0B73F735" w14:textId="77777777" w:rsidR="00C811EF" w:rsidRDefault="00C811EF">
      <w:pPr>
        <w:pStyle w:val="ListParagraph"/>
        <w:numPr>
          <w:ilvl w:val="0"/>
          <w:numId w:val="9"/>
        </w:numPr>
        <w:tabs>
          <w:tab w:val="left" w:pos="1646"/>
        </w:tabs>
        <w:kinsoku w:val="0"/>
        <w:overflowPunct w:val="0"/>
        <w:ind w:right="1075"/>
        <w:jc w:val="left"/>
        <w:rPr>
          <w:sz w:val="20"/>
          <w:szCs w:val="20"/>
        </w:rPr>
      </w:pPr>
      <w:r>
        <w:rPr>
          <w:sz w:val="20"/>
          <w:szCs w:val="20"/>
        </w:rPr>
        <w:t xml:space="preserve">Do you understand </w:t>
      </w:r>
      <w:proofErr w:type="gramStart"/>
      <w:r>
        <w:rPr>
          <w:sz w:val="20"/>
          <w:szCs w:val="20"/>
        </w:rPr>
        <w:t>all of</w:t>
      </w:r>
      <w:proofErr w:type="gramEnd"/>
      <w:r>
        <w:rPr>
          <w:sz w:val="20"/>
          <w:szCs w:val="20"/>
        </w:rPr>
        <w:t xml:space="preserve"> the information contained in the Franchise Agreement and each exhibit attached to it?</w:t>
      </w:r>
    </w:p>
    <w:p w14:paraId="7ADF6293"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66D595B0" w14:textId="77777777" w:rsidR="00C811EF" w:rsidRDefault="00C811EF">
      <w:pPr>
        <w:pStyle w:val="BodyText"/>
        <w:kinsoku w:val="0"/>
        <w:overflowPunct w:val="0"/>
        <w:spacing w:before="1"/>
      </w:pPr>
    </w:p>
    <w:p w14:paraId="2ADC7D8B" w14:textId="77777777" w:rsidR="00C811EF" w:rsidRDefault="00C811EF">
      <w:pPr>
        <w:pStyle w:val="BodyText"/>
        <w:kinsoku w:val="0"/>
        <w:overflowPunct w:val="0"/>
        <w:ind w:left="1646" w:right="715"/>
      </w:pPr>
      <w:r>
        <w:t>If “No”, what parts of the Franchise Agreement do you not understand?</w:t>
      </w:r>
      <w:r>
        <w:rPr>
          <w:spacing w:val="71"/>
        </w:rPr>
        <w:t xml:space="preserve"> </w:t>
      </w:r>
      <w:r>
        <w:t>(Attach additional pages, if necessary.)</w:t>
      </w:r>
    </w:p>
    <w:p w14:paraId="67C919F5" w14:textId="77777777" w:rsidR="00C811EF" w:rsidRDefault="00D00284">
      <w:pPr>
        <w:pStyle w:val="BodyText"/>
        <w:kinsoku w:val="0"/>
        <w:overflowPunct w:val="0"/>
        <w:spacing w:before="6"/>
        <w:rPr>
          <w:sz w:val="15"/>
          <w:szCs w:val="15"/>
        </w:rPr>
      </w:pPr>
      <w:r>
        <w:rPr>
          <w:noProof/>
        </w:rPr>
        <mc:AlternateContent>
          <mc:Choice Requires="wps">
            <w:drawing>
              <wp:anchor distT="0" distB="0" distL="0" distR="0" simplePos="0" relativeHeight="251668992" behindDoc="0" locked="0" layoutInCell="0" allowOverlap="1" wp14:anchorId="2782F916" wp14:editId="669A96A2">
                <wp:simplePos x="0" y="0"/>
                <wp:positionH relativeFrom="page">
                  <wp:posOffset>1500505</wp:posOffset>
                </wp:positionH>
                <wp:positionV relativeFrom="paragraph">
                  <wp:posOffset>128905</wp:posOffset>
                </wp:positionV>
                <wp:extent cx="5122545" cy="9525"/>
                <wp:effectExtent l="0" t="0" r="0" b="0"/>
                <wp:wrapTopAndBottom/>
                <wp:docPr id="405651843" name="Freeform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28683" id="Freeform 325" o:spid="_x0000_s1026" style="position:absolute;margin-left:118.15pt;margin-top:10.15pt;width:403.35pt;height:.7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0016" behindDoc="0" locked="0" layoutInCell="0" allowOverlap="1" wp14:anchorId="5391B64B" wp14:editId="180B353D">
                <wp:simplePos x="0" y="0"/>
                <wp:positionH relativeFrom="page">
                  <wp:posOffset>1500505</wp:posOffset>
                </wp:positionH>
                <wp:positionV relativeFrom="paragraph">
                  <wp:posOffset>273050</wp:posOffset>
                </wp:positionV>
                <wp:extent cx="5122545" cy="9525"/>
                <wp:effectExtent l="0" t="0" r="0" b="0"/>
                <wp:wrapTopAndBottom/>
                <wp:docPr id="1877282166" name="Freeform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9BC8C" id="Freeform 326" o:spid="_x0000_s1026" style="position:absolute;margin-left:118.15pt;margin-top:21.5pt;width:403.35pt;height:.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1040" behindDoc="0" locked="0" layoutInCell="0" allowOverlap="1" wp14:anchorId="01061E69" wp14:editId="62C94CED">
                <wp:simplePos x="0" y="0"/>
                <wp:positionH relativeFrom="page">
                  <wp:posOffset>1500505</wp:posOffset>
                </wp:positionH>
                <wp:positionV relativeFrom="paragraph">
                  <wp:posOffset>419735</wp:posOffset>
                </wp:positionV>
                <wp:extent cx="5122545" cy="9525"/>
                <wp:effectExtent l="0" t="0" r="0" b="0"/>
                <wp:wrapTopAndBottom/>
                <wp:docPr id="1475612058" name="Freeform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F07CC" id="Freeform 327" o:spid="_x0000_s1026" style="position:absolute;margin-left:118.15pt;margin-top:33.05pt;width:403.35pt;height:.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ETw0ubjAAAADw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2064" behindDoc="0" locked="0" layoutInCell="0" allowOverlap="1" wp14:anchorId="5F99156F" wp14:editId="0ED839DD">
                <wp:simplePos x="0" y="0"/>
                <wp:positionH relativeFrom="page">
                  <wp:posOffset>1500505</wp:posOffset>
                </wp:positionH>
                <wp:positionV relativeFrom="paragraph">
                  <wp:posOffset>565785</wp:posOffset>
                </wp:positionV>
                <wp:extent cx="5122545" cy="9525"/>
                <wp:effectExtent l="0" t="0" r="0" b="0"/>
                <wp:wrapTopAndBottom/>
                <wp:docPr id="349480972" name="Freeform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E7EE9" id="Freeform 328" o:spid="_x0000_s1026" style="position:absolute;margin-left:118.15pt;margin-top:44.55pt;width:403.35pt;height:.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3088" behindDoc="0" locked="0" layoutInCell="0" allowOverlap="1" wp14:anchorId="18309467" wp14:editId="1AB9E0FA">
                <wp:simplePos x="0" y="0"/>
                <wp:positionH relativeFrom="page">
                  <wp:posOffset>1500505</wp:posOffset>
                </wp:positionH>
                <wp:positionV relativeFrom="paragraph">
                  <wp:posOffset>712470</wp:posOffset>
                </wp:positionV>
                <wp:extent cx="5122545" cy="9525"/>
                <wp:effectExtent l="0" t="0" r="0" b="0"/>
                <wp:wrapTopAndBottom/>
                <wp:docPr id="1588861684"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34245" id="Freeform 329" o:spid="_x0000_s1026" style="position:absolute;margin-left:118.15pt;margin-top:56.1pt;width:403.35pt;height:.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rNNuhO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4112" behindDoc="0" locked="0" layoutInCell="0" allowOverlap="1" wp14:anchorId="67F89B14" wp14:editId="47623A50">
                <wp:simplePos x="0" y="0"/>
                <wp:positionH relativeFrom="page">
                  <wp:posOffset>1500505</wp:posOffset>
                </wp:positionH>
                <wp:positionV relativeFrom="paragraph">
                  <wp:posOffset>857250</wp:posOffset>
                </wp:positionV>
                <wp:extent cx="5122545" cy="9525"/>
                <wp:effectExtent l="0" t="0" r="0" b="0"/>
                <wp:wrapTopAndBottom/>
                <wp:docPr id="790878457" name="Freeform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A6D27" id="Freeform 330" o:spid="_x0000_s1026" style="position:absolute;margin-left:118.15pt;margin-top:67.5pt;width:403.35pt;height:.7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a+/CSO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5136" behindDoc="0" locked="0" layoutInCell="0" allowOverlap="1" wp14:anchorId="1E63E60E" wp14:editId="797D7C80">
                <wp:simplePos x="0" y="0"/>
                <wp:positionH relativeFrom="page">
                  <wp:posOffset>1500505</wp:posOffset>
                </wp:positionH>
                <wp:positionV relativeFrom="paragraph">
                  <wp:posOffset>1003300</wp:posOffset>
                </wp:positionV>
                <wp:extent cx="5122545" cy="9525"/>
                <wp:effectExtent l="0" t="0" r="0" b="0"/>
                <wp:wrapTopAndBottom/>
                <wp:docPr id="854677414" name="Freeform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B1034" id="Freeform 331" o:spid="_x0000_s1026" style="position:absolute;margin-left:118.15pt;margin-top:79pt;width:403.35pt;height:.7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FuPHiHjAAAAEQ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p>
    <w:p w14:paraId="28F5AB64" w14:textId="77777777" w:rsidR="00C811EF" w:rsidRDefault="00C811EF">
      <w:pPr>
        <w:pStyle w:val="BodyText"/>
        <w:kinsoku w:val="0"/>
        <w:overflowPunct w:val="0"/>
        <w:spacing w:before="5"/>
        <w:rPr>
          <w:sz w:val="16"/>
          <w:szCs w:val="16"/>
        </w:rPr>
      </w:pPr>
    </w:p>
    <w:p w14:paraId="73BCD791" w14:textId="77777777" w:rsidR="00C811EF" w:rsidRDefault="00C811EF">
      <w:pPr>
        <w:pStyle w:val="BodyText"/>
        <w:kinsoku w:val="0"/>
        <w:overflowPunct w:val="0"/>
        <w:spacing w:before="8"/>
        <w:rPr>
          <w:sz w:val="16"/>
          <w:szCs w:val="16"/>
        </w:rPr>
      </w:pPr>
    </w:p>
    <w:p w14:paraId="2EA6D761" w14:textId="77777777" w:rsidR="00C811EF" w:rsidRDefault="00C811EF">
      <w:pPr>
        <w:pStyle w:val="BodyText"/>
        <w:kinsoku w:val="0"/>
        <w:overflowPunct w:val="0"/>
        <w:spacing w:before="8"/>
        <w:rPr>
          <w:sz w:val="16"/>
          <w:szCs w:val="16"/>
        </w:rPr>
      </w:pPr>
    </w:p>
    <w:p w14:paraId="51A167E6" w14:textId="77777777" w:rsidR="00C811EF" w:rsidRDefault="00C811EF">
      <w:pPr>
        <w:pStyle w:val="BodyText"/>
        <w:kinsoku w:val="0"/>
        <w:overflowPunct w:val="0"/>
        <w:spacing w:before="8"/>
        <w:rPr>
          <w:sz w:val="16"/>
          <w:szCs w:val="16"/>
        </w:rPr>
      </w:pPr>
    </w:p>
    <w:p w14:paraId="381BBD38" w14:textId="77777777" w:rsidR="00C811EF" w:rsidRDefault="00C811EF">
      <w:pPr>
        <w:pStyle w:val="BodyText"/>
        <w:kinsoku w:val="0"/>
        <w:overflowPunct w:val="0"/>
        <w:spacing w:before="5"/>
        <w:rPr>
          <w:sz w:val="16"/>
          <w:szCs w:val="16"/>
        </w:rPr>
      </w:pPr>
    </w:p>
    <w:p w14:paraId="1B36DEF1" w14:textId="77777777" w:rsidR="00C811EF" w:rsidRDefault="00C811EF">
      <w:pPr>
        <w:pStyle w:val="BodyText"/>
        <w:kinsoku w:val="0"/>
        <w:overflowPunct w:val="0"/>
        <w:spacing w:before="8"/>
        <w:rPr>
          <w:sz w:val="16"/>
          <w:szCs w:val="16"/>
        </w:rPr>
      </w:pPr>
    </w:p>
    <w:p w14:paraId="231395F9" w14:textId="77777777" w:rsidR="00C811EF" w:rsidRDefault="00C811EF">
      <w:pPr>
        <w:pStyle w:val="BodyText"/>
        <w:kinsoku w:val="0"/>
        <w:overflowPunct w:val="0"/>
        <w:spacing w:before="14"/>
      </w:pPr>
    </w:p>
    <w:p w14:paraId="416D43CE" w14:textId="77777777" w:rsidR="00C811EF" w:rsidRDefault="00C811EF">
      <w:pPr>
        <w:pStyle w:val="ListParagraph"/>
        <w:numPr>
          <w:ilvl w:val="0"/>
          <w:numId w:val="9"/>
        </w:numPr>
        <w:tabs>
          <w:tab w:val="left" w:pos="1646"/>
        </w:tabs>
        <w:kinsoku w:val="0"/>
        <w:overflowPunct w:val="0"/>
        <w:spacing w:before="1"/>
        <w:ind w:right="1075"/>
        <w:jc w:val="left"/>
        <w:rPr>
          <w:sz w:val="20"/>
          <w:szCs w:val="20"/>
        </w:rPr>
      </w:pPr>
      <w:r>
        <w:rPr>
          <w:sz w:val="20"/>
          <w:szCs w:val="20"/>
        </w:rPr>
        <w:t>Have you received and personally reviewed our Disclosure Document we provided to you, including</w:t>
      </w:r>
      <w:r>
        <w:rPr>
          <w:spacing w:val="-3"/>
          <w:sz w:val="20"/>
          <w:szCs w:val="20"/>
        </w:rPr>
        <w:t xml:space="preserve"> </w:t>
      </w:r>
      <w:r>
        <w:rPr>
          <w:sz w:val="20"/>
          <w:szCs w:val="20"/>
        </w:rPr>
        <w:t>all</w:t>
      </w:r>
      <w:r>
        <w:rPr>
          <w:spacing w:val="-7"/>
          <w:sz w:val="20"/>
          <w:szCs w:val="20"/>
        </w:rPr>
        <w:t xml:space="preserve"> </w:t>
      </w:r>
      <w:r>
        <w:rPr>
          <w:sz w:val="20"/>
          <w:szCs w:val="20"/>
        </w:rPr>
        <w:t>appendices</w:t>
      </w:r>
      <w:r>
        <w:rPr>
          <w:spacing w:val="-1"/>
          <w:sz w:val="20"/>
          <w:szCs w:val="20"/>
        </w:rPr>
        <w:t xml:space="preserve"> </w:t>
      </w:r>
      <w:r>
        <w:rPr>
          <w:sz w:val="20"/>
          <w:szCs w:val="20"/>
        </w:rPr>
        <w:t>and</w:t>
      </w:r>
      <w:r>
        <w:rPr>
          <w:spacing w:val="-6"/>
          <w:sz w:val="20"/>
          <w:szCs w:val="20"/>
        </w:rPr>
        <w:t xml:space="preserve"> </w:t>
      </w:r>
      <w:r>
        <w:rPr>
          <w:sz w:val="20"/>
          <w:szCs w:val="20"/>
        </w:rPr>
        <w:t>other</w:t>
      </w:r>
      <w:r>
        <w:rPr>
          <w:spacing w:val="-4"/>
          <w:sz w:val="20"/>
          <w:szCs w:val="20"/>
        </w:rPr>
        <w:t xml:space="preserve"> </w:t>
      </w:r>
      <w:r>
        <w:rPr>
          <w:sz w:val="20"/>
          <w:szCs w:val="20"/>
        </w:rPr>
        <w:t>agreements</w:t>
      </w:r>
      <w:r>
        <w:rPr>
          <w:spacing w:val="-3"/>
          <w:sz w:val="20"/>
          <w:szCs w:val="20"/>
        </w:rPr>
        <w:t xml:space="preserve"> </w:t>
      </w:r>
      <w:r>
        <w:rPr>
          <w:sz w:val="20"/>
          <w:szCs w:val="20"/>
        </w:rPr>
        <w:t>relating</w:t>
      </w:r>
      <w:r>
        <w:rPr>
          <w:spacing w:val="-3"/>
          <w:sz w:val="20"/>
          <w:szCs w:val="20"/>
        </w:rPr>
        <w:t xml:space="preserve"> </w:t>
      </w:r>
      <w:r>
        <w:rPr>
          <w:sz w:val="20"/>
          <w:szCs w:val="20"/>
        </w:rPr>
        <w:t>to</w:t>
      </w:r>
      <w:r>
        <w:rPr>
          <w:spacing w:val="-6"/>
          <w:sz w:val="20"/>
          <w:szCs w:val="20"/>
        </w:rPr>
        <w:t xml:space="preserve"> </w:t>
      </w:r>
      <w:r>
        <w:rPr>
          <w:sz w:val="20"/>
          <w:szCs w:val="20"/>
        </w:rPr>
        <w:t>the</w:t>
      </w:r>
      <w:r>
        <w:rPr>
          <w:spacing w:val="-6"/>
          <w:sz w:val="20"/>
          <w:szCs w:val="20"/>
        </w:rPr>
        <w:t xml:space="preserve"> </w:t>
      </w:r>
      <w:r>
        <w:rPr>
          <w:sz w:val="20"/>
          <w:szCs w:val="20"/>
        </w:rPr>
        <w:t>sale</w:t>
      </w:r>
      <w:r>
        <w:rPr>
          <w:spacing w:val="-3"/>
          <w:sz w:val="20"/>
          <w:szCs w:val="20"/>
        </w:rPr>
        <w:t xml:space="preserve"> </w:t>
      </w:r>
      <w:r>
        <w:rPr>
          <w:sz w:val="20"/>
          <w:szCs w:val="20"/>
        </w:rPr>
        <w:t>of</w:t>
      </w:r>
      <w:r>
        <w:rPr>
          <w:spacing w:val="-6"/>
          <w:sz w:val="20"/>
          <w:szCs w:val="20"/>
        </w:rPr>
        <w:t xml:space="preserve"> </w:t>
      </w:r>
      <w:r>
        <w:rPr>
          <w:sz w:val="20"/>
          <w:szCs w:val="20"/>
        </w:rPr>
        <w:t>the</w:t>
      </w:r>
      <w:r>
        <w:rPr>
          <w:spacing w:val="-3"/>
          <w:sz w:val="20"/>
          <w:szCs w:val="20"/>
        </w:rPr>
        <w:t xml:space="preserve"> </w:t>
      </w:r>
      <w:r>
        <w:rPr>
          <w:sz w:val="20"/>
          <w:szCs w:val="20"/>
        </w:rPr>
        <w:t>franchise?</w:t>
      </w:r>
    </w:p>
    <w:p w14:paraId="17CF0137" w14:textId="77777777" w:rsidR="00C811EF" w:rsidRDefault="00C811EF">
      <w:pPr>
        <w:pStyle w:val="BodyText"/>
        <w:tabs>
          <w:tab w:val="left" w:pos="2474"/>
          <w:tab w:val="left" w:pos="3268"/>
        </w:tabs>
        <w:kinsoku w:val="0"/>
        <w:overflowPunct w:val="0"/>
        <w:spacing w:before="228"/>
        <w:ind w:left="1646"/>
      </w:pPr>
      <w:r>
        <w:t xml:space="preserve">Yes </w:t>
      </w:r>
      <w:r>
        <w:rPr>
          <w:u w:val="single"/>
        </w:rPr>
        <w:tab/>
      </w:r>
      <w:r>
        <w:t xml:space="preserve">No </w:t>
      </w:r>
      <w:r>
        <w:rPr>
          <w:u w:val="single"/>
        </w:rPr>
        <w:tab/>
      </w:r>
    </w:p>
    <w:p w14:paraId="7B6E6A7A" w14:textId="77777777" w:rsidR="00C811EF" w:rsidRDefault="00C811EF">
      <w:pPr>
        <w:pStyle w:val="BodyText"/>
        <w:kinsoku w:val="0"/>
        <w:overflowPunct w:val="0"/>
        <w:spacing w:before="1"/>
      </w:pPr>
    </w:p>
    <w:p w14:paraId="55F7BFCF" w14:textId="45E13F0C" w:rsidR="00C811EF" w:rsidRDefault="00C811EF">
      <w:pPr>
        <w:pStyle w:val="ListParagraph"/>
        <w:numPr>
          <w:ilvl w:val="0"/>
          <w:numId w:val="9"/>
        </w:numPr>
        <w:tabs>
          <w:tab w:val="left" w:pos="1646"/>
        </w:tabs>
        <w:kinsoku w:val="0"/>
        <w:overflowPunct w:val="0"/>
        <w:ind w:right="1077"/>
        <w:rPr>
          <w:sz w:val="20"/>
          <w:szCs w:val="20"/>
        </w:rPr>
      </w:pPr>
      <w:r>
        <w:rPr>
          <w:sz w:val="20"/>
          <w:szCs w:val="20"/>
        </w:rPr>
        <w:t>Did</w:t>
      </w:r>
      <w:r>
        <w:rPr>
          <w:spacing w:val="-2"/>
          <w:sz w:val="20"/>
          <w:szCs w:val="20"/>
        </w:rPr>
        <w:t xml:space="preserve"> </w:t>
      </w:r>
      <w:r>
        <w:rPr>
          <w:sz w:val="20"/>
          <w:szCs w:val="20"/>
        </w:rPr>
        <w:t>you receive the</w:t>
      </w:r>
      <w:r>
        <w:rPr>
          <w:spacing w:val="-2"/>
          <w:sz w:val="20"/>
          <w:szCs w:val="20"/>
        </w:rPr>
        <w:t xml:space="preserve"> </w:t>
      </w:r>
      <w:r>
        <w:rPr>
          <w:sz w:val="20"/>
          <w:szCs w:val="20"/>
        </w:rPr>
        <w:t>Disclosure</w:t>
      </w:r>
      <w:r>
        <w:rPr>
          <w:spacing w:val="-2"/>
          <w:sz w:val="20"/>
          <w:szCs w:val="20"/>
        </w:rPr>
        <w:t xml:space="preserve"> </w:t>
      </w:r>
      <w:r>
        <w:rPr>
          <w:sz w:val="20"/>
          <w:szCs w:val="20"/>
        </w:rPr>
        <w:t>Document together with a</w:t>
      </w:r>
      <w:r>
        <w:rPr>
          <w:spacing w:val="-2"/>
          <w:sz w:val="20"/>
          <w:szCs w:val="20"/>
        </w:rPr>
        <w:t xml:space="preserve"> </w:t>
      </w:r>
      <w:r>
        <w:rPr>
          <w:sz w:val="20"/>
          <w:szCs w:val="20"/>
        </w:rPr>
        <w:t>copy of the</w:t>
      </w:r>
      <w:r>
        <w:rPr>
          <w:spacing w:val="-2"/>
          <w:sz w:val="20"/>
          <w:szCs w:val="20"/>
        </w:rPr>
        <w:t xml:space="preserve"> </w:t>
      </w:r>
      <w:r>
        <w:rPr>
          <w:sz w:val="20"/>
          <w:szCs w:val="20"/>
        </w:rPr>
        <w:t>Franchise Agreement and</w:t>
      </w:r>
      <w:r>
        <w:rPr>
          <w:spacing w:val="-11"/>
          <w:sz w:val="20"/>
          <w:szCs w:val="20"/>
        </w:rPr>
        <w:t xml:space="preserve"> </w:t>
      </w:r>
      <w:r>
        <w:rPr>
          <w:sz w:val="20"/>
          <w:szCs w:val="20"/>
        </w:rPr>
        <w:t>schedules</w:t>
      </w:r>
      <w:r>
        <w:rPr>
          <w:spacing w:val="-8"/>
          <w:sz w:val="20"/>
          <w:szCs w:val="20"/>
        </w:rPr>
        <w:t xml:space="preserve"> </w:t>
      </w:r>
      <w:r>
        <w:rPr>
          <w:sz w:val="20"/>
          <w:szCs w:val="20"/>
        </w:rPr>
        <w:t>at</w:t>
      </w:r>
      <w:r>
        <w:rPr>
          <w:spacing w:val="-5"/>
          <w:sz w:val="20"/>
          <w:szCs w:val="20"/>
        </w:rPr>
        <w:t xml:space="preserve"> </w:t>
      </w:r>
      <w:r>
        <w:rPr>
          <w:sz w:val="20"/>
          <w:szCs w:val="20"/>
        </w:rPr>
        <w:t>one</w:t>
      </w:r>
      <w:r>
        <w:rPr>
          <w:spacing w:val="-5"/>
          <w:sz w:val="20"/>
          <w:szCs w:val="20"/>
        </w:rPr>
        <w:t xml:space="preserve"> </w:t>
      </w:r>
      <w:r>
        <w:rPr>
          <w:sz w:val="20"/>
          <w:szCs w:val="20"/>
        </w:rPr>
        <w:t>time</w:t>
      </w:r>
      <w:r>
        <w:rPr>
          <w:spacing w:val="-5"/>
          <w:sz w:val="20"/>
          <w:szCs w:val="20"/>
        </w:rPr>
        <w:t xml:space="preserve"> </w:t>
      </w:r>
      <w:r>
        <w:rPr>
          <w:sz w:val="20"/>
          <w:szCs w:val="20"/>
        </w:rPr>
        <w:t>and</w:t>
      </w:r>
      <w:r>
        <w:rPr>
          <w:spacing w:val="-5"/>
          <w:sz w:val="20"/>
          <w:szCs w:val="20"/>
        </w:rPr>
        <w:t xml:space="preserve"> </w:t>
      </w:r>
      <w:r>
        <w:rPr>
          <w:sz w:val="20"/>
          <w:szCs w:val="20"/>
        </w:rPr>
        <w:t>in</w:t>
      </w:r>
      <w:r>
        <w:rPr>
          <w:spacing w:val="-5"/>
          <w:sz w:val="20"/>
          <w:szCs w:val="20"/>
        </w:rPr>
        <w:t xml:space="preserve"> </w:t>
      </w:r>
      <w:r>
        <w:rPr>
          <w:sz w:val="20"/>
          <w:szCs w:val="20"/>
        </w:rPr>
        <w:t>one</w:t>
      </w:r>
      <w:r>
        <w:rPr>
          <w:spacing w:val="-7"/>
          <w:sz w:val="20"/>
          <w:szCs w:val="20"/>
        </w:rPr>
        <w:t xml:space="preserve"> </w:t>
      </w:r>
      <w:r>
        <w:rPr>
          <w:sz w:val="20"/>
          <w:szCs w:val="20"/>
        </w:rPr>
        <w:t>document</w:t>
      </w:r>
      <w:r>
        <w:rPr>
          <w:spacing w:val="-5"/>
          <w:sz w:val="20"/>
          <w:szCs w:val="20"/>
        </w:rPr>
        <w:t xml:space="preserve"> </w:t>
      </w:r>
      <w:r>
        <w:rPr>
          <w:sz w:val="20"/>
          <w:szCs w:val="20"/>
        </w:rPr>
        <w:t>at</w:t>
      </w:r>
      <w:r>
        <w:rPr>
          <w:spacing w:val="-5"/>
          <w:sz w:val="20"/>
          <w:szCs w:val="20"/>
        </w:rPr>
        <w:t xml:space="preserve"> </w:t>
      </w:r>
      <w:r>
        <w:rPr>
          <w:sz w:val="20"/>
          <w:szCs w:val="20"/>
        </w:rPr>
        <w:t>least</w:t>
      </w:r>
      <w:r>
        <w:rPr>
          <w:spacing w:val="-7"/>
          <w:sz w:val="20"/>
          <w:szCs w:val="20"/>
        </w:rPr>
        <w:t xml:space="preserve"> </w:t>
      </w:r>
      <w:r>
        <w:rPr>
          <w:sz w:val="20"/>
          <w:szCs w:val="20"/>
        </w:rPr>
        <w:t>14</w:t>
      </w:r>
      <w:r>
        <w:rPr>
          <w:spacing w:val="-5"/>
          <w:sz w:val="20"/>
          <w:szCs w:val="20"/>
        </w:rPr>
        <w:t xml:space="preserve"> </w:t>
      </w:r>
      <w:r>
        <w:rPr>
          <w:sz w:val="20"/>
          <w:szCs w:val="20"/>
        </w:rPr>
        <w:t>days</w:t>
      </w:r>
      <w:r>
        <w:rPr>
          <w:spacing w:val="-6"/>
          <w:sz w:val="20"/>
          <w:szCs w:val="20"/>
        </w:rPr>
        <w:t xml:space="preserve"> </w:t>
      </w:r>
      <w:r>
        <w:rPr>
          <w:sz w:val="20"/>
          <w:szCs w:val="20"/>
        </w:rPr>
        <w:t>prior</w:t>
      </w:r>
      <w:r>
        <w:rPr>
          <w:spacing w:val="-6"/>
          <w:sz w:val="20"/>
          <w:szCs w:val="20"/>
        </w:rPr>
        <w:t xml:space="preserve"> </w:t>
      </w:r>
      <w:r>
        <w:rPr>
          <w:sz w:val="20"/>
          <w:szCs w:val="20"/>
        </w:rPr>
        <w:t>to</w:t>
      </w:r>
      <w:r>
        <w:rPr>
          <w:spacing w:val="-5"/>
          <w:sz w:val="20"/>
          <w:szCs w:val="20"/>
        </w:rPr>
        <w:t xml:space="preserve"> </w:t>
      </w:r>
      <w:r>
        <w:rPr>
          <w:sz w:val="20"/>
          <w:szCs w:val="20"/>
        </w:rPr>
        <w:t>the</w:t>
      </w:r>
      <w:r>
        <w:rPr>
          <w:spacing w:val="-5"/>
          <w:sz w:val="20"/>
          <w:szCs w:val="20"/>
        </w:rPr>
        <w:t xml:space="preserve"> </w:t>
      </w:r>
      <w:r>
        <w:rPr>
          <w:sz w:val="20"/>
          <w:szCs w:val="20"/>
        </w:rPr>
        <w:t>earlier</w:t>
      </w:r>
      <w:r>
        <w:rPr>
          <w:spacing w:val="-6"/>
          <w:sz w:val="20"/>
          <w:szCs w:val="20"/>
        </w:rPr>
        <w:t xml:space="preserve"> </w:t>
      </w:r>
      <w:r>
        <w:rPr>
          <w:sz w:val="20"/>
          <w:szCs w:val="20"/>
        </w:rPr>
        <w:t>of</w:t>
      </w:r>
      <w:r>
        <w:rPr>
          <w:spacing w:val="-8"/>
          <w:sz w:val="20"/>
          <w:szCs w:val="20"/>
        </w:rPr>
        <w:t xml:space="preserve"> </w:t>
      </w:r>
      <w:r>
        <w:rPr>
          <w:sz w:val="20"/>
          <w:szCs w:val="20"/>
        </w:rPr>
        <w:t>(I)</w:t>
      </w:r>
      <w:r>
        <w:rPr>
          <w:spacing w:val="-7"/>
          <w:sz w:val="20"/>
          <w:szCs w:val="20"/>
        </w:rPr>
        <w:t xml:space="preserve"> </w:t>
      </w:r>
      <w:r>
        <w:rPr>
          <w:sz w:val="20"/>
          <w:szCs w:val="20"/>
        </w:rPr>
        <w:t>the date</w:t>
      </w:r>
      <w:r>
        <w:rPr>
          <w:spacing w:val="-9"/>
          <w:sz w:val="20"/>
          <w:szCs w:val="20"/>
        </w:rPr>
        <w:t xml:space="preserve"> </w:t>
      </w:r>
      <w:r>
        <w:rPr>
          <w:sz w:val="20"/>
          <w:szCs w:val="20"/>
        </w:rPr>
        <w:t>on</w:t>
      </w:r>
      <w:r>
        <w:rPr>
          <w:spacing w:val="-9"/>
          <w:sz w:val="20"/>
          <w:szCs w:val="20"/>
        </w:rPr>
        <w:t xml:space="preserve"> </w:t>
      </w:r>
      <w:r>
        <w:rPr>
          <w:sz w:val="20"/>
          <w:szCs w:val="20"/>
        </w:rPr>
        <w:t>which</w:t>
      </w:r>
      <w:r>
        <w:rPr>
          <w:spacing w:val="-12"/>
          <w:sz w:val="20"/>
          <w:szCs w:val="20"/>
        </w:rPr>
        <w:t xml:space="preserve"> </w:t>
      </w:r>
      <w:r>
        <w:rPr>
          <w:sz w:val="20"/>
          <w:szCs w:val="20"/>
        </w:rPr>
        <w:t>the</w:t>
      </w:r>
      <w:r>
        <w:rPr>
          <w:spacing w:val="-11"/>
          <w:sz w:val="20"/>
          <w:szCs w:val="20"/>
        </w:rPr>
        <w:t xml:space="preserve"> </w:t>
      </w:r>
      <w:r>
        <w:rPr>
          <w:sz w:val="20"/>
          <w:szCs w:val="20"/>
        </w:rPr>
        <w:t>Franchise</w:t>
      </w:r>
      <w:r>
        <w:rPr>
          <w:spacing w:val="-11"/>
          <w:sz w:val="20"/>
          <w:szCs w:val="20"/>
        </w:rPr>
        <w:t xml:space="preserve"> </w:t>
      </w:r>
      <w:r>
        <w:rPr>
          <w:sz w:val="20"/>
          <w:szCs w:val="20"/>
        </w:rPr>
        <w:t>Agreement</w:t>
      </w:r>
      <w:r>
        <w:rPr>
          <w:spacing w:val="-9"/>
          <w:sz w:val="20"/>
          <w:szCs w:val="20"/>
        </w:rPr>
        <w:t xml:space="preserve"> </w:t>
      </w:r>
      <w:r>
        <w:rPr>
          <w:sz w:val="20"/>
          <w:szCs w:val="20"/>
        </w:rPr>
        <w:t>was</w:t>
      </w:r>
      <w:r>
        <w:rPr>
          <w:spacing w:val="-7"/>
          <w:sz w:val="20"/>
          <w:szCs w:val="20"/>
        </w:rPr>
        <w:t xml:space="preserve"> </w:t>
      </w:r>
      <w:r>
        <w:rPr>
          <w:sz w:val="20"/>
          <w:szCs w:val="20"/>
        </w:rPr>
        <w:t>executed;</w:t>
      </w:r>
      <w:r>
        <w:rPr>
          <w:spacing w:val="-11"/>
          <w:sz w:val="20"/>
          <w:szCs w:val="20"/>
        </w:rPr>
        <w:t xml:space="preserve"> </w:t>
      </w:r>
      <w:r>
        <w:rPr>
          <w:sz w:val="20"/>
          <w:szCs w:val="20"/>
        </w:rPr>
        <w:t>(II)</w:t>
      </w:r>
      <w:r>
        <w:rPr>
          <w:spacing w:val="-10"/>
          <w:sz w:val="20"/>
          <w:szCs w:val="20"/>
        </w:rPr>
        <w:t xml:space="preserve"> </w:t>
      </w:r>
      <w:r>
        <w:rPr>
          <w:sz w:val="20"/>
          <w:szCs w:val="20"/>
        </w:rPr>
        <w:t>any</w:t>
      </w:r>
      <w:r>
        <w:rPr>
          <w:spacing w:val="-8"/>
          <w:sz w:val="20"/>
          <w:szCs w:val="20"/>
        </w:rPr>
        <w:t xml:space="preserve"> </w:t>
      </w:r>
      <w:r>
        <w:rPr>
          <w:sz w:val="20"/>
          <w:szCs w:val="20"/>
        </w:rPr>
        <w:t>payment</w:t>
      </w:r>
      <w:r>
        <w:rPr>
          <w:spacing w:val="-11"/>
          <w:sz w:val="20"/>
          <w:szCs w:val="20"/>
        </w:rPr>
        <w:t xml:space="preserve"> </w:t>
      </w:r>
      <w:r>
        <w:rPr>
          <w:sz w:val="20"/>
          <w:szCs w:val="20"/>
        </w:rPr>
        <w:t>(except</w:t>
      </w:r>
      <w:r>
        <w:rPr>
          <w:spacing w:val="-11"/>
          <w:sz w:val="20"/>
          <w:szCs w:val="20"/>
        </w:rPr>
        <w:t xml:space="preserve"> </w:t>
      </w:r>
      <w:r>
        <w:rPr>
          <w:sz w:val="20"/>
          <w:szCs w:val="20"/>
        </w:rPr>
        <w:t>any</w:t>
      </w:r>
      <w:r>
        <w:rPr>
          <w:spacing w:val="-10"/>
          <w:sz w:val="20"/>
          <w:szCs w:val="20"/>
        </w:rPr>
        <w:t xml:space="preserve"> </w:t>
      </w:r>
      <w:r>
        <w:rPr>
          <w:sz w:val="20"/>
          <w:szCs w:val="20"/>
        </w:rPr>
        <w:t>deposit as may be permitted by applicable law in certain provinces); and (III) any other agreement by you or on your behalf of any consideration</w:t>
      </w:r>
      <w:r>
        <w:rPr>
          <w:spacing w:val="-2"/>
          <w:sz w:val="20"/>
          <w:szCs w:val="20"/>
        </w:rPr>
        <w:t xml:space="preserve"> </w:t>
      </w:r>
      <w:r>
        <w:rPr>
          <w:sz w:val="20"/>
          <w:szCs w:val="20"/>
        </w:rPr>
        <w:t>to us or any of our associates for the</w:t>
      </w:r>
      <w:r>
        <w:rPr>
          <w:spacing w:val="-2"/>
          <w:sz w:val="20"/>
          <w:szCs w:val="20"/>
        </w:rPr>
        <w:t xml:space="preserve"> </w:t>
      </w:r>
      <w:r>
        <w:rPr>
          <w:sz w:val="20"/>
          <w:szCs w:val="20"/>
        </w:rPr>
        <w:t>grant</w:t>
      </w:r>
      <w:r>
        <w:rPr>
          <w:spacing w:val="-2"/>
          <w:sz w:val="20"/>
          <w:szCs w:val="20"/>
        </w:rPr>
        <w:t xml:space="preserve"> </w:t>
      </w:r>
      <w:r>
        <w:rPr>
          <w:sz w:val="20"/>
          <w:szCs w:val="20"/>
        </w:rPr>
        <w:t xml:space="preserve">of the </w:t>
      </w:r>
      <w:del w:id="769" w:author="Matthew Levine" w:date="2025-06-06T13:43:00Z" w16du:dateUtc="2025-06-06T17:43:00Z">
        <w:r w:rsidDel="00BC2D8A">
          <w:rPr>
            <w:sz w:val="20"/>
            <w:szCs w:val="20"/>
          </w:rPr>
          <w:delText>Studio</w:delText>
        </w:r>
      </w:del>
      <w:ins w:id="770" w:author="Matthew Levine" w:date="2025-06-06T13:43:00Z" w16du:dateUtc="2025-06-06T17:43:00Z">
        <w:r w:rsidR="00BC2D8A">
          <w:rPr>
            <w:sz w:val="20"/>
            <w:szCs w:val="20"/>
          </w:rPr>
          <w:t>[Premise Café]</w:t>
        </w:r>
      </w:ins>
      <w:r>
        <w:rPr>
          <w:sz w:val="20"/>
          <w:szCs w:val="20"/>
        </w:rPr>
        <w:t>?</w:t>
      </w:r>
    </w:p>
    <w:p w14:paraId="1C863AD9" w14:textId="77777777" w:rsidR="00C811EF" w:rsidRDefault="00C811EF">
      <w:pPr>
        <w:pStyle w:val="BodyText"/>
        <w:kinsoku w:val="0"/>
        <w:overflowPunct w:val="0"/>
        <w:spacing w:before="1"/>
      </w:pPr>
    </w:p>
    <w:p w14:paraId="648C57B8"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770E1338" w14:textId="77777777" w:rsidR="00C811EF" w:rsidRDefault="00C811EF">
      <w:pPr>
        <w:pStyle w:val="ListParagraph"/>
        <w:numPr>
          <w:ilvl w:val="0"/>
          <w:numId w:val="9"/>
        </w:numPr>
        <w:tabs>
          <w:tab w:val="left" w:pos="1646"/>
        </w:tabs>
        <w:kinsoku w:val="0"/>
        <w:overflowPunct w:val="0"/>
        <w:spacing w:before="228"/>
        <w:ind w:hanging="566"/>
        <w:jc w:val="left"/>
        <w:rPr>
          <w:spacing w:val="-5"/>
          <w:sz w:val="20"/>
          <w:szCs w:val="20"/>
        </w:rPr>
      </w:pPr>
      <w:r>
        <w:rPr>
          <w:spacing w:val="-2"/>
          <w:sz w:val="20"/>
          <w:szCs w:val="20"/>
        </w:rPr>
        <w:t>Did</w:t>
      </w:r>
      <w:r>
        <w:rPr>
          <w:spacing w:val="-9"/>
          <w:sz w:val="20"/>
          <w:szCs w:val="20"/>
        </w:rPr>
        <w:t xml:space="preserve"> </w:t>
      </w:r>
      <w:r>
        <w:rPr>
          <w:spacing w:val="-2"/>
          <w:sz w:val="20"/>
          <w:szCs w:val="20"/>
        </w:rPr>
        <w:t>you</w:t>
      </w:r>
      <w:r>
        <w:rPr>
          <w:spacing w:val="-9"/>
          <w:sz w:val="20"/>
          <w:szCs w:val="20"/>
        </w:rPr>
        <w:t xml:space="preserve"> </w:t>
      </w:r>
      <w:r>
        <w:rPr>
          <w:spacing w:val="-2"/>
          <w:sz w:val="20"/>
          <w:szCs w:val="20"/>
        </w:rPr>
        <w:t>sign</w:t>
      </w:r>
      <w:r>
        <w:rPr>
          <w:spacing w:val="-9"/>
          <w:sz w:val="20"/>
          <w:szCs w:val="20"/>
        </w:rPr>
        <w:t xml:space="preserve"> </w:t>
      </w:r>
      <w:r>
        <w:rPr>
          <w:spacing w:val="-2"/>
          <w:sz w:val="20"/>
          <w:szCs w:val="20"/>
        </w:rPr>
        <w:t>a</w:t>
      </w:r>
      <w:r>
        <w:rPr>
          <w:spacing w:val="-7"/>
          <w:sz w:val="20"/>
          <w:szCs w:val="20"/>
        </w:rPr>
        <w:t xml:space="preserve"> </w:t>
      </w:r>
      <w:r>
        <w:rPr>
          <w:spacing w:val="-2"/>
          <w:sz w:val="20"/>
          <w:szCs w:val="20"/>
        </w:rPr>
        <w:t>receipt</w:t>
      </w:r>
      <w:r>
        <w:rPr>
          <w:spacing w:val="-7"/>
          <w:sz w:val="20"/>
          <w:szCs w:val="20"/>
        </w:rPr>
        <w:t xml:space="preserve"> </w:t>
      </w:r>
      <w:r>
        <w:rPr>
          <w:spacing w:val="-2"/>
          <w:sz w:val="20"/>
          <w:szCs w:val="20"/>
        </w:rPr>
        <w:t>for</w:t>
      </w:r>
      <w:r>
        <w:rPr>
          <w:spacing w:val="-5"/>
          <w:sz w:val="20"/>
          <w:szCs w:val="20"/>
        </w:rPr>
        <w:t xml:space="preserve"> </w:t>
      </w:r>
      <w:r>
        <w:rPr>
          <w:spacing w:val="-2"/>
          <w:sz w:val="20"/>
          <w:szCs w:val="20"/>
        </w:rPr>
        <w:t>the</w:t>
      </w:r>
      <w:r>
        <w:rPr>
          <w:spacing w:val="-9"/>
          <w:sz w:val="20"/>
          <w:szCs w:val="20"/>
        </w:rPr>
        <w:t xml:space="preserve"> </w:t>
      </w:r>
      <w:r>
        <w:rPr>
          <w:spacing w:val="-2"/>
          <w:sz w:val="20"/>
          <w:szCs w:val="20"/>
        </w:rPr>
        <w:t>Disclosure</w:t>
      </w:r>
      <w:r>
        <w:rPr>
          <w:spacing w:val="-9"/>
          <w:sz w:val="20"/>
          <w:szCs w:val="20"/>
        </w:rPr>
        <w:t xml:space="preserve"> </w:t>
      </w:r>
      <w:r>
        <w:rPr>
          <w:spacing w:val="-2"/>
          <w:sz w:val="20"/>
          <w:szCs w:val="20"/>
        </w:rPr>
        <w:t>Document</w:t>
      </w:r>
      <w:r>
        <w:rPr>
          <w:spacing w:val="-7"/>
          <w:sz w:val="20"/>
          <w:szCs w:val="20"/>
        </w:rPr>
        <w:t xml:space="preserve"> </w:t>
      </w:r>
      <w:r>
        <w:rPr>
          <w:spacing w:val="-2"/>
          <w:sz w:val="20"/>
          <w:szCs w:val="20"/>
        </w:rPr>
        <w:t>indicating</w:t>
      </w:r>
      <w:r>
        <w:rPr>
          <w:spacing w:val="-7"/>
          <w:sz w:val="20"/>
          <w:szCs w:val="20"/>
        </w:rPr>
        <w:t xml:space="preserve"> </w:t>
      </w:r>
      <w:r>
        <w:rPr>
          <w:spacing w:val="-2"/>
          <w:sz w:val="20"/>
          <w:szCs w:val="20"/>
        </w:rPr>
        <w:t>the</w:t>
      </w:r>
      <w:r>
        <w:rPr>
          <w:spacing w:val="-7"/>
          <w:sz w:val="20"/>
          <w:szCs w:val="20"/>
        </w:rPr>
        <w:t xml:space="preserve"> </w:t>
      </w:r>
      <w:r>
        <w:rPr>
          <w:spacing w:val="-2"/>
          <w:sz w:val="20"/>
          <w:szCs w:val="20"/>
        </w:rPr>
        <w:t>date</w:t>
      </w:r>
      <w:r>
        <w:rPr>
          <w:spacing w:val="-6"/>
          <w:sz w:val="20"/>
          <w:szCs w:val="20"/>
        </w:rPr>
        <w:t xml:space="preserve"> </w:t>
      </w:r>
      <w:r>
        <w:rPr>
          <w:spacing w:val="-2"/>
          <w:sz w:val="20"/>
          <w:szCs w:val="20"/>
        </w:rPr>
        <w:t>that</w:t>
      </w:r>
      <w:r>
        <w:rPr>
          <w:spacing w:val="-6"/>
          <w:sz w:val="20"/>
          <w:szCs w:val="20"/>
        </w:rPr>
        <w:t xml:space="preserve"> </w:t>
      </w:r>
      <w:r>
        <w:rPr>
          <w:spacing w:val="-2"/>
          <w:sz w:val="20"/>
          <w:szCs w:val="20"/>
        </w:rPr>
        <w:t>you</w:t>
      </w:r>
      <w:r>
        <w:rPr>
          <w:spacing w:val="-7"/>
          <w:sz w:val="20"/>
          <w:szCs w:val="20"/>
        </w:rPr>
        <w:t xml:space="preserve"> </w:t>
      </w:r>
      <w:r>
        <w:rPr>
          <w:spacing w:val="-2"/>
          <w:sz w:val="20"/>
          <w:szCs w:val="20"/>
        </w:rPr>
        <w:t>received</w:t>
      </w:r>
      <w:r>
        <w:rPr>
          <w:spacing w:val="-7"/>
          <w:sz w:val="20"/>
          <w:szCs w:val="20"/>
        </w:rPr>
        <w:t xml:space="preserve"> </w:t>
      </w:r>
      <w:r>
        <w:rPr>
          <w:spacing w:val="-5"/>
          <w:sz w:val="20"/>
          <w:szCs w:val="20"/>
        </w:rPr>
        <w:t>it?</w:t>
      </w:r>
    </w:p>
    <w:p w14:paraId="72044254" w14:textId="77777777" w:rsidR="00C811EF" w:rsidRDefault="00C811EF">
      <w:pPr>
        <w:pStyle w:val="BodyText"/>
        <w:kinsoku w:val="0"/>
        <w:overflowPunct w:val="0"/>
        <w:spacing w:before="1"/>
      </w:pPr>
    </w:p>
    <w:p w14:paraId="28717B71"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24995952" w14:textId="77777777" w:rsidR="00C811EF" w:rsidRDefault="00C811EF">
      <w:pPr>
        <w:pStyle w:val="BodyText"/>
        <w:kinsoku w:val="0"/>
        <w:overflowPunct w:val="0"/>
        <w:spacing w:before="1"/>
      </w:pPr>
    </w:p>
    <w:p w14:paraId="2A046C44" w14:textId="77777777" w:rsidR="00C811EF" w:rsidRDefault="00C811EF">
      <w:pPr>
        <w:pStyle w:val="ListParagraph"/>
        <w:numPr>
          <w:ilvl w:val="0"/>
          <w:numId w:val="9"/>
        </w:numPr>
        <w:tabs>
          <w:tab w:val="left" w:pos="1646"/>
        </w:tabs>
        <w:kinsoku w:val="0"/>
        <w:overflowPunct w:val="0"/>
        <w:ind w:hanging="566"/>
        <w:jc w:val="left"/>
        <w:rPr>
          <w:spacing w:val="-2"/>
          <w:sz w:val="20"/>
          <w:szCs w:val="20"/>
        </w:rPr>
      </w:pPr>
      <w:r>
        <w:rPr>
          <w:spacing w:val="-2"/>
          <w:sz w:val="20"/>
          <w:szCs w:val="20"/>
        </w:rPr>
        <w:t>Do</w:t>
      </w:r>
      <w:r>
        <w:rPr>
          <w:spacing w:val="-10"/>
          <w:sz w:val="20"/>
          <w:szCs w:val="20"/>
        </w:rPr>
        <w:t xml:space="preserve"> </w:t>
      </w:r>
      <w:r>
        <w:rPr>
          <w:spacing w:val="-2"/>
          <w:sz w:val="20"/>
          <w:szCs w:val="20"/>
        </w:rPr>
        <w:t>you</w:t>
      </w:r>
      <w:r>
        <w:rPr>
          <w:spacing w:val="-8"/>
          <w:sz w:val="20"/>
          <w:szCs w:val="20"/>
        </w:rPr>
        <w:t xml:space="preserve"> </w:t>
      </w:r>
      <w:r>
        <w:rPr>
          <w:spacing w:val="-2"/>
          <w:sz w:val="20"/>
          <w:szCs w:val="20"/>
        </w:rPr>
        <w:t>understand</w:t>
      </w:r>
      <w:r>
        <w:rPr>
          <w:spacing w:val="-6"/>
          <w:sz w:val="20"/>
          <w:szCs w:val="20"/>
        </w:rPr>
        <w:t xml:space="preserve"> </w:t>
      </w:r>
      <w:proofErr w:type="gramStart"/>
      <w:r>
        <w:rPr>
          <w:spacing w:val="-2"/>
          <w:sz w:val="20"/>
          <w:szCs w:val="20"/>
        </w:rPr>
        <w:t>all</w:t>
      </w:r>
      <w:r>
        <w:rPr>
          <w:spacing w:val="-8"/>
          <w:sz w:val="20"/>
          <w:szCs w:val="20"/>
        </w:rPr>
        <w:t xml:space="preserve"> </w:t>
      </w:r>
      <w:r>
        <w:rPr>
          <w:spacing w:val="-2"/>
          <w:sz w:val="20"/>
          <w:szCs w:val="20"/>
        </w:rPr>
        <w:t>of</w:t>
      </w:r>
      <w:proofErr w:type="gramEnd"/>
      <w:r>
        <w:rPr>
          <w:spacing w:val="-6"/>
          <w:sz w:val="20"/>
          <w:szCs w:val="20"/>
        </w:rPr>
        <w:t xml:space="preserve"> </w:t>
      </w:r>
      <w:r>
        <w:rPr>
          <w:spacing w:val="-2"/>
          <w:sz w:val="20"/>
          <w:szCs w:val="20"/>
        </w:rPr>
        <w:t>the</w:t>
      </w:r>
      <w:r>
        <w:rPr>
          <w:spacing w:val="-8"/>
          <w:sz w:val="20"/>
          <w:szCs w:val="20"/>
        </w:rPr>
        <w:t xml:space="preserve"> </w:t>
      </w:r>
      <w:r>
        <w:rPr>
          <w:spacing w:val="-2"/>
          <w:sz w:val="20"/>
          <w:szCs w:val="20"/>
        </w:rPr>
        <w:t>information</w:t>
      </w:r>
      <w:r>
        <w:rPr>
          <w:spacing w:val="-8"/>
          <w:sz w:val="20"/>
          <w:szCs w:val="20"/>
        </w:rPr>
        <w:t xml:space="preserve"> </w:t>
      </w:r>
      <w:r>
        <w:rPr>
          <w:spacing w:val="-2"/>
          <w:sz w:val="20"/>
          <w:szCs w:val="20"/>
        </w:rPr>
        <w:t>contained</w:t>
      </w:r>
      <w:r>
        <w:rPr>
          <w:spacing w:val="-7"/>
          <w:sz w:val="20"/>
          <w:szCs w:val="20"/>
        </w:rPr>
        <w:t xml:space="preserve"> </w:t>
      </w:r>
      <w:r>
        <w:rPr>
          <w:spacing w:val="-2"/>
          <w:sz w:val="20"/>
          <w:szCs w:val="20"/>
        </w:rPr>
        <w:t>in</w:t>
      </w:r>
      <w:r>
        <w:rPr>
          <w:spacing w:val="-8"/>
          <w:sz w:val="20"/>
          <w:szCs w:val="20"/>
        </w:rPr>
        <w:t xml:space="preserve"> </w:t>
      </w:r>
      <w:r>
        <w:rPr>
          <w:spacing w:val="-2"/>
          <w:sz w:val="20"/>
          <w:szCs w:val="20"/>
        </w:rPr>
        <w:t>the</w:t>
      </w:r>
      <w:r>
        <w:rPr>
          <w:spacing w:val="-6"/>
          <w:sz w:val="20"/>
          <w:szCs w:val="20"/>
        </w:rPr>
        <w:t xml:space="preserve"> </w:t>
      </w:r>
      <w:r>
        <w:rPr>
          <w:spacing w:val="-2"/>
          <w:sz w:val="20"/>
          <w:szCs w:val="20"/>
        </w:rPr>
        <w:t>Disclosure</w:t>
      </w:r>
      <w:r>
        <w:rPr>
          <w:spacing w:val="-8"/>
          <w:sz w:val="20"/>
          <w:szCs w:val="20"/>
        </w:rPr>
        <w:t xml:space="preserve"> </w:t>
      </w:r>
      <w:r>
        <w:rPr>
          <w:spacing w:val="-2"/>
          <w:sz w:val="20"/>
          <w:szCs w:val="20"/>
        </w:rPr>
        <w:t>Document?</w:t>
      </w:r>
    </w:p>
    <w:p w14:paraId="06BA3F81" w14:textId="77777777" w:rsidR="00C811EF" w:rsidRDefault="00C811EF">
      <w:pPr>
        <w:pStyle w:val="BodyText"/>
        <w:tabs>
          <w:tab w:val="left" w:pos="2474"/>
          <w:tab w:val="left" w:pos="3268"/>
        </w:tabs>
        <w:kinsoku w:val="0"/>
        <w:overflowPunct w:val="0"/>
        <w:spacing w:before="228"/>
        <w:ind w:left="1646"/>
      </w:pPr>
      <w:r>
        <w:t xml:space="preserve">Yes </w:t>
      </w:r>
      <w:r>
        <w:rPr>
          <w:u w:val="single"/>
        </w:rPr>
        <w:tab/>
      </w:r>
      <w:r>
        <w:t xml:space="preserve">No </w:t>
      </w:r>
      <w:r>
        <w:rPr>
          <w:u w:val="single"/>
        </w:rPr>
        <w:tab/>
      </w:r>
    </w:p>
    <w:p w14:paraId="3222E053" w14:textId="77777777" w:rsidR="00C811EF" w:rsidRDefault="00C811EF">
      <w:pPr>
        <w:pStyle w:val="BodyText"/>
        <w:tabs>
          <w:tab w:val="left" w:pos="2474"/>
          <w:tab w:val="left" w:pos="3268"/>
        </w:tabs>
        <w:kinsoku w:val="0"/>
        <w:overflowPunct w:val="0"/>
        <w:spacing w:before="228"/>
        <w:ind w:left="1646"/>
        <w:sectPr w:rsidR="00C811EF">
          <w:pgSz w:w="12240" w:h="15840"/>
          <w:pgMar w:top="400" w:right="720" w:bottom="1460" w:left="720" w:header="200" w:footer="1278" w:gutter="0"/>
          <w:cols w:space="720"/>
          <w:noEndnote/>
        </w:sectPr>
      </w:pPr>
    </w:p>
    <w:p w14:paraId="7F04AD49" w14:textId="77777777" w:rsidR="00C811EF" w:rsidRDefault="00C811EF">
      <w:pPr>
        <w:pStyle w:val="BodyText"/>
        <w:kinsoku w:val="0"/>
        <w:overflowPunct w:val="0"/>
      </w:pPr>
    </w:p>
    <w:p w14:paraId="7178C141" w14:textId="77777777" w:rsidR="00C811EF" w:rsidRDefault="00C811EF">
      <w:pPr>
        <w:pStyle w:val="BodyText"/>
        <w:kinsoku w:val="0"/>
        <w:overflowPunct w:val="0"/>
      </w:pPr>
    </w:p>
    <w:p w14:paraId="409ABEA5" w14:textId="77777777" w:rsidR="00C811EF" w:rsidRDefault="00C811EF">
      <w:pPr>
        <w:pStyle w:val="BodyText"/>
        <w:kinsoku w:val="0"/>
        <w:overflowPunct w:val="0"/>
      </w:pPr>
    </w:p>
    <w:p w14:paraId="0B90864D" w14:textId="77777777" w:rsidR="00C811EF" w:rsidRDefault="00C811EF">
      <w:pPr>
        <w:pStyle w:val="BodyText"/>
        <w:kinsoku w:val="0"/>
        <w:overflowPunct w:val="0"/>
      </w:pPr>
    </w:p>
    <w:p w14:paraId="427D00F4" w14:textId="77777777" w:rsidR="00C811EF" w:rsidRDefault="00C811EF">
      <w:pPr>
        <w:pStyle w:val="BodyText"/>
        <w:kinsoku w:val="0"/>
        <w:overflowPunct w:val="0"/>
        <w:spacing w:before="120"/>
      </w:pPr>
    </w:p>
    <w:p w14:paraId="509A6755" w14:textId="77777777" w:rsidR="00C811EF" w:rsidRDefault="00C811EF">
      <w:pPr>
        <w:pStyle w:val="BodyText"/>
        <w:kinsoku w:val="0"/>
        <w:overflowPunct w:val="0"/>
        <w:ind w:left="1646" w:right="715"/>
      </w:pPr>
      <w:r>
        <w:t>If “No”, what parts of the Disclosure Document do you not understand?</w:t>
      </w:r>
      <w:r>
        <w:rPr>
          <w:spacing w:val="74"/>
        </w:rPr>
        <w:t xml:space="preserve"> </w:t>
      </w:r>
      <w:r>
        <w:t>(Attach additional pages, if necessary.)</w:t>
      </w:r>
    </w:p>
    <w:p w14:paraId="4E7B07C9" w14:textId="77777777" w:rsidR="00C811EF" w:rsidRDefault="00D00284">
      <w:pPr>
        <w:pStyle w:val="BodyText"/>
        <w:kinsoku w:val="0"/>
        <w:overflowPunct w:val="0"/>
        <w:spacing w:before="9"/>
        <w:rPr>
          <w:sz w:val="15"/>
          <w:szCs w:val="15"/>
        </w:rPr>
      </w:pPr>
      <w:r>
        <w:rPr>
          <w:noProof/>
        </w:rPr>
        <mc:AlternateContent>
          <mc:Choice Requires="wps">
            <w:drawing>
              <wp:anchor distT="0" distB="0" distL="0" distR="0" simplePos="0" relativeHeight="251676160" behindDoc="0" locked="0" layoutInCell="0" allowOverlap="1" wp14:anchorId="5E1E3D66" wp14:editId="4926587B">
                <wp:simplePos x="0" y="0"/>
                <wp:positionH relativeFrom="page">
                  <wp:posOffset>1500505</wp:posOffset>
                </wp:positionH>
                <wp:positionV relativeFrom="paragraph">
                  <wp:posOffset>130175</wp:posOffset>
                </wp:positionV>
                <wp:extent cx="5122545" cy="9525"/>
                <wp:effectExtent l="0" t="0" r="0" b="0"/>
                <wp:wrapTopAndBottom/>
                <wp:docPr id="170224526" name="Freeform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93F87" id="Freeform 332" o:spid="_x0000_s1026" style="position:absolute;margin-left:118.15pt;margin-top:10.25pt;width:403.35pt;height:.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7184" behindDoc="0" locked="0" layoutInCell="0" allowOverlap="1" wp14:anchorId="5F1D4C23" wp14:editId="01FEB24F">
                <wp:simplePos x="0" y="0"/>
                <wp:positionH relativeFrom="page">
                  <wp:posOffset>1500505</wp:posOffset>
                </wp:positionH>
                <wp:positionV relativeFrom="paragraph">
                  <wp:posOffset>276225</wp:posOffset>
                </wp:positionV>
                <wp:extent cx="5122545" cy="9525"/>
                <wp:effectExtent l="0" t="0" r="0" b="0"/>
                <wp:wrapTopAndBottom/>
                <wp:docPr id="290123214" name="Freeform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D0C4F" id="Freeform 333" o:spid="_x0000_s1026" style="position:absolute;margin-left:118.15pt;margin-top:21.75pt;width:403.35pt;height:.75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OLNfXDjAAAADw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8208" behindDoc="0" locked="0" layoutInCell="0" allowOverlap="1" wp14:anchorId="230B4124" wp14:editId="01CEBDA7">
                <wp:simplePos x="0" y="0"/>
                <wp:positionH relativeFrom="page">
                  <wp:posOffset>1500505</wp:posOffset>
                </wp:positionH>
                <wp:positionV relativeFrom="paragraph">
                  <wp:posOffset>422910</wp:posOffset>
                </wp:positionV>
                <wp:extent cx="5122545" cy="9525"/>
                <wp:effectExtent l="0" t="0" r="0" b="0"/>
                <wp:wrapTopAndBottom/>
                <wp:docPr id="236719643" name="Freeform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CC1A6" id="Freeform 334" o:spid="_x0000_s1026" style="position:absolute;margin-left:118.15pt;margin-top:33.3pt;width:403.35pt;height:.75pt;z-index:251678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PFiQeTjAAAADw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79232" behindDoc="0" locked="0" layoutInCell="0" allowOverlap="1" wp14:anchorId="734E634A" wp14:editId="214413DC">
                <wp:simplePos x="0" y="0"/>
                <wp:positionH relativeFrom="page">
                  <wp:posOffset>1500505</wp:posOffset>
                </wp:positionH>
                <wp:positionV relativeFrom="paragraph">
                  <wp:posOffset>568960</wp:posOffset>
                </wp:positionV>
                <wp:extent cx="5122545" cy="9525"/>
                <wp:effectExtent l="0" t="0" r="0" b="0"/>
                <wp:wrapTopAndBottom/>
                <wp:docPr id="896173572" name="Freeform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8B34A" id="Freeform 335" o:spid="_x0000_s1026" style="position:absolute;margin-left:118.15pt;margin-top:44.8pt;width:403.35pt;height:.75pt;z-index:251679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0256" behindDoc="0" locked="0" layoutInCell="0" allowOverlap="1" wp14:anchorId="4BBAA0C9" wp14:editId="51B70BE5">
                <wp:simplePos x="0" y="0"/>
                <wp:positionH relativeFrom="page">
                  <wp:posOffset>1500505</wp:posOffset>
                </wp:positionH>
                <wp:positionV relativeFrom="paragraph">
                  <wp:posOffset>715010</wp:posOffset>
                </wp:positionV>
                <wp:extent cx="5122545" cy="9525"/>
                <wp:effectExtent l="0" t="0" r="0" b="0"/>
                <wp:wrapTopAndBottom/>
                <wp:docPr id="1132033620" name="Freeform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BB041" id="Freeform 336" o:spid="_x0000_s1026" style="position:absolute;margin-left:118.15pt;margin-top:56.3pt;width:403.35pt;height:.75pt;z-index:251680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Z4NGo+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1280" behindDoc="0" locked="0" layoutInCell="0" allowOverlap="1" wp14:anchorId="765037F7" wp14:editId="7E7FEE85">
                <wp:simplePos x="0" y="0"/>
                <wp:positionH relativeFrom="page">
                  <wp:posOffset>1500505</wp:posOffset>
                </wp:positionH>
                <wp:positionV relativeFrom="paragraph">
                  <wp:posOffset>859790</wp:posOffset>
                </wp:positionV>
                <wp:extent cx="5122545" cy="9525"/>
                <wp:effectExtent l="0" t="0" r="0" b="0"/>
                <wp:wrapTopAndBottom/>
                <wp:docPr id="14911591" name="Freeform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C802B" id="Freeform 337" o:spid="_x0000_s1026" style="position:absolute;margin-left:118.15pt;margin-top:67.7pt;width:403.35pt;height:.75pt;z-index:251681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EcCu/PjAAAAEQ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2304" behindDoc="0" locked="0" layoutInCell="0" allowOverlap="1" wp14:anchorId="0CEE64D2" wp14:editId="309E938C">
                <wp:simplePos x="0" y="0"/>
                <wp:positionH relativeFrom="page">
                  <wp:posOffset>1500505</wp:posOffset>
                </wp:positionH>
                <wp:positionV relativeFrom="paragraph">
                  <wp:posOffset>1006475</wp:posOffset>
                </wp:positionV>
                <wp:extent cx="5122545" cy="9525"/>
                <wp:effectExtent l="0" t="0" r="0" b="0"/>
                <wp:wrapTopAndBottom/>
                <wp:docPr id="529627626" name="Freeform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67765" id="Freeform 338" o:spid="_x0000_s1026" style="position:absolute;margin-left:118.15pt;margin-top:79.25pt;width:403.35pt;height:.75pt;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F9tDkrjAAAAEQ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p>
    <w:p w14:paraId="60E6970A" w14:textId="77777777" w:rsidR="00C811EF" w:rsidRDefault="00C811EF">
      <w:pPr>
        <w:pStyle w:val="BodyText"/>
        <w:kinsoku w:val="0"/>
        <w:overflowPunct w:val="0"/>
        <w:spacing w:before="8"/>
        <w:rPr>
          <w:sz w:val="16"/>
          <w:szCs w:val="16"/>
        </w:rPr>
      </w:pPr>
    </w:p>
    <w:p w14:paraId="093D3F7D" w14:textId="77777777" w:rsidR="00C811EF" w:rsidRDefault="00C811EF">
      <w:pPr>
        <w:pStyle w:val="BodyText"/>
        <w:kinsoku w:val="0"/>
        <w:overflowPunct w:val="0"/>
        <w:spacing w:before="8"/>
        <w:rPr>
          <w:sz w:val="16"/>
          <w:szCs w:val="16"/>
        </w:rPr>
      </w:pPr>
    </w:p>
    <w:p w14:paraId="0DB9649F" w14:textId="77777777" w:rsidR="00C811EF" w:rsidRDefault="00C811EF">
      <w:pPr>
        <w:pStyle w:val="BodyText"/>
        <w:kinsoku w:val="0"/>
        <w:overflowPunct w:val="0"/>
        <w:spacing w:before="8"/>
        <w:rPr>
          <w:sz w:val="16"/>
          <w:szCs w:val="16"/>
        </w:rPr>
      </w:pPr>
    </w:p>
    <w:p w14:paraId="1C55E2CF" w14:textId="77777777" w:rsidR="00C811EF" w:rsidRDefault="00C811EF">
      <w:pPr>
        <w:pStyle w:val="BodyText"/>
        <w:kinsoku w:val="0"/>
        <w:overflowPunct w:val="0"/>
        <w:spacing w:before="8"/>
        <w:rPr>
          <w:sz w:val="16"/>
          <w:szCs w:val="16"/>
        </w:rPr>
      </w:pPr>
    </w:p>
    <w:p w14:paraId="25EAD7C6" w14:textId="77777777" w:rsidR="00C811EF" w:rsidRDefault="00C811EF">
      <w:pPr>
        <w:pStyle w:val="BodyText"/>
        <w:kinsoku w:val="0"/>
        <w:overflowPunct w:val="0"/>
        <w:spacing w:before="5"/>
        <w:rPr>
          <w:sz w:val="16"/>
          <w:szCs w:val="16"/>
        </w:rPr>
      </w:pPr>
    </w:p>
    <w:p w14:paraId="3D647FBA" w14:textId="77777777" w:rsidR="00C811EF" w:rsidRDefault="00C811EF">
      <w:pPr>
        <w:pStyle w:val="BodyText"/>
        <w:kinsoku w:val="0"/>
        <w:overflowPunct w:val="0"/>
        <w:spacing w:before="8"/>
        <w:rPr>
          <w:sz w:val="16"/>
          <w:szCs w:val="16"/>
        </w:rPr>
      </w:pPr>
    </w:p>
    <w:p w14:paraId="5384D045" w14:textId="77777777" w:rsidR="00C811EF" w:rsidRDefault="00C811EF">
      <w:pPr>
        <w:pStyle w:val="BodyText"/>
        <w:kinsoku w:val="0"/>
        <w:overflowPunct w:val="0"/>
        <w:spacing w:before="9"/>
      </w:pPr>
    </w:p>
    <w:p w14:paraId="2936CEC5" w14:textId="492B5B63" w:rsidR="00C811EF" w:rsidRDefault="00C811EF">
      <w:pPr>
        <w:pStyle w:val="ListParagraph"/>
        <w:numPr>
          <w:ilvl w:val="0"/>
          <w:numId w:val="9"/>
        </w:numPr>
        <w:tabs>
          <w:tab w:val="left" w:pos="1646"/>
        </w:tabs>
        <w:kinsoku w:val="0"/>
        <w:overflowPunct w:val="0"/>
        <w:ind w:right="1078"/>
        <w:jc w:val="left"/>
        <w:rPr>
          <w:sz w:val="20"/>
          <w:szCs w:val="20"/>
        </w:rPr>
      </w:pPr>
      <w:r>
        <w:rPr>
          <w:sz w:val="20"/>
          <w:szCs w:val="20"/>
        </w:rPr>
        <w:t>Have</w:t>
      </w:r>
      <w:r>
        <w:rPr>
          <w:spacing w:val="-5"/>
          <w:sz w:val="20"/>
          <w:szCs w:val="20"/>
        </w:rPr>
        <w:t xml:space="preserve"> </w:t>
      </w:r>
      <w:r>
        <w:rPr>
          <w:sz w:val="20"/>
          <w:szCs w:val="20"/>
        </w:rPr>
        <w:t>you</w:t>
      </w:r>
      <w:r>
        <w:rPr>
          <w:spacing w:val="-7"/>
          <w:sz w:val="20"/>
          <w:szCs w:val="20"/>
        </w:rPr>
        <w:t xml:space="preserve"> </w:t>
      </w:r>
      <w:r>
        <w:rPr>
          <w:sz w:val="20"/>
          <w:szCs w:val="20"/>
        </w:rPr>
        <w:t>discussed</w:t>
      </w:r>
      <w:r>
        <w:rPr>
          <w:spacing w:val="-5"/>
          <w:sz w:val="20"/>
          <w:szCs w:val="20"/>
        </w:rPr>
        <w:t xml:space="preserve"> </w:t>
      </w:r>
      <w:r>
        <w:rPr>
          <w:sz w:val="20"/>
          <w:szCs w:val="20"/>
        </w:rPr>
        <w:t>the</w:t>
      </w:r>
      <w:r>
        <w:rPr>
          <w:spacing w:val="-5"/>
          <w:sz w:val="20"/>
          <w:szCs w:val="20"/>
        </w:rPr>
        <w:t xml:space="preserve"> </w:t>
      </w:r>
      <w:r>
        <w:rPr>
          <w:sz w:val="20"/>
          <w:szCs w:val="20"/>
        </w:rPr>
        <w:t>benefits</w:t>
      </w:r>
      <w:r>
        <w:rPr>
          <w:spacing w:val="-4"/>
          <w:sz w:val="20"/>
          <w:szCs w:val="20"/>
        </w:rPr>
        <w:t xml:space="preserve"> </w:t>
      </w:r>
      <w:r>
        <w:rPr>
          <w:sz w:val="20"/>
          <w:szCs w:val="20"/>
        </w:rPr>
        <w:t>and</w:t>
      </w:r>
      <w:r>
        <w:rPr>
          <w:spacing w:val="-5"/>
          <w:sz w:val="20"/>
          <w:szCs w:val="20"/>
        </w:rPr>
        <w:t xml:space="preserve"> </w:t>
      </w:r>
      <w:r>
        <w:rPr>
          <w:sz w:val="20"/>
          <w:szCs w:val="20"/>
        </w:rPr>
        <w:t>risks</w:t>
      </w:r>
      <w:r>
        <w:rPr>
          <w:spacing w:val="-5"/>
          <w:sz w:val="20"/>
          <w:szCs w:val="20"/>
        </w:rPr>
        <w:t xml:space="preserve"> </w:t>
      </w:r>
      <w:r>
        <w:rPr>
          <w:sz w:val="20"/>
          <w:szCs w:val="20"/>
        </w:rPr>
        <w:t>of</w:t>
      </w:r>
      <w:r>
        <w:rPr>
          <w:spacing w:val="-5"/>
          <w:sz w:val="20"/>
          <w:szCs w:val="20"/>
        </w:rPr>
        <w:t xml:space="preserve"> </w:t>
      </w:r>
      <w:r>
        <w:rPr>
          <w:sz w:val="20"/>
          <w:szCs w:val="20"/>
        </w:rPr>
        <w:t>operating</w:t>
      </w:r>
      <w:r>
        <w:rPr>
          <w:spacing w:val="-5"/>
          <w:sz w:val="20"/>
          <w:szCs w:val="20"/>
        </w:rPr>
        <w:t xml:space="preserve"> </w:t>
      </w:r>
      <w:r>
        <w:rPr>
          <w:sz w:val="20"/>
          <w:szCs w:val="20"/>
        </w:rPr>
        <w:t>the</w:t>
      </w:r>
      <w:r>
        <w:rPr>
          <w:spacing w:val="-5"/>
          <w:sz w:val="20"/>
          <w:szCs w:val="20"/>
        </w:rPr>
        <w:t xml:space="preserve"> </w:t>
      </w:r>
      <w:del w:id="771" w:author="Matthew Levine" w:date="2025-06-06T13:43:00Z" w16du:dateUtc="2025-06-06T17:43:00Z">
        <w:r w:rsidDel="00BC2D8A">
          <w:rPr>
            <w:sz w:val="20"/>
            <w:szCs w:val="20"/>
          </w:rPr>
          <w:delText>Studio</w:delText>
        </w:r>
      </w:del>
      <w:ins w:id="772" w:author="Matthew Levine" w:date="2025-06-06T13:43:00Z" w16du:dateUtc="2025-06-06T17:43:00Z">
        <w:r w:rsidR="00BC2D8A">
          <w:rPr>
            <w:sz w:val="20"/>
            <w:szCs w:val="20"/>
          </w:rPr>
          <w:t>[Premise Café]</w:t>
        </w:r>
      </w:ins>
      <w:r>
        <w:rPr>
          <w:spacing w:val="-5"/>
          <w:sz w:val="20"/>
          <w:szCs w:val="20"/>
        </w:rPr>
        <w:t xml:space="preserve"> </w:t>
      </w:r>
      <w:r>
        <w:rPr>
          <w:sz w:val="20"/>
          <w:szCs w:val="20"/>
        </w:rPr>
        <w:t>with</w:t>
      </w:r>
      <w:r>
        <w:rPr>
          <w:spacing w:val="-5"/>
          <w:sz w:val="20"/>
          <w:szCs w:val="20"/>
        </w:rPr>
        <w:t xml:space="preserve"> </w:t>
      </w:r>
      <w:r>
        <w:rPr>
          <w:sz w:val="20"/>
          <w:szCs w:val="20"/>
        </w:rPr>
        <w:t>a</w:t>
      </w:r>
      <w:r>
        <w:rPr>
          <w:spacing w:val="-5"/>
          <w:sz w:val="20"/>
          <w:szCs w:val="20"/>
        </w:rPr>
        <w:t xml:space="preserve"> </w:t>
      </w:r>
      <w:r>
        <w:rPr>
          <w:sz w:val="20"/>
          <w:szCs w:val="20"/>
        </w:rPr>
        <w:t>lawyer,</w:t>
      </w:r>
      <w:r>
        <w:rPr>
          <w:spacing w:val="-5"/>
          <w:sz w:val="20"/>
          <w:szCs w:val="20"/>
        </w:rPr>
        <w:t xml:space="preserve"> </w:t>
      </w:r>
      <w:r>
        <w:rPr>
          <w:sz w:val="20"/>
          <w:szCs w:val="20"/>
        </w:rPr>
        <w:t>accountant or other professional advisor and do</w:t>
      </w:r>
      <w:r>
        <w:rPr>
          <w:spacing w:val="-1"/>
          <w:sz w:val="20"/>
          <w:szCs w:val="20"/>
        </w:rPr>
        <w:t xml:space="preserve"> </w:t>
      </w:r>
      <w:r>
        <w:rPr>
          <w:sz w:val="20"/>
          <w:szCs w:val="20"/>
        </w:rPr>
        <w:t>you understand those</w:t>
      </w:r>
      <w:r>
        <w:rPr>
          <w:spacing w:val="-1"/>
          <w:sz w:val="20"/>
          <w:szCs w:val="20"/>
        </w:rPr>
        <w:t xml:space="preserve"> </w:t>
      </w:r>
      <w:r>
        <w:rPr>
          <w:sz w:val="20"/>
          <w:szCs w:val="20"/>
        </w:rPr>
        <w:t>risks?</w:t>
      </w:r>
    </w:p>
    <w:p w14:paraId="36A71E07"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4437D0CE" w14:textId="77777777" w:rsidR="00C811EF" w:rsidRDefault="00C811EF">
      <w:pPr>
        <w:pStyle w:val="BodyText"/>
        <w:kinsoku w:val="0"/>
        <w:overflowPunct w:val="0"/>
        <w:spacing w:before="1"/>
      </w:pPr>
    </w:p>
    <w:p w14:paraId="2C5235A5" w14:textId="77777777" w:rsidR="00C811EF" w:rsidRDefault="00C811EF">
      <w:pPr>
        <w:pStyle w:val="ListParagraph"/>
        <w:numPr>
          <w:ilvl w:val="0"/>
          <w:numId w:val="9"/>
        </w:numPr>
        <w:tabs>
          <w:tab w:val="left" w:pos="1646"/>
        </w:tabs>
        <w:kinsoku w:val="0"/>
        <w:overflowPunct w:val="0"/>
        <w:ind w:right="1080"/>
        <w:jc w:val="left"/>
        <w:rPr>
          <w:sz w:val="20"/>
          <w:szCs w:val="20"/>
        </w:rPr>
      </w:pPr>
      <w:r>
        <w:rPr>
          <w:spacing w:val="-2"/>
          <w:sz w:val="20"/>
          <w:szCs w:val="20"/>
        </w:rPr>
        <w:t>Have</w:t>
      </w:r>
      <w:r>
        <w:rPr>
          <w:spacing w:val="-20"/>
          <w:sz w:val="20"/>
          <w:szCs w:val="20"/>
        </w:rPr>
        <w:t xml:space="preserve"> </w:t>
      </w:r>
      <w:r>
        <w:rPr>
          <w:spacing w:val="-2"/>
          <w:sz w:val="20"/>
          <w:szCs w:val="20"/>
        </w:rPr>
        <w:t>you</w:t>
      </w:r>
      <w:r>
        <w:rPr>
          <w:spacing w:val="-19"/>
          <w:sz w:val="20"/>
          <w:szCs w:val="20"/>
        </w:rPr>
        <w:t xml:space="preserve"> </w:t>
      </w:r>
      <w:r>
        <w:rPr>
          <w:spacing w:val="-2"/>
          <w:sz w:val="20"/>
          <w:szCs w:val="20"/>
        </w:rPr>
        <w:t>discussed</w:t>
      </w:r>
      <w:r>
        <w:rPr>
          <w:spacing w:val="-18"/>
          <w:sz w:val="20"/>
          <w:szCs w:val="20"/>
        </w:rPr>
        <w:t xml:space="preserve"> </w:t>
      </w:r>
      <w:r>
        <w:rPr>
          <w:spacing w:val="-2"/>
          <w:sz w:val="20"/>
          <w:szCs w:val="20"/>
        </w:rPr>
        <w:t>the</w:t>
      </w:r>
      <w:r>
        <w:rPr>
          <w:spacing w:val="-18"/>
          <w:sz w:val="20"/>
          <w:szCs w:val="20"/>
        </w:rPr>
        <w:t xml:space="preserve"> </w:t>
      </w:r>
      <w:r>
        <w:rPr>
          <w:spacing w:val="-2"/>
          <w:sz w:val="20"/>
          <w:szCs w:val="20"/>
        </w:rPr>
        <w:t>benefits</w:t>
      </w:r>
      <w:r>
        <w:rPr>
          <w:spacing w:val="-16"/>
          <w:sz w:val="20"/>
          <w:szCs w:val="20"/>
        </w:rPr>
        <w:t xml:space="preserve"> </w:t>
      </w:r>
      <w:r>
        <w:rPr>
          <w:spacing w:val="-2"/>
          <w:sz w:val="20"/>
          <w:szCs w:val="20"/>
        </w:rPr>
        <w:t>and</w:t>
      </w:r>
      <w:r>
        <w:rPr>
          <w:spacing w:val="-18"/>
          <w:sz w:val="20"/>
          <w:szCs w:val="20"/>
        </w:rPr>
        <w:t xml:space="preserve"> </w:t>
      </w:r>
      <w:r>
        <w:rPr>
          <w:spacing w:val="-2"/>
          <w:sz w:val="20"/>
          <w:szCs w:val="20"/>
        </w:rPr>
        <w:t>risks</w:t>
      </w:r>
      <w:r>
        <w:rPr>
          <w:spacing w:val="-16"/>
          <w:sz w:val="20"/>
          <w:szCs w:val="20"/>
        </w:rPr>
        <w:t xml:space="preserve"> </w:t>
      </w:r>
      <w:r>
        <w:rPr>
          <w:spacing w:val="-2"/>
          <w:sz w:val="20"/>
          <w:szCs w:val="20"/>
        </w:rPr>
        <w:t>of</w:t>
      </w:r>
      <w:r>
        <w:rPr>
          <w:spacing w:val="-18"/>
          <w:sz w:val="20"/>
          <w:szCs w:val="20"/>
        </w:rPr>
        <w:t xml:space="preserve"> </w:t>
      </w:r>
      <w:r>
        <w:rPr>
          <w:spacing w:val="-2"/>
          <w:sz w:val="20"/>
          <w:szCs w:val="20"/>
        </w:rPr>
        <w:t>operating</w:t>
      </w:r>
      <w:r>
        <w:rPr>
          <w:spacing w:val="-18"/>
          <w:sz w:val="20"/>
          <w:szCs w:val="20"/>
        </w:rPr>
        <w:t xml:space="preserve"> </w:t>
      </w:r>
      <w:r>
        <w:rPr>
          <w:spacing w:val="-2"/>
          <w:sz w:val="20"/>
          <w:szCs w:val="20"/>
        </w:rPr>
        <w:t>a</w:t>
      </w:r>
      <w:r>
        <w:rPr>
          <w:spacing w:val="-16"/>
          <w:sz w:val="20"/>
          <w:szCs w:val="20"/>
        </w:rPr>
        <w:t xml:space="preserve"> </w:t>
      </w:r>
      <w:r>
        <w:rPr>
          <w:spacing w:val="-2"/>
          <w:sz w:val="20"/>
          <w:szCs w:val="20"/>
        </w:rPr>
        <w:t>franchise</w:t>
      </w:r>
      <w:r>
        <w:rPr>
          <w:spacing w:val="-18"/>
          <w:sz w:val="20"/>
          <w:szCs w:val="20"/>
        </w:rPr>
        <w:t xml:space="preserve"> </w:t>
      </w:r>
      <w:r>
        <w:rPr>
          <w:spacing w:val="-2"/>
          <w:sz w:val="20"/>
          <w:szCs w:val="20"/>
        </w:rPr>
        <w:t>with</w:t>
      </w:r>
      <w:r>
        <w:rPr>
          <w:spacing w:val="-15"/>
          <w:sz w:val="20"/>
          <w:szCs w:val="20"/>
        </w:rPr>
        <w:t xml:space="preserve"> </w:t>
      </w:r>
      <w:r>
        <w:rPr>
          <w:spacing w:val="-2"/>
          <w:sz w:val="20"/>
          <w:szCs w:val="20"/>
        </w:rPr>
        <w:t>our</w:t>
      </w:r>
      <w:r>
        <w:rPr>
          <w:spacing w:val="-14"/>
          <w:sz w:val="20"/>
          <w:szCs w:val="20"/>
        </w:rPr>
        <w:t xml:space="preserve"> </w:t>
      </w:r>
      <w:r>
        <w:rPr>
          <w:spacing w:val="-2"/>
          <w:sz w:val="20"/>
          <w:szCs w:val="20"/>
        </w:rPr>
        <w:t>existing</w:t>
      </w:r>
      <w:r>
        <w:rPr>
          <w:spacing w:val="-18"/>
          <w:sz w:val="20"/>
          <w:szCs w:val="20"/>
        </w:rPr>
        <w:t xml:space="preserve"> </w:t>
      </w:r>
      <w:r>
        <w:rPr>
          <w:spacing w:val="-2"/>
          <w:sz w:val="20"/>
          <w:szCs w:val="20"/>
        </w:rPr>
        <w:t xml:space="preserve">franchisees </w:t>
      </w:r>
      <w:r>
        <w:rPr>
          <w:sz w:val="20"/>
          <w:szCs w:val="20"/>
        </w:rPr>
        <w:t>(if any)?</w:t>
      </w:r>
    </w:p>
    <w:p w14:paraId="68E0C75E" w14:textId="77777777" w:rsidR="00C811EF" w:rsidRDefault="00C811EF">
      <w:pPr>
        <w:pStyle w:val="BodyText"/>
        <w:kinsoku w:val="0"/>
        <w:overflowPunct w:val="0"/>
        <w:spacing w:before="1"/>
      </w:pPr>
    </w:p>
    <w:p w14:paraId="124D457B"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396F3B7A" w14:textId="77777777" w:rsidR="00C811EF" w:rsidRDefault="00C811EF">
      <w:pPr>
        <w:pStyle w:val="ListParagraph"/>
        <w:numPr>
          <w:ilvl w:val="0"/>
          <w:numId w:val="9"/>
        </w:numPr>
        <w:tabs>
          <w:tab w:val="left" w:pos="1646"/>
        </w:tabs>
        <w:kinsoku w:val="0"/>
        <w:overflowPunct w:val="0"/>
        <w:spacing w:before="229"/>
        <w:ind w:right="1075"/>
        <w:rPr>
          <w:sz w:val="20"/>
          <w:szCs w:val="20"/>
        </w:rPr>
      </w:pPr>
      <w:r>
        <w:rPr>
          <w:sz w:val="20"/>
          <w:szCs w:val="20"/>
        </w:rPr>
        <w:t>Do</w:t>
      </w:r>
      <w:r>
        <w:rPr>
          <w:spacing w:val="-11"/>
          <w:sz w:val="20"/>
          <w:szCs w:val="20"/>
        </w:rPr>
        <w:t xml:space="preserve"> </w:t>
      </w:r>
      <w:r>
        <w:rPr>
          <w:sz w:val="20"/>
          <w:szCs w:val="20"/>
        </w:rPr>
        <w:t>you</w:t>
      </w:r>
      <w:r>
        <w:rPr>
          <w:spacing w:val="-10"/>
          <w:sz w:val="20"/>
          <w:szCs w:val="20"/>
        </w:rPr>
        <w:t xml:space="preserve"> </w:t>
      </w:r>
      <w:r>
        <w:rPr>
          <w:sz w:val="20"/>
          <w:szCs w:val="20"/>
        </w:rPr>
        <w:t>understand</w:t>
      </w:r>
      <w:r>
        <w:rPr>
          <w:spacing w:val="-11"/>
          <w:sz w:val="20"/>
          <w:szCs w:val="20"/>
        </w:rPr>
        <w:t xml:space="preserve"> </w:t>
      </w:r>
      <w:r>
        <w:rPr>
          <w:sz w:val="20"/>
          <w:szCs w:val="20"/>
        </w:rPr>
        <w:t>that</w:t>
      </w:r>
      <w:r>
        <w:rPr>
          <w:spacing w:val="-11"/>
          <w:sz w:val="20"/>
          <w:szCs w:val="20"/>
        </w:rPr>
        <w:t xml:space="preserve"> </w:t>
      </w:r>
      <w:r>
        <w:rPr>
          <w:sz w:val="20"/>
          <w:szCs w:val="20"/>
        </w:rPr>
        <w:t>the</w:t>
      </w:r>
      <w:r>
        <w:rPr>
          <w:spacing w:val="-10"/>
          <w:sz w:val="20"/>
          <w:szCs w:val="20"/>
        </w:rPr>
        <w:t xml:space="preserve"> </w:t>
      </w:r>
      <w:r>
        <w:rPr>
          <w:sz w:val="20"/>
          <w:szCs w:val="20"/>
        </w:rPr>
        <w:t>success</w:t>
      </w:r>
      <w:r>
        <w:rPr>
          <w:spacing w:val="-12"/>
          <w:sz w:val="20"/>
          <w:szCs w:val="20"/>
        </w:rPr>
        <w:t xml:space="preserve"> </w:t>
      </w:r>
      <w:r>
        <w:rPr>
          <w:sz w:val="20"/>
          <w:szCs w:val="20"/>
        </w:rPr>
        <w:t>or</w:t>
      </w:r>
      <w:r>
        <w:rPr>
          <w:spacing w:val="-11"/>
          <w:sz w:val="20"/>
          <w:szCs w:val="20"/>
        </w:rPr>
        <w:t xml:space="preserve"> </w:t>
      </w:r>
      <w:r>
        <w:rPr>
          <w:sz w:val="20"/>
          <w:szCs w:val="20"/>
        </w:rPr>
        <w:t>failure</w:t>
      </w:r>
      <w:r>
        <w:rPr>
          <w:spacing w:val="-10"/>
          <w:sz w:val="20"/>
          <w:szCs w:val="20"/>
        </w:rPr>
        <w:t xml:space="preserve"> </w:t>
      </w:r>
      <w:r>
        <w:rPr>
          <w:sz w:val="20"/>
          <w:szCs w:val="20"/>
        </w:rPr>
        <w:t>of</w:t>
      </w:r>
      <w:r>
        <w:rPr>
          <w:spacing w:val="-11"/>
          <w:sz w:val="20"/>
          <w:szCs w:val="20"/>
        </w:rPr>
        <w:t xml:space="preserve"> </w:t>
      </w:r>
      <w:r>
        <w:rPr>
          <w:sz w:val="20"/>
          <w:szCs w:val="20"/>
        </w:rPr>
        <w:t>your</w:t>
      </w:r>
      <w:r>
        <w:rPr>
          <w:spacing w:val="-8"/>
          <w:sz w:val="20"/>
          <w:szCs w:val="20"/>
        </w:rPr>
        <w:t xml:space="preserve"> </w:t>
      </w:r>
      <w:r>
        <w:rPr>
          <w:sz w:val="20"/>
          <w:szCs w:val="20"/>
        </w:rPr>
        <w:t>business</w:t>
      </w:r>
      <w:r>
        <w:rPr>
          <w:spacing w:val="-10"/>
          <w:sz w:val="20"/>
          <w:szCs w:val="20"/>
        </w:rPr>
        <w:t xml:space="preserve"> </w:t>
      </w:r>
      <w:r>
        <w:rPr>
          <w:sz w:val="20"/>
          <w:szCs w:val="20"/>
        </w:rPr>
        <w:t>will</w:t>
      </w:r>
      <w:r>
        <w:rPr>
          <w:spacing w:val="-12"/>
          <w:sz w:val="20"/>
          <w:szCs w:val="20"/>
        </w:rPr>
        <w:t xml:space="preserve"> </w:t>
      </w:r>
      <w:r>
        <w:rPr>
          <w:sz w:val="20"/>
          <w:szCs w:val="20"/>
        </w:rPr>
        <w:t>depend</w:t>
      </w:r>
      <w:r>
        <w:rPr>
          <w:spacing w:val="-11"/>
          <w:sz w:val="20"/>
          <w:szCs w:val="20"/>
        </w:rPr>
        <w:t xml:space="preserve"> </w:t>
      </w:r>
      <w:r>
        <w:rPr>
          <w:sz w:val="20"/>
          <w:szCs w:val="20"/>
        </w:rPr>
        <w:t>in</w:t>
      </w:r>
      <w:r>
        <w:rPr>
          <w:spacing w:val="-11"/>
          <w:sz w:val="20"/>
          <w:szCs w:val="20"/>
        </w:rPr>
        <w:t xml:space="preserve"> </w:t>
      </w:r>
      <w:r>
        <w:rPr>
          <w:sz w:val="20"/>
          <w:szCs w:val="20"/>
        </w:rPr>
        <w:t>large</w:t>
      </w:r>
      <w:r>
        <w:rPr>
          <w:spacing w:val="-11"/>
          <w:sz w:val="20"/>
          <w:szCs w:val="20"/>
        </w:rPr>
        <w:t xml:space="preserve"> </w:t>
      </w:r>
      <w:r>
        <w:rPr>
          <w:sz w:val="20"/>
          <w:szCs w:val="20"/>
        </w:rPr>
        <w:t>part</w:t>
      </w:r>
      <w:r>
        <w:rPr>
          <w:spacing w:val="-11"/>
          <w:sz w:val="20"/>
          <w:szCs w:val="20"/>
        </w:rPr>
        <w:t xml:space="preserve"> </w:t>
      </w:r>
      <w:r>
        <w:rPr>
          <w:sz w:val="20"/>
          <w:szCs w:val="20"/>
        </w:rPr>
        <w:t>upon your skills,</w:t>
      </w:r>
      <w:r>
        <w:rPr>
          <w:spacing w:val="-1"/>
          <w:sz w:val="20"/>
          <w:szCs w:val="20"/>
        </w:rPr>
        <w:t xml:space="preserve"> </w:t>
      </w:r>
      <w:r>
        <w:rPr>
          <w:sz w:val="20"/>
          <w:szCs w:val="20"/>
        </w:rPr>
        <w:t>experience, abilities,</w:t>
      </w:r>
      <w:r>
        <w:rPr>
          <w:spacing w:val="-1"/>
          <w:sz w:val="20"/>
          <w:szCs w:val="20"/>
        </w:rPr>
        <w:t xml:space="preserve"> </w:t>
      </w:r>
      <w:r>
        <w:rPr>
          <w:sz w:val="20"/>
          <w:szCs w:val="20"/>
        </w:rPr>
        <w:t>location, and efforts and those of the persons you employ, as well as many other business and economic factors beyond your control such as competition,</w:t>
      </w:r>
      <w:r>
        <w:rPr>
          <w:spacing w:val="-4"/>
          <w:sz w:val="20"/>
          <w:szCs w:val="20"/>
        </w:rPr>
        <w:t xml:space="preserve"> </w:t>
      </w:r>
      <w:r>
        <w:rPr>
          <w:sz w:val="20"/>
          <w:szCs w:val="20"/>
        </w:rPr>
        <w:t>interest</w:t>
      </w:r>
      <w:r>
        <w:rPr>
          <w:spacing w:val="-6"/>
          <w:sz w:val="20"/>
          <w:szCs w:val="20"/>
        </w:rPr>
        <w:t xml:space="preserve"> </w:t>
      </w:r>
      <w:r>
        <w:rPr>
          <w:sz w:val="20"/>
          <w:szCs w:val="20"/>
        </w:rPr>
        <w:t>rates,</w:t>
      </w:r>
      <w:r>
        <w:rPr>
          <w:spacing w:val="-6"/>
          <w:sz w:val="20"/>
          <w:szCs w:val="20"/>
        </w:rPr>
        <w:t xml:space="preserve"> </w:t>
      </w:r>
      <w:r>
        <w:rPr>
          <w:sz w:val="20"/>
          <w:szCs w:val="20"/>
        </w:rPr>
        <w:t>the</w:t>
      </w:r>
      <w:r>
        <w:rPr>
          <w:spacing w:val="-4"/>
          <w:sz w:val="20"/>
          <w:szCs w:val="20"/>
        </w:rPr>
        <w:t xml:space="preserve"> </w:t>
      </w:r>
      <w:r>
        <w:rPr>
          <w:sz w:val="20"/>
          <w:szCs w:val="20"/>
        </w:rPr>
        <w:t>economy,</w:t>
      </w:r>
      <w:r>
        <w:rPr>
          <w:spacing w:val="-4"/>
          <w:sz w:val="20"/>
          <w:szCs w:val="20"/>
        </w:rPr>
        <w:t xml:space="preserve"> </w:t>
      </w:r>
      <w:r>
        <w:rPr>
          <w:sz w:val="20"/>
          <w:szCs w:val="20"/>
        </w:rPr>
        <w:t>inflation,</w:t>
      </w:r>
      <w:r>
        <w:rPr>
          <w:spacing w:val="-4"/>
          <w:sz w:val="20"/>
          <w:szCs w:val="20"/>
        </w:rPr>
        <w:t xml:space="preserve"> </w:t>
      </w:r>
      <w:proofErr w:type="spellStart"/>
      <w:r>
        <w:rPr>
          <w:sz w:val="20"/>
          <w:szCs w:val="20"/>
        </w:rPr>
        <w:t>labour</w:t>
      </w:r>
      <w:proofErr w:type="spellEnd"/>
      <w:r>
        <w:rPr>
          <w:spacing w:val="-6"/>
          <w:sz w:val="20"/>
          <w:szCs w:val="20"/>
        </w:rPr>
        <w:t xml:space="preserve"> </w:t>
      </w:r>
      <w:r>
        <w:rPr>
          <w:sz w:val="20"/>
          <w:szCs w:val="20"/>
        </w:rPr>
        <w:t>and</w:t>
      </w:r>
      <w:r>
        <w:rPr>
          <w:spacing w:val="-7"/>
          <w:sz w:val="20"/>
          <w:szCs w:val="20"/>
        </w:rPr>
        <w:t xml:space="preserve"> </w:t>
      </w:r>
      <w:r>
        <w:rPr>
          <w:sz w:val="20"/>
          <w:szCs w:val="20"/>
        </w:rPr>
        <w:t>supply</w:t>
      </w:r>
      <w:r>
        <w:rPr>
          <w:spacing w:val="-5"/>
          <w:sz w:val="20"/>
          <w:szCs w:val="20"/>
        </w:rPr>
        <w:t xml:space="preserve"> </w:t>
      </w:r>
      <w:r>
        <w:rPr>
          <w:sz w:val="20"/>
          <w:szCs w:val="20"/>
        </w:rPr>
        <w:t>costs,</w:t>
      </w:r>
      <w:r>
        <w:rPr>
          <w:spacing w:val="-4"/>
          <w:sz w:val="20"/>
          <w:szCs w:val="20"/>
        </w:rPr>
        <w:t xml:space="preserve"> </w:t>
      </w:r>
      <w:r>
        <w:rPr>
          <w:sz w:val="20"/>
          <w:szCs w:val="20"/>
        </w:rPr>
        <w:t>lease</w:t>
      </w:r>
      <w:r>
        <w:rPr>
          <w:spacing w:val="-6"/>
          <w:sz w:val="20"/>
          <w:szCs w:val="20"/>
        </w:rPr>
        <w:t xml:space="preserve"> </w:t>
      </w:r>
      <w:r>
        <w:rPr>
          <w:sz w:val="20"/>
          <w:szCs w:val="20"/>
        </w:rPr>
        <w:t>terms</w:t>
      </w:r>
      <w:r>
        <w:rPr>
          <w:spacing w:val="-5"/>
          <w:sz w:val="20"/>
          <w:szCs w:val="20"/>
        </w:rPr>
        <w:t xml:space="preserve"> </w:t>
      </w:r>
      <w:r>
        <w:rPr>
          <w:sz w:val="20"/>
          <w:szCs w:val="20"/>
        </w:rPr>
        <w:t>and the marketplace?</w:t>
      </w:r>
    </w:p>
    <w:p w14:paraId="7B498F35" w14:textId="77777777" w:rsidR="00C811EF" w:rsidRDefault="00C811EF">
      <w:pPr>
        <w:pStyle w:val="BodyText"/>
        <w:kinsoku w:val="0"/>
        <w:overflowPunct w:val="0"/>
      </w:pPr>
    </w:p>
    <w:p w14:paraId="5007E6EE"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5A3309E8" w14:textId="77777777" w:rsidR="00C811EF" w:rsidRDefault="00C811EF">
      <w:pPr>
        <w:pStyle w:val="BodyText"/>
        <w:kinsoku w:val="0"/>
        <w:overflowPunct w:val="0"/>
      </w:pPr>
    </w:p>
    <w:p w14:paraId="730FF420" w14:textId="77777777" w:rsidR="00C811EF" w:rsidRDefault="00C811EF">
      <w:pPr>
        <w:pStyle w:val="ListParagraph"/>
        <w:numPr>
          <w:ilvl w:val="0"/>
          <w:numId w:val="9"/>
        </w:numPr>
        <w:tabs>
          <w:tab w:val="left" w:pos="1646"/>
        </w:tabs>
        <w:kinsoku w:val="0"/>
        <w:overflowPunct w:val="0"/>
        <w:spacing w:before="1"/>
        <w:ind w:right="1077"/>
        <w:rPr>
          <w:sz w:val="20"/>
          <w:szCs w:val="20"/>
        </w:rPr>
      </w:pPr>
      <w:r>
        <w:rPr>
          <w:sz w:val="20"/>
          <w:szCs w:val="20"/>
        </w:rPr>
        <w:t>Do you understand that any business plan, pro-forma or other material prepared by you or your representatives is your sole responsibility and any review by or comments from us or our representatives relating to those materials will be for discussion purposes only and will not</w:t>
      </w:r>
      <w:r>
        <w:rPr>
          <w:spacing w:val="-9"/>
          <w:sz w:val="20"/>
          <w:szCs w:val="20"/>
        </w:rPr>
        <w:t xml:space="preserve"> </w:t>
      </w:r>
      <w:r>
        <w:rPr>
          <w:sz w:val="20"/>
          <w:szCs w:val="20"/>
        </w:rPr>
        <w:t>constitute</w:t>
      </w:r>
      <w:r>
        <w:rPr>
          <w:spacing w:val="-9"/>
          <w:sz w:val="20"/>
          <w:szCs w:val="20"/>
        </w:rPr>
        <w:t xml:space="preserve"> </w:t>
      </w:r>
      <w:r>
        <w:rPr>
          <w:sz w:val="20"/>
          <w:szCs w:val="20"/>
        </w:rPr>
        <w:t>approval,</w:t>
      </w:r>
      <w:r>
        <w:rPr>
          <w:spacing w:val="-9"/>
          <w:sz w:val="20"/>
          <w:szCs w:val="20"/>
        </w:rPr>
        <w:t xml:space="preserve"> </w:t>
      </w:r>
      <w:r>
        <w:rPr>
          <w:sz w:val="20"/>
          <w:szCs w:val="20"/>
        </w:rPr>
        <w:t>endorsement</w:t>
      </w:r>
      <w:r>
        <w:rPr>
          <w:spacing w:val="-6"/>
          <w:sz w:val="20"/>
          <w:szCs w:val="20"/>
        </w:rPr>
        <w:t xml:space="preserve"> </w:t>
      </w:r>
      <w:r>
        <w:rPr>
          <w:sz w:val="20"/>
          <w:szCs w:val="20"/>
        </w:rPr>
        <w:t>or</w:t>
      </w:r>
      <w:r>
        <w:rPr>
          <w:spacing w:val="-8"/>
          <w:sz w:val="20"/>
          <w:szCs w:val="20"/>
        </w:rPr>
        <w:t xml:space="preserve"> </w:t>
      </w:r>
      <w:r>
        <w:rPr>
          <w:sz w:val="20"/>
          <w:szCs w:val="20"/>
        </w:rPr>
        <w:t>a</w:t>
      </w:r>
      <w:r>
        <w:rPr>
          <w:spacing w:val="-9"/>
          <w:sz w:val="20"/>
          <w:szCs w:val="20"/>
        </w:rPr>
        <w:t xml:space="preserve"> </w:t>
      </w:r>
      <w:r>
        <w:rPr>
          <w:sz w:val="20"/>
          <w:szCs w:val="20"/>
        </w:rPr>
        <w:t>guaranty</w:t>
      </w:r>
      <w:r>
        <w:rPr>
          <w:spacing w:val="-7"/>
          <w:sz w:val="20"/>
          <w:szCs w:val="20"/>
        </w:rPr>
        <w:t xml:space="preserve"> </w:t>
      </w:r>
      <w:r>
        <w:rPr>
          <w:sz w:val="20"/>
          <w:szCs w:val="20"/>
        </w:rPr>
        <w:t>of</w:t>
      </w:r>
      <w:r>
        <w:rPr>
          <w:spacing w:val="-9"/>
          <w:sz w:val="20"/>
          <w:szCs w:val="20"/>
        </w:rPr>
        <w:t xml:space="preserve"> </w:t>
      </w:r>
      <w:r>
        <w:rPr>
          <w:sz w:val="20"/>
          <w:szCs w:val="20"/>
        </w:rPr>
        <w:t>the</w:t>
      </w:r>
      <w:r>
        <w:rPr>
          <w:spacing w:val="-9"/>
          <w:sz w:val="20"/>
          <w:szCs w:val="20"/>
        </w:rPr>
        <w:t xml:space="preserve"> </w:t>
      </w:r>
      <w:r>
        <w:rPr>
          <w:sz w:val="20"/>
          <w:szCs w:val="20"/>
        </w:rPr>
        <w:t>information</w:t>
      </w:r>
      <w:r>
        <w:rPr>
          <w:spacing w:val="-7"/>
          <w:sz w:val="20"/>
          <w:szCs w:val="20"/>
        </w:rPr>
        <w:t xml:space="preserve"> </w:t>
      </w:r>
      <w:r>
        <w:rPr>
          <w:sz w:val="20"/>
          <w:szCs w:val="20"/>
        </w:rPr>
        <w:t>in</w:t>
      </w:r>
      <w:r>
        <w:rPr>
          <w:spacing w:val="-9"/>
          <w:sz w:val="20"/>
          <w:szCs w:val="20"/>
        </w:rPr>
        <w:t xml:space="preserve"> </w:t>
      </w:r>
      <w:r>
        <w:rPr>
          <w:sz w:val="20"/>
          <w:szCs w:val="20"/>
        </w:rPr>
        <w:t>those</w:t>
      </w:r>
      <w:r>
        <w:rPr>
          <w:spacing w:val="-9"/>
          <w:sz w:val="20"/>
          <w:szCs w:val="20"/>
        </w:rPr>
        <w:t xml:space="preserve"> </w:t>
      </w:r>
      <w:r>
        <w:rPr>
          <w:sz w:val="20"/>
          <w:szCs w:val="20"/>
        </w:rPr>
        <w:t>materials</w:t>
      </w:r>
      <w:r>
        <w:rPr>
          <w:spacing w:val="-5"/>
          <w:sz w:val="20"/>
          <w:szCs w:val="20"/>
        </w:rPr>
        <w:t xml:space="preserve"> </w:t>
      </w:r>
      <w:r>
        <w:rPr>
          <w:sz w:val="20"/>
          <w:szCs w:val="20"/>
        </w:rPr>
        <w:t>and we</w:t>
      </w:r>
      <w:r>
        <w:rPr>
          <w:spacing w:val="-14"/>
          <w:sz w:val="20"/>
          <w:szCs w:val="20"/>
        </w:rPr>
        <w:t xml:space="preserve"> </w:t>
      </w:r>
      <w:r>
        <w:rPr>
          <w:sz w:val="20"/>
          <w:szCs w:val="20"/>
        </w:rPr>
        <w:t>will</w:t>
      </w:r>
      <w:r>
        <w:rPr>
          <w:spacing w:val="-12"/>
          <w:sz w:val="20"/>
          <w:szCs w:val="20"/>
        </w:rPr>
        <w:t xml:space="preserve"> </w:t>
      </w:r>
      <w:r>
        <w:rPr>
          <w:sz w:val="20"/>
          <w:szCs w:val="20"/>
        </w:rPr>
        <w:t>not</w:t>
      </w:r>
      <w:r>
        <w:rPr>
          <w:spacing w:val="-14"/>
          <w:sz w:val="20"/>
          <w:szCs w:val="20"/>
        </w:rPr>
        <w:t xml:space="preserve"> </w:t>
      </w:r>
      <w:r>
        <w:rPr>
          <w:sz w:val="20"/>
          <w:szCs w:val="20"/>
        </w:rPr>
        <w:t>be</w:t>
      </w:r>
      <w:r>
        <w:rPr>
          <w:spacing w:val="-11"/>
          <w:sz w:val="20"/>
          <w:szCs w:val="20"/>
        </w:rPr>
        <w:t xml:space="preserve"> </w:t>
      </w:r>
      <w:r>
        <w:rPr>
          <w:sz w:val="20"/>
          <w:szCs w:val="20"/>
        </w:rPr>
        <w:t>responsible</w:t>
      </w:r>
      <w:r>
        <w:rPr>
          <w:spacing w:val="-12"/>
          <w:sz w:val="20"/>
          <w:szCs w:val="20"/>
        </w:rPr>
        <w:t xml:space="preserve"> </w:t>
      </w:r>
      <w:r>
        <w:rPr>
          <w:sz w:val="20"/>
          <w:szCs w:val="20"/>
        </w:rPr>
        <w:t>if</w:t>
      </w:r>
      <w:r>
        <w:rPr>
          <w:spacing w:val="-11"/>
          <w:sz w:val="20"/>
          <w:szCs w:val="20"/>
        </w:rPr>
        <w:t xml:space="preserve"> </w:t>
      </w:r>
      <w:r>
        <w:rPr>
          <w:sz w:val="20"/>
          <w:szCs w:val="20"/>
        </w:rPr>
        <w:t>the</w:t>
      </w:r>
      <w:r>
        <w:rPr>
          <w:spacing w:val="-14"/>
          <w:sz w:val="20"/>
          <w:szCs w:val="20"/>
        </w:rPr>
        <w:t xml:space="preserve"> </w:t>
      </w:r>
      <w:r>
        <w:rPr>
          <w:sz w:val="20"/>
          <w:szCs w:val="20"/>
        </w:rPr>
        <w:t>projections</w:t>
      </w:r>
      <w:r>
        <w:rPr>
          <w:spacing w:val="-10"/>
          <w:sz w:val="20"/>
          <w:szCs w:val="20"/>
        </w:rPr>
        <w:t xml:space="preserve"> </w:t>
      </w:r>
      <w:r>
        <w:rPr>
          <w:sz w:val="20"/>
          <w:szCs w:val="20"/>
        </w:rPr>
        <w:t>in</w:t>
      </w:r>
      <w:r>
        <w:rPr>
          <w:spacing w:val="-14"/>
          <w:sz w:val="20"/>
          <w:szCs w:val="20"/>
        </w:rPr>
        <w:t xml:space="preserve"> </w:t>
      </w:r>
      <w:r>
        <w:rPr>
          <w:sz w:val="20"/>
          <w:szCs w:val="20"/>
        </w:rPr>
        <w:t>your</w:t>
      </w:r>
      <w:r>
        <w:rPr>
          <w:spacing w:val="-13"/>
          <w:sz w:val="20"/>
          <w:szCs w:val="20"/>
        </w:rPr>
        <w:t xml:space="preserve"> </w:t>
      </w:r>
      <w:r>
        <w:rPr>
          <w:sz w:val="20"/>
          <w:szCs w:val="20"/>
        </w:rPr>
        <w:t>business</w:t>
      </w:r>
      <w:r>
        <w:rPr>
          <w:spacing w:val="-12"/>
          <w:sz w:val="20"/>
          <w:szCs w:val="20"/>
        </w:rPr>
        <w:t xml:space="preserve"> </w:t>
      </w:r>
      <w:r>
        <w:rPr>
          <w:sz w:val="20"/>
          <w:szCs w:val="20"/>
        </w:rPr>
        <w:t>plan,</w:t>
      </w:r>
      <w:r>
        <w:rPr>
          <w:spacing w:val="-14"/>
          <w:sz w:val="20"/>
          <w:szCs w:val="20"/>
        </w:rPr>
        <w:t xml:space="preserve"> </w:t>
      </w:r>
      <w:r>
        <w:rPr>
          <w:sz w:val="20"/>
          <w:szCs w:val="20"/>
        </w:rPr>
        <w:t>pro-forma</w:t>
      </w:r>
      <w:r>
        <w:rPr>
          <w:spacing w:val="-11"/>
          <w:sz w:val="20"/>
          <w:szCs w:val="20"/>
        </w:rPr>
        <w:t xml:space="preserve"> </w:t>
      </w:r>
      <w:r>
        <w:rPr>
          <w:sz w:val="20"/>
          <w:szCs w:val="20"/>
        </w:rPr>
        <w:t>or</w:t>
      </w:r>
      <w:r>
        <w:rPr>
          <w:spacing w:val="-13"/>
          <w:sz w:val="20"/>
          <w:szCs w:val="20"/>
        </w:rPr>
        <w:t xml:space="preserve"> </w:t>
      </w:r>
      <w:r>
        <w:rPr>
          <w:sz w:val="20"/>
          <w:szCs w:val="20"/>
        </w:rPr>
        <w:t>other</w:t>
      </w:r>
      <w:r>
        <w:rPr>
          <w:spacing w:val="-10"/>
          <w:sz w:val="20"/>
          <w:szCs w:val="20"/>
        </w:rPr>
        <w:t xml:space="preserve"> </w:t>
      </w:r>
      <w:r>
        <w:rPr>
          <w:sz w:val="20"/>
          <w:szCs w:val="20"/>
        </w:rPr>
        <w:t>material are not obtained?</w:t>
      </w:r>
    </w:p>
    <w:p w14:paraId="46157094" w14:textId="77777777" w:rsidR="00C811EF" w:rsidRDefault="00C811EF">
      <w:pPr>
        <w:pStyle w:val="BodyText"/>
        <w:kinsoku w:val="0"/>
        <w:overflowPunct w:val="0"/>
      </w:pPr>
    </w:p>
    <w:p w14:paraId="3F8CA878"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1227E11B" w14:textId="77777777" w:rsidR="00C811EF" w:rsidRDefault="00C811EF">
      <w:pPr>
        <w:pStyle w:val="ListParagraph"/>
        <w:numPr>
          <w:ilvl w:val="0"/>
          <w:numId w:val="9"/>
        </w:numPr>
        <w:tabs>
          <w:tab w:val="left" w:pos="1646"/>
        </w:tabs>
        <w:kinsoku w:val="0"/>
        <w:overflowPunct w:val="0"/>
        <w:spacing w:before="229"/>
        <w:ind w:right="1079"/>
        <w:rPr>
          <w:sz w:val="20"/>
          <w:szCs w:val="20"/>
        </w:rPr>
      </w:pPr>
      <w:r>
        <w:rPr>
          <w:sz w:val="20"/>
          <w:szCs w:val="20"/>
        </w:rPr>
        <w:t xml:space="preserve">Do you understand that all disputes or claims you may have </w:t>
      </w:r>
      <w:proofErr w:type="gramStart"/>
      <w:r>
        <w:rPr>
          <w:sz w:val="20"/>
          <w:szCs w:val="20"/>
        </w:rPr>
        <w:t>arising</w:t>
      </w:r>
      <w:proofErr w:type="gramEnd"/>
      <w:r>
        <w:rPr>
          <w:sz w:val="20"/>
          <w:szCs w:val="20"/>
        </w:rPr>
        <w:t xml:space="preserve"> out of or relating to the Franchise Agreement shall be governed by the laws of the province where the Franchised Business is located?</w:t>
      </w:r>
    </w:p>
    <w:p w14:paraId="1EF396A9"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01E7A0AC" w14:textId="77777777" w:rsidR="00C811EF" w:rsidRDefault="00C811EF">
      <w:pPr>
        <w:pStyle w:val="BodyText"/>
        <w:kinsoku w:val="0"/>
        <w:overflowPunct w:val="0"/>
        <w:spacing w:before="1"/>
      </w:pPr>
    </w:p>
    <w:p w14:paraId="2E0BA0B5" w14:textId="77777777" w:rsidR="00C811EF" w:rsidRDefault="00C811EF">
      <w:pPr>
        <w:pStyle w:val="ListParagraph"/>
        <w:numPr>
          <w:ilvl w:val="0"/>
          <w:numId w:val="9"/>
        </w:numPr>
        <w:tabs>
          <w:tab w:val="left" w:pos="1646"/>
        </w:tabs>
        <w:kinsoku w:val="0"/>
        <w:overflowPunct w:val="0"/>
        <w:ind w:right="1079"/>
        <w:jc w:val="left"/>
        <w:rPr>
          <w:sz w:val="20"/>
          <w:szCs w:val="20"/>
        </w:rPr>
      </w:pPr>
      <w:r>
        <w:rPr>
          <w:sz w:val="20"/>
          <w:szCs w:val="20"/>
        </w:rPr>
        <w:t>Do you understand that we do not have to sell you a franchise or additional franchises or consent to your purchase of existing franchises?</w:t>
      </w:r>
    </w:p>
    <w:p w14:paraId="0F20F868" w14:textId="77777777" w:rsidR="00C811EF" w:rsidRDefault="00C811EF">
      <w:pPr>
        <w:pStyle w:val="BodyText"/>
        <w:kinsoku w:val="0"/>
        <w:overflowPunct w:val="0"/>
        <w:spacing w:before="1"/>
      </w:pPr>
    </w:p>
    <w:p w14:paraId="7EE65E2E"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66B817F3" w14:textId="77777777" w:rsidR="00C811EF" w:rsidRDefault="00C811EF">
      <w:pPr>
        <w:pStyle w:val="ListParagraph"/>
        <w:numPr>
          <w:ilvl w:val="0"/>
          <w:numId w:val="9"/>
        </w:numPr>
        <w:tabs>
          <w:tab w:val="left" w:pos="1646"/>
        </w:tabs>
        <w:kinsoku w:val="0"/>
        <w:overflowPunct w:val="0"/>
        <w:spacing w:before="229"/>
        <w:ind w:right="1077"/>
        <w:rPr>
          <w:sz w:val="20"/>
          <w:szCs w:val="20"/>
        </w:rPr>
      </w:pPr>
      <w:r>
        <w:rPr>
          <w:sz w:val="20"/>
          <w:szCs w:val="20"/>
        </w:rPr>
        <w:t>Has any employee or other person speaking on our behalf made any statement or promise concerning the revenues, profits or operating costs of a franchised business that we or our franchisees</w:t>
      </w:r>
      <w:r>
        <w:rPr>
          <w:spacing w:val="-12"/>
          <w:sz w:val="20"/>
          <w:szCs w:val="20"/>
        </w:rPr>
        <w:t xml:space="preserve"> </w:t>
      </w:r>
      <w:r>
        <w:rPr>
          <w:sz w:val="20"/>
          <w:szCs w:val="20"/>
        </w:rPr>
        <w:t>operate</w:t>
      </w:r>
      <w:r>
        <w:rPr>
          <w:spacing w:val="-13"/>
          <w:sz w:val="20"/>
          <w:szCs w:val="20"/>
        </w:rPr>
        <w:t xml:space="preserve"> </w:t>
      </w:r>
      <w:r>
        <w:rPr>
          <w:sz w:val="20"/>
          <w:szCs w:val="20"/>
        </w:rPr>
        <w:t>that</w:t>
      </w:r>
      <w:r>
        <w:rPr>
          <w:spacing w:val="-13"/>
          <w:sz w:val="20"/>
          <w:szCs w:val="20"/>
        </w:rPr>
        <w:t xml:space="preserve"> </w:t>
      </w:r>
      <w:r>
        <w:rPr>
          <w:sz w:val="20"/>
          <w:szCs w:val="20"/>
        </w:rPr>
        <w:t>is</w:t>
      </w:r>
      <w:r>
        <w:rPr>
          <w:spacing w:val="-10"/>
          <w:sz w:val="20"/>
          <w:szCs w:val="20"/>
        </w:rPr>
        <w:t xml:space="preserve"> </w:t>
      </w:r>
      <w:r>
        <w:rPr>
          <w:sz w:val="20"/>
          <w:szCs w:val="20"/>
        </w:rPr>
        <w:t>not</w:t>
      </w:r>
      <w:r>
        <w:rPr>
          <w:spacing w:val="-13"/>
          <w:sz w:val="20"/>
          <w:szCs w:val="20"/>
        </w:rPr>
        <w:t xml:space="preserve"> </w:t>
      </w:r>
      <w:r>
        <w:rPr>
          <w:sz w:val="20"/>
          <w:szCs w:val="20"/>
        </w:rPr>
        <w:t>contained</w:t>
      </w:r>
      <w:r>
        <w:rPr>
          <w:spacing w:val="-13"/>
          <w:sz w:val="20"/>
          <w:szCs w:val="20"/>
        </w:rPr>
        <w:t xml:space="preserve"> </w:t>
      </w:r>
      <w:r>
        <w:rPr>
          <w:sz w:val="20"/>
          <w:szCs w:val="20"/>
        </w:rPr>
        <w:t>in</w:t>
      </w:r>
      <w:r>
        <w:rPr>
          <w:spacing w:val="-13"/>
          <w:sz w:val="20"/>
          <w:szCs w:val="20"/>
        </w:rPr>
        <w:t xml:space="preserve"> </w:t>
      </w:r>
      <w:r>
        <w:rPr>
          <w:sz w:val="20"/>
          <w:szCs w:val="20"/>
        </w:rPr>
        <w:t>the</w:t>
      </w:r>
      <w:r>
        <w:rPr>
          <w:spacing w:val="-13"/>
          <w:sz w:val="20"/>
          <w:szCs w:val="20"/>
        </w:rPr>
        <w:t xml:space="preserve"> </w:t>
      </w:r>
      <w:r>
        <w:rPr>
          <w:sz w:val="20"/>
          <w:szCs w:val="20"/>
        </w:rPr>
        <w:t>Disclosure</w:t>
      </w:r>
      <w:r>
        <w:rPr>
          <w:spacing w:val="-13"/>
          <w:sz w:val="20"/>
          <w:szCs w:val="20"/>
        </w:rPr>
        <w:t xml:space="preserve"> </w:t>
      </w:r>
      <w:r>
        <w:rPr>
          <w:sz w:val="20"/>
          <w:szCs w:val="20"/>
        </w:rPr>
        <w:t>Document</w:t>
      </w:r>
      <w:r>
        <w:rPr>
          <w:spacing w:val="-13"/>
          <w:sz w:val="20"/>
          <w:szCs w:val="20"/>
        </w:rPr>
        <w:t xml:space="preserve"> </w:t>
      </w:r>
      <w:r>
        <w:rPr>
          <w:sz w:val="20"/>
          <w:szCs w:val="20"/>
        </w:rPr>
        <w:t>or</w:t>
      </w:r>
      <w:r>
        <w:rPr>
          <w:spacing w:val="-12"/>
          <w:sz w:val="20"/>
          <w:szCs w:val="20"/>
        </w:rPr>
        <w:t xml:space="preserve"> </w:t>
      </w:r>
      <w:r>
        <w:rPr>
          <w:sz w:val="20"/>
          <w:szCs w:val="20"/>
        </w:rPr>
        <w:t>that</w:t>
      </w:r>
      <w:r>
        <w:rPr>
          <w:spacing w:val="-13"/>
          <w:sz w:val="20"/>
          <w:szCs w:val="20"/>
        </w:rPr>
        <w:t xml:space="preserve"> </w:t>
      </w:r>
      <w:r>
        <w:rPr>
          <w:sz w:val="20"/>
          <w:szCs w:val="20"/>
        </w:rPr>
        <w:t>is</w:t>
      </w:r>
      <w:r>
        <w:rPr>
          <w:spacing w:val="-12"/>
          <w:sz w:val="20"/>
          <w:szCs w:val="20"/>
        </w:rPr>
        <w:t xml:space="preserve"> </w:t>
      </w:r>
      <w:r>
        <w:rPr>
          <w:sz w:val="20"/>
          <w:szCs w:val="20"/>
        </w:rPr>
        <w:t>contrary</w:t>
      </w:r>
      <w:r>
        <w:rPr>
          <w:spacing w:val="-14"/>
          <w:sz w:val="20"/>
          <w:szCs w:val="20"/>
        </w:rPr>
        <w:t xml:space="preserve"> </w:t>
      </w:r>
      <w:r>
        <w:rPr>
          <w:sz w:val="20"/>
          <w:szCs w:val="20"/>
        </w:rPr>
        <w:t>to,</w:t>
      </w:r>
      <w:r>
        <w:rPr>
          <w:spacing w:val="-13"/>
          <w:sz w:val="20"/>
          <w:szCs w:val="20"/>
        </w:rPr>
        <w:t xml:space="preserve"> </w:t>
      </w:r>
      <w:r>
        <w:rPr>
          <w:sz w:val="20"/>
          <w:szCs w:val="20"/>
        </w:rPr>
        <w:t>or different</w:t>
      </w:r>
      <w:r>
        <w:rPr>
          <w:spacing w:val="-3"/>
          <w:sz w:val="20"/>
          <w:szCs w:val="20"/>
        </w:rPr>
        <w:t xml:space="preserve"> </w:t>
      </w:r>
      <w:r>
        <w:rPr>
          <w:sz w:val="20"/>
          <w:szCs w:val="20"/>
        </w:rPr>
        <w:t>from,</w:t>
      </w:r>
      <w:r>
        <w:rPr>
          <w:spacing w:val="-3"/>
          <w:sz w:val="20"/>
          <w:szCs w:val="20"/>
        </w:rPr>
        <w:t xml:space="preserve"> </w:t>
      </w:r>
      <w:r>
        <w:rPr>
          <w:sz w:val="20"/>
          <w:szCs w:val="20"/>
        </w:rPr>
        <w:t>the</w:t>
      </w:r>
      <w:r>
        <w:rPr>
          <w:spacing w:val="-1"/>
          <w:sz w:val="20"/>
          <w:szCs w:val="20"/>
        </w:rPr>
        <w:t xml:space="preserve"> </w:t>
      </w:r>
      <w:r>
        <w:rPr>
          <w:sz w:val="20"/>
          <w:szCs w:val="20"/>
        </w:rPr>
        <w:t>information</w:t>
      </w:r>
      <w:r>
        <w:rPr>
          <w:spacing w:val="-3"/>
          <w:sz w:val="20"/>
          <w:szCs w:val="20"/>
        </w:rPr>
        <w:t xml:space="preserve"> </w:t>
      </w:r>
      <w:r>
        <w:rPr>
          <w:sz w:val="20"/>
          <w:szCs w:val="20"/>
        </w:rPr>
        <w:t>contained</w:t>
      </w:r>
      <w:r>
        <w:rPr>
          <w:spacing w:val="-1"/>
          <w:sz w:val="20"/>
          <w:szCs w:val="20"/>
        </w:rPr>
        <w:t xml:space="preserve"> </w:t>
      </w:r>
      <w:r>
        <w:rPr>
          <w:sz w:val="20"/>
          <w:szCs w:val="20"/>
        </w:rPr>
        <w:t>in</w:t>
      </w:r>
      <w:r>
        <w:rPr>
          <w:spacing w:val="-1"/>
          <w:sz w:val="20"/>
          <w:szCs w:val="20"/>
        </w:rPr>
        <w:t xml:space="preserve"> </w:t>
      </w:r>
      <w:r>
        <w:rPr>
          <w:sz w:val="20"/>
          <w:szCs w:val="20"/>
        </w:rPr>
        <w:t>the</w:t>
      </w:r>
      <w:r>
        <w:rPr>
          <w:spacing w:val="-1"/>
          <w:sz w:val="20"/>
          <w:szCs w:val="20"/>
        </w:rPr>
        <w:t xml:space="preserve"> </w:t>
      </w:r>
      <w:r>
        <w:rPr>
          <w:sz w:val="20"/>
          <w:szCs w:val="20"/>
        </w:rPr>
        <w:t>Disclosure</w:t>
      </w:r>
      <w:r>
        <w:rPr>
          <w:spacing w:val="-3"/>
          <w:sz w:val="20"/>
          <w:szCs w:val="20"/>
        </w:rPr>
        <w:t xml:space="preserve"> </w:t>
      </w:r>
      <w:r>
        <w:rPr>
          <w:sz w:val="20"/>
          <w:szCs w:val="20"/>
        </w:rPr>
        <w:t>Document?</w:t>
      </w:r>
    </w:p>
    <w:p w14:paraId="3F7BAE41"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06D8B973" w14:textId="77777777" w:rsidR="00C811EF" w:rsidRDefault="00C811EF">
      <w:pPr>
        <w:pStyle w:val="BodyText"/>
        <w:tabs>
          <w:tab w:val="left" w:pos="2474"/>
          <w:tab w:val="left" w:pos="3268"/>
        </w:tabs>
        <w:kinsoku w:val="0"/>
        <w:overflowPunct w:val="0"/>
        <w:spacing w:before="229"/>
        <w:ind w:left="1646"/>
        <w:sectPr w:rsidR="00C811EF">
          <w:pgSz w:w="12240" w:h="15840"/>
          <w:pgMar w:top="400" w:right="720" w:bottom="1460" w:left="720" w:header="200" w:footer="1278" w:gutter="0"/>
          <w:cols w:space="720"/>
          <w:noEndnote/>
        </w:sectPr>
      </w:pPr>
    </w:p>
    <w:p w14:paraId="434F2F58" w14:textId="77777777" w:rsidR="00C811EF" w:rsidRDefault="00C811EF">
      <w:pPr>
        <w:pStyle w:val="BodyText"/>
        <w:kinsoku w:val="0"/>
        <w:overflowPunct w:val="0"/>
      </w:pPr>
    </w:p>
    <w:p w14:paraId="4FD81025" w14:textId="77777777" w:rsidR="00C811EF" w:rsidRDefault="00C811EF">
      <w:pPr>
        <w:pStyle w:val="BodyText"/>
        <w:kinsoku w:val="0"/>
        <w:overflowPunct w:val="0"/>
      </w:pPr>
    </w:p>
    <w:p w14:paraId="2EF038BA" w14:textId="77777777" w:rsidR="00C811EF" w:rsidRDefault="00C811EF">
      <w:pPr>
        <w:pStyle w:val="BodyText"/>
        <w:kinsoku w:val="0"/>
        <w:overflowPunct w:val="0"/>
      </w:pPr>
    </w:p>
    <w:p w14:paraId="50BD16E1" w14:textId="77777777" w:rsidR="00C811EF" w:rsidRDefault="00C811EF">
      <w:pPr>
        <w:pStyle w:val="BodyText"/>
        <w:kinsoku w:val="0"/>
        <w:overflowPunct w:val="0"/>
      </w:pPr>
    </w:p>
    <w:p w14:paraId="01239161" w14:textId="77777777" w:rsidR="00C811EF" w:rsidRDefault="00C811EF">
      <w:pPr>
        <w:pStyle w:val="BodyText"/>
        <w:kinsoku w:val="0"/>
        <w:overflowPunct w:val="0"/>
        <w:spacing w:before="120"/>
      </w:pPr>
    </w:p>
    <w:p w14:paraId="4C8CEF55" w14:textId="77777777" w:rsidR="00C811EF" w:rsidRDefault="00C811EF">
      <w:pPr>
        <w:pStyle w:val="ListParagraph"/>
        <w:numPr>
          <w:ilvl w:val="0"/>
          <w:numId w:val="9"/>
        </w:numPr>
        <w:tabs>
          <w:tab w:val="left" w:pos="1646"/>
        </w:tabs>
        <w:kinsoku w:val="0"/>
        <w:overflowPunct w:val="0"/>
        <w:ind w:right="1077"/>
        <w:rPr>
          <w:sz w:val="20"/>
          <w:szCs w:val="20"/>
        </w:rPr>
      </w:pPr>
      <w:r>
        <w:rPr>
          <w:sz w:val="20"/>
          <w:szCs w:val="20"/>
        </w:rPr>
        <w:t>Has any employee or other person speaking on our behalf made any statement or promise concerning a franchised business that we or our franchisees operate that is contrary to, or different</w:t>
      </w:r>
      <w:r>
        <w:rPr>
          <w:spacing w:val="-3"/>
          <w:sz w:val="20"/>
          <w:szCs w:val="20"/>
        </w:rPr>
        <w:t xml:space="preserve"> </w:t>
      </w:r>
      <w:r>
        <w:rPr>
          <w:sz w:val="20"/>
          <w:szCs w:val="20"/>
        </w:rPr>
        <w:t>from,</w:t>
      </w:r>
      <w:r>
        <w:rPr>
          <w:spacing w:val="-3"/>
          <w:sz w:val="20"/>
          <w:szCs w:val="20"/>
        </w:rPr>
        <w:t xml:space="preserve"> </w:t>
      </w:r>
      <w:r>
        <w:rPr>
          <w:sz w:val="20"/>
          <w:szCs w:val="20"/>
        </w:rPr>
        <w:t>the</w:t>
      </w:r>
      <w:r>
        <w:rPr>
          <w:spacing w:val="-1"/>
          <w:sz w:val="20"/>
          <w:szCs w:val="20"/>
        </w:rPr>
        <w:t xml:space="preserve"> </w:t>
      </w:r>
      <w:r>
        <w:rPr>
          <w:sz w:val="20"/>
          <w:szCs w:val="20"/>
        </w:rPr>
        <w:t>information</w:t>
      </w:r>
      <w:r>
        <w:rPr>
          <w:spacing w:val="-3"/>
          <w:sz w:val="20"/>
          <w:szCs w:val="20"/>
        </w:rPr>
        <w:t xml:space="preserve"> </w:t>
      </w:r>
      <w:r>
        <w:rPr>
          <w:sz w:val="20"/>
          <w:szCs w:val="20"/>
        </w:rPr>
        <w:t>contained</w:t>
      </w:r>
      <w:r>
        <w:rPr>
          <w:spacing w:val="-1"/>
          <w:sz w:val="20"/>
          <w:szCs w:val="20"/>
        </w:rPr>
        <w:t xml:space="preserve"> </w:t>
      </w:r>
      <w:r>
        <w:rPr>
          <w:sz w:val="20"/>
          <w:szCs w:val="20"/>
        </w:rPr>
        <w:t>in</w:t>
      </w:r>
      <w:r>
        <w:rPr>
          <w:spacing w:val="-1"/>
          <w:sz w:val="20"/>
          <w:szCs w:val="20"/>
        </w:rPr>
        <w:t xml:space="preserve"> </w:t>
      </w:r>
      <w:r>
        <w:rPr>
          <w:sz w:val="20"/>
          <w:szCs w:val="20"/>
        </w:rPr>
        <w:t>the</w:t>
      </w:r>
      <w:r>
        <w:rPr>
          <w:spacing w:val="-1"/>
          <w:sz w:val="20"/>
          <w:szCs w:val="20"/>
        </w:rPr>
        <w:t xml:space="preserve"> </w:t>
      </w:r>
      <w:r>
        <w:rPr>
          <w:sz w:val="20"/>
          <w:szCs w:val="20"/>
        </w:rPr>
        <w:t>Disclosure</w:t>
      </w:r>
      <w:r>
        <w:rPr>
          <w:spacing w:val="-3"/>
          <w:sz w:val="20"/>
          <w:szCs w:val="20"/>
        </w:rPr>
        <w:t xml:space="preserve"> </w:t>
      </w:r>
      <w:r>
        <w:rPr>
          <w:sz w:val="20"/>
          <w:szCs w:val="20"/>
        </w:rPr>
        <w:t>Document?</w:t>
      </w:r>
    </w:p>
    <w:p w14:paraId="55C67974"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3A2E39D2" w14:textId="77777777" w:rsidR="00C811EF" w:rsidRDefault="00C811EF">
      <w:pPr>
        <w:pStyle w:val="BodyText"/>
        <w:kinsoku w:val="0"/>
        <w:overflowPunct w:val="0"/>
        <w:spacing w:before="1"/>
      </w:pPr>
    </w:p>
    <w:p w14:paraId="1A6D0F99" w14:textId="77777777" w:rsidR="00C811EF" w:rsidRDefault="00C811EF">
      <w:pPr>
        <w:pStyle w:val="ListParagraph"/>
        <w:numPr>
          <w:ilvl w:val="0"/>
          <w:numId w:val="9"/>
        </w:numPr>
        <w:tabs>
          <w:tab w:val="left" w:pos="1646"/>
        </w:tabs>
        <w:kinsoku w:val="0"/>
        <w:overflowPunct w:val="0"/>
        <w:ind w:right="1077"/>
        <w:rPr>
          <w:sz w:val="20"/>
          <w:szCs w:val="20"/>
        </w:rPr>
      </w:pPr>
      <w:r>
        <w:rPr>
          <w:sz w:val="20"/>
          <w:szCs w:val="20"/>
        </w:rPr>
        <w:t xml:space="preserve">Has any employee or other person speaking on our behalf made any statement or promise </w:t>
      </w:r>
      <w:r>
        <w:rPr>
          <w:spacing w:val="-4"/>
          <w:sz w:val="20"/>
          <w:szCs w:val="20"/>
        </w:rPr>
        <w:t>concerning</w:t>
      </w:r>
      <w:r>
        <w:rPr>
          <w:spacing w:val="-6"/>
          <w:sz w:val="20"/>
          <w:szCs w:val="20"/>
        </w:rPr>
        <w:t xml:space="preserve"> </w:t>
      </w:r>
      <w:r>
        <w:rPr>
          <w:spacing w:val="-4"/>
          <w:sz w:val="20"/>
          <w:szCs w:val="20"/>
        </w:rPr>
        <w:t>the actual,</w:t>
      </w:r>
      <w:r>
        <w:rPr>
          <w:spacing w:val="-5"/>
          <w:sz w:val="20"/>
          <w:szCs w:val="20"/>
        </w:rPr>
        <w:t xml:space="preserve"> </w:t>
      </w:r>
      <w:r>
        <w:rPr>
          <w:spacing w:val="-4"/>
          <w:sz w:val="20"/>
          <w:szCs w:val="20"/>
        </w:rPr>
        <w:t>average, or</w:t>
      </w:r>
      <w:r>
        <w:rPr>
          <w:spacing w:val="-5"/>
          <w:sz w:val="20"/>
          <w:szCs w:val="20"/>
        </w:rPr>
        <w:t xml:space="preserve"> </w:t>
      </w:r>
      <w:r>
        <w:rPr>
          <w:spacing w:val="-4"/>
          <w:sz w:val="20"/>
          <w:szCs w:val="20"/>
        </w:rPr>
        <w:t>projected</w:t>
      </w:r>
      <w:r>
        <w:rPr>
          <w:spacing w:val="-8"/>
          <w:sz w:val="20"/>
          <w:szCs w:val="20"/>
        </w:rPr>
        <w:t xml:space="preserve"> </w:t>
      </w:r>
      <w:r>
        <w:rPr>
          <w:spacing w:val="-4"/>
          <w:sz w:val="20"/>
          <w:szCs w:val="20"/>
        </w:rPr>
        <w:t>cash</w:t>
      </w:r>
      <w:r>
        <w:rPr>
          <w:spacing w:val="-6"/>
          <w:sz w:val="20"/>
          <w:szCs w:val="20"/>
        </w:rPr>
        <w:t xml:space="preserve"> </w:t>
      </w:r>
      <w:r>
        <w:rPr>
          <w:spacing w:val="-4"/>
          <w:sz w:val="20"/>
          <w:szCs w:val="20"/>
        </w:rPr>
        <w:t>flow,</w:t>
      </w:r>
      <w:r>
        <w:rPr>
          <w:spacing w:val="-6"/>
          <w:sz w:val="20"/>
          <w:szCs w:val="20"/>
        </w:rPr>
        <w:t xml:space="preserve"> </w:t>
      </w:r>
      <w:r>
        <w:rPr>
          <w:spacing w:val="-4"/>
          <w:sz w:val="20"/>
          <w:szCs w:val="20"/>
        </w:rPr>
        <w:t>sales or earnings,</w:t>
      </w:r>
      <w:r>
        <w:rPr>
          <w:spacing w:val="-5"/>
          <w:sz w:val="20"/>
          <w:szCs w:val="20"/>
        </w:rPr>
        <w:t xml:space="preserve"> </w:t>
      </w:r>
      <w:r>
        <w:rPr>
          <w:spacing w:val="-4"/>
          <w:sz w:val="20"/>
          <w:szCs w:val="20"/>
        </w:rPr>
        <w:t>the</w:t>
      </w:r>
      <w:r>
        <w:rPr>
          <w:spacing w:val="-6"/>
          <w:sz w:val="20"/>
          <w:szCs w:val="20"/>
        </w:rPr>
        <w:t xml:space="preserve"> </w:t>
      </w:r>
      <w:r>
        <w:rPr>
          <w:spacing w:val="-4"/>
          <w:sz w:val="20"/>
          <w:szCs w:val="20"/>
        </w:rPr>
        <w:t>amount</w:t>
      </w:r>
      <w:r>
        <w:rPr>
          <w:spacing w:val="-5"/>
          <w:sz w:val="20"/>
          <w:szCs w:val="20"/>
        </w:rPr>
        <w:t xml:space="preserve"> </w:t>
      </w:r>
      <w:r>
        <w:rPr>
          <w:spacing w:val="-4"/>
          <w:sz w:val="20"/>
          <w:szCs w:val="20"/>
        </w:rPr>
        <w:t>of</w:t>
      </w:r>
      <w:r>
        <w:rPr>
          <w:spacing w:val="-5"/>
          <w:sz w:val="20"/>
          <w:szCs w:val="20"/>
        </w:rPr>
        <w:t xml:space="preserve"> </w:t>
      </w:r>
      <w:r>
        <w:rPr>
          <w:spacing w:val="-4"/>
          <w:sz w:val="20"/>
          <w:szCs w:val="20"/>
        </w:rPr>
        <w:t xml:space="preserve">money </w:t>
      </w:r>
      <w:r>
        <w:rPr>
          <w:sz w:val="20"/>
          <w:szCs w:val="20"/>
        </w:rPr>
        <w:t>you</w:t>
      </w:r>
      <w:r>
        <w:rPr>
          <w:spacing w:val="-7"/>
          <w:sz w:val="20"/>
          <w:szCs w:val="20"/>
        </w:rPr>
        <w:t xml:space="preserve"> </w:t>
      </w:r>
      <w:r>
        <w:rPr>
          <w:sz w:val="20"/>
          <w:szCs w:val="20"/>
        </w:rPr>
        <w:t>may</w:t>
      </w:r>
      <w:r>
        <w:rPr>
          <w:spacing w:val="-6"/>
          <w:sz w:val="20"/>
          <w:szCs w:val="20"/>
        </w:rPr>
        <w:t xml:space="preserve"> </w:t>
      </w:r>
      <w:r>
        <w:rPr>
          <w:sz w:val="20"/>
          <w:szCs w:val="20"/>
        </w:rPr>
        <w:t>earn,</w:t>
      </w:r>
      <w:r>
        <w:rPr>
          <w:spacing w:val="-7"/>
          <w:sz w:val="20"/>
          <w:szCs w:val="20"/>
        </w:rPr>
        <w:t xml:space="preserve"> </w:t>
      </w:r>
      <w:r>
        <w:rPr>
          <w:sz w:val="20"/>
          <w:szCs w:val="20"/>
        </w:rPr>
        <w:t>and</w:t>
      </w:r>
      <w:r>
        <w:rPr>
          <w:spacing w:val="-7"/>
          <w:sz w:val="20"/>
          <w:szCs w:val="20"/>
        </w:rPr>
        <w:t xml:space="preserve"> </w:t>
      </w:r>
      <w:r>
        <w:rPr>
          <w:sz w:val="20"/>
          <w:szCs w:val="20"/>
        </w:rPr>
        <w:t>the</w:t>
      </w:r>
      <w:r>
        <w:rPr>
          <w:spacing w:val="-7"/>
          <w:sz w:val="20"/>
          <w:szCs w:val="20"/>
        </w:rPr>
        <w:t xml:space="preserve"> </w:t>
      </w:r>
      <w:r>
        <w:rPr>
          <w:sz w:val="20"/>
          <w:szCs w:val="20"/>
        </w:rPr>
        <w:t>likelihood</w:t>
      </w:r>
      <w:r>
        <w:rPr>
          <w:spacing w:val="-7"/>
          <w:sz w:val="20"/>
          <w:szCs w:val="20"/>
        </w:rPr>
        <w:t xml:space="preserve"> </w:t>
      </w:r>
      <w:r>
        <w:rPr>
          <w:sz w:val="20"/>
          <w:szCs w:val="20"/>
        </w:rPr>
        <w:t>of</w:t>
      </w:r>
      <w:r>
        <w:rPr>
          <w:spacing w:val="-7"/>
          <w:sz w:val="20"/>
          <w:szCs w:val="20"/>
        </w:rPr>
        <w:t xml:space="preserve"> </w:t>
      </w:r>
      <w:r>
        <w:rPr>
          <w:sz w:val="20"/>
          <w:szCs w:val="20"/>
        </w:rPr>
        <w:t>success</w:t>
      </w:r>
      <w:r>
        <w:rPr>
          <w:spacing w:val="-6"/>
          <w:sz w:val="20"/>
          <w:szCs w:val="20"/>
        </w:rPr>
        <w:t xml:space="preserve"> </w:t>
      </w:r>
      <w:r>
        <w:rPr>
          <w:sz w:val="20"/>
          <w:szCs w:val="20"/>
        </w:rPr>
        <w:t>that</w:t>
      </w:r>
      <w:r>
        <w:rPr>
          <w:spacing w:val="-9"/>
          <w:sz w:val="20"/>
          <w:szCs w:val="20"/>
        </w:rPr>
        <w:t xml:space="preserve"> </w:t>
      </w:r>
      <w:r>
        <w:rPr>
          <w:sz w:val="20"/>
          <w:szCs w:val="20"/>
        </w:rPr>
        <w:t>you</w:t>
      </w:r>
      <w:r>
        <w:rPr>
          <w:spacing w:val="-7"/>
          <w:sz w:val="20"/>
          <w:szCs w:val="20"/>
        </w:rPr>
        <w:t xml:space="preserve"> </w:t>
      </w:r>
      <w:r>
        <w:rPr>
          <w:sz w:val="20"/>
          <w:szCs w:val="20"/>
        </w:rPr>
        <w:t>should</w:t>
      </w:r>
      <w:r>
        <w:rPr>
          <w:spacing w:val="-7"/>
          <w:sz w:val="20"/>
          <w:szCs w:val="20"/>
        </w:rPr>
        <w:t xml:space="preserve"> </w:t>
      </w:r>
      <w:r>
        <w:rPr>
          <w:sz w:val="20"/>
          <w:szCs w:val="20"/>
        </w:rPr>
        <w:t>or</w:t>
      </w:r>
      <w:r>
        <w:rPr>
          <w:spacing w:val="-6"/>
          <w:sz w:val="20"/>
          <w:szCs w:val="20"/>
        </w:rPr>
        <w:t xml:space="preserve"> </w:t>
      </w:r>
      <w:r>
        <w:rPr>
          <w:sz w:val="20"/>
          <w:szCs w:val="20"/>
        </w:rPr>
        <w:t>might</w:t>
      </w:r>
      <w:r>
        <w:rPr>
          <w:spacing w:val="-9"/>
          <w:sz w:val="20"/>
          <w:szCs w:val="20"/>
        </w:rPr>
        <w:t xml:space="preserve"> </w:t>
      </w:r>
      <w:r>
        <w:rPr>
          <w:sz w:val="20"/>
          <w:szCs w:val="20"/>
        </w:rPr>
        <w:t>expect</w:t>
      </w:r>
      <w:r>
        <w:rPr>
          <w:spacing w:val="-7"/>
          <w:sz w:val="20"/>
          <w:szCs w:val="20"/>
        </w:rPr>
        <w:t xml:space="preserve"> </w:t>
      </w:r>
      <w:r>
        <w:rPr>
          <w:sz w:val="20"/>
          <w:szCs w:val="20"/>
        </w:rPr>
        <w:t>to</w:t>
      </w:r>
      <w:r>
        <w:rPr>
          <w:spacing w:val="-7"/>
          <w:sz w:val="20"/>
          <w:szCs w:val="20"/>
        </w:rPr>
        <w:t xml:space="preserve"> </w:t>
      </w:r>
      <w:r>
        <w:rPr>
          <w:sz w:val="20"/>
          <w:szCs w:val="20"/>
        </w:rPr>
        <w:t>achieve</w:t>
      </w:r>
      <w:r>
        <w:rPr>
          <w:spacing w:val="-7"/>
          <w:sz w:val="20"/>
          <w:szCs w:val="20"/>
        </w:rPr>
        <w:t xml:space="preserve"> </w:t>
      </w:r>
      <w:r>
        <w:rPr>
          <w:sz w:val="20"/>
          <w:szCs w:val="20"/>
        </w:rPr>
        <w:t>from operating a franchised business that is not contained in the Disclosure Document or that is contrary</w:t>
      </w:r>
      <w:r>
        <w:rPr>
          <w:spacing w:val="-4"/>
          <w:sz w:val="20"/>
          <w:szCs w:val="20"/>
        </w:rPr>
        <w:t xml:space="preserve"> </w:t>
      </w:r>
      <w:r>
        <w:rPr>
          <w:sz w:val="20"/>
          <w:szCs w:val="20"/>
        </w:rPr>
        <w:t>to,</w:t>
      </w:r>
      <w:r>
        <w:rPr>
          <w:spacing w:val="-3"/>
          <w:sz w:val="20"/>
          <w:szCs w:val="20"/>
        </w:rPr>
        <w:t xml:space="preserve"> </w:t>
      </w:r>
      <w:r>
        <w:rPr>
          <w:sz w:val="20"/>
          <w:szCs w:val="20"/>
        </w:rPr>
        <w:t>or</w:t>
      </w:r>
      <w:r>
        <w:rPr>
          <w:spacing w:val="-5"/>
          <w:sz w:val="20"/>
          <w:szCs w:val="20"/>
        </w:rPr>
        <w:t xml:space="preserve"> </w:t>
      </w:r>
      <w:r>
        <w:rPr>
          <w:sz w:val="20"/>
          <w:szCs w:val="20"/>
        </w:rPr>
        <w:t>different</w:t>
      </w:r>
      <w:r>
        <w:rPr>
          <w:spacing w:val="-6"/>
          <w:sz w:val="20"/>
          <w:szCs w:val="20"/>
        </w:rPr>
        <w:t xml:space="preserve"> </w:t>
      </w:r>
      <w:r>
        <w:rPr>
          <w:sz w:val="20"/>
          <w:szCs w:val="20"/>
        </w:rPr>
        <w:t>from,</w:t>
      </w:r>
      <w:r>
        <w:rPr>
          <w:spacing w:val="-6"/>
          <w:sz w:val="20"/>
          <w:szCs w:val="20"/>
        </w:rPr>
        <w:t xml:space="preserve"> </w:t>
      </w:r>
      <w:r>
        <w:rPr>
          <w:sz w:val="20"/>
          <w:szCs w:val="20"/>
        </w:rPr>
        <w:t>the</w:t>
      </w:r>
      <w:r>
        <w:rPr>
          <w:spacing w:val="-4"/>
          <w:sz w:val="20"/>
          <w:szCs w:val="20"/>
        </w:rPr>
        <w:t xml:space="preserve"> </w:t>
      </w:r>
      <w:r>
        <w:rPr>
          <w:sz w:val="20"/>
          <w:szCs w:val="20"/>
        </w:rPr>
        <w:t>information</w:t>
      </w:r>
      <w:r>
        <w:rPr>
          <w:spacing w:val="-4"/>
          <w:sz w:val="20"/>
          <w:szCs w:val="20"/>
        </w:rPr>
        <w:t xml:space="preserve"> </w:t>
      </w:r>
      <w:r>
        <w:rPr>
          <w:sz w:val="20"/>
          <w:szCs w:val="20"/>
        </w:rPr>
        <w:t>contained</w:t>
      </w:r>
      <w:r>
        <w:rPr>
          <w:spacing w:val="-4"/>
          <w:sz w:val="20"/>
          <w:szCs w:val="20"/>
        </w:rPr>
        <w:t xml:space="preserve"> </w:t>
      </w:r>
      <w:r>
        <w:rPr>
          <w:sz w:val="20"/>
          <w:szCs w:val="20"/>
        </w:rPr>
        <w:t>in</w:t>
      </w:r>
      <w:r>
        <w:rPr>
          <w:spacing w:val="-6"/>
          <w:sz w:val="20"/>
          <w:szCs w:val="20"/>
        </w:rPr>
        <w:t xml:space="preserve"> </w:t>
      </w:r>
      <w:r>
        <w:rPr>
          <w:sz w:val="20"/>
          <w:szCs w:val="20"/>
        </w:rPr>
        <w:t>the</w:t>
      </w:r>
      <w:r>
        <w:rPr>
          <w:spacing w:val="-4"/>
          <w:sz w:val="20"/>
          <w:szCs w:val="20"/>
        </w:rPr>
        <w:t xml:space="preserve"> </w:t>
      </w:r>
      <w:r>
        <w:rPr>
          <w:sz w:val="20"/>
          <w:szCs w:val="20"/>
        </w:rPr>
        <w:t>Disclosure</w:t>
      </w:r>
      <w:r>
        <w:rPr>
          <w:spacing w:val="-4"/>
          <w:sz w:val="20"/>
          <w:szCs w:val="20"/>
        </w:rPr>
        <w:t xml:space="preserve"> </w:t>
      </w:r>
      <w:r>
        <w:rPr>
          <w:sz w:val="20"/>
          <w:szCs w:val="20"/>
        </w:rPr>
        <w:t>Document?</w:t>
      </w:r>
    </w:p>
    <w:p w14:paraId="64FC200B" w14:textId="77777777" w:rsidR="00C811EF" w:rsidRDefault="00C811EF">
      <w:pPr>
        <w:pStyle w:val="BodyText"/>
        <w:kinsoku w:val="0"/>
        <w:overflowPunct w:val="0"/>
      </w:pPr>
    </w:p>
    <w:p w14:paraId="3766406E"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68C28E28" w14:textId="77777777" w:rsidR="00C811EF" w:rsidRDefault="00C811EF">
      <w:pPr>
        <w:pStyle w:val="ListParagraph"/>
        <w:numPr>
          <w:ilvl w:val="0"/>
          <w:numId w:val="9"/>
        </w:numPr>
        <w:tabs>
          <w:tab w:val="left" w:pos="1646"/>
        </w:tabs>
        <w:kinsoku w:val="0"/>
        <w:overflowPunct w:val="0"/>
        <w:spacing w:before="229"/>
        <w:ind w:right="1077"/>
        <w:rPr>
          <w:sz w:val="20"/>
          <w:szCs w:val="20"/>
        </w:rPr>
      </w:pPr>
      <w:r>
        <w:rPr>
          <w:sz w:val="20"/>
          <w:szCs w:val="20"/>
        </w:rPr>
        <w:t>Has</w:t>
      </w:r>
      <w:r>
        <w:rPr>
          <w:spacing w:val="-2"/>
          <w:sz w:val="20"/>
          <w:szCs w:val="20"/>
        </w:rPr>
        <w:t xml:space="preserve"> </w:t>
      </w:r>
      <w:r>
        <w:rPr>
          <w:sz w:val="20"/>
          <w:szCs w:val="20"/>
        </w:rPr>
        <w:t>any</w:t>
      </w:r>
      <w:r>
        <w:rPr>
          <w:spacing w:val="-2"/>
          <w:sz w:val="20"/>
          <w:szCs w:val="20"/>
        </w:rPr>
        <w:t xml:space="preserve"> </w:t>
      </w:r>
      <w:r>
        <w:rPr>
          <w:sz w:val="20"/>
          <w:szCs w:val="20"/>
        </w:rPr>
        <w:t>employee</w:t>
      </w:r>
      <w:r>
        <w:rPr>
          <w:spacing w:val="-4"/>
          <w:sz w:val="20"/>
          <w:szCs w:val="20"/>
        </w:rPr>
        <w:t xml:space="preserve"> </w:t>
      </w:r>
      <w:r>
        <w:rPr>
          <w:sz w:val="20"/>
          <w:szCs w:val="20"/>
        </w:rPr>
        <w:t>or</w:t>
      </w:r>
      <w:r>
        <w:rPr>
          <w:spacing w:val="-2"/>
          <w:sz w:val="20"/>
          <w:szCs w:val="20"/>
        </w:rPr>
        <w:t xml:space="preserve"> </w:t>
      </w:r>
      <w:r>
        <w:rPr>
          <w:sz w:val="20"/>
          <w:szCs w:val="20"/>
        </w:rPr>
        <w:t>other</w:t>
      </w:r>
      <w:r>
        <w:rPr>
          <w:spacing w:val="-4"/>
          <w:sz w:val="20"/>
          <w:szCs w:val="20"/>
        </w:rPr>
        <w:t xml:space="preserve"> </w:t>
      </w:r>
      <w:r>
        <w:rPr>
          <w:sz w:val="20"/>
          <w:szCs w:val="20"/>
        </w:rPr>
        <w:t>person</w:t>
      </w:r>
      <w:r>
        <w:rPr>
          <w:spacing w:val="-3"/>
          <w:sz w:val="20"/>
          <w:szCs w:val="20"/>
        </w:rPr>
        <w:t xml:space="preserve"> </w:t>
      </w:r>
      <w:r>
        <w:rPr>
          <w:sz w:val="20"/>
          <w:szCs w:val="20"/>
        </w:rPr>
        <w:t>speaking</w:t>
      </w:r>
      <w:r>
        <w:rPr>
          <w:spacing w:val="-4"/>
          <w:sz w:val="20"/>
          <w:szCs w:val="20"/>
        </w:rPr>
        <w:t xml:space="preserve"> </w:t>
      </w:r>
      <w:r>
        <w:rPr>
          <w:sz w:val="20"/>
          <w:szCs w:val="20"/>
        </w:rPr>
        <w:t>on</w:t>
      </w:r>
      <w:r>
        <w:rPr>
          <w:spacing w:val="-4"/>
          <w:sz w:val="20"/>
          <w:szCs w:val="20"/>
        </w:rPr>
        <w:t xml:space="preserve"> </w:t>
      </w:r>
      <w:r>
        <w:rPr>
          <w:sz w:val="20"/>
          <w:szCs w:val="20"/>
        </w:rPr>
        <w:t>our</w:t>
      </w:r>
      <w:r>
        <w:rPr>
          <w:spacing w:val="-3"/>
          <w:sz w:val="20"/>
          <w:szCs w:val="20"/>
        </w:rPr>
        <w:t xml:space="preserve"> </w:t>
      </w:r>
      <w:r>
        <w:rPr>
          <w:sz w:val="20"/>
          <w:szCs w:val="20"/>
        </w:rPr>
        <w:t>behalf</w:t>
      </w:r>
      <w:r>
        <w:rPr>
          <w:spacing w:val="-3"/>
          <w:sz w:val="20"/>
          <w:szCs w:val="20"/>
        </w:rPr>
        <w:t xml:space="preserve"> </w:t>
      </w:r>
      <w:r>
        <w:rPr>
          <w:sz w:val="20"/>
          <w:szCs w:val="20"/>
        </w:rPr>
        <w:t>made</w:t>
      </w:r>
      <w:r>
        <w:rPr>
          <w:spacing w:val="-4"/>
          <w:sz w:val="20"/>
          <w:szCs w:val="20"/>
        </w:rPr>
        <w:t xml:space="preserve"> </w:t>
      </w:r>
      <w:r>
        <w:rPr>
          <w:sz w:val="20"/>
          <w:szCs w:val="20"/>
        </w:rPr>
        <w:t>any</w:t>
      </w:r>
      <w:r>
        <w:rPr>
          <w:spacing w:val="-2"/>
          <w:sz w:val="20"/>
          <w:szCs w:val="20"/>
        </w:rPr>
        <w:t xml:space="preserve"> </w:t>
      </w:r>
      <w:r>
        <w:rPr>
          <w:sz w:val="20"/>
          <w:szCs w:val="20"/>
        </w:rPr>
        <w:t>statement,</w:t>
      </w:r>
      <w:r>
        <w:rPr>
          <w:spacing w:val="-3"/>
          <w:sz w:val="20"/>
          <w:szCs w:val="20"/>
        </w:rPr>
        <w:t xml:space="preserve"> </w:t>
      </w:r>
      <w:r>
        <w:rPr>
          <w:sz w:val="20"/>
          <w:szCs w:val="20"/>
        </w:rPr>
        <w:t>promise</w:t>
      </w:r>
      <w:r>
        <w:rPr>
          <w:spacing w:val="-3"/>
          <w:sz w:val="20"/>
          <w:szCs w:val="20"/>
        </w:rPr>
        <w:t xml:space="preserve"> </w:t>
      </w:r>
      <w:r>
        <w:rPr>
          <w:sz w:val="20"/>
          <w:szCs w:val="20"/>
        </w:rPr>
        <w:t xml:space="preserve">or </w:t>
      </w:r>
      <w:r>
        <w:rPr>
          <w:spacing w:val="-2"/>
          <w:sz w:val="20"/>
          <w:szCs w:val="20"/>
        </w:rPr>
        <w:t>agreement</w:t>
      </w:r>
      <w:r>
        <w:rPr>
          <w:spacing w:val="-12"/>
          <w:sz w:val="20"/>
          <w:szCs w:val="20"/>
        </w:rPr>
        <w:t xml:space="preserve"> </w:t>
      </w:r>
      <w:r>
        <w:rPr>
          <w:spacing w:val="-2"/>
          <w:sz w:val="20"/>
          <w:szCs w:val="20"/>
        </w:rPr>
        <w:t>concerning</w:t>
      </w:r>
      <w:r>
        <w:rPr>
          <w:spacing w:val="-12"/>
          <w:sz w:val="20"/>
          <w:szCs w:val="20"/>
        </w:rPr>
        <w:t xml:space="preserve"> </w:t>
      </w:r>
      <w:r>
        <w:rPr>
          <w:spacing w:val="-2"/>
          <w:sz w:val="20"/>
          <w:szCs w:val="20"/>
        </w:rPr>
        <w:t>the</w:t>
      </w:r>
      <w:r>
        <w:rPr>
          <w:spacing w:val="-12"/>
          <w:sz w:val="20"/>
          <w:szCs w:val="20"/>
        </w:rPr>
        <w:t xml:space="preserve"> </w:t>
      </w:r>
      <w:r>
        <w:rPr>
          <w:spacing w:val="-2"/>
          <w:sz w:val="20"/>
          <w:szCs w:val="20"/>
        </w:rPr>
        <w:t>advertising,</w:t>
      </w:r>
      <w:r>
        <w:rPr>
          <w:spacing w:val="-12"/>
          <w:sz w:val="20"/>
          <w:szCs w:val="20"/>
        </w:rPr>
        <w:t xml:space="preserve"> </w:t>
      </w:r>
      <w:r>
        <w:rPr>
          <w:spacing w:val="-2"/>
          <w:sz w:val="20"/>
          <w:szCs w:val="20"/>
        </w:rPr>
        <w:t>marketing,</w:t>
      </w:r>
      <w:r>
        <w:rPr>
          <w:spacing w:val="-12"/>
          <w:sz w:val="20"/>
          <w:szCs w:val="20"/>
        </w:rPr>
        <w:t xml:space="preserve"> </w:t>
      </w:r>
      <w:r>
        <w:rPr>
          <w:spacing w:val="-2"/>
          <w:sz w:val="20"/>
          <w:szCs w:val="20"/>
        </w:rPr>
        <w:t>media</w:t>
      </w:r>
      <w:r>
        <w:rPr>
          <w:spacing w:val="-12"/>
          <w:sz w:val="20"/>
          <w:szCs w:val="20"/>
        </w:rPr>
        <w:t xml:space="preserve"> </w:t>
      </w:r>
      <w:r>
        <w:rPr>
          <w:spacing w:val="-2"/>
          <w:sz w:val="20"/>
          <w:szCs w:val="20"/>
        </w:rPr>
        <w:t>support,</w:t>
      </w:r>
      <w:r>
        <w:rPr>
          <w:spacing w:val="-12"/>
          <w:sz w:val="20"/>
          <w:szCs w:val="20"/>
        </w:rPr>
        <w:t xml:space="preserve"> </w:t>
      </w:r>
      <w:r>
        <w:rPr>
          <w:spacing w:val="-2"/>
          <w:sz w:val="20"/>
          <w:szCs w:val="20"/>
        </w:rPr>
        <w:t>market</w:t>
      </w:r>
      <w:r>
        <w:rPr>
          <w:spacing w:val="-12"/>
          <w:sz w:val="20"/>
          <w:szCs w:val="20"/>
        </w:rPr>
        <w:t xml:space="preserve"> </w:t>
      </w:r>
      <w:r>
        <w:rPr>
          <w:spacing w:val="-2"/>
          <w:sz w:val="20"/>
          <w:szCs w:val="20"/>
        </w:rPr>
        <w:t>penetration,</w:t>
      </w:r>
      <w:r>
        <w:rPr>
          <w:spacing w:val="-12"/>
          <w:sz w:val="20"/>
          <w:szCs w:val="20"/>
        </w:rPr>
        <w:t xml:space="preserve"> </w:t>
      </w:r>
      <w:r>
        <w:rPr>
          <w:spacing w:val="-2"/>
          <w:sz w:val="20"/>
          <w:szCs w:val="20"/>
        </w:rPr>
        <w:t>training, support</w:t>
      </w:r>
      <w:r>
        <w:rPr>
          <w:spacing w:val="-12"/>
          <w:sz w:val="20"/>
          <w:szCs w:val="20"/>
        </w:rPr>
        <w:t xml:space="preserve"> </w:t>
      </w:r>
      <w:r>
        <w:rPr>
          <w:spacing w:val="-2"/>
          <w:sz w:val="20"/>
          <w:szCs w:val="20"/>
        </w:rPr>
        <w:t>service</w:t>
      </w:r>
      <w:r>
        <w:rPr>
          <w:spacing w:val="-11"/>
          <w:sz w:val="20"/>
          <w:szCs w:val="20"/>
        </w:rPr>
        <w:t xml:space="preserve"> </w:t>
      </w:r>
      <w:r>
        <w:rPr>
          <w:spacing w:val="-2"/>
          <w:sz w:val="20"/>
          <w:szCs w:val="20"/>
        </w:rPr>
        <w:t>or</w:t>
      </w:r>
      <w:r>
        <w:rPr>
          <w:spacing w:val="-11"/>
          <w:sz w:val="20"/>
          <w:szCs w:val="20"/>
        </w:rPr>
        <w:t xml:space="preserve"> </w:t>
      </w:r>
      <w:r>
        <w:rPr>
          <w:spacing w:val="-2"/>
          <w:sz w:val="20"/>
          <w:szCs w:val="20"/>
        </w:rPr>
        <w:t>assistance</w:t>
      </w:r>
      <w:r>
        <w:rPr>
          <w:spacing w:val="-12"/>
          <w:sz w:val="20"/>
          <w:szCs w:val="20"/>
        </w:rPr>
        <w:t xml:space="preserve"> </w:t>
      </w:r>
      <w:r>
        <w:rPr>
          <w:spacing w:val="-2"/>
          <w:sz w:val="20"/>
          <w:szCs w:val="20"/>
        </w:rPr>
        <w:t>that</w:t>
      </w:r>
      <w:r>
        <w:rPr>
          <w:spacing w:val="-11"/>
          <w:sz w:val="20"/>
          <w:szCs w:val="20"/>
        </w:rPr>
        <w:t xml:space="preserve"> </w:t>
      </w:r>
      <w:r>
        <w:rPr>
          <w:spacing w:val="-2"/>
          <w:sz w:val="20"/>
          <w:szCs w:val="20"/>
        </w:rPr>
        <w:t>we</w:t>
      </w:r>
      <w:r>
        <w:rPr>
          <w:spacing w:val="-9"/>
          <w:sz w:val="20"/>
          <w:szCs w:val="20"/>
        </w:rPr>
        <w:t xml:space="preserve"> </w:t>
      </w:r>
      <w:r>
        <w:rPr>
          <w:spacing w:val="-2"/>
          <w:sz w:val="20"/>
          <w:szCs w:val="20"/>
        </w:rPr>
        <w:t>will</w:t>
      </w:r>
      <w:r>
        <w:rPr>
          <w:spacing w:val="-12"/>
          <w:sz w:val="20"/>
          <w:szCs w:val="20"/>
        </w:rPr>
        <w:t xml:space="preserve"> </w:t>
      </w:r>
      <w:r>
        <w:rPr>
          <w:spacing w:val="-2"/>
          <w:sz w:val="20"/>
          <w:szCs w:val="20"/>
        </w:rPr>
        <w:t>furnish</w:t>
      </w:r>
      <w:r>
        <w:rPr>
          <w:spacing w:val="-11"/>
          <w:sz w:val="20"/>
          <w:szCs w:val="20"/>
        </w:rPr>
        <w:t xml:space="preserve"> </w:t>
      </w:r>
      <w:r>
        <w:rPr>
          <w:spacing w:val="-2"/>
          <w:sz w:val="20"/>
          <w:szCs w:val="20"/>
        </w:rPr>
        <w:t>to</w:t>
      </w:r>
      <w:r>
        <w:rPr>
          <w:spacing w:val="-12"/>
          <w:sz w:val="20"/>
          <w:szCs w:val="20"/>
        </w:rPr>
        <w:t xml:space="preserve"> </w:t>
      </w:r>
      <w:r>
        <w:rPr>
          <w:spacing w:val="-2"/>
          <w:sz w:val="20"/>
          <w:szCs w:val="20"/>
        </w:rPr>
        <w:t>you</w:t>
      </w:r>
      <w:r>
        <w:rPr>
          <w:spacing w:val="-11"/>
          <w:sz w:val="20"/>
          <w:szCs w:val="20"/>
        </w:rPr>
        <w:t xml:space="preserve"> </w:t>
      </w:r>
      <w:r>
        <w:rPr>
          <w:spacing w:val="-2"/>
          <w:sz w:val="20"/>
          <w:szCs w:val="20"/>
        </w:rPr>
        <w:t>that</w:t>
      </w:r>
      <w:r>
        <w:rPr>
          <w:spacing w:val="-9"/>
          <w:sz w:val="20"/>
          <w:szCs w:val="20"/>
        </w:rPr>
        <w:t xml:space="preserve"> </w:t>
      </w:r>
      <w:r>
        <w:rPr>
          <w:spacing w:val="-2"/>
          <w:sz w:val="20"/>
          <w:szCs w:val="20"/>
        </w:rPr>
        <w:t>is</w:t>
      </w:r>
      <w:r>
        <w:rPr>
          <w:spacing w:val="-12"/>
          <w:sz w:val="20"/>
          <w:szCs w:val="20"/>
        </w:rPr>
        <w:t xml:space="preserve"> </w:t>
      </w:r>
      <w:r>
        <w:rPr>
          <w:spacing w:val="-2"/>
          <w:sz w:val="20"/>
          <w:szCs w:val="20"/>
        </w:rPr>
        <w:t>contrary</w:t>
      </w:r>
      <w:r>
        <w:rPr>
          <w:spacing w:val="-9"/>
          <w:sz w:val="20"/>
          <w:szCs w:val="20"/>
        </w:rPr>
        <w:t xml:space="preserve"> </w:t>
      </w:r>
      <w:r>
        <w:rPr>
          <w:spacing w:val="-2"/>
          <w:sz w:val="20"/>
          <w:szCs w:val="20"/>
        </w:rPr>
        <w:t>to,</w:t>
      </w:r>
      <w:r>
        <w:rPr>
          <w:spacing w:val="-11"/>
          <w:sz w:val="20"/>
          <w:szCs w:val="20"/>
        </w:rPr>
        <w:t xml:space="preserve"> </w:t>
      </w:r>
      <w:r>
        <w:rPr>
          <w:spacing w:val="-2"/>
          <w:sz w:val="20"/>
          <w:szCs w:val="20"/>
        </w:rPr>
        <w:t>or</w:t>
      </w:r>
      <w:r>
        <w:rPr>
          <w:spacing w:val="-10"/>
          <w:sz w:val="20"/>
          <w:szCs w:val="20"/>
        </w:rPr>
        <w:t xml:space="preserve"> </w:t>
      </w:r>
      <w:r>
        <w:rPr>
          <w:spacing w:val="-2"/>
          <w:sz w:val="20"/>
          <w:szCs w:val="20"/>
        </w:rPr>
        <w:t>different</w:t>
      </w:r>
      <w:r>
        <w:rPr>
          <w:spacing w:val="-12"/>
          <w:sz w:val="20"/>
          <w:szCs w:val="20"/>
        </w:rPr>
        <w:t xml:space="preserve"> </w:t>
      </w:r>
      <w:r>
        <w:rPr>
          <w:spacing w:val="-2"/>
          <w:sz w:val="20"/>
          <w:szCs w:val="20"/>
        </w:rPr>
        <w:t>from,</w:t>
      </w:r>
      <w:r>
        <w:rPr>
          <w:spacing w:val="-11"/>
          <w:sz w:val="20"/>
          <w:szCs w:val="20"/>
        </w:rPr>
        <w:t xml:space="preserve"> </w:t>
      </w:r>
      <w:r>
        <w:rPr>
          <w:spacing w:val="-2"/>
          <w:sz w:val="20"/>
          <w:szCs w:val="20"/>
        </w:rPr>
        <w:t xml:space="preserve">the </w:t>
      </w:r>
      <w:r>
        <w:rPr>
          <w:sz w:val="20"/>
          <w:szCs w:val="20"/>
        </w:rPr>
        <w:t>information contained in the Disclosure Document?</w:t>
      </w:r>
    </w:p>
    <w:p w14:paraId="0AD47857" w14:textId="77777777" w:rsidR="00C811EF" w:rsidRDefault="00C811EF">
      <w:pPr>
        <w:pStyle w:val="BodyText"/>
        <w:tabs>
          <w:tab w:val="left" w:pos="2474"/>
          <w:tab w:val="left" w:pos="3268"/>
        </w:tabs>
        <w:kinsoku w:val="0"/>
        <w:overflowPunct w:val="0"/>
        <w:spacing w:before="229"/>
        <w:ind w:left="1646"/>
      </w:pPr>
      <w:r>
        <w:t xml:space="preserve">Yes </w:t>
      </w:r>
      <w:r>
        <w:rPr>
          <w:u w:val="single"/>
        </w:rPr>
        <w:tab/>
      </w:r>
      <w:r>
        <w:t xml:space="preserve">No </w:t>
      </w:r>
      <w:r>
        <w:rPr>
          <w:u w:val="single"/>
        </w:rPr>
        <w:tab/>
      </w:r>
    </w:p>
    <w:p w14:paraId="141952FC" w14:textId="77777777" w:rsidR="00C811EF" w:rsidRDefault="00C811EF">
      <w:pPr>
        <w:pStyle w:val="BodyText"/>
        <w:kinsoku w:val="0"/>
        <w:overflowPunct w:val="0"/>
        <w:spacing w:before="1"/>
      </w:pPr>
    </w:p>
    <w:p w14:paraId="2A915BEC" w14:textId="77777777" w:rsidR="00C811EF" w:rsidRDefault="00C811EF">
      <w:pPr>
        <w:pStyle w:val="ListParagraph"/>
        <w:numPr>
          <w:ilvl w:val="0"/>
          <w:numId w:val="9"/>
        </w:numPr>
        <w:tabs>
          <w:tab w:val="left" w:pos="1646"/>
        </w:tabs>
        <w:kinsoku w:val="0"/>
        <w:overflowPunct w:val="0"/>
        <w:ind w:right="1077"/>
        <w:rPr>
          <w:sz w:val="20"/>
          <w:szCs w:val="20"/>
        </w:rPr>
      </w:pPr>
      <w:r>
        <w:rPr>
          <w:spacing w:val="-4"/>
          <w:sz w:val="20"/>
          <w:szCs w:val="20"/>
        </w:rPr>
        <w:t>If</w:t>
      </w:r>
      <w:r>
        <w:rPr>
          <w:spacing w:val="-5"/>
          <w:sz w:val="20"/>
          <w:szCs w:val="20"/>
        </w:rPr>
        <w:t xml:space="preserve"> </w:t>
      </w:r>
      <w:r>
        <w:rPr>
          <w:spacing w:val="-4"/>
          <w:sz w:val="20"/>
          <w:szCs w:val="20"/>
        </w:rPr>
        <w:t>you</w:t>
      </w:r>
      <w:r>
        <w:rPr>
          <w:spacing w:val="-5"/>
          <w:sz w:val="20"/>
          <w:szCs w:val="20"/>
        </w:rPr>
        <w:t xml:space="preserve"> </w:t>
      </w:r>
      <w:r>
        <w:rPr>
          <w:spacing w:val="-4"/>
          <w:sz w:val="20"/>
          <w:szCs w:val="20"/>
        </w:rPr>
        <w:t>have answered</w:t>
      </w:r>
      <w:r>
        <w:rPr>
          <w:spacing w:val="-5"/>
          <w:sz w:val="20"/>
          <w:szCs w:val="20"/>
        </w:rPr>
        <w:t xml:space="preserve"> </w:t>
      </w:r>
      <w:r>
        <w:rPr>
          <w:spacing w:val="-4"/>
          <w:sz w:val="20"/>
          <w:szCs w:val="20"/>
        </w:rPr>
        <w:t>“Yes” to</w:t>
      </w:r>
      <w:r>
        <w:rPr>
          <w:spacing w:val="-5"/>
          <w:sz w:val="20"/>
          <w:szCs w:val="20"/>
        </w:rPr>
        <w:t xml:space="preserve"> </w:t>
      </w:r>
      <w:r>
        <w:rPr>
          <w:spacing w:val="-4"/>
          <w:sz w:val="20"/>
          <w:szCs w:val="20"/>
        </w:rPr>
        <w:t>any of questions 13</w:t>
      </w:r>
      <w:r>
        <w:rPr>
          <w:spacing w:val="-7"/>
          <w:sz w:val="20"/>
          <w:szCs w:val="20"/>
        </w:rPr>
        <w:t xml:space="preserve"> </w:t>
      </w:r>
      <w:r>
        <w:rPr>
          <w:spacing w:val="-4"/>
          <w:sz w:val="20"/>
          <w:szCs w:val="20"/>
        </w:rPr>
        <w:t>through</w:t>
      </w:r>
      <w:r>
        <w:rPr>
          <w:spacing w:val="-5"/>
          <w:sz w:val="20"/>
          <w:szCs w:val="20"/>
        </w:rPr>
        <w:t xml:space="preserve"> </w:t>
      </w:r>
      <w:r>
        <w:rPr>
          <w:spacing w:val="-4"/>
          <w:sz w:val="20"/>
          <w:szCs w:val="20"/>
        </w:rPr>
        <w:t>16,</w:t>
      </w:r>
      <w:r>
        <w:rPr>
          <w:spacing w:val="-5"/>
          <w:sz w:val="20"/>
          <w:szCs w:val="20"/>
        </w:rPr>
        <w:t xml:space="preserve"> </w:t>
      </w:r>
      <w:r>
        <w:rPr>
          <w:spacing w:val="-4"/>
          <w:sz w:val="20"/>
          <w:szCs w:val="20"/>
        </w:rPr>
        <w:t>please</w:t>
      </w:r>
      <w:r>
        <w:rPr>
          <w:spacing w:val="-5"/>
          <w:sz w:val="20"/>
          <w:szCs w:val="20"/>
        </w:rPr>
        <w:t xml:space="preserve"> </w:t>
      </w:r>
      <w:r>
        <w:rPr>
          <w:spacing w:val="-4"/>
          <w:sz w:val="20"/>
          <w:szCs w:val="20"/>
        </w:rPr>
        <w:t>provide a</w:t>
      </w:r>
      <w:r>
        <w:rPr>
          <w:spacing w:val="-7"/>
          <w:sz w:val="20"/>
          <w:szCs w:val="20"/>
        </w:rPr>
        <w:t xml:space="preserve"> </w:t>
      </w:r>
      <w:r>
        <w:rPr>
          <w:spacing w:val="-4"/>
          <w:sz w:val="20"/>
          <w:szCs w:val="20"/>
        </w:rPr>
        <w:t>full</w:t>
      </w:r>
      <w:r>
        <w:rPr>
          <w:spacing w:val="-8"/>
          <w:sz w:val="20"/>
          <w:szCs w:val="20"/>
        </w:rPr>
        <w:t xml:space="preserve"> </w:t>
      </w:r>
      <w:r>
        <w:rPr>
          <w:spacing w:val="-4"/>
          <w:sz w:val="20"/>
          <w:szCs w:val="20"/>
        </w:rPr>
        <w:t xml:space="preserve">explanation </w:t>
      </w:r>
      <w:r>
        <w:rPr>
          <w:sz w:val="20"/>
          <w:szCs w:val="20"/>
        </w:rPr>
        <w:t>of</w:t>
      </w:r>
      <w:r>
        <w:rPr>
          <w:spacing w:val="-14"/>
          <w:sz w:val="20"/>
          <w:szCs w:val="20"/>
        </w:rPr>
        <w:t xml:space="preserve"> </w:t>
      </w:r>
      <w:r>
        <w:rPr>
          <w:sz w:val="20"/>
          <w:szCs w:val="20"/>
        </w:rPr>
        <w:t>your</w:t>
      </w:r>
      <w:r>
        <w:rPr>
          <w:spacing w:val="-14"/>
          <w:sz w:val="20"/>
          <w:szCs w:val="20"/>
        </w:rPr>
        <w:t xml:space="preserve"> </w:t>
      </w:r>
      <w:r>
        <w:rPr>
          <w:sz w:val="20"/>
          <w:szCs w:val="20"/>
        </w:rPr>
        <w:t>answer</w:t>
      </w:r>
      <w:r>
        <w:rPr>
          <w:spacing w:val="-14"/>
          <w:sz w:val="20"/>
          <w:szCs w:val="20"/>
        </w:rPr>
        <w:t xml:space="preserve"> </w:t>
      </w:r>
      <w:r>
        <w:rPr>
          <w:sz w:val="20"/>
          <w:szCs w:val="20"/>
        </w:rPr>
        <w:t>in</w:t>
      </w:r>
      <w:r>
        <w:rPr>
          <w:spacing w:val="-14"/>
          <w:sz w:val="20"/>
          <w:szCs w:val="20"/>
        </w:rPr>
        <w:t xml:space="preserve"> </w:t>
      </w:r>
      <w:r>
        <w:rPr>
          <w:sz w:val="20"/>
          <w:szCs w:val="20"/>
        </w:rPr>
        <w:t>the</w:t>
      </w:r>
      <w:r>
        <w:rPr>
          <w:spacing w:val="-14"/>
          <w:sz w:val="20"/>
          <w:szCs w:val="20"/>
        </w:rPr>
        <w:t xml:space="preserve"> </w:t>
      </w:r>
      <w:r>
        <w:rPr>
          <w:sz w:val="20"/>
          <w:szCs w:val="20"/>
        </w:rPr>
        <w:t>following</w:t>
      </w:r>
      <w:r>
        <w:rPr>
          <w:spacing w:val="-14"/>
          <w:sz w:val="20"/>
          <w:szCs w:val="20"/>
        </w:rPr>
        <w:t xml:space="preserve"> </w:t>
      </w:r>
      <w:r>
        <w:rPr>
          <w:sz w:val="20"/>
          <w:szCs w:val="20"/>
        </w:rPr>
        <w:t>blank</w:t>
      </w:r>
      <w:r>
        <w:rPr>
          <w:spacing w:val="-14"/>
          <w:sz w:val="20"/>
          <w:szCs w:val="20"/>
        </w:rPr>
        <w:t xml:space="preserve"> </w:t>
      </w:r>
      <w:r>
        <w:rPr>
          <w:sz w:val="20"/>
          <w:szCs w:val="20"/>
        </w:rPr>
        <w:t>lines.</w:t>
      </w:r>
      <w:r>
        <w:rPr>
          <w:spacing w:val="-14"/>
          <w:sz w:val="20"/>
          <w:szCs w:val="20"/>
        </w:rPr>
        <w:t xml:space="preserve"> </w:t>
      </w:r>
      <w:r>
        <w:rPr>
          <w:sz w:val="20"/>
          <w:szCs w:val="20"/>
        </w:rPr>
        <w:t>(Attach</w:t>
      </w:r>
      <w:r>
        <w:rPr>
          <w:spacing w:val="-14"/>
          <w:sz w:val="20"/>
          <w:szCs w:val="20"/>
        </w:rPr>
        <w:t xml:space="preserve"> </w:t>
      </w:r>
      <w:r>
        <w:rPr>
          <w:sz w:val="20"/>
          <w:szCs w:val="20"/>
        </w:rPr>
        <w:t>additional</w:t>
      </w:r>
      <w:r>
        <w:rPr>
          <w:spacing w:val="-13"/>
          <w:sz w:val="20"/>
          <w:szCs w:val="20"/>
        </w:rPr>
        <w:t xml:space="preserve"> </w:t>
      </w:r>
      <w:r>
        <w:rPr>
          <w:sz w:val="20"/>
          <w:szCs w:val="20"/>
        </w:rPr>
        <w:t>pages,</w:t>
      </w:r>
      <w:r>
        <w:rPr>
          <w:spacing w:val="-14"/>
          <w:sz w:val="20"/>
          <w:szCs w:val="20"/>
        </w:rPr>
        <w:t xml:space="preserve"> </w:t>
      </w:r>
      <w:r>
        <w:rPr>
          <w:sz w:val="20"/>
          <w:szCs w:val="20"/>
        </w:rPr>
        <w:t>if</w:t>
      </w:r>
      <w:r>
        <w:rPr>
          <w:spacing w:val="-14"/>
          <w:sz w:val="20"/>
          <w:szCs w:val="20"/>
        </w:rPr>
        <w:t xml:space="preserve"> </w:t>
      </w:r>
      <w:r>
        <w:rPr>
          <w:sz w:val="20"/>
          <w:szCs w:val="20"/>
        </w:rPr>
        <w:t>necessary,</w:t>
      </w:r>
      <w:r>
        <w:rPr>
          <w:spacing w:val="-14"/>
          <w:sz w:val="20"/>
          <w:szCs w:val="20"/>
        </w:rPr>
        <w:t xml:space="preserve"> </w:t>
      </w:r>
      <w:r>
        <w:rPr>
          <w:sz w:val="20"/>
          <w:szCs w:val="20"/>
        </w:rPr>
        <w:t>and</w:t>
      </w:r>
      <w:r>
        <w:rPr>
          <w:spacing w:val="-14"/>
          <w:sz w:val="20"/>
          <w:szCs w:val="20"/>
        </w:rPr>
        <w:t xml:space="preserve"> </w:t>
      </w:r>
      <w:r>
        <w:rPr>
          <w:sz w:val="20"/>
          <w:szCs w:val="20"/>
        </w:rPr>
        <w:t>refer</w:t>
      </w:r>
      <w:r>
        <w:rPr>
          <w:spacing w:val="-14"/>
          <w:sz w:val="20"/>
          <w:szCs w:val="20"/>
        </w:rPr>
        <w:t xml:space="preserve"> </w:t>
      </w:r>
      <w:r>
        <w:rPr>
          <w:sz w:val="20"/>
          <w:szCs w:val="20"/>
        </w:rPr>
        <w:t xml:space="preserve">to </w:t>
      </w:r>
      <w:r>
        <w:rPr>
          <w:spacing w:val="-2"/>
          <w:sz w:val="20"/>
          <w:szCs w:val="20"/>
        </w:rPr>
        <w:t>them</w:t>
      </w:r>
      <w:r>
        <w:rPr>
          <w:spacing w:val="-12"/>
          <w:sz w:val="20"/>
          <w:szCs w:val="20"/>
        </w:rPr>
        <w:t xml:space="preserve"> </w:t>
      </w:r>
      <w:r>
        <w:rPr>
          <w:spacing w:val="-2"/>
          <w:sz w:val="20"/>
          <w:szCs w:val="20"/>
        </w:rPr>
        <w:t>below.)</w:t>
      </w:r>
      <w:r>
        <w:rPr>
          <w:spacing w:val="19"/>
          <w:sz w:val="20"/>
          <w:szCs w:val="20"/>
        </w:rPr>
        <w:t xml:space="preserve"> </w:t>
      </w:r>
      <w:r>
        <w:rPr>
          <w:spacing w:val="-2"/>
          <w:sz w:val="20"/>
          <w:szCs w:val="20"/>
        </w:rPr>
        <w:t>If</w:t>
      </w:r>
      <w:r>
        <w:rPr>
          <w:spacing w:val="-12"/>
          <w:sz w:val="20"/>
          <w:szCs w:val="20"/>
        </w:rPr>
        <w:t xml:space="preserve"> </w:t>
      </w:r>
      <w:r>
        <w:rPr>
          <w:spacing w:val="-2"/>
          <w:sz w:val="20"/>
          <w:szCs w:val="20"/>
        </w:rPr>
        <w:t>you</w:t>
      </w:r>
      <w:r>
        <w:rPr>
          <w:spacing w:val="-12"/>
          <w:sz w:val="20"/>
          <w:szCs w:val="20"/>
        </w:rPr>
        <w:t xml:space="preserve"> </w:t>
      </w:r>
      <w:r>
        <w:rPr>
          <w:spacing w:val="-2"/>
          <w:sz w:val="20"/>
          <w:szCs w:val="20"/>
        </w:rPr>
        <w:t>have</w:t>
      </w:r>
      <w:r>
        <w:rPr>
          <w:spacing w:val="-12"/>
          <w:sz w:val="20"/>
          <w:szCs w:val="20"/>
        </w:rPr>
        <w:t xml:space="preserve"> </w:t>
      </w:r>
      <w:r>
        <w:rPr>
          <w:spacing w:val="-2"/>
          <w:sz w:val="20"/>
          <w:szCs w:val="20"/>
        </w:rPr>
        <w:t>answered</w:t>
      </w:r>
      <w:r>
        <w:rPr>
          <w:spacing w:val="-12"/>
          <w:sz w:val="20"/>
          <w:szCs w:val="20"/>
        </w:rPr>
        <w:t xml:space="preserve"> </w:t>
      </w:r>
      <w:r>
        <w:rPr>
          <w:spacing w:val="-2"/>
          <w:sz w:val="20"/>
          <w:szCs w:val="20"/>
        </w:rPr>
        <w:t>“No”</w:t>
      </w:r>
      <w:r>
        <w:rPr>
          <w:spacing w:val="-12"/>
          <w:sz w:val="20"/>
          <w:szCs w:val="20"/>
        </w:rPr>
        <w:t xml:space="preserve"> </w:t>
      </w:r>
      <w:r>
        <w:rPr>
          <w:spacing w:val="-2"/>
          <w:sz w:val="20"/>
          <w:szCs w:val="20"/>
        </w:rPr>
        <w:t>to</w:t>
      </w:r>
      <w:r>
        <w:rPr>
          <w:spacing w:val="-12"/>
          <w:sz w:val="20"/>
          <w:szCs w:val="20"/>
        </w:rPr>
        <w:t xml:space="preserve"> </w:t>
      </w:r>
      <w:r>
        <w:rPr>
          <w:spacing w:val="-2"/>
          <w:sz w:val="20"/>
          <w:szCs w:val="20"/>
        </w:rPr>
        <w:t>each</w:t>
      </w:r>
      <w:r>
        <w:rPr>
          <w:spacing w:val="-11"/>
          <w:sz w:val="20"/>
          <w:szCs w:val="20"/>
        </w:rPr>
        <w:t xml:space="preserve"> </w:t>
      </w:r>
      <w:r>
        <w:rPr>
          <w:spacing w:val="-2"/>
          <w:sz w:val="20"/>
          <w:szCs w:val="20"/>
        </w:rPr>
        <w:t>of</w:t>
      </w:r>
      <w:r>
        <w:rPr>
          <w:spacing w:val="-12"/>
          <w:sz w:val="20"/>
          <w:szCs w:val="20"/>
        </w:rPr>
        <w:t xml:space="preserve"> </w:t>
      </w:r>
      <w:r>
        <w:rPr>
          <w:spacing w:val="-2"/>
          <w:sz w:val="20"/>
          <w:szCs w:val="20"/>
        </w:rPr>
        <w:t>these</w:t>
      </w:r>
      <w:r>
        <w:rPr>
          <w:spacing w:val="-12"/>
          <w:sz w:val="20"/>
          <w:szCs w:val="20"/>
        </w:rPr>
        <w:t xml:space="preserve"> </w:t>
      </w:r>
      <w:r>
        <w:rPr>
          <w:spacing w:val="-2"/>
          <w:sz w:val="20"/>
          <w:szCs w:val="20"/>
        </w:rPr>
        <w:t>questions,</w:t>
      </w:r>
      <w:r>
        <w:rPr>
          <w:spacing w:val="-12"/>
          <w:sz w:val="20"/>
          <w:szCs w:val="20"/>
        </w:rPr>
        <w:t xml:space="preserve"> </w:t>
      </w:r>
      <w:r>
        <w:rPr>
          <w:spacing w:val="-2"/>
          <w:sz w:val="20"/>
          <w:szCs w:val="20"/>
        </w:rPr>
        <w:t>please</w:t>
      </w:r>
      <w:r>
        <w:rPr>
          <w:spacing w:val="-11"/>
          <w:sz w:val="20"/>
          <w:szCs w:val="20"/>
        </w:rPr>
        <w:t xml:space="preserve"> </w:t>
      </w:r>
      <w:r>
        <w:rPr>
          <w:spacing w:val="-2"/>
          <w:sz w:val="20"/>
          <w:szCs w:val="20"/>
        </w:rPr>
        <w:t>leave</w:t>
      </w:r>
      <w:r>
        <w:rPr>
          <w:spacing w:val="-12"/>
          <w:sz w:val="20"/>
          <w:szCs w:val="20"/>
        </w:rPr>
        <w:t xml:space="preserve"> </w:t>
      </w:r>
      <w:r>
        <w:rPr>
          <w:spacing w:val="-2"/>
          <w:sz w:val="20"/>
          <w:szCs w:val="20"/>
        </w:rPr>
        <w:t>the</w:t>
      </w:r>
      <w:r>
        <w:rPr>
          <w:spacing w:val="-12"/>
          <w:sz w:val="20"/>
          <w:szCs w:val="20"/>
        </w:rPr>
        <w:t xml:space="preserve"> </w:t>
      </w:r>
      <w:r>
        <w:rPr>
          <w:spacing w:val="-2"/>
          <w:sz w:val="20"/>
          <w:szCs w:val="20"/>
        </w:rPr>
        <w:t xml:space="preserve">following </w:t>
      </w:r>
      <w:r>
        <w:rPr>
          <w:sz w:val="20"/>
          <w:szCs w:val="20"/>
        </w:rPr>
        <w:t>lines blank.</w:t>
      </w:r>
    </w:p>
    <w:p w14:paraId="2580466D" w14:textId="77777777" w:rsidR="00C811EF" w:rsidRDefault="00D00284">
      <w:pPr>
        <w:pStyle w:val="BodyText"/>
        <w:kinsoku w:val="0"/>
        <w:overflowPunct w:val="0"/>
        <w:spacing w:before="177"/>
      </w:pPr>
      <w:r>
        <w:rPr>
          <w:noProof/>
        </w:rPr>
        <mc:AlternateContent>
          <mc:Choice Requires="wps">
            <w:drawing>
              <wp:anchor distT="0" distB="0" distL="0" distR="0" simplePos="0" relativeHeight="251683328" behindDoc="0" locked="0" layoutInCell="0" allowOverlap="1" wp14:anchorId="4E8F31BB" wp14:editId="6673C4E6">
                <wp:simplePos x="0" y="0"/>
                <wp:positionH relativeFrom="page">
                  <wp:posOffset>1500505</wp:posOffset>
                </wp:positionH>
                <wp:positionV relativeFrom="paragraph">
                  <wp:posOffset>273685</wp:posOffset>
                </wp:positionV>
                <wp:extent cx="5122545" cy="9525"/>
                <wp:effectExtent l="0" t="0" r="0" b="0"/>
                <wp:wrapTopAndBottom/>
                <wp:docPr id="2027179462" name="Freeform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F0433" id="Freeform 339" o:spid="_x0000_s1026" style="position:absolute;margin-left:118.15pt;margin-top:21.55pt;width:403.35pt;height:.75pt;z-index:25168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AirlebjAAAADw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4352" behindDoc="0" locked="0" layoutInCell="0" allowOverlap="1" wp14:anchorId="02558FF6" wp14:editId="27809321">
                <wp:simplePos x="0" y="0"/>
                <wp:positionH relativeFrom="page">
                  <wp:posOffset>1500505</wp:posOffset>
                </wp:positionH>
                <wp:positionV relativeFrom="paragraph">
                  <wp:posOffset>420370</wp:posOffset>
                </wp:positionV>
                <wp:extent cx="5122545" cy="9525"/>
                <wp:effectExtent l="0" t="0" r="0" b="0"/>
                <wp:wrapTopAndBottom/>
                <wp:docPr id="837292143" name="Freeform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BC998" id="Freeform 340" o:spid="_x0000_s1026" style="position:absolute;margin-left:118.15pt;margin-top:33.1pt;width:403.35pt;height:.75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HxPUWvjAAAADw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5376" behindDoc="0" locked="0" layoutInCell="0" allowOverlap="1" wp14:anchorId="0A992CC4" wp14:editId="3157022B">
                <wp:simplePos x="0" y="0"/>
                <wp:positionH relativeFrom="page">
                  <wp:posOffset>1500505</wp:posOffset>
                </wp:positionH>
                <wp:positionV relativeFrom="paragraph">
                  <wp:posOffset>566420</wp:posOffset>
                </wp:positionV>
                <wp:extent cx="5122545" cy="9525"/>
                <wp:effectExtent l="0" t="0" r="0" b="0"/>
                <wp:wrapTopAndBottom/>
                <wp:docPr id="708415166" name="Freeform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D17D1" id="Freeform 341" o:spid="_x0000_s1026" style="position:absolute;margin-left:118.15pt;margin-top:44.6pt;width:403.35pt;height:.75pt;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6400" behindDoc="0" locked="0" layoutInCell="0" allowOverlap="1" wp14:anchorId="71FAF07A" wp14:editId="42E875C0">
                <wp:simplePos x="0" y="0"/>
                <wp:positionH relativeFrom="page">
                  <wp:posOffset>1500505</wp:posOffset>
                </wp:positionH>
                <wp:positionV relativeFrom="paragraph">
                  <wp:posOffset>713105</wp:posOffset>
                </wp:positionV>
                <wp:extent cx="5122545" cy="9525"/>
                <wp:effectExtent l="0" t="0" r="0" b="0"/>
                <wp:wrapTopAndBottom/>
                <wp:docPr id="340937956" name="Freeform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A48FF" id="Freeform 342" o:spid="_x0000_s1026" style="position:absolute;margin-left:118.15pt;margin-top:56.15pt;width:403.35pt;height:.75pt;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gLh5Su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7424" behindDoc="0" locked="0" layoutInCell="0" allowOverlap="1" wp14:anchorId="6AFA2349" wp14:editId="19288DE0">
                <wp:simplePos x="0" y="0"/>
                <wp:positionH relativeFrom="page">
                  <wp:posOffset>1500505</wp:posOffset>
                </wp:positionH>
                <wp:positionV relativeFrom="paragraph">
                  <wp:posOffset>857885</wp:posOffset>
                </wp:positionV>
                <wp:extent cx="5122545" cy="9525"/>
                <wp:effectExtent l="0" t="0" r="0" b="0"/>
                <wp:wrapTopAndBottom/>
                <wp:docPr id="202641294" name="Freeform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A8875" id="Freeform 343" o:spid="_x0000_s1026" style="position:absolute;margin-left:118.15pt;margin-top:67.55pt;width:403.35pt;height:.75pt;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IJQcZu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8448" behindDoc="0" locked="0" layoutInCell="0" allowOverlap="1" wp14:anchorId="43D782A5" wp14:editId="3DBBDD97">
                <wp:simplePos x="0" y="0"/>
                <wp:positionH relativeFrom="page">
                  <wp:posOffset>1500505</wp:posOffset>
                </wp:positionH>
                <wp:positionV relativeFrom="paragraph">
                  <wp:posOffset>1003935</wp:posOffset>
                </wp:positionV>
                <wp:extent cx="5122545" cy="9525"/>
                <wp:effectExtent l="0" t="0" r="0" b="0"/>
                <wp:wrapTopAndBottom/>
                <wp:docPr id="260159484" name="Freeform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CAC52" id="Freeform 344" o:spid="_x0000_s1026" style="position:absolute;margin-left:118.15pt;margin-top:79.05pt;width:403.35pt;height:.75pt;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" o:allowincell="f" path="m8066,l,,,14r8066,l8066,xe" fillcolor="black" stroked="f">
                <v:path arrowok="t" o:connecttype="custom" o:connectlocs="2147483646,0;0,0;0,2147483646;2147483646,2147483646;2147483646,0" o:connectangles="0,0,0,0,0"/>
                <w10:wrap type="topAndBottom" anchorx="page"/>
              </v:shape>
            </w:pict>
          </mc:Fallback>
        </mc:AlternateContent>
      </w:r>
      <w:r>
        <w:rPr>
          <w:noProof/>
        </w:rPr>
        <mc:AlternateContent>
          <mc:Choice Requires="wps">
            <w:drawing>
              <wp:anchor distT="0" distB="0" distL="0" distR="0" simplePos="0" relativeHeight="251689472" behindDoc="0" locked="0" layoutInCell="0" allowOverlap="1" wp14:anchorId="6B30C80A" wp14:editId="49770DD6">
                <wp:simplePos x="0" y="0"/>
                <wp:positionH relativeFrom="page">
                  <wp:posOffset>1500505</wp:posOffset>
                </wp:positionH>
                <wp:positionV relativeFrom="paragraph">
                  <wp:posOffset>1149985</wp:posOffset>
                </wp:positionV>
                <wp:extent cx="5122545" cy="9525"/>
                <wp:effectExtent l="0" t="0" r="0" b="0"/>
                <wp:wrapTopAndBottom/>
                <wp:docPr id="52940937" name="Freeform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2545" cy="9525"/>
                        </a:xfrm>
                        <a:custGeom>
                          <a:avLst/>
                          <a:gdLst>
                            <a:gd name="T0" fmla="*/ 2147483646 w 8067"/>
                            <a:gd name="T1" fmla="*/ 0 h 15"/>
                            <a:gd name="T2" fmla="*/ 0 w 8067"/>
                            <a:gd name="T3" fmla="*/ 0 h 15"/>
                            <a:gd name="T4" fmla="*/ 0 w 8067"/>
                            <a:gd name="T5" fmla="*/ 2147483646 h 15"/>
                            <a:gd name="T6" fmla="*/ 2147483646 w 8067"/>
                            <a:gd name="T7" fmla="*/ 2147483646 h 15"/>
                            <a:gd name="T8" fmla="*/ 2147483646 w 806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67" h="15">
                              <a:moveTo>
                                <a:pt x="8066" y="0"/>
                              </a:moveTo>
                              <a:lnTo>
                                <a:pt x="0" y="0"/>
                              </a:lnTo>
                              <a:lnTo>
                                <a:pt x="0" y="14"/>
                              </a:lnTo>
                              <a:lnTo>
                                <a:pt x="8066" y="14"/>
                              </a:lnTo>
                              <a:lnTo>
                                <a:pt x="80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8E1BB" id="Freeform 345" o:spid="_x0000_s1026" style="position:absolute;margin-left:118.15pt;margin-top:90.55pt;width:403.35pt;height:.75pt;z-index:251689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6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" o:allowincell="f" path="m8066,l,,,14r8066,l8066,xe" fillcolor="black" stroked="f">
                <v:path arrowok="t" o:connecttype="custom" o:connectlocs="2147483646,0;0,0;0,2147483646;2147483646,2147483646;2147483646,0" o:connectangles="0,0,0,0,0"/>
                <w10:wrap type="topAndBottom" anchorx="page"/>
              </v:shape>
            </w:pict>
          </mc:Fallback>
        </mc:AlternateContent>
      </w:r>
    </w:p>
    <w:p w14:paraId="451A8755" w14:textId="77777777" w:rsidR="00C811EF" w:rsidRDefault="00C811EF">
      <w:pPr>
        <w:pStyle w:val="BodyText"/>
        <w:kinsoku w:val="0"/>
        <w:overflowPunct w:val="0"/>
        <w:spacing w:before="8"/>
        <w:rPr>
          <w:sz w:val="16"/>
          <w:szCs w:val="16"/>
        </w:rPr>
      </w:pPr>
    </w:p>
    <w:p w14:paraId="25C6A983" w14:textId="77777777" w:rsidR="00C811EF" w:rsidRDefault="00C811EF">
      <w:pPr>
        <w:pStyle w:val="BodyText"/>
        <w:kinsoku w:val="0"/>
        <w:overflowPunct w:val="0"/>
        <w:spacing w:before="8"/>
        <w:rPr>
          <w:sz w:val="16"/>
          <w:szCs w:val="16"/>
        </w:rPr>
      </w:pPr>
    </w:p>
    <w:p w14:paraId="5161D411" w14:textId="77777777" w:rsidR="00C811EF" w:rsidRDefault="00C811EF">
      <w:pPr>
        <w:pStyle w:val="BodyText"/>
        <w:kinsoku w:val="0"/>
        <w:overflowPunct w:val="0"/>
        <w:spacing w:before="8"/>
        <w:rPr>
          <w:sz w:val="16"/>
          <w:szCs w:val="16"/>
        </w:rPr>
      </w:pPr>
    </w:p>
    <w:p w14:paraId="311162F9" w14:textId="77777777" w:rsidR="00C811EF" w:rsidRDefault="00C811EF">
      <w:pPr>
        <w:pStyle w:val="BodyText"/>
        <w:kinsoku w:val="0"/>
        <w:overflowPunct w:val="0"/>
        <w:spacing w:before="5"/>
        <w:rPr>
          <w:sz w:val="16"/>
          <w:szCs w:val="16"/>
        </w:rPr>
      </w:pPr>
    </w:p>
    <w:p w14:paraId="030EB949" w14:textId="77777777" w:rsidR="00C811EF" w:rsidRDefault="00C811EF">
      <w:pPr>
        <w:pStyle w:val="BodyText"/>
        <w:kinsoku w:val="0"/>
        <w:overflowPunct w:val="0"/>
        <w:spacing w:before="8"/>
        <w:rPr>
          <w:sz w:val="16"/>
          <w:szCs w:val="16"/>
        </w:rPr>
      </w:pPr>
    </w:p>
    <w:p w14:paraId="66E6DC4A" w14:textId="77777777" w:rsidR="00C811EF" w:rsidRDefault="00C811EF">
      <w:pPr>
        <w:pStyle w:val="BodyText"/>
        <w:kinsoku w:val="0"/>
        <w:overflowPunct w:val="0"/>
        <w:spacing w:before="8"/>
        <w:rPr>
          <w:sz w:val="16"/>
          <w:szCs w:val="16"/>
        </w:rPr>
      </w:pPr>
    </w:p>
    <w:p w14:paraId="419DFA9F" w14:textId="77777777" w:rsidR="00C811EF" w:rsidRDefault="00C811EF">
      <w:pPr>
        <w:pStyle w:val="BodyText"/>
        <w:kinsoku w:val="0"/>
        <w:overflowPunct w:val="0"/>
        <w:spacing w:before="14"/>
      </w:pPr>
    </w:p>
    <w:p w14:paraId="64A47A47" w14:textId="77777777" w:rsidR="00C811EF" w:rsidRDefault="00C811EF">
      <w:pPr>
        <w:pStyle w:val="ListParagraph"/>
        <w:numPr>
          <w:ilvl w:val="0"/>
          <w:numId w:val="9"/>
        </w:numPr>
        <w:tabs>
          <w:tab w:val="left" w:pos="1646"/>
        </w:tabs>
        <w:kinsoku w:val="0"/>
        <w:overflowPunct w:val="0"/>
        <w:ind w:right="1080"/>
        <w:rPr>
          <w:sz w:val="20"/>
          <w:szCs w:val="20"/>
        </w:rPr>
      </w:pPr>
      <w:r>
        <w:rPr>
          <w:sz w:val="20"/>
          <w:szCs w:val="20"/>
        </w:rPr>
        <w:t>Do</w:t>
      </w:r>
      <w:r>
        <w:rPr>
          <w:spacing w:val="-12"/>
          <w:sz w:val="20"/>
          <w:szCs w:val="20"/>
        </w:rPr>
        <w:t xml:space="preserve"> </w:t>
      </w:r>
      <w:r>
        <w:rPr>
          <w:sz w:val="20"/>
          <w:szCs w:val="20"/>
        </w:rPr>
        <w:t>you</w:t>
      </w:r>
      <w:r>
        <w:rPr>
          <w:spacing w:val="-12"/>
          <w:sz w:val="20"/>
          <w:szCs w:val="20"/>
        </w:rPr>
        <w:t xml:space="preserve"> </w:t>
      </w:r>
      <w:r>
        <w:rPr>
          <w:sz w:val="20"/>
          <w:szCs w:val="20"/>
        </w:rPr>
        <w:t>understand</w:t>
      </w:r>
      <w:r>
        <w:rPr>
          <w:spacing w:val="-13"/>
          <w:sz w:val="20"/>
          <w:szCs w:val="20"/>
        </w:rPr>
        <w:t xml:space="preserve"> </w:t>
      </w:r>
      <w:r>
        <w:rPr>
          <w:sz w:val="20"/>
          <w:szCs w:val="20"/>
        </w:rPr>
        <w:t>that</w:t>
      </w:r>
      <w:r>
        <w:rPr>
          <w:spacing w:val="-10"/>
          <w:sz w:val="20"/>
          <w:szCs w:val="20"/>
        </w:rPr>
        <w:t xml:space="preserve"> </w:t>
      </w:r>
      <w:r>
        <w:rPr>
          <w:sz w:val="20"/>
          <w:szCs w:val="20"/>
        </w:rPr>
        <w:t>the</w:t>
      </w:r>
      <w:r>
        <w:rPr>
          <w:spacing w:val="-10"/>
          <w:sz w:val="20"/>
          <w:szCs w:val="20"/>
        </w:rPr>
        <w:t xml:space="preserve"> </w:t>
      </w:r>
      <w:r>
        <w:rPr>
          <w:sz w:val="20"/>
          <w:szCs w:val="20"/>
        </w:rPr>
        <w:t>Franchise</w:t>
      </w:r>
      <w:r>
        <w:rPr>
          <w:spacing w:val="-10"/>
          <w:sz w:val="20"/>
          <w:szCs w:val="20"/>
        </w:rPr>
        <w:t xml:space="preserve"> </w:t>
      </w:r>
      <w:r>
        <w:rPr>
          <w:sz w:val="20"/>
          <w:szCs w:val="20"/>
        </w:rPr>
        <w:t>Agreement</w:t>
      </w:r>
      <w:r>
        <w:rPr>
          <w:spacing w:val="-12"/>
          <w:sz w:val="20"/>
          <w:szCs w:val="20"/>
        </w:rPr>
        <w:t xml:space="preserve"> </w:t>
      </w:r>
      <w:r>
        <w:rPr>
          <w:sz w:val="20"/>
          <w:szCs w:val="20"/>
        </w:rPr>
        <w:t>contains</w:t>
      </w:r>
      <w:r>
        <w:rPr>
          <w:spacing w:val="-11"/>
          <w:sz w:val="20"/>
          <w:szCs w:val="20"/>
        </w:rPr>
        <w:t xml:space="preserve"> </w:t>
      </w:r>
      <w:r>
        <w:rPr>
          <w:sz w:val="20"/>
          <w:szCs w:val="20"/>
        </w:rPr>
        <w:t>the</w:t>
      </w:r>
      <w:r>
        <w:rPr>
          <w:spacing w:val="-12"/>
          <w:sz w:val="20"/>
          <w:szCs w:val="20"/>
        </w:rPr>
        <w:t xml:space="preserve"> </w:t>
      </w:r>
      <w:r>
        <w:rPr>
          <w:sz w:val="20"/>
          <w:szCs w:val="20"/>
        </w:rPr>
        <w:t>entire</w:t>
      </w:r>
      <w:r>
        <w:rPr>
          <w:spacing w:val="-10"/>
          <w:sz w:val="20"/>
          <w:szCs w:val="20"/>
        </w:rPr>
        <w:t xml:space="preserve"> </w:t>
      </w:r>
      <w:r>
        <w:rPr>
          <w:sz w:val="20"/>
          <w:szCs w:val="20"/>
        </w:rPr>
        <w:t>agreement</w:t>
      </w:r>
      <w:r>
        <w:rPr>
          <w:spacing w:val="-12"/>
          <w:sz w:val="20"/>
          <w:szCs w:val="20"/>
        </w:rPr>
        <w:t xml:space="preserve"> </w:t>
      </w:r>
      <w:r>
        <w:rPr>
          <w:sz w:val="20"/>
          <w:szCs w:val="20"/>
        </w:rPr>
        <w:t>between</w:t>
      </w:r>
      <w:r>
        <w:rPr>
          <w:spacing w:val="-10"/>
          <w:sz w:val="20"/>
          <w:szCs w:val="20"/>
        </w:rPr>
        <w:t xml:space="preserve"> </w:t>
      </w:r>
      <w:r>
        <w:rPr>
          <w:sz w:val="20"/>
          <w:szCs w:val="20"/>
        </w:rPr>
        <w:t>us and you concerning the franchise, meaning that any prior oral or written statements not set out in the Franchise Agreement will not be binding?</w:t>
      </w:r>
    </w:p>
    <w:p w14:paraId="14F3F1CD" w14:textId="77777777" w:rsidR="00C811EF" w:rsidRDefault="00C811EF">
      <w:pPr>
        <w:pStyle w:val="BodyText"/>
        <w:kinsoku w:val="0"/>
        <w:overflowPunct w:val="0"/>
      </w:pPr>
    </w:p>
    <w:p w14:paraId="6D90108C"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4AD7CB36" w14:textId="77777777" w:rsidR="00C811EF" w:rsidRDefault="00C811EF">
      <w:pPr>
        <w:pStyle w:val="BodyText"/>
        <w:kinsoku w:val="0"/>
        <w:overflowPunct w:val="0"/>
      </w:pPr>
    </w:p>
    <w:p w14:paraId="539BB64D" w14:textId="77777777" w:rsidR="00C811EF" w:rsidRDefault="00C811EF">
      <w:pPr>
        <w:pStyle w:val="ListParagraph"/>
        <w:numPr>
          <w:ilvl w:val="0"/>
          <w:numId w:val="9"/>
        </w:numPr>
        <w:tabs>
          <w:tab w:val="left" w:pos="1646"/>
        </w:tabs>
        <w:kinsoku w:val="0"/>
        <w:overflowPunct w:val="0"/>
        <w:ind w:right="1078"/>
        <w:rPr>
          <w:sz w:val="20"/>
          <w:szCs w:val="20"/>
        </w:rPr>
      </w:pPr>
      <w:r>
        <w:rPr>
          <w:sz w:val="20"/>
          <w:szCs w:val="20"/>
        </w:rPr>
        <w:t>Is</w:t>
      </w:r>
      <w:r>
        <w:rPr>
          <w:spacing w:val="-12"/>
          <w:sz w:val="20"/>
          <w:szCs w:val="20"/>
        </w:rPr>
        <w:t xml:space="preserve"> </w:t>
      </w:r>
      <w:r>
        <w:rPr>
          <w:sz w:val="20"/>
          <w:szCs w:val="20"/>
        </w:rPr>
        <w:t>it</w:t>
      </w:r>
      <w:r>
        <w:rPr>
          <w:spacing w:val="-11"/>
          <w:sz w:val="20"/>
          <w:szCs w:val="20"/>
        </w:rPr>
        <w:t xml:space="preserve"> </w:t>
      </w:r>
      <w:r>
        <w:rPr>
          <w:sz w:val="20"/>
          <w:szCs w:val="20"/>
        </w:rPr>
        <w:t>true</w:t>
      </w:r>
      <w:r>
        <w:rPr>
          <w:spacing w:val="-11"/>
          <w:sz w:val="20"/>
          <w:szCs w:val="20"/>
        </w:rPr>
        <w:t xml:space="preserve"> </w:t>
      </w:r>
      <w:r>
        <w:rPr>
          <w:sz w:val="20"/>
          <w:szCs w:val="20"/>
        </w:rPr>
        <w:t>that</w:t>
      </w:r>
      <w:r>
        <w:rPr>
          <w:spacing w:val="-11"/>
          <w:sz w:val="20"/>
          <w:szCs w:val="20"/>
        </w:rPr>
        <w:t xml:space="preserve"> </w:t>
      </w:r>
      <w:r>
        <w:rPr>
          <w:sz w:val="20"/>
          <w:szCs w:val="20"/>
        </w:rPr>
        <w:t>no</w:t>
      </w:r>
      <w:r>
        <w:rPr>
          <w:spacing w:val="-11"/>
          <w:sz w:val="20"/>
          <w:szCs w:val="20"/>
        </w:rPr>
        <w:t xml:space="preserve"> </w:t>
      </w:r>
      <w:r>
        <w:rPr>
          <w:sz w:val="20"/>
          <w:szCs w:val="20"/>
        </w:rPr>
        <w:t>contingency,</w:t>
      </w:r>
      <w:r>
        <w:rPr>
          <w:spacing w:val="-14"/>
          <w:sz w:val="20"/>
          <w:szCs w:val="20"/>
        </w:rPr>
        <w:t xml:space="preserve"> </w:t>
      </w:r>
      <w:r>
        <w:rPr>
          <w:sz w:val="20"/>
          <w:szCs w:val="20"/>
        </w:rPr>
        <w:t>prerequisite,</w:t>
      </w:r>
      <w:r>
        <w:rPr>
          <w:spacing w:val="-11"/>
          <w:sz w:val="20"/>
          <w:szCs w:val="20"/>
        </w:rPr>
        <w:t xml:space="preserve"> </w:t>
      </w:r>
      <w:r>
        <w:rPr>
          <w:sz w:val="20"/>
          <w:szCs w:val="20"/>
        </w:rPr>
        <w:t>reservation</w:t>
      </w:r>
      <w:r>
        <w:rPr>
          <w:spacing w:val="-12"/>
          <w:sz w:val="20"/>
          <w:szCs w:val="20"/>
        </w:rPr>
        <w:t xml:space="preserve"> </w:t>
      </w:r>
      <w:r>
        <w:rPr>
          <w:sz w:val="20"/>
          <w:szCs w:val="20"/>
        </w:rPr>
        <w:t>or</w:t>
      </w:r>
      <w:r>
        <w:rPr>
          <w:spacing w:val="-13"/>
          <w:sz w:val="20"/>
          <w:szCs w:val="20"/>
        </w:rPr>
        <w:t xml:space="preserve"> </w:t>
      </w:r>
      <w:r>
        <w:rPr>
          <w:sz w:val="20"/>
          <w:szCs w:val="20"/>
        </w:rPr>
        <w:t>otherwise</w:t>
      </w:r>
      <w:r>
        <w:rPr>
          <w:spacing w:val="-12"/>
          <w:sz w:val="20"/>
          <w:szCs w:val="20"/>
        </w:rPr>
        <w:t xml:space="preserve"> </w:t>
      </w:r>
      <w:r>
        <w:rPr>
          <w:sz w:val="20"/>
          <w:szCs w:val="20"/>
        </w:rPr>
        <w:t>exists</w:t>
      </w:r>
      <w:r>
        <w:rPr>
          <w:spacing w:val="-10"/>
          <w:sz w:val="20"/>
          <w:szCs w:val="20"/>
        </w:rPr>
        <w:t xml:space="preserve"> </w:t>
      </w:r>
      <w:r>
        <w:rPr>
          <w:sz w:val="20"/>
          <w:szCs w:val="20"/>
        </w:rPr>
        <w:t>with</w:t>
      </w:r>
      <w:r>
        <w:rPr>
          <w:spacing w:val="-14"/>
          <w:sz w:val="20"/>
          <w:szCs w:val="20"/>
        </w:rPr>
        <w:t xml:space="preserve"> </w:t>
      </w:r>
      <w:r>
        <w:rPr>
          <w:sz w:val="20"/>
          <w:szCs w:val="20"/>
        </w:rPr>
        <w:t>respect</w:t>
      </w:r>
      <w:r>
        <w:rPr>
          <w:spacing w:val="-13"/>
          <w:sz w:val="20"/>
          <w:szCs w:val="20"/>
        </w:rPr>
        <w:t xml:space="preserve"> </w:t>
      </w:r>
      <w:r>
        <w:rPr>
          <w:sz w:val="20"/>
          <w:szCs w:val="20"/>
        </w:rPr>
        <w:t>to</w:t>
      </w:r>
      <w:r>
        <w:rPr>
          <w:spacing w:val="-11"/>
          <w:sz w:val="20"/>
          <w:szCs w:val="20"/>
        </w:rPr>
        <w:t xml:space="preserve"> </w:t>
      </w:r>
      <w:r>
        <w:rPr>
          <w:sz w:val="20"/>
          <w:szCs w:val="20"/>
        </w:rPr>
        <w:t>any matter (including but not limited to you obtaining financing, or you fully performing any of your</w:t>
      </w:r>
      <w:r>
        <w:rPr>
          <w:spacing w:val="-2"/>
          <w:sz w:val="20"/>
          <w:szCs w:val="20"/>
        </w:rPr>
        <w:t xml:space="preserve"> </w:t>
      </w:r>
      <w:r>
        <w:rPr>
          <w:sz w:val="20"/>
          <w:szCs w:val="20"/>
        </w:rPr>
        <w:t>obligations),</w:t>
      </w:r>
      <w:r>
        <w:rPr>
          <w:spacing w:val="-2"/>
          <w:sz w:val="20"/>
          <w:szCs w:val="20"/>
        </w:rPr>
        <w:t xml:space="preserve"> </w:t>
      </w:r>
      <w:r>
        <w:rPr>
          <w:sz w:val="20"/>
          <w:szCs w:val="20"/>
        </w:rPr>
        <w:t>and</w:t>
      </w:r>
      <w:r>
        <w:rPr>
          <w:spacing w:val="-3"/>
          <w:sz w:val="20"/>
          <w:szCs w:val="20"/>
        </w:rPr>
        <w:t xml:space="preserve"> </w:t>
      </w:r>
      <w:r>
        <w:rPr>
          <w:sz w:val="20"/>
          <w:szCs w:val="20"/>
        </w:rPr>
        <w:t>that you</w:t>
      </w:r>
      <w:r>
        <w:rPr>
          <w:spacing w:val="-3"/>
          <w:sz w:val="20"/>
          <w:szCs w:val="20"/>
        </w:rPr>
        <w:t xml:space="preserve"> </w:t>
      </w:r>
      <w:r>
        <w:rPr>
          <w:sz w:val="20"/>
          <w:szCs w:val="20"/>
        </w:rPr>
        <w:t>have</w:t>
      </w:r>
      <w:r>
        <w:rPr>
          <w:spacing w:val="-3"/>
          <w:sz w:val="20"/>
          <w:szCs w:val="20"/>
        </w:rPr>
        <w:t xml:space="preserve"> </w:t>
      </w:r>
      <w:r>
        <w:rPr>
          <w:sz w:val="20"/>
          <w:szCs w:val="20"/>
        </w:rPr>
        <w:t>not</w:t>
      </w:r>
      <w:r>
        <w:rPr>
          <w:spacing w:val="-3"/>
          <w:sz w:val="20"/>
          <w:szCs w:val="20"/>
        </w:rPr>
        <w:t xml:space="preserve"> </w:t>
      </w:r>
      <w:r>
        <w:rPr>
          <w:sz w:val="20"/>
          <w:szCs w:val="20"/>
        </w:rPr>
        <w:t>relied</w:t>
      </w:r>
      <w:r>
        <w:rPr>
          <w:spacing w:val="-1"/>
          <w:sz w:val="20"/>
          <w:szCs w:val="20"/>
        </w:rPr>
        <w:t xml:space="preserve"> </w:t>
      </w:r>
      <w:r>
        <w:rPr>
          <w:sz w:val="20"/>
          <w:szCs w:val="20"/>
        </w:rPr>
        <w:t>in</w:t>
      </w:r>
      <w:r>
        <w:rPr>
          <w:spacing w:val="-3"/>
          <w:sz w:val="20"/>
          <w:szCs w:val="20"/>
        </w:rPr>
        <w:t xml:space="preserve"> </w:t>
      </w:r>
      <w:r>
        <w:rPr>
          <w:sz w:val="20"/>
          <w:szCs w:val="20"/>
        </w:rPr>
        <w:t>any way</w:t>
      </w:r>
      <w:r>
        <w:rPr>
          <w:spacing w:val="-2"/>
          <w:sz w:val="20"/>
          <w:szCs w:val="20"/>
        </w:rPr>
        <w:t xml:space="preserve"> </w:t>
      </w:r>
      <w:r>
        <w:rPr>
          <w:sz w:val="20"/>
          <w:szCs w:val="20"/>
        </w:rPr>
        <w:t>on</w:t>
      </w:r>
      <w:r>
        <w:rPr>
          <w:spacing w:val="-2"/>
          <w:sz w:val="20"/>
          <w:szCs w:val="20"/>
        </w:rPr>
        <w:t xml:space="preserve"> </w:t>
      </w:r>
      <w:r>
        <w:rPr>
          <w:sz w:val="20"/>
          <w:szCs w:val="20"/>
        </w:rPr>
        <w:t>same,</w:t>
      </w:r>
      <w:r>
        <w:rPr>
          <w:spacing w:val="-2"/>
          <w:sz w:val="20"/>
          <w:szCs w:val="20"/>
        </w:rPr>
        <w:t xml:space="preserve"> </w:t>
      </w:r>
      <w:r>
        <w:rPr>
          <w:sz w:val="20"/>
          <w:szCs w:val="20"/>
        </w:rPr>
        <w:t>except</w:t>
      </w:r>
      <w:r>
        <w:rPr>
          <w:spacing w:val="-2"/>
          <w:sz w:val="20"/>
          <w:szCs w:val="20"/>
        </w:rPr>
        <w:t xml:space="preserve"> </w:t>
      </w:r>
      <w:r>
        <w:rPr>
          <w:sz w:val="20"/>
          <w:szCs w:val="20"/>
        </w:rPr>
        <w:t>as</w:t>
      </w:r>
      <w:r>
        <w:rPr>
          <w:spacing w:val="-2"/>
          <w:sz w:val="20"/>
          <w:szCs w:val="20"/>
        </w:rPr>
        <w:t xml:space="preserve"> </w:t>
      </w:r>
      <w:r>
        <w:rPr>
          <w:sz w:val="20"/>
          <w:szCs w:val="20"/>
        </w:rPr>
        <w:t>expressly</w:t>
      </w:r>
      <w:r>
        <w:rPr>
          <w:spacing w:val="-2"/>
          <w:sz w:val="20"/>
          <w:szCs w:val="20"/>
        </w:rPr>
        <w:t xml:space="preserve"> </w:t>
      </w:r>
      <w:r>
        <w:rPr>
          <w:sz w:val="20"/>
          <w:szCs w:val="20"/>
        </w:rPr>
        <w:t>set out in the Franchise Agreement or any attached written Addendum signed by you and us?</w:t>
      </w:r>
    </w:p>
    <w:p w14:paraId="17AD8017" w14:textId="77777777" w:rsidR="00C811EF" w:rsidRDefault="00C811EF">
      <w:pPr>
        <w:pStyle w:val="BodyText"/>
        <w:kinsoku w:val="0"/>
        <w:overflowPunct w:val="0"/>
      </w:pPr>
    </w:p>
    <w:p w14:paraId="7617BD35"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07C285B4" w14:textId="67E9D37A" w:rsidR="00C811EF" w:rsidRDefault="00C811EF">
      <w:pPr>
        <w:pStyle w:val="ListParagraph"/>
        <w:numPr>
          <w:ilvl w:val="0"/>
          <w:numId w:val="9"/>
        </w:numPr>
        <w:tabs>
          <w:tab w:val="left" w:pos="1646"/>
        </w:tabs>
        <w:kinsoku w:val="0"/>
        <w:overflowPunct w:val="0"/>
        <w:spacing w:before="229"/>
        <w:ind w:right="1077"/>
        <w:jc w:val="left"/>
        <w:rPr>
          <w:sz w:val="20"/>
          <w:szCs w:val="20"/>
        </w:rPr>
      </w:pPr>
      <w:r>
        <w:rPr>
          <w:sz w:val="20"/>
          <w:szCs w:val="20"/>
        </w:rPr>
        <w:t>Do</w:t>
      </w:r>
      <w:r>
        <w:rPr>
          <w:spacing w:val="31"/>
          <w:sz w:val="20"/>
          <w:szCs w:val="20"/>
        </w:rPr>
        <w:t xml:space="preserve"> </w:t>
      </w:r>
      <w:r>
        <w:rPr>
          <w:sz w:val="20"/>
          <w:szCs w:val="20"/>
        </w:rPr>
        <w:t>you</w:t>
      </w:r>
      <w:r>
        <w:rPr>
          <w:spacing w:val="34"/>
          <w:sz w:val="20"/>
          <w:szCs w:val="20"/>
        </w:rPr>
        <w:t xml:space="preserve"> </w:t>
      </w:r>
      <w:r>
        <w:rPr>
          <w:sz w:val="20"/>
          <w:szCs w:val="20"/>
        </w:rPr>
        <w:t>understand</w:t>
      </w:r>
      <w:r>
        <w:rPr>
          <w:spacing w:val="34"/>
          <w:sz w:val="20"/>
          <w:szCs w:val="20"/>
        </w:rPr>
        <w:t xml:space="preserve"> </w:t>
      </w:r>
      <w:r>
        <w:rPr>
          <w:sz w:val="20"/>
          <w:szCs w:val="20"/>
        </w:rPr>
        <w:t>that</w:t>
      </w:r>
      <w:r>
        <w:rPr>
          <w:spacing w:val="34"/>
          <w:sz w:val="20"/>
          <w:szCs w:val="20"/>
        </w:rPr>
        <w:t xml:space="preserve"> </w:t>
      </w:r>
      <w:r>
        <w:rPr>
          <w:sz w:val="20"/>
          <w:szCs w:val="20"/>
        </w:rPr>
        <w:t>we</w:t>
      </w:r>
      <w:r>
        <w:rPr>
          <w:spacing w:val="32"/>
          <w:sz w:val="20"/>
          <w:szCs w:val="20"/>
        </w:rPr>
        <w:t xml:space="preserve"> </w:t>
      </w:r>
      <w:r>
        <w:rPr>
          <w:sz w:val="20"/>
          <w:szCs w:val="20"/>
        </w:rPr>
        <w:t>or</w:t>
      </w:r>
      <w:r>
        <w:rPr>
          <w:spacing w:val="35"/>
          <w:sz w:val="20"/>
          <w:szCs w:val="20"/>
        </w:rPr>
        <w:t xml:space="preserve"> </w:t>
      </w:r>
      <w:r>
        <w:rPr>
          <w:sz w:val="20"/>
          <w:szCs w:val="20"/>
        </w:rPr>
        <w:t>our</w:t>
      </w:r>
      <w:r>
        <w:rPr>
          <w:spacing w:val="35"/>
          <w:sz w:val="20"/>
          <w:szCs w:val="20"/>
        </w:rPr>
        <w:t xml:space="preserve"> </w:t>
      </w:r>
      <w:r>
        <w:rPr>
          <w:sz w:val="20"/>
          <w:szCs w:val="20"/>
        </w:rPr>
        <w:t>Associates</w:t>
      </w:r>
      <w:r>
        <w:rPr>
          <w:spacing w:val="33"/>
          <w:sz w:val="20"/>
          <w:szCs w:val="20"/>
        </w:rPr>
        <w:t xml:space="preserve"> </w:t>
      </w:r>
      <w:r>
        <w:rPr>
          <w:sz w:val="20"/>
          <w:szCs w:val="20"/>
        </w:rPr>
        <w:t>or</w:t>
      </w:r>
      <w:r>
        <w:rPr>
          <w:spacing w:val="35"/>
          <w:sz w:val="20"/>
          <w:szCs w:val="20"/>
        </w:rPr>
        <w:t xml:space="preserve"> </w:t>
      </w:r>
      <w:r>
        <w:rPr>
          <w:sz w:val="20"/>
          <w:szCs w:val="20"/>
        </w:rPr>
        <w:t>Affiliates</w:t>
      </w:r>
      <w:r>
        <w:rPr>
          <w:spacing w:val="35"/>
          <w:sz w:val="20"/>
          <w:szCs w:val="20"/>
        </w:rPr>
        <w:t xml:space="preserve"> </w:t>
      </w:r>
      <w:r>
        <w:rPr>
          <w:sz w:val="20"/>
          <w:szCs w:val="20"/>
        </w:rPr>
        <w:t>may</w:t>
      </w:r>
      <w:r>
        <w:rPr>
          <w:spacing w:val="33"/>
          <w:sz w:val="20"/>
          <w:szCs w:val="20"/>
        </w:rPr>
        <w:t xml:space="preserve"> </w:t>
      </w:r>
      <w:r>
        <w:rPr>
          <w:sz w:val="20"/>
          <w:szCs w:val="20"/>
        </w:rPr>
        <w:t>derive</w:t>
      </w:r>
      <w:r>
        <w:rPr>
          <w:spacing w:val="34"/>
          <w:sz w:val="20"/>
          <w:szCs w:val="20"/>
        </w:rPr>
        <w:t xml:space="preserve"> </w:t>
      </w:r>
      <w:r>
        <w:rPr>
          <w:sz w:val="20"/>
          <w:szCs w:val="20"/>
        </w:rPr>
        <w:t>a</w:t>
      </w:r>
      <w:r>
        <w:rPr>
          <w:spacing w:val="32"/>
          <w:sz w:val="20"/>
          <w:szCs w:val="20"/>
        </w:rPr>
        <w:t xml:space="preserve"> </w:t>
      </w:r>
      <w:r>
        <w:rPr>
          <w:sz w:val="20"/>
          <w:szCs w:val="20"/>
        </w:rPr>
        <w:t>profit</w:t>
      </w:r>
      <w:r>
        <w:rPr>
          <w:spacing w:val="34"/>
          <w:sz w:val="20"/>
          <w:szCs w:val="20"/>
        </w:rPr>
        <w:t xml:space="preserve"> </w:t>
      </w:r>
      <w:r>
        <w:rPr>
          <w:sz w:val="20"/>
          <w:szCs w:val="20"/>
        </w:rPr>
        <w:t>from</w:t>
      </w:r>
      <w:r>
        <w:rPr>
          <w:spacing w:val="34"/>
          <w:sz w:val="20"/>
          <w:szCs w:val="20"/>
        </w:rPr>
        <w:t xml:space="preserve"> </w:t>
      </w:r>
      <w:r>
        <w:rPr>
          <w:sz w:val="20"/>
          <w:szCs w:val="20"/>
        </w:rPr>
        <w:t>the construction</w:t>
      </w:r>
      <w:r>
        <w:rPr>
          <w:spacing w:val="-4"/>
          <w:sz w:val="20"/>
          <w:szCs w:val="20"/>
        </w:rPr>
        <w:t xml:space="preserve"> </w:t>
      </w:r>
      <w:r>
        <w:rPr>
          <w:sz w:val="20"/>
          <w:szCs w:val="20"/>
        </w:rPr>
        <w:t>of</w:t>
      </w:r>
      <w:r>
        <w:rPr>
          <w:spacing w:val="-2"/>
          <w:sz w:val="20"/>
          <w:szCs w:val="20"/>
        </w:rPr>
        <w:t xml:space="preserve"> </w:t>
      </w:r>
      <w:r>
        <w:rPr>
          <w:sz w:val="20"/>
          <w:szCs w:val="20"/>
        </w:rPr>
        <w:t>the</w:t>
      </w:r>
      <w:r>
        <w:rPr>
          <w:spacing w:val="-2"/>
          <w:sz w:val="20"/>
          <w:szCs w:val="20"/>
        </w:rPr>
        <w:t xml:space="preserve"> </w:t>
      </w:r>
      <w:del w:id="773" w:author="Matthew Levine" w:date="2025-06-06T13:43:00Z" w16du:dateUtc="2025-06-06T17:43:00Z">
        <w:r w:rsidDel="00BC2D8A">
          <w:rPr>
            <w:sz w:val="20"/>
            <w:szCs w:val="20"/>
          </w:rPr>
          <w:delText>Studio</w:delText>
        </w:r>
      </w:del>
      <w:ins w:id="774" w:author="Matthew Levine" w:date="2025-06-06T13:43:00Z" w16du:dateUtc="2025-06-06T17:43:00Z">
        <w:r w:rsidR="00BC2D8A">
          <w:rPr>
            <w:sz w:val="20"/>
            <w:szCs w:val="20"/>
          </w:rPr>
          <w:t>[Premise Café]</w:t>
        </w:r>
      </w:ins>
      <w:r>
        <w:rPr>
          <w:spacing w:val="-4"/>
          <w:sz w:val="20"/>
          <w:szCs w:val="20"/>
        </w:rPr>
        <w:t xml:space="preserve"> </w:t>
      </w:r>
      <w:r>
        <w:rPr>
          <w:sz w:val="20"/>
          <w:szCs w:val="20"/>
        </w:rPr>
        <w:t>or</w:t>
      </w:r>
      <w:r>
        <w:rPr>
          <w:spacing w:val="-1"/>
          <w:sz w:val="20"/>
          <w:szCs w:val="20"/>
        </w:rPr>
        <w:t xml:space="preserve"> </w:t>
      </w:r>
      <w:r>
        <w:rPr>
          <w:sz w:val="20"/>
          <w:szCs w:val="20"/>
        </w:rPr>
        <w:t>and</w:t>
      </w:r>
      <w:r>
        <w:rPr>
          <w:spacing w:val="-4"/>
          <w:sz w:val="20"/>
          <w:szCs w:val="20"/>
        </w:rPr>
        <w:t xml:space="preserve"> </w:t>
      </w:r>
      <w:r>
        <w:rPr>
          <w:sz w:val="20"/>
          <w:szCs w:val="20"/>
        </w:rPr>
        <w:t>a</w:t>
      </w:r>
      <w:r>
        <w:rPr>
          <w:spacing w:val="-4"/>
          <w:sz w:val="20"/>
          <w:szCs w:val="20"/>
        </w:rPr>
        <w:t xml:space="preserve"> </w:t>
      </w:r>
      <w:r>
        <w:rPr>
          <w:sz w:val="20"/>
          <w:szCs w:val="20"/>
        </w:rPr>
        <w:t>profit</w:t>
      </w:r>
      <w:r>
        <w:rPr>
          <w:spacing w:val="-2"/>
          <w:sz w:val="20"/>
          <w:szCs w:val="20"/>
        </w:rPr>
        <w:t xml:space="preserve"> </w:t>
      </w:r>
      <w:r>
        <w:rPr>
          <w:sz w:val="20"/>
          <w:szCs w:val="20"/>
        </w:rPr>
        <w:t>from</w:t>
      </w:r>
      <w:r>
        <w:rPr>
          <w:spacing w:val="-6"/>
          <w:sz w:val="20"/>
          <w:szCs w:val="20"/>
        </w:rPr>
        <w:t xml:space="preserve"> </w:t>
      </w:r>
      <w:r>
        <w:rPr>
          <w:sz w:val="20"/>
          <w:szCs w:val="20"/>
        </w:rPr>
        <w:t>rebates</w:t>
      </w:r>
      <w:r>
        <w:rPr>
          <w:spacing w:val="-5"/>
          <w:sz w:val="20"/>
          <w:szCs w:val="20"/>
        </w:rPr>
        <w:t xml:space="preserve"> </w:t>
      </w:r>
      <w:r>
        <w:rPr>
          <w:sz w:val="20"/>
          <w:szCs w:val="20"/>
        </w:rPr>
        <w:t>from</w:t>
      </w:r>
      <w:r>
        <w:rPr>
          <w:spacing w:val="-4"/>
          <w:sz w:val="20"/>
          <w:szCs w:val="20"/>
        </w:rPr>
        <w:t xml:space="preserve"> </w:t>
      </w:r>
      <w:r>
        <w:rPr>
          <w:sz w:val="20"/>
          <w:szCs w:val="20"/>
        </w:rPr>
        <w:t>designated</w:t>
      </w:r>
      <w:r>
        <w:rPr>
          <w:spacing w:val="-6"/>
          <w:sz w:val="20"/>
          <w:szCs w:val="20"/>
        </w:rPr>
        <w:t xml:space="preserve"> </w:t>
      </w:r>
      <w:r>
        <w:rPr>
          <w:sz w:val="20"/>
          <w:szCs w:val="20"/>
        </w:rPr>
        <w:t>suppliers?</w:t>
      </w:r>
    </w:p>
    <w:p w14:paraId="4C901026" w14:textId="77777777" w:rsidR="00C811EF" w:rsidRDefault="00C811EF">
      <w:pPr>
        <w:pStyle w:val="BodyText"/>
        <w:kinsoku w:val="0"/>
        <w:overflowPunct w:val="0"/>
        <w:spacing w:before="1"/>
      </w:pPr>
    </w:p>
    <w:p w14:paraId="4DC85FC4"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1B0EB381" w14:textId="77777777" w:rsidR="00C811EF" w:rsidRDefault="00C811EF">
      <w:pPr>
        <w:pStyle w:val="BodyText"/>
        <w:tabs>
          <w:tab w:val="left" w:pos="2474"/>
          <w:tab w:val="left" w:pos="3268"/>
        </w:tabs>
        <w:kinsoku w:val="0"/>
        <w:overflowPunct w:val="0"/>
        <w:ind w:left="1646"/>
        <w:sectPr w:rsidR="00C811EF">
          <w:pgSz w:w="12240" w:h="15840"/>
          <w:pgMar w:top="400" w:right="720" w:bottom="1460" w:left="720" w:header="200" w:footer="1278" w:gutter="0"/>
          <w:cols w:space="720"/>
          <w:noEndnote/>
        </w:sectPr>
      </w:pPr>
    </w:p>
    <w:p w14:paraId="1E09126A" w14:textId="77777777" w:rsidR="00C811EF" w:rsidRDefault="00C811EF">
      <w:pPr>
        <w:pStyle w:val="BodyText"/>
        <w:kinsoku w:val="0"/>
        <w:overflowPunct w:val="0"/>
      </w:pPr>
    </w:p>
    <w:p w14:paraId="5D1428F9" w14:textId="77777777" w:rsidR="00C811EF" w:rsidRDefault="00C811EF">
      <w:pPr>
        <w:pStyle w:val="BodyText"/>
        <w:kinsoku w:val="0"/>
        <w:overflowPunct w:val="0"/>
      </w:pPr>
    </w:p>
    <w:p w14:paraId="6974C8B3" w14:textId="77777777" w:rsidR="00C811EF" w:rsidRDefault="00C811EF">
      <w:pPr>
        <w:pStyle w:val="BodyText"/>
        <w:kinsoku w:val="0"/>
        <w:overflowPunct w:val="0"/>
      </w:pPr>
    </w:p>
    <w:p w14:paraId="4044589D" w14:textId="77777777" w:rsidR="00C811EF" w:rsidRDefault="00C811EF">
      <w:pPr>
        <w:pStyle w:val="BodyText"/>
        <w:kinsoku w:val="0"/>
        <w:overflowPunct w:val="0"/>
        <w:spacing w:before="119"/>
      </w:pPr>
    </w:p>
    <w:p w14:paraId="190853DB" w14:textId="77777777" w:rsidR="00C811EF" w:rsidRDefault="00C811EF">
      <w:pPr>
        <w:pStyle w:val="ListParagraph"/>
        <w:numPr>
          <w:ilvl w:val="0"/>
          <w:numId w:val="9"/>
        </w:numPr>
        <w:tabs>
          <w:tab w:val="left" w:pos="1646"/>
        </w:tabs>
        <w:kinsoku w:val="0"/>
        <w:overflowPunct w:val="0"/>
        <w:ind w:right="1077"/>
        <w:rPr>
          <w:sz w:val="20"/>
          <w:szCs w:val="20"/>
        </w:rPr>
      </w:pPr>
      <w:r>
        <w:rPr>
          <w:sz w:val="20"/>
          <w:szCs w:val="20"/>
        </w:rPr>
        <w:t>Do</w:t>
      </w:r>
      <w:r>
        <w:rPr>
          <w:spacing w:val="-14"/>
          <w:sz w:val="20"/>
          <w:szCs w:val="20"/>
        </w:rPr>
        <w:t xml:space="preserve"> </w:t>
      </w:r>
      <w:r>
        <w:rPr>
          <w:sz w:val="20"/>
          <w:szCs w:val="20"/>
        </w:rPr>
        <w:t>you</w:t>
      </w:r>
      <w:r>
        <w:rPr>
          <w:spacing w:val="-14"/>
          <w:sz w:val="20"/>
          <w:szCs w:val="20"/>
        </w:rPr>
        <w:t xml:space="preserve"> </w:t>
      </w:r>
      <w:r>
        <w:rPr>
          <w:sz w:val="20"/>
          <w:szCs w:val="20"/>
        </w:rPr>
        <w:t>understand</w:t>
      </w:r>
      <w:r>
        <w:rPr>
          <w:spacing w:val="-14"/>
          <w:sz w:val="20"/>
          <w:szCs w:val="20"/>
        </w:rPr>
        <w:t xml:space="preserve"> </w:t>
      </w:r>
      <w:r>
        <w:rPr>
          <w:sz w:val="20"/>
          <w:szCs w:val="20"/>
        </w:rPr>
        <w:t>that</w:t>
      </w:r>
      <w:r>
        <w:rPr>
          <w:spacing w:val="-14"/>
          <w:sz w:val="20"/>
          <w:szCs w:val="20"/>
        </w:rPr>
        <w:t xml:space="preserve"> </w:t>
      </w:r>
      <w:r>
        <w:rPr>
          <w:sz w:val="20"/>
          <w:szCs w:val="20"/>
        </w:rPr>
        <w:t>in</w:t>
      </w:r>
      <w:r>
        <w:rPr>
          <w:spacing w:val="-14"/>
          <w:sz w:val="20"/>
          <w:szCs w:val="20"/>
        </w:rPr>
        <w:t xml:space="preserve"> </w:t>
      </w:r>
      <w:r>
        <w:rPr>
          <w:sz w:val="20"/>
          <w:szCs w:val="20"/>
        </w:rPr>
        <w:t>all</w:t>
      </w:r>
      <w:r>
        <w:rPr>
          <w:spacing w:val="-14"/>
          <w:sz w:val="20"/>
          <w:szCs w:val="20"/>
        </w:rPr>
        <w:t xml:space="preserve"> </w:t>
      </w:r>
      <w:r>
        <w:rPr>
          <w:sz w:val="20"/>
          <w:szCs w:val="20"/>
        </w:rPr>
        <w:t>dealings</w:t>
      </w:r>
      <w:r>
        <w:rPr>
          <w:spacing w:val="-14"/>
          <w:sz w:val="20"/>
          <w:szCs w:val="20"/>
        </w:rPr>
        <w:t xml:space="preserve"> </w:t>
      </w:r>
      <w:r>
        <w:rPr>
          <w:sz w:val="20"/>
          <w:szCs w:val="20"/>
        </w:rPr>
        <w:t>with</w:t>
      </w:r>
      <w:r>
        <w:rPr>
          <w:spacing w:val="-14"/>
          <w:sz w:val="20"/>
          <w:szCs w:val="20"/>
        </w:rPr>
        <w:t xml:space="preserve"> </w:t>
      </w:r>
      <w:r>
        <w:rPr>
          <w:sz w:val="20"/>
          <w:szCs w:val="20"/>
        </w:rPr>
        <w:t>you,</w:t>
      </w:r>
      <w:r>
        <w:rPr>
          <w:spacing w:val="-14"/>
          <w:sz w:val="20"/>
          <w:szCs w:val="20"/>
        </w:rPr>
        <w:t xml:space="preserve"> </w:t>
      </w:r>
      <w:r>
        <w:rPr>
          <w:sz w:val="20"/>
          <w:szCs w:val="20"/>
        </w:rPr>
        <w:t>our</w:t>
      </w:r>
      <w:r>
        <w:rPr>
          <w:spacing w:val="-13"/>
          <w:sz w:val="20"/>
          <w:szCs w:val="20"/>
        </w:rPr>
        <w:t xml:space="preserve"> </w:t>
      </w:r>
      <w:r>
        <w:rPr>
          <w:sz w:val="20"/>
          <w:szCs w:val="20"/>
        </w:rPr>
        <w:t>officers,</w:t>
      </w:r>
      <w:r>
        <w:rPr>
          <w:spacing w:val="-14"/>
          <w:sz w:val="20"/>
          <w:szCs w:val="20"/>
        </w:rPr>
        <w:t xml:space="preserve"> </w:t>
      </w:r>
      <w:r>
        <w:rPr>
          <w:sz w:val="20"/>
          <w:szCs w:val="20"/>
        </w:rPr>
        <w:t>directors,</w:t>
      </w:r>
      <w:r>
        <w:rPr>
          <w:spacing w:val="-14"/>
          <w:sz w:val="20"/>
          <w:szCs w:val="20"/>
        </w:rPr>
        <w:t xml:space="preserve"> </w:t>
      </w:r>
      <w:r>
        <w:rPr>
          <w:sz w:val="20"/>
          <w:szCs w:val="20"/>
        </w:rPr>
        <w:t>employees</w:t>
      </w:r>
      <w:r>
        <w:rPr>
          <w:spacing w:val="-14"/>
          <w:sz w:val="20"/>
          <w:szCs w:val="20"/>
        </w:rPr>
        <w:t xml:space="preserve"> </w:t>
      </w:r>
      <w:r>
        <w:rPr>
          <w:sz w:val="20"/>
          <w:szCs w:val="20"/>
        </w:rPr>
        <w:t>and</w:t>
      </w:r>
      <w:r>
        <w:rPr>
          <w:spacing w:val="-14"/>
          <w:sz w:val="20"/>
          <w:szCs w:val="20"/>
        </w:rPr>
        <w:t xml:space="preserve"> </w:t>
      </w:r>
      <w:r>
        <w:rPr>
          <w:sz w:val="20"/>
          <w:szCs w:val="20"/>
        </w:rPr>
        <w:t>agents act</w:t>
      </w:r>
      <w:r>
        <w:rPr>
          <w:spacing w:val="-8"/>
          <w:sz w:val="20"/>
          <w:szCs w:val="20"/>
        </w:rPr>
        <w:t xml:space="preserve"> </w:t>
      </w:r>
      <w:r>
        <w:rPr>
          <w:sz w:val="20"/>
          <w:szCs w:val="20"/>
        </w:rPr>
        <w:t>only</w:t>
      </w:r>
      <w:r>
        <w:rPr>
          <w:spacing w:val="-7"/>
          <w:sz w:val="20"/>
          <w:szCs w:val="20"/>
        </w:rPr>
        <w:t xml:space="preserve"> </w:t>
      </w:r>
      <w:r>
        <w:rPr>
          <w:sz w:val="20"/>
          <w:szCs w:val="20"/>
        </w:rPr>
        <w:t>in</w:t>
      </w:r>
      <w:r>
        <w:rPr>
          <w:spacing w:val="-8"/>
          <w:sz w:val="20"/>
          <w:szCs w:val="20"/>
        </w:rPr>
        <w:t xml:space="preserve"> </w:t>
      </w:r>
      <w:r>
        <w:rPr>
          <w:sz w:val="20"/>
          <w:szCs w:val="20"/>
        </w:rPr>
        <w:t>a</w:t>
      </w:r>
      <w:r>
        <w:rPr>
          <w:spacing w:val="-8"/>
          <w:sz w:val="20"/>
          <w:szCs w:val="20"/>
        </w:rPr>
        <w:t xml:space="preserve"> </w:t>
      </w:r>
      <w:r>
        <w:rPr>
          <w:sz w:val="20"/>
          <w:szCs w:val="20"/>
        </w:rPr>
        <w:t>representative</w:t>
      </w:r>
      <w:r>
        <w:rPr>
          <w:spacing w:val="-9"/>
          <w:sz w:val="20"/>
          <w:szCs w:val="20"/>
        </w:rPr>
        <w:t xml:space="preserve"> </w:t>
      </w:r>
      <w:r>
        <w:rPr>
          <w:sz w:val="20"/>
          <w:szCs w:val="20"/>
        </w:rPr>
        <w:t>capacity</w:t>
      </w:r>
      <w:r>
        <w:rPr>
          <w:spacing w:val="-7"/>
          <w:sz w:val="20"/>
          <w:szCs w:val="20"/>
        </w:rPr>
        <w:t xml:space="preserve"> </w:t>
      </w:r>
      <w:r>
        <w:rPr>
          <w:sz w:val="20"/>
          <w:szCs w:val="20"/>
        </w:rPr>
        <w:t>and</w:t>
      </w:r>
      <w:r>
        <w:rPr>
          <w:spacing w:val="-9"/>
          <w:sz w:val="20"/>
          <w:szCs w:val="20"/>
        </w:rPr>
        <w:t xml:space="preserve"> </w:t>
      </w:r>
      <w:r>
        <w:rPr>
          <w:sz w:val="20"/>
          <w:szCs w:val="20"/>
        </w:rPr>
        <w:t>not</w:t>
      </w:r>
      <w:r>
        <w:rPr>
          <w:spacing w:val="-9"/>
          <w:sz w:val="20"/>
          <w:szCs w:val="20"/>
        </w:rPr>
        <w:t xml:space="preserve"> </w:t>
      </w:r>
      <w:r>
        <w:rPr>
          <w:sz w:val="20"/>
          <w:szCs w:val="20"/>
        </w:rPr>
        <w:t>in</w:t>
      </w:r>
      <w:r>
        <w:rPr>
          <w:spacing w:val="-8"/>
          <w:sz w:val="20"/>
          <w:szCs w:val="20"/>
        </w:rPr>
        <w:t xml:space="preserve"> </w:t>
      </w:r>
      <w:r>
        <w:rPr>
          <w:sz w:val="20"/>
          <w:szCs w:val="20"/>
        </w:rPr>
        <w:t>an</w:t>
      </w:r>
      <w:r>
        <w:rPr>
          <w:spacing w:val="-9"/>
          <w:sz w:val="20"/>
          <w:szCs w:val="20"/>
        </w:rPr>
        <w:t xml:space="preserve"> </w:t>
      </w:r>
      <w:r>
        <w:rPr>
          <w:sz w:val="20"/>
          <w:szCs w:val="20"/>
        </w:rPr>
        <w:t>individual</w:t>
      </w:r>
      <w:r>
        <w:rPr>
          <w:spacing w:val="-9"/>
          <w:sz w:val="20"/>
          <w:szCs w:val="20"/>
        </w:rPr>
        <w:t xml:space="preserve"> </w:t>
      </w:r>
      <w:r>
        <w:rPr>
          <w:sz w:val="20"/>
          <w:szCs w:val="20"/>
        </w:rPr>
        <w:t>capacity</w:t>
      </w:r>
      <w:r>
        <w:rPr>
          <w:spacing w:val="-7"/>
          <w:sz w:val="20"/>
          <w:szCs w:val="20"/>
        </w:rPr>
        <w:t xml:space="preserve"> </w:t>
      </w:r>
      <w:r>
        <w:rPr>
          <w:sz w:val="20"/>
          <w:szCs w:val="20"/>
        </w:rPr>
        <w:t>and</w:t>
      </w:r>
      <w:r>
        <w:rPr>
          <w:spacing w:val="-10"/>
          <w:sz w:val="20"/>
          <w:szCs w:val="20"/>
        </w:rPr>
        <w:t xml:space="preserve"> </w:t>
      </w:r>
      <w:r>
        <w:rPr>
          <w:sz w:val="20"/>
          <w:szCs w:val="20"/>
        </w:rPr>
        <w:t>these</w:t>
      </w:r>
      <w:r>
        <w:rPr>
          <w:spacing w:val="-8"/>
          <w:sz w:val="20"/>
          <w:szCs w:val="20"/>
        </w:rPr>
        <w:t xml:space="preserve"> </w:t>
      </w:r>
      <w:r>
        <w:rPr>
          <w:sz w:val="20"/>
          <w:szCs w:val="20"/>
        </w:rPr>
        <w:t>dealings</w:t>
      </w:r>
      <w:r>
        <w:rPr>
          <w:spacing w:val="-7"/>
          <w:sz w:val="20"/>
          <w:szCs w:val="20"/>
        </w:rPr>
        <w:t xml:space="preserve"> </w:t>
      </w:r>
      <w:r>
        <w:rPr>
          <w:sz w:val="20"/>
          <w:szCs w:val="20"/>
        </w:rPr>
        <w:t>are solely between you and us?</w:t>
      </w:r>
    </w:p>
    <w:p w14:paraId="6F85C3B6" w14:textId="77777777" w:rsidR="00C811EF" w:rsidRDefault="00C811EF">
      <w:pPr>
        <w:pStyle w:val="BodyText"/>
        <w:kinsoku w:val="0"/>
        <w:overflowPunct w:val="0"/>
      </w:pPr>
    </w:p>
    <w:p w14:paraId="79B1FE12" w14:textId="77777777" w:rsidR="00C811EF" w:rsidRDefault="00C811EF">
      <w:pPr>
        <w:pStyle w:val="BodyText"/>
        <w:tabs>
          <w:tab w:val="left" w:pos="2474"/>
          <w:tab w:val="left" w:pos="3268"/>
        </w:tabs>
        <w:kinsoku w:val="0"/>
        <w:overflowPunct w:val="0"/>
        <w:ind w:left="1646"/>
      </w:pPr>
      <w:r>
        <w:t xml:space="preserve">Yes </w:t>
      </w:r>
      <w:r>
        <w:rPr>
          <w:u w:val="single"/>
        </w:rPr>
        <w:tab/>
      </w:r>
      <w:r>
        <w:t xml:space="preserve">No </w:t>
      </w:r>
      <w:r>
        <w:rPr>
          <w:u w:val="single"/>
        </w:rPr>
        <w:tab/>
      </w:r>
    </w:p>
    <w:p w14:paraId="3C6CFA8A" w14:textId="77777777" w:rsidR="00C811EF" w:rsidRDefault="00C811EF">
      <w:pPr>
        <w:pStyle w:val="BodyText"/>
        <w:kinsoku w:val="0"/>
        <w:overflowPunct w:val="0"/>
      </w:pPr>
    </w:p>
    <w:p w14:paraId="3BD45FAB" w14:textId="3916B834" w:rsidR="00C811EF" w:rsidRDefault="00C811EF">
      <w:pPr>
        <w:pStyle w:val="ListParagraph"/>
        <w:numPr>
          <w:ilvl w:val="0"/>
          <w:numId w:val="9"/>
        </w:numPr>
        <w:tabs>
          <w:tab w:val="left" w:pos="1646"/>
        </w:tabs>
        <w:kinsoku w:val="0"/>
        <w:overflowPunct w:val="0"/>
        <w:ind w:right="1078"/>
        <w:jc w:val="left"/>
        <w:rPr>
          <w:sz w:val="20"/>
          <w:szCs w:val="20"/>
        </w:rPr>
      </w:pPr>
      <w:r>
        <w:rPr>
          <w:spacing w:val="-2"/>
          <w:sz w:val="20"/>
          <w:szCs w:val="20"/>
        </w:rPr>
        <w:t>Have</w:t>
      </w:r>
      <w:r>
        <w:rPr>
          <w:spacing w:val="-12"/>
          <w:sz w:val="20"/>
          <w:szCs w:val="20"/>
        </w:rPr>
        <w:t xml:space="preserve"> </w:t>
      </w:r>
      <w:r>
        <w:rPr>
          <w:spacing w:val="-2"/>
          <w:sz w:val="20"/>
          <w:szCs w:val="20"/>
        </w:rPr>
        <w:t>you</w:t>
      </w:r>
      <w:r>
        <w:rPr>
          <w:spacing w:val="-12"/>
          <w:sz w:val="20"/>
          <w:szCs w:val="20"/>
        </w:rPr>
        <w:t xml:space="preserve"> </w:t>
      </w:r>
      <w:r>
        <w:rPr>
          <w:spacing w:val="-2"/>
          <w:sz w:val="20"/>
          <w:szCs w:val="20"/>
        </w:rPr>
        <w:t>performed</w:t>
      </w:r>
      <w:r>
        <w:rPr>
          <w:spacing w:val="-12"/>
          <w:sz w:val="20"/>
          <w:szCs w:val="20"/>
        </w:rPr>
        <w:t xml:space="preserve"> </w:t>
      </w:r>
      <w:r>
        <w:rPr>
          <w:spacing w:val="-2"/>
          <w:sz w:val="20"/>
          <w:szCs w:val="20"/>
        </w:rPr>
        <w:t>due</w:t>
      </w:r>
      <w:r>
        <w:rPr>
          <w:spacing w:val="-9"/>
          <w:sz w:val="20"/>
          <w:szCs w:val="20"/>
        </w:rPr>
        <w:t xml:space="preserve"> </w:t>
      </w:r>
      <w:r>
        <w:rPr>
          <w:spacing w:val="-2"/>
          <w:sz w:val="20"/>
          <w:szCs w:val="20"/>
        </w:rPr>
        <w:t>diligence</w:t>
      </w:r>
      <w:r>
        <w:rPr>
          <w:spacing w:val="-12"/>
          <w:sz w:val="20"/>
          <w:szCs w:val="20"/>
        </w:rPr>
        <w:t xml:space="preserve"> </w:t>
      </w:r>
      <w:r>
        <w:rPr>
          <w:spacing w:val="-2"/>
          <w:sz w:val="20"/>
          <w:szCs w:val="20"/>
        </w:rPr>
        <w:t>prior</w:t>
      </w:r>
      <w:r>
        <w:rPr>
          <w:spacing w:val="-11"/>
          <w:sz w:val="20"/>
          <w:szCs w:val="20"/>
        </w:rPr>
        <w:t xml:space="preserve"> </w:t>
      </w:r>
      <w:r>
        <w:rPr>
          <w:spacing w:val="-2"/>
          <w:sz w:val="20"/>
          <w:szCs w:val="20"/>
        </w:rPr>
        <w:t>to</w:t>
      </w:r>
      <w:r>
        <w:rPr>
          <w:spacing w:val="-12"/>
          <w:sz w:val="20"/>
          <w:szCs w:val="20"/>
        </w:rPr>
        <w:t xml:space="preserve"> </w:t>
      </w:r>
      <w:r>
        <w:rPr>
          <w:spacing w:val="-2"/>
          <w:sz w:val="20"/>
          <w:szCs w:val="20"/>
        </w:rPr>
        <w:t>signing</w:t>
      </w:r>
      <w:r>
        <w:rPr>
          <w:spacing w:val="-12"/>
          <w:sz w:val="20"/>
          <w:szCs w:val="20"/>
        </w:rPr>
        <w:t xml:space="preserve"> </w:t>
      </w:r>
      <w:r>
        <w:rPr>
          <w:spacing w:val="-2"/>
          <w:sz w:val="20"/>
          <w:szCs w:val="20"/>
        </w:rPr>
        <w:t>the</w:t>
      </w:r>
      <w:r>
        <w:rPr>
          <w:spacing w:val="-12"/>
          <w:sz w:val="20"/>
          <w:szCs w:val="20"/>
        </w:rPr>
        <w:t xml:space="preserve"> </w:t>
      </w:r>
      <w:r>
        <w:rPr>
          <w:spacing w:val="-2"/>
          <w:sz w:val="20"/>
          <w:szCs w:val="20"/>
        </w:rPr>
        <w:t>Franchise</w:t>
      </w:r>
      <w:r>
        <w:rPr>
          <w:spacing w:val="-9"/>
          <w:sz w:val="20"/>
          <w:szCs w:val="20"/>
        </w:rPr>
        <w:t xml:space="preserve"> </w:t>
      </w:r>
      <w:r>
        <w:rPr>
          <w:spacing w:val="-2"/>
          <w:sz w:val="20"/>
          <w:szCs w:val="20"/>
        </w:rPr>
        <w:t>Agreement</w:t>
      </w:r>
      <w:r>
        <w:rPr>
          <w:spacing w:val="-12"/>
          <w:sz w:val="20"/>
          <w:szCs w:val="20"/>
        </w:rPr>
        <w:t xml:space="preserve"> </w:t>
      </w:r>
      <w:r>
        <w:rPr>
          <w:spacing w:val="-2"/>
          <w:sz w:val="20"/>
          <w:szCs w:val="20"/>
        </w:rPr>
        <w:t>to</w:t>
      </w:r>
      <w:r>
        <w:rPr>
          <w:spacing w:val="-12"/>
          <w:sz w:val="20"/>
          <w:szCs w:val="20"/>
        </w:rPr>
        <w:t xml:space="preserve"> </w:t>
      </w:r>
      <w:r>
        <w:rPr>
          <w:spacing w:val="-2"/>
          <w:sz w:val="20"/>
          <w:szCs w:val="20"/>
        </w:rPr>
        <w:t>fully</w:t>
      </w:r>
      <w:r>
        <w:rPr>
          <w:spacing w:val="-10"/>
          <w:sz w:val="20"/>
          <w:szCs w:val="20"/>
        </w:rPr>
        <w:t xml:space="preserve"> </w:t>
      </w:r>
      <w:r>
        <w:rPr>
          <w:spacing w:val="-2"/>
          <w:sz w:val="20"/>
          <w:szCs w:val="20"/>
        </w:rPr>
        <w:t xml:space="preserve">appreciate </w:t>
      </w:r>
      <w:r>
        <w:rPr>
          <w:sz w:val="20"/>
          <w:szCs w:val="20"/>
        </w:rPr>
        <w:t>and</w:t>
      </w:r>
      <w:r>
        <w:rPr>
          <w:spacing w:val="-1"/>
          <w:sz w:val="20"/>
          <w:szCs w:val="20"/>
        </w:rPr>
        <w:t xml:space="preserve"> </w:t>
      </w:r>
      <w:r>
        <w:rPr>
          <w:sz w:val="20"/>
          <w:szCs w:val="20"/>
        </w:rPr>
        <w:t>understand</w:t>
      </w:r>
      <w:r>
        <w:rPr>
          <w:spacing w:val="-1"/>
          <w:sz w:val="20"/>
          <w:szCs w:val="20"/>
        </w:rPr>
        <w:t xml:space="preserve"> </w:t>
      </w:r>
      <w:r>
        <w:rPr>
          <w:sz w:val="20"/>
          <w:szCs w:val="20"/>
        </w:rPr>
        <w:t>the impact</w:t>
      </w:r>
      <w:r>
        <w:rPr>
          <w:spacing w:val="-1"/>
          <w:sz w:val="20"/>
          <w:szCs w:val="20"/>
        </w:rPr>
        <w:t xml:space="preserve"> </w:t>
      </w:r>
      <w:r>
        <w:rPr>
          <w:sz w:val="20"/>
          <w:szCs w:val="20"/>
        </w:rPr>
        <w:t>(if any) of COVID-19 on</w:t>
      </w:r>
      <w:r>
        <w:rPr>
          <w:spacing w:val="-1"/>
          <w:sz w:val="20"/>
          <w:szCs w:val="20"/>
        </w:rPr>
        <w:t xml:space="preserve"> </w:t>
      </w:r>
      <w:r>
        <w:rPr>
          <w:sz w:val="20"/>
          <w:szCs w:val="20"/>
        </w:rPr>
        <w:t xml:space="preserve">your </w:t>
      </w:r>
      <w:del w:id="775" w:author="Matthew Levine" w:date="2025-06-06T13:43:00Z" w16du:dateUtc="2025-06-06T17:43:00Z">
        <w:r w:rsidDel="00BC2D8A">
          <w:rPr>
            <w:rFonts w:ascii="Times New Roman" w:hAnsi="Times New Roman" w:cs="Times New Roman"/>
          </w:rPr>
          <w:delText>Studio</w:delText>
        </w:r>
      </w:del>
      <w:ins w:id="776" w:author="Matthew Levine" w:date="2025-06-06T13:43:00Z" w16du:dateUtc="2025-06-06T17:43:00Z">
        <w:r w:rsidR="00BC2D8A">
          <w:rPr>
            <w:rFonts w:ascii="Times New Roman" w:hAnsi="Times New Roman" w:cs="Times New Roman"/>
          </w:rPr>
          <w:t>[Premise Café]</w:t>
        </w:r>
      </w:ins>
      <w:r>
        <w:rPr>
          <w:sz w:val="20"/>
          <w:szCs w:val="20"/>
        </w:rPr>
        <w:t>?</w:t>
      </w:r>
    </w:p>
    <w:p w14:paraId="5D66ED4C" w14:textId="77777777" w:rsidR="00C811EF" w:rsidRDefault="00C811EF">
      <w:pPr>
        <w:pStyle w:val="BodyText"/>
        <w:tabs>
          <w:tab w:val="left" w:pos="2447"/>
          <w:tab w:val="left" w:pos="3241"/>
        </w:tabs>
        <w:kinsoku w:val="0"/>
        <w:overflowPunct w:val="0"/>
        <w:spacing w:before="229"/>
        <w:ind w:left="1620"/>
      </w:pPr>
      <w:r>
        <w:t xml:space="preserve">Yes </w:t>
      </w:r>
      <w:r>
        <w:rPr>
          <w:u w:val="single"/>
        </w:rPr>
        <w:tab/>
      </w:r>
      <w:r>
        <w:t xml:space="preserve">No </w:t>
      </w:r>
      <w:r>
        <w:rPr>
          <w:u w:val="single"/>
        </w:rPr>
        <w:tab/>
      </w:r>
    </w:p>
    <w:p w14:paraId="50AA7611" w14:textId="77777777" w:rsidR="00C811EF" w:rsidRDefault="00C811EF">
      <w:pPr>
        <w:pStyle w:val="BodyText"/>
        <w:kinsoku w:val="0"/>
        <w:overflowPunct w:val="0"/>
        <w:spacing w:before="5"/>
      </w:pPr>
    </w:p>
    <w:p w14:paraId="368054E0" w14:textId="77777777" w:rsidR="00C811EF" w:rsidRDefault="00C811EF">
      <w:pPr>
        <w:pStyle w:val="BodyText"/>
        <w:tabs>
          <w:tab w:val="left" w:pos="7253"/>
        </w:tabs>
        <w:kinsoku w:val="0"/>
        <w:overflowPunct w:val="0"/>
        <w:spacing w:before="1"/>
        <w:ind w:right="304"/>
        <w:jc w:val="center"/>
      </w:pPr>
      <w:r>
        <w:rPr>
          <w:w w:val="90"/>
        </w:rPr>
        <w:t>If</w:t>
      </w:r>
      <w:r>
        <w:rPr>
          <w:spacing w:val="-7"/>
          <w:w w:val="90"/>
        </w:rPr>
        <w:t xml:space="preserve"> </w:t>
      </w:r>
      <w:r>
        <w:rPr>
          <w:w w:val="90"/>
        </w:rPr>
        <w:t>no,</w:t>
      </w:r>
      <w:r>
        <w:rPr>
          <w:spacing w:val="-5"/>
          <w:w w:val="90"/>
        </w:rPr>
        <w:t xml:space="preserve"> </w:t>
      </w:r>
      <w:r>
        <w:rPr>
          <w:w w:val="90"/>
        </w:rPr>
        <w:t>please</w:t>
      </w:r>
      <w:r>
        <w:rPr>
          <w:spacing w:val="-7"/>
          <w:w w:val="90"/>
        </w:rPr>
        <w:t xml:space="preserve"> </w:t>
      </w:r>
      <w:r>
        <w:rPr>
          <w:w w:val="90"/>
        </w:rPr>
        <w:t>comment:</w:t>
      </w:r>
      <w:r>
        <w:rPr>
          <w:spacing w:val="-4"/>
          <w:w w:val="90"/>
        </w:rPr>
        <w:t xml:space="preserve"> </w:t>
      </w:r>
      <w:r>
        <w:rPr>
          <w:u w:val="single"/>
        </w:rPr>
        <w:tab/>
      </w:r>
    </w:p>
    <w:p w14:paraId="7444E206" w14:textId="77777777" w:rsidR="00C811EF" w:rsidRDefault="00C811EF">
      <w:pPr>
        <w:pStyle w:val="BodyText"/>
        <w:kinsoku w:val="0"/>
        <w:overflowPunct w:val="0"/>
        <w:spacing w:before="24"/>
      </w:pPr>
    </w:p>
    <w:p w14:paraId="119FF96B" w14:textId="060A771C" w:rsidR="00C811EF" w:rsidRDefault="00C811EF">
      <w:pPr>
        <w:pStyle w:val="ListParagraph"/>
        <w:numPr>
          <w:ilvl w:val="0"/>
          <w:numId w:val="9"/>
        </w:numPr>
        <w:tabs>
          <w:tab w:val="left" w:pos="1646"/>
        </w:tabs>
        <w:kinsoku w:val="0"/>
        <w:overflowPunct w:val="0"/>
        <w:spacing w:before="1"/>
        <w:ind w:right="1075"/>
        <w:rPr>
          <w:spacing w:val="-2"/>
          <w:sz w:val="20"/>
          <w:szCs w:val="20"/>
        </w:rPr>
      </w:pPr>
      <w:r>
        <w:rPr>
          <w:sz w:val="20"/>
          <w:szCs w:val="20"/>
        </w:rPr>
        <w:t>Do you understand that due to the COVID-19 virus pandemic and its substantial impact on local, regional and global economies and businesses, (</w:t>
      </w:r>
      <w:proofErr w:type="spellStart"/>
      <w:r>
        <w:rPr>
          <w:sz w:val="20"/>
          <w:szCs w:val="20"/>
        </w:rPr>
        <w:t>i</w:t>
      </w:r>
      <w:proofErr w:type="spellEnd"/>
      <w:r>
        <w:rPr>
          <w:sz w:val="20"/>
          <w:szCs w:val="20"/>
        </w:rPr>
        <w:t xml:space="preserve">) your </w:t>
      </w:r>
      <w:del w:id="777" w:author="Matthew Levine" w:date="2025-06-06T13:43:00Z" w16du:dateUtc="2025-06-06T17:43:00Z">
        <w:r w:rsidDel="00BC2D8A">
          <w:rPr>
            <w:sz w:val="20"/>
            <w:szCs w:val="20"/>
          </w:rPr>
          <w:delText>Studio</w:delText>
        </w:r>
      </w:del>
      <w:ins w:id="778" w:author="Matthew Levine" w:date="2025-06-06T13:43:00Z" w16du:dateUtc="2025-06-06T17:43:00Z">
        <w:r w:rsidR="00BC2D8A">
          <w:rPr>
            <w:sz w:val="20"/>
            <w:szCs w:val="20"/>
          </w:rPr>
          <w:t>[Premise Café]</w:t>
        </w:r>
      </w:ins>
      <w:r>
        <w:rPr>
          <w:sz w:val="20"/>
          <w:szCs w:val="20"/>
        </w:rPr>
        <w:t xml:space="preserve"> may experience disruptions in customer demand, the supply chain for products and services, employee availability, and other aspects of operating the </w:t>
      </w:r>
      <w:del w:id="779" w:author="Matthew Levine" w:date="2025-06-06T13:43:00Z" w16du:dateUtc="2025-06-06T17:43:00Z">
        <w:r w:rsidDel="00BC2D8A">
          <w:rPr>
            <w:sz w:val="20"/>
            <w:szCs w:val="20"/>
          </w:rPr>
          <w:delText>Studio</w:delText>
        </w:r>
      </w:del>
      <w:ins w:id="780" w:author="Matthew Levine" w:date="2025-06-06T13:43:00Z" w16du:dateUtc="2025-06-06T17:43:00Z">
        <w:r w:rsidR="00BC2D8A">
          <w:rPr>
            <w:sz w:val="20"/>
            <w:szCs w:val="20"/>
          </w:rPr>
          <w:t>[Premise Café]</w:t>
        </w:r>
      </w:ins>
      <w:r>
        <w:rPr>
          <w:sz w:val="20"/>
          <w:szCs w:val="20"/>
        </w:rPr>
        <w:t>, and</w:t>
      </w:r>
      <w:r>
        <w:rPr>
          <w:spacing w:val="-1"/>
          <w:sz w:val="20"/>
          <w:szCs w:val="20"/>
        </w:rPr>
        <w:t xml:space="preserve"> </w:t>
      </w:r>
      <w:r>
        <w:rPr>
          <w:sz w:val="20"/>
          <w:szCs w:val="20"/>
        </w:rPr>
        <w:t>(ii) you and your</w:t>
      </w:r>
      <w:r>
        <w:rPr>
          <w:spacing w:val="40"/>
          <w:sz w:val="20"/>
          <w:szCs w:val="20"/>
        </w:rPr>
        <w:t xml:space="preserve"> </w:t>
      </w:r>
      <w:del w:id="781" w:author="Matthew Levine" w:date="2025-06-06T13:43:00Z" w16du:dateUtc="2025-06-06T17:43:00Z">
        <w:r w:rsidDel="00206E92">
          <w:rPr>
            <w:sz w:val="20"/>
            <w:szCs w:val="20"/>
          </w:rPr>
          <w:delText>Studio</w:delText>
        </w:r>
      </w:del>
      <w:ins w:id="782" w:author="Matthew Levine" w:date="2025-06-06T13:43:00Z" w16du:dateUtc="2025-06-06T17:43:00Z">
        <w:r w:rsidR="00206E92">
          <w:rPr>
            <w:sz w:val="20"/>
            <w:szCs w:val="20"/>
          </w:rPr>
          <w:t>[Premise Café]</w:t>
        </w:r>
      </w:ins>
      <w:r>
        <w:rPr>
          <w:sz w:val="20"/>
          <w:szCs w:val="20"/>
        </w:rPr>
        <w:t xml:space="preserve"> may be required to</w:t>
      </w:r>
      <w:r>
        <w:rPr>
          <w:spacing w:val="-3"/>
          <w:sz w:val="20"/>
          <w:szCs w:val="20"/>
        </w:rPr>
        <w:t xml:space="preserve"> </w:t>
      </w:r>
      <w:r>
        <w:rPr>
          <w:sz w:val="20"/>
          <w:szCs w:val="20"/>
        </w:rPr>
        <w:t>comply with new laws,</w:t>
      </w:r>
      <w:r>
        <w:rPr>
          <w:spacing w:val="-2"/>
          <w:sz w:val="20"/>
          <w:szCs w:val="20"/>
        </w:rPr>
        <w:t xml:space="preserve"> </w:t>
      </w:r>
      <w:r>
        <w:rPr>
          <w:sz w:val="20"/>
          <w:szCs w:val="20"/>
        </w:rPr>
        <w:t>rules and governmental</w:t>
      </w:r>
      <w:r>
        <w:rPr>
          <w:spacing w:val="-1"/>
          <w:sz w:val="20"/>
          <w:szCs w:val="20"/>
        </w:rPr>
        <w:t xml:space="preserve"> </w:t>
      </w:r>
      <w:r>
        <w:rPr>
          <w:sz w:val="20"/>
          <w:szCs w:val="20"/>
        </w:rPr>
        <w:t xml:space="preserve">orders issued in response to the virus outbreak, which could affect the operating costs, revenue and/or cash flow of your </w:t>
      </w:r>
      <w:r>
        <w:rPr>
          <w:spacing w:val="-2"/>
          <w:sz w:val="20"/>
          <w:szCs w:val="20"/>
        </w:rPr>
        <w:t>franchise?</w:t>
      </w:r>
    </w:p>
    <w:p w14:paraId="41302D73" w14:textId="77777777" w:rsidR="00C811EF" w:rsidRDefault="00C811EF">
      <w:pPr>
        <w:pStyle w:val="BodyText"/>
        <w:kinsoku w:val="0"/>
        <w:overflowPunct w:val="0"/>
        <w:spacing w:before="12"/>
      </w:pPr>
    </w:p>
    <w:p w14:paraId="704C7BBA" w14:textId="77777777" w:rsidR="00C811EF" w:rsidRDefault="00C811EF">
      <w:pPr>
        <w:pStyle w:val="BodyText"/>
        <w:tabs>
          <w:tab w:val="left" w:pos="2447"/>
          <w:tab w:val="left" w:pos="3241"/>
        </w:tabs>
        <w:kinsoku w:val="0"/>
        <w:overflowPunct w:val="0"/>
        <w:ind w:left="1620"/>
      </w:pPr>
      <w:r>
        <w:t xml:space="preserve">Yes </w:t>
      </w:r>
      <w:r>
        <w:rPr>
          <w:u w:val="single"/>
        </w:rPr>
        <w:tab/>
      </w:r>
      <w:r>
        <w:t xml:space="preserve">No </w:t>
      </w:r>
      <w:r>
        <w:rPr>
          <w:u w:val="single"/>
        </w:rPr>
        <w:tab/>
      </w:r>
    </w:p>
    <w:p w14:paraId="41337E70" w14:textId="77777777" w:rsidR="00C811EF" w:rsidRDefault="00C811EF">
      <w:pPr>
        <w:pStyle w:val="BodyText"/>
        <w:kinsoku w:val="0"/>
        <w:overflowPunct w:val="0"/>
        <w:spacing w:before="6"/>
      </w:pPr>
    </w:p>
    <w:p w14:paraId="6F866FDE" w14:textId="77777777" w:rsidR="00C811EF" w:rsidRDefault="00C811EF">
      <w:pPr>
        <w:pStyle w:val="BodyText"/>
        <w:tabs>
          <w:tab w:val="left" w:pos="7253"/>
        </w:tabs>
        <w:kinsoku w:val="0"/>
        <w:overflowPunct w:val="0"/>
        <w:ind w:right="304"/>
        <w:jc w:val="center"/>
      </w:pPr>
      <w:r>
        <w:rPr>
          <w:w w:val="90"/>
        </w:rPr>
        <w:t>If</w:t>
      </w:r>
      <w:r>
        <w:rPr>
          <w:spacing w:val="-7"/>
          <w:w w:val="90"/>
        </w:rPr>
        <w:t xml:space="preserve"> </w:t>
      </w:r>
      <w:r>
        <w:rPr>
          <w:w w:val="90"/>
        </w:rPr>
        <w:t>no,</w:t>
      </w:r>
      <w:r>
        <w:rPr>
          <w:spacing w:val="-5"/>
          <w:w w:val="90"/>
        </w:rPr>
        <w:t xml:space="preserve"> </w:t>
      </w:r>
      <w:r>
        <w:rPr>
          <w:w w:val="90"/>
        </w:rPr>
        <w:t>please</w:t>
      </w:r>
      <w:r>
        <w:rPr>
          <w:spacing w:val="-7"/>
          <w:w w:val="90"/>
        </w:rPr>
        <w:t xml:space="preserve"> </w:t>
      </w:r>
      <w:r>
        <w:rPr>
          <w:w w:val="90"/>
        </w:rPr>
        <w:t>comment:</w:t>
      </w:r>
      <w:r>
        <w:rPr>
          <w:spacing w:val="-4"/>
          <w:w w:val="90"/>
        </w:rPr>
        <w:t xml:space="preserve"> </w:t>
      </w:r>
      <w:r>
        <w:rPr>
          <w:u w:val="single"/>
        </w:rPr>
        <w:tab/>
      </w:r>
    </w:p>
    <w:p w14:paraId="137E880B" w14:textId="77777777" w:rsidR="00C811EF" w:rsidRDefault="00C811EF">
      <w:pPr>
        <w:pStyle w:val="BodyText"/>
        <w:kinsoku w:val="0"/>
        <w:overflowPunct w:val="0"/>
        <w:spacing w:before="8"/>
      </w:pPr>
    </w:p>
    <w:p w14:paraId="7835D327" w14:textId="77777777" w:rsidR="00C811EF" w:rsidRDefault="00C811EF">
      <w:pPr>
        <w:pStyle w:val="BodyText"/>
        <w:kinsoku w:val="0"/>
        <w:overflowPunct w:val="0"/>
        <w:ind w:left="1080" w:right="1075"/>
        <w:jc w:val="both"/>
        <w:rPr>
          <w:b/>
          <w:bCs/>
        </w:rPr>
      </w:pPr>
      <w:r>
        <w:rPr>
          <w:b/>
          <w:bCs/>
        </w:rPr>
        <w:t>You understand that your answers are important to us and that we will rely on them. By signing this Franchisee Disclosure Questionnaire, you are representing that you have responded truthfully to the above questions.</w:t>
      </w:r>
    </w:p>
    <w:p w14:paraId="43F2721C" w14:textId="77777777" w:rsidR="00C811EF" w:rsidRDefault="00C811EF">
      <w:pPr>
        <w:pStyle w:val="BodyText"/>
        <w:kinsoku w:val="0"/>
        <w:overflowPunct w:val="0"/>
        <w:spacing w:before="2"/>
        <w:rPr>
          <w:b/>
          <w:bCs/>
        </w:rPr>
      </w:pPr>
    </w:p>
    <w:p w14:paraId="47106839" w14:textId="77777777" w:rsidR="00C811EF" w:rsidRDefault="00C811EF">
      <w:pPr>
        <w:pStyle w:val="Heading7"/>
        <w:kinsoku w:val="0"/>
        <w:overflowPunct w:val="0"/>
        <w:ind w:left="1080" w:right="1078"/>
        <w:jc w:val="both"/>
      </w:pPr>
      <w:r>
        <w:rPr>
          <w:u w:val="thick"/>
        </w:rPr>
        <w:t>NOTE</w:t>
      </w:r>
      <w:r>
        <w:t>: IF THE RECIPIENT IS A CORPORATION, PARTNERSHIP OR OTHER ENTITY, EACH OF ITS PRINCIPAL OWNERS MUST SIGN THIS ACKNOWLEDGEMENT</w:t>
      </w:r>
    </w:p>
    <w:p w14:paraId="5B7B3A8E" w14:textId="77777777" w:rsidR="00C811EF" w:rsidRDefault="00C811EF">
      <w:pPr>
        <w:pStyle w:val="BodyText"/>
        <w:kinsoku w:val="0"/>
        <w:overflowPunct w:val="0"/>
        <w:spacing w:before="79"/>
        <w:rPr>
          <w:b/>
          <w:bCs/>
        </w:rPr>
      </w:pPr>
    </w:p>
    <w:p w14:paraId="21825059" w14:textId="77777777" w:rsidR="00C811EF" w:rsidRDefault="00C811EF">
      <w:pPr>
        <w:pStyle w:val="BodyText"/>
        <w:kinsoku w:val="0"/>
        <w:overflowPunct w:val="0"/>
        <w:spacing w:before="1"/>
        <w:ind w:left="1266"/>
        <w:rPr>
          <w:spacing w:val="-2"/>
          <w:sz w:val="16"/>
          <w:szCs w:val="16"/>
        </w:rPr>
      </w:pPr>
      <w:r>
        <w:rPr>
          <w:sz w:val="16"/>
          <w:szCs w:val="16"/>
        </w:rPr>
        <w:t>NADIA</w:t>
      </w:r>
      <w:r>
        <w:rPr>
          <w:spacing w:val="-4"/>
          <w:sz w:val="16"/>
          <w:szCs w:val="16"/>
        </w:rPr>
        <w:t xml:space="preserve"> </w:t>
      </w:r>
      <w:r>
        <w:rPr>
          <w:sz w:val="16"/>
          <w:szCs w:val="16"/>
        </w:rPr>
        <w:t>PEREIRA</w:t>
      </w:r>
      <w:r>
        <w:rPr>
          <w:spacing w:val="-4"/>
          <w:sz w:val="16"/>
          <w:szCs w:val="16"/>
        </w:rPr>
        <w:t xml:space="preserve"> </w:t>
      </w:r>
      <w:r>
        <w:rPr>
          <w:sz w:val="16"/>
          <w:szCs w:val="16"/>
        </w:rPr>
        <w:t>in</w:t>
      </w:r>
      <w:r>
        <w:rPr>
          <w:spacing w:val="-4"/>
          <w:sz w:val="16"/>
          <w:szCs w:val="16"/>
        </w:rPr>
        <w:t xml:space="preserve"> </w:t>
      </w:r>
      <w:r>
        <w:rPr>
          <w:sz w:val="16"/>
          <w:szCs w:val="16"/>
        </w:rPr>
        <w:t>their</w:t>
      </w:r>
      <w:r>
        <w:rPr>
          <w:spacing w:val="-3"/>
          <w:sz w:val="16"/>
          <w:szCs w:val="16"/>
        </w:rPr>
        <w:t xml:space="preserve"> </w:t>
      </w:r>
      <w:r>
        <w:rPr>
          <w:sz w:val="16"/>
          <w:szCs w:val="16"/>
        </w:rPr>
        <w:t>personal</w:t>
      </w:r>
      <w:r>
        <w:rPr>
          <w:spacing w:val="-3"/>
          <w:sz w:val="16"/>
          <w:szCs w:val="16"/>
        </w:rPr>
        <w:t xml:space="preserve"> </w:t>
      </w:r>
      <w:r>
        <w:rPr>
          <w:spacing w:val="-2"/>
          <w:sz w:val="16"/>
          <w:szCs w:val="16"/>
        </w:rPr>
        <w:t>capacity</w:t>
      </w:r>
    </w:p>
    <w:p w14:paraId="1F513C5A" w14:textId="77777777" w:rsidR="00C811EF" w:rsidRDefault="00C811EF">
      <w:pPr>
        <w:pStyle w:val="BodyText"/>
        <w:kinsoku w:val="0"/>
        <w:overflowPunct w:val="0"/>
        <w:ind w:left="1266"/>
        <w:rPr>
          <w:spacing w:val="-2"/>
          <w:sz w:val="16"/>
          <w:szCs w:val="16"/>
        </w:rPr>
      </w:pPr>
      <w:r>
        <w:rPr>
          <w:sz w:val="16"/>
          <w:szCs w:val="16"/>
        </w:rPr>
        <w:t>and</w:t>
      </w:r>
      <w:r>
        <w:rPr>
          <w:spacing w:val="-3"/>
          <w:sz w:val="16"/>
          <w:szCs w:val="16"/>
        </w:rPr>
        <w:t xml:space="preserve"> </w:t>
      </w:r>
      <w:r>
        <w:rPr>
          <w:sz w:val="16"/>
          <w:szCs w:val="16"/>
        </w:rPr>
        <w:t>on</w:t>
      </w:r>
      <w:r>
        <w:rPr>
          <w:spacing w:val="-3"/>
          <w:sz w:val="16"/>
          <w:szCs w:val="16"/>
        </w:rPr>
        <w:t xml:space="preserve"> </w:t>
      </w:r>
      <w:r>
        <w:rPr>
          <w:sz w:val="16"/>
          <w:szCs w:val="16"/>
        </w:rPr>
        <w:t>behalf of</w:t>
      </w:r>
      <w:r>
        <w:rPr>
          <w:spacing w:val="-1"/>
          <w:sz w:val="16"/>
          <w:szCs w:val="16"/>
        </w:rPr>
        <w:t xml:space="preserve"> </w:t>
      </w:r>
      <w:r>
        <w:rPr>
          <w:sz w:val="16"/>
          <w:szCs w:val="16"/>
        </w:rPr>
        <w:t>a</w:t>
      </w:r>
      <w:r>
        <w:rPr>
          <w:spacing w:val="-5"/>
          <w:sz w:val="16"/>
          <w:szCs w:val="16"/>
        </w:rPr>
        <w:t xml:space="preserve"> </w:t>
      </w:r>
      <w:r>
        <w:rPr>
          <w:sz w:val="16"/>
          <w:szCs w:val="16"/>
        </w:rPr>
        <w:t>company</w:t>
      </w:r>
      <w:r>
        <w:rPr>
          <w:spacing w:val="-3"/>
          <w:sz w:val="16"/>
          <w:szCs w:val="16"/>
        </w:rPr>
        <w:t xml:space="preserve"> </w:t>
      </w:r>
      <w:r>
        <w:rPr>
          <w:sz w:val="16"/>
          <w:szCs w:val="16"/>
        </w:rPr>
        <w:t>to</w:t>
      </w:r>
      <w:r>
        <w:rPr>
          <w:spacing w:val="-3"/>
          <w:sz w:val="16"/>
          <w:szCs w:val="16"/>
        </w:rPr>
        <w:t xml:space="preserve"> </w:t>
      </w:r>
      <w:r>
        <w:rPr>
          <w:sz w:val="16"/>
          <w:szCs w:val="16"/>
        </w:rPr>
        <w:t>be</w:t>
      </w:r>
      <w:r>
        <w:rPr>
          <w:spacing w:val="-4"/>
          <w:sz w:val="16"/>
          <w:szCs w:val="16"/>
        </w:rPr>
        <w:t xml:space="preserve"> </w:t>
      </w:r>
      <w:r>
        <w:rPr>
          <w:sz w:val="16"/>
          <w:szCs w:val="16"/>
        </w:rPr>
        <w:t>incorporated</w:t>
      </w:r>
      <w:r>
        <w:rPr>
          <w:spacing w:val="-3"/>
          <w:sz w:val="16"/>
          <w:szCs w:val="16"/>
        </w:rPr>
        <w:t xml:space="preserve"> </w:t>
      </w:r>
      <w:r>
        <w:rPr>
          <w:sz w:val="16"/>
          <w:szCs w:val="16"/>
        </w:rPr>
        <w:t>or</w:t>
      </w:r>
      <w:r>
        <w:rPr>
          <w:spacing w:val="-2"/>
          <w:sz w:val="16"/>
          <w:szCs w:val="16"/>
        </w:rPr>
        <w:t xml:space="preserve"> nominated</w:t>
      </w:r>
    </w:p>
    <w:p w14:paraId="0A851041" w14:textId="77777777" w:rsidR="00C811EF" w:rsidRDefault="00C811EF">
      <w:pPr>
        <w:pStyle w:val="BodyText"/>
        <w:kinsoku w:val="0"/>
        <w:overflowPunct w:val="0"/>
        <w:rPr>
          <w:sz w:val="16"/>
          <w:szCs w:val="16"/>
        </w:rPr>
      </w:pPr>
    </w:p>
    <w:p w14:paraId="2DCD5300" w14:textId="77777777" w:rsidR="00C811EF" w:rsidRDefault="00C811EF">
      <w:pPr>
        <w:pStyle w:val="BodyText"/>
        <w:kinsoku w:val="0"/>
        <w:overflowPunct w:val="0"/>
        <w:spacing w:before="106"/>
        <w:rPr>
          <w:sz w:val="16"/>
          <w:szCs w:val="16"/>
        </w:rPr>
      </w:pPr>
    </w:p>
    <w:p w14:paraId="38F5E21F" w14:textId="77777777" w:rsidR="00C811EF" w:rsidRDefault="00C811EF">
      <w:pPr>
        <w:pStyle w:val="BodyText"/>
        <w:tabs>
          <w:tab w:val="left" w:pos="4659"/>
        </w:tabs>
        <w:kinsoku w:val="0"/>
        <w:overflowPunct w:val="0"/>
        <w:ind w:left="1266"/>
        <w:rPr>
          <w:sz w:val="16"/>
          <w:szCs w:val="16"/>
        </w:rPr>
      </w:pPr>
      <w:r>
        <w:rPr>
          <w:sz w:val="16"/>
          <w:szCs w:val="16"/>
        </w:rPr>
        <w:t xml:space="preserve">Signature: </w:t>
      </w:r>
      <w:r>
        <w:rPr>
          <w:sz w:val="16"/>
          <w:szCs w:val="16"/>
          <w:u w:val="single"/>
        </w:rPr>
        <w:tab/>
      </w:r>
    </w:p>
    <w:p w14:paraId="4BF07ECD" w14:textId="77777777" w:rsidR="00C811EF" w:rsidRDefault="00C811EF">
      <w:pPr>
        <w:pStyle w:val="BodyText"/>
        <w:tabs>
          <w:tab w:val="left" w:pos="4313"/>
        </w:tabs>
        <w:kinsoku w:val="0"/>
        <w:overflowPunct w:val="0"/>
        <w:spacing w:before="54" w:line="309" w:lineRule="auto"/>
        <w:ind w:left="1266" w:right="5426"/>
        <w:rPr>
          <w:sz w:val="16"/>
          <w:szCs w:val="16"/>
        </w:rPr>
      </w:pPr>
      <w:r>
        <w:rPr>
          <w:sz w:val="16"/>
          <w:szCs w:val="16"/>
        </w:rPr>
        <w:t>Address:</w:t>
      </w:r>
      <w:r>
        <w:rPr>
          <w:spacing w:val="-3"/>
          <w:sz w:val="16"/>
          <w:szCs w:val="16"/>
        </w:rPr>
        <w:t xml:space="preserve"> </w:t>
      </w:r>
      <w:r>
        <w:rPr>
          <w:sz w:val="16"/>
          <w:szCs w:val="16"/>
        </w:rPr>
        <w:t>368</w:t>
      </w:r>
      <w:r>
        <w:rPr>
          <w:spacing w:val="-7"/>
          <w:sz w:val="16"/>
          <w:szCs w:val="16"/>
        </w:rPr>
        <w:t xml:space="preserve"> </w:t>
      </w:r>
      <w:r>
        <w:rPr>
          <w:sz w:val="16"/>
          <w:szCs w:val="16"/>
        </w:rPr>
        <w:t>Rouge</w:t>
      </w:r>
      <w:r>
        <w:rPr>
          <w:spacing w:val="-5"/>
          <w:sz w:val="16"/>
          <w:szCs w:val="16"/>
        </w:rPr>
        <w:t xml:space="preserve"> </w:t>
      </w:r>
      <w:r>
        <w:rPr>
          <w:sz w:val="16"/>
          <w:szCs w:val="16"/>
        </w:rPr>
        <w:t>Hills</w:t>
      </w:r>
      <w:r>
        <w:rPr>
          <w:spacing w:val="-3"/>
          <w:sz w:val="16"/>
          <w:szCs w:val="16"/>
        </w:rPr>
        <w:t xml:space="preserve"> </w:t>
      </w:r>
      <w:r>
        <w:rPr>
          <w:sz w:val="16"/>
          <w:szCs w:val="16"/>
        </w:rPr>
        <w:t>Dr.,</w:t>
      </w:r>
      <w:r>
        <w:rPr>
          <w:spacing w:val="-6"/>
          <w:sz w:val="16"/>
          <w:szCs w:val="16"/>
        </w:rPr>
        <w:t xml:space="preserve"> </w:t>
      </w:r>
      <w:r>
        <w:rPr>
          <w:sz w:val="16"/>
          <w:szCs w:val="16"/>
        </w:rPr>
        <w:t>Scarborough,</w:t>
      </w:r>
      <w:r>
        <w:rPr>
          <w:spacing w:val="-3"/>
          <w:sz w:val="16"/>
          <w:szCs w:val="16"/>
        </w:rPr>
        <w:t xml:space="preserve"> </w:t>
      </w:r>
      <w:r>
        <w:rPr>
          <w:sz w:val="16"/>
          <w:szCs w:val="16"/>
        </w:rPr>
        <w:t>ON</w:t>
      </w:r>
      <w:r>
        <w:rPr>
          <w:spacing w:val="-5"/>
          <w:sz w:val="16"/>
          <w:szCs w:val="16"/>
        </w:rPr>
        <w:t xml:space="preserve"> </w:t>
      </w:r>
      <w:r>
        <w:rPr>
          <w:sz w:val="16"/>
          <w:szCs w:val="16"/>
        </w:rPr>
        <w:t>M1C</w:t>
      </w:r>
      <w:r>
        <w:rPr>
          <w:spacing w:val="-5"/>
          <w:sz w:val="16"/>
          <w:szCs w:val="16"/>
        </w:rPr>
        <w:t xml:space="preserve"> </w:t>
      </w:r>
      <w:r>
        <w:rPr>
          <w:sz w:val="16"/>
          <w:szCs w:val="16"/>
        </w:rPr>
        <w:t xml:space="preserve">2Z5 Date: </w:t>
      </w:r>
      <w:r>
        <w:rPr>
          <w:sz w:val="16"/>
          <w:szCs w:val="16"/>
          <w:u w:val="single"/>
        </w:rPr>
        <w:tab/>
      </w:r>
    </w:p>
    <w:p w14:paraId="643D5982" w14:textId="77777777" w:rsidR="00C811EF" w:rsidRDefault="00C811EF">
      <w:pPr>
        <w:pStyle w:val="BodyText"/>
        <w:tabs>
          <w:tab w:val="left" w:pos="4313"/>
        </w:tabs>
        <w:kinsoku w:val="0"/>
        <w:overflowPunct w:val="0"/>
        <w:spacing w:before="54" w:line="309" w:lineRule="auto"/>
        <w:ind w:left="1266" w:right="5426"/>
        <w:rPr>
          <w:sz w:val="16"/>
          <w:szCs w:val="16"/>
        </w:rPr>
        <w:sectPr w:rsidR="00C811EF">
          <w:pgSz w:w="12240" w:h="15840"/>
          <w:pgMar w:top="400" w:right="720" w:bottom="1460" w:left="720" w:header="200" w:footer="1278" w:gutter="0"/>
          <w:cols w:space="720"/>
          <w:noEndnote/>
        </w:sectPr>
      </w:pPr>
    </w:p>
    <w:p w14:paraId="209FC4AB" w14:textId="77777777" w:rsidR="00C811EF" w:rsidRDefault="00C811EF">
      <w:pPr>
        <w:pStyle w:val="BodyText"/>
        <w:kinsoku w:val="0"/>
        <w:overflowPunct w:val="0"/>
      </w:pPr>
    </w:p>
    <w:p w14:paraId="2C4891F0" w14:textId="77777777" w:rsidR="00C811EF" w:rsidRDefault="00C811EF">
      <w:pPr>
        <w:pStyle w:val="BodyText"/>
        <w:kinsoku w:val="0"/>
        <w:overflowPunct w:val="0"/>
      </w:pPr>
    </w:p>
    <w:p w14:paraId="77137867" w14:textId="77777777" w:rsidR="00C811EF" w:rsidRDefault="00C811EF">
      <w:pPr>
        <w:pStyle w:val="BodyText"/>
        <w:kinsoku w:val="0"/>
        <w:overflowPunct w:val="0"/>
      </w:pPr>
    </w:p>
    <w:p w14:paraId="40FF0DEA" w14:textId="77777777" w:rsidR="00C811EF" w:rsidRDefault="00C811EF">
      <w:pPr>
        <w:pStyle w:val="BodyText"/>
        <w:kinsoku w:val="0"/>
        <w:overflowPunct w:val="0"/>
        <w:spacing w:before="119"/>
      </w:pPr>
    </w:p>
    <w:p w14:paraId="13C5A5A6" w14:textId="77777777" w:rsidR="00C811EF" w:rsidRDefault="00C811EF">
      <w:pPr>
        <w:pStyle w:val="Heading7"/>
        <w:kinsoku w:val="0"/>
        <w:overflowPunct w:val="0"/>
        <w:ind w:left="4522" w:right="4522"/>
        <w:rPr>
          <w:spacing w:val="-2"/>
        </w:rPr>
      </w:pPr>
      <w:r>
        <w:t>EXHIBIT</w:t>
      </w:r>
      <w:r>
        <w:rPr>
          <w:spacing w:val="-14"/>
        </w:rPr>
        <w:t xml:space="preserve"> </w:t>
      </w:r>
      <w:r>
        <w:t xml:space="preserve">J </w:t>
      </w:r>
      <w:r>
        <w:rPr>
          <w:spacing w:val="-2"/>
        </w:rPr>
        <w:t>RECEIPT</w:t>
      </w:r>
    </w:p>
    <w:p w14:paraId="20708A67" w14:textId="77777777" w:rsidR="00C811EF" w:rsidRDefault="00C811EF">
      <w:pPr>
        <w:pStyle w:val="BodyText"/>
        <w:kinsoku w:val="0"/>
        <w:overflowPunct w:val="0"/>
        <w:spacing w:before="54"/>
        <w:rPr>
          <w:b/>
          <w:bCs/>
        </w:rPr>
      </w:pPr>
    </w:p>
    <w:p w14:paraId="187A54A2" w14:textId="499616A6" w:rsidR="00C811EF" w:rsidRDefault="00C811EF">
      <w:pPr>
        <w:pStyle w:val="BodyText"/>
        <w:tabs>
          <w:tab w:val="left" w:pos="1799"/>
        </w:tabs>
        <w:kinsoku w:val="0"/>
        <w:overflowPunct w:val="0"/>
        <w:ind w:left="1080"/>
        <w:rPr>
          <w:spacing w:val="-2"/>
          <w:sz w:val="16"/>
          <w:szCs w:val="16"/>
        </w:rPr>
      </w:pPr>
      <w:r>
        <w:rPr>
          <w:b/>
          <w:bCs/>
          <w:spacing w:val="-5"/>
          <w:sz w:val="16"/>
          <w:szCs w:val="16"/>
        </w:rPr>
        <w:t>TO</w:t>
      </w:r>
      <w:r>
        <w:rPr>
          <w:spacing w:val="-5"/>
          <w:sz w:val="16"/>
          <w:szCs w:val="16"/>
        </w:rPr>
        <w:t>:</w:t>
      </w:r>
      <w:r>
        <w:rPr>
          <w:sz w:val="16"/>
          <w:szCs w:val="16"/>
        </w:rPr>
        <w:tab/>
      </w:r>
      <w:r w:rsidR="007A731B">
        <w:rPr>
          <w:b/>
          <w:bCs/>
          <w:sz w:val="16"/>
          <w:szCs w:val="16"/>
        </w:rPr>
        <w:t>[Franchisor Legal Name]</w:t>
      </w:r>
      <w:r>
        <w:rPr>
          <w:b/>
          <w:bCs/>
          <w:spacing w:val="-3"/>
          <w:sz w:val="16"/>
          <w:szCs w:val="16"/>
        </w:rPr>
        <w:t xml:space="preserve"> </w:t>
      </w:r>
      <w:r>
        <w:rPr>
          <w:sz w:val="16"/>
          <w:szCs w:val="16"/>
        </w:rPr>
        <w:t>(the</w:t>
      </w:r>
      <w:r>
        <w:rPr>
          <w:spacing w:val="-3"/>
          <w:sz w:val="16"/>
          <w:szCs w:val="16"/>
        </w:rPr>
        <w:t xml:space="preserve"> </w:t>
      </w:r>
      <w:r>
        <w:rPr>
          <w:spacing w:val="-2"/>
          <w:sz w:val="16"/>
          <w:szCs w:val="16"/>
        </w:rPr>
        <w:t>“Franchisor”)</w:t>
      </w:r>
    </w:p>
    <w:p w14:paraId="280D7BB5" w14:textId="77777777" w:rsidR="00C811EF" w:rsidRDefault="00C811EF">
      <w:pPr>
        <w:pStyle w:val="BodyText"/>
        <w:kinsoku w:val="0"/>
        <w:overflowPunct w:val="0"/>
        <w:spacing w:before="1"/>
        <w:rPr>
          <w:sz w:val="16"/>
          <w:szCs w:val="16"/>
        </w:rPr>
      </w:pPr>
    </w:p>
    <w:p w14:paraId="284F92B7" w14:textId="77777777" w:rsidR="00C811EF" w:rsidRDefault="00C811EF">
      <w:pPr>
        <w:pStyle w:val="BodyText"/>
        <w:tabs>
          <w:tab w:val="left" w:pos="1799"/>
        </w:tabs>
        <w:kinsoku w:val="0"/>
        <w:overflowPunct w:val="0"/>
        <w:ind w:left="1080"/>
        <w:rPr>
          <w:spacing w:val="-2"/>
          <w:sz w:val="16"/>
          <w:szCs w:val="16"/>
        </w:rPr>
      </w:pPr>
      <w:r>
        <w:rPr>
          <w:b/>
          <w:bCs/>
          <w:spacing w:val="-2"/>
          <w:sz w:val="16"/>
          <w:szCs w:val="16"/>
        </w:rPr>
        <w:t>FROM</w:t>
      </w:r>
      <w:r>
        <w:rPr>
          <w:spacing w:val="-2"/>
          <w:sz w:val="16"/>
          <w:szCs w:val="16"/>
        </w:rPr>
        <w:t>:</w:t>
      </w:r>
      <w:r>
        <w:rPr>
          <w:sz w:val="16"/>
          <w:szCs w:val="16"/>
        </w:rPr>
        <w:tab/>
        <w:t>The</w:t>
      </w:r>
      <w:r>
        <w:rPr>
          <w:spacing w:val="-1"/>
          <w:sz w:val="16"/>
          <w:szCs w:val="16"/>
        </w:rPr>
        <w:t xml:space="preserve"> </w:t>
      </w:r>
      <w:r>
        <w:rPr>
          <w:spacing w:val="-2"/>
          <w:sz w:val="16"/>
          <w:szCs w:val="16"/>
        </w:rPr>
        <w:t>undersigned</w:t>
      </w:r>
    </w:p>
    <w:p w14:paraId="0FBC46A8" w14:textId="52C22781" w:rsidR="00C811EF" w:rsidRDefault="00C811EF">
      <w:pPr>
        <w:pStyle w:val="BodyText"/>
        <w:tabs>
          <w:tab w:val="left" w:pos="1799"/>
        </w:tabs>
        <w:kinsoku w:val="0"/>
        <w:overflowPunct w:val="0"/>
        <w:spacing w:before="184"/>
        <w:ind w:left="1080" w:right="1078"/>
        <w:rPr>
          <w:sz w:val="16"/>
          <w:szCs w:val="16"/>
        </w:rPr>
      </w:pPr>
      <w:r>
        <w:rPr>
          <w:b/>
          <w:bCs/>
          <w:spacing w:val="-4"/>
          <w:sz w:val="16"/>
          <w:szCs w:val="16"/>
        </w:rPr>
        <w:t>RE</w:t>
      </w:r>
      <w:r>
        <w:rPr>
          <w:spacing w:val="-4"/>
          <w:sz w:val="16"/>
          <w:szCs w:val="16"/>
        </w:rPr>
        <w:t>:</w:t>
      </w:r>
      <w:r>
        <w:rPr>
          <w:sz w:val="16"/>
          <w:szCs w:val="16"/>
        </w:rPr>
        <w:tab/>
        <w:t>Disclosure</w:t>
      </w:r>
      <w:r>
        <w:rPr>
          <w:spacing w:val="-7"/>
          <w:sz w:val="16"/>
          <w:szCs w:val="16"/>
        </w:rPr>
        <w:t xml:space="preserve"> </w:t>
      </w:r>
      <w:r>
        <w:rPr>
          <w:sz w:val="16"/>
          <w:szCs w:val="16"/>
        </w:rPr>
        <w:t>Document</w:t>
      </w:r>
      <w:r>
        <w:rPr>
          <w:spacing w:val="-8"/>
          <w:sz w:val="16"/>
          <w:szCs w:val="16"/>
        </w:rPr>
        <w:t xml:space="preserve"> </w:t>
      </w:r>
      <w:r>
        <w:rPr>
          <w:sz w:val="16"/>
          <w:szCs w:val="16"/>
        </w:rPr>
        <w:t>delivered</w:t>
      </w:r>
      <w:r>
        <w:rPr>
          <w:spacing w:val="-6"/>
          <w:sz w:val="16"/>
          <w:szCs w:val="16"/>
        </w:rPr>
        <w:t xml:space="preserve"> </w:t>
      </w:r>
      <w:r>
        <w:rPr>
          <w:sz w:val="16"/>
          <w:szCs w:val="16"/>
        </w:rPr>
        <w:t>by</w:t>
      </w:r>
      <w:r>
        <w:rPr>
          <w:spacing w:val="-7"/>
          <w:sz w:val="16"/>
          <w:szCs w:val="16"/>
        </w:rPr>
        <w:t xml:space="preserve"> </w:t>
      </w:r>
      <w:r>
        <w:rPr>
          <w:sz w:val="16"/>
          <w:szCs w:val="16"/>
        </w:rPr>
        <w:t>the</w:t>
      </w:r>
      <w:r>
        <w:rPr>
          <w:spacing w:val="-7"/>
          <w:sz w:val="16"/>
          <w:szCs w:val="16"/>
        </w:rPr>
        <w:t xml:space="preserve"> </w:t>
      </w:r>
      <w:r>
        <w:rPr>
          <w:sz w:val="16"/>
          <w:szCs w:val="16"/>
        </w:rPr>
        <w:t>Franchisor</w:t>
      </w:r>
      <w:r>
        <w:rPr>
          <w:spacing w:val="-9"/>
          <w:sz w:val="16"/>
          <w:szCs w:val="16"/>
        </w:rPr>
        <w:t xml:space="preserve"> </w:t>
      </w:r>
      <w:r>
        <w:rPr>
          <w:sz w:val="16"/>
          <w:szCs w:val="16"/>
        </w:rPr>
        <w:t>to</w:t>
      </w:r>
      <w:r>
        <w:rPr>
          <w:spacing w:val="-9"/>
          <w:sz w:val="16"/>
          <w:szCs w:val="16"/>
        </w:rPr>
        <w:t xml:space="preserve"> </w:t>
      </w:r>
      <w:r>
        <w:rPr>
          <w:sz w:val="16"/>
          <w:szCs w:val="16"/>
        </w:rPr>
        <w:t>the</w:t>
      </w:r>
      <w:r>
        <w:rPr>
          <w:spacing w:val="-7"/>
          <w:sz w:val="16"/>
          <w:szCs w:val="16"/>
        </w:rPr>
        <w:t xml:space="preserve"> </w:t>
      </w:r>
      <w:r>
        <w:rPr>
          <w:sz w:val="16"/>
          <w:szCs w:val="16"/>
        </w:rPr>
        <w:t>undersigned</w:t>
      </w:r>
      <w:r>
        <w:rPr>
          <w:spacing w:val="-9"/>
          <w:sz w:val="16"/>
          <w:szCs w:val="16"/>
        </w:rPr>
        <w:t xml:space="preserve"> </w:t>
      </w:r>
      <w:r>
        <w:rPr>
          <w:sz w:val="16"/>
          <w:szCs w:val="16"/>
        </w:rPr>
        <w:t>with</w:t>
      </w:r>
      <w:r>
        <w:rPr>
          <w:spacing w:val="-7"/>
          <w:sz w:val="16"/>
          <w:szCs w:val="16"/>
        </w:rPr>
        <w:t xml:space="preserve"> </w:t>
      </w:r>
      <w:r>
        <w:rPr>
          <w:sz w:val="16"/>
          <w:szCs w:val="16"/>
        </w:rPr>
        <w:t>a</w:t>
      </w:r>
      <w:r>
        <w:rPr>
          <w:spacing w:val="-7"/>
          <w:sz w:val="16"/>
          <w:szCs w:val="16"/>
        </w:rPr>
        <w:t xml:space="preserve"> </w:t>
      </w:r>
      <w:r>
        <w:rPr>
          <w:sz w:val="16"/>
          <w:szCs w:val="16"/>
        </w:rPr>
        <w:t>Certificate</w:t>
      </w:r>
      <w:r>
        <w:rPr>
          <w:spacing w:val="-9"/>
          <w:sz w:val="16"/>
          <w:szCs w:val="16"/>
        </w:rPr>
        <w:t xml:space="preserve"> </w:t>
      </w:r>
      <w:r>
        <w:rPr>
          <w:sz w:val="16"/>
          <w:szCs w:val="16"/>
        </w:rPr>
        <w:t>of</w:t>
      </w:r>
      <w:r>
        <w:rPr>
          <w:spacing w:val="-7"/>
          <w:sz w:val="16"/>
          <w:szCs w:val="16"/>
        </w:rPr>
        <w:t xml:space="preserve"> </w:t>
      </w:r>
      <w:r>
        <w:rPr>
          <w:sz w:val="16"/>
          <w:szCs w:val="16"/>
        </w:rPr>
        <w:t>Disclosure</w:t>
      </w:r>
      <w:r>
        <w:rPr>
          <w:spacing w:val="-7"/>
          <w:sz w:val="16"/>
          <w:szCs w:val="16"/>
        </w:rPr>
        <w:t xml:space="preserve"> </w:t>
      </w:r>
      <w:r>
        <w:rPr>
          <w:sz w:val="16"/>
          <w:szCs w:val="16"/>
        </w:rPr>
        <w:t>dated</w:t>
      </w:r>
      <w:r>
        <w:rPr>
          <w:spacing w:val="-7"/>
          <w:sz w:val="16"/>
          <w:szCs w:val="16"/>
        </w:rPr>
        <w:t xml:space="preserve"> </w:t>
      </w:r>
      <w:ins w:id="783" w:author="Matthew Levine" w:date="2025-06-06T13:54:00Z" w16du:dateUtc="2025-06-06T17:54:00Z">
        <w:r w:rsidR="003017BE">
          <w:rPr>
            <w:sz w:val="16"/>
            <w:szCs w:val="16"/>
          </w:rPr>
          <w:t>June</w:t>
        </w:r>
        <w:r w:rsidR="0067548F">
          <w:rPr>
            <w:sz w:val="16"/>
            <w:szCs w:val="16"/>
          </w:rPr>
          <w:t xml:space="preserve"> </w:t>
        </w:r>
        <w:proofErr w:type="gramStart"/>
        <w:r w:rsidR="0067548F">
          <w:rPr>
            <w:sz w:val="16"/>
            <w:szCs w:val="16"/>
          </w:rPr>
          <w:t>[ ]</w:t>
        </w:r>
      </w:ins>
      <w:proofErr w:type="gramEnd"/>
      <w:del w:id="784" w:author="Matthew Levine" w:date="2025-06-06T13:54:00Z" w16du:dateUtc="2025-06-06T17:54:00Z">
        <w:r w:rsidDel="003017BE">
          <w:rPr>
            <w:sz w:val="16"/>
            <w:szCs w:val="16"/>
          </w:rPr>
          <w:delText>Mar</w:delText>
        </w:r>
      </w:del>
      <w:del w:id="785" w:author="Matthew Levine" w:date="2025-06-06T13:53:00Z" w16du:dateUtc="2025-06-06T17:53:00Z">
        <w:r w:rsidDel="003017BE">
          <w:rPr>
            <w:sz w:val="16"/>
            <w:szCs w:val="16"/>
          </w:rPr>
          <w:delText>ch 13</w:delText>
        </w:r>
      </w:del>
      <w:r>
        <w:rPr>
          <w:sz w:val="16"/>
          <w:szCs w:val="16"/>
        </w:rPr>
        <w:t xml:space="preserve">, 2025 and as executed by </w:t>
      </w:r>
      <w:r w:rsidR="00D306B4">
        <w:rPr>
          <w:b/>
          <w:bCs/>
          <w:sz w:val="16"/>
          <w:szCs w:val="16"/>
        </w:rPr>
        <w:t>[PRINCIPAL1]</w:t>
      </w:r>
      <w:r>
        <w:rPr>
          <w:b/>
          <w:bCs/>
          <w:sz w:val="16"/>
          <w:szCs w:val="16"/>
        </w:rPr>
        <w:t xml:space="preserve"> and </w:t>
      </w:r>
      <w:r w:rsidR="00A70910">
        <w:rPr>
          <w:b/>
          <w:bCs/>
          <w:sz w:val="16"/>
          <w:szCs w:val="16"/>
        </w:rPr>
        <w:t>[PRINCIPAL</w:t>
      </w:r>
      <w:proofErr w:type="gramStart"/>
      <w:r w:rsidR="00A70910">
        <w:rPr>
          <w:b/>
          <w:bCs/>
          <w:sz w:val="16"/>
          <w:szCs w:val="16"/>
        </w:rPr>
        <w:t>2]</w:t>
      </w:r>
      <w:r>
        <w:rPr>
          <w:sz w:val="16"/>
          <w:szCs w:val="16"/>
        </w:rPr>
        <w:t>(</w:t>
      </w:r>
      <w:proofErr w:type="gramEnd"/>
      <w:r>
        <w:rPr>
          <w:sz w:val="16"/>
          <w:szCs w:val="16"/>
        </w:rPr>
        <w:t>the “Disclosure Document”)</w:t>
      </w:r>
    </w:p>
    <w:p w14:paraId="44EF5C25" w14:textId="77777777" w:rsidR="00C811EF" w:rsidRDefault="00D00284">
      <w:pPr>
        <w:pStyle w:val="BodyText"/>
        <w:kinsoku w:val="0"/>
        <w:overflowPunct w:val="0"/>
        <w:rPr>
          <w:sz w:val="14"/>
          <w:szCs w:val="14"/>
        </w:rPr>
      </w:pPr>
      <w:r>
        <w:rPr>
          <w:noProof/>
        </w:rPr>
        <mc:AlternateContent>
          <mc:Choice Requires="wps">
            <w:drawing>
              <wp:anchor distT="0" distB="0" distL="0" distR="0" simplePos="0" relativeHeight="251690496" behindDoc="0" locked="0" layoutInCell="0" allowOverlap="1" wp14:anchorId="775A9B49" wp14:editId="6A0449D6">
                <wp:simplePos x="0" y="0"/>
                <wp:positionH relativeFrom="page">
                  <wp:posOffset>1124585</wp:posOffset>
                </wp:positionH>
                <wp:positionV relativeFrom="paragraph">
                  <wp:posOffset>117475</wp:posOffset>
                </wp:positionV>
                <wp:extent cx="5523230" cy="18415"/>
                <wp:effectExtent l="0" t="0" r="0" b="0"/>
                <wp:wrapTopAndBottom/>
                <wp:docPr id="785148162" name="Freeform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3230" cy="18415"/>
                        </a:xfrm>
                        <a:custGeom>
                          <a:avLst/>
                          <a:gdLst>
                            <a:gd name="T0" fmla="*/ 2147483646 w 8698"/>
                            <a:gd name="T1" fmla="*/ 0 h 29"/>
                            <a:gd name="T2" fmla="*/ 0 w 8698"/>
                            <a:gd name="T3" fmla="*/ 0 h 29"/>
                            <a:gd name="T4" fmla="*/ 0 w 8698"/>
                            <a:gd name="T5" fmla="*/ 2147483646 h 29"/>
                            <a:gd name="T6" fmla="*/ 2147483646 w 8698"/>
                            <a:gd name="T7" fmla="*/ 2147483646 h 29"/>
                            <a:gd name="T8" fmla="*/ 2147483646 w 8698"/>
                            <a:gd name="T9" fmla="*/ 0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98" h="29">
                              <a:moveTo>
                                <a:pt x="8697" y="0"/>
                              </a:moveTo>
                              <a:lnTo>
                                <a:pt x="0" y="0"/>
                              </a:lnTo>
                              <a:lnTo>
                                <a:pt x="0" y="28"/>
                              </a:lnTo>
                              <a:lnTo>
                                <a:pt x="8697" y="28"/>
                              </a:lnTo>
                              <a:lnTo>
                                <a:pt x="86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04DB4" id="Freeform 346" o:spid="_x0000_s1026" style="position:absolute;margin-left:88.55pt;margin-top:9.25pt;width:434.9pt;height:1.45pt;z-index:251690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98,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" o:allowincell="f" path="m8697,l,,,28r8697,l8697,xe" fillcolor="black" stroked="f">
                <v:path arrowok="t" o:connecttype="custom" o:connectlocs="2147483646,0;0,0;0,2147483646;2147483646,2147483646;2147483646,0" o:connectangles="0,0,0,0,0"/>
                <w10:wrap type="topAndBottom" anchorx="page"/>
              </v:shape>
            </w:pict>
          </mc:Fallback>
        </mc:AlternateContent>
      </w:r>
    </w:p>
    <w:p w14:paraId="2DAECB5D" w14:textId="77777777" w:rsidR="00C811EF" w:rsidRDefault="00C811EF">
      <w:pPr>
        <w:pStyle w:val="BodyText"/>
        <w:kinsoku w:val="0"/>
        <w:overflowPunct w:val="0"/>
        <w:spacing w:before="183"/>
        <w:ind w:left="1080" w:right="1073"/>
        <w:jc w:val="both"/>
        <w:rPr>
          <w:sz w:val="16"/>
          <w:szCs w:val="16"/>
        </w:rPr>
      </w:pPr>
      <w:r>
        <w:rPr>
          <w:b/>
          <w:bCs/>
          <w:sz w:val="16"/>
          <w:szCs w:val="16"/>
        </w:rPr>
        <w:t>IMPORTANT NOTES</w:t>
      </w:r>
      <w:r>
        <w:rPr>
          <w:sz w:val="16"/>
          <w:szCs w:val="16"/>
        </w:rPr>
        <w:t>:</w:t>
      </w:r>
      <w:r>
        <w:rPr>
          <w:spacing w:val="40"/>
          <w:sz w:val="16"/>
          <w:szCs w:val="16"/>
        </w:rPr>
        <w:t xml:space="preserve"> </w:t>
      </w:r>
      <w:r>
        <w:rPr>
          <w:sz w:val="16"/>
          <w:szCs w:val="16"/>
        </w:rPr>
        <w:t>The Disclosure Document summarizes certain provisions of the Franchise Agreement and other information.</w:t>
      </w:r>
      <w:r>
        <w:rPr>
          <w:spacing w:val="40"/>
          <w:sz w:val="16"/>
          <w:szCs w:val="16"/>
        </w:rPr>
        <w:t xml:space="preserve"> </w:t>
      </w:r>
      <w:r>
        <w:rPr>
          <w:sz w:val="16"/>
          <w:szCs w:val="16"/>
        </w:rPr>
        <w:t>Read</w:t>
      </w:r>
      <w:r>
        <w:rPr>
          <w:spacing w:val="-2"/>
          <w:sz w:val="16"/>
          <w:szCs w:val="16"/>
        </w:rPr>
        <w:t xml:space="preserve"> </w:t>
      </w:r>
      <w:r>
        <w:rPr>
          <w:sz w:val="16"/>
          <w:szCs w:val="16"/>
        </w:rPr>
        <w:t>this Disclosure</w:t>
      </w:r>
      <w:r>
        <w:rPr>
          <w:spacing w:val="-4"/>
          <w:sz w:val="16"/>
          <w:szCs w:val="16"/>
        </w:rPr>
        <w:t xml:space="preserve"> </w:t>
      </w:r>
      <w:r>
        <w:rPr>
          <w:sz w:val="16"/>
          <w:szCs w:val="16"/>
        </w:rPr>
        <w:t>Document and</w:t>
      </w:r>
      <w:r>
        <w:rPr>
          <w:spacing w:val="-2"/>
          <w:sz w:val="16"/>
          <w:szCs w:val="16"/>
        </w:rPr>
        <w:t xml:space="preserve"> </w:t>
      </w:r>
      <w:r>
        <w:rPr>
          <w:sz w:val="16"/>
          <w:szCs w:val="16"/>
        </w:rPr>
        <w:t>all</w:t>
      </w:r>
      <w:r>
        <w:rPr>
          <w:spacing w:val="-4"/>
          <w:sz w:val="16"/>
          <w:szCs w:val="16"/>
        </w:rPr>
        <w:t xml:space="preserve"> </w:t>
      </w:r>
      <w:r>
        <w:rPr>
          <w:sz w:val="16"/>
          <w:szCs w:val="16"/>
        </w:rPr>
        <w:t>agreements</w:t>
      </w:r>
      <w:r>
        <w:rPr>
          <w:spacing w:val="-3"/>
          <w:sz w:val="16"/>
          <w:szCs w:val="16"/>
        </w:rPr>
        <w:t xml:space="preserve"> </w:t>
      </w:r>
      <w:r>
        <w:rPr>
          <w:sz w:val="16"/>
          <w:szCs w:val="16"/>
        </w:rPr>
        <w:t>carefully.</w:t>
      </w:r>
      <w:r>
        <w:rPr>
          <w:spacing w:val="-1"/>
          <w:sz w:val="16"/>
          <w:szCs w:val="16"/>
        </w:rPr>
        <w:t xml:space="preserve"> </w:t>
      </w:r>
      <w:r>
        <w:rPr>
          <w:sz w:val="16"/>
          <w:szCs w:val="16"/>
        </w:rPr>
        <w:t>Each</w:t>
      </w:r>
      <w:r>
        <w:rPr>
          <w:spacing w:val="-2"/>
          <w:sz w:val="16"/>
          <w:szCs w:val="16"/>
        </w:rPr>
        <w:t xml:space="preserve"> </w:t>
      </w:r>
      <w:r>
        <w:rPr>
          <w:sz w:val="16"/>
          <w:szCs w:val="16"/>
        </w:rPr>
        <w:t>of</w:t>
      </w:r>
      <w:r>
        <w:rPr>
          <w:spacing w:val="-3"/>
          <w:sz w:val="16"/>
          <w:szCs w:val="16"/>
        </w:rPr>
        <w:t xml:space="preserve"> </w:t>
      </w:r>
      <w:r>
        <w:rPr>
          <w:sz w:val="16"/>
          <w:szCs w:val="16"/>
        </w:rPr>
        <w:t>the</w:t>
      </w:r>
      <w:r>
        <w:rPr>
          <w:spacing w:val="-2"/>
          <w:sz w:val="16"/>
          <w:szCs w:val="16"/>
        </w:rPr>
        <w:t xml:space="preserve"> </w:t>
      </w:r>
      <w:r>
        <w:rPr>
          <w:sz w:val="16"/>
          <w:szCs w:val="16"/>
        </w:rPr>
        <w:t>undersigned</w:t>
      </w:r>
      <w:r>
        <w:rPr>
          <w:spacing w:val="-2"/>
          <w:sz w:val="16"/>
          <w:szCs w:val="16"/>
        </w:rPr>
        <w:t xml:space="preserve"> </w:t>
      </w:r>
      <w:r>
        <w:rPr>
          <w:sz w:val="16"/>
          <w:szCs w:val="16"/>
        </w:rPr>
        <w:t>hereby acknowledges having received the Disclosure Document on the date indicated below (as one document and at one time, except in the province</w:t>
      </w:r>
      <w:r>
        <w:rPr>
          <w:spacing w:val="-7"/>
          <w:sz w:val="16"/>
          <w:szCs w:val="16"/>
        </w:rPr>
        <w:t xml:space="preserve"> </w:t>
      </w:r>
      <w:r>
        <w:rPr>
          <w:sz w:val="16"/>
          <w:szCs w:val="16"/>
        </w:rPr>
        <w:t>of</w:t>
      </w:r>
      <w:r>
        <w:rPr>
          <w:spacing w:val="-5"/>
          <w:sz w:val="16"/>
          <w:szCs w:val="16"/>
        </w:rPr>
        <w:t xml:space="preserve"> </w:t>
      </w:r>
      <w:r>
        <w:rPr>
          <w:sz w:val="16"/>
          <w:szCs w:val="16"/>
        </w:rPr>
        <w:t>Manitoba,</w:t>
      </w:r>
      <w:r>
        <w:rPr>
          <w:spacing w:val="-5"/>
          <w:sz w:val="16"/>
          <w:szCs w:val="16"/>
        </w:rPr>
        <w:t xml:space="preserve"> </w:t>
      </w:r>
      <w:r>
        <w:rPr>
          <w:sz w:val="16"/>
          <w:szCs w:val="16"/>
        </w:rPr>
        <w:t>where</w:t>
      </w:r>
      <w:r>
        <w:rPr>
          <w:spacing w:val="-4"/>
          <w:sz w:val="16"/>
          <w:szCs w:val="16"/>
        </w:rPr>
        <w:t xml:space="preserve"> </w:t>
      </w:r>
      <w:r>
        <w:rPr>
          <w:sz w:val="16"/>
          <w:szCs w:val="16"/>
        </w:rPr>
        <w:t>disclosure</w:t>
      </w:r>
      <w:r>
        <w:rPr>
          <w:spacing w:val="-4"/>
          <w:sz w:val="16"/>
          <w:szCs w:val="16"/>
        </w:rPr>
        <w:t xml:space="preserve"> </w:t>
      </w:r>
      <w:r>
        <w:rPr>
          <w:sz w:val="16"/>
          <w:szCs w:val="16"/>
        </w:rPr>
        <w:t>may</w:t>
      </w:r>
      <w:r>
        <w:rPr>
          <w:spacing w:val="-5"/>
          <w:sz w:val="16"/>
          <w:szCs w:val="16"/>
        </w:rPr>
        <w:t xml:space="preserve"> </w:t>
      </w:r>
      <w:r>
        <w:rPr>
          <w:sz w:val="16"/>
          <w:szCs w:val="16"/>
        </w:rPr>
        <w:t>be</w:t>
      </w:r>
      <w:r>
        <w:rPr>
          <w:spacing w:val="-4"/>
          <w:sz w:val="16"/>
          <w:szCs w:val="16"/>
        </w:rPr>
        <w:t xml:space="preserve"> </w:t>
      </w:r>
      <w:r>
        <w:rPr>
          <w:sz w:val="16"/>
          <w:szCs w:val="16"/>
        </w:rPr>
        <w:t>permitted</w:t>
      </w:r>
      <w:r>
        <w:rPr>
          <w:spacing w:val="-6"/>
          <w:sz w:val="16"/>
          <w:szCs w:val="16"/>
        </w:rPr>
        <w:t xml:space="preserve"> </w:t>
      </w:r>
      <w:r>
        <w:rPr>
          <w:sz w:val="16"/>
          <w:szCs w:val="16"/>
        </w:rPr>
        <w:t>in</w:t>
      </w:r>
      <w:r>
        <w:rPr>
          <w:spacing w:val="-7"/>
          <w:sz w:val="16"/>
          <w:szCs w:val="16"/>
        </w:rPr>
        <w:t xml:space="preserve"> </w:t>
      </w:r>
      <w:r>
        <w:rPr>
          <w:sz w:val="16"/>
          <w:szCs w:val="16"/>
        </w:rPr>
        <w:t>parts</w:t>
      </w:r>
      <w:r>
        <w:rPr>
          <w:spacing w:val="-3"/>
          <w:sz w:val="16"/>
          <w:szCs w:val="16"/>
        </w:rPr>
        <w:t xml:space="preserve"> </w:t>
      </w:r>
      <w:r>
        <w:rPr>
          <w:sz w:val="16"/>
          <w:szCs w:val="16"/>
        </w:rPr>
        <w:t>and</w:t>
      </w:r>
      <w:r>
        <w:rPr>
          <w:spacing w:val="-7"/>
          <w:sz w:val="16"/>
          <w:szCs w:val="16"/>
        </w:rPr>
        <w:t xml:space="preserve"> </w:t>
      </w:r>
      <w:r>
        <w:rPr>
          <w:sz w:val="16"/>
          <w:szCs w:val="16"/>
        </w:rPr>
        <w:t>at</w:t>
      </w:r>
      <w:r>
        <w:rPr>
          <w:spacing w:val="-5"/>
          <w:sz w:val="16"/>
          <w:szCs w:val="16"/>
        </w:rPr>
        <w:t xml:space="preserve"> </w:t>
      </w:r>
      <w:r>
        <w:rPr>
          <w:sz w:val="16"/>
          <w:szCs w:val="16"/>
        </w:rPr>
        <w:t>different</w:t>
      </w:r>
      <w:r>
        <w:rPr>
          <w:spacing w:val="-5"/>
          <w:sz w:val="16"/>
          <w:szCs w:val="16"/>
        </w:rPr>
        <w:t xml:space="preserve"> </w:t>
      </w:r>
      <w:r>
        <w:rPr>
          <w:sz w:val="16"/>
          <w:szCs w:val="16"/>
        </w:rPr>
        <w:t>times),</w:t>
      </w:r>
      <w:r>
        <w:rPr>
          <w:spacing w:val="-5"/>
          <w:sz w:val="16"/>
          <w:szCs w:val="16"/>
        </w:rPr>
        <w:t xml:space="preserve"> </w:t>
      </w:r>
      <w:r>
        <w:rPr>
          <w:sz w:val="16"/>
          <w:szCs w:val="16"/>
        </w:rPr>
        <w:t>which</w:t>
      </w:r>
      <w:r>
        <w:rPr>
          <w:spacing w:val="-4"/>
          <w:sz w:val="16"/>
          <w:szCs w:val="16"/>
        </w:rPr>
        <w:t xml:space="preserve"> </w:t>
      </w:r>
      <w:r>
        <w:rPr>
          <w:sz w:val="16"/>
          <w:szCs w:val="16"/>
        </w:rPr>
        <w:t>document</w:t>
      </w:r>
      <w:r>
        <w:rPr>
          <w:spacing w:val="-3"/>
          <w:sz w:val="16"/>
          <w:szCs w:val="16"/>
        </w:rPr>
        <w:t xml:space="preserve"> </w:t>
      </w:r>
      <w:r>
        <w:rPr>
          <w:sz w:val="16"/>
          <w:szCs w:val="16"/>
        </w:rPr>
        <w:t>includes,</w:t>
      </w:r>
      <w:r>
        <w:rPr>
          <w:spacing w:val="-5"/>
          <w:sz w:val="16"/>
          <w:szCs w:val="16"/>
        </w:rPr>
        <w:t xml:space="preserve"> </w:t>
      </w:r>
      <w:r>
        <w:rPr>
          <w:sz w:val="16"/>
          <w:szCs w:val="16"/>
        </w:rPr>
        <w:t>without limitation, the following:</w:t>
      </w:r>
    </w:p>
    <w:p w14:paraId="25BC730C" w14:textId="77777777" w:rsidR="00C811EF" w:rsidRDefault="00C811EF">
      <w:pPr>
        <w:pStyle w:val="BodyText"/>
        <w:kinsoku w:val="0"/>
        <w:overflowPunct w:val="0"/>
        <w:spacing w:before="9"/>
        <w:rPr>
          <w:sz w:val="15"/>
          <w:szCs w:val="15"/>
        </w:rPr>
      </w:pPr>
    </w:p>
    <w:tbl>
      <w:tblPr>
        <w:tblW w:w="0" w:type="auto"/>
        <w:tblInd w:w="1198" w:type="dxa"/>
        <w:tblLayout w:type="fixed"/>
        <w:tblCellMar>
          <w:left w:w="0" w:type="dxa"/>
          <w:right w:w="0" w:type="dxa"/>
        </w:tblCellMar>
        <w:tblLook w:val="0000" w:firstRow="0" w:lastRow="0" w:firstColumn="0" w:lastColumn="0" w:noHBand="0" w:noVBand="0"/>
      </w:tblPr>
      <w:tblGrid>
        <w:gridCol w:w="2302"/>
        <w:gridCol w:w="6329"/>
      </w:tblGrid>
      <w:tr w:rsidR="00C811EF" w14:paraId="439EAC54" w14:textId="77777777">
        <w:trPr>
          <w:trHeight w:val="341"/>
        </w:trPr>
        <w:tc>
          <w:tcPr>
            <w:tcW w:w="2302" w:type="dxa"/>
            <w:tcBorders>
              <w:top w:val="single" w:sz="4" w:space="0" w:color="000000"/>
              <w:left w:val="single" w:sz="4" w:space="0" w:color="000000"/>
              <w:bottom w:val="single" w:sz="6" w:space="0" w:color="000000"/>
              <w:right w:val="single" w:sz="4" w:space="0" w:color="000000"/>
            </w:tcBorders>
            <w:shd w:val="clear" w:color="auto" w:fill="F1F1F1"/>
          </w:tcPr>
          <w:p w14:paraId="4996590B" w14:textId="77777777" w:rsidR="00C811EF" w:rsidRDefault="00C811EF">
            <w:pPr>
              <w:pStyle w:val="TableParagraph"/>
              <w:kinsoku w:val="0"/>
              <w:overflowPunct w:val="0"/>
              <w:spacing w:before="80"/>
              <w:ind w:left="6"/>
              <w:jc w:val="center"/>
              <w:rPr>
                <w:b/>
                <w:bCs/>
                <w:spacing w:val="-2"/>
                <w:sz w:val="16"/>
                <w:szCs w:val="16"/>
              </w:rPr>
            </w:pPr>
            <w:r>
              <w:rPr>
                <w:b/>
                <w:bCs/>
                <w:spacing w:val="-2"/>
                <w:sz w:val="16"/>
                <w:szCs w:val="16"/>
              </w:rPr>
              <w:t>EXHIBIT</w:t>
            </w:r>
          </w:p>
        </w:tc>
        <w:tc>
          <w:tcPr>
            <w:tcW w:w="6329" w:type="dxa"/>
            <w:tcBorders>
              <w:top w:val="single" w:sz="4" w:space="0" w:color="000000"/>
              <w:left w:val="single" w:sz="4" w:space="0" w:color="000000"/>
              <w:bottom w:val="single" w:sz="6" w:space="0" w:color="000000"/>
              <w:right w:val="single" w:sz="4" w:space="0" w:color="000000"/>
            </w:tcBorders>
            <w:shd w:val="clear" w:color="auto" w:fill="F1F1F1"/>
          </w:tcPr>
          <w:p w14:paraId="27E2D1FD" w14:textId="77777777" w:rsidR="00C811EF" w:rsidRDefault="00C811EF">
            <w:pPr>
              <w:pStyle w:val="TableParagraph"/>
              <w:kinsoku w:val="0"/>
              <w:overflowPunct w:val="0"/>
              <w:spacing w:before="80"/>
              <w:ind w:left="7"/>
              <w:jc w:val="center"/>
              <w:rPr>
                <w:b/>
                <w:bCs/>
                <w:spacing w:val="-2"/>
                <w:sz w:val="16"/>
                <w:szCs w:val="16"/>
              </w:rPr>
            </w:pPr>
            <w:r>
              <w:rPr>
                <w:b/>
                <w:bCs/>
                <w:spacing w:val="-2"/>
                <w:sz w:val="16"/>
                <w:szCs w:val="16"/>
              </w:rPr>
              <w:t>TITLE</w:t>
            </w:r>
          </w:p>
        </w:tc>
      </w:tr>
      <w:tr w:rsidR="00C811EF" w14:paraId="0E063364"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3945EF0E" w14:textId="77777777" w:rsidR="00C811EF" w:rsidRDefault="00C811EF">
            <w:pPr>
              <w:pStyle w:val="TableParagraph"/>
              <w:kinsoku w:val="0"/>
              <w:overflowPunct w:val="0"/>
              <w:spacing w:before="81"/>
              <w:ind w:left="79"/>
              <w:rPr>
                <w:spacing w:val="-10"/>
                <w:sz w:val="14"/>
                <w:szCs w:val="14"/>
              </w:rPr>
            </w:pPr>
            <w:r>
              <w:rPr>
                <w:spacing w:val="-10"/>
                <w:sz w:val="14"/>
                <w:szCs w:val="14"/>
              </w:rPr>
              <w:t>A</w:t>
            </w:r>
          </w:p>
        </w:tc>
        <w:tc>
          <w:tcPr>
            <w:tcW w:w="6329" w:type="dxa"/>
            <w:tcBorders>
              <w:top w:val="single" w:sz="6" w:space="0" w:color="000000"/>
              <w:left w:val="single" w:sz="4" w:space="0" w:color="000000"/>
              <w:bottom w:val="single" w:sz="6" w:space="0" w:color="000000"/>
              <w:right w:val="single" w:sz="4" w:space="0" w:color="000000"/>
            </w:tcBorders>
          </w:tcPr>
          <w:p w14:paraId="4AF0AC13" w14:textId="77777777" w:rsidR="00C811EF" w:rsidRDefault="00C811EF">
            <w:pPr>
              <w:pStyle w:val="TableParagraph"/>
              <w:kinsoku w:val="0"/>
              <w:overflowPunct w:val="0"/>
              <w:spacing w:before="81"/>
              <w:ind w:left="78"/>
              <w:rPr>
                <w:spacing w:val="-4"/>
                <w:sz w:val="14"/>
                <w:szCs w:val="14"/>
              </w:rPr>
            </w:pPr>
            <w:r>
              <w:rPr>
                <w:spacing w:val="-4"/>
                <w:sz w:val="14"/>
                <w:szCs w:val="14"/>
              </w:rPr>
              <w:t>CONVICTIONS,</w:t>
            </w:r>
            <w:r>
              <w:rPr>
                <w:spacing w:val="9"/>
                <w:sz w:val="14"/>
                <w:szCs w:val="14"/>
              </w:rPr>
              <w:t xml:space="preserve"> </w:t>
            </w:r>
            <w:r>
              <w:rPr>
                <w:spacing w:val="-4"/>
                <w:sz w:val="14"/>
                <w:szCs w:val="14"/>
              </w:rPr>
              <w:t>CHARGES,</w:t>
            </w:r>
            <w:r>
              <w:rPr>
                <w:spacing w:val="5"/>
                <w:sz w:val="14"/>
                <w:szCs w:val="14"/>
              </w:rPr>
              <w:t xml:space="preserve"> </w:t>
            </w:r>
            <w:r>
              <w:rPr>
                <w:spacing w:val="-4"/>
                <w:sz w:val="14"/>
                <w:szCs w:val="14"/>
              </w:rPr>
              <w:t>ADMINISTRATIVE</w:t>
            </w:r>
            <w:r>
              <w:rPr>
                <w:spacing w:val="9"/>
                <w:sz w:val="14"/>
                <w:szCs w:val="14"/>
              </w:rPr>
              <w:t xml:space="preserve"> </w:t>
            </w:r>
            <w:r>
              <w:rPr>
                <w:spacing w:val="-4"/>
                <w:sz w:val="14"/>
                <w:szCs w:val="14"/>
              </w:rPr>
              <w:t>ORDERS,</w:t>
            </w:r>
            <w:r>
              <w:rPr>
                <w:spacing w:val="8"/>
                <w:sz w:val="14"/>
                <w:szCs w:val="14"/>
              </w:rPr>
              <w:t xml:space="preserve"> </w:t>
            </w:r>
            <w:r>
              <w:rPr>
                <w:spacing w:val="-4"/>
                <w:sz w:val="14"/>
                <w:szCs w:val="14"/>
              </w:rPr>
              <w:t>LITIGATION</w:t>
            </w:r>
            <w:r>
              <w:rPr>
                <w:spacing w:val="9"/>
                <w:sz w:val="14"/>
                <w:szCs w:val="14"/>
              </w:rPr>
              <w:t xml:space="preserve"> </w:t>
            </w:r>
            <w:r>
              <w:rPr>
                <w:spacing w:val="-4"/>
                <w:sz w:val="14"/>
                <w:szCs w:val="14"/>
              </w:rPr>
              <w:t>&amp;</w:t>
            </w:r>
            <w:r>
              <w:rPr>
                <w:spacing w:val="6"/>
                <w:sz w:val="14"/>
                <w:szCs w:val="14"/>
              </w:rPr>
              <w:t xml:space="preserve"> </w:t>
            </w:r>
            <w:r>
              <w:rPr>
                <w:spacing w:val="-4"/>
                <w:sz w:val="14"/>
                <w:szCs w:val="14"/>
              </w:rPr>
              <w:t>BANKRUPTCY</w:t>
            </w:r>
          </w:p>
        </w:tc>
      </w:tr>
      <w:tr w:rsidR="00C811EF" w14:paraId="2BE601E2"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1EEE38AE" w14:textId="77777777" w:rsidR="00C811EF" w:rsidRDefault="00C811EF">
            <w:pPr>
              <w:pStyle w:val="TableParagraph"/>
              <w:kinsoku w:val="0"/>
              <w:overflowPunct w:val="0"/>
              <w:spacing w:before="80"/>
              <w:ind w:left="79"/>
              <w:rPr>
                <w:spacing w:val="-10"/>
                <w:sz w:val="14"/>
                <w:szCs w:val="14"/>
              </w:rPr>
            </w:pPr>
            <w:r>
              <w:rPr>
                <w:spacing w:val="-10"/>
                <w:sz w:val="14"/>
                <w:szCs w:val="14"/>
              </w:rPr>
              <w:t>B</w:t>
            </w:r>
          </w:p>
        </w:tc>
        <w:tc>
          <w:tcPr>
            <w:tcW w:w="6329" w:type="dxa"/>
            <w:tcBorders>
              <w:top w:val="single" w:sz="6" w:space="0" w:color="000000"/>
              <w:left w:val="single" w:sz="4" w:space="0" w:color="000000"/>
              <w:bottom w:val="single" w:sz="6" w:space="0" w:color="000000"/>
              <w:right w:val="single" w:sz="4" w:space="0" w:color="000000"/>
            </w:tcBorders>
          </w:tcPr>
          <w:p w14:paraId="34012B47" w14:textId="77777777" w:rsidR="00C811EF" w:rsidRDefault="00C811EF">
            <w:pPr>
              <w:pStyle w:val="TableParagraph"/>
              <w:kinsoku w:val="0"/>
              <w:overflowPunct w:val="0"/>
              <w:spacing w:before="80"/>
              <w:ind w:left="78"/>
              <w:rPr>
                <w:spacing w:val="-2"/>
                <w:sz w:val="14"/>
                <w:szCs w:val="14"/>
              </w:rPr>
            </w:pPr>
            <w:r>
              <w:rPr>
                <w:spacing w:val="-4"/>
                <w:sz w:val="14"/>
                <w:szCs w:val="14"/>
              </w:rPr>
              <w:t>FINANCIAL</w:t>
            </w:r>
            <w:r>
              <w:rPr>
                <w:spacing w:val="7"/>
                <w:sz w:val="14"/>
                <w:szCs w:val="14"/>
              </w:rPr>
              <w:t xml:space="preserve"> </w:t>
            </w:r>
            <w:r>
              <w:rPr>
                <w:spacing w:val="-2"/>
                <w:sz w:val="14"/>
                <w:szCs w:val="14"/>
              </w:rPr>
              <w:t>STATEMENTS</w:t>
            </w:r>
          </w:p>
        </w:tc>
      </w:tr>
      <w:tr w:rsidR="00C811EF" w14:paraId="10248261" w14:textId="77777777">
        <w:trPr>
          <w:trHeight w:val="315"/>
        </w:trPr>
        <w:tc>
          <w:tcPr>
            <w:tcW w:w="2302" w:type="dxa"/>
            <w:tcBorders>
              <w:top w:val="single" w:sz="6" w:space="0" w:color="000000"/>
              <w:left w:val="single" w:sz="4" w:space="0" w:color="000000"/>
              <w:bottom w:val="single" w:sz="6" w:space="0" w:color="000000"/>
              <w:right w:val="single" w:sz="4" w:space="0" w:color="000000"/>
            </w:tcBorders>
          </w:tcPr>
          <w:p w14:paraId="31E312B2" w14:textId="77777777" w:rsidR="00C811EF" w:rsidRDefault="00C811EF">
            <w:pPr>
              <w:pStyle w:val="TableParagraph"/>
              <w:kinsoku w:val="0"/>
              <w:overflowPunct w:val="0"/>
              <w:spacing w:before="80"/>
              <w:ind w:left="79"/>
              <w:rPr>
                <w:spacing w:val="-10"/>
                <w:sz w:val="14"/>
                <w:szCs w:val="14"/>
              </w:rPr>
            </w:pPr>
            <w:r>
              <w:rPr>
                <w:spacing w:val="-10"/>
                <w:sz w:val="14"/>
                <w:szCs w:val="14"/>
              </w:rPr>
              <w:t>C</w:t>
            </w:r>
          </w:p>
        </w:tc>
        <w:tc>
          <w:tcPr>
            <w:tcW w:w="6329" w:type="dxa"/>
            <w:tcBorders>
              <w:top w:val="single" w:sz="6" w:space="0" w:color="000000"/>
              <w:left w:val="single" w:sz="4" w:space="0" w:color="000000"/>
              <w:bottom w:val="single" w:sz="6" w:space="0" w:color="000000"/>
              <w:right w:val="single" w:sz="4" w:space="0" w:color="000000"/>
            </w:tcBorders>
          </w:tcPr>
          <w:p w14:paraId="6F50F71A" w14:textId="77777777" w:rsidR="00C811EF" w:rsidRDefault="00C811EF">
            <w:pPr>
              <w:pStyle w:val="TableParagraph"/>
              <w:kinsoku w:val="0"/>
              <w:overflowPunct w:val="0"/>
              <w:spacing w:before="80"/>
              <w:ind w:left="78"/>
              <w:rPr>
                <w:spacing w:val="-4"/>
                <w:sz w:val="14"/>
                <w:szCs w:val="14"/>
              </w:rPr>
            </w:pPr>
            <w:r>
              <w:rPr>
                <w:spacing w:val="-4"/>
                <w:sz w:val="14"/>
                <w:szCs w:val="14"/>
              </w:rPr>
              <w:t>FRANCHISE</w:t>
            </w:r>
            <w:r>
              <w:rPr>
                <w:spacing w:val="4"/>
                <w:sz w:val="14"/>
                <w:szCs w:val="14"/>
              </w:rPr>
              <w:t xml:space="preserve"> </w:t>
            </w:r>
            <w:r>
              <w:rPr>
                <w:spacing w:val="-4"/>
                <w:sz w:val="14"/>
                <w:szCs w:val="14"/>
              </w:rPr>
              <w:t>AGREEMENT</w:t>
            </w:r>
            <w:r>
              <w:rPr>
                <w:spacing w:val="6"/>
                <w:sz w:val="14"/>
                <w:szCs w:val="14"/>
              </w:rPr>
              <w:t xml:space="preserve"> </w:t>
            </w:r>
            <w:r>
              <w:rPr>
                <w:spacing w:val="-4"/>
                <w:sz w:val="14"/>
                <w:szCs w:val="14"/>
              </w:rPr>
              <w:t>AND</w:t>
            </w:r>
            <w:r>
              <w:rPr>
                <w:spacing w:val="3"/>
                <w:sz w:val="14"/>
                <w:szCs w:val="14"/>
              </w:rPr>
              <w:t xml:space="preserve"> </w:t>
            </w:r>
            <w:r>
              <w:rPr>
                <w:spacing w:val="-4"/>
                <w:sz w:val="14"/>
                <w:szCs w:val="14"/>
              </w:rPr>
              <w:t>SCHEDULES</w:t>
            </w:r>
          </w:p>
        </w:tc>
      </w:tr>
      <w:tr w:rsidR="00C811EF" w14:paraId="2F0FE6D1"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63AA864C" w14:textId="77777777" w:rsidR="00C811EF" w:rsidRDefault="00C811EF">
            <w:pPr>
              <w:pStyle w:val="TableParagraph"/>
              <w:kinsoku w:val="0"/>
              <w:overflowPunct w:val="0"/>
              <w:spacing w:before="78"/>
              <w:ind w:left="79"/>
              <w:rPr>
                <w:spacing w:val="-10"/>
                <w:sz w:val="14"/>
                <w:szCs w:val="14"/>
              </w:rPr>
            </w:pPr>
            <w:r>
              <w:rPr>
                <w:spacing w:val="-10"/>
                <w:sz w:val="14"/>
                <w:szCs w:val="14"/>
              </w:rPr>
              <w:t>D</w:t>
            </w:r>
          </w:p>
        </w:tc>
        <w:tc>
          <w:tcPr>
            <w:tcW w:w="6329" w:type="dxa"/>
            <w:tcBorders>
              <w:top w:val="single" w:sz="6" w:space="0" w:color="000000"/>
              <w:left w:val="single" w:sz="4" w:space="0" w:color="000000"/>
              <w:bottom w:val="single" w:sz="6" w:space="0" w:color="000000"/>
              <w:right w:val="single" w:sz="4" w:space="0" w:color="000000"/>
            </w:tcBorders>
          </w:tcPr>
          <w:p w14:paraId="1FEF0141" w14:textId="77777777" w:rsidR="00C811EF" w:rsidRDefault="00C811EF">
            <w:pPr>
              <w:pStyle w:val="TableParagraph"/>
              <w:kinsoku w:val="0"/>
              <w:overflowPunct w:val="0"/>
              <w:spacing w:before="78"/>
              <w:ind w:left="78"/>
              <w:rPr>
                <w:spacing w:val="-2"/>
                <w:sz w:val="14"/>
                <w:szCs w:val="14"/>
              </w:rPr>
            </w:pPr>
            <w:r>
              <w:rPr>
                <w:spacing w:val="-2"/>
                <w:sz w:val="14"/>
                <w:szCs w:val="14"/>
              </w:rPr>
              <w:t>TRADEMARKS</w:t>
            </w:r>
          </w:p>
        </w:tc>
      </w:tr>
      <w:tr w:rsidR="00C811EF" w14:paraId="4BD29CF6"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1016AF5A" w14:textId="77777777" w:rsidR="00C811EF" w:rsidRDefault="00C811EF">
            <w:pPr>
              <w:pStyle w:val="TableParagraph"/>
              <w:kinsoku w:val="0"/>
              <w:overflowPunct w:val="0"/>
              <w:spacing w:before="78"/>
              <w:ind w:left="79"/>
              <w:rPr>
                <w:spacing w:val="-10"/>
                <w:sz w:val="14"/>
                <w:szCs w:val="14"/>
              </w:rPr>
            </w:pPr>
            <w:r>
              <w:rPr>
                <w:spacing w:val="-10"/>
                <w:sz w:val="14"/>
                <w:szCs w:val="14"/>
              </w:rPr>
              <w:t>E</w:t>
            </w:r>
          </w:p>
        </w:tc>
        <w:tc>
          <w:tcPr>
            <w:tcW w:w="6329" w:type="dxa"/>
            <w:tcBorders>
              <w:top w:val="single" w:sz="6" w:space="0" w:color="000000"/>
              <w:left w:val="single" w:sz="4" w:space="0" w:color="000000"/>
              <w:bottom w:val="single" w:sz="6" w:space="0" w:color="000000"/>
              <w:right w:val="single" w:sz="4" w:space="0" w:color="000000"/>
            </w:tcBorders>
          </w:tcPr>
          <w:p w14:paraId="5151D7DA" w14:textId="77777777" w:rsidR="00C811EF" w:rsidRDefault="00C811EF">
            <w:pPr>
              <w:pStyle w:val="TableParagraph"/>
              <w:kinsoku w:val="0"/>
              <w:overflowPunct w:val="0"/>
              <w:spacing w:before="78"/>
              <w:ind w:left="78"/>
              <w:rPr>
                <w:spacing w:val="-2"/>
                <w:sz w:val="14"/>
                <w:szCs w:val="14"/>
              </w:rPr>
            </w:pPr>
            <w:r>
              <w:rPr>
                <w:spacing w:val="-2"/>
                <w:sz w:val="14"/>
                <w:szCs w:val="14"/>
              </w:rPr>
              <w:t>TABLE</w:t>
            </w:r>
            <w:r>
              <w:rPr>
                <w:spacing w:val="-6"/>
                <w:sz w:val="14"/>
                <w:szCs w:val="14"/>
              </w:rPr>
              <w:t xml:space="preserve"> </w:t>
            </w:r>
            <w:r>
              <w:rPr>
                <w:spacing w:val="-2"/>
                <w:sz w:val="14"/>
                <w:szCs w:val="14"/>
              </w:rPr>
              <w:t>OF</w:t>
            </w:r>
            <w:r>
              <w:rPr>
                <w:spacing w:val="-6"/>
                <w:sz w:val="14"/>
                <w:szCs w:val="14"/>
              </w:rPr>
              <w:t xml:space="preserve"> </w:t>
            </w:r>
            <w:r>
              <w:rPr>
                <w:spacing w:val="-2"/>
                <w:sz w:val="14"/>
                <w:szCs w:val="14"/>
              </w:rPr>
              <w:t>CONTENTS</w:t>
            </w:r>
            <w:r>
              <w:rPr>
                <w:spacing w:val="-5"/>
                <w:sz w:val="14"/>
                <w:szCs w:val="14"/>
              </w:rPr>
              <w:t xml:space="preserve"> </w:t>
            </w:r>
            <w:r>
              <w:rPr>
                <w:spacing w:val="-2"/>
                <w:sz w:val="14"/>
                <w:szCs w:val="14"/>
              </w:rPr>
              <w:t>OF</w:t>
            </w:r>
            <w:r>
              <w:rPr>
                <w:spacing w:val="-7"/>
                <w:sz w:val="14"/>
                <w:szCs w:val="14"/>
              </w:rPr>
              <w:t xml:space="preserve"> </w:t>
            </w:r>
            <w:r>
              <w:rPr>
                <w:spacing w:val="-2"/>
                <w:sz w:val="14"/>
                <w:szCs w:val="14"/>
              </w:rPr>
              <w:t>MANUAL</w:t>
            </w:r>
          </w:p>
        </w:tc>
      </w:tr>
      <w:tr w:rsidR="00C811EF" w14:paraId="2A838B77"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69DC703E" w14:textId="77777777" w:rsidR="00C811EF" w:rsidRDefault="00C811EF">
            <w:pPr>
              <w:pStyle w:val="TableParagraph"/>
              <w:kinsoku w:val="0"/>
              <w:overflowPunct w:val="0"/>
              <w:spacing w:before="78"/>
              <w:ind w:left="79"/>
              <w:rPr>
                <w:spacing w:val="-10"/>
                <w:sz w:val="14"/>
                <w:szCs w:val="14"/>
              </w:rPr>
            </w:pPr>
            <w:r>
              <w:rPr>
                <w:spacing w:val="-10"/>
                <w:sz w:val="14"/>
                <w:szCs w:val="14"/>
              </w:rPr>
              <w:t>F</w:t>
            </w:r>
          </w:p>
        </w:tc>
        <w:tc>
          <w:tcPr>
            <w:tcW w:w="6329" w:type="dxa"/>
            <w:tcBorders>
              <w:top w:val="single" w:sz="6" w:space="0" w:color="000000"/>
              <w:left w:val="single" w:sz="4" w:space="0" w:color="000000"/>
              <w:bottom w:val="single" w:sz="6" w:space="0" w:color="000000"/>
              <w:right w:val="single" w:sz="4" w:space="0" w:color="000000"/>
            </w:tcBorders>
          </w:tcPr>
          <w:p w14:paraId="48CAE36C" w14:textId="77777777" w:rsidR="00C811EF" w:rsidRDefault="00C811EF">
            <w:pPr>
              <w:pStyle w:val="TableParagraph"/>
              <w:kinsoku w:val="0"/>
              <w:overflowPunct w:val="0"/>
              <w:spacing w:before="78"/>
              <w:ind w:left="78"/>
              <w:rPr>
                <w:spacing w:val="-2"/>
                <w:sz w:val="14"/>
                <w:szCs w:val="14"/>
              </w:rPr>
            </w:pPr>
            <w:r>
              <w:rPr>
                <w:spacing w:val="-2"/>
                <w:sz w:val="14"/>
                <w:szCs w:val="14"/>
              </w:rPr>
              <w:t>LIST</w:t>
            </w:r>
            <w:r>
              <w:rPr>
                <w:spacing w:val="-8"/>
                <w:sz w:val="14"/>
                <w:szCs w:val="14"/>
              </w:rPr>
              <w:t xml:space="preserve"> </w:t>
            </w:r>
            <w:r>
              <w:rPr>
                <w:spacing w:val="-2"/>
                <w:sz w:val="14"/>
                <w:szCs w:val="14"/>
              </w:rPr>
              <w:t>OF</w:t>
            </w:r>
            <w:r>
              <w:rPr>
                <w:spacing w:val="-8"/>
                <w:sz w:val="14"/>
                <w:szCs w:val="14"/>
              </w:rPr>
              <w:t xml:space="preserve"> </w:t>
            </w:r>
            <w:r>
              <w:rPr>
                <w:spacing w:val="-2"/>
                <w:sz w:val="14"/>
                <w:szCs w:val="14"/>
              </w:rPr>
              <w:t>CURRENT</w:t>
            </w:r>
            <w:r>
              <w:rPr>
                <w:spacing w:val="-8"/>
                <w:sz w:val="14"/>
                <w:szCs w:val="14"/>
              </w:rPr>
              <w:t xml:space="preserve"> </w:t>
            </w:r>
            <w:r>
              <w:rPr>
                <w:spacing w:val="-2"/>
                <w:sz w:val="14"/>
                <w:szCs w:val="14"/>
              </w:rPr>
              <w:t>FRANCHISEES,</w:t>
            </w:r>
            <w:r>
              <w:rPr>
                <w:spacing w:val="-7"/>
                <w:sz w:val="14"/>
                <w:szCs w:val="14"/>
              </w:rPr>
              <w:t xml:space="preserve"> </w:t>
            </w:r>
            <w:r>
              <w:rPr>
                <w:spacing w:val="-2"/>
                <w:sz w:val="14"/>
                <w:szCs w:val="14"/>
              </w:rPr>
              <w:t>ADDRESSES</w:t>
            </w:r>
            <w:r>
              <w:rPr>
                <w:spacing w:val="-6"/>
                <w:sz w:val="14"/>
                <w:szCs w:val="14"/>
              </w:rPr>
              <w:t xml:space="preserve"> </w:t>
            </w:r>
            <w:r>
              <w:rPr>
                <w:spacing w:val="-2"/>
                <w:sz w:val="14"/>
                <w:szCs w:val="14"/>
              </w:rPr>
              <w:t>&amp;</w:t>
            </w:r>
            <w:r>
              <w:rPr>
                <w:spacing w:val="-8"/>
                <w:sz w:val="14"/>
                <w:szCs w:val="14"/>
              </w:rPr>
              <w:t xml:space="preserve"> </w:t>
            </w:r>
            <w:r>
              <w:rPr>
                <w:spacing w:val="-2"/>
                <w:sz w:val="14"/>
                <w:szCs w:val="14"/>
              </w:rPr>
              <w:t>PHONE</w:t>
            </w:r>
            <w:r>
              <w:rPr>
                <w:spacing w:val="-6"/>
                <w:sz w:val="14"/>
                <w:szCs w:val="14"/>
              </w:rPr>
              <w:t xml:space="preserve"> </w:t>
            </w:r>
            <w:r>
              <w:rPr>
                <w:spacing w:val="-2"/>
                <w:sz w:val="14"/>
                <w:szCs w:val="14"/>
              </w:rPr>
              <w:t>NUMBERS</w:t>
            </w:r>
          </w:p>
        </w:tc>
      </w:tr>
      <w:tr w:rsidR="00C811EF" w14:paraId="4FC632CB"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138A16EB" w14:textId="77777777" w:rsidR="00C811EF" w:rsidRDefault="00C811EF">
            <w:pPr>
              <w:pStyle w:val="TableParagraph"/>
              <w:kinsoku w:val="0"/>
              <w:overflowPunct w:val="0"/>
              <w:spacing w:before="78"/>
              <w:ind w:left="79"/>
              <w:rPr>
                <w:spacing w:val="-10"/>
                <w:sz w:val="14"/>
                <w:szCs w:val="14"/>
              </w:rPr>
            </w:pPr>
            <w:r>
              <w:rPr>
                <w:spacing w:val="-10"/>
                <w:sz w:val="14"/>
                <w:szCs w:val="14"/>
              </w:rPr>
              <w:t>G</w:t>
            </w:r>
          </w:p>
        </w:tc>
        <w:tc>
          <w:tcPr>
            <w:tcW w:w="6329" w:type="dxa"/>
            <w:tcBorders>
              <w:top w:val="single" w:sz="6" w:space="0" w:color="000000"/>
              <w:left w:val="single" w:sz="4" w:space="0" w:color="000000"/>
              <w:bottom w:val="single" w:sz="6" w:space="0" w:color="000000"/>
              <w:right w:val="single" w:sz="4" w:space="0" w:color="000000"/>
            </w:tcBorders>
          </w:tcPr>
          <w:p w14:paraId="339E022C" w14:textId="77777777" w:rsidR="00C811EF" w:rsidRDefault="00C811EF">
            <w:pPr>
              <w:pStyle w:val="TableParagraph"/>
              <w:kinsoku w:val="0"/>
              <w:overflowPunct w:val="0"/>
              <w:spacing w:before="78"/>
              <w:ind w:left="78"/>
              <w:rPr>
                <w:spacing w:val="-2"/>
                <w:sz w:val="14"/>
                <w:szCs w:val="14"/>
              </w:rPr>
            </w:pPr>
            <w:r>
              <w:rPr>
                <w:spacing w:val="-2"/>
                <w:sz w:val="14"/>
                <w:szCs w:val="14"/>
              </w:rPr>
              <w:t>LIST</w:t>
            </w:r>
            <w:r>
              <w:rPr>
                <w:spacing w:val="-8"/>
                <w:sz w:val="14"/>
                <w:szCs w:val="14"/>
              </w:rPr>
              <w:t xml:space="preserve"> </w:t>
            </w:r>
            <w:r>
              <w:rPr>
                <w:spacing w:val="-2"/>
                <w:sz w:val="14"/>
                <w:szCs w:val="14"/>
              </w:rPr>
              <w:t>OF</w:t>
            </w:r>
            <w:r>
              <w:rPr>
                <w:spacing w:val="-8"/>
                <w:sz w:val="14"/>
                <w:szCs w:val="14"/>
              </w:rPr>
              <w:t xml:space="preserve"> </w:t>
            </w:r>
            <w:r>
              <w:rPr>
                <w:spacing w:val="-2"/>
                <w:sz w:val="14"/>
                <w:szCs w:val="14"/>
              </w:rPr>
              <w:t>TERMINATED,</w:t>
            </w:r>
            <w:r>
              <w:rPr>
                <w:spacing w:val="-7"/>
                <w:sz w:val="14"/>
                <w:szCs w:val="14"/>
              </w:rPr>
              <w:t xml:space="preserve"> </w:t>
            </w:r>
            <w:r>
              <w:rPr>
                <w:spacing w:val="-2"/>
                <w:sz w:val="14"/>
                <w:szCs w:val="14"/>
              </w:rPr>
              <w:t>CANCELLED,</w:t>
            </w:r>
            <w:r>
              <w:rPr>
                <w:spacing w:val="-6"/>
                <w:sz w:val="14"/>
                <w:szCs w:val="14"/>
              </w:rPr>
              <w:t xml:space="preserve"> </w:t>
            </w:r>
            <w:r>
              <w:rPr>
                <w:spacing w:val="-2"/>
                <w:sz w:val="14"/>
                <w:szCs w:val="14"/>
              </w:rPr>
              <w:t>NOT</w:t>
            </w:r>
            <w:r>
              <w:rPr>
                <w:spacing w:val="-7"/>
                <w:sz w:val="14"/>
                <w:szCs w:val="14"/>
              </w:rPr>
              <w:t xml:space="preserve"> </w:t>
            </w:r>
            <w:r>
              <w:rPr>
                <w:spacing w:val="-2"/>
                <w:sz w:val="14"/>
                <w:szCs w:val="14"/>
              </w:rPr>
              <w:t>RENEWED</w:t>
            </w:r>
            <w:r>
              <w:rPr>
                <w:spacing w:val="-6"/>
                <w:sz w:val="14"/>
                <w:szCs w:val="14"/>
              </w:rPr>
              <w:t xml:space="preserve"> </w:t>
            </w:r>
            <w:r>
              <w:rPr>
                <w:spacing w:val="-2"/>
                <w:sz w:val="14"/>
                <w:szCs w:val="14"/>
              </w:rPr>
              <w:t>ETC.</w:t>
            </w:r>
            <w:r>
              <w:rPr>
                <w:spacing w:val="-7"/>
                <w:sz w:val="14"/>
                <w:szCs w:val="14"/>
              </w:rPr>
              <w:t xml:space="preserve"> </w:t>
            </w:r>
            <w:r>
              <w:rPr>
                <w:spacing w:val="-2"/>
                <w:sz w:val="14"/>
                <w:szCs w:val="14"/>
              </w:rPr>
              <w:t>FRANCHISEES</w:t>
            </w:r>
          </w:p>
        </w:tc>
      </w:tr>
      <w:tr w:rsidR="00C811EF" w14:paraId="6CEB1194"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0197634D" w14:textId="77777777" w:rsidR="00C811EF" w:rsidRDefault="00C811EF">
            <w:pPr>
              <w:pStyle w:val="TableParagraph"/>
              <w:kinsoku w:val="0"/>
              <w:overflowPunct w:val="0"/>
              <w:spacing w:before="78"/>
              <w:ind w:left="79"/>
              <w:rPr>
                <w:spacing w:val="-10"/>
                <w:sz w:val="14"/>
                <w:szCs w:val="14"/>
              </w:rPr>
            </w:pPr>
            <w:r>
              <w:rPr>
                <w:spacing w:val="-10"/>
                <w:sz w:val="14"/>
                <w:szCs w:val="14"/>
              </w:rPr>
              <w:t>H</w:t>
            </w:r>
          </w:p>
        </w:tc>
        <w:tc>
          <w:tcPr>
            <w:tcW w:w="6329" w:type="dxa"/>
            <w:tcBorders>
              <w:top w:val="single" w:sz="6" w:space="0" w:color="000000"/>
              <w:left w:val="single" w:sz="4" w:space="0" w:color="000000"/>
              <w:bottom w:val="single" w:sz="6" w:space="0" w:color="000000"/>
              <w:right w:val="single" w:sz="4" w:space="0" w:color="000000"/>
            </w:tcBorders>
          </w:tcPr>
          <w:p w14:paraId="27C93460" w14:textId="77777777" w:rsidR="00C811EF" w:rsidRDefault="00C811EF">
            <w:pPr>
              <w:pStyle w:val="TableParagraph"/>
              <w:kinsoku w:val="0"/>
              <w:overflowPunct w:val="0"/>
              <w:spacing w:before="78"/>
              <w:ind w:left="78"/>
              <w:rPr>
                <w:spacing w:val="-4"/>
                <w:sz w:val="14"/>
                <w:szCs w:val="14"/>
              </w:rPr>
            </w:pPr>
            <w:r>
              <w:rPr>
                <w:spacing w:val="-4"/>
                <w:sz w:val="14"/>
                <w:szCs w:val="14"/>
              </w:rPr>
              <w:t>LOCATION</w:t>
            </w:r>
            <w:r>
              <w:rPr>
                <w:spacing w:val="4"/>
                <w:sz w:val="14"/>
                <w:szCs w:val="14"/>
              </w:rPr>
              <w:t xml:space="preserve"> </w:t>
            </w:r>
            <w:r>
              <w:rPr>
                <w:spacing w:val="-4"/>
                <w:sz w:val="14"/>
                <w:szCs w:val="14"/>
              </w:rPr>
              <w:t>SPECIFIC</w:t>
            </w:r>
            <w:r>
              <w:rPr>
                <w:spacing w:val="8"/>
                <w:sz w:val="14"/>
                <w:szCs w:val="14"/>
              </w:rPr>
              <w:t xml:space="preserve"> </w:t>
            </w:r>
            <w:r>
              <w:rPr>
                <w:spacing w:val="-4"/>
                <w:sz w:val="14"/>
                <w:szCs w:val="14"/>
              </w:rPr>
              <w:t>INFORMATION</w:t>
            </w:r>
          </w:p>
        </w:tc>
      </w:tr>
      <w:tr w:rsidR="00C811EF" w14:paraId="382B7C5E" w14:textId="77777777">
        <w:trPr>
          <w:trHeight w:val="313"/>
        </w:trPr>
        <w:tc>
          <w:tcPr>
            <w:tcW w:w="2302" w:type="dxa"/>
            <w:tcBorders>
              <w:top w:val="single" w:sz="6" w:space="0" w:color="000000"/>
              <w:left w:val="single" w:sz="4" w:space="0" w:color="000000"/>
              <w:bottom w:val="single" w:sz="6" w:space="0" w:color="000000"/>
              <w:right w:val="single" w:sz="4" w:space="0" w:color="000000"/>
            </w:tcBorders>
          </w:tcPr>
          <w:p w14:paraId="110E43C8" w14:textId="77777777" w:rsidR="00C811EF" w:rsidRDefault="00C811EF">
            <w:pPr>
              <w:pStyle w:val="TableParagraph"/>
              <w:kinsoku w:val="0"/>
              <w:overflowPunct w:val="0"/>
              <w:spacing w:before="78"/>
              <w:ind w:left="79"/>
              <w:rPr>
                <w:spacing w:val="-10"/>
                <w:sz w:val="14"/>
                <w:szCs w:val="14"/>
              </w:rPr>
            </w:pPr>
            <w:r>
              <w:rPr>
                <w:spacing w:val="-10"/>
                <w:sz w:val="14"/>
                <w:szCs w:val="14"/>
              </w:rPr>
              <w:t>I</w:t>
            </w:r>
          </w:p>
        </w:tc>
        <w:tc>
          <w:tcPr>
            <w:tcW w:w="6329" w:type="dxa"/>
            <w:tcBorders>
              <w:top w:val="single" w:sz="6" w:space="0" w:color="000000"/>
              <w:left w:val="single" w:sz="4" w:space="0" w:color="000000"/>
              <w:bottom w:val="single" w:sz="6" w:space="0" w:color="000000"/>
              <w:right w:val="single" w:sz="4" w:space="0" w:color="000000"/>
            </w:tcBorders>
          </w:tcPr>
          <w:p w14:paraId="6B4B05D4" w14:textId="77777777" w:rsidR="00C811EF" w:rsidRDefault="00C811EF">
            <w:pPr>
              <w:pStyle w:val="TableParagraph"/>
              <w:kinsoku w:val="0"/>
              <w:overflowPunct w:val="0"/>
              <w:spacing w:before="78"/>
              <w:ind w:left="78"/>
              <w:rPr>
                <w:spacing w:val="-4"/>
                <w:sz w:val="14"/>
                <w:szCs w:val="14"/>
              </w:rPr>
            </w:pPr>
            <w:r>
              <w:rPr>
                <w:spacing w:val="-4"/>
                <w:sz w:val="14"/>
                <w:szCs w:val="14"/>
              </w:rPr>
              <w:t>FRANCHISEE</w:t>
            </w:r>
            <w:r>
              <w:rPr>
                <w:spacing w:val="7"/>
                <w:sz w:val="14"/>
                <w:szCs w:val="14"/>
              </w:rPr>
              <w:t xml:space="preserve"> </w:t>
            </w:r>
            <w:r>
              <w:rPr>
                <w:spacing w:val="-4"/>
                <w:sz w:val="14"/>
                <w:szCs w:val="14"/>
              </w:rPr>
              <w:t>DISCLOSURE</w:t>
            </w:r>
            <w:r>
              <w:rPr>
                <w:spacing w:val="10"/>
                <w:sz w:val="14"/>
                <w:szCs w:val="14"/>
              </w:rPr>
              <w:t xml:space="preserve"> </w:t>
            </w:r>
            <w:r>
              <w:rPr>
                <w:spacing w:val="-4"/>
                <w:sz w:val="14"/>
                <w:szCs w:val="14"/>
              </w:rPr>
              <w:t>QUESTIONNAIRE</w:t>
            </w:r>
          </w:p>
        </w:tc>
      </w:tr>
      <w:tr w:rsidR="00C811EF" w14:paraId="573FA8AB" w14:textId="77777777">
        <w:trPr>
          <w:trHeight w:val="316"/>
        </w:trPr>
        <w:tc>
          <w:tcPr>
            <w:tcW w:w="2302" w:type="dxa"/>
            <w:tcBorders>
              <w:top w:val="single" w:sz="6" w:space="0" w:color="000000"/>
              <w:left w:val="single" w:sz="4" w:space="0" w:color="000000"/>
              <w:bottom w:val="single" w:sz="6" w:space="0" w:color="000000"/>
              <w:right w:val="single" w:sz="4" w:space="0" w:color="000000"/>
            </w:tcBorders>
          </w:tcPr>
          <w:p w14:paraId="774F00C8" w14:textId="77777777" w:rsidR="00C811EF" w:rsidRDefault="00C811EF">
            <w:pPr>
              <w:pStyle w:val="TableParagraph"/>
              <w:kinsoku w:val="0"/>
              <w:overflowPunct w:val="0"/>
              <w:spacing w:before="80"/>
              <w:ind w:left="79"/>
              <w:rPr>
                <w:spacing w:val="-10"/>
                <w:sz w:val="14"/>
                <w:szCs w:val="14"/>
              </w:rPr>
            </w:pPr>
            <w:r>
              <w:rPr>
                <w:spacing w:val="-10"/>
                <w:sz w:val="14"/>
                <w:szCs w:val="14"/>
              </w:rPr>
              <w:t>J</w:t>
            </w:r>
          </w:p>
        </w:tc>
        <w:tc>
          <w:tcPr>
            <w:tcW w:w="6329" w:type="dxa"/>
            <w:tcBorders>
              <w:top w:val="single" w:sz="6" w:space="0" w:color="000000"/>
              <w:left w:val="single" w:sz="4" w:space="0" w:color="000000"/>
              <w:bottom w:val="single" w:sz="6" w:space="0" w:color="000000"/>
              <w:right w:val="single" w:sz="4" w:space="0" w:color="000000"/>
            </w:tcBorders>
          </w:tcPr>
          <w:p w14:paraId="2CDDE24F" w14:textId="77777777" w:rsidR="00C811EF" w:rsidRDefault="00C811EF">
            <w:pPr>
              <w:pStyle w:val="TableParagraph"/>
              <w:kinsoku w:val="0"/>
              <w:overflowPunct w:val="0"/>
              <w:spacing w:before="80"/>
              <w:ind w:left="78"/>
              <w:rPr>
                <w:spacing w:val="-2"/>
                <w:sz w:val="14"/>
                <w:szCs w:val="14"/>
              </w:rPr>
            </w:pPr>
            <w:r>
              <w:rPr>
                <w:spacing w:val="-2"/>
                <w:sz w:val="14"/>
                <w:szCs w:val="14"/>
              </w:rPr>
              <w:t>RECEIPT</w:t>
            </w:r>
          </w:p>
        </w:tc>
      </w:tr>
      <w:tr w:rsidR="00C811EF" w14:paraId="75A864A4" w14:textId="77777777">
        <w:trPr>
          <w:trHeight w:val="431"/>
        </w:trPr>
        <w:tc>
          <w:tcPr>
            <w:tcW w:w="2302" w:type="dxa"/>
            <w:tcBorders>
              <w:top w:val="single" w:sz="6" w:space="0" w:color="000000"/>
              <w:left w:val="single" w:sz="4" w:space="0" w:color="000000"/>
              <w:bottom w:val="single" w:sz="6" w:space="0" w:color="000000"/>
              <w:right w:val="single" w:sz="4" w:space="0" w:color="000000"/>
            </w:tcBorders>
          </w:tcPr>
          <w:p w14:paraId="40369C43" w14:textId="77777777" w:rsidR="00C811EF" w:rsidRDefault="00C811EF">
            <w:pPr>
              <w:pStyle w:val="TableParagraph"/>
              <w:kinsoku w:val="0"/>
              <w:overflowPunct w:val="0"/>
              <w:rPr>
                <w:rFonts w:ascii="Times New Roman" w:hAnsi="Times New Roman" w:cs="Times New Roman"/>
                <w:sz w:val="14"/>
                <w:szCs w:val="14"/>
              </w:rPr>
            </w:pPr>
          </w:p>
        </w:tc>
        <w:tc>
          <w:tcPr>
            <w:tcW w:w="6329" w:type="dxa"/>
            <w:tcBorders>
              <w:top w:val="single" w:sz="6" w:space="0" w:color="000000"/>
              <w:left w:val="single" w:sz="4" w:space="0" w:color="000000"/>
              <w:bottom w:val="single" w:sz="6" w:space="0" w:color="000000"/>
              <w:right w:val="single" w:sz="4" w:space="0" w:color="000000"/>
            </w:tcBorders>
          </w:tcPr>
          <w:p w14:paraId="0A157EA6" w14:textId="77777777" w:rsidR="00C811EF" w:rsidRDefault="00C811EF">
            <w:pPr>
              <w:pStyle w:val="TableParagraph"/>
              <w:kinsoku w:val="0"/>
              <w:overflowPunct w:val="0"/>
              <w:spacing w:before="81"/>
              <w:ind w:left="78"/>
              <w:rPr>
                <w:b/>
                <w:bCs/>
                <w:color w:val="0000FF"/>
                <w:spacing w:val="-2"/>
                <w:sz w:val="14"/>
                <w:szCs w:val="14"/>
              </w:rPr>
            </w:pPr>
            <w:r>
              <w:rPr>
                <w:b/>
                <w:bCs/>
                <w:color w:val="0000FF"/>
                <w:spacing w:val="-2"/>
                <w:sz w:val="14"/>
                <w:szCs w:val="14"/>
                <w:u w:val="single"/>
              </w:rPr>
              <w:t>CERTIFICATE</w:t>
            </w:r>
            <w:r>
              <w:rPr>
                <w:b/>
                <w:bCs/>
                <w:color w:val="0000FF"/>
                <w:spacing w:val="-8"/>
                <w:sz w:val="14"/>
                <w:szCs w:val="14"/>
                <w:u w:val="single"/>
              </w:rPr>
              <w:t xml:space="preserve"> </w:t>
            </w:r>
            <w:r>
              <w:rPr>
                <w:b/>
                <w:bCs/>
                <w:color w:val="0000FF"/>
                <w:spacing w:val="-2"/>
                <w:sz w:val="14"/>
                <w:szCs w:val="14"/>
                <w:u w:val="single"/>
              </w:rPr>
              <w:t>OF</w:t>
            </w:r>
            <w:r>
              <w:rPr>
                <w:b/>
                <w:bCs/>
                <w:color w:val="0000FF"/>
                <w:spacing w:val="-8"/>
                <w:sz w:val="14"/>
                <w:szCs w:val="14"/>
                <w:u w:val="single"/>
              </w:rPr>
              <w:t xml:space="preserve"> </w:t>
            </w:r>
            <w:r>
              <w:rPr>
                <w:b/>
                <w:bCs/>
                <w:color w:val="0000FF"/>
                <w:spacing w:val="-2"/>
                <w:sz w:val="14"/>
                <w:szCs w:val="14"/>
                <w:u w:val="single"/>
              </w:rPr>
              <w:t>DISCLOSURE</w:t>
            </w:r>
            <w:r>
              <w:rPr>
                <w:b/>
                <w:bCs/>
                <w:color w:val="0000FF"/>
                <w:spacing w:val="-8"/>
                <w:sz w:val="14"/>
                <w:szCs w:val="14"/>
                <w:u w:val="single"/>
              </w:rPr>
              <w:t xml:space="preserve"> </w:t>
            </w:r>
            <w:r>
              <w:rPr>
                <w:b/>
                <w:bCs/>
                <w:color w:val="0000FF"/>
                <w:spacing w:val="-2"/>
                <w:sz w:val="14"/>
                <w:szCs w:val="14"/>
                <w:u w:val="single"/>
              </w:rPr>
              <w:t>OF</w:t>
            </w:r>
            <w:r>
              <w:rPr>
                <w:b/>
                <w:bCs/>
                <w:color w:val="0000FF"/>
                <w:spacing w:val="-6"/>
                <w:sz w:val="14"/>
                <w:szCs w:val="14"/>
                <w:u w:val="single"/>
              </w:rPr>
              <w:t xml:space="preserve"> </w:t>
            </w:r>
            <w:r>
              <w:rPr>
                <w:b/>
                <w:bCs/>
                <w:color w:val="0000FF"/>
                <w:spacing w:val="-2"/>
                <w:sz w:val="14"/>
                <w:szCs w:val="14"/>
                <w:u w:val="single"/>
              </w:rPr>
              <w:t>FRANCHISOR</w:t>
            </w:r>
          </w:p>
        </w:tc>
      </w:tr>
    </w:tbl>
    <w:p w14:paraId="5829EC93" w14:textId="77777777" w:rsidR="00C811EF" w:rsidRDefault="00C811EF">
      <w:pPr>
        <w:pStyle w:val="BodyText"/>
        <w:kinsoku w:val="0"/>
        <w:overflowPunct w:val="0"/>
        <w:spacing w:before="5"/>
        <w:ind w:left="1080"/>
        <w:rPr>
          <w:i/>
          <w:iCs/>
          <w:spacing w:val="-2"/>
          <w:sz w:val="16"/>
          <w:szCs w:val="16"/>
        </w:rPr>
      </w:pPr>
      <w:bookmarkStart w:id="786" w:name="If_the_Disclosure_Document_was_received_"/>
      <w:bookmarkStart w:id="787" w:name="1._The_undersigned_previously_provided_w"/>
      <w:bookmarkEnd w:id="786"/>
      <w:bookmarkEnd w:id="787"/>
      <w:r>
        <w:rPr>
          <w:i/>
          <w:iCs/>
          <w:sz w:val="16"/>
          <w:szCs w:val="16"/>
        </w:rPr>
        <w:t>If</w:t>
      </w:r>
      <w:r>
        <w:rPr>
          <w:i/>
          <w:iCs/>
          <w:spacing w:val="-7"/>
          <w:sz w:val="16"/>
          <w:szCs w:val="16"/>
        </w:rPr>
        <w:t xml:space="preserve"> </w:t>
      </w:r>
      <w:r>
        <w:rPr>
          <w:i/>
          <w:iCs/>
          <w:sz w:val="16"/>
          <w:szCs w:val="16"/>
        </w:rPr>
        <w:t>the</w:t>
      </w:r>
      <w:r>
        <w:rPr>
          <w:i/>
          <w:iCs/>
          <w:spacing w:val="-4"/>
          <w:sz w:val="16"/>
          <w:szCs w:val="16"/>
        </w:rPr>
        <w:t xml:space="preserve"> </w:t>
      </w:r>
      <w:r>
        <w:rPr>
          <w:i/>
          <w:iCs/>
          <w:sz w:val="16"/>
          <w:szCs w:val="16"/>
        </w:rPr>
        <w:t>Disclosure</w:t>
      </w:r>
      <w:r>
        <w:rPr>
          <w:i/>
          <w:iCs/>
          <w:spacing w:val="-4"/>
          <w:sz w:val="16"/>
          <w:szCs w:val="16"/>
        </w:rPr>
        <w:t xml:space="preserve"> </w:t>
      </w:r>
      <w:r>
        <w:rPr>
          <w:i/>
          <w:iCs/>
          <w:sz w:val="16"/>
          <w:szCs w:val="16"/>
        </w:rPr>
        <w:t>Document</w:t>
      </w:r>
      <w:r>
        <w:rPr>
          <w:i/>
          <w:iCs/>
          <w:spacing w:val="-5"/>
          <w:sz w:val="16"/>
          <w:szCs w:val="16"/>
        </w:rPr>
        <w:t xml:space="preserve"> </w:t>
      </w:r>
      <w:r>
        <w:rPr>
          <w:i/>
          <w:iCs/>
          <w:sz w:val="16"/>
          <w:szCs w:val="16"/>
        </w:rPr>
        <w:t>was</w:t>
      </w:r>
      <w:r>
        <w:rPr>
          <w:i/>
          <w:iCs/>
          <w:spacing w:val="-2"/>
          <w:sz w:val="16"/>
          <w:szCs w:val="16"/>
        </w:rPr>
        <w:t xml:space="preserve"> </w:t>
      </w:r>
      <w:r>
        <w:rPr>
          <w:i/>
          <w:iCs/>
          <w:sz w:val="16"/>
          <w:szCs w:val="16"/>
        </w:rPr>
        <w:t>received</w:t>
      </w:r>
      <w:r>
        <w:rPr>
          <w:i/>
          <w:iCs/>
          <w:spacing w:val="-6"/>
          <w:sz w:val="16"/>
          <w:szCs w:val="16"/>
        </w:rPr>
        <w:t xml:space="preserve"> </w:t>
      </w:r>
      <w:r>
        <w:rPr>
          <w:i/>
          <w:iCs/>
          <w:sz w:val="16"/>
          <w:szCs w:val="16"/>
        </w:rPr>
        <w:t>by</w:t>
      </w:r>
      <w:r>
        <w:rPr>
          <w:i/>
          <w:iCs/>
          <w:spacing w:val="-3"/>
          <w:sz w:val="16"/>
          <w:szCs w:val="16"/>
        </w:rPr>
        <w:t xml:space="preserve"> </w:t>
      </w:r>
      <w:r>
        <w:rPr>
          <w:i/>
          <w:iCs/>
          <w:sz w:val="16"/>
          <w:szCs w:val="16"/>
        </w:rPr>
        <w:t>email,</w:t>
      </w:r>
      <w:r>
        <w:rPr>
          <w:i/>
          <w:iCs/>
          <w:spacing w:val="-3"/>
          <w:sz w:val="16"/>
          <w:szCs w:val="16"/>
        </w:rPr>
        <w:t xml:space="preserve"> </w:t>
      </w:r>
      <w:r>
        <w:rPr>
          <w:i/>
          <w:iCs/>
          <w:sz w:val="16"/>
          <w:szCs w:val="16"/>
        </w:rPr>
        <w:t>each</w:t>
      </w:r>
      <w:r>
        <w:rPr>
          <w:i/>
          <w:iCs/>
          <w:spacing w:val="-4"/>
          <w:sz w:val="16"/>
          <w:szCs w:val="16"/>
        </w:rPr>
        <w:t xml:space="preserve"> </w:t>
      </w:r>
      <w:r>
        <w:rPr>
          <w:i/>
          <w:iCs/>
          <w:sz w:val="16"/>
          <w:szCs w:val="16"/>
        </w:rPr>
        <w:t>of</w:t>
      </w:r>
      <w:r>
        <w:rPr>
          <w:i/>
          <w:iCs/>
          <w:spacing w:val="-5"/>
          <w:sz w:val="16"/>
          <w:szCs w:val="16"/>
        </w:rPr>
        <w:t xml:space="preserve"> </w:t>
      </w:r>
      <w:r>
        <w:rPr>
          <w:i/>
          <w:iCs/>
          <w:sz w:val="16"/>
          <w:szCs w:val="16"/>
        </w:rPr>
        <w:t>the</w:t>
      </w:r>
      <w:r>
        <w:rPr>
          <w:i/>
          <w:iCs/>
          <w:spacing w:val="-4"/>
          <w:sz w:val="16"/>
          <w:szCs w:val="16"/>
        </w:rPr>
        <w:t xml:space="preserve"> </w:t>
      </w:r>
      <w:r>
        <w:rPr>
          <w:i/>
          <w:iCs/>
          <w:sz w:val="16"/>
          <w:szCs w:val="16"/>
        </w:rPr>
        <w:t>undersigned</w:t>
      </w:r>
      <w:r>
        <w:rPr>
          <w:i/>
          <w:iCs/>
          <w:spacing w:val="-4"/>
          <w:sz w:val="16"/>
          <w:szCs w:val="16"/>
        </w:rPr>
        <w:t xml:space="preserve"> </w:t>
      </w:r>
      <w:r>
        <w:rPr>
          <w:i/>
          <w:iCs/>
          <w:sz w:val="16"/>
          <w:szCs w:val="16"/>
        </w:rPr>
        <w:t>hereby</w:t>
      </w:r>
      <w:r>
        <w:rPr>
          <w:i/>
          <w:iCs/>
          <w:spacing w:val="-4"/>
          <w:sz w:val="16"/>
          <w:szCs w:val="16"/>
        </w:rPr>
        <w:t xml:space="preserve"> </w:t>
      </w:r>
      <w:r>
        <w:rPr>
          <w:i/>
          <w:iCs/>
          <w:sz w:val="16"/>
          <w:szCs w:val="16"/>
        </w:rPr>
        <w:t>acknowledges</w:t>
      </w:r>
      <w:r>
        <w:rPr>
          <w:i/>
          <w:iCs/>
          <w:spacing w:val="-4"/>
          <w:sz w:val="16"/>
          <w:szCs w:val="16"/>
        </w:rPr>
        <w:t xml:space="preserve"> </w:t>
      </w:r>
      <w:r>
        <w:rPr>
          <w:i/>
          <w:iCs/>
          <w:spacing w:val="-2"/>
          <w:sz w:val="16"/>
          <w:szCs w:val="16"/>
        </w:rPr>
        <w:t>that:</w:t>
      </w:r>
    </w:p>
    <w:p w14:paraId="5B65AD20" w14:textId="77777777" w:rsidR="00C811EF" w:rsidRDefault="00C811EF">
      <w:pPr>
        <w:pStyle w:val="ListParagraph"/>
        <w:numPr>
          <w:ilvl w:val="0"/>
          <w:numId w:val="8"/>
        </w:numPr>
        <w:tabs>
          <w:tab w:val="left" w:pos="1362"/>
        </w:tabs>
        <w:kinsoku w:val="0"/>
        <w:overflowPunct w:val="0"/>
        <w:spacing w:before="1" w:line="183" w:lineRule="exact"/>
        <w:ind w:left="1362" w:hanging="282"/>
        <w:jc w:val="left"/>
        <w:rPr>
          <w:i/>
          <w:iCs/>
          <w:spacing w:val="-2"/>
          <w:sz w:val="16"/>
          <w:szCs w:val="16"/>
        </w:rPr>
      </w:pPr>
      <w:bookmarkStart w:id="788" w:name="2._The_undersigned_confirmed_they_had_th"/>
      <w:bookmarkEnd w:id="788"/>
      <w:r>
        <w:rPr>
          <w:i/>
          <w:iCs/>
          <w:sz w:val="16"/>
          <w:szCs w:val="16"/>
        </w:rPr>
        <w:t>The</w:t>
      </w:r>
      <w:r>
        <w:rPr>
          <w:i/>
          <w:iCs/>
          <w:spacing w:val="-7"/>
          <w:sz w:val="16"/>
          <w:szCs w:val="16"/>
        </w:rPr>
        <w:t xml:space="preserve"> </w:t>
      </w:r>
      <w:r>
        <w:rPr>
          <w:i/>
          <w:iCs/>
          <w:sz w:val="16"/>
          <w:szCs w:val="16"/>
        </w:rPr>
        <w:t>undersigned</w:t>
      </w:r>
      <w:r>
        <w:rPr>
          <w:i/>
          <w:iCs/>
          <w:spacing w:val="-4"/>
          <w:sz w:val="16"/>
          <w:szCs w:val="16"/>
        </w:rPr>
        <w:t xml:space="preserve"> </w:t>
      </w:r>
      <w:r>
        <w:rPr>
          <w:i/>
          <w:iCs/>
          <w:sz w:val="16"/>
          <w:szCs w:val="16"/>
        </w:rPr>
        <w:t>previously</w:t>
      </w:r>
      <w:r>
        <w:rPr>
          <w:i/>
          <w:iCs/>
          <w:spacing w:val="-3"/>
          <w:sz w:val="16"/>
          <w:szCs w:val="16"/>
        </w:rPr>
        <w:t xml:space="preserve"> </w:t>
      </w:r>
      <w:r>
        <w:rPr>
          <w:i/>
          <w:iCs/>
          <w:sz w:val="16"/>
          <w:szCs w:val="16"/>
        </w:rPr>
        <w:t>provided</w:t>
      </w:r>
      <w:r>
        <w:rPr>
          <w:i/>
          <w:iCs/>
          <w:spacing w:val="-4"/>
          <w:sz w:val="16"/>
          <w:szCs w:val="16"/>
        </w:rPr>
        <w:t xml:space="preserve"> </w:t>
      </w:r>
      <w:r>
        <w:rPr>
          <w:i/>
          <w:iCs/>
          <w:sz w:val="16"/>
          <w:szCs w:val="16"/>
        </w:rPr>
        <w:t>written</w:t>
      </w:r>
      <w:r>
        <w:rPr>
          <w:i/>
          <w:iCs/>
          <w:spacing w:val="-6"/>
          <w:sz w:val="16"/>
          <w:szCs w:val="16"/>
        </w:rPr>
        <w:t xml:space="preserve"> </w:t>
      </w:r>
      <w:r>
        <w:rPr>
          <w:i/>
          <w:iCs/>
          <w:sz w:val="16"/>
          <w:szCs w:val="16"/>
        </w:rPr>
        <w:t>consent</w:t>
      </w:r>
      <w:r>
        <w:rPr>
          <w:i/>
          <w:iCs/>
          <w:spacing w:val="-5"/>
          <w:sz w:val="16"/>
          <w:szCs w:val="16"/>
        </w:rPr>
        <w:t xml:space="preserve"> </w:t>
      </w:r>
      <w:r>
        <w:rPr>
          <w:i/>
          <w:iCs/>
          <w:sz w:val="16"/>
          <w:szCs w:val="16"/>
        </w:rPr>
        <w:t>to</w:t>
      </w:r>
      <w:r>
        <w:rPr>
          <w:i/>
          <w:iCs/>
          <w:spacing w:val="-5"/>
          <w:sz w:val="16"/>
          <w:szCs w:val="16"/>
        </w:rPr>
        <w:t xml:space="preserve"> </w:t>
      </w:r>
      <w:r>
        <w:rPr>
          <w:i/>
          <w:iCs/>
          <w:sz w:val="16"/>
          <w:szCs w:val="16"/>
        </w:rPr>
        <w:t>receive</w:t>
      </w:r>
      <w:r>
        <w:rPr>
          <w:i/>
          <w:iCs/>
          <w:spacing w:val="-6"/>
          <w:sz w:val="16"/>
          <w:szCs w:val="16"/>
        </w:rPr>
        <w:t xml:space="preserve"> </w:t>
      </w:r>
      <w:r>
        <w:rPr>
          <w:i/>
          <w:iCs/>
          <w:sz w:val="16"/>
          <w:szCs w:val="16"/>
        </w:rPr>
        <w:t>the</w:t>
      </w:r>
      <w:r>
        <w:rPr>
          <w:i/>
          <w:iCs/>
          <w:spacing w:val="-9"/>
          <w:sz w:val="16"/>
          <w:szCs w:val="16"/>
        </w:rPr>
        <w:t xml:space="preserve"> </w:t>
      </w:r>
      <w:r>
        <w:rPr>
          <w:i/>
          <w:iCs/>
          <w:sz w:val="16"/>
          <w:szCs w:val="16"/>
        </w:rPr>
        <w:t>Disclosure</w:t>
      </w:r>
      <w:r>
        <w:rPr>
          <w:i/>
          <w:iCs/>
          <w:spacing w:val="-4"/>
          <w:sz w:val="16"/>
          <w:szCs w:val="16"/>
        </w:rPr>
        <w:t xml:space="preserve"> </w:t>
      </w:r>
      <w:r>
        <w:rPr>
          <w:i/>
          <w:iCs/>
          <w:sz w:val="16"/>
          <w:szCs w:val="16"/>
        </w:rPr>
        <w:t>Document</w:t>
      </w:r>
      <w:r>
        <w:rPr>
          <w:i/>
          <w:iCs/>
          <w:spacing w:val="-5"/>
          <w:sz w:val="16"/>
          <w:szCs w:val="16"/>
        </w:rPr>
        <w:t xml:space="preserve"> </w:t>
      </w:r>
      <w:r>
        <w:rPr>
          <w:i/>
          <w:iCs/>
          <w:sz w:val="16"/>
          <w:szCs w:val="16"/>
        </w:rPr>
        <w:t>by</w:t>
      </w:r>
      <w:r>
        <w:rPr>
          <w:i/>
          <w:iCs/>
          <w:spacing w:val="-5"/>
          <w:sz w:val="16"/>
          <w:szCs w:val="16"/>
        </w:rPr>
        <w:t xml:space="preserve"> </w:t>
      </w:r>
      <w:proofErr w:type="gramStart"/>
      <w:r>
        <w:rPr>
          <w:i/>
          <w:iCs/>
          <w:spacing w:val="-2"/>
          <w:sz w:val="16"/>
          <w:szCs w:val="16"/>
        </w:rPr>
        <w:t>email;</w:t>
      </w:r>
      <w:proofErr w:type="gramEnd"/>
    </w:p>
    <w:p w14:paraId="66AF89C7" w14:textId="77777777" w:rsidR="00C811EF" w:rsidRDefault="00C811EF">
      <w:pPr>
        <w:pStyle w:val="ListParagraph"/>
        <w:numPr>
          <w:ilvl w:val="0"/>
          <w:numId w:val="8"/>
        </w:numPr>
        <w:tabs>
          <w:tab w:val="left" w:pos="1363"/>
        </w:tabs>
        <w:kinsoku w:val="0"/>
        <w:overflowPunct w:val="0"/>
        <w:ind w:right="1076"/>
        <w:jc w:val="left"/>
        <w:rPr>
          <w:i/>
          <w:iCs/>
          <w:sz w:val="16"/>
          <w:szCs w:val="16"/>
        </w:rPr>
      </w:pPr>
      <w:r>
        <w:rPr>
          <w:i/>
          <w:iCs/>
          <w:sz w:val="16"/>
          <w:szCs w:val="16"/>
        </w:rPr>
        <w:t>The undersigned confirmed they had the necessary</w:t>
      </w:r>
      <w:r>
        <w:rPr>
          <w:i/>
          <w:iCs/>
          <w:spacing w:val="-1"/>
          <w:sz w:val="16"/>
          <w:szCs w:val="16"/>
        </w:rPr>
        <w:t xml:space="preserve"> </w:t>
      </w:r>
      <w:r>
        <w:rPr>
          <w:i/>
          <w:iCs/>
          <w:sz w:val="16"/>
          <w:szCs w:val="16"/>
        </w:rPr>
        <w:t>technology to open, retrieve,</w:t>
      </w:r>
      <w:r>
        <w:rPr>
          <w:i/>
          <w:iCs/>
          <w:spacing w:val="-1"/>
          <w:sz w:val="16"/>
          <w:szCs w:val="16"/>
        </w:rPr>
        <w:t xml:space="preserve"> </w:t>
      </w:r>
      <w:r>
        <w:rPr>
          <w:i/>
          <w:iCs/>
          <w:sz w:val="16"/>
          <w:szCs w:val="16"/>
        </w:rPr>
        <w:t>download, view/read,</w:t>
      </w:r>
      <w:r>
        <w:rPr>
          <w:i/>
          <w:iCs/>
          <w:spacing w:val="-1"/>
          <w:sz w:val="16"/>
          <w:szCs w:val="16"/>
        </w:rPr>
        <w:t xml:space="preserve"> </w:t>
      </w:r>
      <w:r>
        <w:rPr>
          <w:i/>
          <w:iCs/>
          <w:sz w:val="16"/>
          <w:szCs w:val="16"/>
        </w:rPr>
        <w:t xml:space="preserve">process, print, </w:t>
      </w:r>
      <w:bookmarkStart w:id="789" w:name="3._The_Disclosure_Document_contained_no_"/>
      <w:bookmarkEnd w:id="789"/>
      <w:r>
        <w:rPr>
          <w:i/>
          <w:iCs/>
          <w:sz w:val="16"/>
          <w:szCs w:val="16"/>
        </w:rPr>
        <w:t>and store a pdf document.</w:t>
      </w:r>
    </w:p>
    <w:p w14:paraId="7745795F" w14:textId="77777777" w:rsidR="00C811EF" w:rsidRDefault="00C811EF">
      <w:pPr>
        <w:pStyle w:val="ListParagraph"/>
        <w:numPr>
          <w:ilvl w:val="0"/>
          <w:numId w:val="8"/>
        </w:numPr>
        <w:tabs>
          <w:tab w:val="left" w:pos="1363"/>
        </w:tabs>
        <w:kinsoku w:val="0"/>
        <w:overflowPunct w:val="0"/>
        <w:spacing w:before="1"/>
        <w:ind w:right="1074"/>
        <w:jc w:val="left"/>
        <w:rPr>
          <w:i/>
          <w:iCs/>
          <w:sz w:val="16"/>
          <w:szCs w:val="16"/>
        </w:rPr>
      </w:pPr>
      <w:r>
        <w:rPr>
          <w:i/>
          <w:iCs/>
          <w:sz w:val="16"/>
          <w:szCs w:val="16"/>
        </w:rPr>
        <w:t>The</w:t>
      </w:r>
      <w:r>
        <w:rPr>
          <w:i/>
          <w:iCs/>
          <w:spacing w:val="-2"/>
          <w:sz w:val="16"/>
          <w:szCs w:val="16"/>
        </w:rPr>
        <w:t xml:space="preserve"> </w:t>
      </w:r>
      <w:r>
        <w:rPr>
          <w:i/>
          <w:iCs/>
          <w:sz w:val="16"/>
          <w:szCs w:val="16"/>
        </w:rPr>
        <w:t>Disclosure</w:t>
      </w:r>
      <w:r>
        <w:rPr>
          <w:i/>
          <w:iCs/>
          <w:spacing w:val="-4"/>
          <w:sz w:val="16"/>
          <w:szCs w:val="16"/>
        </w:rPr>
        <w:t xml:space="preserve"> </w:t>
      </w:r>
      <w:r>
        <w:rPr>
          <w:i/>
          <w:iCs/>
          <w:sz w:val="16"/>
          <w:szCs w:val="16"/>
        </w:rPr>
        <w:t>Document</w:t>
      </w:r>
      <w:r>
        <w:rPr>
          <w:i/>
          <w:iCs/>
          <w:spacing w:val="-3"/>
          <w:sz w:val="16"/>
          <w:szCs w:val="16"/>
        </w:rPr>
        <w:t xml:space="preserve"> </w:t>
      </w:r>
      <w:r>
        <w:rPr>
          <w:i/>
          <w:iCs/>
          <w:sz w:val="16"/>
          <w:szCs w:val="16"/>
        </w:rPr>
        <w:t>contained</w:t>
      </w:r>
      <w:r>
        <w:rPr>
          <w:i/>
          <w:iCs/>
          <w:spacing w:val="-2"/>
          <w:sz w:val="16"/>
          <w:szCs w:val="16"/>
        </w:rPr>
        <w:t xml:space="preserve"> </w:t>
      </w:r>
      <w:r>
        <w:rPr>
          <w:i/>
          <w:iCs/>
          <w:sz w:val="16"/>
          <w:szCs w:val="16"/>
        </w:rPr>
        <w:t>no</w:t>
      </w:r>
      <w:r>
        <w:rPr>
          <w:i/>
          <w:iCs/>
          <w:spacing w:val="-2"/>
          <w:sz w:val="16"/>
          <w:szCs w:val="16"/>
        </w:rPr>
        <w:t xml:space="preserve"> </w:t>
      </w:r>
      <w:r>
        <w:rPr>
          <w:i/>
          <w:iCs/>
          <w:sz w:val="16"/>
          <w:szCs w:val="16"/>
        </w:rPr>
        <w:t>links</w:t>
      </w:r>
      <w:r>
        <w:rPr>
          <w:i/>
          <w:iCs/>
          <w:spacing w:val="-2"/>
          <w:sz w:val="16"/>
          <w:szCs w:val="16"/>
        </w:rPr>
        <w:t xml:space="preserve"> </w:t>
      </w:r>
      <w:r>
        <w:rPr>
          <w:i/>
          <w:iCs/>
          <w:sz w:val="16"/>
          <w:szCs w:val="16"/>
        </w:rPr>
        <w:t>to</w:t>
      </w:r>
      <w:r>
        <w:rPr>
          <w:i/>
          <w:iCs/>
          <w:spacing w:val="-4"/>
          <w:sz w:val="16"/>
          <w:szCs w:val="16"/>
        </w:rPr>
        <w:t xml:space="preserve"> </w:t>
      </w:r>
      <w:r>
        <w:rPr>
          <w:i/>
          <w:iCs/>
          <w:sz w:val="16"/>
          <w:szCs w:val="16"/>
        </w:rPr>
        <w:t>external</w:t>
      </w:r>
      <w:r>
        <w:rPr>
          <w:i/>
          <w:iCs/>
          <w:spacing w:val="-4"/>
          <w:sz w:val="16"/>
          <w:szCs w:val="16"/>
        </w:rPr>
        <w:t xml:space="preserve"> </w:t>
      </w:r>
      <w:r>
        <w:rPr>
          <w:i/>
          <w:iCs/>
          <w:sz w:val="16"/>
          <w:szCs w:val="16"/>
        </w:rPr>
        <w:t>documents</w:t>
      </w:r>
      <w:r>
        <w:rPr>
          <w:i/>
          <w:iCs/>
          <w:spacing w:val="-5"/>
          <w:sz w:val="16"/>
          <w:szCs w:val="16"/>
        </w:rPr>
        <w:t xml:space="preserve"> </w:t>
      </w:r>
      <w:r>
        <w:rPr>
          <w:i/>
          <w:iCs/>
          <w:sz w:val="16"/>
          <w:szCs w:val="16"/>
        </w:rPr>
        <w:t>or</w:t>
      </w:r>
      <w:r>
        <w:rPr>
          <w:i/>
          <w:iCs/>
          <w:spacing w:val="-2"/>
          <w:sz w:val="16"/>
          <w:szCs w:val="16"/>
        </w:rPr>
        <w:t xml:space="preserve"> </w:t>
      </w:r>
      <w:r>
        <w:rPr>
          <w:i/>
          <w:iCs/>
          <w:sz w:val="16"/>
          <w:szCs w:val="16"/>
        </w:rPr>
        <w:t>content,</w:t>
      </w:r>
      <w:r>
        <w:rPr>
          <w:i/>
          <w:iCs/>
          <w:spacing w:val="-3"/>
          <w:sz w:val="16"/>
          <w:szCs w:val="16"/>
        </w:rPr>
        <w:t xml:space="preserve"> </w:t>
      </w:r>
      <w:r>
        <w:rPr>
          <w:i/>
          <w:iCs/>
          <w:sz w:val="16"/>
          <w:szCs w:val="16"/>
        </w:rPr>
        <w:t>and</w:t>
      </w:r>
      <w:r>
        <w:rPr>
          <w:i/>
          <w:iCs/>
          <w:spacing w:val="-4"/>
          <w:sz w:val="16"/>
          <w:szCs w:val="16"/>
        </w:rPr>
        <w:t xml:space="preserve"> </w:t>
      </w:r>
      <w:r>
        <w:rPr>
          <w:i/>
          <w:iCs/>
          <w:sz w:val="16"/>
          <w:szCs w:val="16"/>
        </w:rPr>
        <w:t>that</w:t>
      </w:r>
      <w:r>
        <w:rPr>
          <w:i/>
          <w:iCs/>
          <w:spacing w:val="-5"/>
          <w:sz w:val="16"/>
          <w:szCs w:val="16"/>
        </w:rPr>
        <w:t xml:space="preserve"> </w:t>
      </w:r>
      <w:r>
        <w:rPr>
          <w:i/>
          <w:iCs/>
          <w:sz w:val="16"/>
          <w:szCs w:val="16"/>
        </w:rPr>
        <w:t>the</w:t>
      </w:r>
      <w:r>
        <w:rPr>
          <w:i/>
          <w:iCs/>
          <w:spacing w:val="-2"/>
          <w:sz w:val="16"/>
          <w:szCs w:val="16"/>
        </w:rPr>
        <w:t xml:space="preserve"> </w:t>
      </w:r>
      <w:r>
        <w:rPr>
          <w:i/>
          <w:iCs/>
          <w:sz w:val="16"/>
          <w:szCs w:val="16"/>
        </w:rPr>
        <w:t>Disclosure</w:t>
      </w:r>
      <w:r>
        <w:rPr>
          <w:i/>
          <w:iCs/>
          <w:spacing w:val="-2"/>
          <w:sz w:val="16"/>
          <w:szCs w:val="16"/>
        </w:rPr>
        <w:t xml:space="preserve"> </w:t>
      </w:r>
      <w:r>
        <w:rPr>
          <w:i/>
          <w:iCs/>
          <w:sz w:val="16"/>
          <w:szCs w:val="16"/>
        </w:rPr>
        <w:t>Document</w:t>
      </w:r>
      <w:r>
        <w:rPr>
          <w:i/>
          <w:iCs/>
          <w:spacing w:val="-5"/>
          <w:sz w:val="16"/>
          <w:szCs w:val="16"/>
        </w:rPr>
        <w:t xml:space="preserve"> </w:t>
      </w:r>
      <w:r>
        <w:rPr>
          <w:i/>
          <w:iCs/>
          <w:sz w:val="16"/>
          <w:szCs w:val="16"/>
        </w:rPr>
        <w:t>was provided as a single pdf.</w:t>
      </w:r>
    </w:p>
    <w:p w14:paraId="3F4E28CC" w14:textId="77777777" w:rsidR="00C811EF" w:rsidRDefault="00C811EF">
      <w:pPr>
        <w:pStyle w:val="BodyText"/>
        <w:kinsoku w:val="0"/>
        <w:overflowPunct w:val="0"/>
        <w:spacing w:before="79"/>
        <w:rPr>
          <w:i/>
          <w:iCs/>
          <w:sz w:val="16"/>
          <w:szCs w:val="16"/>
        </w:rPr>
      </w:pPr>
    </w:p>
    <w:p w14:paraId="347FFA8B" w14:textId="35E516A0" w:rsidR="00C811EF" w:rsidRDefault="00C811EF">
      <w:pPr>
        <w:pStyle w:val="BodyText"/>
        <w:kinsoku w:val="0"/>
        <w:overflowPunct w:val="0"/>
        <w:ind w:left="4876" w:right="1090"/>
        <w:rPr>
          <w:ins w:id="790" w:author="Matthew Levine" w:date="2025-06-06T13:53:00Z" w16du:dateUtc="2025-06-06T17:53:00Z"/>
          <w:sz w:val="16"/>
          <w:szCs w:val="16"/>
        </w:rPr>
      </w:pPr>
      <w:del w:id="791" w:author="Matthew Levine" w:date="2025-06-06T13:53:00Z" w16du:dateUtc="2025-06-06T17:53:00Z">
        <w:r w:rsidDel="00060E77">
          <w:rPr>
            <w:sz w:val="16"/>
            <w:szCs w:val="16"/>
          </w:rPr>
          <w:delText>NADIA</w:delText>
        </w:r>
        <w:r w:rsidDel="00060E77">
          <w:rPr>
            <w:spacing w:val="-4"/>
            <w:sz w:val="16"/>
            <w:szCs w:val="16"/>
          </w:rPr>
          <w:delText xml:space="preserve"> </w:delText>
        </w:r>
        <w:r w:rsidDel="00060E77">
          <w:rPr>
            <w:sz w:val="16"/>
            <w:szCs w:val="16"/>
          </w:rPr>
          <w:delText>PEREIRA</w:delText>
        </w:r>
        <w:r w:rsidDel="00060E77">
          <w:rPr>
            <w:spacing w:val="-4"/>
            <w:sz w:val="16"/>
            <w:szCs w:val="16"/>
          </w:rPr>
          <w:delText xml:space="preserve"> </w:delText>
        </w:r>
        <w:r w:rsidDel="00060E77">
          <w:rPr>
            <w:sz w:val="16"/>
            <w:szCs w:val="16"/>
          </w:rPr>
          <w:delText>in</w:delText>
        </w:r>
        <w:r w:rsidDel="00060E77">
          <w:rPr>
            <w:spacing w:val="-5"/>
            <w:sz w:val="16"/>
            <w:szCs w:val="16"/>
          </w:rPr>
          <w:delText xml:space="preserve"> </w:delText>
        </w:r>
        <w:r w:rsidDel="00060E77">
          <w:rPr>
            <w:sz w:val="16"/>
            <w:szCs w:val="16"/>
          </w:rPr>
          <w:delText>their</w:delText>
        </w:r>
        <w:r w:rsidDel="00060E77">
          <w:rPr>
            <w:spacing w:val="-3"/>
            <w:sz w:val="16"/>
            <w:szCs w:val="16"/>
          </w:rPr>
          <w:delText xml:space="preserve"> </w:delText>
        </w:r>
        <w:r w:rsidDel="00060E77">
          <w:rPr>
            <w:sz w:val="16"/>
            <w:szCs w:val="16"/>
          </w:rPr>
          <w:delText>personal</w:delText>
        </w:r>
        <w:r w:rsidDel="00060E77">
          <w:rPr>
            <w:spacing w:val="-5"/>
            <w:sz w:val="16"/>
            <w:szCs w:val="16"/>
          </w:rPr>
          <w:delText xml:space="preserve"> </w:delText>
        </w:r>
        <w:r w:rsidDel="00060E77">
          <w:rPr>
            <w:sz w:val="16"/>
            <w:szCs w:val="16"/>
          </w:rPr>
          <w:delText>capacity</w:delText>
        </w:r>
        <w:r w:rsidDel="00060E77">
          <w:rPr>
            <w:spacing w:val="-1"/>
            <w:sz w:val="16"/>
            <w:szCs w:val="16"/>
          </w:rPr>
          <w:delText xml:space="preserve"> </w:delText>
        </w:r>
        <w:r w:rsidDel="00060E77">
          <w:rPr>
            <w:sz w:val="16"/>
            <w:szCs w:val="16"/>
          </w:rPr>
          <w:delText>and</w:delText>
        </w:r>
        <w:r w:rsidDel="00060E77">
          <w:rPr>
            <w:spacing w:val="-5"/>
            <w:sz w:val="16"/>
            <w:szCs w:val="16"/>
          </w:rPr>
          <w:delText xml:space="preserve"> </w:delText>
        </w:r>
        <w:r w:rsidDel="00060E77">
          <w:rPr>
            <w:sz w:val="16"/>
            <w:szCs w:val="16"/>
          </w:rPr>
          <w:delText>on</w:delText>
        </w:r>
        <w:r w:rsidDel="00060E77">
          <w:rPr>
            <w:spacing w:val="-3"/>
            <w:sz w:val="16"/>
            <w:szCs w:val="16"/>
          </w:rPr>
          <w:delText xml:space="preserve"> </w:delText>
        </w:r>
        <w:r w:rsidDel="00060E77">
          <w:rPr>
            <w:sz w:val="16"/>
            <w:szCs w:val="16"/>
          </w:rPr>
          <w:delText>behalf</w:delText>
        </w:r>
        <w:r w:rsidDel="00060E77">
          <w:rPr>
            <w:spacing w:val="-4"/>
            <w:sz w:val="16"/>
            <w:szCs w:val="16"/>
          </w:rPr>
          <w:delText xml:space="preserve"> </w:delText>
        </w:r>
        <w:r w:rsidDel="00060E77">
          <w:rPr>
            <w:sz w:val="16"/>
            <w:szCs w:val="16"/>
          </w:rPr>
          <w:delText>of</w:delText>
        </w:r>
        <w:r w:rsidDel="00060E77">
          <w:rPr>
            <w:spacing w:val="-4"/>
            <w:sz w:val="16"/>
            <w:szCs w:val="16"/>
          </w:rPr>
          <w:delText xml:space="preserve"> </w:delText>
        </w:r>
        <w:r w:rsidDel="00060E77">
          <w:rPr>
            <w:sz w:val="16"/>
            <w:szCs w:val="16"/>
          </w:rPr>
          <w:delText>a company to be incorporated or nominated</w:delText>
        </w:r>
      </w:del>
      <w:ins w:id="792" w:author="Matthew Levine" w:date="2025-06-06T13:53:00Z" w16du:dateUtc="2025-06-06T17:53:00Z">
        <w:r w:rsidR="00060E77">
          <w:rPr>
            <w:sz w:val="16"/>
            <w:szCs w:val="16"/>
          </w:rPr>
          <w:t>[FRANCHIS</w:t>
        </w:r>
        <w:r w:rsidR="003017BE">
          <w:rPr>
            <w:sz w:val="16"/>
            <w:szCs w:val="16"/>
          </w:rPr>
          <w:t>EE</w:t>
        </w:r>
        <w:r w:rsidR="00060E77">
          <w:rPr>
            <w:sz w:val="16"/>
            <w:szCs w:val="16"/>
          </w:rPr>
          <w:t>]</w:t>
        </w:r>
      </w:ins>
    </w:p>
    <w:p w14:paraId="16FC02F2" w14:textId="77777777" w:rsidR="003017BE" w:rsidRDefault="003017BE">
      <w:pPr>
        <w:pStyle w:val="BodyText"/>
        <w:kinsoku w:val="0"/>
        <w:overflowPunct w:val="0"/>
        <w:ind w:left="4876" w:right="1090"/>
        <w:rPr>
          <w:ins w:id="793" w:author="Matthew Levine" w:date="2025-06-06T13:53:00Z" w16du:dateUtc="2025-06-06T17:53:00Z"/>
          <w:sz w:val="16"/>
          <w:szCs w:val="16"/>
        </w:rPr>
      </w:pPr>
    </w:p>
    <w:p w14:paraId="7BAE52A5" w14:textId="77777777" w:rsidR="003017BE" w:rsidRDefault="003017BE">
      <w:pPr>
        <w:pStyle w:val="BodyText"/>
        <w:kinsoku w:val="0"/>
        <w:overflowPunct w:val="0"/>
        <w:ind w:left="4876" w:right="1090"/>
        <w:rPr>
          <w:sz w:val="16"/>
          <w:szCs w:val="16"/>
        </w:rPr>
      </w:pPr>
    </w:p>
    <w:p w14:paraId="2CBB7792" w14:textId="491BF099" w:rsidR="00C811EF" w:rsidRDefault="00D00284" w:rsidP="00E82A76">
      <w:pPr>
        <w:pStyle w:val="BodyText"/>
        <w:tabs>
          <w:tab w:val="left" w:pos="8280"/>
        </w:tabs>
        <w:kinsoku w:val="0"/>
        <w:overflowPunct w:val="0"/>
        <w:spacing w:before="107"/>
        <w:ind w:left="4876"/>
        <w:rPr>
          <w:sz w:val="16"/>
          <w:szCs w:val="16"/>
        </w:rPr>
      </w:pPr>
      <w:del w:id="794" w:author="Matthew Levine" w:date="2025-06-06T13:53:00Z" w16du:dateUtc="2025-06-06T17:53:00Z">
        <w:r w:rsidDel="00060E77">
          <w:rPr>
            <w:noProof/>
          </w:rPr>
          <mc:AlternateContent>
            <mc:Choice Requires="wps">
              <w:drawing>
                <wp:anchor distT="0" distB="0" distL="114300" distR="114300" simplePos="0" relativeHeight="251692544" behindDoc="1" locked="0" layoutInCell="0" allowOverlap="1" wp14:anchorId="41917C92" wp14:editId="4FE9FDCA">
                  <wp:simplePos x="0" y="0"/>
                  <wp:positionH relativeFrom="page">
                    <wp:posOffset>4271645</wp:posOffset>
                  </wp:positionH>
                  <wp:positionV relativeFrom="paragraph">
                    <wp:posOffset>237490</wp:posOffset>
                  </wp:positionV>
                  <wp:extent cx="789940" cy="114300"/>
                  <wp:effectExtent l="0" t="0" r="0" b="0"/>
                  <wp:wrapNone/>
                  <wp:docPr id="398358634"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8994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3DA13" w14:textId="77777777" w:rsidR="004A6BB4" w:rsidRDefault="004A6BB4">
                              <w:pPr>
                                <w:pStyle w:val="BodyText"/>
                                <w:kinsoku w:val="0"/>
                                <w:overflowPunct w:val="0"/>
                                <w:spacing w:line="179" w:lineRule="exact"/>
                                <w:rPr>
                                  <w:spacing w:val="-2"/>
                                  <w:sz w:val="16"/>
                                  <w:szCs w:val="16"/>
                                </w:rPr>
                              </w:pPr>
                              <w:bookmarkStart w:id="795" w:name="_M1291752229"/>
                              <w:bookmarkEnd w:id="795"/>
                              <w:r>
                                <w:rPr>
                                  <w:spacing w:val="-2"/>
                                  <w:sz w:val="16"/>
                                  <w:szCs w:val="16"/>
                                </w:rPr>
                                <w:t>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17C92" id="Text Box 347" o:spid="_x0000_s1037" type="#_x0000_t202" style="position:absolute;left:0;text-align:left;margin-left:336.35pt;margin-top:18.7pt;width:62.2pt;height:9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" o:allowincell="f" filled="f" stroked="f">
                  <v:path arrowok="t"/>
                  <v:textbox inset="0,0,0,0">
                    <w:txbxContent>
                      <w:p w14:paraId="7333DA13" w14:textId="77777777" w:rsidR="004A6BB4" w:rsidRDefault="004A6BB4">
                        <w:pPr>
                          <w:pStyle w:val="BodyText"/>
                          <w:kinsoku w:val="0"/>
                          <w:overflowPunct w:val="0"/>
                          <w:spacing w:line="179" w:lineRule="exact"/>
                          <w:rPr>
                            <w:spacing w:val="-2"/>
                            <w:sz w:val="16"/>
                            <w:szCs w:val="16"/>
                          </w:rPr>
                        </w:pPr>
                        <w:bookmarkStart w:id="796" w:name="_M1291752229"/>
                        <w:bookmarkEnd w:id="796"/>
                        <w:r>
                          <w:rPr>
                            <w:spacing w:val="-2"/>
                            <w:sz w:val="16"/>
                            <w:szCs w:val="16"/>
                          </w:rPr>
                          <w:t>______________</w:t>
                        </w:r>
                      </w:p>
                    </w:txbxContent>
                  </v:textbox>
                  <w10:wrap anchorx="page"/>
                </v:shape>
              </w:pict>
            </mc:Fallback>
          </mc:AlternateContent>
        </w:r>
      </w:del>
      <w:r w:rsidR="00C811EF">
        <w:rPr>
          <w:sz w:val="16"/>
          <w:szCs w:val="16"/>
        </w:rPr>
        <w:t xml:space="preserve">Signature: </w:t>
      </w:r>
      <w:r w:rsidR="00C811EF">
        <w:rPr>
          <w:sz w:val="16"/>
          <w:szCs w:val="16"/>
          <w:u w:val="single"/>
        </w:rPr>
        <w:tab/>
      </w:r>
    </w:p>
    <w:p w14:paraId="2EE6E40C" w14:textId="19C6D579" w:rsidR="00C811EF" w:rsidRDefault="00C811EF">
      <w:pPr>
        <w:pStyle w:val="BodyText"/>
        <w:kinsoku w:val="0"/>
        <w:overflowPunct w:val="0"/>
        <w:spacing w:before="119"/>
        <w:ind w:left="4876"/>
        <w:rPr>
          <w:spacing w:val="-5"/>
          <w:sz w:val="16"/>
          <w:szCs w:val="16"/>
        </w:rPr>
      </w:pPr>
      <w:del w:id="797" w:author="Matthew Levine" w:date="2025-06-06T13:53:00Z" w16du:dateUtc="2025-06-06T17:53:00Z">
        <w:r w:rsidDel="00060E77">
          <w:rPr>
            <w:sz w:val="16"/>
            <w:szCs w:val="16"/>
          </w:rPr>
          <w:delText>Address:</w:delText>
        </w:r>
        <w:r w:rsidDel="00060E77">
          <w:rPr>
            <w:spacing w:val="-5"/>
            <w:sz w:val="16"/>
            <w:szCs w:val="16"/>
          </w:rPr>
          <w:delText xml:space="preserve"> </w:delText>
        </w:r>
        <w:r w:rsidDel="00060E77">
          <w:rPr>
            <w:sz w:val="16"/>
            <w:szCs w:val="16"/>
          </w:rPr>
          <w:delText>368</w:delText>
        </w:r>
        <w:r w:rsidDel="00060E77">
          <w:rPr>
            <w:spacing w:val="-5"/>
            <w:sz w:val="16"/>
            <w:szCs w:val="16"/>
          </w:rPr>
          <w:delText xml:space="preserve"> </w:delText>
        </w:r>
        <w:r w:rsidDel="00060E77">
          <w:rPr>
            <w:sz w:val="16"/>
            <w:szCs w:val="16"/>
          </w:rPr>
          <w:delText>Rouge</w:delText>
        </w:r>
        <w:r w:rsidDel="00060E77">
          <w:rPr>
            <w:spacing w:val="-4"/>
            <w:sz w:val="16"/>
            <w:szCs w:val="16"/>
          </w:rPr>
          <w:delText xml:space="preserve"> </w:delText>
        </w:r>
        <w:r w:rsidDel="00060E77">
          <w:rPr>
            <w:sz w:val="16"/>
            <w:szCs w:val="16"/>
          </w:rPr>
          <w:delText>Hills</w:delText>
        </w:r>
        <w:r w:rsidDel="00060E77">
          <w:rPr>
            <w:spacing w:val="-2"/>
            <w:sz w:val="16"/>
            <w:szCs w:val="16"/>
          </w:rPr>
          <w:delText xml:space="preserve"> </w:delText>
        </w:r>
        <w:r w:rsidDel="00060E77">
          <w:rPr>
            <w:sz w:val="16"/>
            <w:szCs w:val="16"/>
          </w:rPr>
          <w:delText>Dr.,</w:delText>
        </w:r>
        <w:r w:rsidDel="00060E77">
          <w:rPr>
            <w:spacing w:val="-5"/>
            <w:sz w:val="16"/>
            <w:szCs w:val="16"/>
          </w:rPr>
          <w:delText xml:space="preserve"> </w:delText>
        </w:r>
        <w:r w:rsidDel="00060E77">
          <w:rPr>
            <w:sz w:val="16"/>
            <w:szCs w:val="16"/>
          </w:rPr>
          <w:delText>Scarborough,</w:delText>
        </w:r>
        <w:r w:rsidDel="00060E77">
          <w:rPr>
            <w:spacing w:val="-2"/>
            <w:sz w:val="16"/>
            <w:szCs w:val="16"/>
          </w:rPr>
          <w:delText xml:space="preserve"> </w:delText>
        </w:r>
        <w:r w:rsidDel="00060E77">
          <w:rPr>
            <w:sz w:val="16"/>
            <w:szCs w:val="16"/>
          </w:rPr>
          <w:delText>ON</w:delText>
        </w:r>
        <w:r w:rsidDel="00060E77">
          <w:rPr>
            <w:spacing w:val="-5"/>
            <w:sz w:val="16"/>
            <w:szCs w:val="16"/>
          </w:rPr>
          <w:delText xml:space="preserve"> </w:delText>
        </w:r>
        <w:r w:rsidDel="00060E77">
          <w:rPr>
            <w:sz w:val="16"/>
            <w:szCs w:val="16"/>
          </w:rPr>
          <w:delText>M1C</w:delText>
        </w:r>
        <w:r w:rsidDel="00060E77">
          <w:rPr>
            <w:spacing w:val="-3"/>
            <w:sz w:val="16"/>
            <w:szCs w:val="16"/>
          </w:rPr>
          <w:delText xml:space="preserve"> </w:delText>
        </w:r>
        <w:r w:rsidDel="00060E77">
          <w:rPr>
            <w:spacing w:val="-5"/>
            <w:sz w:val="16"/>
            <w:szCs w:val="16"/>
          </w:rPr>
          <w:delText>2Z5</w:delText>
        </w:r>
      </w:del>
    </w:p>
    <w:p w14:paraId="6AC76930" w14:textId="77777777" w:rsidR="00C811EF" w:rsidRDefault="00C811EF">
      <w:pPr>
        <w:pStyle w:val="BodyText"/>
        <w:kinsoku w:val="0"/>
        <w:overflowPunct w:val="0"/>
        <w:spacing w:before="119"/>
        <w:ind w:left="4876"/>
        <w:rPr>
          <w:spacing w:val="-5"/>
          <w:sz w:val="16"/>
          <w:szCs w:val="16"/>
        </w:rPr>
        <w:sectPr w:rsidR="00C811EF">
          <w:pgSz w:w="12240" w:h="15840"/>
          <w:pgMar w:top="400" w:right="720" w:bottom="1460" w:left="720" w:header="200" w:footer="1278" w:gutter="0"/>
          <w:cols w:space="720"/>
          <w:noEndnote/>
        </w:sectPr>
      </w:pPr>
    </w:p>
    <w:p w14:paraId="7F1B458D" w14:textId="77777777" w:rsidR="00C811EF" w:rsidRDefault="00C811EF">
      <w:pPr>
        <w:pStyle w:val="BodyText"/>
        <w:kinsoku w:val="0"/>
        <w:overflowPunct w:val="0"/>
        <w:spacing w:before="183"/>
        <w:jc w:val="right"/>
        <w:rPr>
          <w:spacing w:val="-2"/>
          <w:sz w:val="16"/>
          <w:szCs w:val="16"/>
        </w:rPr>
      </w:pPr>
      <w:r>
        <w:rPr>
          <w:spacing w:val="-2"/>
          <w:sz w:val="16"/>
          <w:szCs w:val="16"/>
        </w:rPr>
        <w:t>Date:</w:t>
      </w:r>
    </w:p>
    <w:p w14:paraId="544840CF" w14:textId="28E2457E" w:rsidR="00C811EF" w:rsidRDefault="00C811EF">
      <w:pPr>
        <w:pStyle w:val="BodyText"/>
        <w:kinsoku w:val="0"/>
        <w:overflowPunct w:val="0"/>
        <w:spacing w:before="30"/>
        <w:ind w:left="169"/>
        <w:rPr>
          <w:rFonts w:ascii="Lucida Grande" w:hAnsi="Lucida Grande" w:cs="Lucida Grande"/>
          <w:spacing w:val="-2"/>
          <w:sz w:val="18"/>
          <w:szCs w:val="18"/>
        </w:rPr>
      </w:pPr>
      <w:r>
        <w:rPr>
          <w:rFonts w:ascii="Times New Roman" w:hAnsi="Times New Roman" w:cs="Times New Roman"/>
          <w:sz w:val="24"/>
          <w:szCs w:val="24"/>
        </w:rPr>
        <w:br w:type="column"/>
      </w:r>
      <w:del w:id="798" w:author="Matthew Levine" w:date="2025-06-06T13:53:00Z" w16du:dateUtc="2025-06-06T17:53:00Z">
        <w:r w:rsidDel="00060E77">
          <w:rPr>
            <w:rFonts w:ascii="Lucida Grande" w:hAnsi="Lucida Grande" w:cs="Lucida Grande"/>
            <w:spacing w:val="-2"/>
            <w:sz w:val="18"/>
            <w:szCs w:val="18"/>
          </w:rPr>
          <w:delText>3/13/2025</w:delText>
        </w:r>
      </w:del>
      <w:ins w:id="799" w:author="Matthew Levine" w:date="2025-06-06T13:53:00Z" w16du:dateUtc="2025-06-06T17:53:00Z">
        <w:r w:rsidR="00060E77">
          <w:rPr>
            <w:rFonts w:ascii="Lucida Grande" w:hAnsi="Lucida Grande" w:cs="Lucida Grande"/>
            <w:spacing w:val="-2"/>
            <w:sz w:val="18"/>
            <w:szCs w:val="18"/>
          </w:rPr>
          <w:t xml:space="preserve"> </w:t>
        </w:r>
      </w:ins>
    </w:p>
    <w:p w14:paraId="72EB3883" w14:textId="77777777" w:rsidR="00C811EF" w:rsidRDefault="00D00284">
      <w:pPr>
        <w:pStyle w:val="BodyText"/>
        <w:kinsoku w:val="0"/>
        <w:overflowPunct w:val="0"/>
        <w:spacing w:before="11"/>
        <w:rPr>
          <w:rFonts w:ascii="Lucida Grande" w:hAnsi="Lucida Grande" w:cs="Lucida Grande"/>
          <w:sz w:val="7"/>
          <w:szCs w:val="7"/>
        </w:rPr>
      </w:pPr>
      <w:r>
        <w:rPr>
          <w:noProof/>
        </w:rPr>
        <mc:AlternateContent>
          <mc:Choice Requires="wps">
            <w:drawing>
              <wp:anchor distT="0" distB="0" distL="0" distR="0" simplePos="0" relativeHeight="251691520" behindDoc="0" locked="0" layoutInCell="0" allowOverlap="1" wp14:anchorId="2603C662" wp14:editId="79DE6BF9">
                <wp:simplePos x="0" y="0"/>
                <wp:positionH relativeFrom="page">
                  <wp:posOffset>3826510</wp:posOffset>
                </wp:positionH>
                <wp:positionV relativeFrom="paragraph">
                  <wp:posOffset>74295</wp:posOffset>
                </wp:positionV>
                <wp:extent cx="1863090" cy="635"/>
                <wp:effectExtent l="0" t="0" r="3810" b="0"/>
                <wp:wrapTopAndBottom/>
                <wp:docPr id="1224705588" name="Freeform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3090" cy="635"/>
                        </a:xfrm>
                        <a:custGeom>
                          <a:avLst/>
                          <a:gdLst>
                            <a:gd name="T0" fmla="*/ 0 w 2934"/>
                            <a:gd name="T1" fmla="*/ 0 h 1"/>
                            <a:gd name="T2" fmla="*/ 2147483646 w 2934"/>
                            <a:gd name="T3" fmla="*/ 0 h 1"/>
                            <a:gd name="T4" fmla="*/ 0 60000 65536"/>
                            <a:gd name="T5" fmla="*/ 0 60000 65536"/>
                          </a:gdLst>
                          <a:ahLst/>
                          <a:cxnLst>
                            <a:cxn ang="T4">
                              <a:pos x="T0" y="T1"/>
                            </a:cxn>
                            <a:cxn ang="T5">
                              <a:pos x="T2" y="T3"/>
                            </a:cxn>
                          </a:cxnLst>
                          <a:rect l="0" t="0" r="r" b="b"/>
                          <a:pathLst>
                            <a:path w="2934" h="1">
                              <a:moveTo>
                                <a:pt x="0" y="0"/>
                              </a:moveTo>
                              <a:lnTo>
                                <a:pt x="2933" y="0"/>
                              </a:lnTo>
                            </a:path>
                          </a:pathLst>
                        </a:custGeom>
                        <a:noFill/>
                        <a:ln w="64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96EBFCB" id="Freeform 348" o:spid="_x0000_s1026" style="position:absolute;z-index:25169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01.3pt,5.85pt,447.95pt,5.85pt" coordsize="29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" o:allowincell="f" filled="f" strokeweight=".17844mm">
                <v:path arrowok="t" o:connecttype="custom" o:connectlocs="0,0;2147483646,0" o:connectangles="0,0"/>
                <w10:wrap type="topAndBottom" anchorx="page"/>
              </v:polyline>
            </w:pict>
          </mc:Fallback>
        </mc:AlternateContent>
      </w:r>
    </w:p>
    <w:p w14:paraId="44E3E855" w14:textId="77777777" w:rsidR="00C811EF" w:rsidRDefault="00C811EF">
      <w:pPr>
        <w:pStyle w:val="BodyText"/>
        <w:kinsoku w:val="0"/>
        <w:overflowPunct w:val="0"/>
        <w:spacing w:before="11"/>
        <w:rPr>
          <w:rFonts w:ascii="Lucida Grande" w:hAnsi="Lucida Grande" w:cs="Lucida Grande"/>
          <w:sz w:val="7"/>
          <w:szCs w:val="7"/>
        </w:rPr>
        <w:sectPr w:rsidR="00C811EF">
          <w:type w:val="continuous"/>
          <w:pgSz w:w="12240" w:h="15840"/>
          <w:pgMar w:top="400" w:right="720" w:bottom="280" w:left="720" w:header="720" w:footer="720" w:gutter="0"/>
          <w:cols w:num="2" w:space="720" w:equalWidth="0">
            <w:col w:w="5260" w:space="40"/>
            <w:col w:w="5500"/>
          </w:cols>
          <w:noEndnote/>
        </w:sectPr>
      </w:pPr>
    </w:p>
    <w:p w14:paraId="7654F0B3" w14:textId="77777777" w:rsidR="00C811EF" w:rsidRDefault="00C811EF">
      <w:pPr>
        <w:pStyle w:val="BodyText"/>
        <w:kinsoku w:val="0"/>
        <w:overflowPunct w:val="0"/>
        <w:spacing w:before="11"/>
        <w:rPr>
          <w:rFonts w:ascii="Lucida Grande" w:hAnsi="Lucida Grande" w:cs="Lucida Grande"/>
          <w:sz w:val="7"/>
          <w:szCs w:val="7"/>
        </w:rPr>
        <w:sectPr w:rsidR="00C811EF">
          <w:type w:val="continuous"/>
          <w:pgSz w:w="12240" w:h="15840"/>
          <w:pgMar w:top="400" w:right="720" w:bottom="280" w:left="720" w:header="720" w:footer="720" w:gutter="0"/>
          <w:cols w:space="720" w:equalWidth="0">
            <w:col w:w="10800"/>
          </w:cols>
          <w:noEndnote/>
        </w:sectPr>
      </w:pPr>
    </w:p>
    <w:p w14:paraId="33A2EB7A" w14:textId="77777777" w:rsidR="00C811EF" w:rsidRDefault="00C811EF">
      <w:pPr>
        <w:pStyle w:val="BodyText"/>
        <w:kinsoku w:val="0"/>
        <w:overflowPunct w:val="0"/>
        <w:rPr>
          <w:rFonts w:ascii="Lucida Grande" w:hAnsi="Lucida Grande" w:cs="Lucida Grande"/>
          <w:sz w:val="24"/>
          <w:szCs w:val="24"/>
        </w:rPr>
      </w:pPr>
    </w:p>
    <w:p w14:paraId="0C308941" w14:textId="77777777" w:rsidR="00C811EF" w:rsidRDefault="00C811EF">
      <w:pPr>
        <w:pStyle w:val="BodyText"/>
        <w:kinsoku w:val="0"/>
        <w:overflowPunct w:val="0"/>
        <w:rPr>
          <w:rFonts w:ascii="Lucida Grande" w:hAnsi="Lucida Grande" w:cs="Lucida Grande"/>
          <w:sz w:val="24"/>
          <w:szCs w:val="24"/>
        </w:rPr>
      </w:pPr>
    </w:p>
    <w:p w14:paraId="3D0E459A" w14:textId="77777777" w:rsidR="00C811EF" w:rsidRDefault="00C811EF">
      <w:pPr>
        <w:pStyle w:val="BodyText"/>
        <w:kinsoku w:val="0"/>
        <w:overflowPunct w:val="0"/>
        <w:spacing w:before="192"/>
        <w:rPr>
          <w:rFonts w:ascii="Lucida Grande" w:hAnsi="Lucida Grande" w:cs="Lucida Grande"/>
          <w:sz w:val="24"/>
          <w:szCs w:val="24"/>
        </w:rPr>
      </w:pPr>
    </w:p>
    <w:p w14:paraId="6790E741" w14:textId="77777777" w:rsidR="00C811EF" w:rsidRDefault="00C811EF">
      <w:pPr>
        <w:pStyle w:val="Heading3"/>
        <w:kinsoku w:val="0"/>
        <w:overflowPunct w:val="0"/>
        <w:spacing w:before="0"/>
        <w:rPr>
          <w:spacing w:val="-2"/>
        </w:rPr>
      </w:pPr>
      <w:bookmarkStart w:id="800" w:name="Page_1_of_2"/>
      <w:bookmarkEnd w:id="800"/>
      <w:r>
        <w:t>CERTIFICATE</w:t>
      </w:r>
      <w:r>
        <w:rPr>
          <w:spacing w:val="-3"/>
        </w:rPr>
        <w:t xml:space="preserve"> </w:t>
      </w:r>
      <w:r>
        <w:t>OF</w:t>
      </w:r>
      <w:r>
        <w:rPr>
          <w:spacing w:val="-3"/>
        </w:rPr>
        <w:t xml:space="preserve"> </w:t>
      </w:r>
      <w:r>
        <w:t>DISCLOSURE</w:t>
      </w:r>
      <w:r>
        <w:rPr>
          <w:spacing w:val="-2"/>
        </w:rPr>
        <w:t xml:space="preserve"> </w:t>
      </w:r>
      <w:r>
        <w:t>OF</w:t>
      </w:r>
      <w:r>
        <w:rPr>
          <w:spacing w:val="-3"/>
        </w:rPr>
        <w:t xml:space="preserve"> </w:t>
      </w:r>
      <w:r>
        <w:rPr>
          <w:spacing w:val="-2"/>
        </w:rPr>
        <w:t>FRANCHISOR</w:t>
      </w:r>
    </w:p>
    <w:p w14:paraId="3D049F4D" w14:textId="77777777" w:rsidR="00C811EF" w:rsidRDefault="00C811EF">
      <w:pPr>
        <w:pStyle w:val="Heading4"/>
        <w:kinsoku w:val="0"/>
        <w:overflowPunct w:val="0"/>
        <w:rPr>
          <w:spacing w:val="-10"/>
        </w:rPr>
      </w:pPr>
      <w:r>
        <w:t>Page</w:t>
      </w:r>
      <w:r>
        <w:rPr>
          <w:spacing w:val="-5"/>
        </w:rPr>
        <w:t xml:space="preserve"> </w:t>
      </w:r>
      <w:r>
        <w:t>1</w:t>
      </w:r>
      <w:r>
        <w:rPr>
          <w:spacing w:val="1"/>
        </w:rPr>
        <w:t xml:space="preserve"> </w:t>
      </w:r>
      <w:r>
        <w:t>of</w:t>
      </w:r>
      <w:r>
        <w:rPr>
          <w:spacing w:val="-1"/>
        </w:rPr>
        <w:t xml:space="preserve"> </w:t>
      </w:r>
      <w:r>
        <w:rPr>
          <w:spacing w:val="-10"/>
        </w:rPr>
        <w:t>2</w:t>
      </w:r>
    </w:p>
    <w:p w14:paraId="75601C05" w14:textId="77777777" w:rsidR="00C811EF" w:rsidRDefault="00C811EF">
      <w:pPr>
        <w:pStyle w:val="BodyText"/>
        <w:kinsoku w:val="0"/>
        <w:overflowPunct w:val="0"/>
        <w:rPr>
          <w:b/>
          <w:bCs/>
          <w:sz w:val="24"/>
          <w:szCs w:val="24"/>
        </w:rPr>
      </w:pPr>
    </w:p>
    <w:p w14:paraId="031FDDDC" w14:textId="77777777" w:rsidR="00C811EF" w:rsidRDefault="00C811EF">
      <w:pPr>
        <w:pStyle w:val="BodyText"/>
        <w:kinsoku w:val="0"/>
        <w:overflowPunct w:val="0"/>
        <w:spacing w:before="194"/>
        <w:rPr>
          <w:b/>
          <w:bCs/>
          <w:sz w:val="24"/>
          <w:szCs w:val="24"/>
        </w:rPr>
      </w:pPr>
    </w:p>
    <w:p w14:paraId="788F0614" w14:textId="77777777" w:rsidR="00C811EF" w:rsidRDefault="00C811EF">
      <w:pPr>
        <w:pStyle w:val="BodyText"/>
        <w:kinsoku w:val="0"/>
        <w:overflowPunct w:val="0"/>
        <w:ind w:left="1080" w:right="1078"/>
        <w:jc w:val="both"/>
      </w:pPr>
      <w:r>
        <w:rPr>
          <w:b/>
          <w:bCs/>
          <w:u w:val="thick"/>
        </w:rPr>
        <w:t>For</w:t>
      </w:r>
      <w:r>
        <w:rPr>
          <w:b/>
          <w:bCs/>
          <w:spacing w:val="-4"/>
          <w:u w:val="thick"/>
        </w:rPr>
        <w:t xml:space="preserve"> </w:t>
      </w:r>
      <w:r>
        <w:rPr>
          <w:b/>
          <w:bCs/>
          <w:u w:val="thick"/>
        </w:rPr>
        <w:t>Prospective</w:t>
      </w:r>
      <w:r>
        <w:rPr>
          <w:b/>
          <w:bCs/>
          <w:spacing w:val="-4"/>
          <w:u w:val="thick"/>
        </w:rPr>
        <w:t xml:space="preserve"> </w:t>
      </w:r>
      <w:r>
        <w:rPr>
          <w:b/>
          <w:bCs/>
          <w:u w:val="thick"/>
        </w:rPr>
        <w:t>Ontario</w:t>
      </w:r>
      <w:r>
        <w:rPr>
          <w:b/>
          <w:bCs/>
          <w:spacing w:val="-1"/>
          <w:u w:val="thick"/>
        </w:rPr>
        <w:t xml:space="preserve"> </w:t>
      </w:r>
      <w:r>
        <w:rPr>
          <w:b/>
          <w:bCs/>
          <w:u w:val="thick"/>
        </w:rPr>
        <w:t>Franchisees</w:t>
      </w:r>
      <w:r>
        <w:rPr>
          <w:b/>
          <w:bCs/>
          <w:spacing w:val="-2"/>
          <w:u w:val="thick"/>
        </w:rPr>
        <w:t xml:space="preserve"> </w:t>
      </w:r>
      <w:r>
        <w:rPr>
          <w:b/>
          <w:bCs/>
          <w:u w:val="thick"/>
        </w:rPr>
        <w:t>Only:</w:t>
      </w:r>
      <w:r>
        <w:rPr>
          <w:b/>
          <w:bCs/>
          <w:spacing w:val="80"/>
          <w:w w:val="150"/>
        </w:rPr>
        <w:t xml:space="preserve"> </w:t>
      </w:r>
      <w:r>
        <w:t>The</w:t>
      </w:r>
      <w:r>
        <w:rPr>
          <w:spacing w:val="40"/>
        </w:rPr>
        <w:t xml:space="preserve"> </w:t>
      </w:r>
      <w:r>
        <w:t>foregoing</w:t>
      </w:r>
      <w:r>
        <w:rPr>
          <w:spacing w:val="40"/>
        </w:rPr>
        <w:t xml:space="preserve"> </w:t>
      </w:r>
      <w:r>
        <w:t>information</w:t>
      </w:r>
      <w:r>
        <w:rPr>
          <w:spacing w:val="40"/>
        </w:rPr>
        <w:t xml:space="preserve"> </w:t>
      </w:r>
      <w:r>
        <w:t>and</w:t>
      </w:r>
      <w:r>
        <w:rPr>
          <w:spacing w:val="40"/>
        </w:rPr>
        <w:t xml:space="preserve"> </w:t>
      </w:r>
      <w:r>
        <w:t>all</w:t>
      </w:r>
      <w:r>
        <w:rPr>
          <w:spacing w:val="40"/>
        </w:rPr>
        <w:t xml:space="preserve"> </w:t>
      </w:r>
      <w:r>
        <w:t xml:space="preserve">attachments are provided in accordance with the disclosure obligations under </w:t>
      </w:r>
      <w:r>
        <w:rPr>
          <w:b/>
          <w:bCs/>
        </w:rPr>
        <w:t xml:space="preserve">the Arthur Wishart Act (Franchise Disclosure), 2000, S.O. 2000, c.3 </w:t>
      </w:r>
      <w:r>
        <w:t>(the “Ontario Act”) and is current to the date mentioned on the cover page of this Disclosure Document. The undersigned certifies that this Disclosure Document:</w:t>
      </w:r>
    </w:p>
    <w:p w14:paraId="21E92036" w14:textId="77777777" w:rsidR="00C811EF" w:rsidRDefault="00C811EF">
      <w:pPr>
        <w:pStyle w:val="BodyText"/>
        <w:kinsoku w:val="0"/>
        <w:overflowPunct w:val="0"/>
      </w:pPr>
    </w:p>
    <w:p w14:paraId="0785743D" w14:textId="77777777" w:rsidR="00C811EF" w:rsidRDefault="00C811EF">
      <w:pPr>
        <w:pStyle w:val="ListParagraph"/>
        <w:numPr>
          <w:ilvl w:val="0"/>
          <w:numId w:val="7"/>
        </w:numPr>
        <w:tabs>
          <w:tab w:val="left" w:pos="1799"/>
        </w:tabs>
        <w:kinsoku w:val="0"/>
        <w:overflowPunct w:val="0"/>
        <w:spacing w:line="229" w:lineRule="exact"/>
        <w:ind w:left="1799" w:hanging="719"/>
        <w:jc w:val="left"/>
        <w:rPr>
          <w:spacing w:val="-5"/>
          <w:sz w:val="20"/>
          <w:szCs w:val="20"/>
        </w:rPr>
      </w:pPr>
      <w:r>
        <w:rPr>
          <w:sz w:val="20"/>
          <w:szCs w:val="20"/>
        </w:rPr>
        <w:t>contains</w:t>
      </w:r>
      <w:r>
        <w:rPr>
          <w:spacing w:val="-10"/>
          <w:sz w:val="20"/>
          <w:szCs w:val="20"/>
        </w:rPr>
        <w:t xml:space="preserve"> </w:t>
      </w:r>
      <w:r>
        <w:rPr>
          <w:sz w:val="20"/>
          <w:szCs w:val="20"/>
        </w:rPr>
        <w:t>no</w:t>
      </w:r>
      <w:r>
        <w:rPr>
          <w:spacing w:val="-8"/>
          <w:sz w:val="20"/>
          <w:szCs w:val="20"/>
        </w:rPr>
        <w:t xml:space="preserve"> </w:t>
      </w:r>
      <w:r>
        <w:rPr>
          <w:sz w:val="20"/>
          <w:szCs w:val="20"/>
        </w:rPr>
        <w:t>untrue</w:t>
      </w:r>
      <w:r>
        <w:rPr>
          <w:spacing w:val="-10"/>
          <w:sz w:val="20"/>
          <w:szCs w:val="20"/>
        </w:rPr>
        <w:t xml:space="preserve"> </w:t>
      </w:r>
      <w:r>
        <w:rPr>
          <w:sz w:val="20"/>
          <w:szCs w:val="20"/>
        </w:rPr>
        <w:t>information,</w:t>
      </w:r>
      <w:r>
        <w:rPr>
          <w:spacing w:val="-9"/>
          <w:sz w:val="20"/>
          <w:szCs w:val="20"/>
        </w:rPr>
        <w:t xml:space="preserve"> </w:t>
      </w:r>
      <w:r>
        <w:rPr>
          <w:sz w:val="20"/>
          <w:szCs w:val="20"/>
        </w:rPr>
        <w:t>representation</w:t>
      </w:r>
      <w:r>
        <w:rPr>
          <w:spacing w:val="-8"/>
          <w:sz w:val="20"/>
          <w:szCs w:val="20"/>
        </w:rPr>
        <w:t xml:space="preserve"> </w:t>
      </w:r>
      <w:r>
        <w:rPr>
          <w:sz w:val="20"/>
          <w:szCs w:val="20"/>
        </w:rPr>
        <w:t>or</w:t>
      </w:r>
      <w:r>
        <w:rPr>
          <w:spacing w:val="-10"/>
          <w:sz w:val="20"/>
          <w:szCs w:val="20"/>
        </w:rPr>
        <w:t xml:space="preserve"> </w:t>
      </w:r>
      <w:r>
        <w:rPr>
          <w:sz w:val="20"/>
          <w:szCs w:val="20"/>
        </w:rPr>
        <w:t>statement;</w:t>
      </w:r>
      <w:r>
        <w:rPr>
          <w:spacing w:val="-7"/>
          <w:sz w:val="20"/>
          <w:szCs w:val="20"/>
        </w:rPr>
        <w:t xml:space="preserve"> </w:t>
      </w:r>
      <w:r>
        <w:rPr>
          <w:spacing w:val="-5"/>
          <w:sz w:val="20"/>
          <w:szCs w:val="20"/>
        </w:rPr>
        <w:t>and</w:t>
      </w:r>
    </w:p>
    <w:p w14:paraId="25C8F99D" w14:textId="77777777" w:rsidR="00C811EF" w:rsidRDefault="00C811EF">
      <w:pPr>
        <w:pStyle w:val="ListParagraph"/>
        <w:numPr>
          <w:ilvl w:val="0"/>
          <w:numId w:val="7"/>
        </w:numPr>
        <w:tabs>
          <w:tab w:val="left" w:pos="1799"/>
        </w:tabs>
        <w:kinsoku w:val="0"/>
        <w:overflowPunct w:val="0"/>
        <w:ind w:left="1080" w:right="1081" w:firstLine="0"/>
        <w:jc w:val="left"/>
        <w:rPr>
          <w:sz w:val="20"/>
          <w:szCs w:val="20"/>
        </w:rPr>
      </w:pPr>
      <w:r>
        <w:rPr>
          <w:sz w:val="20"/>
          <w:szCs w:val="20"/>
        </w:rPr>
        <w:t>includes</w:t>
      </w:r>
      <w:r>
        <w:rPr>
          <w:spacing w:val="-5"/>
          <w:sz w:val="20"/>
          <w:szCs w:val="20"/>
        </w:rPr>
        <w:t xml:space="preserve"> </w:t>
      </w:r>
      <w:r>
        <w:rPr>
          <w:sz w:val="20"/>
          <w:szCs w:val="20"/>
        </w:rPr>
        <w:t>every</w:t>
      </w:r>
      <w:r>
        <w:rPr>
          <w:spacing w:val="-5"/>
          <w:sz w:val="20"/>
          <w:szCs w:val="20"/>
        </w:rPr>
        <w:t xml:space="preserve"> </w:t>
      </w:r>
      <w:r>
        <w:rPr>
          <w:sz w:val="20"/>
          <w:szCs w:val="20"/>
        </w:rPr>
        <w:t>material</w:t>
      </w:r>
      <w:r>
        <w:rPr>
          <w:spacing w:val="-7"/>
          <w:sz w:val="20"/>
          <w:szCs w:val="20"/>
        </w:rPr>
        <w:t xml:space="preserve"> </w:t>
      </w:r>
      <w:r>
        <w:rPr>
          <w:sz w:val="20"/>
          <w:szCs w:val="20"/>
        </w:rPr>
        <w:t>fact,</w:t>
      </w:r>
      <w:r>
        <w:rPr>
          <w:spacing w:val="-6"/>
          <w:sz w:val="20"/>
          <w:szCs w:val="20"/>
        </w:rPr>
        <w:t xml:space="preserve"> </w:t>
      </w:r>
      <w:r>
        <w:rPr>
          <w:sz w:val="20"/>
          <w:szCs w:val="20"/>
        </w:rPr>
        <w:t>financial</w:t>
      </w:r>
      <w:r>
        <w:rPr>
          <w:spacing w:val="-7"/>
          <w:sz w:val="20"/>
          <w:szCs w:val="20"/>
        </w:rPr>
        <w:t xml:space="preserve"> </w:t>
      </w:r>
      <w:r>
        <w:rPr>
          <w:sz w:val="20"/>
          <w:szCs w:val="20"/>
        </w:rPr>
        <w:t>statement,</w:t>
      </w:r>
      <w:r>
        <w:rPr>
          <w:spacing w:val="-6"/>
          <w:sz w:val="20"/>
          <w:szCs w:val="20"/>
        </w:rPr>
        <w:t xml:space="preserve"> </w:t>
      </w:r>
      <w:r>
        <w:rPr>
          <w:sz w:val="20"/>
          <w:szCs w:val="20"/>
        </w:rPr>
        <w:t>statement</w:t>
      </w:r>
      <w:r>
        <w:rPr>
          <w:spacing w:val="-4"/>
          <w:sz w:val="20"/>
          <w:szCs w:val="20"/>
        </w:rPr>
        <w:t xml:space="preserve"> </w:t>
      </w:r>
      <w:r>
        <w:rPr>
          <w:sz w:val="20"/>
          <w:szCs w:val="20"/>
        </w:rPr>
        <w:t>and</w:t>
      </w:r>
      <w:r>
        <w:rPr>
          <w:spacing w:val="-6"/>
          <w:sz w:val="20"/>
          <w:szCs w:val="20"/>
        </w:rPr>
        <w:t xml:space="preserve"> </w:t>
      </w:r>
      <w:r>
        <w:rPr>
          <w:sz w:val="20"/>
          <w:szCs w:val="20"/>
        </w:rPr>
        <w:t>other</w:t>
      </w:r>
      <w:r>
        <w:rPr>
          <w:spacing w:val="-5"/>
          <w:sz w:val="20"/>
          <w:szCs w:val="20"/>
        </w:rPr>
        <w:t xml:space="preserve"> </w:t>
      </w:r>
      <w:r>
        <w:rPr>
          <w:sz w:val="20"/>
          <w:szCs w:val="20"/>
        </w:rPr>
        <w:t>information</w:t>
      </w:r>
      <w:r>
        <w:rPr>
          <w:spacing w:val="-4"/>
          <w:sz w:val="20"/>
          <w:szCs w:val="20"/>
        </w:rPr>
        <w:t xml:space="preserve"> </w:t>
      </w:r>
      <w:r>
        <w:rPr>
          <w:sz w:val="20"/>
          <w:szCs w:val="20"/>
        </w:rPr>
        <w:t>required by the Ontario Act and the Ontario Regulations.</w:t>
      </w:r>
    </w:p>
    <w:p w14:paraId="2A1CD161" w14:textId="77777777" w:rsidR="00C811EF" w:rsidRDefault="00C811EF">
      <w:pPr>
        <w:pStyle w:val="BodyText"/>
        <w:kinsoku w:val="0"/>
        <w:overflowPunct w:val="0"/>
      </w:pPr>
    </w:p>
    <w:p w14:paraId="2E994BCF" w14:textId="77777777" w:rsidR="00C811EF" w:rsidRDefault="00C811EF">
      <w:pPr>
        <w:pStyle w:val="BodyText"/>
        <w:kinsoku w:val="0"/>
        <w:overflowPunct w:val="0"/>
        <w:ind w:left="1080" w:right="1077"/>
        <w:jc w:val="both"/>
        <w:rPr>
          <w:b/>
          <w:bCs/>
        </w:rPr>
      </w:pPr>
      <w:r>
        <w:rPr>
          <w:b/>
          <w:bCs/>
          <w:u w:val="thick"/>
        </w:rPr>
        <w:t>For</w:t>
      </w:r>
      <w:r>
        <w:rPr>
          <w:b/>
          <w:bCs/>
          <w:spacing w:val="-3"/>
          <w:u w:val="thick"/>
        </w:rPr>
        <w:t xml:space="preserve"> </w:t>
      </w:r>
      <w:r>
        <w:rPr>
          <w:b/>
          <w:bCs/>
          <w:u w:val="thick"/>
        </w:rPr>
        <w:t>Prospective</w:t>
      </w:r>
      <w:r>
        <w:rPr>
          <w:b/>
          <w:bCs/>
          <w:spacing w:val="-3"/>
          <w:u w:val="thick"/>
        </w:rPr>
        <w:t xml:space="preserve"> </w:t>
      </w:r>
      <w:r>
        <w:rPr>
          <w:b/>
          <w:bCs/>
          <w:u w:val="thick"/>
        </w:rPr>
        <w:t>Alberta</w:t>
      </w:r>
      <w:r>
        <w:rPr>
          <w:b/>
          <w:bCs/>
          <w:spacing w:val="-3"/>
          <w:u w:val="thick"/>
        </w:rPr>
        <w:t xml:space="preserve"> </w:t>
      </w:r>
      <w:r>
        <w:rPr>
          <w:b/>
          <w:bCs/>
          <w:u w:val="thick"/>
        </w:rPr>
        <w:t>Franchisees</w:t>
      </w:r>
      <w:r>
        <w:rPr>
          <w:b/>
          <w:bCs/>
          <w:spacing w:val="-2"/>
          <w:u w:val="thick"/>
        </w:rPr>
        <w:t xml:space="preserve"> </w:t>
      </w:r>
      <w:r>
        <w:rPr>
          <w:b/>
          <w:bCs/>
          <w:u w:val="thick"/>
        </w:rPr>
        <w:t>Only:</w:t>
      </w:r>
      <w:r>
        <w:rPr>
          <w:b/>
          <w:bCs/>
          <w:spacing w:val="40"/>
        </w:rPr>
        <w:t xml:space="preserve">  </w:t>
      </w:r>
      <w:r>
        <w:t>The</w:t>
      </w:r>
      <w:r>
        <w:rPr>
          <w:spacing w:val="40"/>
        </w:rPr>
        <w:t xml:space="preserve"> </w:t>
      </w:r>
      <w:r>
        <w:t>foregoing</w:t>
      </w:r>
      <w:r>
        <w:rPr>
          <w:spacing w:val="40"/>
        </w:rPr>
        <w:t xml:space="preserve"> </w:t>
      </w:r>
      <w:r>
        <w:t>information</w:t>
      </w:r>
      <w:r>
        <w:rPr>
          <w:spacing w:val="40"/>
        </w:rPr>
        <w:t xml:space="preserve"> </w:t>
      </w:r>
      <w:r>
        <w:t>and</w:t>
      </w:r>
      <w:r>
        <w:rPr>
          <w:spacing w:val="40"/>
        </w:rPr>
        <w:t xml:space="preserve"> </w:t>
      </w:r>
      <w:r>
        <w:t>all</w:t>
      </w:r>
      <w:r>
        <w:rPr>
          <w:spacing w:val="40"/>
        </w:rPr>
        <w:t xml:space="preserve"> </w:t>
      </w:r>
      <w:r>
        <w:t>attachments are</w:t>
      </w:r>
      <w:r>
        <w:rPr>
          <w:spacing w:val="-14"/>
        </w:rPr>
        <w:t xml:space="preserve"> </w:t>
      </w:r>
      <w:r>
        <w:t>provided</w:t>
      </w:r>
      <w:r>
        <w:rPr>
          <w:spacing w:val="-12"/>
        </w:rPr>
        <w:t xml:space="preserve"> </w:t>
      </w:r>
      <w:r>
        <w:t>in</w:t>
      </w:r>
      <w:r>
        <w:rPr>
          <w:spacing w:val="-14"/>
        </w:rPr>
        <w:t xml:space="preserve"> </w:t>
      </w:r>
      <w:r>
        <w:t>accordance</w:t>
      </w:r>
      <w:r>
        <w:rPr>
          <w:spacing w:val="-11"/>
        </w:rPr>
        <w:t xml:space="preserve"> </w:t>
      </w:r>
      <w:r>
        <w:t>with</w:t>
      </w:r>
      <w:r>
        <w:rPr>
          <w:spacing w:val="-14"/>
        </w:rPr>
        <w:t xml:space="preserve"> </w:t>
      </w:r>
      <w:r>
        <w:t>the</w:t>
      </w:r>
      <w:r>
        <w:rPr>
          <w:spacing w:val="-14"/>
        </w:rPr>
        <w:t xml:space="preserve"> </w:t>
      </w:r>
      <w:r>
        <w:t>disclosure</w:t>
      </w:r>
      <w:r>
        <w:rPr>
          <w:spacing w:val="-14"/>
        </w:rPr>
        <w:t xml:space="preserve"> </w:t>
      </w:r>
      <w:r>
        <w:t>obligations</w:t>
      </w:r>
      <w:r>
        <w:rPr>
          <w:spacing w:val="-12"/>
        </w:rPr>
        <w:t xml:space="preserve"> </w:t>
      </w:r>
      <w:r>
        <w:t>under</w:t>
      </w:r>
      <w:r>
        <w:rPr>
          <w:spacing w:val="-13"/>
        </w:rPr>
        <w:t xml:space="preserve"> </w:t>
      </w:r>
      <w:r>
        <w:t>the</w:t>
      </w:r>
      <w:r>
        <w:rPr>
          <w:spacing w:val="-14"/>
        </w:rPr>
        <w:t xml:space="preserve"> </w:t>
      </w:r>
      <w:r>
        <w:rPr>
          <w:b/>
          <w:bCs/>
        </w:rPr>
        <w:t>Franchises</w:t>
      </w:r>
      <w:r>
        <w:rPr>
          <w:b/>
          <w:bCs/>
          <w:spacing w:val="-14"/>
        </w:rPr>
        <w:t xml:space="preserve"> </w:t>
      </w:r>
      <w:r>
        <w:rPr>
          <w:b/>
          <w:bCs/>
        </w:rPr>
        <w:t>Act,</w:t>
      </w:r>
      <w:r>
        <w:rPr>
          <w:b/>
          <w:bCs/>
          <w:spacing w:val="-14"/>
        </w:rPr>
        <w:t xml:space="preserve"> </w:t>
      </w:r>
      <w:r>
        <w:rPr>
          <w:b/>
          <w:bCs/>
        </w:rPr>
        <w:t>R.S.A.</w:t>
      </w:r>
      <w:r>
        <w:rPr>
          <w:b/>
          <w:bCs/>
          <w:spacing w:val="-14"/>
        </w:rPr>
        <w:t xml:space="preserve"> </w:t>
      </w:r>
      <w:r>
        <w:rPr>
          <w:b/>
          <w:bCs/>
        </w:rPr>
        <w:t>2000,</w:t>
      </w:r>
    </w:p>
    <w:p w14:paraId="49FE084F" w14:textId="77777777" w:rsidR="00C811EF" w:rsidRDefault="00C811EF">
      <w:pPr>
        <w:pStyle w:val="BodyText"/>
        <w:kinsoku w:val="0"/>
        <w:overflowPunct w:val="0"/>
        <w:spacing w:before="1"/>
        <w:ind w:left="1080" w:right="1080"/>
        <w:jc w:val="both"/>
      </w:pPr>
      <w:r>
        <w:rPr>
          <w:b/>
          <w:bCs/>
        </w:rPr>
        <w:t>c. F-23</w:t>
      </w:r>
      <w:r>
        <w:rPr>
          <w:b/>
          <w:bCs/>
          <w:spacing w:val="-1"/>
        </w:rPr>
        <w:t xml:space="preserve"> </w:t>
      </w:r>
      <w:r>
        <w:t>and</w:t>
      </w:r>
      <w:r>
        <w:rPr>
          <w:spacing w:val="-1"/>
        </w:rPr>
        <w:t xml:space="preserve"> </w:t>
      </w:r>
      <w:r>
        <w:t>is current to</w:t>
      </w:r>
      <w:r>
        <w:rPr>
          <w:spacing w:val="-1"/>
        </w:rPr>
        <w:t xml:space="preserve"> </w:t>
      </w:r>
      <w:r>
        <w:t>the</w:t>
      </w:r>
      <w:r>
        <w:rPr>
          <w:spacing w:val="-1"/>
        </w:rPr>
        <w:t xml:space="preserve"> </w:t>
      </w:r>
      <w:r>
        <w:t>date</w:t>
      </w:r>
      <w:r>
        <w:rPr>
          <w:spacing w:val="-1"/>
        </w:rPr>
        <w:t xml:space="preserve"> </w:t>
      </w:r>
      <w:r>
        <w:t>mentioned</w:t>
      </w:r>
      <w:r>
        <w:rPr>
          <w:spacing w:val="-1"/>
        </w:rPr>
        <w:t xml:space="preserve"> </w:t>
      </w:r>
      <w:r>
        <w:t>on</w:t>
      </w:r>
      <w:r>
        <w:rPr>
          <w:spacing w:val="-1"/>
        </w:rPr>
        <w:t xml:space="preserve"> </w:t>
      </w:r>
      <w:r>
        <w:t>the</w:t>
      </w:r>
      <w:r>
        <w:rPr>
          <w:spacing w:val="-1"/>
        </w:rPr>
        <w:t xml:space="preserve"> </w:t>
      </w:r>
      <w:r>
        <w:t>cover page</w:t>
      </w:r>
      <w:r>
        <w:rPr>
          <w:spacing w:val="-1"/>
        </w:rPr>
        <w:t xml:space="preserve"> </w:t>
      </w:r>
      <w:r>
        <w:t>of</w:t>
      </w:r>
      <w:r>
        <w:rPr>
          <w:spacing w:val="-1"/>
        </w:rPr>
        <w:t xml:space="preserve"> </w:t>
      </w:r>
      <w:r>
        <w:t>this Disclosure Document.</w:t>
      </w:r>
      <w:r>
        <w:rPr>
          <w:spacing w:val="40"/>
        </w:rPr>
        <w:t xml:space="preserve"> </w:t>
      </w:r>
      <w:r>
        <w:t>The information provided in this Disclosure Document, or in any changes made in respect of this Disclosure Document:</w:t>
      </w:r>
    </w:p>
    <w:p w14:paraId="31919CCF" w14:textId="77777777" w:rsidR="00C811EF" w:rsidRDefault="00C811EF">
      <w:pPr>
        <w:pStyle w:val="ListParagraph"/>
        <w:numPr>
          <w:ilvl w:val="0"/>
          <w:numId w:val="6"/>
        </w:numPr>
        <w:tabs>
          <w:tab w:val="left" w:pos="1799"/>
        </w:tabs>
        <w:kinsoku w:val="0"/>
        <w:overflowPunct w:val="0"/>
        <w:spacing w:before="229"/>
        <w:ind w:left="1799" w:hanging="719"/>
        <w:jc w:val="left"/>
        <w:rPr>
          <w:spacing w:val="-4"/>
          <w:sz w:val="20"/>
          <w:szCs w:val="20"/>
        </w:rPr>
      </w:pPr>
      <w:r>
        <w:rPr>
          <w:sz w:val="20"/>
          <w:szCs w:val="20"/>
        </w:rPr>
        <w:t>contains</w:t>
      </w:r>
      <w:r>
        <w:rPr>
          <w:spacing w:val="-7"/>
          <w:sz w:val="20"/>
          <w:szCs w:val="20"/>
        </w:rPr>
        <w:t xml:space="preserve"> </w:t>
      </w:r>
      <w:r>
        <w:rPr>
          <w:sz w:val="20"/>
          <w:szCs w:val="20"/>
        </w:rPr>
        <w:t>no</w:t>
      </w:r>
      <w:r>
        <w:rPr>
          <w:spacing w:val="-5"/>
          <w:sz w:val="20"/>
          <w:szCs w:val="20"/>
        </w:rPr>
        <w:t xml:space="preserve"> </w:t>
      </w:r>
      <w:r>
        <w:rPr>
          <w:sz w:val="20"/>
          <w:szCs w:val="20"/>
        </w:rPr>
        <w:t>untrue</w:t>
      </w:r>
      <w:r>
        <w:rPr>
          <w:spacing w:val="-7"/>
          <w:sz w:val="20"/>
          <w:szCs w:val="20"/>
        </w:rPr>
        <w:t xml:space="preserve"> </w:t>
      </w:r>
      <w:r>
        <w:rPr>
          <w:sz w:val="20"/>
          <w:szCs w:val="20"/>
        </w:rPr>
        <w:t>information</w:t>
      </w:r>
      <w:r>
        <w:rPr>
          <w:spacing w:val="-5"/>
          <w:sz w:val="20"/>
          <w:szCs w:val="20"/>
        </w:rPr>
        <w:t xml:space="preserve"> </w:t>
      </w:r>
      <w:r>
        <w:rPr>
          <w:sz w:val="20"/>
          <w:szCs w:val="20"/>
        </w:rPr>
        <w:t>of</w:t>
      </w:r>
      <w:r>
        <w:rPr>
          <w:spacing w:val="-7"/>
          <w:sz w:val="20"/>
          <w:szCs w:val="20"/>
        </w:rPr>
        <w:t xml:space="preserve"> </w:t>
      </w:r>
      <w:r>
        <w:rPr>
          <w:sz w:val="20"/>
          <w:szCs w:val="20"/>
        </w:rPr>
        <w:t>a</w:t>
      </w:r>
      <w:r>
        <w:rPr>
          <w:spacing w:val="-5"/>
          <w:sz w:val="20"/>
          <w:szCs w:val="20"/>
        </w:rPr>
        <w:t xml:space="preserve"> </w:t>
      </w:r>
      <w:r>
        <w:rPr>
          <w:sz w:val="20"/>
          <w:szCs w:val="20"/>
        </w:rPr>
        <w:t>material</w:t>
      </w:r>
      <w:r>
        <w:rPr>
          <w:spacing w:val="-8"/>
          <w:sz w:val="20"/>
          <w:szCs w:val="20"/>
        </w:rPr>
        <w:t xml:space="preserve"> </w:t>
      </w:r>
      <w:r>
        <w:rPr>
          <w:spacing w:val="-4"/>
          <w:sz w:val="20"/>
          <w:szCs w:val="20"/>
        </w:rPr>
        <w:t>fact,</w:t>
      </w:r>
    </w:p>
    <w:p w14:paraId="3A39906F" w14:textId="77777777" w:rsidR="00C811EF" w:rsidRDefault="00C811EF">
      <w:pPr>
        <w:pStyle w:val="ListParagraph"/>
        <w:numPr>
          <w:ilvl w:val="0"/>
          <w:numId w:val="6"/>
        </w:numPr>
        <w:tabs>
          <w:tab w:val="left" w:pos="1799"/>
        </w:tabs>
        <w:kinsoku w:val="0"/>
        <w:overflowPunct w:val="0"/>
        <w:spacing w:before="1" w:line="229" w:lineRule="exact"/>
        <w:ind w:left="1799" w:hanging="719"/>
        <w:jc w:val="left"/>
        <w:rPr>
          <w:spacing w:val="-5"/>
          <w:sz w:val="20"/>
          <w:szCs w:val="20"/>
        </w:rPr>
      </w:pPr>
      <w:r>
        <w:rPr>
          <w:sz w:val="20"/>
          <w:szCs w:val="20"/>
        </w:rPr>
        <w:t>does</w:t>
      </w:r>
      <w:r>
        <w:rPr>
          <w:spacing w:val="-5"/>
          <w:sz w:val="20"/>
          <w:szCs w:val="20"/>
        </w:rPr>
        <w:t xml:space="preserve"> </w:t>
      </w:r>
      <w:r>
        <w:rPr>
          <w:sz w:val="20"/>
          <w:szCs w:val="20"/>
        </w:rPr>
        <w:t>not</w:t>
      </w:r>
      <w:r>
        <w:rPr>
          <w:spacing w:val="-5"/>
          <w:sz w:val="20"/>
          <w:szCs w:val="20"/>
        </w:rPr>
        <w:t xml:space="preserve"> </w:t>
      </w:r>
      <w:r>
        <w:rPr>
          <w:sz w:val="20"/>
          <w:szCs w:val="20"/>
        </w:rPr>
        <w:t>omit</w:t>
      </w:r>
      <w:r>
        <w:rPr>
          <w:spacing w:val="-4"/>
          <w:sz w:val="20"/>
          <w:szCs w:val="20"/>
        </w:rPr>
        <w:t xml:space="preserve"> </w:t>
      </w:r>
      <w:r>
        <w:rPr>
          <w:sz w:val="20"/>
          <w:szCs w:val="20"/>
        </w:rPr>
        <w:t>to</w:t>
      </w:r>
      <w:r>
        <w:rPr>
          <w:spacing w:val="-6"/>
          <w:sz w:val="20"/>
          <w:szCs w:val="20"/>
        </w:rPr>
        <w:t xml:space="preserve"> </w:t>
      </w:r>
      <w:r>
        <w:rPr>
          <w:sz w:val="20"/>
          <w:szCs w:val="20"/>
        </w:rPr>
        <w:t>state</w:t>
      </w:r>
      <w:r>
        <w:rPr>
          <w:spacing w:val="-5"/>
          <w:sz w:val="20"/>
          <w:szCs w:val="20"/>
        </w:rPr>
        <w:t xml:space="preserve"> </w:t>
      </w:r>
      <w:r>
        <w:rPr>
          <w:sz w:val="20"/>
          <w:szCs w:val="20"/>
        </w:rPr>
        <w:t>a</w:t>
      </w:r>
      <w:r>
        <w:rPr>
          <w:spacing w:val="-4"/>
          <w:sz w:val="20"/>
          <w:szCs w:val="20"/>
        </w:rPr>
        <w:t xml:space="preserve"> </w:t>
      </w:r>
      <w:r>
        <w:rPr>
          <w:sz w:val="20"/>
          <w:szCs w:val="20"/>
        </w:rPr>
        <w:t>material</w:t>
      </w:r>
      <w:r>
        <w:rPr>
          <w:spacing w:val="-6"/>
          <w:sz w:val="20"/>
          <w:szCs w:val="20"/>
        </w:rPr>
        <w:t xml:space="preserve"> </w:t>
      </w:r>
      <w:r>
        <w:rPr>
          <w:sz w:val="20"/>
          <w:szCs w:val="20"/>
        </w:rPr>
        <w:t>fact</w:t>
      </w:r>
      <w:r>
        <w:rPr>
          <w:spacing w:val="-6"/>
          <w:sz w:val="20"/>
          <w:szCs w:val="20"/>
        </w:rPr>
        <w:t xml:space="preserve"> </w:t>
      </w:r>
      <w:r>
        <w:rPr>
          <w:sz w:val="20"/>
          <w:szCs w:val="20"/>
        </w:rPr>
        <w:t>that</w:t>
      </w:r>
      <w:r>
        <w:rPr>
          <w:spacing w:val="-3"/>
          <w:sz w:val="20"/>
          <w:szCs w:val="20"/>
        </w:rPr>
        <w:t xml:space="preserve"> </w:t>
      </w:r>
      <w:r>
        <w:rPr>
          <w:sz w:val="20"/>
          <w:szCs w:val="20"/>
        </w:rPr>
        <w:t>is</w:t>
      </w:r>
      <w:r>
        <w:rPr>
          <w:spacing w:val="-5"/>
          <w:sz w:val="20"/>
          <w:szCs w:val="20"/>
        </w:rPr>
        <w:t xml:space="preserve"> </w:t>
      </w:r>
      <w:r>
        <w:rPr>
          <w:sz w:val="20"/>
          <w:szCs w:val="20"/>
        </w:rPr>
        <w:t>required</w:t>
      </w:r>
      <w:r>
        <w:rPr>
          <w:spacing w:val="-5"/>
          <w:sz w:val="20"/>
          <w:szCs w:val="20"/>
        </w:rPr>
        <w:t xml:space="preserve"> </w:t>
      </w:r>
      <w:r>
        <w:rPr>
          <w:sz w:val="20"/>
          <w:szCs w:val="20"/>
        </w:rPr>
        <w:t>to</w:t>
      </w:r>
      <w:r>
        <w:rPr>
          <w:spacing w:val="-4"/>
          <w:sz w:val="20"/>
          <w:szCs w:val="20"/>
        </w:rPr>
        <w:t xml:space="preserve"> </w:t>
      </w:r>
      <w:r>
        <w:rPr>
          <w:sz w:val="20"/>
          <w:szCs w:val="20"/>
        </w:rPr>
        <w:t>be</w:t>
      </w:r>
      <w:r>
        <w:rPr>
          <w:spacing w:val="-5"/>
          <w:sz w:val="20"/>
          <w:szCs w:val="20"/>
        </w:rPr>
        <w:t xml:space="preserve"> </w:t>
      </w:r>
      <w:r>
        <w:rPr>
          <w:sz w:val="20"/>
          <w:szCs w:val="20"/>
        </w:rPr>
        <w:t>stated,</w:t>
      </w:r>
      <w:r>
        <w:rPr>
          <w:spacing w:val="-4"/>
          <w:sz w:val="20"/>
          <w:szCs w:val="20"/>
        </w:rPr>
        <w:t xml:space="preserve"> </w:t>
      </w:r>
      <w:r>
        <w:rPr>
          <w:spacing w:val="-5"/>
          <w:sz w:val="20"/>
          <w:szCs w:val="20"/>
        </w:rPr>
        <w:t>and</w:t>
      </w:r>
    </w:p>
    <w:p w14:paraId="4D66C6FE" w14:textId="77777777" w:rsidR="00C811EF" w:rsidRDefault="00C811EF">
      <w:pPr>
        <w:pStyle w:val="ListParagraph"/>
        <w:numPr>
          <w:ilvl w:val="0"/>
          <w:numId w:val="6"/>
        </w:numPr>
        <w:tabs>
          <w:tab w:val="left" w:pos="1799"/>
        </w:tabs>
        <w:kinsoku w:val="0"/>
        <w:overflowPunct w:val="0"/>
        <w:ind w:left="1080" w:right="1081" w:firstLine="0"/>
        <w:jc w:val="left"/>
        <w:rPr>
          <w:sz w:val="20"/>
          <w:szCs w:val="20"/>
        </w:rPr>
      </w:pPr>
      <w:r>
        <w:rPr>
          <w:sz w:val="20"/>
          <w:szCs w:val="20"/>
        </w:rPr>
        <w:t xml:space="preserve">does not omit to state a material fact that needs to be stated </w:t>
      </w:r>
      <w:proofErr w:type="gramStart"/>
      <w:r>
        <w:rPr>
          <w:sz w:val="20"/>
          <w:szCs w:val="20"/>
        </w:rPr>
        <w:t>in order for</w:t>
      </w:r>
      <w:proofErr w:type="gramEnd"/>
      <w:r>
        <w:rPr>
          <w:sz w:val="20"/>
          <w:szCs w:val="20"/>
        </w:rPr>
        <w:t xml:space="preserve"> the information not to be misleading.</w:t>
      </w:r>
    </w:p>
    <w:p w14:paraId="7AECE1DA" w14:textId="77777777" w:rsidR="00C811EF" w:rsidRDefault="00C811EF">
      <w:pPr>
        <w:pStyle w:val="BodyText"/>
        <w:kinsoku w:val="0"/>
        <w:overflowPunct w:val="0"/>
      </w:pPr>
    </w:p>
    <w:p w14:paraId="6CA15164" w14:textId="77777777" w:rsidR="00C811EF" w:rsidRDefault="00C811EF">
      <w:pPr>
        <w:pStyle w:val="BodyText"/>
        <w:kinsoku w:val="0"/>
        <w:overflowPunct w:val="0"/>
        <w:ind w:left="1080" w:right="1078"/>
        <w:jc w:val="both"/>
        <w:rPr>
          <w:b/>
          <w:bCs/>
          <w:spacing w:val="-4"/>
        </w:rPr>
      </w:pPr>
      <w:r>
        <w:rPr>
          <w:b/>
          <w:bCs/>
          <w:u w:val="thick"/>
        </w:rPr>
        <w:t>For Prospective Prince Edward Island Franchisees Only:</w:t>
      </w:r>
      <w:r>
        <w:rPr>
          <w:b/>
          <w:bCs/>
          <w:spacing w:val="40"/>
        </w:rPr>
        <w:t xml:space="preserve"> </w:t>
      </w:r>
      <w:r>
        <w:t>The foregoing information and all attachments</w:t>
      </w:r>
      <w:r>
        <w:rPr>
          <w:spacing w:val="-14"/>
        </w:rPr>
        <w:t xml:space="preserve"> </w:t>
      </w:r>
      <w:r>
        <w:t>are</w:t>
      </w:r>
      <w:r>
        <w:rPr>
          <w:spacing w:val="-14"/>
        </w:rPr>
        <w:t xml:space="preserve"> </w:t>
      </w:r>
      <w:r>
        <w:t>provided</w:t>
      </w:r>
      <w:r>
        <w:rPr>
          <w:spacing w:val="-14"/>
        </w:rPr>
        <w:t xml:space="preserve"> </w:t>
      </w:r>
      <w:r>
        <w:t>in</w:t>
      </w:r>
      <w:r>
        <w:rPr>
          <w:spacing w:val="-14"/>
        </w:rPr>
        <w:t xml:space="preserve"> </w:t>
      </w:r>
      <w:r>
        <w:t>accordance</w:t>
      </w:r>
      <w:r>
        <w:rPr>
          <w:spacing w:val="-14"/>
        </w:rPr>
        <w:t xml:space="preserve"> </w:t>
      </w:r>
      <w:r>
        <w:t>with</w:t>
      </w:r>
      <w:r>
        <w:rPr>
          <w:spacing w:val="-14"/>
        </w:rPr>
        <w:t xml:space="preserve"> </w:t>
      </w:r>
      <w:r>
        <w:t>the</w:t>
      </w:r>
      <w:r>
        <w:rPr>
          <w:spacing w:val="-13"/>
        </w:rPr>
        <w:t xml:space="preserve"> </w:t>
      </w:r>
      <w:r>
        <w:t>disclosure</w:t>
      </w:r>
      <w:r>
        <w:rPr>
          <w:spacing w:val="-14"/>
        </w:rPr>
        <w:t xml:space="preserve"> </w:t>
      </w:r>
      <w:r>
        <w:t>obligations</w:t>
      </w:r>
      <w:r>
        <w:rPr>
          <w:spacing w:val="-12"/>
        </w:rPr>
        <w:t xml:space="preserve"> </w:t>
      </w:r>
      <w:r>
        <w:t>under</w:t>
      </w:r>
      <w:r>
        <w:rPr>
          <w:spacing w:val="-14"/>
        </w:rPr>
        <w:t xml:space="preserve"> </w:t>
      </w:r>
      <w:r>
        <w:t>the</w:t>
      </w:r>
      <w:r>
        <w:rPr>
          <w:spacing w:val="-14"/>
        </w:rPr>
        <w:t xml:space="preserve"> </w:t>
      </w:r>
      <w:r>
        <w:rPr>
          <w:b/>
          <w:bCs/>
        </w:rPr>
        <w:t>Franchises</w:t>
      </w:r>
      <w:r>
        <w:rPr>
          <w:b/>
          <w:bCs/>
          <w:spacing w:val="-13"/>
        </w:rPr>
        <w:t xml:space="preserve"> </w:t>
      </w:r>
      <w:r>
        <w:rPr>
          <w:b/>
          <w:bCs/>
          <w:spacing w:val="-4"/>
        </w:rPr>
        <w:t>Act,</w:t>
      </w:r>
    </w:p>
    <w:p w14:paraId="03BC6A6F" w14:textId="77777777" w:rsidR="00C811EF" w:rsidRDefault="00C811EF">
      <w:pPr>
        <w:pStyle w:val="BodyText"/>
        <w:kinsoku w:val="0"/>
        <w:overflowPunct w:val="0"/>
        <w:spacing w:before="1"/>
        <w:ind w:left="1080" w:right="715"/>
      </w:pPr>
      <w:r>
        <w:rPr>
          <w:b/>
          <w:bCs/>
        </w:rPr>
        <w:t>R.S.P.E.I.</w:t>
      </w:r>
      <w:r>
        <w:rPr>
          <w:b/>
          <w:bCs/>
          <w:spacing w:val="-11"/>
        </w:rPr>
        <w:t xml:space="preserve"> </w:t>
      </w:r>
      <w:r>
        <w:rPr>
          <w:b/>
          <w:bCs/>
        </w:rPr>
        <w:t>1988,</w:t>
      </w:r>
      <w:r>
        <w:rPr>
          <w:b/>
          <w:bCs/>
          <w:spacing w:val="-11"/>
        </w:rPr>
        <w:t xml:space="preserve"> </w:t>
      </w:r>
      <w:r>
        <w:rPr>
          <w:b/>
          <w:bCs/>
        </w:rPr>
        <w:t>c.</w:t>
      </w:r>
      <w:r>
        <w:rPr>
          <w:b/>
          <w:bCs/>
          <w:spacing w:val="-11"/>
        </w:rPr>
        <w:t xml:space="preserve"> </w:t>
      </w:r>
      <w:r>
        <w:rPr>
          <w:b/>
          <w:bCs/>
        </w:rPr>
        <w:t>F-14.1</w:t>
      </w:r>
      <w:r>
        <w:rPr>
          <w:b/>
          <w:bCs/>
          <w:spacing w:val="-11"/>
        </w:rPr>
        <w:t xml:space="preserve"> </w:t>
      </w:r>
      <w:r>
        <w:t>and</w:t>
      </w:r>
      <w:r>
        <w:rPr>
          <w:spacing w:val="-11"/>
        </w:rPr>
        <w:t xml:space="preserve"> </w:t>
      </w:r>
      <w:r>
        <w:t>is</w:t>
      </w:r>
      <w:r>
        <w:rPr>
          <w:spacing w:val="-10"/>
        </w:rPr>
        <w:t xml:space="preserve"> </w:t>
      </w:r>
      <w:r>
        <w:t>current</w:t>
      </w:r>
      <w:r>
        <w:rPr>
          <w:spacing w:val="-11"/>
        </w:rPr>
        <w:t xml:space="preserve"> </w:t>
      </w:r>
      <w:r>
        <w:t>to</w:t>
      </w:r>
      <w:r>
        <w:rPr>
          <w:spacing w:val="-12"/>
        </w:rPr>
        <w:t xml:space="preserve"> </w:t>
      </w:r>
      <w:r>
        <w:t>the</w:t>
      </w:r>
      <w:r>
        <w:rPr>
          <w:spacing w:val="-11"/>
        </w:rPr>
        <w:t xml:space="preserve"> </w:t>
      </w:r>
      <w:r>
        <w:t>date</w:t>
      </w:r>
      <w:r>
        <w:rPr>
          <w:spacing w:val="-11"/>
        </w:rPr>
        <w:t xml:space="preserve"> </w:t>
      </w:r>
      <w:r>
        <w:t>mentioned</w:t>
      </w:r>
      <w:r>
        <w:rPr>
          <w:spacing w:val="-12"/>
        </w:rPr>
        <w:t xml:space="preserve"> </w:t>
      </w:r>
      <w:r>
        <w:t>on</w:t>
      </w:r>
      <w:r>
        <w:rPr>
          <w:spacing w:val="-12"/>
        </w:rPr>
        <w:t xml:space="preserve"> </w:t>
      </w:r>
      <w:r>
        <w:t>the</w:t>
      </w:r>
      <w:r>
        <w:rPr>
          <w:spacing w:val="-11"/>
        </w:rPr>
        <w:t xml:space="preserve"> </w:t>
      </w:r>
      <w:r>
        <w:t>cover</w:t>
      </w:r>
      <w:r>
        <w:rPr>
          <w:spacing w:val="-10"/>
        </w:rPr>
        <w:t xml:space="preserve"> </w:t>
      </w:r>
      <w:r>
        <w:t>page</w:t>
      </w:r>
      <w:r>
        <w:rPr>
          <w:spacing w:val="-11"/>
        </w:rPr>
        <w:t xml:space="preserve"> </w:t>
      </w:r>
      <w:r>
        <w:t>of</w:t>
      </w:r>
      <w:r>
        <w:rPr>
          <w:spacing w:val="-11"/>
        </w:rPr>
        <w:t xml:space="preserve"> </w:t>
      </w:r>
      <w:r>
        <w:t>this</w:t>
      </w:r>
      <w:r>
        <w:rPr>
          <w:spacing w:val="-10"/>
        </w:rPr>
        <w:t xml:space="preserve"> </w:t>
      </w:r>
      <w:r>
        <w:t>Disclosure Document. This Disclosure Document:</w:t>
      </w:r>
    </w:p>
    <w:p w14:paraId="6E4BD699" w14:textId="77777777" w:rsidR="00C811EF" w:rsidRDefault="00C811EF">
      <w:pPr>
        <w:pStyle w:val="ListParagraph"/>
        <w:numPr>
          <w:ilvl w:val="0"/>
          <w:numId w:val="5"/>
        </w:numPr>
        <w:tabs>
          <w:tab w:val="left" w:pos="1799"/>
        </w:tabs>
        <w:kinsoku w:val="0"/>
        <w:overflowPunct w:val="0"/>
        <w:spacing w:before="229"/>
        <w:ind w:right="1079" w:firstLine="0"/>
        <w:jc w:val="left"/>
        <w:rPr>
          <w:spacing w:val="-2"/>
          <w:sz w:val="20"/>
          <w:szCs w:val="20"/>
        </w:rPr>
      </w:pPr>
      <w:r>
        <w:rPr>
          <w:sz w:val="20"/>
          <w:szCs w:val="20"/>
        </w:rPr>
        <w:t xml:space="preserve">contains no untrue information, representation or statement, whether of a material fact or </w:t>
      </w:r>
      <w:proofErr w:type="gramStart"/>
      <w:r>
        <w:rPr>
          <w:spacing w:val="-2"/>
          <w:sz w:val="20"/>
          <w:szCs w:val="20"/>
        </w:rPr>
        <w:t>otherwise;</w:t>
      </w:r>
      <w:proofErr w:type="gramEnd"/>
    </w:p>
    <w:p w14:paraId="6E74A736" w14:textId="77777777" w:rsidR="00C811EF" w:rsidRDefault="00C811EF">
      <w:pPr>
        <w:pStyle w:val="ListParagraph"/>
        <w:numPr>
          <w:ilvl w:val="0"/>
          <w:numId w:val="5"/>
        </w:numPr>
        <w:tabs>
          <w:tab w:val="left" w:pos="1799"/>
        </w:tabs>
        <w:kinsoku w:val="0"/>
        <w:overflowPunct w:val="0"/>
        <w:spacing w:before="1"/>
        <w:ind w:right="1080" w:firstLine="0"/>
        <w:jc w:val="left"/>
        <w:rPr>
          <w:sz w:val="20"/>
          <w:szCs w:val="20"/>
        </w:rPr>
      </w:pPr>
      <w:r>
        <w:rPr>
          <w:sz w:val="20"/>
          <w:szCs w:val="20"/>
        </w:rPr>
        <w:t>contains</w:t>
      </w:r>
      <w:r>
        <w:rPr>
          <w:spacing w:val="28"/>
          <w:sz w:val="20"/>
          <w:szCs w:val="20"/>
        </w:rPr>
        <w:t xml:space="preserve"> </w:t>
      </w:r>
      <w:r>
        <w:rPr>
          <w:sz w:val="20"/>
          <w:szCs w:val="20"/>
        </w:rPr>
        <w:t>every</w:t>
      </w:r>
      <w:r>
        <w:rPr>
          <w:spacing w:val="28"/>
          <w:sz w:val="20"/>
          <w:szCs w:val="20"/>
        </w:rPr>
        <w:t xml:space="preserve"> </w:t>
      </w:r>
      <w:r>
        <w:rPr>
          <w:sz w:val="20"/>
          <w:szCs w:val="20"/>
        </w:rPr>
        <w:t>material fact,</w:t>
      </w:r>
      <w:r>
        <w:rPr>
          <w:spacing w:val="27"/>
          <w:sz w:val="20"/>
          <w:szCs w:val="20"/>
        </w:rPr>
        <w:t xml:space="preserve"> </w:t>
      </w:r>
      <w:r>
        <w:rPr>
          <w:sz w:val="20"/>
          <w:szCs w:val="20"/>
        </w:rPr>
        <w:t>financial statement, statement</w:t>
      </w:r>
      <w:r>
        <w:rPr>
          <w:spacing w:val="27"/>
          <w:sz w:val="20"/>
          <w:szCs w:val="20"/>
        </w:rPr>
        <w:t xml:space="preserve"> </w:t>
      </w:r>
      <w:r>
        <w:rPr>
          <w:sz w:val="20"/>
          <w:szCs w:val="20"/>
        </w:rPr>
        <w:t>or</w:t>
      </w:r>
      <w:r>
        <w:rPr>
          <w:spacing w:val="28"/>
          <w:sz w:val="20"/>
          <w:szCs w:val="20"/>
        </w:rPr>
        <w:t xml:space="preserve"> </w:t>
      </w:r>
      <w:r>
        <w:rPr>
          <w:sz w:val="20"/>
          <w:szCs w:val="20"/>
        </w:rPr>
        <w:t>other</w:t>
      </w:r>
      <w:r>
        <w:rPr>
          <w:spacing w:val="28"/>
          <w:sz w:val="20"/>
          <w:szCs w:val="20"/>
        </w:rPr>
        <w:t xml:space="preserve"> </w:t>
      </w:r>
      <w:r>
        <w:rPr>
          <w:sz w:val="20"/>
          <w:szCs w:val="20"/>
        </w:rPr>
        <w:t>information that</w:t>
      </w:r>
      <w:r>
        <w:rPr>
          <w:spacing w:val="28"/>
          <w:sz w:val="20"/>
          <w:szCs w:val="20"/>
        </w:rPr>
        <w:t xml:space="preserve"> </w:t>
      </w:r>
      <w:r>
        <w:rPr>
          <w:sz w:val="20"/>
          <w:szCs w:val="20"/>
        </w:rPr>
        <w:t xml:space="preserve">is required to be contained by the Act and the regulations made under </w:t>
      </w:r>
      <w:proofErr w:type="gramStart"/>
      <w:r>
        <w:rPr>
          <w:sz w:val="20"/>
          <w:szCs w:val="20"/>
        </w:rPr>
        <w:t>it;</w:t>
      </w:r>
      <w:proofErr w:type="gramEnd"/>
    </w:p>
    <w:p w14:paraId="0C3FB7BC" w14:textId="77777777" w:rsidR="00C811EF" w:rsidRDefault="00C811EF">
      <w:pPr>
        <w:pStyle w:val="ListParagraph"/>
        <w:numPr>
          <w:ilvl w:val="0"/>
          <w:numId w:val="5"/>
        </w:numPr>
        <w:tabs>
          <w:tab w:val="left" w:pos="1799"/>
        </w:tabs>
        <w:kinsoku w:val="0"/>
        <w:overflowPunct w:val="0"/>
        <w:ind w:right="1080" w:firstLine="0"/>
        <w:jc w:val="left"/>
        <w:rPr>
          <w:sz w:val="20"/>
          <w:szCs w:val="20"/>
        </w:rPr>
      </w:pPr>
      <w:r>
        <w:rPr>
          <w:sz w:val="20"/>
          <w:szCs w:val="20"/>
        </w:rPr>
        <w:t>does</w:t>
      </w:r>
      <w:r>
        <w:rPr>
          <w:spacing w:val="-7"/>
          <w:sz w:val="20"/>
          <w:szCs w:val="20"/>
        </w:rPr>
        <w:t xml:space="preserve"> </w:t>
      </w:r>
      <w:r>
        <w:rPr>
          <w:sz w:val="20"/>
          <w:szCs w:val="20"/>
        </w:rPr>
        <w:t>not</w:t>
      </w:r>
      <w:r>
        <w:rPr>
          <w:spacing w:val="-7"/>
          <w:sz w:val="20"/>
          <w:szCs w:val="20"/>
        </w:rPr>
        <w:t xml:space="preserve"> </w:t>
      </w:r>
      <w:r>
        <w:rPr>
          <w:sz w:val="20"/>
          <w:szCs w:val="20"/>
        </w:rPr>
        <w:t>omit</w:t>
      </w:r>
      <w:r>
        <w:rPr>
          <w:spacing w:val="-9"/>
          <w:sz w:val="20"/>
          <w:szCs w:val="20"/>
        </w:rPr>
        <w:t xml:space="preserve"> </w:t>
      </w:r>
      <w:r>
        <w:rPr>
          <w:sz w:val="20"/>
          <w:szCs w:val="20"/>
        </w:rPr>
        <w:t>a</w:t>
      </w:r>
      <w:r>
        <w:rPr>
          <w:spacing w:val="-9"/>
          <w:sz w:val="20"/>
          <w:szCs w:val="20"/>
        </w:rPr>
        <w:t xml:space="preserve"> </w:t>
      </w:r>
      <w:r>
        <w:rPr>
          <w:sz w:val="20"/>
          <w:szCs w:val="20"/>
        </w:rPr>
        <w:t>material</w:t>
      </w:r>
      <w:r>
        <w:rPr>
          <w:spacing w:val="-10"/>
          <w:sz w:val="20"/>
          <w:szCs w:val="20"/>
        </w:rPr>
        <w:t xml:space="preserve"> </w:t>
      </w:r>
      <w:r>
        <w:rPr>
          <w:sz w:val="20"/>
          <w:szCs w:val="20"/>
        </w:rPr>
        <w:t>fact</w:t>
      </w:r>
      <w:r>
        <w:rPr>
          <w:spacing w:val="-9"/>
          <w:sz w:val="20"/>
          <w:szCs w:val="20"/>
        </w:rPr>
        <w:t xml:space="preserve"> </w:t>
      </w:r>
      <w:r>
        <w:rPr>
          <w:sz w:val="20"/>
          <w:szCs w:val="20"/>
        </w:rPr>
        <w:t>that</w:t>
      </w:r>
      <w:r>
        <w:rPr>
          <w:spacing w:val="-9"/>
          <w:sz w:val="20"/>
          <w:szCs w:val="20"/>
        </w:rPr>
        <w:t xml:space="preserve"> </w:t>
      </w:r>
      <w:r>
        <w:rPr>
          <w:sz w:val="20"/>
          <w:szCs w:val="20"/>
        </w:rPr>
        <w:t>is</w:t>
      </w:r>
      <w:r>
        <w:rPr>
          <w:spacing w:val="-8"/>
          <w:sz w:val="20"/>
          <w:szCs w:val="20"/>
        </w:rPr>
        <w:t xml:space="preserve"> </w:t>
      </w:r>
      <w:r>
        <w:rPr>
          <w:sz w:val="20"/>
          <w:szCs w:val="20"/>
        </w:rPr>
        <w:t>required</w:t>
      </w:r>
      <w:r>
        <w:rPr>
          <w:spacing w:val="-9"/>
          <w:sz w:val="20"/>
          <w:szCs w:val="20"/>
        </w:rPr>
        <w:t xml:space="preserve"> </w:t>
      </w:r>
      <w:r>
        <w:rPr>
          <w:sz w:val="20"/>
          <w:szCs w:val="20"/>
        </w:rPr>
        <w:t>to</w:t>
      </w:r>
      <w:r>
        <w:rPr>
          <w:spacing w:val="-9"/>
          <w:sz w:val="20"/>
          <w:szCs w:val="20"/>
        </w:rPr>
        <w:t xml:space="preserve"> </w:t>
      </w:r>
      <w:r>
        <w:rPr>
          <w:sz w:val="20"/>
          <w:szCs w:val="20"/>
        </w:rPr>
        <w:t>be</w:t>
      </w:r>
      <w:r>
        <w:rPr>
          <w:spacing w:val="-9"/>
          <w:sz w:val="20"/>
          <w:szCs w:val="20"/>
        </w:rPr>
        <w:t xml:space="preserve"> </w:t>
      </w:r>
      <w:r>
        <w:rPr>
          <w:sz w:val="20"/>
          <w:szCs w:val="20"/>
        </w:rPr>
        <w:t>contained</w:t>
      </w:r>
      <w:r>
        <w:rPr>
          <w:spacing w:val="-9"/>
          <w:sz w:val="20"/>
          <w:szCs w:val="20"/>
        </w:rPr>
        <w:t xml:space="preserve"> </w:t>
      </w:r>
      <w:r>
        <w:rPr>
          <w:sz w:val="20"/>
          <w:szCs w:val="20"/>
        </w:rPr>
        <w:t>by</w:t>
      </w:r>
      <w:r>
        <w:rPr>
          <w:spacing w:val="-8"/>
          <w:sz w:val="20"/>
          <w:szCs w:val="20"/>
        </w:rPr>
        <w:t xml:space="preserve"> </w:t>
      </w:r>
      <w:r>
        <w:rPr>
          <w:sz w:val="20"/>
          <w:szCs w:val="20"/>
        </w:rPr>
        <w:t>the</w:t>
      </w:r>
      <w:r>
        <w:rPr>
          <w:spacing w:val="-9"/>
          <w:sz w:val="20"/>
          <w:szCs w:val="20"/>
        </w:rPr>
        <w:t xml:space="preserve"> </w:t>
      </w:r>
      <w:r>
        <w:rPr>
          <w:sz w:val="20"/>
          <w:szCs w:val="20"/>
        </w:rPr>
        <w:t>Act</w:t>
      </w:r>
      <w:r>
        <w:rPr>
          <w:spacing w:val="-9"/>
          <w:sz w:val="20"/>
          <w:szCs w:val="20"/>
        </w:rPr>
        <w:t xml:space="preserve"> </w:t>
      </w:r>
      <w:r>
        <w:rPr>
          <w:sz w:val="20"/>
          <w:szCs w:val="20"/>
        </w:rPr>
        <w:t>and</w:t>
      </w:r>
      <w:r>
        <w:rPr>
          <w:spacing w:val="-9"/>
          <w:sz w:val="20"/>
          <w:szCs w:val="20"/>
        </w:rPr>
        <w:t xml:space="preserve"> </w:t>
      </w:r>
      <w:r>
        <w:rPr>
          <w:sz w:val="20"/>
          <w:szCs w:val="20"/>
        </w:rPr>
        <w:t>the</w:t>
      </w:r>
      <w:r>
        <w:rPr>
          <w:spacing w:val="-9"/>
          <w:sz w:val="20"/>
          <w:szCs w:val="20"/>
        </w:rPr>
        <w:t xml:space="preserve"> </w:t>
      </w:r>
      <w:r>
        <w:rPr>
          <w:sz w:val="20"/>
          <w:szCs w:val="20"/>
        </w:rPr>
        <w:t>regulations made under it; and</w:t>
      </w:r>
    </w:p>
    <w:p w14:paraId="0378572E" w14:textId="77777777" w:rsidR="00C811EF" w:rsidRDefault="00C811EF">
      <w:pPr>
        <w:pStyle w:val="ListParagraph"/>
        <w:numPr>
          <w:ilvl w:val="0"/>
          <w:numId w:val="5"/>
        </w:numPr>
        <w:tabs>
          <w:tab w:val="left" w:pos="1799"/>
        </w:tabs>
        <w:kinsoku w:val="0"/>
        <w:overflowPunct w:val="0"/>
        <w:ind w:right="1080" w:firstLine="0"/>
        <w:jc w:val="left"/>
        <w:rPr>
          <w:sz w:val="20"/>
          <w:szCs w:val="20"/>
        </w:rPr>
      </w:pPr>
      <w:r>
        <w:rPr>
          <w:sz w:val="20"/>
          <w:szCs w:val="20"/>
        </w:rPr>
        <w:t>does</w:t>
      </w:r>
      <w:r>
        <w:rPr>
          <w:spacing w:val="39"/>
          <w:sz w:val="20"/>
          <w:szCs w:val="20"/>
        </w:rPr>
        <w:t xml:space="preserve"> </w:t>
      </w:r>
      <w:r>
        <w:rPr>
          <w:sz w:val="20"/>
          <w:szCs w:val="20"/>
        </w:rPr>
        <w:t>not</w:t>
      </w:r>
      <w:r>
        <w:rPr>
          <w:spacing w:val="37"/>
          <w:sz w:val="20"/>
          <w:szCs w:val="20"/>
        </w:rPr>
        <w:t xml:space="preserve"> </w:t>
      </w:r>
      <w:r>
        <w:rPr>
          <w:sz w:val="20"/>
          <w:szCs w:val="20"/>
        </w:rPr>
        <w:t>omit</w:t>
      </w:r>
      <w:r>
        <w:rPr>
          <w:spacing w:val="37"/>
          <w:sz w:val="20"/>
          <w:szCs w:val="20"/>
        </w:rPr>
        <w:t xml:space="preserve"> </w:t>
      </w:r>
      <w:r>
        <w:rPr>
          <w:sz w:val="20"/>
          <w:szCs w:val="20"/>
        </w:rPr>
        <w:t>a</w:t>
      </w:r>
      <w:r>
        <w:rPr>
          <w:spacing w:val="40"/>
          <w:sz w:val="20"/>
          <w:szCs w:val="20"/>
        </w:rPr>
        <w:t xml:space="preserve"> </w:t>
      </w:r>
      <w:r>
        <w:rPr>
          <w:sz w:val="20"/>
          <w:szCs w:val="20"/>
        </w:rPr>
        <w:t>material</w:t>
      </w:r>
      <w:r>
        <w:rPr>
          <w:spacing w:val="37"/>
          <w:sz w:val="20"/>
          <w:szCs w:val="20"/>
        </w:rPr>
        <w:t xml:space="preserve"> </w:t>
      </w:r>
      <w:r>
        <w:rPr>
          <w:sz w:val="20"/>
          <w:szCs w:val="20"/>
        </w:rPr>
        <w:t>fact</w:t>
      </w:r>
      <w:r>
        <w:rPr>
          <w:spacing w:val="37"/>
          <w:sz w:val="20"/>
          <w:szCs w:val="20"/>
        </w:rPr>
        <w:t xml:space="preserve"> </w:t>
      </w:r>
      <w:r>
        <w:rPr>
          <w:sz w:val="20"/>
          <w:szCs w:val="20"/>
        </w:rPr>
        <w:t>that</w:t>
      </w:r>
      <w:r>
        <w:rPr>
          <w:spacing w:val="40"/>
          <w:sz w:val="20"/>
          <w:szCs w:val="20"/>
        </w:rPr>
        <w:t xml:space="preserve"> </w:t>
      </w:r>
      <w:r>
        <w:rPr>
          <w:sz w:val="20"/>
          <w:szCs w:val="20"/>
        </w:rPr>
        <w:t>needs</w:t>
      </w:r>
      <w:r>
        <w:rPr>
          <w:spacing w:val="39"/>
          <w:sz w:val="20"/>
          <w:szCs w:val="20"/>
        </w:rPr>
        <w:t xml:space="preserve"> </w:t>
      </w:r>
      <w:r>
        <w:rPr>
          <w:sz w:val="20"/>
          <w:szCs w:val="20"/>
        </w:rPr>
        <w:t>to</w:t>
      </w:r>
      <w:r>
        <w:rPr>
          <w:spacing w:val="37"/>
          <w:sz w:val="20"/>
          <w:szCs w:val="20"/>
        </w:rPr>
        <w:t xml:space="preserve"> </w:t>
      </w:r>
      <w:r>
        <w:rPr>
          <w:sz w:val="20"/>
          <w:szCs w:val="20"/>
        </w:rPr>
        <w:t>be</w:t>
      </w:r>
      <w:r>
        <w:rPr>
          <w:spacing w:val="37"/>
          <w:sz w:val="20"/>
          <w:szCs w:val="20"/>
        </w:rPr>
        <w:t xml:space="preserve"> </w:t>
      </w:r>
      <w:r>
        <w:rPr>
          <w:sz w:val="20"/>
          <w:szCs w:val="20"/>
        </w:rPr>
        <w:t>contained</w:t>
      </w:r>
      <w:r>
        <w:rPr>
          <w:spacing w:val="39"/>
          <w:sz w:val="20"/>
          <w:szCs w:val="20"/>
        </w:rPr>
        <w:t xml:space="preserve"> </w:t>
      </w:r>
      <w:proofErr w:type="gramStart"/>
      <w:r>
        <w:rPr>
          <w:sz w:val="20"/>
          <w:szCs w:val="20"/>
        </w:rPr>
        <w:t>in</w:t>
      </w:r>
      <w:r>
        <w:rPr>
          <w:spacing w:val="40"/>
          <w:sz w:val="20"/>
          <w:szCs w:val="20"/>
        </w:rPr>
        <w:t xml:space="preserve"> </w:t>
      </w:r>
      <w:r>
        <w:rPr>
          <w:sz w:val="20"/>
          <w:szCs w:val="20"/>
        </w:rPr>
        <w:t>order</w:t>
      </w:r>
      <w:r>
        <w:rPr>
          <w:spacing w:val="38"/>
          <w:sz w:val="20"/>
          <w:szCs w:val="20"/>
        </w:rPr>
        <w:t xml:space="preserve"> </w:t>
      </w:r>
      <w:r>
        <w:rPr>
          <w:sz w:val="20"/>
          <w:szCs w:val="20"/>
        </w:rPr>
        <w:t>for</w:t>
      </w:r>
      <w:proofErr w:type="gramEnd"/>
      <w:r>
        <w:rPr>
          <w:spacing w:val="38"/>
          <w:sz w:val="20"/>
          <w:szCs w:val="20"/>
        </w:rPr>
        <w:t xml:space="preserve"> </w:t>
      </w:r>
      <w:r>
        <w:rPr>
          <w:sz w:val="20"/>
          <w:szCs w:val="20"/>
        </w:rPr>
        <w:t>this</w:t>
      </w:r>
      <w:r>
        <w:rPr>
          <w:spacing w:val="39"/>
          <w:sz w:val="20"/>
          <w:szCs w:val="20"/>
        </w:rPr>
        <w:t xml:space="preserve"> </w:t>
      </w:r>
      <w:r>
        <w:rPr>
          <w:sz w:val="20"/>
          <w:szCs w:val="20"/>
        </w:rPr>
        <w:t>Disclosure Document not to be misleading.</w:t>
      </w:r>
    </w:p>
    <w:p w14:paraId="3AB535CF" w14:textId="77777777" w:rsidR="00C811EF" w:rsidRDefault="00C811EF">
      <w:pPr>
        <w:pStyle w:val="BodyText"/>
        <w:kinsoku w:val="0"/>
        <w:overflowPunct w:val="0"/>
      </w:pPr>
    </w:p>
    <w:p w14:paraId="54DE2595" w14:textId="77777777" w:rsidR="00C811EF" w:rsidRDefault="00C811EF">
      <w:pPr>
        <w:pStyle w:val="BodyText"/>
        <w:kinsoku w:val="0"/>
        <w:overflowPunct w:val="0"/>
        <w:ind w:left="1080" w:right="1079"/>
        <w:jc w:val="both"/>
      </w:pPr>
      <w:r>
        <w:rPr>
          <w:b/>
          <w:bCs/>
          <w:u w:val="thick"/>
        </w:rPr>
        <w:t>For</w:t>
      </w:r>
      <w:r>
        <w:rPr>
          <w:b/>
          <w:bCs/>
          <w:spacing w:val="-4"/>
          <w:u w:val="thick"/>
        </w:rPr>
        <w:t xml:space="preserve"> </w:t>
      </w:r>
      <w:r>
        <w:rPr>
          <w:b/>
          <w:bCs/>
          <w:u w:val="thick"/>
        </w:rPr>
        <w:t>Prospective</w:t>
      </w:r>
      <w:r>
        <w:rPr>
          <w:b/>
          <w:bCs/>
          <w:spacing w:val="-4"/>
          <w:u w:val="thick"/>
        </w:rPr>
        <w:t xml:space="preserve"> </w:t>
      </w:r>
      <w:r>
        <w:rPr>
          <w:b/>
          <w:bCs/>
          <w:u w:val="thick"/>
        </w:rPr>
        <w:t>Manitoba</w:t>
      </w:r>
      <w:r>
        <w:rPr>
          <w:b/>
          <w:bCs/>
          <w:spacing w:val="-2"/>
          <w:u w:val="thick"/>
        </w:rPr>
        <w:t xml:space="preserve"> </w:t>
      </w:r>
      <w:r>
        <w:rPr>
          <w:b/>
          <w:bCs/>
          <w:u w:val="thick"/>
        </w:rPr>
        <w:t>Franchisees</w:t>
      </w:r>
      <w:r>
        <w:rPr>
          <w:b/>
          <w:bCs/>
          <w:spacing w:val="-4"/>
          <w:u w:val="thick"/>
        </w:rPr>
        <w:t xml:space="preserve"> </w:t>
      </w:r>
      <w:r>
        <w:rPr>
          <w:b/>
          <w:bCs/>
          <w:u w:val="thick"/>
        </w:rPr>
        <w:t>Only:</w:t>
      </w:r>
      <w:r>
        <w:rPr>
          <w:b/>
          <w:bCs/>
          <w:spacing w:val="40"/>
        </w:rPr>
        <w:t xml:space="preserve"> </w:t>
      </w:r>
      <w:r>
        <w:t>The foregoing information and all attachments are</w:t>
      </w:r>
      <w:r>
        <w:rPr>
          <w:spacing w:val="-7"/>
        </w:rPr>
        <w:t xml:space="preserve"> </w:t>
      </w:r>
      <w:r>
        <w:t>provided</w:t>
      </w:r>
      <w:r>
        <w:rPr>
          <w:spacing w:val="-5"/>
        </w:rPr>
        <w:t xml:space="preserve"> </w:t>
      </w:r>
      <w:r>
        <w:t>in</w:t>
      </w:r>
      <w:r>
        <w:rPr>
          <w:spacing w:val="-5"/>
        </w:rPr>
        <w:t xml:space="preserve"> </w:t>
      </w:r>
      <w:r>
        <w:t>accordance</w:t>
      </w:r>
      <w:r>
        <w:rPr>
          <w:spacing w:val="-5"/>
        </w:rPr>
        <w:t xml:space="preserve"> </w:t>
      </w:r>
      <w:r>
        <w:t>with</w:t>
      </w:r>
      <w:r>
        <w:rPr>
          <w:spacing w:val="-7"/>
        </w:rPr>
        <w:t xml:space="preserve"> </w:t>
      </w:r>
      <w:r>
        <w:t>the</w:t>
      </w:r>
      <w:r>
        <w:rPr>
          <w:spacing w:val="-5"/>
        </w:rPr>
        <w:t xml:space="preserve"> </w:t>
      </w:r>
      <w:r>
        <w:t>disclosure</w:t>
      </w:r>
      <w:r>
        <w:rPr>
          <w:spacing w:val="-5"/>
        </w:rPr>
        <w:t xml:space="preserve"> </w:t>
      </w:r>
      <w:r>
        <w:t>obligations</w:t>
      </w:r>
      <w:r>
        <w:rPr>
          <w:spacing w:val="-5"/>
        </w:rPr>
        <w:t xml:space="preserve"> </w:t>
      </w:r>
      <w:r>
        <w:t>under</w:t>
      </w:r>
      <w:r>
        <w:rPr>
          <w:spacing w:val="-4"/>
        </w:rPr>
        <w:t xml:space="preserve"> </w:t>
      </w:r>
      <w:r>
        <w:t>the</w:t>
      </w:r>
      <w:r>
        <w:rPr>
          <w:spacing w:val="-4"/>
        </w:rPr>
        <w:t xml:space="preserve"> </w:t>
      </w:r>
      <w:r>
        <w:rPr>
          <w:b/>
          <w:bCs/>
        </w:rPr>
        <w:t>Franchises</w:t>
      </w:r>
      <w:r>
        <w:rPr>
          <w:b/>
          <w:bCs/>
          <w:spacing w:val="-5"/>
        </w:rPr>
        <w:t xml:space="preserve"> </w:t>
      </w:r>
      <w:r>
        <w:rPr>
          <w:b/>
          <w:bCs/>
        </w:rPr>
        <w:t>Act,</w:t>
      </w:r>
      <w:r>
        <w:rPr>
          <w:b/>
          <w:bCs/>
          <w:spacing w:val="-6"/>
        </w:rPr>
        <w:t xml:space="preserve"> </w:t>
      </w:r>
      <w:r>
        <w:rPr>
          <w:b/>
          <w:bCs/>
        </w:rPr>
        <w:t>C.C.S.M.</w:t>
      </w:r>
      <w:r>
        <w:rPr>
          <w:b/>
          <w:bCs/>
          <w:spacing w:val="-5"/>
        </w:rPr>
        <w:t xml:space="preserve"> </w:t>
      </w:r>
      <w:r>
        <w:rPr>
          <w:b/>
          <w:bCs/>
        </w:rPr>
        <w:t xml:space="preserve">c. F156 </w:t>
      </w:r>
      <w:r>
        <w:t>and is current to the date mentioned on the cover page of this Disclosure Document. This Disclosure Document:</w:t>
      </w:r>
    </w:p>
    <w:p w14:paraId="6954A7BB" w14:textId="77777777" w:rsidR="00C811EF" w:rsidRDefault="00C811EF">
      <w:pPr>
        <w:pStyle w:val="BodyText"/>
        <w:kinsoku w:val="0"/>
        <w:overflowPunct w:val="0"/>
      </w:pPr>
    </w:p>
    <w:p w14:paraId="6FB3B2A2" w14:textId="77777777" w:rsidR="00C811EF" w:rsidRDefault="00C811EF">
      <w:pPr>
        <w:pStyle w:val="ListParagraph"/>
        <w:numPr>
          <w:ilvl w:val="0"/>
          <w:numId w:val="4"/>
        </w:numPr>
        <w:tabs>
          <w:tab w:val="left" w:pos="1799"/>
        </w:tabs>
        <w:kinsoku w:val="0"/>
        <w:overflowPunct w:val="0"/>
        <w:ind w:right="1079" w:firstLine="0"/>
        <w:jc w:val="left"/>
        <w:rPr>
          <w:sz w:val="20"/>
          <w:szCs w:val="20"/>
        </w:rPr>
      </w:pPr>
      <w:r>
        <w:rPr>
          <w:sz w:val="20"/>
          <w:szCs w:val="20"/>
        </w:rPr>
        <w:t>contains no untrue information, representation or statement, whether of a material fact or otherwise; and</w:t>
      </w:r>
    </w:p>
    <w:p w14:paraId="5BD8DACC" w14:textId="77777777" w:rsidR="00C811EF" w:rsidRDefault="00C811EF">
      <w:pPr>
        <w:pStyle w:val="ListParagraph"/>
        <w:numPr>
          <w:ilvl w:val="0"/>
          <w:numId w:val="4"/>
        </w:numPr>
        <w:tabs>
          <w:tab w:val="left" w:pos="1799"/>
        </w:tabs>
        <w:kinsoku w:val="0"/>
        <w:overflowPunct w:val="0"/>
        <w:ind w:right="1078" w:firstLine="0"/>
        <w:jc w:val="left"/>
        <w:rPr>
          <w:sz w:val="20"/>
          <w:szCs w:val="20"/>
        </w:rPr>
      </w:pPr>
      <w:r>
        <w:rPr>
          <w:sz w:val="20"/>
          <w:szCs w:val="20"/>
        </w:rPr>
        <w:t>contains every material fact, document and other information that is required under the</w:t>
      </w:r>
      <w:r>
        <w:rPr>
          <w:spacing w:val="40"/>
          <w:sz w:val="20"/>
          <w:szCs w:val="20"/>
        </w:rPr>
        <w:t xml:space="preserve"> </w:t>
      </w:r>
      <w:r>
        <w:rPr>
          <w:sz w:val="20"/>
          <w:szCs w:val="20"/>
        </w:rPr>
        <w:t xml:space="preserve">Franchises Act and the Franchises </w:t>
      </w:r>
      <w:proofErr w:type="gramStart"/>
      <w:r>
        <w:rPr>
          <w:sz w:val="20"/>
          <w:szCs w:val="20"/>
        </w:rPr>
        <w:t>Regulations;</w:t>
      </w:r>
      <w:proofErr w:type="gramEnd"/>
    </w:p>
    <w:p w14:paraId="294EBE52" w14:textId="77777777" w:rsidR="00C811EF" w:rsidRDefault="00C811EF">
      <w:pPr>
        <w:pStyle w:val="BodyText"/>
        <w:kinsoku w:val="0"/>
        <w:overflowPunct w:val="0"/>
        <w:spacing w:before="230"/>
        <w:ind w:right="2"/>
        <w:jc w:val="center"/>
        <w:rPr>
          <w:b/>
          <w:bCs/>
          <w:spacing w:val="-2"/>
        </w:rPr>
      </w:pPr>
      <w:r>
        <w:rPr>
          <w:b/>
          <w:bCs/>
        </w:rPr>
        <w:t>Page</w:t>
      </w:r>
      <w:r>
        <w:rPr>
          <w:b/>
          <w:bCs/>
          <w:spacing w:val="-4"/>
        </w:rPr>
        <w:t xml:space="preserve"> </w:t>
      </w:r>
      <w:r>
        <w:rPr>
          <w:b/>
          <w:bCs/>
        </w:rPr>
        <w:t>2</w:t>
      </w:r>
      <w:r>
        <w:rPr>
          <w:b/>
          <w:bCs/>
          <w:spacing w:val="-4"/>
        </w:rPr>
        <w:t xml:space="preserve"> </w:t>
      </w:r>
      <w:r>
        <w:rPr>
          <w:b/>
          <w:bCs/>
          <w:spacing w:val="-2"/>
        </w:rPr>
        <w:t>follows</w:t>
      </w:r>
    </w:p>
    <w:p w14:paraId="4CE80D14" w14:textId="77777777" w:rsidR="00C811EF" w:rsidRDefault="00C811EF">
      <w:pPr>
        <w:pStyle w:val="BodyText"/>
        <w:kinsoku w:val="0"/>
        <w:overflowPunct w:val="0"/>
        <w:spacing w:before="230"/>
        <w:ind w:right="2"/>
        <w:jc w:val="center"/>
        <w:rPr>
          <w:b/>
          <w:bCs/>
          <w:spacing w:val="-2"/>
        </w:rPr>
        <w:sectPr w:rsidR="00C811EF">
          <w:headerReference w:type="default" r:id="rId39"/>
          <w:footerReference w:type="default" r:id="rId40"/>
          <w:pgSz w:w="12240" w:h="15840"/>
          <w:pgMar w:top="400" w:right="720" w:bottom="680" w:left="720" w:header="200" w:footer="484" w:gutter="0"/>
          <w:cols w:space="720"/>
          <w:noEndnote/>
        </w:sectPr>
      </w:pPr>
    </w:p>
    <w:p w14:paraId="7D4AA86E" w14:textId="77777777" w:rsidR="00C811EF" w:rsidRDefault="00C811EF">
      <w:pPr>
        <w:pStyle w:val="BodyText"/>
        <w:kinsoku w:val="0"/>
        <w:overflowPunct w:val="0"/>
        <w:rPr>
          <w:b/>
          <w:bCs/>
          <w:sz w:val="24"/>
          <w:szCs w:val="24"/>
        </w:rPr>
      </w:pPr>
    </w:p>
    <w:p w14:paraId="342C80F1" w14:textId="77777777" w:rsidR="00C811EF" w:rsidRDefault="00C811EF">
      <w:pPr>
        <w:pStyle w:val="BodyText"/>
        <w:kinsoku w:val="0"/>
        <w:overflowPunct w:val="0"/>
        <w:rPr>
          <w:b/>
          <w:bCs/>
          <w:sz w:val="24"/>
          <w:szCs w:val="24"/>
        </w:rPr>
      </w:pPr>
    </w:p>
    <w:p w14:paraId="2A5B767E" w14:textId="77777777" w:rsidR="00C811EF" w:rsidRDefault="00C811EF">
      <w:pPr>
        <w:pStyle w:val="BodyText"/>
        <w:kinsoku w:val="0"/>
        <w:overflowPunct w:val="0"/>
        <w:spacing w:before="212"/>
        <w:rPr>
          <w:b/>
          <w:bCs/>
          <w:sz w:val="24"/>
          <w:szCs w:val="24"/>
        </w:rPr>
      </w:pPr>
    </w:p>
    <w:p w14:paraId="11DD8A8E" w14:textId="77777777" w:rsidR="00C811EF" w:rsidRDefault="00C811EF">
      <w:pPr>
        <w:pStyle w:val="Heading3"/>
        <w:kinsoku w:val="0"/>
        <w:overflowPunct w:val="0"/>
        <w:spacing w:before="0"/>
        <w:rPr>
          <w:spacing w:val="-2"/>
        </w:rPr>
      </w:pPr>
      <w:bookmarkStart w:id="801" w:name="CERTIFICATE_OF_DISCLOSURE_OF_FRANCHISOR"/>
      <w:bookmarkStart w:id="802" w:name="Page_2_of_2"/>
      <w:bookmarkEnd w:id="801"/>
      <w:bookmarkEnd w:id="802"/>
      <w:r>
        <w:t>CERTIFICATE</w:t>
      </w:r>
      <w:r>
        <w:rPr>
          <w:spacing w:val="-3"/>
        </w:rPr>
        <w:t xml:space="preserve"> </w:t>
      </w:r>
      <w:r>
        <w:t>OF</w:t>
      </w:r>
      <w:r>
        <w:rPr>
          <w:spacing w:val="-3"/>
        </w:rPr>
        <w:t xml:space="preserve"> </w:t>
      </w:r>
      <w:r>
        <w:t>DISCLOSURE</w:t>
      </w:r>
      <w:r>
        <w:rPr>
          <w:spacing w:val="-2"/>
        </w:rPr>
        <w:t xml:space="preserve"> </w:t>
      </w:r>
      <w:r>
        <w:t>OF</w:t>
      </w:r>
      <w:r>
        <w:rPr>
          <w:spacing w:val="-3"/>
        </w:rPr>
        <w:t xml:space="preserve"> </w:t>
      </w:r>
      <w:r>
        <w:rPr>
          <w:spacing w:val="-2"/>
        </w:rPr>
        <w:t>FRANCHISOR</w:t>
      </w:r>
    </w:p>
    <w:p w14:paraId="7B1927B3" w14:textId="77777777" w:rsidR="00C811EF" w:rsidRDefault="00C811EF">
      <w:pPr>
        <w:pStyle w:val="Heading4"/>
        <w:kinsoku w:val="0"/>
        <w:overflowPunct w:val="0"/>
        <w:rPr>
          <w:spacing w:val="-10"/>
        </w:rPr>
      </w:pPr>
      <w:r>
        <w:t>Page</w:t>
      </w:r>
      <w:r>
        <w:rPr>
          <w:spacing w:val="-5"/>
        </w:rPr>
        <w:t xml:space="preserve"> </w:t>
      </w:r>
      <w:r>
        <w:t>2</w:t>
      </w:r>
      <w:r>
        <w:rPr>
          <w:spacing w:val="1"/>
        </w:rPr>
        <w:t xml:space="preserve"> </w:t>
      </w:r>
      <w:r>
        <w:t>of</w:t>
      </w:r>
      <w:r>
        <w:rPr>
          <w:spacing w:val="-1"/>
        </w:rPr>
        <w:t xml:space="preserve"> </w:t>
      </w:r>
      <w:r>
        <w:rPr>
          <w:spacing w:val="-10"/>
        </w:rPr>
        <w:t>2</w:t>
      </w:r>
    </w:p>
    <w:p w14:paraId="0F14EE20" w14:textId="77777777" w:rsidR="00C811EF" w:rsidRDefault="00C811EF">
      <w:pPr>
        <w:pStyle w:val="BodyText"/>
        <w:kinsoku w:val="0"/>
        <w:overflowPunct w:val="0"/>
        <w:spacing w:before="182"/>
        <w:rPr>
          <w:b/>
          <w:bCs/>
          <w:sz w:val="24"/>
          <w:szCs w:val="24"/>
        </w:rPr>
      </w:pPr>
    </w:p>
    <w:p w14:paraId="30FFEAE9" w14:textId="77777777" w:rsidR="00C811EF" w:rsidRDefault="00C811EF">
      <w:pPr>
        <w:pStyle w:val="BodyText"/>
        <w:tabs>
          <w:tab w:val="left" w:pos="6606"/>
        </w:tabs>
        <w:kinsoku w:val="0"/>
        <w:overflowPunct w:val="0"/>
        <w:ind w:left="1080" w:right="1078"/>
        <w:rPr>
          <w:b/>
          <w:bCs/>
          <w:spacing w:val="-4"/>
        </w:rPr>
      </w:pPr>
      <w:r>
        <w:rPr>
          <w:b/>
          <w:bCs/>
          <w:u w:val="thick"/>
        </w:rPr>
        <w:t>For</w:t>
      </w:r>
      <w:r>
        <w:rPr>
          <w:b/>
          <w:bCs/>
          <w:spacing w:val="40"/>
          <w:u w:val="thick"/>
        </w:rPr>
        <w:t xml:space="preserve"> </w:t>
      </w:r>
      <w:r>
        <w:rPr>
          <w:b/>
          <w:bCs/>
          <w:u w:val="thick"/>
        </w:rPr>
        <w:t>Prospective</w:t>
      </w:r>
      <w:r>
        <w:rPr>
          <w:b/>
          <w:bCs/>
          <w:spacing w:val="40"/>
          <w:u w:val="thick"/>
        </w:rPr>
        <w:t xml:space="preserve"> </w:t>
      </w:r>
      <w:r>
        <w:rPr>
          <w:b/>
          <w:bCs/>
          <w:u w:val="thick"/>
        </w:rPr>
        <w:t>New</w:t>
      </w:r>
      <w:r>
        <w:rPr>
          <w:b/>
          <w:bCs/>
          <w:spacing w:val="40"/>
          <w:u w:val="thick"/>
        </w:rPr>
        <w:t xml:space="preserve"> </w:t>
      </w:r>
      <w:r>
        <w:rPr>
          <w:b/>
          <w:bCs/>
          <w:u w:val="thick"/>
        </w:rPr>
        <w:t>Brunswick</w:t>
      </w:r>
      <w:r>
        <w:rPr>
          <w:b/>
          <w:bCs/>
          <w:spacing w:val="40"/>
          <w:u w:val="thick"/>
        </w:rPr>
        <w:t xml:space="preserve"> </w:t>
      </w:r>
      <w:r>
        <w:rPr>
          <w:b/>
          <w:bCs/>
          <w:u w:val="thick"/>
        </w:rPr>
        <w:t>Franchisees</w:t>
      </w:r>
      <w:r>
        <w:rPr>
          <w:b/>
          <w:bCs/>
          <w:spacing w:val="40"/>
          <w:u w:val="thick"/>
        </w:rPr>
        <w:t xml:space="preserve"> </w:t>
      </w:r>
      <w:r>
        <w:rPr>
          <w:b/>
          <w:bCs/>
          <w:u w:val="thick"/>
        </w:rPr>
        <w:t>Only</w:t>
      </w:r>
      <w:r>
        <w:rPr>
          <w:b/>
          <w:bCs/>
          <w:spacing w:val="40"/>
          <w:u w:val="thick"/>
        </w:rPr>
        <w:t xml:space="preserve"> </w:t>
      </w:r>
      <w:r>
        <w:rPr>
          <w:b/>
          <w:bCs/>
          <w:u w:val="thick"/>
        </w:rPr>
        <w:t>**:</w:t>
      </w:r>
      <w:r>
        <w:rPr>
          <w:b/>
          <w:bCs/>
        </w:rPr>
        <w:tab/>
      </w:r>
      <w:r>
        <w:t>The</w:t>
      </w:r>
      <w:r>
        <w:rPr>
          <w:spacing w:val="37"/>
        </w:rPr>
        <w:t xml:space="preserve"> </w:t>
      </w:r>
      <w:r>
        <w:t>foregoing</w:t>
      </w:r>
      <w:r>
        <w:rPr>
          <w:spacing w:val="40"/>
        </w:rPr>
        <w:t xml:space="preserve"> </w:t>
      </w:r>
      <w:r>
        <w:t>information</w:t>
      </w:r>
      <w:r>
        <w:rPr>
          <w:spacing w:val="37"/>
        </w:rPr>
        <w:t xml:space="preserve"> </w:t>
      </w:r>
      <w:r>
        <w:t>and</w:t>
      </w:r>
      <w:r>
        <w:rPr>
          <w:spacing w:val="37"/>
        </w:rPr>
        <w:t xml:space="preserve"> </w:t>
      </w:r>
      <w:r>
        <w:t>all attachments</w:t>
      </w:r>
      <w:r>
        <w:rPr>
          <w:spacing w:val="-14"/>
        </w:rPr>
        <w:t xml:space="preserve"> </w:t>
      </w:r>
      <w:r>
        <w:t>are</w:t>
      </w:r>
      <w:r>
        <w:rPr>
          <w:spacing w:val="-14"/>
        </w:rPr>
        <w:t xml:space="preserve"> </w:t>
      </w:r>
      <w:r>
        <w:t>provided</w:t>
      </w:r>
      <w:r>
        <w:rPr>
          <w:spacing w:val="-14"/>
        </w:rPr>
        <w:t xml:space="preserve"> </w:t>
      </w:r>
      <w:r>
        <w:t>in</w:t>
      </w:r>
      <w:r>
        <w:rPr>
          <w:spacing w:val="-14"/>
        </w:rPr>
        <w:t xml:space="preserve"> </w:t>
      </w:r>
      <w:r>
        <w:t>accordance</w:t>
      </w:r>
      <w:r>
        <w:rPr>
          <w:spacing w:val="-14"/>
        </w:rPr>
        <w:t xml:space="preserve"> </w:t>
      </w:r>
      <w:r>
        <w:t>with</w:t>
      </w:r>
      <w:r>
        <w:rPr>
          <w:spacing w:val="-14"/>
        </w:rPr>
        <w:t xml:space="preserve"> </w:t>
      </w:r>
      <w:r>
        <w:t>the</w:t>
      </w:r>
      <w:r>
        <w:rPr>
          <w:spacing w:val="-13"/>
        </w:rPr>
        <w:t xml:space="preserve"> </w:t>
      </w:r>
      <w:r>
        <w:t>disclosure</w:t>
      </w:r>
      <w:r>
        <w:rPr>
          <w:spacing w:val="-14"/>
        </w:rPr>
        <w:t xml:space="preserve"> </w:t>
      </w:r>
      <w:r>
        <w:t>obligations</w:t>
      </w:r>
      <w:r>
        <w:rPr>
          <w:spacing w:val="-12"/>
        </w:rPr>
        <w:t xml:space="preserve"> </w:t>
      </w:r>
      <w:r>
        <w:t>under</w:t>
      </w:r>
      <w:r>
        <w:rPr>
          <w:spacing w:val="-14"/>
        </w:rPr>
        <w:t xml:space="preserve"> </w:t>
      </w:r>
      <w:r>
        <w:t>the</w:t>
      </w:r>
      <w:r>
        <w:rPr>
          <w:spacing w:val="-14"/>
        </w:rPr>
        <w:t xml:space="preserve"> </w:t>
      </w:r>
      <w:r>
        <w:rPr>
          <w:b/>
          <w:bCs/>
        </w:rPr>
        <w:t>Franchises</w:t>
      </w:r>
      <w:r>
        <w:rPr>
          <w:b/>
          <w:bCs/>
          <w:spacing w:val="-13"/>
        </w:rPr>
        <w:t xml:space="preserve"> </w:t>
      </w:r>
      <w:r>
        <w:rPr>
          <w:b/>
          <w:bCs/>
          <w:spacing w:val="-4"/>
        </w:rPr>
        <w:t>Act,</w:t>
      </w:r>
    </w:p>
    <w:p w14:paraId="64E3C9B4" w14:textId="77777777" w:rsidR="00C811EF" w:rsidRDefault="00C811EF">
      <w:pPr>
        <w:pStyle w:val="BodyText"/>
        <w:kinsoku w:val="0"/>
        <w:overflowPunct w:val="0"/>
        <w:spacing w:before="1"/>
        <w:ind w:left="1080" w:right="715"/>
      </w:pPr>
      <w:r>
        <w:rPr>
          <w:b/>
          <w:bCs/>
        </w:rPr>
        <w:t>S.N.B.</w:t>
      </w:r>
      <w:r>
        <w:rPr>
          <w:b/>
          <w:bCs/>
          <w:spacing w:val="23"/>
        </w:rPr>
        <w:t xml:space="preserve"> </w:t>
      </w:r>
      <w:r>
        <w:rPr>
          <w:b/>
          <w:bCs/>
        </w:rPr>
        <w:t>2014,</w:t>
      </w:r>
      <w:r>
        <w:rPr>
          <w:b/>
          <w:bCs/>
          <w:spacing w:val="20"/>
        </w:rPr>
        <w:t xml:space="preserve"> </w:t>
      </w:r>
      <w:r>
        <w:rPr>
          <w:b/>
          <w:bCs/>
        </w:rPr>
        <w:t>c.</w:t>
      </w:r>
      <w:r>
        <w:rPr>
          <w:b/>
          <w:bCs/>
          <w:spacing w:val="20"/>
        </w:rPr>
        <w:t xml:space="preserve"> </w:t>
      </w:r>
      <w:r>
        <w:rPr>
          <w:b/>
          <w:bCs/>
        </w:rPr>
        <w:t>111</w:t>
      </w:r>
      <w:r>
        <w:rPr>
          <w:b/>
          <w:bCs/>
          <w:spacing w:val="19"/>
        </w:rPr>
        <w:t xml:space="preserve"> </w:t>
      </w:r>
      <w:r>
        <w:t>and</w:t>
      </w:r>
      <w:r>
        <w:rPr>
          <w:spacing w:val="22"/>
        </w:rPr>
        <w:t xml:space="preserve"> </w:t>
      </w:r>
      <w:r>
        <w:t>is</w:t>
      </w:r>
      <w:r>
        <w:rPr>
          <w:spacing w:val="21"/>
        </w:rPr>
        <w:t xml:space="preserve"> </w:t>
      </w:r>
      <w:r>
        <w:t>current</w:t>
      </w:r>
      <w:r>
        <w:rPr>
          <w:spacing w:val="20"/>
        </w:rPr>
        <w:t xml:space="preserve"> </w:t>
      </w:r>
      <w:r>
        <w:t>to</w:t>
      </w:r>
      <w:r>
        <w:rPr>
          <w:spacing w:val="20"/>
        </w:rPr>
        <w:t xml:space="preserve"> </w:t>
      </w:r>
      <w:r>
        <w:t>the</w:t>
      </w:r>
      <w:r>
        <w:rPr>
          <w:spacing w:val="20"/>
        </w:rPr>
        <w:t xml:space="preserve"> </w:t>
      </w:r>
      <w:r>
        <w:t>date</w:t>
      </w:r>
      <w:r>
        <w:rPr>
          <w:spacing w:val="20"/>
        </w:rPr>
        <w:t xml:space="preserve"> </w:t>
      </w:r>
      <w:r>
        <w:t>mentioned</w:t>
      </w:r>
      <w:r>
        <w:rPr>
          <w:spacing w:val="20"/>
        </w:rPr>
        <w:t xml:space="preserve"> </w:t>
      </w:r>
      <w:r>
        <w:t>on</w:t>
      </w:r>
      <w:r>
        <w:rPr>
          <w:spacing w:val="20"/>
        </w:rPr>
        <w:t xml:space="preserve"> </w:t>
      </w:r>
      <w:r>
        <w:t>the</w:t>
      </w:r>
      <w:r>
        <w:rPr>
          <w:spacing w:val="20"/>
        </w:rPr>
        <w:t xml:space="preserve"> </w:t>
      </w:r>
      <w:r>
        <w:t>cover</w:t>
      </w:r>
      <w:r>
        <w:rPr>
          <w:spacing w:val="21"/>
        </w:rPr>
        <w:t xml:space="preserve"> </w:t>
      </w:r>
      <w:r>
        <w:t>page</w:t>
      </w:r>
      <w:r>
        <w:rPr>
          <w:spacing w:val="20"/>
        </w:rPr>
        <w:t xml:space="preserve"> </w:t>
      </w:r>
      <w:r>
        <w:t>of</w:t>
      </w:r>
      <w:r>
        <w:rPr>
          <w:spacing w:val="22"/>
        </w:rPr>
        <w:t xml:space="preserve"> </w:t>
      </w:r>
      <w:r>
        <w:t>this</w:t>
      </w:r>
      <w:r>
        <w:rPr>
          <w:spacing w:val="21"/>
        </w:rPr>
        <w:t xml:space="preserve"> </w:t>
      </w:r>
      <w:r>
        <w:t xml:space="preserve">Disclosure Document. The Disclosure Document of which this Certificate </w:t>
      </w:r>
      <w:proofErr w:type="gramStart"/>
      <w:r>
        <w:t>forms</w:t>
      </w:r>
      <w:proofErr w:type="gramEnd"/>
      <w:r>
        <w:t xml:space="preserve"> part:</w:t>
      </w:r>
    </w:p>
    <w:p w14:paraId="11BDEF29" w14:textId="77777777" w:rsidR="00C811EF" w:rsidRDefault="00C811EF">
      <w:pPr>
        <w:pStyle w:val="BodyText"/>
        <w:kinsoku w:val="0"/>
        <w:overflowPunct w:val="0"/>
        <w:spacing w:before="3"/>
      </w:pPr>
    </w:p>
    <w:p w14:paraId="3E8CB988" w14:textId="77777777" w:rsidR="00C811EF" w:rsidRDefault="00C811EF">
      <w:pPr>
        <w:pStyle w:val="ListParagraph"/>
        <w:numPr>
          <w:ilvl w:val="0"/>
          <w:numId w:val="3"/>
        </w:numPr>
        <w:tabs>
          <w:tab w:val="left" w:pos="1800"/>
        </w:tabs>
        <w:kinsoku w:val="0"/>
        <w:overflowPunct w:val="0"/>
        <w:spacing w:line="237" w:lineRule="auto"/>
        <w:ind w:right="1079"/>
        <w:jc w:val="left"/>
        <w:rPr>
          <w:spacing w:val="-2"/>
          <w:sz w:val="20"/>
          <w:szCs w:val="20"/>
        </w:rPr>
      </w:pPr>
      <w:r>
        <w:rPr>
          <w:sz w:val="20"/>
          <w:szCs w:val="20"/>
        </w:rPr>
        <w:t xml:space="preserve">contains no untrue information, representation or statement, whether of a material fact or </w:t>
      </w:r>
      <w:proofErr w:type="gramStart"/>
      <w:r>
        <w:rPr>
          <w:spacing w:val="-2"/>
          <w:sz w:val="20"/>
          <w:szCs w:val="20"/>
        </w:rPr>
        <w:t>otherwise;</w:t>
      </w:r>
      <w:proofErr w:type="gramEnd"/>
    </w:p>
    <w:p w14:paraId="37B674BE" w14:textId="77777777" w:rsidR="00C811EF" w:rsidRDefault="00C811EF">
      <w:pPr>
        <w:pStyle w:val="ListParagraph"/>
        <w:numPr>
          <w:ilvl w:val="0"/>
          <w:numId w:val="3"/>
        </w:numPr>
        <w:tabs>
          <w:tab w:val="left" w:pos="1800"/>
        </w:tabs>
        <w:kinsoku w:val="0"/>
        <w:overflowPunct w:val="0"/>
        <w:spacing w:before="1"/>
        <w:ind w:right="1407"/>
        <w:jc w:val="left"/>
        <w:rPr>
          <w:sz w:val="20"/>
          <w:szCs w:val="20"/>
        </w:rPr>
      </w:pPr>
      <w:r>
        <w:rPr>
          <w:sz w:val="20"/>
          <w:szCs w:val="20"/>
        </w:rPr>
        <w:t>contains</w:t>
      </w:r>
      <w:r>
        <w:rPr>
          <w:spacing w:val="-4"/>
          <w:sz w:val="20"/>
          <w:szCs w:val="20"/>
        </w:rPr>
        <w:t xml:space="preserve"> </w:t>
      </w:r>
      <w:r>
        <w:rPr>
          <w:sz w:val="20"/>
          <w:szCs w:val="20"/>
        </w:rPr>
        <w:t>all</w:t>
      </w:r>
      <w:r>
        <w:rPr>
          <w:spacing w:val="-6"/>
          <w:sz w:val="20"/>
          <w:szCs w:val="20"/>
        </w:rPr>
        <w:t xml:space="preserve"> </w:t>
      </w:r>
      <w:r>
        <w:rPr>
          <w:sz w:val="20"/>
          <w:szCs w:val="20"/>
        </w:rPr>
        <w:t>the</w:t>
      </w:r>
      <w:r>
        <w:rPr>
          <w:spacing w:val="-5"/>
          <w:sz w:val="20"/>
          <w:szCs w:val="20"/>
        </w:rPr>
        <w:t xml:space="preserve"> </w:t>
      </w:r>
      <w:r>
        <w:rPr>
          <w:sz w:val="20"/>
          <w:szCs w:val="20"/>
        </w:rPr>
        <w:t>statements,</w:t>
      </w:r>
      <w:r>
        <w:rPr>
          <w:spacing w:val="-3"/>
          <w:sz w:val="20"/>
          <w:szCs w:val="20"/>
        </w:rPr>
        <w:t xml:space="preserve"> </w:t>
      </w:r>
      <w:r>
        <w:rPr>
          <w:sz w:val="20"/>
          <w:szCs w:val="20"/>
        </w:rPr>
        <w:t>documents</w:t>
      </w:r>
      <w:r>
        <w:rPr>
          <w:spacing w:val="-4"/>
          <w:sz w:val="20"/>
          <w:szCs w:val="20"/>
        </w:rPr>
        <w:t xml:space="preserve"> </w:t>
      </w:r>
      <w:r>
        <w:rPr>
          <w:sz w:val="20"/>
          <w:szCs w:val="20"/>
        </w:rPr>
        <w:t>and</w:t>
      </w:r>
      <w:r>
        <w:rPr>
          <w:spacing w:val="-3"/>
          <w:sz w:val="20"/>
          <w:szCs w:val="20"/>
        </w:rPr>
        <w:t xml:space="preserve"> </w:t>
      </w:r>
      <w:r>
        <w:rPr>
          <w:sz w:val="20"/>
          <w:szCs w:val="20"/>
        </w:rPr>
        <w:t>information</w:t>
      </w:r>
      <w:r>
        <w:rPr>
          <w:spacing w:val="-5"/>
          <w:sz w:val="20"/>
          <w:szCs w:val="20"/>
        </w:rPr>
        <w:t xml:space="preserve"> </w:t>
      </w:r>
      <w:r>
        <w:rPr>
          <w:sz w:val="20"/>
          <w:szCs w:val="20"/>
        </w:rPr>
        <w:t>required</w:t>
      </w:r>
      <w:r>
        <w:rPr>
          <w:spacing w:val="-3"/>
          <w:sz w:val="20"/>
          <w:szCs w:val="20"/>
        </w:rPr>
        <w:t xml:space="preserve"> </w:t>
      </w:r>
      <w:r>
        <w:rPr>
          <w:sz w:val="20"/>
          <w:szCs w:val="20"/>
        </w:rPr>
        <w:t>by</w:t>
      </w:r>
      <w:r>
        <w:rPr>
          <w:spacing w:val="-4"/>
          <w:sz w:val="20"/>
          <w:szCs w:val="20"/>
        </w:rPr>
        <w:t xml:space="preserve"> </w:t>
      </w:r>
      <w:r>
        <w:rPr>
          <w:sz w:val="20"/>
          <w:szCs w:val="20"/>
        </w:rPr>
        <w:t>subsection</w:t>
      </w:r>
      <w:r>
        <w:rPr>
          <w:spacing w:val="-3"/>
          <w:sz w:val="20"/>
          <w:szCs w:val="20"/>
        </w:rPr>
        <w:t xml:space="preserve"> </w:t>
      </w:r>
      <w:r>
        <w:rPr>
          <w:sz w:val="20"/>
          <w:szCs w:val="20"/>
        </w:rPr>
        <w:t>5(4)</w:t>
      </w:r>
      <w:r>
        <w:rPr>
          <w:spacing w:val="-4"/>
          <w:sz w:val="20"/>
          <w:szCs w:val="20"/>
        </w:rPr>
        <w:t xml:space="preserve"> </w:t>
      </w:r>
      <w:r>
        <w:rPr>
          <w:sz w:val="20"/>
          <w:szCs w:val="20"/>
        </w:rPr>
        <w:t xml:space="preserve">of the Franchises </w:t>
      </w:r>
      <w:proofErr w:type="gramStart"/>
      <w:r>
        <w:rPr>
          <w:sz w:val="20"/>
          <w:szCs w:val="20"/>
        </w:rPr>
        <w:t>Act;</w:t>
      </w:r>
      <w:proofErr w:type="gramEnd"/>
    </w:p>
    <w:p w14:paraId="6DA96ACC" w14:textId="77777777" w:rsidR="00C811EF" w:rsidRDefault="00C811EF">
      <w:pPr>
        <w:pStyle w:val="ListParagraph"/>
        <w:numPr>
          <w:ilvl w:val="0"/>
          <w:numId w:val="3"/>
        </w:numPr>
        <w:tabs>
          <w:tab w:val="left" w:pos="1799"/>
        </w:tabs>
        <w:kinsoku w:val="0"/>
        <w:overflowPunct w:val="0"/>
        <w:spacing w:before="1"/>
        <w:ind w:left="1799" w:hanging="719"/>
        <w:jc w:val="left"/>
        <w:rPr>
          <w:spacing w:val="-4"/>
          <w:sz w:val="20"/>
          <w:szCs w:val="20"/>
        </w:rPr>
      </w:pPr>
      <w:r>
        <w:rPr>
          <w:sz w:val="20"/>
          <w:szCs w:val="20"/>
        </w:rPr>
        <w:t>states,</w:t>
      </w:r>
      <w:r>
        <w:rPr>
          <w:spacing w:val="-7"/>
          <w:sz w:val="20"/>
          <w:szCs w:val="20"/>
        </w:rPr>
        <w:t xml:space="preserve"> </w:t>
      </w:r>
      <w:r>
        <w:rPr>
          <w:sz w:val="20"/>
          <w:szCs w:val="20"/>
        </w:rPr>
        <w:t>in</w:t>
      </w:r>
      <w:r>
        <w:rPr>
          <w:spacing w:val="-7"/>
          <w:sz w:val="20"/>
          <w:szCs w:val="20"/>
        </w:rPr>
        <w:t xml:space="preserve"> </w:t>
      </w:r>
      <w:r>
        <w:rPr>
          <w:sz w:val="20"/>
          <w:szCs w:val="20"/>
        </w:rPr>
        <w:t>addition,</w:t>
      </w:r>
      <w:r>
        <w:rPr>
          <w:spacing w:val="-7"/>
          <w:sz w:val="20"/>
          <w:szCs w:val="20"/>
        </w:rPr>
        <w:t xml:space="preserve"> </w:t>
      </w:r>
      <w:r>
        <w:rPr>
          <w:sz w:val="20"/>
          <w:szCs w:val="20"/>
        </w:rPr>
        <w:t>any</w:t>
      </w:r>
      <w:r>
        <w:rPr>
          <w:spacing w:val="-6"/>
          <w:sz w:val="20"/>
          <w:szCs w:val="20"/>
        </w:rPr>
        <w:t xml:space="preserve"> </w:t>
      </w:r>
      <w:r>
        <w:rPr>
          <w:sz w:val="20"/>
          <w:szCs w:val="20"/>
        </w:rPr>
        <w:t>material</w:t>
      </w:r>
      <w:r>
        <w:rPr>
          <w:spacing w:val="-6"/>
          <w:sz w:val="20"/>
          <w:szCs w:val="20"/>
        </w:rPr>
        <w:t xml:space="preserve"> </w:t>
      </w:r>
      <w:r>
        <w:rPr>
          <w:sz w:val="20"/>
          <w:szCs w:val="20"/>
        </w:rPr>
        <w:t>fact</w:t>
      </w:r>
      <w:r>
        <w:rPr>
          <w:spacing w:val="-6"/>
          <w:sz w:val="20"/>
          <w:szCs w:val="20"/>
        </w:rPr>
        <w:t xml:space="preserve"> </w:t>
      </w:r>
      <w:r>
        <w:rPr>
          <w:sz w:val="20"/>
          <w:szCs w:val="20"/>
        </w:rPr>
        <w:t>required</w:t>
      </w:r>
      <w:r>
        <w:rPr>
          <w:spacing w:val="-7"/>
          <w:sz w:val="20"/>
          <w:szCs w:val="20"/>
        </w:rPr>
        <w:t xml:space="preserve"> </w:t>
      </w:r>
      <w:r>
        <w:rPr>
          <w:sz w:val="20"/>
          <w:szCs w:val="20"/>
        </w:rPr>
        <w:t>by</w:t>
      </w:r>
      <w:r>
        <w:rPr>
          <w:spacing w:val="-6"/>
          <w:sz w:val="20"/>
          <w:szCs w:val="20"/>
        </w:rPr>
        <w:t xml:space="preserve"> </w:t>
      </w:r>
      <w:r>
        <w:rPr>
          <w:sz w:val="20"/>
          <w:szCs w:val="20"/>
        </w:rPr>
        <w:t>subsection</w:t>
      </w:r>
      <w:r>
        <w:rPr>
          <w:spacing w:val="-5"/>
          <w:sz w:val="20"/>
          <w:szCs w:val="20"/>
        </w:rPr>
        <w:t xml:space="preserve"> </w:t>
      </w:r>
      <w:r>
        <w:rPr>
          <w:sz w:val="20"/>
          <w:szCs w:val="20"/>
        </w:rPr>
        <w:t>5(5)</w:t>
      </w:r>
      <w:r>
        <w:rPr>
          <w:spacing w:val="-6"/>
          <w:sz w:val="20"/>
          <w:szCs w:val="20"/>
        </w:rPr>
        <w:t xml:space="preserve"> </w:t>
      </w:r>
      <w:r>
        <w:rPr>
          <w:sz w:val="20"/>
          <w:szCs w:val="20"/>
        </w:rPr>
        <w:t>of</w:t>
      </w:r>
      <w:r>
        <w:rPr>
          <w:spacing w:val="-7"/>
          <w:sz w:val="20"/>
          <w:szCs w:val="20"/>
        </w:rPr>
        <w:t xml:space="preserve"> </w:t>
      </w:r>
      <w:r>
        <w:rPr>
          <w:sz w:val="20"/>
          <w:szCs w:val="20"/>
        </w:rPr>
        <w:t>the</w:t>
      </w:r>
      <w:r>
        <w:rPr>
          <w:spacing w:val="-7"/>
          <w:sz w:val="20"/>
          <w:szCs w:val="20"/>
        </w:rPr>
        <w:t xml:space="preserve"> </w:t>
      </w:r>
      <w:r>
        <w:rPr>
          <w:sz w:val="20"/>
          <w:szCs w:val="20"/>
        </w:rPr>
        <w:t>Franchises</w:t>
      </w:r>
      <w:r>
        <w:rPr>
          <w:spacing w:val="-3"/>
          <w:sz w:val="20"/>
          <w:szCs w:val="20"/>
        </w:rPr>
        <w:t xml:space="preserve"> </w:t>
      </w:r>
      <w:r>
        <w:rPr>
          <w:spacing w:val="-4"/>
          <w:sz w:val="20"/>
          <w:szCs w:val="20"/>
        </w:rPr>
        <w:t>Act.</w:t>
      </w:r>
    </w:p>
    <w:p w14:paraId="177302C8" w14:textId="77777777" w:rsidR="00C811EF" w:rsidRDefault="00D00284">
      <w:pPr>
        <w:pStyle w:val="BodyText"/>
        <w:kinsoku w:val="0"/>
        <w:overflowPunct w:val="0"/>
        <w:rPr>
          <w:sz w:val="18"/>
          <w:szCs w:val="18"/>
        </w:rPr>
      </w:pPr>
      <w:r>
        <w:rPr>
          <w:noProof/>
        </w:rPr>
        <mc:AlternateContent>
          <mc:Choice Requires="wps">
            <w:drawing>
              <wp:anchor distT="0" distB="0" distL="0" distR="0" simplePos="0" relativeHeight="251693568" behindDoc="0" locked="0" layoutInCell="0" allowOverlap="1" wp14:anchorId="64E12F82" wp14:editId="2DE87867">
                <wp:simplePos x="0" y="0"/>
                <wp:positionH relativeFrom="page">
                  <wp:posOffset>1121410</wp:posOffset>
                </wp:positionH>
                <wp:positionV relativeFrom="paragraph">
                  <wp:posOffset>149860</wp:posOffset>
                </wp:positionV>
                <wp:extent cx="5529580" cy="474345"/>
                <wp:effectExtent l="0" t="0" r="0" b="0"/>
                <wp:wrapTopAndBottom/>
                <wp:docPr id="399795084" name="Text 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29580" cy="474345"/>
                        </a:xfrm>
                        <a:prstGeom prst="rect">
                          <a:avLst/>
                        </a:prstGeom>
                        <a:noFill/>
                        <a:ln w="609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ABCADB" w14:textId="77777777" w:rsidR="004A6BB4" w:rsidRDefault="004A6BB4">
                            <w:pPr>
                              <w:pStyle w:val="BodyText"/>
                              <w:kinsoku w:val="0"/>
                              <w:overflowPunct w:val="0"/>
                              <w:spacing w:before="1"/>
                              <w:ind w:left="29" w:right="21"/>
                              <w:jc w:val="both"/>
                              <w:rPr>
                                <w:sz w:val="16"/>
                                <w:szCs w:val="16"/>
                              </w:rPr>
                            </w:pPr>
                            <w:r>
                              <w:rPr>
                                <w:sz w:val="16"/>
                                <w:szCs w:val="16"/>
                              </w:rPr>
                              <w:t>**Note</w:t>
                            </w:r>
                            <w:r>
                              <w:rPr>
                                <w:spacing w:val="-7"/>
                                <w:sz w:val="16"/>
                                <w:szCs w:val="16"/>
                              </w:rPr>
                              <w:t xml:space="preserve"> </w:t>
                            </w:r>
                            <w:r>
                              <w:rPr>
                                <w:sz w:val="16"/>
                                <w:szCs w:val="16"/>
                              </w:rPr>
                              <w:t>that</w:t>
                            </w:r>
                            <w:r>
                              <w:rPr>
                                <w:spacing w:val="-5"/>
                                <w:sz w:val="16"/>
                                <w:szCs w:val="16"/>
                              </w:rPr>
                              <w:t xml:space="preserve"> </w:t>
                            </w:r>
                            <w:r>
                              <w:rPr>
                                <w:sz w:val="16"/>
                                <w:szCs w:val="16"/>
                              </w:rPr>
                              <w:t>Subsection</w:t>
                            </w:r>
                            <w:r>
                              <w:rPr>
                                <w:spacing w:val="-7"/>
                                <w:sz w:val="16"/>
                                <w:szCs w:val="16"/>
                              </w:rPr>
                              <w:t xml:space="preserve"> </w:t>
                            </w:r>
                            <w:r>
                              <w:rPr>
                                <w:sz w:val="16"/>
                                <w:szCs w:val="16"/>
                              </w:rPr>
                              <w:t>1(1)</w:t>
                            </w:r>
                            <w:r>
                              <w:rPr>
                                <w:spacing w:val="-4"/>
                                <w:sz w:val="16"/>
                                <w:szCs w:val="16"/>
                              </w:rPr>
                              <w:t xml:space="preserve"> </w:t>
                            </w:r>
                            <w:r>
                              <w:rPr>
                                <w:sz w:val="16"/>
                                <w:szCs w:val="16"/>
                              </w:rPr>
                              <w:t>of</w:t>
                            </w:r>
                            <w:r>
                              <w:rPr>
                                <w:spacing w:val="-5"/>
                                <w:sz w:val="16"/>
                                <w:szCs w:val="16"/>
                              </w:rPr>
                              <w:t xml:space="preserve"> </w:t>
                            </w:r>
                            <w:r>
                              <w:rPr>
                                <w:sz w:val="16"/>
                                <w:szCs w:val="16"/>
                              </w:rPr>
                              <w:t>the</w:t>
                            </w:r>
                            <w:r>
                              <w:rPr>
                                <w:spacing w:val="-9"/>
                                <w:sz w:val="16"/>
                                <w:szCs w:val="16"/>
                              </w:rPr>
                              <w:t xml:space="preserve"> </w:t>
                            </w:r>
                            <w:r>
                              <w:rPr>
                                <w:i/>
                                <w:iCs/>
                                <w:sz w:val="16"/>
                                <w:szCs w:val="16"/>
                              </w:rPr>
                              <w:t>Franchises</w:t>
                            </w:r>
                            <w:r>
                              <w:rPr>
                                <w:i/>
                                <w:iCs/>
                                <w:spacing w:val="-5"/>
                                <w:sz w:val="16"/>
                                <w:szCs w:val="16"/>
                              </w:rPr>
                              <w:t xml:space="preserve"> </w:t>
                            </w:r>
                            <w:r>
                              <w:rPr>
                                <w:i/>
                                <w:iCs/>
                                <w:sz w:val="16"/>
                                <w:szCs w:val="16"/>
                              </w:rPr>
                              <w:t>Act</w:t>
                            </w:r>
                            <w:r>
                              <w:rPr>
                                <w:i/>
                                <w:iCs/>
                                <w:spacing w:val="-5"/>
                                <w:sz w:val="16"/>
                                <w:szCs w:val="16"/>
                              </w:rPr>
                              <w:t xml:space="preserve"> </w:t>
                            </w:r>
                            <w:r>
                              <w:rPr>
                                <w:sz w:val="16"/>
                                <w:szCs w:val="16"/>
                              </w:rPr>
                              <w:t>(New</w:t>
                            </w:r>
                            <w:r>
                              <w:rPr>
                                <w:spacing w:val="-7"/>
                                <w:sz w:val="16"/>
                                <w:szCs w:val="16"/>
                              </w:rPr>
                              <w:t xml:space="preserve"> </w:t>
                            </w:r>
                            <w:r>
                              <w:rPr>
                                <w:sz w:val="16"/>
                                <w:szCs w:val="16"/>
                              </w:rPr>
                              <w:t>Brunswick)</w:t>
                            </w:r>
                            <w:r>
                              <w:rPr>
                                <w:spacing w:val="-4"/>
                                <w:sz w:val="16"/>
                                <w:szCs w:val="16"/>
                              </w:rPr>
                              <w:t xml:space="preserve"> </w:t>
                            </w:r>
                            <w:r>
                              <w:rPr>
                                <w:sz w:val="16"/>
                                <w:szCs w:val="16"/>
                              </w:rPr>
                              <w:t>defines</w:t>
                            </w:r>
                            <w:r>
                              <w:rPr>
                                <w:spacing w:val="-5"/>
                                <w:sz w:val="16"/>
                                <w:szCs w:val="16"/>
                              </w:rPr>
                              <w:t xml:space="preserve"> </w:t>
                            </w:r>
                            <w:r>
                              <w:rPr>
                                <w:sz w:val="16"/>
                                <w:szCs w:val="16"/>
                              </w:rPr>
                              <w:t>“material</w:t>
                            </w:r>
                            <w:r>
                              <w:rPr>
                                <w:spacing w:val="-6"/>
                                <w:sz w:val="16"/>
                                <w:szCs w:val="16"/>
                              </w:rPr>
                              <w:t xml:space="preserve"> </w:t>
                            </w:r>
                            <w:r>
                              <w:rPr>
                                <w:sz w:val="16"/>
                                <w:szCs w:val="16"/>
                              </w:rPr>
                              <w:t>fact”</w:t>
                            </w:r>
                            <w:r>
                              <w:rPr>
                                <w:spacing w:val="-5"/>
                                <w:sz w:val="16"/>
                                <w:szCs w:val="16"/>
                              </w:rPr>
                              <w:t xml:space="preserve"> </w:t>
                            </w:r>
                            <w:r>
                              <w:rPr>
                                <w:sz w:val="16"/>
                                <w:szCs w:val="16"/>
                              </w:rPr>
                              <w:t>as</w:t>
                            </w:r>
                            <w:r>
                              <w:rPr>
                                <w:spacing w:val="-5"/>
                                <w:sz w:val="16"/>
                                <w:szCs w:val="16"/>
                              </w:rPr>
                              <w:t xml:space="preserve"> </w:t>
                            </w:r>
                            <w:r>
                              <w:rPr>
                                <w:sz w:val="16"/>
                                <w:szCs w:val="16"/>
                              </w:rPr>
                              <w:t>follows:</w:t>
                            </w:r>
                            <w:r>
                              <w:rPr>
                                <w:spacing w:val="37"/>
                                <w:sz w:val="16"/>
                                <w:szCs w:val="16"/>
                              </w:rPr>
                              <w:t xml:space="preserve"> </w:t>
                            </w:r>
                            <w:r>
                              <w:rPr>
                                <w:sz w:val="16"/>
                                <w:szCs w:val="16"/>
                              </w:rPr>
                              <w:t>“material</w:t>
                            </w:r>
                            <w:r>
                              <w:rPr>
                                <w:spacing w:val="-6"/>
                                <w:sz w:val="16"/>
                                <w:szCs w:val="16"/>
                              </w:rPr>
                              <w:t xml:space="preserve"> </w:t>
                            </w:r>
                            <w:r>
                              <w:rPr>
                                <w:sz w:val="16"/>
                                <w:szCs w:val="16"/>
                              </w:rPr>
                              <w:t>fact”</w:t>
                            </w:r>
                            <w:r>
                              <w:rPr>
                                <w:spacing w:val="-7"/>
                                <w:sz w:val="16"/>
                                <w:szCs w:val="16"/>
                              </w:rPr>
                              <w:t xml:space="preserve"> </w:t>
                            </w:r>
                            <w:r>
                              <w:rPr>
                                <w:sz w:val="16"/>
                                <w:szCs w:val="16"/>
                              </w:rPr>
                              <w:t>means any information, about the business, operations, capital or control of the franchisor or franchisor’s associate or about the franchise or the franchise system, that would reasonably be expected to have a significant effect on the value or price of the franchise to be granted or the decision to acquire the franchise.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12F82" id="Text Box 352" o:spid="_x0000_s1038" type="#_x0000_t202" style="position:absolute;margin-left:88.3pt;margin-top:11.8pt;width:435.4pt;height:37.35pt;z-index:25169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" o:allowincell="f" filled="f" strokeweight=".16931mm">
                <v:path arrowok="t"/>
                <v:textbox inset="0,0,0,0">
                  <w:txbxContent>
                    <w:p w14:paraId="27ABCADB" w14:textId="77777777" w:rsidR="004A6BB4" w:rsidRDefault="004A6BB4">
                      <w:pPr>
                        <w:pStyle w:val="BodyText"/>
                        <w:kinsoku w:val="0"/>
                        <w:overflowPunct w:val="0"/>
                        <w:spacing w:before="1"/>
                        <w:ind w:left="29" w:right="21"/>
                        <w:jc w:val="both"/>
                        <w:rPr>
                          <w:sz w:val="16"/>
                          <w:szCs w:val="16"/>
                        </w:rPr>
                      </w:pPr>
                      <w:r>
                        <w:rPr>
                          <w:sz w:val="16"/>
                          <w:szCs w:val="16"/>
                        </w:rPr>
                        <w:t>**Note</w:t>
                      </w:r>
                      <w:r>
                        <w:rPr>
                          <w:spacing w:val="-7"/>
                          <w:sz w:val="16"/>
                          <w:szCs w:val="16"/>
                        </w:rPr>
                        <w:t xml:space="preserve"> </w:t>
                      </w:r>
                      <w:r>
                        <w:rPr>
                          <w:sz w:val="16"/>
                          <w:szCs w:val="16"/>
                        </w:rPr>
                        <w:t>that</w:t>
                      </w:r>
                      <w:r>
                        <w:rPr>
                          <w:spacing w:val="-5"/>
                          <w:sz w:val="16"/>
                          <w:szCs w:val="16"/>
                        </w:rPr>
                        <w:t xml:space="preserve"> </w:t>
                      </w:r>
                      <w:r>
                        <w:rPr>
                          <w:sz w:val="16"/>
                          <w:szCs w:val="16"/>
                        </w:rPr>
                        <w:t>Subsection</w:t>
                      </w:r>
                      <w:r>
                        <w:rPr>
                          <w:spacing w:val="-7"/>
                          <w:sz w:val="16"/>
                          <w:szCs w:val="16"/>
                        </w:rPr>
                        <w:t xml:space="preserve"> </w:t>
                      </w:r>
                      <w:r>
                        <w:rPr>
                          <w:sz w:val="16"/>
                          <w:szCs w:val="16"/>
                        </w:rPr>
                        <w:t>1(1)</w:t>
                      </w:r>
                      <w:r>
                        <w:rPr>
                          <w:spacing w:val="-4"/>
                          <w:sz w:val="16"/>
                          <w:szCs w:val="16"/>
                        </w:rPr>
                        <w:t xml:space="preserve"> </w:t>
                      </w:r>
                      <w:r>
                        <w:rPr>
                          <w:sz w:val="16"/>
                          <w:szCs w:val="16"/>
                        </w:rPr>
                        <w:t>of</w:t>
                      </w:r>
                      <w:r>
                        <w:rPr>
                          <w:spacing w:val="-5"/>
                          <w:sz w:val="16"/>
                          <w:szCs w:val="16"/>
                        </w:rPr>
                        <w:t xml:space="preserve"> </w:t>
                      </w:r>
                      <w:r>
                        <w:rPr>
                          <w:sz w:val="16"/>
                          <w:szCs w:val="16"/>
                        </w:rPr>
                        <w:t>the</w:t>
                      </w:r>
                      <w:r>
                        <w:rPr>
                          <w:spacing w:val="-9"/>
                          <w:sz w:val="16"/>
                          <w:szCs w:val="16"/>
                        </w:rPr>
                        <w:t xml:space="preserve"> </w:t>
                      </w:r>
                      <w:r>
                        <w:rPr>
                          <w:i/>
                          <w:iCs/>
                          <w:sz w:val="16"/>
                          <w:szCs w:val="16"/>
                        </w:rPr>
                        <w:t>Franchises</w:t>
                      </w:r>
                      <w:r>
                        <w:rPr>
                          <w:i/>
                          <w:iCs/>
                          <w:spacing w:val="-5"/>
                          <w:sz w:val="16"/>
                          <w:szCs w:val="16"/>
                        </w:rPr>
                        <w:t xml:space="preserve"> </w:t>
                      </w:r>
                      <w:r>
                        <w:rPr>
                          <w:i/>
                          <w:iCs/>
                          <w:sz w:val="16"/>
                          <w:szCs w:val="16"/>
                        </w:rPr>
                        <w:t>Act</w:t>
                      </w:r>
                      <w:r>
                        <w:rPr>
                          <w:i/>
                          <w:iCs/>
                          <w:spacing w:val="-5"/>
                          <w:sz w:val="16"/>
                          <w:szCs w:val="16"/>
                        </w:rPr>
                        <w:t xml:space="preserve"> </w:t>
                      </w:r>
                      <w:r>
                        <w:rPr>
                          <w:sz w:val="16"/>
                          <w:szCs w:val="16"/>
                        </w:rPr>
                        <w:t>(New</w:t>
                      </w:r>
                      <w:r>
                        <w:rPr>
                          <w:spacing w:val="-7"/>
                          <w:sz w:val="16"/>
                          <w:szCs w:val="16"/>
                        </w:rPr>
                        <w:t xml:space="preserve"> </w:t>
                      </w:r>
                      <w:r>
                        <w:rPr>
                          <w:sz w:val="16"/>
                          <w:szCs w:val="16"/>
                        </w:rPr>
                        <w:t>Brunswick)</w:t>
                      </w:r>
                      <w:r>
                        <w:rPr>
                          <w:spacing w:val="-4"/>
                          <w:sz w:val="16"/>
                          <w:szCs w:val="16"/>
                        </w:rPr>
                        <w:t xml:space="preserve"> </w:t>
                      </w:r>
                      <w:r>
                        <w:rPr>
                          <w:sz w:val="16"/>
                          <w:szCs w:val="16"/>
                        </w:rPr>
                        <w:t>defines</w:t>
                      </w:r>
                      <w:r>
                        <w:rPr>
                          <w:spacing w:val="-5"/>
                          <w:sz w:val="16"/>
                          <w:szCs w:val="16"/>
                        </w:rPr>
                        <w:t xml:space="preserve"> </w:t>
                      </w:r>
                      <w:r>
                        <w:rPr>
                          <w:sz w:val="16"/>
                          <w:szCs w:val="16"/>
                        </w:rPr>
                        <w:t>“material</w:t>
                      </w:r>
                      <w:r>
                        <w:rPr>
                          <w:spacing w:val="-6"/>
                          <w:sz w:val="16"/>
                          <w:szCs w:val="16"/>
                        </w:rPr>
                        <w:t xml:space="preserve"> </w:t>
                      </w:r>
                      <w:r>
                        <w:rPr>
                          <w:sz w:val="16"/>
                          <w:szCs w:val="16"/>
                        </w:rPr>
                        <w:t>fact”</w:t>
                      </w:r>
                      <w:r>
                        <w:rPr>
                          <w:spacing w:val="-5"/>
                          <w:sz w:val="16"/>
                          <w:szCs w:val="16"/>
                        </w:rPr>
                        <w:t xml:space="preserve"> </w:t>
                      </w:r>
                      <w:r>
                        <w:rPr>
                          <w:sz w:val="16"/>
                          <w:szCs w:val="16"/>
                        </w:rPr>
                        <w:t>as</w:t>
                      </w:r>
                      <w:r>
                        <w:rPr>
                          <w:spacing w:val="-5"/>
                          <w:sz w:val="16"/>
                          <w:szCs w:val="16"/>
                        </w:rPr>
                        <w:t xml:space="preserve"> </w:t>
                      </w:r>
                      <w:r>
                        <w:rPr>
                          <w:sz w:val="16"/>
                          <w:szCs w:val="16"/>
                        </w:rPr>
                        <w:t>follows:</w:t>
                      </w:r>
                      <w:r>
                        <w:rPr>
                          <w:spacing w:val="37"/>
                          <w:sz w:val="16"/>
                          <w:szCs w:val="16"/>
                        </w:rPr>
                        <w:t xml:space="preserve"> </w:t>
                      </w:r>
                      <w:r>
                        <w:rPr>
                          <w:sz w:val="16"/>
                          <w:szCs w:val="16"/>
                        </w:rPr>
                        <w:t>“material</w:t>
                      </w:r>
                      <w:r>
                        <w:rPr>
                          <w:spacing w:val="-6"/>
                          <w:sz w:val="16"/>
                          <w:szCs w:val="16"/>
                        </w:rPr>
                        <w:t xml:space="preserve"> </w:t>
                      </w:r>
                      <w:r>
                        <w:rPr>
                          <w:sz w:val="16"/>
                          <w:szCs w:val="16"/>
                        </w:rPr>
                        <w:t>fact”</w:t>
                      </w:r>
                      <w:r>
                        <w:rPr>
                          <w:spacing w:val="-7"/>
                          <w:sz w:val="16"/>
                          <w:szCs w:val="16"/>
                        </w:rPr>
                        <w:t xml:space="preserve"> </w:t>
                      </w:r>
                      <w:r>
                        <w:rPr>
                          <w:sz w:val="16"/>
                          <w:szCs w:val="16"/>
                        </w:rPr>
                        <w:t>means any information, about the business, operations, capital or control of the franchisor or franchisor’s associate or about the franchise or the franchise system, that would reasonably be expected to have a significant effect on the value or price of the franchise to be granted or the decision to acquire the franchise.</w:t>
                      </w:r>
                    </w:p>
                  </w:txbxContent>
                </v:textbox>
                <w10:wrap type="topAndBottom" anchorx="page"/>
              </v:shape>
            </w:pict>
          </mc:Fallback>
        </mc:AlternateContent>
      </w:r>
    </w:p>
    <w:p w14:paraId="323E7113" w14:textId="77777777" w:rsidR="00C811EF" w:rsidRDefault="00C811EF">
      <w:pPr>
        <w:pStyle w:val="BodyText"/>
        <w:kinsoku w:val="0"/>
        <w:overflowPunct w:val="0"/>
        <w:spacing w:before="2"/>
      </w:pPr>
    </w:p>
    <w:p w14:paraId="2084A525" w14:textId="77777777" w:rsidR="00C811EF" w:rsidRDefault="00C811EF">
      <w:pPr>
        <w:pStyle w:val="BodyText"/>
        <w:tabs>
          <w:tab w:val="left" w:pos="6729"/>
          <w:tab w:val="left" w:pos="7772"/>
          <w:tab w:val="left" w:pos="8972"/>
          <w:tab w:val="left" w:pos="9517"/>
        </w:tabs>
        <w:kinsoku w:val="0"/>
        <w:overflowPunct w:val="0"/>
        <w:ind w:left="1080" w:right="1078"/>
        <w:rPr>
          <w:b/>
          <w:bCs/>
          <w:spacing w:val="-4"/>
        </w:rPr>
      </w:pPr>
      <w:r>
        <w:rPr>
          <w:b/>
          <w:bCs/>
          <w:u w:val="thick"/>
        </w:rPr>
        <w:t>For Prospective British Columbia Franchisees Only:</w:t>
      </w:r>
      <w:r>
        <w:rPr>
          <w:b/>
          <w:bCs/>
          <w:spacing w:val="80"/>
        </w:rPr>
        <w:t xml:space="preserve"> </w:t>
      </w:r>
      <w:r>
        <w:t>The</w:t>
      </w:r>
      <w:r>
        <w:tab/>
      </w:r>
      <w:r>
        <w:rPr>
          <w:spacing w:val="-2"/>
        </w:rPr>
        <w:t>foregoing</w:t>
      </w:r>
      <w:r>
        <w:tab/>
      </w:r>
      <w:r>
        <w:rPr>
          <w:spacing w:val="-2"/>
        </w:rPr>
        <w:t>information</w:t>
      </w:r>
      <w:r>
        <w:tab/>
      </w:r>
      <w:r>
        <w:rPr>
          <w:spacing w:val="-4"/>
        </w:rPr>
        <w:t>and</w:t>
      </w:r>
      <w:r>
        <w:tab/>
      </w:r>
      <w:r>
        <w:rPr>
          <w:spacing w:val="-4"/>
        </w:rPr>
        <w:t xml:space="preserve">all </w:t>
      </w:r>
      <w:r>
        <w:t>attachments</w:t>
      </w:r>
      <w:r>
        <w:rPr>
          <w:spacing w:val="-14"/>
        </w:rPr>
        <w:t xml:space="preserve"> </w:t>
      </w:r>
      <w:r>
        <w:t>are</w:t>
      </w:r>
      <w:r>
        <w:rPr>
          <w:spacing w:val="-14"/>
        </w:rPr>
        <w:t xml:space="preserve"> </w:t>
      </w:r>
      <w:r>
        <w:t>provided</w:t>
      </w:r>
      <w:r>
        <w:rPr>
          <w:spacing w:val="-14"/>
        </w:rPr>
        <w:t xml:space="preserve"> </w:t>
      </w:r>
      <w:r>
        <w:t>in</w:t>
      </w:r>
      <w:r>
        <w:rPr>
          <w:spacing w:val="-14"/>
        </w:rPr>
        <w:t xml:space="preserve"> </w:t>
      </w:r>
      <w:r>
        <w:t>accordance</w:t>
      </w:r>
      <w:r>
        <w:rPr>
          <w:spacing w:val="-14"/>
        </w:rPr>
        <w:t xml:space="preserve"> </w:t>
      </w:r>
      <w:r>
        <w:t>with</w:t>
      </w:r>
      <w:r>
        <w:rPr>
          <w:spacing w:val="-14"/>
        </w:rPr>
        <w:t xml:space="preserve"> </w:t>
      </w:r>
      <w:r>
        <w:t>the</w:t>
      </w:r>
      <w:r>
        <w:rPr>
          <w:spacing w:val="-13"/>
        </w:rPr>
        <w:t xml:space="preserve"> </w:t>
      </w:r>
      <w:r>
        <w:t>disclosure</w:t>
      </w:r>
      <w:r>
        <w:rPr>
          <w:spacing w:val="-14"/>
        </w:rPr>
        <w:t xml:space="preserve"> </w:t>
      </w:r>
      <w:r>
        <w:t>obligations</w:t>
      </w:r>
      <w:r>
        <w:rPr>
          <w:spacing w:val="-12"/>
        </w:rPr>
        <w:t xml:space="preserve"> </w:t>
      </w:r>
      <w:r>
        <w:t>under</w:t>
      </w:r>
      <w:r>
        <w:rPr>
          <w:spacing w:val="-14"/>
        </w:rPr>
        <w:t xml:space="preserve"> </w:t>
      </w:r>
      <w:r>
        <w:t>the</w:t>
      </w:r>
      <w:r>
        <w:rPr>
          <w:spacing w:val="-14"/>
        </w:rPr>
        <w:t xml:space="preserve"> </w:t>
      </w:r>
      <w:r>
        <w:rPr>
          <w:b/>
          <w:bCs/>
        </w:rPr>
        <w:t>Franchises</w:t>
      </w:r>
      <w:r>
        <w:rPr>
          <w:b/>
          <w:bCs/>
          <w:spacing w:val="-13"/>
        </w:rPr>
        <w:t xml:space="preserve"> </w:t>
      </w:r>
      <w:r>
        <w:rPr>
          <w:b/>
          <w:bCs/>
          <w:spacing w:val="-4"/>
        </w:rPr>
        <w:t>Act,</w:t>
      </w:r>
    </w:p>
    <w:p w14:paraId="1BC03B9C" w14:textId="77777777" w:rsidR="00C811EF" w:rsidRDefault="00C811EF">
      <w:pPr>
        <w:pStyle w:val="BodyText"/>
        <w:kinsoku w:val="0"/>
        <w:overflowPunct w:val="0"/>
        <w:spacing w:before="1"/>
        <w:ind w:left="1080" w:right="715"/>
      </w:pPr>
      <w:r>
        <w:rPr>
          <w:b/>
          <w:bCs/>
        </w:rPr>
        <w:t>S.B.C.</w:t>
      </w:r>
      <w:r>
        <w:rPr>
          <w:b/>
          <w:bCs/>
          <w:spacing w:val="28"/>
        </w:rPr>
        <w:t xml:space="preserve"> </w:t>
      </w:r>
      <w:r>
        <w:rPr>
          <w:b/>
          <w:bCs/>
        </w:rPr>
        <w:t>2015,</w:t>
      </w:r>
      <w:r>
        <w:rPr>
          <w:b/>
          <w:bCs/>
          <w:spacing w:val="27"/>
        </w:rPr>
        <w:t xml:space="preserve"> </w:t>
      </w:r>
      <w:r>
        <w:rPr>
          <w:b/>
          <w:bCs/>
        </w:rPr>
        <w:t>c.</w:t>
      </w:r>
      <w:r>
        <w:rPr>
          <w:b/>
          <w:bCs/>
          <w:spacing w:val="28"/>
        </w:rPr>
        <w:t xml:space="preserve"> </w:t>
      </w:r>
      <w:r>
        <w:rPr>
          <w:b/>
          <w:bCs/>
        </w:rPr>
        <w:t>35</w:t>
      </w:r>
      <w:r>
        <w:rPr>
          <w:b/>
          <w:bCs/>
          <w:spacing w:val="25"/>
        </w:rPr>
        <w:t xml:space="preserve"> </w:t>
      </w:r>
      <w:r>
        <w:t>and</w:t>
      </w:r>
      <w:r>
        <w:rPr>
          <w:spacing w:val="27"/>
        </w:rPr>
        <w:t xml:space="preserve"> </w:t>
      </w:r>
      <w:r>
        <w:t>is</w:t>
      </w:r>
      <w:r>
        <w:rPr>
          <w:spacing w:val="29"/>
        </w:rPr>
        <w:t xml:space="preserve"> </w:t>
      </w:r>
      <w:r>
        <w:t>current</w:t>
      </w:r>
      <w:r>
        <w:rPr>
          <w:spacing w:val="25"/>
        </w:rPr>
        <w:t xml:space="preserve"> </w:t>
      </w:r>
      <w:r>
        <w:t>to</w:t>
      </w:r>
      <w:r>
        <w:rPr>
          <w:spacing w:val="25"/>
        </w:rPr>
        <w:t xml:space="preserve"> </w:t>
      </w:r>
      <w:r>
        <w:t>the</w:t>
      </w:r>
      <w:r>
        <w:rPr>
          <w:spacing w:val="27"/>
        </w:rPr>
        <w:t xml:space="preserve"> </w:t>
      </w:r>
      <w:r>
        <w:t>date</w:t>
      </w:r>
      <w:r>
        <w:rPr>
          <w:spacing w:val="27"/>
        </w:rPr>
        <w:t xml:space="preserve"> </w:t>
      </w:r>
      <w:r>
        <w:t>mentioned</w:t>
      </w:r>
      <w:r>
        <w:rPr>
          <w:spacing w:val="27"/>
        </w:rPr>
        <w:t xml:space="preserve"> </w:t>
      </w:r>
      <w:r>
        <w:t>on</w:t>
      </w:r>
      <w:r>
        <w:rPr>
          <w:spacing w:val="25"/>
        </w:rPr>
        <w:t xml:space="preserve"> </w:t>
      </w:r>
      <w:r>
        <w:t>the</w:t>
      </w:r>
      <w:r>
        <w:rPr>
          <w:spacing w:val="25"/>
        </w:rPr>
        <w:t xml:space="preserve"> </w:t>
      </w:r>
      <w:r>
        <w:t>cover</w:t>
      </w:r>
      <w:r>
        <w:rPr>
          <w:spacing w:val="29"/>
        </w:rPr>
        <w:t xml:space="preserve"> </w:t>
      </w:r>
      <w:r>
        <w:t>page</w:t>
      </w:r>
      <w:r>
        <w:rPr>
          <w:spacing w:val="27"/>
        </w:rPr>
        <w:t xml:space="preserve"> </w:t>
      </w:r>
      <w:r>
        <w:t>of</w:t>
      </w:r>
      <w:r>
        <w:rPr>
          <w:spacing w:val="25"/>
        </w:rPr>
        <w:t xml:space="preserve"> </w:t>
      </w:r>
      <w:r>
        <w:t>this</w:t>
      </w:r>
      <w:r>
        <w:rPr>
          <w:spacing w:val="27"/>
        </w:rPr>
        <w:t xml:space="preserve"> </w:t>
      </w:r>
      <w:r>
        <w:t>Disclosure Document. This Disclosure Document:</w:t>
      </w:r>
    </w:p>
    <w:p w14:paraId="38BB87DE" w14:textId="77777777" w:rsidR="00C811EF" w:rsidRDefault="00C811EF">
      <w:pPr>
        <w:pStyle w:val="ListParagraph"/>
        <w:numPr>
          <w:ilvl w:val="0"/>
          <w:numId w:val="2"/>
        </w:numPr>
        <w:tabs>
          <w:tab w:val="left" w:pos="1799"/>
        </w:tabs>
        <w:kinsoku w:val="0"/>
        <w:overflowPunct w:val="0"/>
        <w:spacing w:before="229"/>
        <w:ind w:right="1079" w:firstLine="0"/>
        <w:jc w:val="left"/>
        <w:rPr>
          <w:sz w:val="20"/>
          <w:szCs w:val="20"/>
        </w:rPr>
      </w:pPr>
      <w:r>
        <w:rPr>
          <w:sz w:val="20"/>
          <w:szCs w:val="20"/>
        </w:rPr>
        <w:t>contains no untrue information, representation or statement, whether of a material fact or otherwise; and</w:t>
      </w:r>
    </w:p>
    <w:p w14:paraId="0D583255" w14:textId="77777777" w:rsidR="00C811EF" w:rsidRDefault="00C811EF">
      <w:pPr>
        <w:pStyle w:val="ListParagraph"/>
        <w:numPr>
          <w:ilvl w:val="0"/>
          <w:numId w:val="2"/>
        </w:numPr>
        <w:tabs>
          <w:tab w:val="left" w:pos="1799"/>
        </w:tabs>
        <w:kinsoku w:val="0"/>
        <w:overflowPunct w:val="0"/>
        <w:ind w:right="1081" w:firstLine="0"/>
        <w:jc w:val="left"/>
        <w:rPr>
          <w:sz w:val="20"/>
          <w:szCs w:val="20"/>
        </w:rPr>
      </w:pPr>
      <w:r>
        <w:rPr>
          <w:sz w:val="20"/>
          <w:szCs w:val="20"/>
        </w:rPr>
        <w:t>contains</w:t>
      </w:r>
      <w:r>
        <w:rPr>
          <w:spacing w:val="-6"/>
          <w:sz w:val="20"/>
          <w:szCs w:val="20"/>
        </w:rPr>
        <w:t xml:space="preserve"> </w:t>
      </w:r>
      <w:r>
        <w:rPr>
          <w:sz w:val="20"/>
          <w:szCs w:val="20"/>
        </w:rPr>
        <w:t>every</w:t>
      </w:r>
      <w:r>
        <w:rPr>
          <w:spacing w:val="-6"/>
          <w:sz w:val="20"/>
          <w:szCs w:val="20"/>
        </w:rPr>
        <w:t xml:space="preserve"> </w:t>
      </w:r>
      <w:r>
        <w:rPr>
          <w:sz w:val="20"/>
          <w:szCs w:val="20"/>
        </w:rPr>
        <w:t>material</w:t>
      </w:r>
      <w:r>
        <w:rPr>
          <w:spacing w:val="-6"/>
          <w:sz w:val="20"/>
          <w:szCs w:val="20"/>
        </w:rPr>
        <w:t xml:space="preserve"> </w:t>
      </w:r>
      <w:r>
        <w:rPr>
          <w:sz w:val="20"/>
          <w:szCs w:val="20"/>
        </w:rPr>
        <w:t>fact,</w:t>
      </w:r>
      <w:r>
        <w:rPr>
          <w:spacing w:val="-8"/>
          <w:sz w:val="20"/>
          <w:szCs w:val="20"/>
        </w:rPr>
        <w:t xml:space="preserve"> </w:t>
      </w:r>
      <w:r>
        <w:rPr>
          <w:sz w:val="20"/>
          <w:szCs w:val="20"/>
        </w:rPr>
        <w:t>financial</w:t>
      </w:r>
      <w:r>
        <w:rPr>
          <w:spacing w:val="-6"/>
          <w:sz w:val="20"/>
          <w:szCs w:val="20"/>
        </w:rPr>
        <w:t xml:space="preserve"> </w:t>
      </w:r>
      <w:r>
        <w:rPr>
          <w:sz w:val="20"/>
          <w:szCs w:val="20"/>
        </w:rPr>
        <w:t>statement,</w:t>
      </w:r>
      <w:r>
        <w:rPr>
          <w:spacing w:val="-8"/>
          <w:sz w:val="20"/>
          <w:szCs w:val="20"/>
        </w:rPr>
        <w:t xml:space="preserve"> </w:t>
      </w:r>
      <w:r>
        <w:rPr>
          <w:sz w:val="20"/>
          <w:szCs w:val="20"/>
        </w:rPr>
        <w:t>statement</w:t>
      </w:r>
      <w:r>
        <w:rPr>
          <w:spacing w:val="-5"/>
          <w:sz w:val="20"/>
          <w:szCs w:val="20"/>
        </w:rPr>
        <w:t xml:space="preserve"> </w:t>
      </w:r>
      <w:r>
        <w:rPr>
          <w:sz w:val="20"/>
          <w:szCs w:val="20"/>
        </w:rPr>
        <w:t>and</w:t>
      </w:r>
      <w:r>
        <w:rPr>
          <w:spacing w:val="-5"/>
          <w:sz w:val="20"/>
          <w:szCs w:val="20"/>
        </w:rPr>
        <w:t xml:space="preserve"> </w:t>
      </w:r>
      <w:r>
        <w:rPr>
          <w:sz w:val="20"/>
          <w:szCs w:val="20"/>
        </w:rPr>
        <w:t>other</w:t>
      </w:r>
      <w:r>
        <w:rPr>
          <w:spacing w:val="-4"/>
          <w:sz w:val="20"/>
          <w:szCs w:val="20"/>
        </w:rPr>
        <w:t xml:space="preserve"> </w:t>
      </w:r>
      <w:r>
        <w:rPr>
          <w:sz w:val="20"/>
          <w:szCs w:val="20"/>
        </w:rPr>
        <w:t>information</w:t>
      </w:r>
      <w:r>
        <w:rPr>
          <w:spacing w:val="-5"/>
          <w:sz w:val="20"/>
          <w:szCs w:val="20"/>
        </w:rPr>
        <w:t xml:space="preserve"> </w:t>
      </w:r>
      <w:r>
        <w:rPr>
          <w:sz w:val="20"/>
          <w:szCs w:val="20"/>
        </w:rPr>
        <w:t>required to be contained by the Franchises Act and the Franchises Regulations.</w:t>
      </w:r>
    </w:p>
    <w:p w14:paraId="0B8FA2D3" w14:textId="77777777" w:rsidR="00C811EF" w:rsidRDefault="00C811EF">
      <w:pPr>
        <w:pStyle w:val="BodyText"/>
        <w:kinsoku w:val="0"/>
        <w:overflowPunct w:val="0"/>
      </w:pPr>
    </w:p>
    <w:p w14:paraId="2066381E" w14:textId="77777777" w:rsidR="00C811EF" w:rsidRDefault="00C811EF">
      <w:pPr>
        <w:pStyle w:val="BodyText"/>
        <w:kinsoku w:val="0"/>
        <w:overflowPunct w:val="0"/>
      </w:pPr>
    </w:p>
    <w:p w14:paraId="0C83AAF9" w14:textId="5DBABE2D" w:rsidR="00C811EF" w:rsidRDefault="00C811EF">
      <w:pPr>
        <w:pStyle w:val="BodyText"/>
        <w:kinsoku w:val="0"/>
        <w:overflowPunct w:val="0"/>
        <w:ind w:left="1080"/>
        <w:rPr>
          <w:spacing w:val="-2"/>
        </w:rPr>
      </w:pPr>
      <w:r>
        <w:t>DATED</w:t>
      </w:r>
      <w:r>
        <w:rPr>
          <w:spacing w:val="-4"/>
        </w:rPr>
        <w:t xml:space="preserve"> </w:t>
      </w:r>
      <w:r>
        <w:t>at</w:t>
      </w:r>
      <w:r>
        <w:rPr>
          <w:spacing w:val="-4"/>
        </w:rPr>
        <w:t xml:space="preserve"> </w:t>
      </w:r>
      <w:r w:rsidR="000E4C09">
        <w:t>[CITY NAME]</w:t>
      </w:r>
      <w:r>
        <w:t>,</w:t>
      </w:r>
      <w:r>
        <w:rPr>
          <w:spacing w:val="-5"/>
        </w:rPr>
        <w:t xml:space="preserve"> </w:t>
      </w:r>
      <w:r>
        <w:t>British</w:t>
      </w:r>
      <w:r>
        <w:rPr>
          <w:spacing w:val="-6"/>
        </w:rPr>
        <w:t xml:space="preserve"> </w:t>
      </w:r>
      <w:r>
        <w:t>Columbia</w:t>
      </w:r>
      <w:r>
        <w:rPr>
          <w:spacing w:val="-6"/>
        </w:rPr>
        <w:t xml:space="preserve"> </w:t>
      </w:r>
      <w:r>
        <w:t>this</w:t>
      </w:r>
      <w:r>
        <w:rPr>
          <w:spacing w:val="-5"/>
        </w:rPr>
        <w:t xml:space="preserve"> </w:t>
      </w:r>
      <w:r>
        <w:t>day</w:t>
      </w:r>
      <w:r>
        <w:rPr>
          <w:spacing w:val="-5"/>
        </w:rPr>
        <w:t xml:space="preserve"> </w:t>
      </w:r>
      <w:r>
        <w:t>of</w:t>
      </w:r>
      <w:r>
        <w:rPr>
          <w:spacing w:val="-6"/>
        </w:rPr>
        <w:t xml:space="preserve"> </w:t>
      </w:r>
      <w:r>
        <w:t>March</w:t>
      </w:r>
      <w:r>
        <w:rPr>
          <w:spacing w:val="-7"/>
        </w:rPr>
        <w:t xml:space="preserve"> </w:t>
      </w:r>
      <w:r>
        <w:t>13,</w:t>
      </w:r>
      <w:r>
        <w:rPr>
          <w:spacing w:val="-6"/>
        </w:rPr>
        <w:t xml:space="preserve"> </w:t>
      </w:r>
      <w:r>
        <w:rPr>
          <w:spacing w:val="-2"/>
        </w:rPr>
        <w:t>2025.</w:t>
      </w:r>
    </w:p>
    <w:p w14:paraId="3242BE4B" w14:textId="77777777" w:rsidR="00C811EF" w:rsidRDefault="00C811EF">
      <w:pPr>
        <w:pStyle w:val="BodyText"/>
        <w:kinsoku w:val="0"/>
        <w:overflowPunct w:val="0"/>
        <w:spacing w:before="79"/>
      </w:pPr>
    </w:p>
    <w:p w14:paraId="458B00B0" w14:textId="77777777" w:rsidR="00600252" w:rsidRDefault="00600252">
      <w:pPr>
        <w:pStyle w:val="BodyText"/>
        <w:tabs>
          <w:tab w:val="left" w:pos="6139"/>
        </w:tabs>
        <w:kinsoku w:val="0"/>
        <w:overflowPunct w:val="0"/>
        <w:ind w:left="1260"/>
        <w:rPr>
          <w:position w:val="2"/>
        </w:rPr>
      </w:pPr>
    </w:p>
    <w:p w14:paraId="00A637AF" w14:textId="1CDAC8AD" w:rsidR="00C811EF" w:rsidRPr="00CB5590" w:rsidRDefault="00C811EF" w:rsidP="00600252">
      <w:pPr>
        <w:pStyle w:val="BodyText"/>
        <w:tabs>
          <w:tab w:val="left" w:pos="5040"/>
          <w:tab w:val="left" w:pos="6139"/>
          <w:tab w:val="left" w:pos="9900"/>
        </w:tabs>
        <w:kinsoku w:val="0"/>
        <w:overflowPunct w:val="0"/>
        <w:ind w:left="1260"/>
        <w:rPr>
          <w:position w:val="2"/>
          <w:u w:val="single"/>
        </w:rPr>
      </w:pPr>
      <w:r w:rsidRPr="00D00284">
        <w:rPr>
          <w:position w:val="2"/>
          <w:u w:val="single"/>
        </w:rPr>
        <w:tab/>
      </w:r>
      <w:r w:rsidR="00600252" w:rsidRPr="00D23823">
        <w:rPr>
          <w:position w:val="2"/>
        </w:rPr>
        <w:tab/>
      </w:r>
      <w:r w:rsidR="00600252" w:rsidRPr="00D00284">
        <w:rPr>
          <w:position w:val="2"/>
          <w:u w:val="single"/>
        </w:rPr>
        <w:tab/>
      </w:r>
    </w:p>
    <w:p w14:paraId="03B2DC97" w14:textId="77777777" w:rsidR="00C811EF" w:rsidRDefault="00C811EF">
      <w:pPr>
        <w:pStyle w:val="BodyText"/>
        <w:tabs>
          <w:tab w:val="left" w:pos="6139"/>
        </w:tabs>
        <w:kinsoku w:val="0"/>
        <w:overflowPunct w:val="0"/>
        <w:ind w:left="1260"/>
        <w:rPr>
          <w:position w:val="2"/>
        </w:rPr>
        <w:sectPr w:rsidR="00C811EF">
          <w:pgSz w:w="12240" w:h="15840"/>
          <w:pgMar w:top="400" w:right="720" w:bottom="680" w:left="720" w:header="200" w:footer="484" w:gutter="0"/>
          <w:cols w:space="720"/>
          <w:noEndnote/>
        </w:sectPr>
      </w:pPr>
    </w:p>
    <w:p w14:paraId="7FC5402E" w14:textId="4775C9E4" w:rsidR="00C811EF" w:rsidRDefault="00C811EF">
      <w:pPr>
        <w:pStyle w:val="BodyText"/>
        <w:kinsoku w:val="0"/>
        <w:overflowPunct w:val="0"/>
        <w:spacing w:before="34" w:line="360" w:lineRule="auto"/>
        <w:ind w:left="1266" w:right="38"/>
      </w:pPr>
      <w:r>
        <w:t>[Affix signature here] Print</w:t>
      </w:r>
      <w:r>
        <w:rPr>
          <w:spacing w:val="-13"/>
        </w:rPr>
        <w:t xml:space="preserve"> </w:t>
      </w:r>
      <w:r>
        <w:t>Name:</w:t>
      </w:r>
      <w:r>
        <w:rPr>
          <w:spacing w:val="-13"/>
        </w:rPr>
        <w:t xml:space="preserve"> </w:t>
      </w:r>
      <w:r w:rsidR="00D306B4">
        <w:t>[PRINCIPAL1]</w:t>
      </w:r>
      <w:r>
        <w:t xml:space="preserve"> Title: Director</w:t>
      </w:r>
    </w:p>
    <w:p w14:paraId="4D3C1A4E" w14:textId="77777777" w:rsidR="00C811EF" w:rsidRDefault="00C811EF">
      <w:pPr>
        <w:pStyle w:val="BodyText"/>
        <w:kinsoku w:val="0"/>
        <w:overflowPunct w:val="0"/>
        <w:spacing w:before="34"/>
        <w:ind w:left="1266"/>
        <w:rPr>
          <w:spacing w:val="-4"/>
        </w:rPr>
      </w:pPr>
      <w:r>
        <w:rPr>
          <w:rFonts w:ascii="Times New Roman" w:hAnsi="Times New Roman" w:cs="Times New Roman"/>
          <w:sz w:val="24"/>
          <w:szCs w:val="24"/>
        </w:rPr>
        <w:br w:type="column"/>
      </w:r>
      <w:r>
        <w:t>[Affix</w:t>
      </w:r>
      <w:r>
        <w:rPr>
          <w:spacing w:val="-10"/>
        </w:rPr>
        <w:t xml:space="preserve"> </w:t>
      </w:r>
      <w:r>
        <w:t>signature</w:t>
      </w:r>
      <w:r>
        <w:rPr>
          <w:spacing w:val="-8"/>
        </w:rPr>
        <w:t xml:space="preserve"> </w:t>
      </w:r>
      <w:r>
        <w:rPr>
          <w:spacing w:val="-4"/>
        </w:rPr>
        <w:t>here]</w:t>
      </w:r>
    </w:p>
    <w:p w14:paraId="15CA0B03" w14:textId="07CAE53D" w:rsidR="00C811EF" w:rsidRDefault="00C811EF">
      <w:pPr>
        <w:pStyle w:val="BodyText"/>
        <w:kinsoku w:val="0"/>
        <w:overflowPunct w:val="0"/>
        <w:spacing w:before="116" w:line="357" w:lineRule="auto"/>
        <w:ind w:left="1266" w:right="1570"/>
      </w:pPr>
      <w:r>
        <w:t>Print</w:t>
      </w:r>
      <w:r>
        <w:rPr>
          <w:spacing w:val="-14"/>
        </w:rPr>
        <w:t xml:space="preserve"> </w:t>
      </w:r>
      <w:r>
        <w:t>Name:</w:t>
      </w:r>
      <w:r>
        <w:rPr>
          <w:spacing w:val="-14"/>
        </w:rPr>
        <w:t xml:space="preserve"> </w:t>
      </w:r>
      <w:r w:rsidR="00A70910">
        <w:t>[PRINCIPAL</w:t>
      </w:r>
      <w:proofErr w:type="gramStart"/>
      <w:r w:rsidR="00A70910">
        <w:t>2]</w:t>
      </w:r>
      <w:r>
        <w:t>Title</w:t>
      </w:r>
      <w:proofErr w:type="gramEnd"/>
      <w:r>
        <w:t>: Director</w:t>
      </w:r>
    </w:p>
    <w:sectPr w:rsidR="00C811EF">
      <w:type w:val="continuous"/>
      <w:pgSz w:w="12240" w:h="15840"/>
      <w:pgMar w:top="400" w:right="720" w:bottom="280" w:left="720" w:header="720" w:footer="720" w:gutter="0"/>
      <w:cols w:num="2" w:space="720" w:equalWidth="0">
        <w:col w:w="3496" w:space="1384"/>
        <w:col w:w="5920"/>
      </w:cols>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9" w:author="Matthew Levine" w:date="2025-05-27T16:08:00Z" w:initials="ML">
    <w:p w14:paraId="7DB19609" w14:textId="77777777" w:rsidR="00FE64D2" w:rsidRDefault="004A6BB4" w:rsidP="006B5B59">
      <w:r>
        <w:rPr>
          <w:rStyle w:val="CommentReference"/>
          <w:rFonts w:cs="Arial"/>
        </w:rPr>
        <w:annotationRef/>
      </w:r>
      <w:r>
        <w:rPr>
          <w:color w:val="000000"/>
          <w:sz w:val="20"/>
          <w:szCs w:val="20"/>
        </w:rPr>
        <w:t>Please keep this page but remove remainder of Exhibit  B</w:t>
      </w:r>
    </w:p>
  </w:comment>
  <w:comment w:id="680" w:author="Matthew Levine" w:date="2025-05-27T16:04:00Z" w:initials="ML">
    <w:p w14:paraId="20D5C51E" w14:textId="77777777" w:rsidR="00FE64D2" w:rsidRDefault="004A6BB4" w:rsidP="006B5B59">
      <w:r>
        <w:rPr>
          <w:rStyle w:val="CommentReference"/>
          <w:rFonts w:cs="Arial"/>
        </w:rPr>
        <w:annotationRef/>
      </w:r>
      <w:r>
        <w:rPr>
          <w:color w:val="000000"/>
          <w:sz w:val="20"/>
          <w:szCs w:val="20"/>
        </w:rPr>
        <w:t xml:space="preserve">Want to keep this Exhibit C; but want to delete the incorporated franchise agreement on following pages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B19609" w15:done="0"/>
  <w15:commentEx w15:paraId="20D5C5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B19609" w16cid:durableId="2BE2B0FD"/>
  <w16cid:commentId w16cid:paraId="20D5C51E" w16cid:durableId="2BE2B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0A6F" w14:textId="77777777" w:rsidR="00153E8E" w:rsidRDefault="00153E8E">
      <w:r>
        <w:separator/>
      </w:r>
    </w:p>
  </w:endnote>
  <w:endnote w:type="continuationSeparator" w:id="0">
    <w:p w14:paraId="18D6940F" w14:textId="77777777" w:rsidR="00153E8E" w:rsidRDefault="0015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HEBREW LIGHT"/>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FC84"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62336" behindDoc="1" locked="0" layoutInCell="0" allowOverlap="1" wp14:anchorId="51893D5A" wp14:editId="19037400">
              <wp:simplePos x="0" y="0"/>
              <wp:positionH relativeFrom="page">
                <wp:posOffset>3756025</wp:posOffset>
              </wp:positionH>
              <wp:positionV relativeFrom="page">
                <wp:posOffset>9120505</wp:posOffset>
              </wp:positionV>
              <wp:extent cx="262890" cy="177800"/>
              <wp:effectExtent l="0" t="0" r="0" b="0"/>
              <wp:wrapNone/>
              <wp:docPr id="125917757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289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44AEE" w14:textId="77777777" w:rsidR="004A6BB4" w:rsidRDefault="004A6BB4">
                          <w:pPr>
                            <w:pStyle w:val="BodyText"/>
                            <w:kinsoku w:val="0"/>
                            <w:overflowPunct w:val="0"/>
                            <w:spacing w:line="251" w:lineRule="exact"/>
                            <w:ind w:left="20"/>
                            <w:rPr>
                              <w:spacing w:val="-5"/>
                              <w:w w:val="95"/>
                              <w:sz w:val="24"/>
                              <w:szCs w:val="24"/>
                            </w:rPr>
                          </w:pPr>
                          <w:r>
                            <w:rPr>
                              <w:spacing w:val="-2"/>
                              <w:w w:val="90"/>
                              <w:sz w:val="18"/>
                              <w:szCs w:val="18"/>
                            </w:rPr>
                            <w:t>-</w:t>
                          </w:r>
                          <w:r>
                            <w:rPr>
                              <w:spacing w:val="-5"/>
                              <w:w w:val="95"/>
                              <w:sz w:val="24"/>
                              <w:szCs w:val="24"/>
                            </w:rPr>
                            <w:fldChar w:fldCharType="begin"/>
                          </w:r>
                          <w:r>
                            <w:rPr>
                              <w:spacing w:val="-5"/>
                              <w:w w:val="95"/>
                              <w:sz w:val="24"/>
                              <w:szCs w:val="24"/>
                            </w:rPr>
                            <w:instrText xml:space="preserve"> PAGE </w:instrText>
                          </w:r>
                          <w:r>
                            <w:rPr>
                              <w:spacing w:val="-5"/>
                              <w:w w:val="95"/>
                              <w:sz w:val="24"/>
                              <w:szCs w:val="24"/>
                            </w:rPr>
                            <w:fldChar w:fldCharType="separate"/>
                          </w:r>
                          <w:r w:rsidR="00E82A76">
                            <w:rPr>
                              <w:noProof/>
                              <w:spacing w:val="-5"/>
                              <w:w w:val="95"/>
                              <w:sz w:val="24"/>
                              <w:szCs w:val="24"/>
                            </w:rPr>
                            <w:t>64</w:t>
                          </w:r>
                          <w:r>
                            <w:rPr>
                              <w:spacing w:val="-5"/>
                              <w:w w:val="95"/>
                              <w:sz w:val="24"/>
                              <w:szCs w:val="24"/>
                            </w:rPr>
                            <w:fldChar w:fldCharType="end"/>
                          </w:r>
                          <w:r>
                            <w:rPr>
                              <w:spacing w:val="-5"/>
                              <w:w w:val="95"/>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93D5A" id="_x0000_t202" coordsize="21600,21600" o:spt="202" path="m,l,21600r21600,l21600,xe">
              <v:stroke joinstyle="miter"/>
              <v:path gradientshapeok="t" o:connecttype="rect"/>
            </v:shapetype>
            <v:shape id="Text Box 3" o:spid="_x0000_s1039" type="#_x0000_t202" style="position:absolute;margin-left:295.75pt;margin-top:718.15pt;width:20.7pt;height:1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" o:allowincell="f" filled="f" stroked="f">
              <v:path arrowok="t"/>
              <v:textbox inset="0,0,0,0">
                <w:txbxContent>
                  <w:p w14:paraId="04E44AEE" w14:textId="77777777" w:rsidR="004A6BB4" w:rsidRDefault="004A6BB4">
                    <w:pPr>
                      <w:pStyle w:val="BodyText"/>
                      <w:kinsoku w:val="0"/>
                      <w:overflowPunct w:val="0"/>
                      <w:spacing w:line="251" w:lineRule="exact"/>
                      <w:ind w:left="20"/>
                      <w:rPr>
                        <w:spacing w:val="-5"/>
                        <w:w w:val="95"/>
                        <w:sz w:val="24"/>
                        <w:szCs w:val="24"/>
                      </w:rPr>
                    </w:pPr>
                    <w:r>
                      <w:rPr>
                        <w:spacing w:val="-2"/>
                        <w:w w:val="90"/>
                        <w:sz w:val="18"/>
                        <w:szCs w:val="18"/>
                      </w:rPr>
                      <w:t>-</w:t>
                    </w:r>
                    <w:r>
                      <w:rPr>
                        <w:spacing w:val="-5"/>
                        <w:w w:val="95"/>
                        <w:sz w:val="24"/>
                        <w:szCs w:val="24"/>
                      </w:rPr>
                      <w:fldChar w:fldCharType="begin"/>
                    </w:r>
                    <w:r>
                      <w:rPr>
                        <w:spacing w:val="-5"/>
                        <w:w w:val="95"/>
                        <w:sz w:val="24"/>
                        <w:szCs w:val="24"/>
                      </w:rPr>
                      <w:instrText xml:space="preserve"> PAGE </w:instrText>
                    </w:r>
                    <w:r>
                      <w:rPr>
                        <w:spacing w:val="-5"/>
                        <w:w w:val="95"/>
                        <w:sz w:val="24"/>
                        <w:szCs w:val="24"/>
                      </w:rPr>
                      <w:fldChar w:fldCharType="separate"/>
                    </w:r>
                    <w:r w:rsidR="00E82A76">
                      <w:rPr>
                        <w:noProof/>
                        <w:spacing w:val="-5"/>
                        <w:w w:val="95"/>
                        <w:sz w:val="24"/>
                        <w:szCs w:val="24"/>
                      </w:rPr>
                      <w:t>64</w:t>
                    </w:r>
                    <w:r>
                      <w:rPr>
                        <w:spacing w:val="-5"/>
                        <w:w w:val="95"/>
                        <w:sz w:val="24"/>
                        <w:szCs w:val="24"/>
                      </w:rPr>
                      <w:fldChar w:fldCharType="end"/>
                    </w:r>
                    <w:r>
                      <w:rPr>
                        <w:spacing w:val="-5"/>
                        <w:w w:val="95"/>
                        <w:sz w:val="24"/>
                        <w:szCs w:val="24"/>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0" allowOverlap="1" wp14:anchorId="3485D05C" wp14:editId="0C972148">
              <wp:simplePos x="0" y="0"/>
              <wp:positionH relativeFrom="page">
                <wp:posOffset>6226810</wp:posOffset>
              </wp:positionH>
              <wp:positionV relativeFrom="page">
                <wp:posOffset>9276080</wp:posOffset>
              </wp:positionV>
              <wp:extent cx="632460" cy="186690"/>
              <wp:effectExtent l="0" t="0" r="0" b="0"/>
              <wp:wrapNone/>
              <wp:docPr id="18588757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46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AABCE"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5D05C" id="Text Box 4" o:spid="_x0000_s1040" type="#_x0000_t202" style="position:absolute;margin-left:490.3pt;margin-top:730.4pt;width:49.8pt;height:14.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" o:allowincell="f" filled="f" stroked="f">
              <v:path arrowok="t"/>
              <v:textbox inset="0,0,0,0">
                <w:txbxContent>
                  <w:p w14:paraId="3EAAABCE"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DD9A" w14:textId="77777777" w:rsidR="004A6BB4" w:rsidRDefault="004A6BB4">
    <w:pPr>
      <w:pStyle w:val="BodyText"/>
      <w:kinsoku w:val="0"/>
      <w:overflowPunct w:val="0"/>
      <w:spacing w:line="14" w:lineRule="auto"/>
      <w:rPr>
        <w:rFonts w:ascii="Times New Roman" w:hAnsi="Times New Roman" w:cs="Times New Roman"/>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6DF7" w14:textId="77777777" w:rsidR="004A6BB4" w:rsidRDefault="004A6BB4">
    <w:pPr>
      <w:pStyle w:val="BodyText"/>
      <w:kinsoku w:val="0"/>
      <w:overflowPunct w:val="0"/>
      <w:spacing w:line="14" w:lineRule="auto"/>
      <w:rPr>
        <w:rFonts w:ascii="Times New Roman" w:hAnsi="Times New Roman" w:cs="Times New Roman"/>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B0B3"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95104" behindDoc="1" locked="0" layoutInCell="0" allowOverlap="1" wp14:anchorId="70348049" wp14:editId="292A585F">
              <wp:simplePos x="0" y="0"/>
              <wp:positionH relativeFrom="page">
                <wp:posOffset>3756025</wp:posOffset>
              </wp:positionH>
              <wp:positionV relativeFrom="page">
                <wp:posOffset>9120505</wp:posOffset>
              </wp:positionV>
              <wp:extent cx="262890" cy="177800"/>
              <wp:effectExtent l="0" t="0" r="0" b="0"/>
              <wp:wrapNone/>
              <wp:docPr id="29707363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289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CBA32" w14:textId="77777777" w:rsidR="004A6BB4" w:rsidRDefault="004A6BB4">
                          <w:pPr>
                            <w:pStyle w:val="BodyText"/>
                            <w:kinsoku w:val="0"/>
                            <w:overflowPunct w:val="0"/>
                            <w:spacing w:line="251" w:lineRule="exact"/>
                            <w:ind w:left="20"/>
                            <w:rPr>
                              <w:spacing w:val="-5"/>
                              <w:w w:val="95"/>
                              <w:sz w:val="24"/>
                              <w:szCs w:val="24"/>
                            </w:rPr>
                          </w:pPr>
                          <w:r>
                            <w:rPr>
                              <w:spacing w:val="-2"/>
                              <w:w w:val="90"/>
                              <w:sz w:val="18"/>
                              <w:szCs w:val="18"/>
                            </w:rPr>
                            <w:t>-</w:t>
                          </w:r>
                          <w:r>
                            <w:rPr>
                              <w:spacing w:val="-5"/>
                              <w:w w:val="95"/>
                              <w:sz w:val="24"/>
                              <w:szCs w:val="24"/>
                            </w:rPr>
                            <w:fldChar w:fldCharType="begin"/>
                          </w:r>
                          <w:r>
                            <w:rPr>
                              <w:spacing w:val="-5"/>
                              <w:w w:val="95"/>
                              <w:sz w:val="24"/>
                              <w:szCs w:val="24"/>
                            </w:rPr>
                            <w:instrText xml:space="preserve"> PAGE </w:instrText>
                          </w:r>
                          <w:r>
                            <w:rPr>
                              <w:spacing w:val="-5"/>
                              <w:w w:val="95"/>
                              <w:sz w:val="24"/>
                              <w:szCs w:val="24"/>
                            </w:rPr>
                            <w:fldChar w:fldCharType="separate"/>
                          </w:r>
                          <w:r w:rsidR="00E82A76">
                            <w:rPr>
                              <w:noProof/>
                              <w:spacing w:val="-5"/>
                              <w:w w:val="95"/>
                              <w:sz w:val="24"/>
                              <w:szCs w:val="24"/>
                            </w:rPr>
                            <w:t>68</w:t>
                          </w:r>
                          <w:r>
                            <w:rPr>
                              <w:spacing w:val="-5"/>
                              <w:w w:val="95"/>
                              <w:sz w:val="24"/>
                              <w:szCs w:val="24"/>
                            </w:rPr>
                            <w:fldChar w:fldCharType="end"/>
                          </w:r>
                          <w:r>
                            <w:rPr>
                              <w:spacing w:val="-5"/>
                              <w:w w:val="95"/>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348049" id="_x0000_t202" coordsize="21600,21600" o:spt="202" path="m,l,21600r21600,l21600,xe">
              <v:stroke joinstyle="miter"/>
              <v:path gradientshapeok="t" o:connecttype="rect"/>
            </v:shapetype>
            <v:shape id="Text Box 22" o:spid="_x0000_s1043" type="#_x0000_t202" style="position:absolute;margin-left:295.75pt;margin-top:718.15pt;width:20.7pt;height:14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" o:allowincell="f" filled="f" stroked="f">
              <v:path arrowok="t"/>
              <v:textbox inset="0,0,0,0">
                <w:txbxContent>
                  <w:p w14:paraId="155CBA32" w14:textId="77777777" w:rsidR="004A6BB4" w:rsidRDefault="004A6BB4">
                    <w:pPr>
                      <w:pStyle w:val="BodyText"/>
                      <w:kinsoku w:val="0"/>
                      <w:overflowPunct w:val="0"/>
                      <w:spacing w:line="251" w:lineRule="exact"/>
                      <w:ind w:left="20"/>
                      <w:rPr>
                        <w:spacing w:val="-5"/>
                        <w:w w:val="95"/>
                        <w:sz w:val="24"/>
                        <w:szCs w:val="24"/>
                      </w:rPr>
                    </w:pPr>
                    <w:r>
                      <w:rPr>
                        <w:spacing w:val="-2"/>
                        <w:w w:val="90"/>
                        <w:sz w:val="18"/>
                        <w:szCs w:val="18"/>
                      </w:rPr>
                      <w:t>-</w:t>
                    </w:r>
                    <w:r>
                      <w:rPr>
                        <w:spacing w:val="-5"/>
                        <w:w w:val="95"/>
                        <w:sz w:val="24"/>
                        <w:szCs w:val="24"/>
                      </w:rPr>
                      <w:fldChar w:fldCharType="begin"/>
                    </w:r>
                    <w:r>
                      <w:rPr>
                        <w:spacing w:val="-5"/>
                        <w:w w:val="95"/>
                        <w:sz w:val="24"/>
                        <w:szCs w:val="24"/>
                      </w:rPr>
                      <w:instrText xml:space="preserve"> PAGE </w:instrText>
                    </w:r>
                    <w:r>
                      <w:rPr>
                        <w:spacing w:val="-5"/>
                        <w:w w:val="95"/>
                        <w:sz w:val="24"/>
                        <w:szCs w:val="24"/>
                      </w:rPr>
                      <w:fldChar w:fldCharType="separate"/>
                    </w:r>
                    <w:r w:rsidR="00E82A76">
                      <w:rPr>
                        <w:noProof/>
                        <w:spacing w:val="-5"/>
                        <w:w w:val="95"/>
                        <w:sz w:val="24"/>
                        <w:szCs w:val="24"/>
                      </w:rPr>
                      <w:t>68</w:t>
                    </w:r>
                    <w:r>
                      <w:rPr>
                        <w:spacing w:val="-5"/>
                        <w:w w:val="95"/>
                        <w:sz w:val="24"/>
                        <w:szCs w:val="24"/>
                      </w:rPr>
                      <w:fldChar w:fldCharType="end"/>
                    </w:r>
                    <w:r>
                      <w:rPr>
                        <w:spacing w:val="-5"/>
                        <w:w w:val="95"/>
                        <w:sz w:val="24"/>
                        <w:szCs w:val="24"/>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0" allowOverlap="1" wp14:anchorId="588D050F" wp14:editId="3507F468">
              <wp:simplePos x="0" y="0"/>
              <wp:positionH relativeFrom="page">
                <wp:posOffset>6226810</wp:posOffset>
              </wp:positionH>
              <wp:positionV relativeFrom="page">
                <wp:posOffset>9276080</wp:posOffset>
              </wp:positionV>
              <wp:extent cx="632460" cy="186690"/>
              <wp:effectExtent l="0" t="0" r="0" b="0"/>
              <wp:wrapNone/>
              <wp:docPr id="2005517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46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782C5"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D050F" id="Text Box 23" o:spid="_x0000_s1044" type="#_x0000_t202" style="position:absolute;margin-left:490.3pt;margin-top:730.4pt;width:49.8pt;height:14.7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" o:allowincell="f" filled="f" stroked="f">
              <v:path arrowok="t"/>
              <v:textbox inset="0,0,0,0">
                <w:txbxContent>
                  <w:p w14:paraId="741782C5"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CD13" w14:textId="77777777" w:rsidR="004A6BB4" w:rsidRDefault="004A6BB4">
    <w:pPr>
      <w:pStyle w:val="BodyText"/>
      <w:kinsoku w:val="0"/>
      <w:overflowPunct w:val="0"/>
      <w:spacing w:line="14" w:lineRule="auto"/>
      <w:rPr>
        <w:rFonts w:ascii="Times New Roman" w:hAnsi="Times New Roman" w:cs="Times New Roman"/>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0D7A"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705344" behindDoc="1" locked="0" layoutInCell="0" allowOverlap="1" wp14:anchorId="6CB14A26" wp14:editId="68769714">
              <wp:simplePos x="0" y="0"/>
              <wp:positionH relativeFrom="page">
                <wp:posOffset>3980180</wp:posOffset>
              </wp:positionH>
              <wp:positionV relativeFrom="page">
                <wp:posOffset>9107170</wp:posOffset>
              </wp:positionV>
              <wp:extent cx="269875" cy="194310"/>
              <wp:effectExtent l="0" t="0" r="0" b="0"/>
              <wp:wrapNone/>
              <wp:docPr id="66176441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98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415B9" w14:textId="77777777" w:rsidR="004A6BB4" w:rsidRDefault="004A6BB4">
                          <w:pPr>
                            <w:pStyle w:val="BodyText"/>
                            <w:kinsoku w:val="0"/>
                            <w:overflowPunct w:val="0"/>
                            <w:spacing w:before="10"/>
                            <w:ind w:left="20"/>
                            <w:rPr>
                              <w:rFonts w:ascii="Times New Roman" w:hAnsi="Times New Roman" w:cs="Times New Roman"/>
                              <w:spacing w:val="-5"/>
                              <w:sz w:val="24"/>
                              <w:szCs w:val="24"/>
                            </w:rPr>
                          </w:pPr>
                          <w:r>
                            <w:rPr>
                              <w:rFonts w:ascii="Times New Roman" w:hAnsi="Times New Roman" w:cs="Times New Roman"/>
                              <w:sz w:val="18"/>
                              <w:szCs w:val="18"/>
                            </w:rPr>
                            <w:t>-</w:t>
                          </w:r>
                          <w:r>
                            <w:rPr>
                              <w:spacing w:val="-5"/>
                              <w:sz w:val="22"/>
                              <w:szCs w:val="22"/>
                            </w:rPr>
                            <w:fldChar w:fldCharType="begin"/>
                          </w:r>
                          <w:r>
                            <w:rPr>
                              <w:spacing w:val="-5"/>
                              <w:sz w:val="22"/>
                              <w:szCs w:val="22"/>
                            </w:rPr>
                            <w:instrText xml:space="preserve"> PAGE </w:instrText>
                          </w:r>
                          <w:r>
                            <w:rPr>
                              <w:spacing w:val="-5"/>
                              <w:sz w:val="22"/>
                              <w:szCs w:val="22"/>
                            </w:rPr>
                            <w:fldChar w:fldCharType="separate"/>
                          </w:r>
                          <w:r w:rsidR="00E82A76">
                            <w:rPr>
                              <w:noProof/>
                              <w:spacing w:val="-5"/>
                              <w:sz w:val="22"/>
                              <w:szCs w:val="22"/>
                            </w:rPr>
                            <w:t>75</w:t>
                          </w:r>
                          <w:r>
                            <w:rPr>
                              <w:spacing w:val="-5"/>
                              <w:sz w:val="22"/>
                              <w:szCs w:val="22"/>
                            </w:rPr>
                            <w:fldChar w:fldCharType="end"/>
                          </w:r>
                          <w:r>
                            <w:rPr>
                              <w:rFonts w:ascii="Times New Roman" w:hAnsi="Times New Roman" w:cs="Times New Roman"/>
                              <w:spacing w:val="-5"/>
                              <w:sz w:val="24"/>
                              <w:szCs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14A26" id="_x0000_t202" coordsize="21600,21600" o:spt="202" path="m,l,21600r21600,l21600,xe">
              <v:stroke joinstyle="miter"/>
              <v:path gradientshapeok="t" o:connecttype="rect"/>
            </v:shapetype>
            <v:shape id="Text Box 29" o:spid="_x0000_s1048" type="#_x0000_t202" style="position:absolute;margin-left:313.4pt;margin-top:717.1pt;width:21.25pt;height:15.3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" o:allowincell="f" filled="f" stroked="f">
              <v:path arrowok="t"/>
              <v:textbox inset="0,0,0,0">
                <w:txbxContent>
                  <w:p w14:paraId="0B6415B9" w14:textId="77777777" w:rsidR="004A6BB4" w:rsidRDefault="004A6BB4">
                    <w:pPr>
                      <w:pStyle w:val="BodyText"/>
                      <w:kinsoku w:val="0"/>
                      <w:overflowPunct w:val="0"/>
                      <w:spacing w:before="10"/>
                      <w:ind w:left="20"/>
                      <w:rPr>
                        <w:rFonts w:ascii="Times New Roman" w:hAnsi="Times New Roman" w:cs="Times New Roman"/>
                        <w:spacing w:val="-5"/>
                        <w:sz w:val="24"/>
                        <w:szCs w:val="24"/>
                      </w:rPr>
                    </w:pPr>
                    <w:r>
                      <w:rPr>
                        <w:rFonts w:ascii="Times New Roman" w:hAnsi="Times New Roman" w:cs="Times New Roman"/>
                        <w:sz w:val="18"/>
                        <w:szCs w:val="18"/>
                      </w:rPr>
                      <w:t>-</w:t>
                    </w:r>
                    <w:r>
                      <w:rPr>
                        <w:spacing w:val="-5"/>
                        <w:sz w:val="22"/>
                        <w:szCs w:val="22"/>
                      </w:rPr>
                      <w:fldChar w:fldCharType="begin"/>
                    </w:r>
                    <w:r>
                      <w:rPr>
                        <w:spacing w:val="-5"/>
                        <w:sz w:val="22"/>
                        <w:szCs w:val="22"/>
                      </w:rPr>
                      <w:instrText xml:space="preserve"> PAGE </w:instrText>
                    </w:r>
                    <w:r>
                      <w:rPr>
                        <w:spacing w:val="-5"/>
                        <w:sz w:val="22"/>
                        <w:szCs w:val="22"/>
                      </w:rPr>
                      <w:fldChar w:fldCharType="separate"/>
                    </w:r>
                    <w:r w:rsidR="00E82A76">
                      <w:rPr>
                        <w:noProof/>
                        <w:spacing w:val="-5"/>
                        <w:sz w:val="22"/>
                        <w:szCs w:val="22"/>
                      </w:rPr>
                      <w:t>75</w:t>
                    </w:r>
                    <w:r>
                      <w:rPr>
                        <w:spacing w:val="-5"/>
                        <w:sz w:val="22"/>
                        <w:szCs w:val="22"/>
                      </w:rPr>
                      <w:fldChar w:fldCharType="end"/>
                    </w:r>
                    <w:r>
                      <w:rPr>
                        <w:rFonts w:ascii="Times New Roman" w:hAnsi="Times New Roman" w:cs="Times New Roman"/>
                        <w:spacing w:val="-5"/>
                        <w:sz w:val="24"/>
                        <w:szCs w:val="24"/>
                      </w:rPr>
                      <w:t>-</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0" allowOverlap="1" wp14:anchorId="288EBD19" wp14:editId="06F931F7">
              <wp:simplePos x="0" y="0"/>
              <wp:positionH relativeFrom="page">
                <wp:posOffset>3798570</wp:posOffset>
              </wp:positionH>
              <wp:positionV relativeFrom="page">
                <wp:posOffset>9436100</wp:posOffset>
              </wp:positionV>
              <wp:extent cx="632460" cy="186690"/>
              <wp:effectExtent l="0" t="0" r="0" b="0"/>
              <wp:wrapNone/>
              <wp:docPr id="48817085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46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FA526"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EBD19" id="Text Box 30" o:spid="_x0000_s1049" type="#_x0000_t202" style="position:absolute;margin-left:299.1pt;margin-top:743pt;width:49.8pt;height:14.7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" o:allowincell="f" filled="f" stroked="f">
              <v:path arrowok="t"/>
              <v:textbox inset="0,0,0,0">
                <w:txbxContent>
                  <w:p w14:paraId="78DFA526"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BEB7"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711488" behindDoc="1" locked="0" layoutInCell="0" allowOverlap="1" wp14:anchorId="5BD9A16A" wp14:editId="47125778">
              <wp:simplePos x="0" y="0"/>
              <wp:positionH relativeFrom="page">
                <wp:posOffset>3798570</wp:posOffset>
              </wp:positionH>
              <wp:positionV relativeFrom="page">
                <wp:posOffset>9611360</wp:posOffset>
              </wp:positionV>
              <wp:extent cx="632460" cy="186690"/>
              <wp:effectExtent l="0" t="0" r="0" b="0"/>
              <wp:wrapNone/>
              <wp:docPr id="106823123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46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22374"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D9A16A" id="_x0000_t202" coordsize="21600,21600" o:spt="202" path="m,l,21600r21600,l21600,xe">
              <v:stroke joinstyle="miter"/>
              <v:path gradientshapeok="t" o:connecttype="rect"/>
            </v:shapetype>
            <v:shape id="Text Box 33" o:spid="_x0000_s1051" type="#_x0000_t202" style="position:absolute;margin-left:299.1pt;margin-top:756.8pt;width:49.8pt;height:14.7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" o:allowincell="f" filled="f" stroked="f">
              <v:path arrowok="t"/>
              <v:textbox inset="0,0,0,0">
                <w:txbxContent>
                  <w:p w14:paraId="38222374" w14:textId="77777777" w:rsidR="004A6BB4" w:rsidRDefault="004A6BB4">
                    <w:pPr>
                      <w:pStyle w:val="BodyText"/>
                      <w:kinsoku w:val="0"/>
                      <w:overflowPunct w:val="0"/>
                      <w:spacing w:before="20"/>
                      <w:ind w:left="20"/>
                      <w:rPr>
                        <w:rFonts w:ascii="Arial Narrow" w:hAnsi="Arial Narrow" w:cs="Arial Narrow"/>
                        <w:spacing w:val="-2"/>
                        <w:sz w:val="22"/>
                        <w:szCs w:val="22"/>
                      </w:rPr>
                    </w:pPr>
                    <w:r>
                      <w:rPr>
                        <w:rFonts w:ascii="Arial Narrow" w:hAnsi="Arial Narrow" w:cs="Arial Narrow"/>
                        <w:spacing w:val="-2"/>
                        <w:sz w:val="22"/>
                        <w:szCs w:val="22"/>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3BAD" w14:textId="77777777" w:rsidR="00153E8E" w:rsidRDefault="00153E8E">
      <w:r>
        <w:separator/>
      </w:r>
    </w:p>
  </w:footnote>
  <w:footnote w:type="continuationSeparator" w:id="0">
    <w:p w14:paraId="78CA6E5B" w14:textId="77777777" w:rsidR="00153E8E" w:rsidRDefault="00153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021F"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58240" behindDoc="1" locked="0" layoutInCell="0" allowOverlap="1" wp14:anchorId="41293861" wp14:editId="6564C4D1">
              <wp:simplePos x="0" y="0"/>
              <wp:positionH relativeFrom="page">
                <wp:posOffset>190500</wp:posOffset>
              </wp:positionH>
              <wp:positionV relativeFrom="page">
                <wp:posOffset>127000</wp:posOffset>
              </wp:positionV>
              <wp:extent cx="3429000" cy="127000"/>
              <wp:effectExtent l="0" t="0" r="0" b="0"/>
              <wp:wrapNone/>
              <wp:docPr id="44364379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A5F55" id="Freeform 1" o:spid="_x0000_s1026" style="position:absolute;margin-left:15pt;margin-top:10pt;width:270pt;height:1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6D57"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60288" behindDoc="1" locked="0" layoutInCell="0" allowOverlap="1" wp14:anchorId="65DF6F20" wp14:editId="47B6F95D">
              <wp:simplePos x="0" y="0"/>
              <wp:positionH relativeFrom="page">
                <wp:posOffset>190500</wp:posOffset>
              </wp:positionH>
              <wp:positionV relativeFrom="page">
                <wp:posOffset>127000</wp:posOffset>
              </wp:positionV>
              <wp:extent cx="3429000" cy="127000"/>
              <wp:effectExtent l="0" t="0" r="0" b="0"/>
              <wp:wrapNone/>
              <wp:docPr id="10233436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908FC" id="Freeform 2" o:spid="_x0000_s1026" style="position:absolute;margin-left:15pt;margin-top:10pt;width:270pt;height:10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4DCC"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67456" behindDoc="1" locked="0" layoutInCell="0" allowOverlap="1" wp14:anchorId="01DB6340" wp14:editId="587B34D6">
              <wp:simplePos x="0" y="0"/>
              <wp:positionH relativeFrom="page">
                <wp:posOffset>190500</wp:posOffset>
              </wp:positionH>
              <wp:positionV relativeFrom="page">
                <wp:posOffset>127000</wp:posOffset>
              </wp:positionV>
              <wp:extent cx="3429000" cy="127000"/>
              <wp:effectExtent l="0" t="0" r="0" b="0"/>
              <wp:wrapNone/>
              <wp:docPr id="124471016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69937" id="Freeform 6" o:spid="_x0000_s1026" style="position:absolute;margin-left:15pt;margin-top:10pt;width:270pt;height:10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2F6C"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82816" behindDoc="1" locked="0" layoutInCell="0" allowOverlap="1" wp14:anchorId="1AA142DE" wp14:editId="378EF592">
              <wp:simplePos x="0" y="0"/>
              <wp:positionH relativeFrom="page">
                <wp:posOffset>215900</wp:posOffset>
              </wp:positionH>
              <wp:positionV relativeFrom="page">
                <wp:posOffset>128905</wp:posOffset>
              </wp:positionV>
              <wp:extent cx="3217545" cy="113665"/>
              <wp:effectExtent l="0" t="0" r="0" b="0"/>
              <wp:wrapNone/>
              <wp:docPr id="122853455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754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0C370"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142DE" id="_x0000_t202" coordsize="21600,21600" o:spt="202" path="m,l,21600r21600,l21600,xe">
              <v:stroke joinstyle="miter"/>
              <v:path gradientshapeok="t" o:connecttype="rect"/>
            </v:shapetype>
            <v:shape id="Text Box 14" o:spid="_x0000_s1041" type="#_x0000_t202" style="position:absolute;margin-left:17pt;margin-top:10.15pt;width:253.35pt;height:8.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" o:allowincell="f" filled="f" stroked="f">
              <v:path arrowok="t"/>
              <v:textbox inset="0,0,0,0">
                <w:txbxContent>
                  <w:p w14:paraId="24A0C370"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0" allowOverlap="1" wp14:anchorId="026FC15A" wp14:editId="14594EF9">
              <wp:simplePos x="0" y="0"/>
              <wp:positionH relativeFrom="page">
                <wp:posOffset>190500</wp:posOffset>
              </wp:positionH>
              <wp:positionV relativeFrom="page">
                <wp:posOffset>127000</wp:posOffset>
              </wp:positionV>
              <wp:extent cx="3429000" cy="127000"/>
              <wp:effectExtent l="0" t="0" r="0" b="0"/>
              <wp:wrapNone/>
              <wp:docPr id="211127163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0AF10" id="Freeform 15" o:spid="_x0000_s1026" style="position:absolute;margin-left:15pt;margin-top:10pt;width:270pt;height:10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BBA7"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92032" behindDoc="1" locked="0" layoutInCell="0" allowOverlap="1" wp14:anchorId="0F185CB4" wp14:editId="34A927C7">
              <wp:simplePos x="0" y="0"/>
              <wp:positionH relativeFrom="page">
                <wp:posOffset>215900</wp:posOffset>
              </wp:positionH>
              <wp:positionV relativeFrom="page">
                <wp:posOffset>128905</wp:posOffset>
              </wp:positionV>
              <wp:extent cx="3217545" cy="113665"/>
              <wp:effectExtent l="0" t="0" r="0" b="0"/>
              <wp:wrapNone/>
              <wp:docPr id="93497900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754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4AB45"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185CB4" id="_x0000_t202" coordsize="21600,21600" o:spt="202" path="m,l,21600r21600,l21600,xe">
              <v:stroke joinstyle="miter"/>
              <v:path gradientshapeok="t" o:connecttype="rect"/>
            </v:shapetype>
            <v:shape id="Text Box 20" o:spid="_x0000_s1042" type="#_x0000_t202" style="position:absolute;margin-left:17pt;margin-top:10.15pt;width:253.35pt;height:8.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" o:allowincell="f" filled="f" stroked="f">
              <v:path arrowok="t"/>
              <v:textbox inset="0,0,0,0">
                <w:txbxContent>
                  <w:p w14:paraId="7FF4AB45"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0" allowOverlap="1" wp14:anchorId="5867D495" wp14:editId="2253496C">
              <wp:simplePos x="0" y="0"/>
              <wp:positionH relativeFrom="page">
                <wp:posOffset>190500</wp:posOffset>
              </wp:positionH>
              <wp:positionV relativeFrom="page">
                <wp:posOffset>127000</wp:posOffset>
              </wp:positionV>
              <wp:extent cx="3429000" cy="127000"/>
              <wp:effectExtent l="0" t="0" r="0" b="0"/>
              <wp:wrapNone/>
              <wp:docPr id="1484467878"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FFE3F" id="Freeform 21" o:spid="_x0000_s1026" style="position:absolute;margin-left:15pt;margin-top:10pt;width:270pt;height:10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3326"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98176" behindDoc="1" locked="0" layoutInCell="0" allowOverlap="1" wp14:anchorId="0D37F919" wp14:editId="375BFA37">
              <wp:simplePos x="0" y="0"/>
              <wp:positionH relativeFrom="page">
                <wp:posOffset>215900</wp:posOffset>
              </wp:positionH>
              <wp:positionV relativeFrom="page">
                <wp:posOffset>128905</wp:posOffset>
              </wp:positionV>
              <wp:extent cx="3217545" cy="113665"/>
              <wp:effectExtent l="0" t="0" r="0" b="0"/>
              <wp:wrapNone/>
              <wp:docPr id="30709635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754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9E5E6"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7F919" id="_x0000_t202" coordsize="21600,21600" o:spt="202" path="m,l,21600r21600,l21600,xe">
              <v:stroke joinstyle="miter"/>
              <v:path gradientshapeok="t" o:connecttype="rect"/>
            </v:shapetype>
            <v:shape id="Text Box 24" o:spid="_x0000_s1045" type="#_x0000_t202" style="position:absolute;margin-left:17pt;margin-top:10.15pt;width:253.35pt;height:8.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" o:allowincell="f" filled="f" stroked="f">
              <v:path arrowok="t"/>
              <v:textbox inset="0,0,0,0">
                <w:txbxContent>
                  <w:p w14:paraId="47C9E5E6"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0" allowOverlap="1" wp14:anchorId="5E9AEA6B" wp14:editId="781FEDEC">
              <wp:simplePos x="0" y="0"/>
              <wp:positionH relativeFrom="page">
                <wp:posOffset>190500</wp:posOffset>
              </wp:positionH>
              <wp:positionV relativeFrom="page">
                <wp:posOffset>127000</wp:posOffset>
              </wp:positionV>
              <wp:extent cx="3429000" cy="127000"/>
              <wp:effectExtent l="0" t="0" r="0" b="0"/>
              <wp:wrapNone/>
              <wp:docPr id="85749654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DC2FB" id="Freeform 25" o:spid="_x0000_s1026" style="position:absolute;margin-left:15pt;margin-top:10pt;width:270pt;height:10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r>
      <w:rPr>
        <w:noProof/>
      </w:rPr>
      <mc:AlternateContent>
        <mc:Choice Requires="wps">
          <w:drawing>
            <wp:anchor distT="0" distB="0" distL="114300" distR="114300" simplePos="0" relativeHeight="251700224" behindDoc="1" locked="0" layoutInCell="0" allowOverlap="1" wp14:anchorId="7BF77BE1" wp14:editId="60585E66">
              <wp:simplePos x="0" y="0"/>
              <wp:positionH relativeFrom="page">
                <wp:posOffset>203200</wp:posOffset>
              </wp:positionH>
              <wp:positionV relativeFrom="page">
                <wp:posOffset>116205</wp:posOffset>
              </wp:positionV>
              <wp:extent cx="3119755" cy="139065"/>
              <wp:effectExtent l="0" t="0" r="0" b="0"/>
              <wp:wrapNone/>
              <wp:docPr id="62500486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1975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6D42F" w14:textId="0264467D" w:rsidR="004A6BB4" w:rsidRDefault="004A6BB4">
                          <w:pPr>
                            <w:pStyle w:val="BodyText"/>
                            <w:kinsoku w:val="0"/>
                            <w:overflowPunct w:val="0"/>
                            <w:spacing w:before="14"/>
                            <w:ind w:left="20"/>
                            <w:rPr>
                              <w:spacing w:val="-2"/>
                              <w:sz w:val="16"/>
                              <w:szCs w:val="16"/>
                            </w:rPr>
                          </w:pPr>
                          <w:proofErr w:type="spellStart"/>
                          <w:r>
                            <w:rPr>
                              <w:spacing w:val="-2"/>
                              <w:sz w:val="16"/>
                              <w:szCs w:val="16"/>
                            </w:rPr>
                            <w:t>Docuign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F4A2191D-7F71-48A8-9847-1C737269A4E2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77BE1" id="Text Box 26" o:spid="_x0000_s1046" type="#_x0000_t202" style="position:absolute;margin-left:16pt;margin-top:9.15pt;width:245.65pt;height:10.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" o:allowincell="f" filled="f" stroked="f">
              <v:path arrowok="t"/>
              <v:textbox inset="0,0,0,0">
                <w:txbxContent>
                  <w:p w14:paraId="4766D42F" w14:textId="0264467D" w:rsidR="004A6BB4" w:rsidRDefault="004A6BB4">
                    <w:pPr>
                      <w:pStyle w:val="BodyText"/>
                      <w:kinsoku w:val="0"/>
                      <w:overflowPunct w:val="0"/>
                      <w:spacing w:before="14"/>
                      <w:ind w:left="20"/>
                      <w:rPr>
                        <w:spacing w:val="-2"/>
                        <w:sz w:val="16"/>
                        <w:szCs w:val="16"/>
                      </w:rPr>
                    </w:pPr>
                    <w:proofErr w:type="spellStart"/>
                    <w:r>
                      <w:rPr>
                        <w:spacing w:val="-2"/>
                        <w:sz w:val="16"/>
                        <w:szCs w:val="16"/>
                      </w:rPr>
                      <w:t>Docuign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F4A2191D-7F71-48A8-9847-1C737269A4E2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2E47" w14:textId="32D05080" w:rsidR="004A6BB4" w:rsidRDefault="00D00284">
    <w:pPr>
      <w:pStyle w:val="BodyText"/>
      <w:kinsoku w:val="0"/>
      <w:overflowPunct w:val="0"/>
      <w:spacing w:line="14" w:lineRule="auto"/>
      <w:rPr>
        <w:rFonts w:ascii="Times New Roman" w:hAnsi="Times New Roman" w:cs="Times New Roman"/>
      </w:rPr>
    </w:pPr>
    <w:del w:id="766" w:author="Matthew Levine" w:date="2025-06-06T13:52:00Z" w16du:dateUtc="2025-06-06T17:52:00Z">
      <w:r w:rsidDel="00060E77">
        <w:rPr>
          <w:noProof/>
        </w:rPr>
        <mc:AlternateContent>
          <mc:Choice Requires="wps">
            <w:drawing>
              <wp:anchor distT="0" distB="0" distL="114300" distR="114300" simplePos="0" relativeHeight="251702272" behindDoc="1" locked="0" layoutInCell="0" allowOverlap="1" wp14:anchorId="392A4C0B" wp14:editId="7CAD11AB">
                <wp:simplePos x="0" y="0"/>
                <wp:positionH relativeFrom="page">
                  <wp:posOffset>215900</wp:posOffset>
                </wp:positionH>
                <wp:positionV relativeFrom="page">
                  <wp:posOffset>128905</wp:posOffset>
                </wp:positionV>
                <wp:extent cx="3217545" cy="113665"/>
                <wp:effectExtent l="0" t="0" r="0" b="0"/>
                <wp:wrapNone/>
                <wp:docPr id="8698911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754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C9674"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A4C0B" id="_x0000_t202" coordsize="21600,21600" o:spt="202" path="m,l,21600r21600,l21600,xe">
                <v:stroke joinstyle="miter"/>
                <v:path gradientshapeok="t" o:connecttype="rect"/>
              </v:shapetype>
              <v:shape id="Text Box 27" o:spid="_x0000_s1047" type="#_x0000_t202" style="position:absolute;margin-left:17pt;margin-top:10.15pt;width:253.35pt;height:8.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" o:allowincell="f" filled="f" stroked="f">
                <v:path arrowok="t"/>
                <v:textbox inset="0,0,0,0">
                  <w:txbxContent>
                    <w:p w14:paraId="0A7C9674"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v:textbox>
                <w10:wrap anchorx="page" anchory="page"/>
              </v:shape>
            </w:pict>
          </mc:Fallback>
        </mc:AlternateContent>
      </w:r>
      <w:r w:rsidDel="00060E77">
        <w:rPr>
          <w:noProof/>
        </w:rPr>
        <mc:AlternateContent>
          <mc:Choice Requires="wps">
            <w:drawing>
              <wp:anchor distT="0" distB="0" distL="114300" distR="114300" simplePos="0" relativeHeight="251703296" behindDoc="1" locked="0" layoutInCell="0" allowOverlap="1" wp14:anchorId="63413915" wp14:editId="39B3ABFE">
                <wp:simplePos x="0" y="0"/>
                <wp:positionH relativeFrom="page">
                  <wp:posOffset>190500</wp:posOffset>
                </wp:positionH>
                <wp:positionV relativeFrom="page">
                  <wp:posOffset>127000</wp:posOffset>
                </wp:positionV>
                <wp:extent cx="3429000" cy="127000"/>
                <wp:effectExtent l="0" t="0" r="0" b="0"/>
                <wp:wrapNone/>
                <wp:docPr id="989043020"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09321" id="Freeform 28" o:spid="_x0000_s1026" style="position:absolute;margin-left:15pt;margin-top:10pt;width:270pt;height:10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del>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0C3B" w14:textId="77777777" w:rsidR="004A6BB4" w:rsidRDefault="00D00284">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708416" behindDoc="1" locked="0" layoutInCell="0" allowOverlap="1" wp14:anchorId="20FE87F4" wp14:editId="5FB27075">
              <wp:simplePos x="0" y="0"/>
              <wp:positionH relativeFrom="page">
                <wp:posOffset>215900</wp:posOffset>
              </wp:positionH>
              <wp:positionV relativeFrom="page">
                <wp:posOffset>128905</wp:posOffset>
              </wp:positionV>
              <wp:extent cx="3217545" cy="113665"/>
              <wp:effectExtent l="0" t="0" r="0" b="0"/>
              <wp:wrapNone/>
              <wp:docPr id="52373961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754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F06BF"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FE87F4" id="_x0000_t202" coordsize="21600,21600" o:spt="202" path="m,l,21600r21600,l21600,xe">
              <v:stroke joinstyle="miter"/>
              <v:path gradientshapeok="t" o:connecttype="rect"/>
            </v:shapetype>
            <v:shape id="Text Box 31" o:spid="_x0000_s1050" type="#_x0000_t202" style="position:absolute;margin-left:17pt;margin-top:10.15pt;width:253.35pt;height:8.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" o:allowincell="f" filled="f" stroked="f">
              <v:path arrowok="t"/>
              <v:textbox inset="0,0,0,0">
                <w:txbxContent>
                  <w:p w14:paraId="552F06BF" w14:textId="77777777" w:rsidR="004A6BB4" w:rsidRDefault="004A6BB4">
                    <w:pPr>
                      <w:pStyle w:val="BodyText"/>
                      <w:kinsoku w:val="0"/>
                      <w:overflowPunct w:val="0"/>
                      <w:spacing w:line="179" w:lineRule="exact"/>
                      <w:rPr>
                        <w:spacing w:val="-2"/>
                        <w:sz w:val="16"/>
                        <w:szCs w:val="16"/>
                      </w:rPr>
                    </w:pPr>
                    <w:proofErr w:type="spellStart"/>
                    <w:r>
                      <w:rPr>
                        <w:spacing w:val="-2"/>
                        <w:sz w:val="16"/>
                        <w:szCs w:val="16"/>
                      </w:rPr>
                      <w:t>Docusign</w:t>
                    </w:r>
                    <w:proofErr w:type="spellEnd"/>
                    <w:r>
                      <w:rPr>
                        <w:spacing w:val="14"/>
                        <w:sz w:val="16"/>
                        <w:szCs w:val="16"/>
                      </w:rPr>
                      <w:t xml:space="preserve"> </w:t>
                    </w:r>
                    <w:r>
                      <w:rPr>
                        <w:spacing w:val="-2"/>
                        <w:sz w:val="16"/>
                        <w:szCs w:val="16"/>
                      </w:rPr>
                      <w:t>Envelope</w:t>
                    </w:r>
                    <w:r>
                      <w:rPr>
                        <w:spacing w:val="14"/>
                        <w:sz w:val="16"/>
                        <w:szCs w:val="16"/>
                      </w:rPr>
                      <w:t xml:space="preserve"> </w:t>
                    </w:r>
                    <w:r>
                      <w:rPr>
                        <w:spacing w:val="-2"/>
                        <w:sz w:val="16"/>
                        <w:szCs w:val="16"/>
                      </w:rPr>
                      <w:t>ID:</w:t>
                    </w:r>
                    <w:r>
                      <w:rPr>
                        <w:spacing w:val="15"/>
                        <w:sz w:val="16"/>
                        <w:szCs w:val="16"/>
                      </w:rPr>
                      <w:t xml:space="preserve"> </w:t>
                    </w:r>
                    <w:r>
                      <w:rPr>
                        <w:spacing w:val="-2"/>
                        <w:sz w:val="16"/>
                        <w:szCs w:val="16"/>
                      </w:rPr>
                      <w:t>CF553C0D-C19A-4D6C-9DCF-423913AFEBD0</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0" allowOverlap="1" wp14:anchorId="5B912A05" wp14:editId="6B05E2C5">
              <wp:simplePos x="0" y="0"/>
              <wp:positionH relativeFrom="page">
                <wp:posOffset>190500</wp:posOffset>
              </wp:positionH>
              <wp:positionV relativeFrom="page">
                <wp:posOffset>127000</wp:posOffset>
              </wp:positionV>
              <wp:extent cx="3429000" cy="127000"/>
              <wp:effectExtent l="0" t="0" r="0" b="0"/>
              <wp:wrapNone/>
              <wp:docPr id="1758364744"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0" cy="127000"/>
                      </a:xfrm>
                      <a:custGeom>
                        <a:avLst/>
                        <a:gdLst>
                          <a:gd name="T0" fmla="*/ 2147483646 w 5400"/>
                          <a:gd name="T1" fmla="*/ 0 h 200"/>
                          <a:gd name="T2" fmla="*/ 0 w 5400"/>
                          <a:gd name="T3" fmla="*/ 0 h 200"/>
                          <a:gd name="T4" fmla="*/ 0 w 5400"/>
                          <a:gd name="T5" fmla="*/ 2147483646 h 200"/>
                          <a:gd name="T6" fmla="*/ 2147483646 w 5400"/>
                          <a:gd name="T7" fmla="*/ 2147483646 h 200"/>
                          <a:gd name="T8" fmla="*/ 2147483646 w 5400"/>
                          <a:gd name="T9" fmla="*/ 0 h 2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00">
                            <a:moveTo>
                              <a:pt x="5400" y="0"/>
                            </a:moveTo>
                            <a:lnTo>
                              <a:pt x="0" y="0"/>
                            </a:lnTo>
                            <a:lnTo>
                              <a:pt x="0" y="200"/>
                            </a:lnTo>
                            <a:lnTo>
                              <a:pt x="5400" y="200"/>
                            </a:lnTo>
                            <a:lnTo>
                              <a:pt x="54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5FD90" id="Freeform 32" o:spid="_x0000_s1026" style="position:absolute;margin-left:15pt;margin-top:10pt;width:270pt;height:10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400,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" o:allowincell="f" path="m5400,l,,,200r5400,l5400,xe" stroked="f">
              <v:path arrowok="t" o:connecttype="custom" o:connectlocs="2147483646,0;0,0;0,2147483646;2147483646,2147483646;2147483646,0" o:connectangles="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ï"/>
      <w:lvlJc w:val="left"/>
      <w:pPr>
        <w:ind w:left="1440" w:hanging="449"/>
      </w:pPr>
      <w:rPr>
        <w:rFonts w:ascii="Times New Roman" w:hAnsi="Times New Roman"/>
        <w:b w:val="0"/>
        <w:i w:val="0"/>
        <w:spacing w:val="0"/>
        <w:w w:val="131"/>
        <w:sz w:val="18"/>
      </w:rPr>
    </w:lvl>
    <w:lvl w:ilvl="1">
      <w:numFmt w:val="bullet"/>
      <w:lvlText w:val="ï"/>
      <w:lvlJc w:val="left"/>
      <w:pPr>
        <w:ind w:left="2376" w:hanging="449"/>
      </w:pPr>
    </w:lvl>
    <w:lvl w:ilvl="2">
      <w:numFmt w:val="bullet"/>
      <w:lvlText w:val="ï"/>
      <w:lvlJc w:val="left"/>
      <w:pPr>
        <w:ind w:left="3312" w:hanging="449"/>
      </w:pPr>
    </w:lvl>
    <w:lvl w:ilvl="3">
      <w:numFmt w:val="bullet"/>
      <w:lvlText w:val="ï"/>
      <w:lvlJc w:val="left"/>
      <w:pPr>
        <w:ind w:left="4248" w:hanging="449"/>
      </w:pPr>
    </w:lvl>
    <w:lvl w:ilvl="4">
      <w:numFmt w:val="bullet"/>
      <w:lvlText w:val="ï"/>
      <w:lvlJc w:val="left"/>
      <w:pPr>
        <w:ind w:left="5184" w:hanging="449"/>
      </w:pPr>
    </w:lvl>
    <w:lvl w:ilvl="5">
      <w:numFmt w:val="bullet"/>
      <w:lvlText w:val="ï"/>
      <w:lvlJc w:val="left"/>
      <w:pPr>
        <w:ind w:left="6120" w:hanging="449"/>
      </w:pPr>
    </w:lvl>
    <w:lvl w:ilvl="6">
      <w:numFmt w:val="bullet"/>
      <w:lvlText w:val="ï"/>
      <w:lvlJc w:val="left"/>
      <w:pPr>
        <w:ind w:left="7056" w:hanging="449"/>
      </w:pPr>
    </w:lvl>
    <w:lvl w:ilvl="7">
      <w:numFmt w:val="bullet"/>
      <w:lvlText w:val="ï"/>
      <w:lvlJc w:val="left"/>
      <w:pPr>
        <w:ind w:left="7992" w:hanging="449"/>
      </w:pPr>
    </w:lvl>
    <w:lvl w:ilvl="8">
      <w:numFmt w:val="bullet"/>
      <w:lvlText w:val="ï"/>
      <w:lvlJc w:val="left"/>
      <w:pPr>
        <w:ind w:left="8928" w:hanging="449"/>
      </w:pPr>
    </w:lvl>
  </w:abstractNum>
  <w:abstractNum w:abstractNumId="1" w15:restartNumberingAfterBreak="0">
    <w:nsid w:val="00000403"/>
    <w:multiLevelType w:val="multilevel"/>
    <w:tmpl w:val="FFFFFFFF"/>
    <w:lvl w:ilvl="0">
      <w:start w:val="1"/>
      <w:numFmt w:val="lowerLetter"/>
      <w:lvlText w:val="(%1)"/>
      <w:lvlJc w:val="left"/>
      <w:pPr>
        <w:ind w:left="1440" w:hanging="361"/>
      </w:pPr>
      <w:rPr>
        <w:rFonts w:ascii="Arial" w:hAnsi="Arial" w:cs="Arial"/>
        <w:b w:val="0"/>
        <w:bCs w:val="0"/>
        <w:i w:val="0"/>
        <w:iCs w:val="0"/>
        <w:spacing w:val="-1"/>
        <w:w w:val="100"/>
        <w:sz w:val="18"/>
        <w:szCs w:val="18"/>
      </w:rPr>
    </w:lvl>
    <w:lvl w:ilvl="1">
      <w:numFmt w:val="bullet"/>
      <w:lvlText w:val="ï"/>
      <w:lvlJc w:val="left"/>
      <w:pPr>
        <w:ind w:left="2376" w:hanging="361"/>
      </w:pPr>
    </w:lvl>
    <w:lvl w:ilvl="2">
      <w:numFmt w:val="bullet"/>
      <w:lvlText w:val="ï"/>
      <w:lvlJc w:val="left"/>
      <w:pPr>
        <w:ind w:left="3312" w:hanging="361"/>
      </w:pPr>
    </w:lvl>
    <w:lvl w:ilvl="3">
      <w:numFmt w:val="bullet"/>
      <w:lvlText w:val="ï"/>
      <w:lvlJc w:val="left"/>
      <w:pPr>
        <w:ind w:left="4248" w:hanging="361"/>
      </w:pPr>
    </w:lvl>
    <w:lvl w:ilvl="4">
      <w:numFmt w:val="bullet"/>
      <w:lvlText w:val="ï"/>
      <w:lvlJc w:val="left"/>
      <w:pPr>
        <w:ind w:left="5184" w:hanging="361"/>
      </w:pPr>
    </w:lvl>
    <w:lvl w:ilvl="5">
      <w:numFmt w:val="bullet"/>
      <w:lvlText w:val="ï"/>
      <w:lvlJc w:val="left"/>
      <w:pPr>
        <w:ind w:left="6120" w:hanging="361"/>
      </w:pPr>
    </w:lvl>
    <w:lvl w:ilvl="6">
      <w:numFmt w:val="bullet"/>
      <w:lvlText w:val="ï"/>
      <w:lvlJc w:val="left"/>
      <w:pPr>
        <w:ind w:left="7056" w:hanging="361"/>
      </w:pPr>
    </w:lvl>
    <w:lvl w:ilvl="7">
      <w:numFmt w:val="bullet"/>
      <w:lvlText w:val="ï"/>
      <w:lvlJc w:val="left"/>
      <w:pPr>
        <w:ind w:left="7992" w:hanging="361"/>
      </w:pPr>
    </w:lvl>
    <w:lvl w:ilvl="8">
      <w:numFmt w:val="bullet"/>
      <w:lvlText w:val="ï"/>
      <w:lvlJc w:val="left"/>
      <w:pPr>
        <w:ind w:left="8928" w:hanging="361"/>
      </w:pPr>
    </w:lvl>
  </w:abstractNum>
  <w:abstractNum w:abstractNumId="2" w15:restartNumberingAfterBreak="0">
    <w:nsid w:val="00000404"/>
    <w:multiLevelType w:val="multilevel"/>
    <w:tmpl w:val="FFFFFFFF"/>
    <w:lvl w:ilvl="0">
      <w:start w:val="1"/>
      <w:numFmt w:val="lowerLetter"/>
      <w:lvlText w:val="%1."/>
      <w:lvlJc w:val="left"/>
      <w:pPr>
        <w:ind w:left="1440" w:hanging="360"/>
      </w:pPr>
      <w:rPr>
        <w:rFonts w:ascii="Arial" w:hAnsi="Arial" w:cs="Arial"/>
        <w:b w:val="0"/>
        <w:bCs w:val="0"/>
        <w:i w:val="0"/>
        <w:iCs w:val="0"/>
        <w:spacing w:val="-1"/>
        <w:w w:val="99"/>
        <w:sz w:val="20"/>
        <w:szCs w:val="20"/>
      </w:rPr>
    </w:lvl>
    <w:lvl w:ilvl="1">
      <w:numFmt w:val="bullet"/>
      <w:lvlText w:val="ï"/>
      <w:lvlJc w:val="left"/>
      <w:pPr>
        <w:ind w:left="2376" w:hanging="360"/>
      </w:pPr>
    </w:lvl>
    <w:lvl w:ilvl="2">
      <w:numFmt w:val="bullet"/>
      <w:lvlText w:val="ï"/>
      <w:lvlJc w:val="left"/>
      <w:pPr>
        <w:ind w:left="3312" w:hanging="360"/>
      </w:pPr>
    </w:lvl>
    <w:lvl w:ilvl="3">
      <w:numFmt w:val="bullet"/>
      <w:lvlText w:val="ï"/>
      <w:lvlJc w:val="left"/>
      <w:pPr>
        <w:ind w:left="4248" w:hanging="360"/>
      </w:pPr>
    </w:lvl>
    <w:lvl w:ilvl="4">
      <w:numFmt w:val="bullet"/>
      <w:lvlText w:val="ï"/>
      <w:lvlJc w:val="left"/>
      <w:pPr>
        <w:ind w:left="5184" w:hanging="360"/>
      </w:pPr>
    </w:lvl>
    <w:lvl w:ilvl="5">
      <w:numFmt w:val="bullet"/>
      <w:lvlText w:val="ï"/>
      <w:lvlJc w:val="left"/>
      <w:pPr>
        <w:ind w:left="6120" w:hanging="360"/>
      </w:pPr>
    </w:lvl>
    <w:lvl w:ilvl="6">
      <w:numFmt w:val="bullet"/>
      <w:lvlText w:val="ï"/>
      <w:lvlJc w:val="left"/>
      <w:pPr>
        <w:ind w:left="7056" w:hanging="360"/>
      </w:pPr>
    </w:lvl>
    <w:lvl w:ilvl="7">
      <w:numFmt w:val="bullet"/>
      <w:lvlText w:val="ï"/>
      <w:lvlJc w:val="left"/>
      <w:pPr>
        <w:ind w:left="7992" w:hanging="360"/>
      </w:pPr>
    </w:lvl>
    <w:lvl w:ilvl="8">
      <w:numFmt w:val="bullet"/>
      <w:lvlText w:val="ï"/>
      <w:lvlJc w:val="left"/>
      <w:pPr>
        <w:ind w:left="8928" w:hanging="360"/>
      </w:pPr>
    </w:lvl>
  </w:abstractNum>
  <w:abstractNum w:abstractNumId="3" w15:restartNumberingAfterBreak="0">
    <w:nsid w:val="00000405"/>
    <w:multiLevelType w:val="multilevel"/>
    <w:tmpl w:val="FFFFFFFF"/>
    <w:lvl w:ilvl="0">
      <w:start w:val="1"/>
      <w:numFmt w:val="lowerLetter"/>
      <w:lvlText w:val="%1."/>
      <w:lvlJc w:val="left"/>
      <w:pPr>
        <w:ind w:left="1440" w:hanging="360"/>
      </w:pPr>
      <w:rPr>
        <w:rFonts w:ascii="Arial" w:hAnsi="Arial" w:cs="Arial"/>
        <w:b w:val="0"/>
        <w:bCs w:val="0"/>
        <w:i w:val="0"/>
        <w:iCs w:val="0"/>
        <w:spacing w:val="-1"/>
        <w:w w:val="99"/>
        <w:sz w:val="20"/>
        <w:szCs w:val="20"/>
      </w:rPr>
    </w:lvl>
    <w:lvl w:ilvl="1">
      <w:numFmt w:val="bullet"/>
      <w:lvlText w:val="ï"/>
      <w:lvlJc w:val="left"/>
      <w:pPr>
        <w:ind w:left="2376" w:hanging="360"/>
      </w:pPr>
    </w:lvl>
    <w:lvl w:ilvl="2">
      <w:numFmt w:val="bullet"/>
      <w:lvlText w:val="ï"/>
      <w:lvlJc w:val="left"/>
      <w:pPr>
        <w:ind w:left="3312" w:hanging="360"/>
      </w:pPr>
    </w:lvl>
    <w:lvl w:ilvl="3">
      <w:numFmt w:val="bullet"/>
      <w:lvlText w:val="ï"/>
      <w:lvlJc w:val="left"/>
      <w:pPr>
        <w:ind w:left="4248" w:hanging="360"/>
      </w:pPr>
    </w:lvl>
    <w:lvl w:ilvl="4">
      <w:numFmt w:val="bullet"/>
      <w:lvlText w:val="ï"/>
      <w:lvlJc w:val="left"/>
      <w:pPr>
        <w:ind w:left="5184" w:hanging="360"/>
      </w:pPr>
    </w:lvl>
    <w:lvl w:ilvl="5">
      <w:numFmt w:val="bullet"/>
      <w:lvlText w:val="ï"/>
      <w:lvlJc w:val="left"/>
      <w:pPr>
        <w:ind w:left="6120" w:hanging="360"/>
      </w:pPr>
    </w:lvl>
    <w:lvl w:ilvl="6">
      <w:numFmt w:val="bullet"/>
      <w:lvlText w:val="ï"/>
      <w:lvlJc w:val="left"/>
      <w:pPr>
        <w:ind w:left="7056" w:hanging="360"/>
      </w:pPr>
    </w:lvl>
    <w:lvl w:ilvl="7">
      <w:numFmt w:val="bullet"/>
      <w:lvlText w:val="ï"/>
      <w:lvlJc w:val="left"/>
      <w:pPr>
        <w:ind w:left="7992" w:hanging="360"/>
      </w:pPr>
    </w:lvl>
    <w:lvl w:ilvl="8">
      <w:numFmt w:val="bullet"/>
      <w:lvlText w:val="ï"/>
      <w:lvlJc w:val="left"/>
      <w:pPr>
        <w:ind w:left="8928" w:hanging="360"/>
      </w:pPr>
    </w:lvl>
  </w:abstractNum>
  <w:abstractNum w:abstractNumId="4" w15:restartNumberingAfterBreak="0">
    <w:nsid w:val="00000406"/>
    <w:multiLevelType w:val="multilevel"/>
    <w:tmpl w:val="FFFFFFFF"/>
    <w:lvl w:ilvl="0">
      <w:start w:val="1"/>
      <w:numFmt w:val="lowerLetter"/>
      <w:lvlText w:val="%1."/>
      <w:lvlJc w:val="left"/>
      <w:pPr>
        <w:ind w:left="1800" w:hanging="360"/>
      </w:pPr>
      <w:rPr>
        <w:rFonts w:ascii="Arial" w:hAnsi="Arial" w:cs="Arial"/>
        <w:b w:val="0"/>
        <w:bCs w:val="0"/>
        <w:i w:val="0"/>
        <w:iCs w:val="0"/>
        <w:spacing w:val="-1"/>
        <w:w w:val="99"/>
        <w:sz w:val="20"/>
        <w:szCs w:val="20"/>
      </w:rPr>
    </w:lvl>
    <w:lvl w:ilvl="1">
      <w:numFmt w:val="bullet"/>
      <w:lvlText w:val="ï"/>
      <w:lvlJc w:val="left"/>
      <w:pPr>
        <w:ind w:left="2700" w:hanging="360"/>
      </w:pPr>
    </w:lvl>
    <w:lvl w:ilvl="2">
      <w:numFmt w:val="bullet"/>
      <w:lvlText w:val="ï"/>
      <w:lvlJc w:val="left"/>
      <w:pPr>
        <w:ind w:left="3600" w:hanging="360"/>
      </w:pPr>
    </w:lvl>
    <w:lvl w:ilvl="3">
      <w:numFmt w:val="bullet"/>
      <w:lvlText w:val="ï"/>
      <w:lvlJc w:val="left"/>
      <w:pPr>
        <w:ind w:left="4500" w:hanging="360"/>
      </w:pPr>
    </w:lvl>
    <w:lvl w:ilvl="4">
      <w:numFmt w:val="bullet"/>
      <w:lvlText w:val="ï"/>
      <w:lvlJc w:val="left"/>
      <w:pPr>
        <w:ind w:left="5400" w:hanging="360"/>
      </w:pPr>
    </w:lvl>
    <w:lvl w:ilvl="5">
      <w:numFmt w:val="bullet"/>
      <w:lvlText w:val="ï"/>
      <w:lvlJc w:val="left"/>
      <w:pPr>
        <w:ind w:left="6300" w:hanging="360"/>
      </w:pPr>
    </w:lvl>
    <w:lvl w:ilvl="6">
      <w:numFmt w:val="bullet"/>
      <w:lvlText w:val="ï"/>
      <w:lvlJc w:val="left"/>
      <w:pPr>
        <w:ind w:left="7200" w:hanging="360"/>
      </w:pPr>
    </w:lvl>
    <w:lvl w:ilvl="7">
      <w:numFmt w:val="bullet"/>
      <w:lvlText w:val="ï"/>
      <w:lvlJc w:val="left"/>
      <w:pPr>
        <w:ind w:left="8100" w:hanging="360"/>
      </w:pPr>
    </w:lvl>
    <w:lvl w:ilvl="8">
      <w:numFmt w:val="bullet"/>
      <w:lvlText w:val="ï"/>
      <w:lvlJc w:val="left"/>
      <w:pPr>
        <w:ind w:left="9000" w:hanging="360"/>
      </w:pPr>
    </w:lvl>
  </w:abstractNum>
  <w:abstractNum w:abstractNumId="5" w15:restartNumberingAfterBreak="0">
    <w:nsid w:val="00000407"/>
    <w:multiLevelType w:val="multilevel"/>
    <w:tmpl w:val="FFFFFFFF"/>
    <w:lvl w:ilvl="0">
      <w:start w:val="1"/>
      <w:numFmt w:val="decimal"/>
      <w:lvlText w:val="%1."/>
      <w:lvlJc w:val="left"/>
      <w:pPr>
        <w:ind w:left="1440" w:hanging="720"/>
      </w:pPr>
      <w:rPr>
        <w:rFonts w:ascii="Arial" w:hAnsi="Arial" w:cs="Arial"/>
        <w:b/>
        <w:bCs/>
        <w:i w:val="0"/>
        <w:iCs w:val="0"/>
        <w:spacing w:val="-1"/>
        <w:w w:val="99"/>
        <w:sz w:val="20"/>
        <w:szCs w:val="20"/>
      </w:rPr>
    </w:lvl>
    <w:lvl w:ilvl="1">
      <w:numFmt w:val="bullet"/>
      <w:lvlText w:val="ï"/>
      <w:lvlJc w:val="left"/>
      <w:pPr>
        <w:ind w:left="2160" w:hanging="720"/>
      </w:pPr>
      <w:rPr>
        <w:rFonts w:ascii="Times New Roman" w:hAnsi="Times New Roman"/>
        <w:b w:val="0"/>
        <w:i w:val="0"/>
        <w:spacing w:val="0"/>
        <w:w w:val="130"/>
        <w:sz w:val="20"/>
      </w:rPr>
    </w:lvl>
    <w:lvl w:ilvl="2">
      <w:numFmt w:val="bullet"/>
      <w:lvlText w:val="ï"/>
      <w:lvlJc w:val="left"/>
      <w:pPr>
        <w:ind w:left="3120" w:hanging="720"/>
      </w:pPr>
    </w:lvl>
    <w:lvl w:ilvl="3">
      <w:numFmt w:val="bullet"/>
      <w:lvlText w:val="ï"/>
      <w:lvlJc w:val="left"/>
      <w:pPr>
        <w:ind w:left="4080" w:hanging="720"/>
      </w:pPr>
    </w:lvl>
    <w:lvl w:ilvl="4">
      <w:numFmt w:val="bullet"/>
      <w:lvlText w:val="ï"/>
      <w:lvlJc w:val="left"/>
      <w:pPr>
        <w:ind w:left="5040" w:hanging="720"/>
      </w:pPr>
    </w:lvl>
    <w:lvl w:ilvl="5">
      <w:numFmt w:val="bullet"/>
      <w:lvlText w:val="ï"/>
      <w:lvlJc w:val="left"/>
      <w:pPr>
        <w:ind w:left="6000" w:hanging="720"/>
      </w:pPr>
    </w:lvl>
    <w:lvl w:ilvl="6">
      <w:numFmt w:val="bullet"/>
      <w:lvlText w:val="ï"/>
      <w:lvlJc w:val="left"/>
      <w:pPr>
        <w:ind w:left="6960" w:hanging="720"/>
      </w:pPr>
    </w:lvl>
    <w:lvl w:ilvl="7">
      <w:numFmt w:val="bullet"/>
      <w:lvlText w:val="ï"/>
      <w:lvlJc w:val="left"/>
      <w:pPr>
        <w:ind w:left="7920" w:hanging="720"/>
      </w:pPr>
    </w:lvl>
    <w:lvl w:ilvl="8">
      <w:numFmt w:val="bullet"/>
      <w:lvlText w:val="ï"/>
      <w:lvlJc w:val="left"/>
      <w:pPr>
        <w:ind w:left="8880" w:hanging="720"/>
      </w:pPr>
    </w:lvl>
  </w:abstractNum>
  <w:abstractNum w:abstractNumId="6" w15:restartNumberingAfterBreak="0">
    <w:nsid w:val="00000408"/>
    <w:multiLevelType w:val="multilevel"/>
    <w:tmpl w:val="FFFFFFFF"/>
    <w:lvl w:ilvl="0">
      <w:start w:val="1"/>
      <w:numFmt w:val="lowerLetter"/>
      <w:lvlText w:val="(%1)"/>
      <w:lvlJc w:val="left"/>
      <w:pPr>
        <w:ind w:left="2160" w:hanging="720"/>
      </w:pPr>
      <w:rPr>
        <w:rFonts w:ascii="Arial" w:hAnsi="Arial" w:cs="Arial"/>
        <w:b/>
        <w:bCs/>
        <w:i w:val="0"/>
        <w:iCs w:val="0"/>
        <w:spacing w:val="-1"/>
        <w:w w:val="99"/>
        <w:sz w:val="20"/>
        <w:szCs w:val="20"/>
      </w:rPr>
    </w:lvl>
    <w:lvl w:ilvl="1">
      <w:start w:val="1"/>
      <w:numFmt w:val="lowerRoman"/>
      <w:lvlText w:val="(%2)"/>
      <w:lvlJc w:val="left"/>
      <w:pPr>
        <w:ind w:left="2880" w:hanging="720"/>
      </w:pPr>
      <w:rPr>
        <w:rFonts w:ascii="Arial" w:hAnsi="Arial" w:cs="Arial"/>
        <w:b/>
        <w:bCs/>
        <w:i w:val="0"/>
        <w:iCs w:val="0"/>
        <w:spacing w:val="0"/>
        <w:w w:val="99"/>
        <w:sz w:val="20"/>
        <w:szCs w:val="20"/>
      </w:rPr>
    </w:lvl>
    <w:lvl w:ilvl="2">
      <w:start w:val="1"/>
      <w:numFmt w:val="decimal"/>
      <w:lvlText w:val="%3."/>
      <w:lvlJc w:val="left"/>
      <w:pPr>
        <w:ind w:left="3600" w:hanging="363"/>
      </w:pPr>
      <w:rPr>
        <w:rFonts w:ascii="Arial" w:hAnsi="Arial" w:cs="Arial"/>
        <w:b/>
        <w:bCs/>
        <w:i w:val="0"/>
        <w:iCs w:val="0"/>
        <w:spacing w:val="-1"/>
        <w:w w:val="99"/>
        <w:sz w:val="20"/>
        <w:szCs w:val="20"/>
      </w:rPr>
    </w:lvl>
    <w:lvl w:ilvl="3">
      <w:numFmt w:val="bullet"/>
      <w:lvlText w:val="ï"/>
      <w:lvlJc w:val="left"/>
      <w:pPr>
        <w:ind w:left="4500" w:hanging="363"/>
      </w:pPr>
    </w:lvl>
    <w:lvl w:ilvl="4">
      <w:numFmt w:val="bullet"/>
      <w:lvlText w:val="ï"/>
      <w:lvlJc w:val="left"/>
      <w:pPr>
        <w:ind w:left="5400" w:hanging="363"/>
      </w:pPr>
    </w:lvl>
    <w:lvl w:ilvl="5">
      <w:numFmt w:val="bullet"/>
      <w:lvlText w:val="ï"/>
      <w:lvlJc w:val="left"/>
      <w:pPr>
        <w:ind w:left="6300" w:hanging="363"/>
      </w:pPr>
    </w:lvl>
    <w:lvl w:ilvl="6">
      <w:numFmt w:val="bullet"/>
      <w:lvlText w:val="ï"/>
      <w:lvlJc w:val="left"/>
      <w:pPr>
        <w:ind w:left="7200" w:hanging="363"/>
      </w:pPr>
    </w:lvl>
    <w:lvl w:ilvl="7">
      <w:numFmt w:val="bullet"/>
      <w:lvlText w:val="ï"/>
      <w:lvlJc w:val="left"/>
      <w:pPr>
        <w:ind w:left="8100" w:hanging="363"/>
      </w:pPr>
    </w:lvl>
    <w:lvl w:ilvl="8">
      <w:numFmt w:val="bullet"/>
      <w:lvlText w:val="ï"/>
      <w:lvlJc w:val="left"/>
      <w:pPr>
        <w:ind w:left="9000" w:hanging="363"/>
      </w:pPr>
    </w:lvl>
  </w:abstractNum>
  <w:abstractNum w:abstractNumId="7" w15:restartNumberingAfterBreak="0">
    <w:nsid w:val="00000409"/>
    <w:multiLevelType w:val="multilevel"/>
    <w:tmpl w:val="FFFFFFFF"/>
    <w:lvl w:ilvl="0">
      <w:start w:val="1"/>
      <w:numFmt w:val="lowerLetter"/>
      <w:lvlText w:val="%1)"/>
      <w:lvlJc w:val="left"/>
      <w:pPr>
        <w:ind w:left="1800" w:hanging="720"/>
      </w:pPr>
      <w:rPr>
        <w:rFonts w:ascii="Arial" w:hAnsi="Arial" w:cs="Arial"/>
        <w:b/>
        <w:bCs/>
        <w:i w:val="0"/>
        <w:iCs w:val="0"/>
        <w:spacing w:val="-1"/>
        <w:w w:val="99"/>
        <w:sz w:val="20"/>
        <w:szCs w:val="20"/>
      </w:rPr>
    </w:lvl>
    <w:lvl w:ilvl="1">
      <w:numFmt w:val="bullet"/>
      <w:lvlText w:val="ï"/>
      <w:lvlJc w:val="left"/>
      <w:pPr>
        <w:ind w:left="2700" w:hanging="720"/>
      </w:pPr>
    </w:lvl>
    <w:lvl w:ilvl="2">
      <w:numFmt w:val="bullet"/>
      <w:lvlText w:val="ï"/>
      <w:lvlJc w:val="left"/>
      <w:pPr>
        <w:ind w:left="3600" w:hanging="720"/>
      </w:pPr>
    </w:lvl>
    <w:lvl w:ilvl="3">
      <w:numFmt w:val="bullet"/>
      <w:lvlText w:val="ï"/>
      <w:lvlJc w:val="left"/>
      <w:pPr>
        <w:ind w:left="4500" w:hanging="720"/>
      </w:pPr>
    </w:lvl>
    <w:lvl w:ilvl="4">
      <w:numFmt w:val="bullet"/>
      <w:lvlText w:val="ï"/>
      <w:lvlJc w:val="left"/>
      <w:pPr>
        <w:ind w:left="5400" w:hanging="720"/>
      </w:pPr>
    </w:lvl>
    <w:lvl w:ilvl="5">
      <w:numFmt w:val="bullet"/>
      <w:lvlText w:val="ï"/>
      <w:lvlJc w:val="left"/>
      <w:pPr>
        <w:ind w:left="6300" w:hanging="720"/>
      </w:pPr>
    </w:lvl>
    <w:lvl w:ilvl="6">
      <w:numFmt w:val="bullet"/>
      <w:lvlText w:val="ï"/>
      <w:lvlJc w:val="left"/>
      <w:pPr>
        <w:ind w:left="7200" w:hanging="720"/>
      </w:pPr>
    </w:lvl>
    <w:lvl w:ilvl="7">
      <w:numFmt w:val="bullet"/>
      <w:lvlText w:val="ï"/>
      <w:lvlJc w:val="left"/>
      <w:pPr>
        <w:ind w:left="8100" w:hanging="720"/>
      </w:pPr>
    </w:lvl>
    <w:lvl w:ilvl="8">
      <w:numFmt w:val="bullet"/>
      <w:lvlText w:val="ï"/>
      <w:lvlJc w:val="left"/>
      <w:pPr>
        <w:ind w:left="9000" w:hanging="720"/>
      </w:pPr>
    </w:lvl>
  </w:abstractNum>
  <w:abstractNum w:abstractNumId="8" w15:restartNumberingAfterBreak="0">
    <w:nsid w:val="0000040A"/>
    <w:multiLevelType w:val="multilevel"/>
    <w:tmpl w:val="FFFFFFFF"/>
    <w:lvl w:ilvl="0">
      <w:start w:val="1"/>
      <w:numFmt w:val="lowerLetter"/>
      <w:lvlText w:val="(%1)"/>
      <w:lvlJc w:val="left"/>
      <w:pPr>
        <w:ind w:left="1440" w:hanging="720"/>
      </w:pPr>
      <w:rPr>
        <w:rFonts w:ascii="Arial" w:hAnsi="Arial" w:cs="Arial"/>
        <w:b w:val="0"/>
        <w:bCs w:val="0"/>
        <w:i w:val="0"/>
        <w:iCs w:val="0"/>
        <w:spacing w:val="-1"/>
        <w:w w:val="99"/>
        <w:sz w:val="20"/>
        <w:szCs w:val="20"/>
      </w:rPr>
    </w:lvl>
    <w:lvl w:ilvl="1">
      <w:numFmt w:val="bullet"/>
      <w:lvlText w:val="ï"/>
      <w:lvlJc w:val="left"/>
      <w:pPr>
        <w:ind w:left="2376" w:hanging="720"/>
      </w:pPr>
    </w:lvl>
    <w:lvl w:ilvl="2">
      <w:numFmt w:val="bullet"/>
      <w:lvlText w:val="ï"/>
      <w:lvlJc w:val="left"/>
      <w:pPr>
        <w:ind w:left="3312" w:hanging="720"/>
      </w:pPr>
    </w:lvl>
    <w:lvl w:ilvl="3">
      <w:numFmt w:val="bullet"/>
      <w:lvlText w:val="ï"/>
      <w:lvlJc w:val="left"/>
      <w:pPr>
        <w:ind w:left="4248" w:hanging="720"/>
      </w:pPr>
    </w:lvl>
    <w:lvl w:ilvl="4">
      <w:numFmt w:val="bullet"/>
      <w:lvlText w:val="ï"/>
      <w:lvlJc w:val="left"/>
      <w:pPr>
        <w:ind w:left="5184" w:hanging="720"/>
      </w:pPr>
    </w:lvl>
    <w:lvl w:ilvl="5">
      <w:numFmt w:val="bullet"/>
      <w:lvlText w:val="ï"/>
      <w:lvlJc w:val="left"/>
      <w:pPr>
        <w:ind w:left="6120" w:hanging="720"/>
      </w:pPr>
    </w:lvl>
    <w:lvl w:ilvl="6">
      <w:numFmt w:val="bullet"/>
      <w:lvlText w:val="ï"/>
      <w:lvlJc w:val="left"/>
      <w:pPr>
        <w:ind w:left="7056" w:hanging="720"/>
      </w:pPr>
    </w:lvl>
    <w:lvl w:ilvl="7">
      <w:numFmt w:val="bullet"/>
      <w:lvlText w:val="ï"/>
      <w:lvlJc w:val="left"/>
      <w:pPr>
        <w:ind w:left="7992" w:hanging="720"/>
      </w:pPr>
    </w:lvl>
    <w:lvl w:ilvl="8">
      <w:numFmt w:val="bullet"/>
      <w:lvlText w:val="ï"/>
      <w:lvlJc w:val="left"/>
      <w:pPr>
        <w:ind w:left="8928" w:hanging="720"/>
      </w:pPr>
    </w:lvl>
  </w:abstractNum>
  <w:abstractNum w:abstractNumId="9" w15:restartNumberingAfterBreak="0">
    <w:nsid w:val="0000040B"/>
    <w:multiLevelType w:val="multilevel"/>
    <w:tmpl w:val="FFFFFFFF"/>
    <w:lvl w:ilvl="0">
      <w:start w:val="1"/>
      <w:numFmt w:val="decimal"/>
      <w:lvlText w:val="%1."/>
      <w:lvlJc w:val="left"/>
      <w:pPr>
        <w:ind w:left="1147" w:hanging="360"/>
      </w:pPr>
      <w:rPr>
        <w:rFonts w:ascii="Arial" w:hAnsi="Arial" w:cs="Arial"/>
        <w:b w:val="0"/>
        <w:bCs w:val="0"/>
        <w:i w:val="0"/>
        <w:iCs w:val="0"/>
        <w:spacing w:val="-1"/>
        <w:w w:val="99"/>
        <w:sz w:val="20"/>
        <w:szCs w:val="20"/>
      </w:rPr>
    </w:lvl>
    <w:lvl w:ilvl="1">
      <w:numFmt w:val="bullet"/>
      <w:lvlText w:val="ï"/>
      <w:lvlJc w:val="left"/>
      <w:pPr>
        <w:ind w:left="720" w:hanging="356"/>
      </w:pPr>
      <w:rPr>
        <w:rFonts w:ascii="Times New Roman" w:hAnsi="Times New Roman"/>
        <w:b w:val="0"/>
        <w:i w:val="0"/>
        <w:spacing w:val="0"/>
        <w:w w:val="130"/>
        <w:sz w:val="20"/>
      </w:rPr>
    </w:lvl>
    <w:lvl w:ilvl="2">
      <w:numFmt w:val="bullet"/>
      <w:lvlText w:val="ï"/>
      <w:lvlJc w:val="left"/>
      <w:pPr>
        <w:ind w:left="2213" w:hanging="356"/>
      </w:pPr>
    </w:lvl>
    <w:lvl w:ilvl="3">
      <w:numFmt w:val="bullet"/>
      <w:lvlText w:val="ï"/>
      <w:lvlJc w:val="left"/>
      <w:pPr>
        <w:ind w:left="3286" w:hanging="356"/>
      </w:pPr>
    </w:lvl>
    <w:lvl w:ilvl="4">
      <w:numFmt w:val="bullet"/>
      <w:lvlText w:val="ï"/>
      <w:lvlJc w:val="left"/>
      <w:pPr>
        <w:ind w:left="4360" w:hanging="356"/>
      </w:pPr>
    </w:lvl>
    <w:lvl w:ilvl="5">
      <w:numFmt w:val="bullet"/>
      <w:lvlText w:val="ï"/>
      <w:lvlJc w:val="left"/>
      <w:pPr>
        <w:ind w:left="5433" w:hanging="356"/>
      </w:pPr>
    </w:lvl>
    <w:lvl w:ilvl="6">
      <w:numFmt w:val="bullet"/>
      <w:lvlText w:val="ï"/>
      <w:lvlJc w:val="left"/>
      <w:pPr>
        <w:ind w:left="6506" w:hanging="356"/>
      </w:pPr>
    </w:lvl>
    <w:lvl w:ilvl="7">
      <w:numFmt w:val="bullet"/>
      <w:lvlText w:val="ï"/>
      <w:lvlJc w:val="left"/>
      <w:pPr>
        <w:ind w:left="7580" w:hanging="356"/>
      </w:pPr>
    </w:lvl>
    <w:lvl w:ilvl="8">
      <w:numFmt w:val="bullet"/>
      <w:lvlText w:val="ï"/>
      <w:lvlJc w:val="left"/>
      <w:pPr>
        <w:ind w:left="8653" w:hanging="356"/>
      </w:pPr>
    </w:lvl>
  </w:abstractNum>
  <w:abstractNum w:abstractNumId="10" w15:restartNumberingAfterBreak="0">
    <w:nsid w:val="0000040C"/>
    <w:multiLevelType w:val="multilevel"/>
    <w:tmpl w:val="FFFFFFFF"/>
    <w:lvl w:ilvl="0">
      <w:numFmt w:val="bullet"/>
      <w:lvlText w:val="ï"/>
      <w:lvlJc w:val="left"/>
      <w:pPr>
        <w:ind w:left="1147" w:hanging="360"/>
      </w:pPr>
      <w:rPr>
        <w:rFonts w:ascii="Times New Roman" w:hAnsi="Times New Roman"/>
        <w:b w:val="0"/>
        <w:i w:val="0"/>
        <w:spacing w:val="0"/>
        <w:w w:val="130"/>
        <w:sz w:val="20"/>
      </w:rPr>
    </w:lvl>
    <w:lvl w:ilvl="1">
      <w:numFmt w:val="bullet"/>
      <w:lvlText w:val="ï"/>
      <w:lvlJc w:val="left"/>
      <w:pPr>
        <w:ind w:left="2106" w:hanging="360"/>
      </w:pPr>
    </w:lvl>
    <w:lvl w:ilvl="2">
      <w:numFmt w:val="bullet"/>
      <w:lvlText w:val="ï"/>
      <w:lvlJc w:val="left"/>
      <w:pPr>
        <w:ind w:left="3072" w:hanging="360"/>
      </w:pPr>
    </w:lvl>
    <w:lvl w:ilvl="3">
      <w:numFmt w:val="bullet"/>
      <w:lvlText w:val="ï"/>
      <w:lvlJc w:val="left"/>
      <w:pPr>
        <w:ind w:left="4038" w:hanging="360"/>
      </w:pPr>
    </w:lvl>
    <w:lvl w:ilvl="4">
      <w:numFmt w:val="bullet"/>
      <w:lvlText w:val="ï"/>
      <w:lvlJc w:val="left"/>
      <w:pPr>
        <w:ind w:left="5004" w:hanging="360"/>
      </w:pPr>
    </w:lvl>
    <w:lvl w:ilvl="5">
      <w:numFmt w:val="bullet"/>
      <w:lvlText w:val="ï"/>
      <w:lvlJc w:val="left"/>
      <w:pPr>
        <w:ind w:left="5970" w:hanging="360"/>
      </w:pPr>
    </w:lvl>
    <w:lvl w:ilvl="6">
      <w:numFmt w:val="bullet"/>
      <w:lvlText w:val="ï"/>
      <w:lvlJc w:val="left"/>
      <w:pPr>
        <w:ind w:left="6936" w:hanging="360"/>
      </w:pPr>
    </w:lvl>
    <w:lvl w:ilvl="7">
      <w:numFmt w:val="bullet"/>
      <w:lvlText w:val="ï"/>
      <w:lvlJc w:val="left"/>
      <w:pPr>
        <w:ind w:left="7902" w:hanging="360"/>
      </w:pPr>
    </w:lvl>
    <w:lvl w:ilvl="8">
      <w:numFmt w:val="bullet"/>
      <w:lvlText w:val="ï"/>
      <w:lvlJc w:val="left"/>
      <w:pPr>
        <w:ind w:left="8868" w:hanging="360"/>
      </w:pPr>
    </w:lvl>
  </w:abstractNum>
  <w:abstractNum w:abstractNumId="11" w15:restartNumberingAfterBreak="0">
    <w:nsid w:val="0000040D"/>
    <w:multiLevelType w:val="multilevel"/>
    <w:tmpl w:val="FFFFFFFF"/>
    <w:lvl w:ilvl="0">
      <w:start w:val="1"/>
      <w:numFmt w:val="decimal"/>
      <w:lvlText w:val="%1."/>
      <w:lvlJc w:val="left"/>
      <w:pPr>
        <w:ind w:left="1147" w:hanging="360"/>
      </w:pPr>
      <w:rPr>
        <w:rFonts w:ascii="Arial" w:hAnsi="Arial" w:cs="Arial"/>
        <w:b w:val="0"/>
        <w:bCs w:val="0"/>
        <w:i w:val="0"/>
        <w:iCs w:val="0"/>
        <w:spacing w:val="-1"/>
        <w:w w:val="99"/>
        <w:sz w:val="20"/>
        <w:szCs w:val="20"/>
      </w:rPr>
    </w:lvl>
    <w:lvl w:ilvl="1">
      <w:numFmt w:val="bullet"/>
      <w:lvlText w:val="ï"/>
      <w:lvlJc w:val="left"/>
      <w:pPr>
        <w:ind w:left="1867" w:hanging="360"/>
      </w:pPr>
      <w:rPr>
        <w:rFonts w:ascii="Times New Roman" w:hAnsi="Times New Roman"/>
        <w:b w:val="0"/>
        <w:i w:val="0"/>
        <w:spacing w:val="0"/>
        <w:w w:val="130"/>
        <w:sz w:val="20"/>
      </w:rPr>
    </w:lvl>
    <w:lvl w:ilvl="2">
      <w:numFmt w:val="bullet"/>
      <w:lvlText w:val="ï"/>
      <w:lvlJc w:val="left"/>
      <w:pPr>
        <w:ind w:left="2853" w:hanging="360"/>
      </w:pPr>
    </w:lvl>
    <w:lvl w:ilvl="3">
      <w:numFmt w:val="bullet"/>
      <w:lvlText w:val="ï"/>
      <w:lvlJc w:val="left"/>
      <w:pPr>
        <w:ind w:left="3846" w:hanging="360"/>
      </w:pPr>
    </w:lvl>
    <w:lvl w:ilvl="4">
      <w:numFmt w:val="bullet"/>
      <w:lvlText w:val="ï"/>
      <w:lvlJc w:val="left"/>
      <w:pPr>
        <w:ind w:left="4840" w:hanging="360"/>
      </w:pPr>
    </w:lvl>
    <w:lvl w:ilvl="5">
      <w:numFmt w:val="bullet"/>
      <w:lvlText w:val="ï"/>
      <w:lvlJc w:val="left"/>
      <w:pPr>
        <w:ind w:left="5833" w:hanging="360"/>
      </w:pPr>
    </w:lvl>
    <w:lvl w:ilvl="6">
      <w:numFmt w:val="bullet"/>
      <w:lvlText w:val="ï"/>
      <w:lvlJc w:val="left"/>
      <w:pPr>
        <w:ind w:left="6826" w:hanging="360"/>
      </w:pPr>
    </w:lvl>
    <w:lvl w:ilvl="7">
      <w:numFmt w:val="bullet"/>
      <w:lvlText w:val="ï"/>
      <w:lvlJc w:val="left"/>
      <w:pPr>
        <w:ind w:left="7820" w:hanging="360"/>
      </w:pPr>
    </w:lvl>
    <w:lvl w:ilvl="8">
      <w:numFmt w:val="bullet"/>
      <w:lvlText w:val="ï"/>
      <w:lvlJc w:val="left"/>
      <w:pPr>
        <w:ind w:left="8813" w:hanging="360"/>
      </w:pPr>
    </w:lvl>
  </w:abstractNum>
  <w:abstractNum w:abstractNumId="12" w15:restartNumberingAfterBreak="0">
    <w:nsid w:val="0000040E"/>
    <w:multiLevelType w:val="multilevel"/>
    <w:tmpl w:val="FFFFFFFF"/>
    <w:lvl w:ilvl="0">
      <w:start w:val="1"/>
      <w:numFmt w:val="lowerLetter"/>
      <w:lvlText w:val="(%1)"/>
      <w:lvlJc w:val="left"/>
      <w:pPr>
        <w:ind w:left="1080" w:hanging="360"/>
      </w:pPr>
      <w:rPr>
        <w:rFonts w:ascii="Arial" w:hAnsi="Arial" w:cs="Arial"/>
        <w:b w:val="0"/>
        <w:bCs w:val="0"/>
        <w:i w:val="0"/>
        <w:iCs w:val="0"/>
        <w:spacing w:val="-1"/>
        <w:w w:val="99"/>
        <w:sz w:val="20"/>
        <w:szCs w:val="20"/>
      </w:rPr>
    </w:lvl>
    <w:lvl w:ilvl="1">
      <w:numFmt w:val="bullet"/>
      <w:lvlText w:val="ï"/>
      <w:lvlJc w:val="left"/>
      <w:pPr>
        <w:ind w:left="2052" w:hanging="360"/>
      </w:pPr>
    </w:lvl>
    <w:lvl w:ilvl="2">
      <w:numFmt w:val="bullet"/>
      <w:lvlText w:val="ï"/>
      <w:lvlJc w:val="left"/>
      <w:pPr>
        <w:ind w:left="3024" w:hanging="360"/>
      </w:pPr>
    </w:lvl>
    <w:lvl w:ilvl="3">
      <w:numFmt w:val="bullet"/>
      <w:lvlText w:val="ï"/>
      <w:lvlJc w:val="left"/>
      <w:pPr>
        <w:ind w:left="3996" w:hanging="360"/>
      </w:pPr>
    </w:lvl>
    <w:lvl w:ilvl="4">
      <w:numFmt w:val="bullet"/>
      <w:lvlText w:val="ï"/>
      <w:lvlJc w:val="left"/>
      <w:pPr>
        <w:ind w:left="4968" w:hanging="360"/>
      </w:pPr>
    </w:lvl>
    <w:lvl w:ilvl="5">
      <w:numFmt w:val="bullet"/>
      <w:lvlText w:val="ï"/>
      <w:lvlJc w:val="left"/>
      <w:pPr>
        <w:ind w:left="5940" w:hanging="360"/>
      </w:pPr>
    </w:lvl>
    <w:lvl w:ilvl="6">
      <w:numFmt w:val="bullet"/>
      <w:lvlText w:val="ï"/>
      <w:lvlJc w:val="left"/>
      <w:pPr>
        <w:ind w:left="6912" w:hanging="360"/>
      </w:pPr>
    </w:lvl>
    <w:lvl w:ilvl="7">
      <w:numFmt w:val="bullet"/>
      <w:lvlText w:val="ï"/>
      <w:lvlJc w:val="left"/>
      <w:pPr>
        <w:ind w:left="7884" w:hanging="360"/>
      </w:pPr>
    </w:lvl>
    <w:lvl w:ilvl="8">
      <w:numFmt w:val="bullet"/>
      <w:lvlText w:val="ï"/>
      <w:lvlJc w:val="left"/>
      <w:pPr>
        <w:ind w:left="8856" w:hanging="360"/>
      </w:pPr>
    </w:lvl>
  </w:abstractNum>
  <w:abstractNum w:abstractNumId="13" w15:restartNumberingAfterBreak="0">
    <w:nsid w:val="0000040F"/>
    <w:multiLevelType w:val="multilevel"/>
    <w:tmpl w:val="FFFFFFFF"/>
    <w:lvl w:ilvl="0">
      <w:start w:val="1"/>
      <w:numFmt w:val="decimal"/>
      <w:lvlText w:val="%1."/>
      <w:lvlJc w:val="left"/>
      <w:pPr>
        <w:ind w:left="1080" w:hanging="360"/>
      </w:pPr>
      <w:rPr>
        <w:rFonts w:ascii="Arial" w:hAnsi="Arial" w:cs="Arial"/>
        <w:b w:val="0"/>
        <w:bCs w:val="0"/>
        <w:i w:val="0"/>
        <w:iCs w:val="0"/>
        <w:spacing w:val="-1"/>
        <w:w w:val="99"/>
        <w:sz w:val="20"/>
        <w:szCs w:val="20"/>
      </w:rPr>
    </w:lvl>
    <w:lvl w:ilvl="1">
      <w:numFmt w:val="bullet"/>
      <w:lvlText w:val="ï"/>
      <w:lvlJc w:val="left"/>
      <w:pPr>
        <w:ind w:left="1440" w:hanging="360"/>
      </w:pPr>
      <w:rPr>
        <w:rFonts w:ascii="Times New Roman" w:hAnsi="Times New Roman"/>
        <w:b w:val="0"/>
        <w:i w:val="0"/>
        <w:spacing w:val="0"/>
        <w:w w:val="130"/>
        <w:sz w:val="20"/>
      </w:rPr>
    </w:lvl>
    <w:lvl w:ilvl="2">
      <w:numFmt w:val="bullet"/>
      <w:lvlText w:val="ï"/>
      <w:lvlJc w:val="left"/>
      <w:pPr>
        <w:ind w:left="2480" w:hanging="360"/>
      </w:pPr>
    </w:lvl>
    <w:lvl w:ilvl="3">
      <w:numFmt w:val="bullet"/>
      <w:lvlText w:val="ï"/>
      <w:lvlJc w:val="left"/>
      <w:pPr>
        <w:ind w:left="3520" w:hanging="360"/>
      </w:pPr>
    </w:lvl>
    <w:lvl w:ilvl="4">
      <w:numFmt w:val="bullet"/>
      <w:lvlText w:val="ï"/>
      <w:lvlJc w:val="left"/>
      <w:pPr>
        <w:ind w:left="4560" w:hanging="360"/>
      </w:pPr>
    </w:lvl>
    <w:lvl w:ilvl="5">
      <w:numFmt w:val="bullet"/>
      <w:lvlText w:val="ï"/>
      <w:lvlJc w:val="left"/>
      <w:pPr>
        <w:ind w:left="5600" w:hanging="360"/>
      </w:pPr>
    </w:lvl>
    <w:lvl w:ilvl="6">
      <w:numFmt w:val="bullet"/>
      <w:lvlText w:val="ï"/>
      <w:lvlJc w:val="left"/>
      <w:pPr>
        <w:ind w:left="6640" w:hanging="360"/>
      </w:pPr>
    </w:lvl>
    <w:lvl w:ilvl="7">
      <w:numFmt w:val="bullet"/>
      <w:lvlText w:val="ï"/>
      <w:lvlJc w:val="left"/>
      <w:pPr>
        <w:ind w:left="7680" w:hanging="360"/>
      </w:pPr>
    </w:lvl>
    <w:lvl w:ilvl="8">
      <w:numFmt w:val="bullet"/>
      <w:lvlText w:val="ï"/>
      <w:lvlJc w:val="left"/>
      <w:pPr>
        <w:ind w:left="8720" w:hanging="360"/>
      </w:pPr>
    </w:lvl>
  </w:abstractNum>
  <w:abstractNum w:abstractNumId="14" w15:restartNumberingAfterBreak="0">
    <w:nsid w:val="00000410"/>
    <w:multiLevelType w:val="multilevel"/>
    <w:tmpl w:val="FFFFFFFF"/>
    <w:lvl w:ilvl="0">
      <w:start w:val="1"/>
      <w:numFmt w:val="decimal"/>
      <w:lvlText w:val="%1."/>
      <w:lvlJc w:val="left"/>
      <w:pPr>
        <w:ind w:left="1147" w:hanging="360"/>
      </w:pPr>
      <w:rPr>
        <w:rFonts w:ascii="Arial" w:hAnsi="Arial" w:cs="Arial"/>
        <w:b w:val="0"/>
        <w:bCs w:val="0"/>
        <w:i w:val="0"/>
        <w:iCs w:val="0"/>
        <w:spacing w:val="-1"/>
        <w:w w:val="99"/>
        <w:sz w:val="20"/>
        <w:szCs w:val="20"/>
      </w:rPr>
    </w:lvl>
    <w:lvl w:ilvl="1">
      <w:start w:val="1"/>
      <w:numFmt w:val="lowerLetter"/>
      <w:lvlText w:val="(%2)"/>
      <w:lvlJc w:val="left"/>
      <w:pPr>
        <w:ind w:left="1852" w:hanging="567"/>
      </w:pPr>
      <w:rPr>
        <w:rFonts w:ascii="Arial" w:hAnsi="Arial" w:cs="Arial"/>
        <w:b w:val="0"/>
        <w:bCs w:val="0"/>
        <w:i w:val="0"/>
        <w:iCs w:val="0"/>
        <w:spacing w:val="-1"/>
        <w:w w:val="99"/>
        <w:sz w:val="20"/>
        <w:szCs w:val="20"/>
      </w:rPr>
    </w:lvl>
    <w:lvl w:ilvl="2">
      <w:numFmt w:val="bullet"/>
      <w:lvlText w:val="ï"/>
      <w:lvlJc w:val="left"/>
      <w:pPr>
        <w:ind w:left="2853" w:hanging="567"/>
      </w:pPr>
    </w:lvl>
    <w:lvl w:ilvl="3">
      <w:numFmt w:val="bullet"/>
      <w:lvlText w:val="ï"/>
      <w:lvlJc w:val="left"/>
      <w:pPr>
        <w:ind w:left="3846" w:hanging="567"/>
      </w:pPr>
    </w:lvl>
    <w:lvl w:ilvl="4">
      <w:numFmt w:val="bullet"/>
      <w:lvlText w:val="ï"/>
      <w:lvlJc w:val="left"/>
      <w:pPr>
        <w:ind w:left="4840" w:hanging="567"/>
      </w:pPr>
    </w:lvl>
    <w:lvl w:ilvl="5">
      <w:numFmt w:val="bullet"/>
      <w:lvlText w:val="ï"/>
      <w:lvlJc w:val="left"/>
      <w:pPr>
        <w:ind w:left="5833" w:hanging="567"/>
      </w:pPr>
    </w:lvl>
    <w:lvl w:ilvl="6">
      <w:numFmt w:val="bullet"/>
      <w:lvlText w:val="ï"/>
      <w:lvlJc w:val="left"/>
      <w:pPr>
        <w:ind w:left="6826" w:hanging="567"/>
      </w:pPr>
    </w:lvl>
    <w:lvl w:ilvl="7">
      <w:numFmt w:val="bullet"/>
      <w:lvlText w:val="ï"/>
      <w:lvlJc w:val="left"/>
      <w:pPr>
        <w:ind w:left="7820" w:hanging="567"/>
      </w:pPr>
    </w:lvl>
    <w:lvl w:ilvl="8">
      <w:numFmt w:val="bullet"/>
      <w:lvlText w:val="ï"/>
      <w:lvlJc w:val="left"/>
      <w:pPr>
        <w:ind w:left="8813" w:hanging="567"/>
      </w:pPr>
    </w:lvl>
  </w:abstractNum>
  <w:abstractNum w:abstractNumId="15" w15:restartNumberingAfterBreak="0">
    <w:nsid w:val="00000411"/>
    <w:multiLevelType w:val="multilevel"/>
    <w:tmpl w:val="FFFFFFFF"/>
    <w:lvl w:ilvl="0">
      <w:start w:val="1"/>
      <w:numFmt w:val="decimal"/>
      <w:lvlText w:val="%1."/>
      <w:lvlJc w:val="left"/>
      <w:pPr>
        <w:ind w:left="1440" w:hanging="708"/>
      </w:pPr>
      <w:rPr>
        <w:rFonts w:ascii="Arial" w:hAnsi="Arial" w:cs="Arial"/>
        <w:b w:val="0"/>
        <w:bCs w:val="0"/>
        <w:i w:val="0"/>
        <w:iCs w:val="0"/>
        <w:spacing w:val="-1"/>
        <w:w w:val="99"/>
        <w:sz w:val="20"/>
        <w:szCs w:val="20"/>
      </w:rPr>
    </w:lvl>
    <w:lvl w:ilvl="1">
      <w:start w:val="1"/>
      <w:numFmt w:val="lowerRoman"/>
      <w:lvlText w:val="%2."/>
      <w:lvlJc w:val="left"/>
      <w:pPr>
        <w:ind w:left="2520" w:hanging="360"/>
      </w:pPr>
      <w:rPr>
        <w:rFonts w:cs="Times New Roman"/>
        <w:spacing w:val="-2"/>
        <w:w w:val="99"/>
      </w:rPr>
    </w:lvl>
    <w:lvl w:ilvl="2">
      <w:numFmt w:val="bullet"/>
      <w:lvlText w:val="ï"/>
      <w:lvlJc w:val="left"/>
      <w:pPr>
        <w:ind w:left="3440" w:hanging="360"/>
      </w:pPr>
    </w:lvl>
    <w:lvl w:ilvl="3">
      <w:numFmt w:val="bullet"/>
      <w:lvlText w:val="ï"/>
      <w:lvlJc w:val="left"/>
      <w:pPr>
        <w:ind w:left="4360" w:hanging="360"/>
      </w:pPr>
    </w:lvl>
    <w:lvl w:ilvl="4">
      <w:numFmt w:val="bullet"/>
      <w:lvlText w:val="ï"/>
      <w:lvlJc w:val="left"/>
      <w:pPr>
        <w:ind w:left="5280" w:hanging="360"/>
      </w:pPr>
    </w:lvl>
    <w:lvl w:ilvl="5">
      <w:numFmt w:val="bullet"/>
      <w:lvlText w:val="ï"/>
      <w:lvlJc w:val="left"/>
      <w:pPr>
        <w:ind w:left="6200" w:hanging="360"/>
      </w:pPr>
    </w:lvl>
    <w:lvl w:ilvl="6">
      <w:numFmt w:val="bullet"/>
      <w:lvlText w:val="ï"/>
      <w:lvlJc w:val="left"/>
      <w:pPr>
        <w:ind w:left="7120" w:hanging="360"/>
      </w:pPr>
    </w:lvl>
    <w:lvl w:ilvl="7">
      <w:numFmt w:val="bullet"/>
      <w:lvlText w:val="ï"/>
      <w:lvlJc w:val="left"/>
      <w:pPr>
        <w:ind w:left="8040" w:hanging="360"/>
      </w:pPr>
    </w:lvl>
    <w:lvl w:ilvl="8">
      <w:numFmt w:val="bullet"/>
      <w:lvlText w:val="ï"/>
      <w:lvlJc w:val="left"/>
      <w:pPr>
        <w:ind w:left="8960" w:hanging="360"/>
      </w:pPr>
    </w:lvl>
  </w:abstractNum>
  <w:abstractNum w:abstractNumId="16" w15:restartNumberingAfterBreak="0">
    <w:nsid w:val="00000412"/>
    <w:multiLevelType w:val="multilevel"/>
    <w:tmpl w:val="FFFFFFFF"/>
    <w:lvl w:ilvl="0">
      <w:start w:val="1"/>
      <w:numFmt w:val="lowerLetter"/>
      <w:lvlText w:val="(%1)"/>
      <w:lvlJc w:val="left"/>
      <w:pPr>
        <w:ind w:left="2421" w:hanging="1135"/>
      </w:pPr>
      <w:rPr>
        <w:rFonts w:ascii="Arial" w:hAnsi="Arial" w:cs="Arial"/>
        <w:b w:val="0"/>
        <w:bCs w:val="0"/>
        <w:i w:val="0"/>
        <w:iCs w:val="0"/>
        <w:spacing w:val="-1"/>
        <w:w w:val="99"/>
        <w:sz w:val="20"/>
        <w:szCs w:val="20"/>
      </w:rPr>
    </w:lvl>
    <w:lvl w:ilvl="1">
      <w:numFmt w:val="bullet"/>
      <w:lvlText w:val="ï"/>
      <w:lvlJc w:val="left"/>
      <w:pPr>
        <w:ind w:left="3258" w:hanging="1135"/>
      </w:pPr>
    </w:lvl>
    <w:lvl w:ilvl="2">
      <w:numFmt w:val="bullet"/>
      <w:lvlText w:val="ï"/>
      <w:lvlJc w:val="left"/>
      <w:pPr>
        <w:ind w:left="4096" w:hanging="1135"/>
      </w:pPr>
    </w:lvl>
    <w:lvl w:ilvl="3">
      <w:numFmt w:val="bullet"/>
      <w:lvlText w:val="ï"/>
      <w:lvlJc w:val="left"/>
      <w:pPr>
        <w:ind w:left="4934" w:hanging="1135"/>
      </w:pPr>
    </w:lvl>
    <w:lvl w:ilvl="4">
      <w:numFmt w:val="bullet"/>
      <w:lvlText w:val="ï"/>
      <w:lvlJc w:val="left"/>
      <w:pPr>
        <w:ind w:left="5772" w:hanging="1135"/>
      </w:pPr>
    </w:lvl>
    <w:lvl w:ilvl="5">
      <w:numFmt w:val="bullet"/>
      <w:lvlText w:val="ï"/>
      <w:lvlJc w:val="left"/>
      <w:pPr>
        <w:ind w:left="6610" w:hanging="1135"/>
      </w:pPr>
    </w:lvl>
    <w:lvl w:ilvl="6">
      <w:numFmt w:val="bullet"/>
      <w:lvlText w:val="ï"/>
      <w:lvlJc w:val="left"/>
      <w:pPr>
        <w:ind w:left="7448" w:hanging="1135"/>
      </w:pPr>
    </w:lvl>
    <w:lvl w:ilvl="7">
      <w:numFmt w:val="bullet"/>
      <w:lvlText w:val="ï"/>
      <w:lvlJc w:val="left"/>
      <w:pPr>
        <w:ind w:left="8286" w:hanging="1135"/>
      </w:pPr>
    </w:lvl>
    <w:lvl w:ilvl="8">
      <w:numFmt w:val="bullet"/>
      <w:lvlText w:val="ï"/>
      <w:lvlJc w:val="left"/>
      <w:pPr>
        <w:ind w:left="9124" w:hanging="1135"/>
      </w:pPr>
    </w:lvl>
  </w:abstractNum>
  <w:abstractNum w:abstractNumId="17" w15:restartNumberingAfterBreak="0">
    <w:nsid w:val="00000413"/>
    <w:multiLevelType w:val="multilevel"/>
    <w:tmpl w:val="FFFFFFFF"/>
    <w:lvl w:ilvl="0">
      <w:numFmt w:val="bullet"/>
      <w:lvlText w:val="ï"/>
      <w:lvlJc w:val="left"/>
      <w:pPr>
        <w:ind w:left="1440" w:hanging="360"/>
      </w:pPr>
      <w:rPr>
        <w:rFonts w:ascii="Times New Roman" w:hAnsi="Times New Roman"/>
        <w:b w:val="0"/>
        <w:i w:val="0"/>
        <w:spacing w:val="0"/>
        <w:w w:val="130"/>
        <w:sz w:val="20"/>
      </w:rPr>
    </w:lvl>
    <w:lvl w:ilvl="1">
      <w:start w:val="1"/>
      <w:numFmt w:val="lowerLetter"/>
      <w:lvlText w:val="%2."/>
      <w:lvlJc w:val="left"/>
      <w:pPr>
        <w:ind w:left="1996" w:hanging="569"/>
      </w:pPr>
      <w:rPr>
        <w:rFonts w:ascii="Arial" w:hAnsi="Arial" w:cs="Arial"/>
        <w:b w:val="0"/>
        <w:bCs w:val="0"/>
        <w:i w:val="0"/>
        <w:iCs w:val="0"/>
        <w:spacing w:val="0"/>
        <w:w w:val="99"/>
        <w:sz w:val="20"/>
        <w:szCs w:val="20"/>
      </w:rPr>
    </w:lvl>
    <w:lvl w:ilvl="2">
      <w:numFmt w:val="bullet"/>
      <w:lvlText w:val="ï"/>
      <w:lvlJc w:val="left"/>
      <w:pPr>
        <w:ind w:left="2977" w:hanging="569"/>
      </w:pPr>
    </w:lvl>
    <w:lvl w:ilvl="3">
      <w:numFmt w:val="bullet"/>
      <w:lvlText w:val="ï"/>
      <w:lvlJc w:val="left"/>
      <w:pPr>
        <w:ind w:left="3955" w:hanging="569"/>
      </w:pPr>
    </w:lvl>
    <w:lvl w:ilvl="4">
      <w:numFmt w:val="bullet"/>
      <w:lvlText w:val="ï"/>
      <w:lvlJc w:val="left"/>
      <w:pPr>
        <w:ind w:left="4933" w:hanging="569"/>
      </w:pPr>
    </w:lvl>
    <w:lvl w:ilvl="5">
      <w:numFmt w:val="bullet"/>
      <w:lvlText w:val="ï"/>
      <w:lvlJc w:val="left"/>
      <w:pPr>
        <w:ind w:left="5911" w:hanging="569"/>
      </w:pPr>
    </w:lvl>
    <w:lvl w:ilvl="6">
      <w:numFmt w:val="bullet"/>
      <w:lvlText w:val="ï"/>
      <w:lvlJc w:val="left"/>
      <w:pPr>
        <w:ind w:left="6888" w:hanging="569"/>
      </w:pPr>
    </w:lvl>
    <w:lvl w:ilvl="7">
      <w:numFmt w:val="bullet"/>
      <w:lvlText w:val="ï"/>
      <w:lvlJc w:val="left"/>
      <w:pPr>
        <w:ind w:left="7866" w:hanging="569"/>
      </w:pPr>
    </w:lvl>
    <w:lvl w:ilvl="8">
      <w:numFmt w:val="bullet"/>
      <w:lvlText w:val="ï"/>
      <w:lvlJc w:val="left"/>
      <w:pPr>
        <w:ind w:left="8844" w:hanging="569"/>
      </w:pPr>
    </w:lvl>
  </w:abstractNum>
  <w:abstractNum w:abstractNumId="18" w15:restartNumberingAfterBreak="0">
    <w:nsid w:val="00000414"/>
    <w:multiLevelType w:val="multilevel"/>
    <w:tmpl w:val="FFFFFFFF"/>
    <w:lvl w:ilvl="0">
      <w:start w:val="1"/>
      <w:numFmt w:val="lowerRoman"/>
      <w:lvlText w:val="%1."/>
      <w:lvlJc w:val="left"/>
      <w:pPr>
        <w:ind w:left="1852" w:hanging="677"/>
      </w:pPr>
      <w:rPr>
        <w:rFonts w:ascii="Arial" w:hAnsi="Arial" w:cs="Arial"/>
        <w:b w:val="0"/>
        <w:bCs w:val="0"/>
        <w:i/>
        <w:iCs/>
        <w:spacing w:val="-2"/>
        <w:w w:val="99"/>
        <w:sz w:val="20"/>
        <w:szCs w:val="20"/>
      </w:rPr>
    </w:lvl>
    <w:lvl w:ilvl="1">
      <w:start w:val="1"/>
      <w:numFmt w:val="lowerLetter"/>
      <w:lvlText w:val="(%2)"/>
      <w:lvlJc w:val="left"/>
      <w:pPr>
        <w:ind w:left="1872" w:hanging="432"/>
      </w:pPr>
      <w:rPr>
        <w:rFonts w:ascii="Arial" w:hAnsi="Arial" w:cs="Arial"/>
        <w:b w:val="0"/>
        <w:bCs w:val="0"/>
        <w:i w:val="0"/>
        <w:iCs w:val="0"/>
        <w:spacing w:val="-1"/>
        <w:w w:val="99"/>
        <w:sz w:val="20"/>
        <w:szCs w:val="20"/>
      </w:rPr>
    </w:lvl>
    <w:lvl w:ilvl="2">
      <w:numFmt w:val="bullet"/>
      <w:lvlText w:val="ï"/>
      <w:lvlJc w:val="left"/>
      <w:pPr>
        <w:ind w:left="2871" w:hanging="432"/>
      </w:pPr>
    </w:lvl>
    <w:lvl w:ilvl="3">
      <w:numFmt w:val="bullet"/>
      <w:lvlText w:val="ï"/>
      <w:lvlJc w:val="left"/>
      <w:pPr>
        <w:ind w:left="3862" w:hanging="432"/>
      </w:pPr>
    </w:lvl>
    <w:lvl w:ilvl="4">
      <w:numFmt w:val="bullet"/>
      <w:lvlText w:val="ï"/>
      <w:lvlJc w:val="left"/>
      <w:pPr>
        <w:ind w:left="4853" w:hanging="432"/>
      </w:pPr>
    </w:lvl>
    <w:lvl w:ilvl="5">
      <w:numFmt w:val="bullet"/>
      <w:lvlText w:val="ï"/>
      <w:lvlJc w:val="left"/>
      <w:pPr>
        <w:ind w:left="5844" w:hanging="432"/>
      </w:pPr>
    </w:lvl>
    <w:lvl w:ilvl="6">
      <w:numFmt w:val="bullet"/>
      <w:lvlText w:val="ï"/>
      <w:lvlJc w:val="left"/>
      <w:pPr>
        <w:ind w:left="6835" w:hanging="432"/>
      </w:pPr>
    </w:lvl>
    <w:lvl w:ilvl="7">
      <w:numFmt w:val="bullet"/>
      <w:lvlText w:val="ï"/>
      <w:lvlJc w:val="left"/>
      <w:pPr>
        <w:ind w:left="7826" w:hanging="432"/>
      </w:pPr>
    </w:lvl>
    <w:lvl w:ilvl="8">
      <w:numFmt w:val="bullet"/>
      <w:lvlText w:val="ï"/>
      <w:lvlJc w:val="left"/>
      <w:pPr>
        <w:ind w:left="8817" w:hanging="432"/>
      </w:pPr>
    </w:lvl>
  </w:abstractNum>
  <w:abstractNum w:abstractNumId="19" w15:restartNumberingAfterBreak="0">
    <w:nsid w:val="00000415"/>
    <w:multiLevelType w:val="multilevel"/>
    <w:tmpl w:val="FFFFFFFF"/>
    <w:lvl w:ilvl="0">
      <w:start w:val="1"/>
      <w:numFmt w:val="lowerLetter"/>
      <w:lvlText w:val="(%1)"/>
      <w:lvlJc w:val="left"/>
      <w:pPr>
        <w:ind w:left="1872" w:hanging="432"/>
      </w:pPr>
      <w:rPr>
        <w:rFonts w:ascii="Arial" w:hAnsi="Arial" w:cs="Arial"/>
        <w:b/>
        <w:bCs/>
        <w:i w:val="0"/>
        <w:iCs w:val="0"/>
        <w:spacing w:val="-1"/>
        <w:w w:val="99"/>
        <w:sz w:val="20"/>
        <w:szCs w:val="20"/>
      </w:rPr>
    </w:lvl>
    <w:lvl w:ilvl="1">
      <w:numFmt w:val="bullet"/>
      <w:lvlText w:val="ï"/>
      <w:lvlJc w:val="left"/>
      <w:pPr>
        <w:ind w:left="2772" w:hanging="432"/>
      </w:pPr>
    </w:lvl>
    <w:lvl w:ilvl="2">
      <w:numFmt w:val="bullet"/>
      <w:lvlText w:val="ï"/>
      <w:lvlJc w:val="left"/>
      <w:pPr>
        <w:ind w:left="3664" w:hanging="432"/>
      </w:pPr>
    </w:lvl>
    <w:lvl w:ilvl="3">
      <w:numFmt w:val="bullet"/>
      <w:lvlText w:val="ï"/>
      <w:lvlJc w:val="left"/>
      <w:pPr>
        <w:ind w:left="4556" w:hanging="432"/>
      </w:pPr>
    </w:lvl>
    <w:lvl w:ilvl="4">
      <w:numFmt w:val="bullet"/>
      <w:lvlText w:val="ï"/>
      <w:lvlJc w:val="left"/>
      <w:pPr>
        <w:ind w:left="5448" w:hanging="432"/>
      </w:pPr>
    </w:lvl>
    <w:lvl w:ilvl="5">
      <w:numFmt w:val="bullet"/>
      <w:lvlText w:val="ï"/>
      <w:lvlJc w:val="left"/>
      <w:pPr>
        <w:ind w:left="6340" w:hanging="432"/>
      </w:pPr>
    </w:lvl>
    <w:lvl w:ilvl="6">
      <w:numFmt w:val="bullet"/>
      <w:lvlText w:val="ï"/>
      <w:lvlJc w:val="left"/>
      <w:pPr>
        <w:ind w:left="7232" w:hanging="432"/>
      </w:pPr>
    </w:lvl>
    <w:lvl w:ilvl="7">
      <w:numFmt w:val="bullet"/>
      <w:lvlText w:val="ï"/>
      <w:lvlJc w:val="left"/>
      <w:pPr>
        <w:ind w:left="8124" w:hanging="432"/>
      </w:pPr>
    </w:lvl>
    <w:lvl w:ilvl="8">
      <w:numFmt w:val="bullet"/>
      <w:lvlText w:val="ï"/>
      <w:lvlJc w:val="left"/>
      <w:pPr>
        <w:ind w:left="9016" w:hanging="432"/>
      </w:pPr>
    </w:lvl>
  </w:abstractNum>
  <w:abstractNum w:abstractNumId="20" w15:restartNumberingAfterBreak="0">
    <w:nsid w:val="00000416"/>
    <w:multiLevelType w:val="multilevel"/>
    <w:tmpl w:val="FFFFFFFF"/>
    <w:lvl w:ilvl="0">
      <w:start w:val="1"/>
      <w:numFmt w:val="lowerLetter"/>
      <w:lvlText w:val="(%1)"/>
      <w:lvlJc w:val="left"/>
      <w:pPr>
        <w:ind w:left="1872" w:hanging="432"/>
      </w:pPr>
      <w:rPr>
        <w:rFonts w:ascii="Arial" w:hAnsi="Arial" w:cs="Arial"/>
        <w:b w:val="0"/>
        <w:bCs w:val="0"/>
        <w:i w:val="0"/>
        <w:iCs w:val="0"/>
        <w:spacing w:val="-1"/>
        <w:w w:val="99"/>
        <w:sz w:val="20"/>
        <w:szCs w:val="20"/>
      </w:rPr>
    </w:lvl>
    <w:lvl w:ilvl="1">
      <w:numFmt w:val="bullet"/>
      <w:lvlText w:val="ï"/>
      <w:lvlJc w:val="left"/>
      <w:pPr>
        <w:ind w:left="2772" w:hanging="432"/>
      </w:pPr>
    </w:lvl>
    <w:lvl w:ilvl="2">
      <w:numFmt w:val="bullet"/>
      <w:lvlText w:val="ï"/>
      <w:lvlJc w:val="left"/>
      <w:pPr>
        <w:ind w:left="3664" w:hanging="432"/>
      </w:pPr>
    </w:lvl>
    <w:lvl w:ilvl="3">
      <w:numFmt w:val="bullet"/>
      <w:lvlText w:val="ï"/>
      <w:lvlJc w:val="left"/>
      <w:pPr>
        <w:ind w:left="4556" w:hanging="432"/>
      </w:pPr>
    </w:lvl>
    <w:lvl w:ilvl="4">
      <w:numFmt w:val="bullet"/>
      <w:lvlText w:val="ï"/>
      <w:lvlJc w:val="left"/>
      <w:pPr>
        <w:ind w:left="5448" w:hanging="432"/>
      </w:pPr>
    </w:lvl>
    <w:lvl w:ilvl="5">
      <w:numFmt w:val="bullet"/>
      <w:lvlText w:val="ï"/>
      <w:lvlJc w:val="left"/>
      <w:pPr>
        <w:ind w:left="6340" w:hanging="432"/>
      </w:pPr>
    </w:lvl>
    <w:lvl w:ilvl="6">
      <w:numFmt w:val="bullet"/>
      <w:lvlText w:val="ï"/>
      <w:lvlJc w:val="left"/>
      <w:pPr>
        <w:ind w:left="7232" w:hanging="432"/>
      </w:pPr>
    </w:lvl>
    <w:lvl w:ilvl="7">
      <w:numFmt w:val="bullet"/>
      <w:lvlText w:val="ï"/>
      <w:lvlJc w:val="left"/>
      <w:pPr>
        <w:ind w:left="8124" w:hanging="432"/>
      </w:pPr>
    </w:lvl>
    <w:lvl w:ilvl="8">
      <w:numFmt w:val="bullet"/>
      <w:lvlText w:val="ï"/>
      <w:lvlJc w:val="left"/>
      <w:pPr>
        <w:ind w:left="9016" w:hanging="432"/>
      </w:pPr>
    </w:lvl>
  </w:abstractNum>
  <w:abstractNum w:abstractNumId="21" w15:restartNumberingAfterBreak="0">
    <w:nsid w:val="00000417"/>
    <w:multiLevelType w:val="multilevel"/>
    <w:tmpl w:val="FFFFFFFF"/>
    <w:lvl w:ilvl="0">
      <w:start w:val="1"/>
      <w:numFmt w:val="decimal"/>
      <w:lvlText w:val="%1."/>
      <w:lvlJc w:val="left"/>
      <w:pPr>
        <w:ind w:left="720" w:hanging="776"/>
      </w:pPr>
      <w:rPr>
        <w:rFonts w:ascii="Arial" w:hAnsi="Arial" w:cs="Arial"/>
        <w:b w:val="0"/>
        <w:bCs w:val="0"/>
        <w:i w:val="0"/>
        <w:iCs w:val="0"/>
        <w:spacing w:val="-1"/>
        <w:w w:val="99"/>
        <w:sz w:val="20"/>
        <w:szCs w:val="20"/>
      </w:rPr>
    </w:lvl>
    <w:lvl w:ilvl="1">
      <w:numFmt w:val="bullet"/>
      <w:lvlText w:val="ï"/>
      <w:lvlJc w:val="left"/>
      <w:pPr>
        <w:ind w:left="1728" w:hanging="776"/>
      </w:pPr>
    </w:lvl>
    <w:lvl w:ilvl="2">
      <w:numFmt w:val="bullet"/>
      <w:lvlText w:val="ï"/>
      <w:lvlJc w:val="left"/>
      <w:pPr>
        <w:ind w:left="2736" w:hanging="776"/>
      </w:pPr>
    </w:lvl>
    <w:lvl w:ilvl="3">
      <w:numFmt w:val="bullet"/>
      <w:lvlText w:val="ï"/>
      <w:lvlJc w:val="left"/>
      <w:pPr>
        <w:ind w:left="3744" w:hanging="776"/>
      </w:pPr>
    </w:lvl>
    <w:lvl w:ilvl="4">
      <w:numFmt w:val="bullet"/>
      <w:lvlText w:val="ï"/>
      <w:lvlJc w:val="left"/>
      <w:pPr>
        <w:ind w:left="4752" w:hanging="776"/>
      </w:pPr>
    </w:lvl>
    <w:lvl w:ilvl="5">
      <w:numFmt w:val="bullet"/>
      <w:lvlText w:val="ï"/>
      <w:lvlJc w:val="left"/>
      <w:pPr>
        <w:ind w:left="5760" w:hanging="776"/>
      </w:pPr>
    </w:lvl>
    <w:lvl w:ilvl="6">
      <w:numFmt w:val="bullet"/>
      <w:lvlText w:val="ï"/>
      <w:lvlJc w:val="left"/>
      <w:pPr>
        <w:ind w:left="6768" w:hanging="776"/>
      </w:pPr>
    </w:lvl>
    <w:lvl w:ilvl="7">
      <w:numFmt w:val="bullet"/>
      <w:lvlText w:val="ï"/>
      <w:lvlJc w:val="left"/>
      <w:pPr>
        <w:ind w:left="7776" w:hanging="776"/>
      </w:pPr>
    </w:lvl>
    <w:lvl w:ilvl="8">
      <w:numFmt w:val="bullet"/>
      <w:lvlText w:val="ï"/>
      <w:lvlJc w:val="left"/>
      <w:pPr>
        <w:ind w:left="8784" w:hanging="776"/>
      </w:pPr>
    </w:lvl>
  </w:abstractNum>
  <w:abstractNum w:abstractNumId="22" w15:restartNumberingAfterBreak="0">
    <w:nsid w:val="00000418"/>
    <w:multiLevelType w:val="multilevel"/>
    <w:tmpl w:val="FFFFFFFF"/>
    <w:lvl w:ilvl="0">
      <w:start w:val="1"/>
      <w:numFmt w:val="decimal"/>
      <w:lvlText w:val="%1."/>
      <w:lvlJc w:val="left"/>
      <w:pPr>
        <w:ind w:left="1440" w:hanging="720"/>
      </w:pPr>
      <w:rPr>
        <w:rFonts w:ascii="Arial" w:hAnsi="Arial" w:cs="Arial"/>
        <w:b/>
        <w:bCs/>
        <w:i w:val="0"/>
        <w:iCs w:val="0"/>
        <w:spacing w:val="-1"/>
        <w:w w:val="99"/>
        <w:sz w:val="20"/>
        <w:szCs w:val="20"/>
      </w:rPr>
    </w:lvl>
    <w:lvl w:ilvl="1">
      <w:start w:val="1"/>
      <w:numFmt w:val="decimal"/>
      <w:lvlText w:val="%2."/>
      <w:lvlJc w:val="left"/>
      <w:pPr>
        <w:ind w:left="1440" w:hanging="360"/>
      </w:pPr>
      <w:rPr>
        <w:rFonts w:cs="Times New Roman"/>
        <w:spacing w:val="-1"/>
        <w:w w:val="99"/>
      </w:rPr>
    </w:lvl>
    <w:lvl w:ilvl="2">
      <w:start w:val="1"/>
      <w:numFmt w:val="lowerLetter"/>
      <w:lvlText w:val="(%3)"/>
      <w:lvlJc w:val="left"/>
      <w:pPr>
        <w:ind w:left="1852" w:hanging="567"/>
      </w:pPr>
      <w:rPr>
        <w:rFonts w:ascii="Arial" w:hAnsi="Arial" w:cs="Arial"/>
        <w:b w:val="0"/>
        <w:bCs w:val="0"/>
        <w:i w:val="0"/>
        <w:iCs w:val="0"/>
        <w:spacing w:val="-1"/>
        <w:w w:val="99"/>
        <w:sz w:val="20"/>
        <w:szCs w:val="20"/>
      </w:rPr>
    </w:lvl>
    <w:lvl w:ilvl="3">
      <w:numFmt w:val="bullet"/>
      <w:lvlText w:val="ï"/>
      <w:lvlJc w:val="left"/>
      <w:pPr>
        <w:ind w:left="3846" w:hanging="567"/>
      </w:pPr>
    </w:lvl>
    <w:lvl w:ilvl="4">
      <w:numFmt w:val="bullet"/>
      <w:lvlText w:val="ï"/>
      <w:lvlJc w:val="left"/>
      <w:pPr>
        <w:ind w:left="4840" w:hanging="567"/>
      </w:pPr>
    </w:lvl>
    <w:lvl w:ilvl="5">
      <w:numFmt w:val="bullet"/>
      <w:lvlText w:val="ï"/>
      <w:lvlJc w:val="left"/>
      <w:pPr>
        <w:ind w:left="5833" w:hanging="567"/>
      </w:pPr>
    </w:lvl>
    <w:lvl w:ilvl="6">
      <w:numFmt w:val="bullet"/>
      <w:lvlText w:val="ï"/>
      <w:lvlJc w:val="left"/>
      <w:pPr>
        <w:ind w:left="6826" w:hanging="567"/>
      </w:pPr>
    </w:lvl>
    <w:lvl w:ilvl="7">
      <w:numFmt w:val="bullet"/>
      <w:lvlText w:val="ï"/>
      <w:lvlJc w:val="left"/>
      <w:pPr>
        <w:ind w:left="7820" w:hanging="567"/>
      </w:pPr>
    </w:lvl>
    <w:lvl w:ilvl="8">
      <w:numFmt w:val="bullet"/>
      <w:lvlText w:val="ï"/>
      <w:lvlJc w:val="left"/>
      <w:pPr>
        <w:ind w:left="8813" w:hanging="567"/>
      </w:pPr>
    </w:lvl>
  </w:abstractNum>
  <w:abstractNum w:abstractNumId="23" w15:restartNumberingAfterBreak="0">
    <w:nsid w:val="00000419"/>
    <w:multiLevelType w:val="multilevel"/>
    <w:tmpl w:val="FFFFFFFF"/>
    <w:lvl w:ilvl="0">
      <w:numFmt w:val="bullet"/>
      <w:lvlText w:val="ï"/>
      <w:lvlJc w:val="left"/>
      <w:pPr>
        <w:ind w:left="1240" w:hanging="360"/>
      </w:pPr>
      <w:rPr>
        <w:rFonts w:ascii="Times New Roman" w:hAnsi="Times New Roman"/>
        <w:b w:val="0"/>
        <w:i w:val="0"/>
        <w:spacing w:val="0"/>
        <w:w w:val="131"/>
        <w:sz w:val="16"/>
      </w:rPr>
    </w:lvl>
    <w:lvl w:ilvl="1">
      <w:numFmt w:val="bullet"/>
      <w:lvlText w:val="ï"/>
      <w:lvlJc w:val="left"/>
      <w:pPr>
        <w:ind w:left="1584" w:hanging="360"/>
      </w:pPr>
    </w:lvl>
    <w:lvl w:ilvl="2">
      <w:numFmt w:val="bullet"/>
      <w:lvlText w:val="ï"/>
      <w:lvlJc w:val="left"/>
      <w:pPr>
        <w:ind w:left="1928" w:hanging="360"/>
      </w:pPr>
    </w:lvl>
    <w:lvl w:ilvl="3">
      <w:numFmt w:val="bullet"/>
      <w:lvlText w:val="ï"/>
      <w:lvlJc w:val="left"/>
      <w:pPr>
        <w:ind w:left="2272" w:hanging="360"/>
      </w:pPr>
    </w:lvl>
    <w:lvl w:ilvl="4">
      <w:numFmt w:val="bullet"/>
      <w:lvlText w:val="ï"/>
      <w:lvlJc w:val="left"/>
      <w:pPr>
        <w:ind w:left="2616" w:hanging="360"/>
      </w:pPr>
    </w:lvl>
    <w:lvl w:ilvl="5">
      <w:numFmt w:val="bullet"/>
      <w:lvlText w:val="ï"/>
      <w:lvlJc w:val="left"/>
      <w:pPr>
        <w:ind w:left="2960" w:hanging="360"/>
      </w:pPr>
    </w:lvl>
    <w:lvl w:ilvl="6">
      <w:numFmt w:val="bullet"/>
      <w:lvlText w:val="ï"/>
      <w:lvlJc w:val="left"/>
      <w:pPr>
        <w:ind w:left="3304" w:hanging="360"/>
      </w:pPr>
    </w:lvl>
    <w:lvl w:ilvl="7">
      <w:numFmt w:val="bullet"/>
      <w:lvlText w:val="ï"/>
      <w:lvlJc w:val="left"/>
      <w:pPr>
        <w:ind w:left="3648" w:hanging="360"/>
      </w:pPr>
    </w:lvl>
    <w:lvl w:ilvl="8">
      <w:numFmt w:val="bullet"/>
      <w:lvlText w:val="ï"/>
      <w:lvlJc w:val="left"/>
      <w:pPr>
        <w:ind w:left="3992" w:hanging="360"/>
      </w:pPr>
    </w:lvl>
  </w:abstractNum>
  <w:abstractNum w:abstractNumId="24" w15:restartNumberingAfterBreak="0">
    <w:nsid w:val="0000041A"/>
    <w:multiLevelType w:val="multilevel"/>
    <w:tmpl w:val="FFFFFFFF"/>
    <w:lvl w:ilvl="0">
      <w:numFmt w:val="bullet"/>
      <w:lvlText w:val="ï"/>
      <w:lvlJc w:val="left"/>
      <w:pPr>
        <w:ind w:left="799" w:hanging="360"/>
      </w:pPr>
      <w:rPr>
        <w:rFonts w:ascii="Times New Roman" w:hAnsi="Times New Roman"/>
        <w:b w:val="0"/>
        <w:i w:val="0"/>
        <w:spacing w:val="0"/>
        <w:w w:val="131"/>
        <w:sz w:val="16"/>
      </w:rPr>
    </w:lvl>
    <w:lvl w:ilvl="1">
      <w:numFmt w:val="bullet"/>
      <w:lvlText w:val="ï"/>
      <w:lvlJc w:val="left"/>
      <w:pPr>
        <w:ind w:left="1188" w:hanging="360"/>
      </w:pPr>
    </w:lvl>
    <w:lvl w:ilvl="2">
      <w:numFmt w:val="bullet"/>
      <w:lvlText w:val="ï"/>
      <w:lvlJc w:val="left"/>
      <w:pPr>
        <w:ind w:left="1576" w:hanging="360"/>
      </w:pPr>
    </w:lvl>
    <w:lvl w:ilvl="3">
      <w:numFmt w:val="bullet"/>
      <w:lvlText w:val="ï"/>
      <w:lvlJc w:val="left"/>
      <w:pPr>
        <w:ind w:left="1964" w:hanging="360"/>
      </w:pPr>
    </w:lvl>
    <w:lvl w:ilvl="4">
      <w:numFmt w:val="bullet"/>
      <w:lvlText w:val="ï"/>
      <w:lvlJc w:val="left"/>
      <w:pPr>
        <w:ind w:left="2352" w:hanging="360"/>
      </w:pPr>
    </w:lvl>
    <w:lvl w:ilvl="5">
      <w:numFmt w:val="bullet"/>
      <w:lvlText w:val="ï"/>
      <w:lvlJc w:val="left"/>
      <w:pPr>
        <w:ind w:left="2740" w:hanging="360"/>
      </w:pPr>
    </w:lvl>
    <w:lvl w:ilvl="6">
      <w:numFmt w:val="bullet"/>
      <w:lvlText w:val="ï"/>
      <w:lvlJc w:val="left"/>
      <w:pPr>
        <w:ind w:left="3128" w:hanging="360"/>
      </w:pPr>
    </w:lvl>
    <w:lvl w:ilvl="7">
      <w:numFmt w:val="bullet"/>
      <w:lvlText w:val="ï"/>
      <w:lvlJc w:val="left"/>
      <w:pPr>
        <w:ind w:left="3516" w:hanging="360"/>
      </w:pPr>
    </w:lvl>
    <w:lvl w:ilvl="8">
      <w:numFmt w:val="bullet"/>
      <w:lvlText w:val="ï"/>
      <w:lvlJc w:val="left"/>
      <w:pPr>
        <w:ind w:left="3904" w:hanging="360"/>
      </w:pPr>
    </w:lvl>
  </w:abstractNum>
  <w:abstractNum w:abstractNumId="25" w15:restartNumberingAfterBreak="0">
    <w:nsid w:val="0000041B"/>
    <w:multiLevelType w:val="multilevel"/>
    <w:tmpl w:val="FFFFFFFF"/>
    <w:lvl w:ilvl="0">
      <w:numFmt w:val="bullet"/>
      <w:lvlText w:val="ï"/>
      <w:lvlJc w:val="left"/>
      <w:pPr>
        <w:ind w:left="1240" w:hanging="360"/>
      </w:pPr>
      <w:rPr>
        <w:rFonts w:ascii="Times New Roman" w:hAnsi="Times New Roman"/>
        <w:b w:val="0"/>
        <w:i w:val="0"/>
        <w:spacing w:val="0"/>
        <w:w w:val="131"/>
        <w:sz w:val="16"/>
      </w:rPr>
    </w:lvl>
    <w:lvl w:ilvl="1">
      <w:numFmt w:val="bullet"/>
      <w:lvlText w:val="ï"/>
      <w:lvlJc w:val="left"/>
      <w:pPr>
        <w:ind w:left="1584" w:hanging="360"/>
      </w:pPr>
    </w:lvl>
    <w:lvl w:ilvl="2">
      <w:numFmt w:val="bullet"/>
      <w:lvlText w:val="ï"/>
      <w:lvlJc w:val="left"/>
      <w:pPr>
        <w:ind w:left="1928" w:hanging="360"/>
      </w:pPr>
    </w:lvl>
    <w:lvl w:ilvl="3">
      <w:numFmt w:val="bullet"/>
      <w:lvlText w:val="ï"/>
      <w:lvlJc w:val="left"/>
      <w:pPr>
        <w:ind w:left="2272" w:hanging="360"/>
      </w:pPr>
    </w:lvl>
    <w:lvl w:ilvl="4">
      <w:numFmt w:val="bullet"/>
      <w:lvlText w:val="ï"/>
      <w:lvlJc w:val="left"/>
      <w:pPr>
        <w:ind w:left="2616" w:hanging="360"/>
      </w:pPr>
    </w:lvl>
    <w:lvl w:ilvl="5">
      <w:numFmt w:val="bullet"/>
      <w:lvlText w:val="ï"/>
      <w:lvlJc w:val="left"/>
      <w:pPr>
        <w:ind w:left="2960" w:hanging="360"/>
      </w:pPr>
    </w:lvl>
    <w:lvl w:ilvl="6">
      <w:numFmt w:val="bullet"/>
      <w:lvlText w:val="ï"/>
      <w:lvlJc w:val="left"/>
      <w:pPr>
        <w:ind w:left="3304" w:hanging="360"/>
      </w:pPr>
    </w:lvl>
    <w:lvl w:ilvl="7">
      <w:numFmt w:val="bullet"/>
      <w:lvlText w:val="ï"/>
      <w:lvlJc w:val="left"/>
      <w:pPr>
        <w:ind w:left="3648" w:hanging="360"/>
      </w:pPr>
    </w:lvl>
    <w:lvl w:ilvl="8">
      <w:numFmt w:val="bullet"/>
      <w:lvlText w:val="ï"/>
      <w:lvlJc w:val="left"/>
      <w:pPr>
        <w:ind w:left="3992" w:hanging="360"/>
      </w:pPr>
    </w:lvl>
  </w:abstractNum>
  <w:abstractNum w:abstractNumId="26" w15:restartNumberingAfterBreak="0">
    <w:nsid w:val="0000041C"/>
    <w:multiLevelType w:val="multilevel"/>
    <w:tmpl w:val="FFFFFFFF"/>
    <w:lvl w:ilvl="0">
      <w:numFmt w:val="bullet"/>
      <w:lvlText w:val="ï"/>
      <w:lvlJc w:val="left"/>
      <w:pPr>
        <w:ind w:left="1240" w:hanging="360"/>
      </w:pPr>
      <w:rPr>
        <w:rFonts w:ascii="Times New Roman" w:hAnsi="Times New Roman"/>
        <w:b w:val="0"/>
        <w:i w:val="0"/>
        <w:spacing w:val="0"/>
        <w:w w:val="131"/>
        <w:sz w:val="16"/>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27" w15:restartNumberingAfterBreak="0">
    <w:nsid w:val="0000041D"/>
    <w:multiLevelType w:val="multilevel"/>
    <w:tmpl w:val="FFFFFFFF"/>
    <w:lvl w:ilvl="0">
      <w:numFmt w:val="bullet"/>
      <w:lvlText w:val="ï"/>
      <w:lvlJc w:val="left"/>
      <w:pPr>
        <w:ind w:left="799" w:hanging="360"/>
      </w:pPr>
      <w:rPr>
        <w:rFonts w:ascii="Times New Roman" w:hAnsi="Times New Roman"/>
        <w:b w:val="0"/>
        <w:i w:val="0"/>
        <w:spacing w:val="0"/>
        <w:w w:val="131"/>
        <w:sz w:val="16"/>
      </w:rPr>
    </w:lvl>
    <w:lvl w:ilvl="1">
      <w:numFmt w:val="bullet"/>
      <w:lvlText w:val="ï"/>
      <w:lvlJc w:val="left"/>
      <w:pPr>
        <w:ind w:left="1187" w:hanging="360"/>
      </w:pPr>
    </w:lvl>
    <w:lvl w:ilvl="2">
      <w:numFmt w:val="bullet"/>
      <w:lvlText w:val="ï"/>
      <w:lvlJc w:val="left"/>
      <w:pPr>
        <w:ind w:left="1575" w:hanging="360"/>
      </w:pPr>
    </w:lvl>
    <w:lvl w:ilvl="3">
      <w:numFmt w:val="bullet"/>
      <w:lvlText w:val="ï"/>
      <w:lvlJc w:val="left"/>
      <w:pPr>
        <w:ind w:left="1962" w:hanging="360"/>
      </w:pPr>
    </w:lvl>
    <w:lvl w:ilvl="4">
      <w:numFmt w:val="bullet"/>
      <w:lvlText w:val="ï"/>
      <w:lvlJc w:val="left"/>
      <w:pPr>
        <w:ind w:left="2350" w:hanging="360"/>
      </w:pPr>
    </w:lvl>
    <w:lvl w:ilvl="5">
      <w:numFmt w:val="bullet"/>
      <w:lvlText w:val="ï"/>
      <w:lvlJc w:val="left"/>
      <w:pPr>
        <w:ind w:left="2737" w:hanging="360"/>
      </w:pPr>
    </w:lvl>
    <w:lvl w:ilvl="6">
      <w:numFmt w:val="bullet"/>
      <w:lvlText w:val="ï"/>
      <w:lvlJc w:val="left"/>
      <w:pPr>
        <w:ind w:left="3125" w:hanging="360"/>
      </w:pPr>
    </w:lvl>
    <w:lvl w:ilvl="7">
      <w:numFmt w:val="bullet"/>
      <w:lvlText w:val="ï"/>
      <w:lvlJc w:val="left"/>
      <w:pPr>
        <w:ind w:left="3512" w:hanging="360"/>
      </w:pPr>
    </w:lvl>
    <w:lvl w:ilvl="8">
      <w:numFmt w:val="bullet"/>
      <w:lvlText w:val="ï"/>
      <w:lvlJc w:val="left"/>
      <w:pPr>
        <w:ind w:left="3900" w:hanging="360"/>
      </w:pPr>
    </w:lvl>
  </w:abstractNum>
  <w:abstractNum w:abstractNumId="28" w15:restartNumberingAfterBreak="0">
    <w:nsid w:val="0000041E"/>
    <w:multiLevelType w:val="multilevel"/>
    <w:tmpl w:val="FFFFFFFF"/>
    <w:lvl w:ilvl="0">
      <w:numFmt w:val="bullet"/>
      <w:lvlText w:val="ï"/>
      <w:lvlJc w:val="left"/>
      <w:pPr>
        <w:ind w:left="1240" w:hanging="360"/>
      </w:pPr>
      <w:rPr>
        <w:rFonts w:ascii="Times New Roman" w:hAnsi="Times New Roman"/>
        <w:b w:val="0"/>
        <w:i w:val="0"/>
        <w:spacing w:val="0"/>
        <w:w w:val="131"/>
        <w:sz w:val="16"/>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29" w15:restartNumberingAfterBreak="0">
    <w:nsid w:val="0000041F"/>
    <w:multiLevelType w:val="multilevel"/>
    <w:tmpl w:val="FFFFFFFF"/>
    <w:lvl w:ilvl="0">
      <w:start w:val="1"/>
      <w:numFmt w:val="bullet"/>
      <w:lvlText w:val="•"/>
      <w:lvlJc w:val="left"/>
      <w:pPr>
        <w:ind w:left="1240" w:hanging="360"/>
      </w:pPr>
      <w:rPr>
        <w:rFonts w:ascii="Arial" w:hAnsi="Arial" w:hint="default"/>
        <w:b w:val="0"/>
        <w:i w:val="0"/>
        <w:spacing w:val="0"/>
        <w:w w:val="130"/>
        <w:sz w:val="20"/>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30" w15:restartNumberingAfterBreak="0">
    <w:nsid w:val="00000420"/>
    <w:multiLevelType w:val="multilevel"/>
    <w:tmpl w:val="FFFFFFFF"/>
    <w:lvl w:ilvl="0">
      <w:start w:val="1"/>
      <w:numFmt w:val="bullet"/>
      <w:lvlText w:val="•"/>
      <w:lvlJc w:val="left"/>
      <w:pPr>
        <w:ind w:left="1240" w:hanging="360"/>
      </w:pPr>
      <w:rPr>
        <w:rFonts w:ascii="Arial" w:hAnsi="Arial" w:hint="default"/>
        <w:b w:val="0"/>
        <w:i w:val="0"/>
        <w:spacing w:val="0"/>
        <w:w w:val="130"/>
        <w:sz w:val="20"/>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31" w15:restartNumberingAfterBreak="0">
    <w:nsid w:val="00000421"/>
    <w:multiLevelType w:val="multilevel"/>
    <w:tmpl w:val="FFFFFFFF"/>
    <w:lvl w:ilvl="0">
      <w:start w:val="1"/>
      <w:numFmt w:val="bullet"/>
      <w:lvlText w:val="•"/>
      <w:lvlJc w:val="left"/>
      <w:pPr>
        <w:ind w:left="1240" w:hanging="360"/>
      </w:pPr>
      <w:rPr>
        <w:rFonts w:ascii="Arial" w:hAnsi="Arial" w:hint="default"/>
        <w:b w:val="0"/>
        <w:i w:val="0"/>
        <w:spacing w:val="0"/>
        <w:w w:val="131"/>
        <w:sz w:val="16"/>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32" w15:restartNumberingAfterBreak="0">
    <w:nsid w:val="00000422"/>
    <w:multiLevelType w:val="multilevel"/>
    <w:tmpl w:val="FFFFFFFF"/>
    <w:lvl w:ilvl="0">
      <w:start w:val="1"/>
      <w:numFmt w:val="lowerLetter"/>
      <w:lvlText w:val="(%1)"/>
      <w:lvlJc w:val="left"/>
      <w:pPr>
        <w:ind w:left="1852" w:hanging="567"/>
      </w:pPr>
      <w:rPr>
        <w:rFonts w:ascii="Arial" w:hAnsi="Arial" w:cs="Arial"/>
        <w:b w:val="0"/>
        <w:bCs w:val="0"/>
        <w:i w:val="0"/>
        <w:iCs w:val="0"/>
        <w:spacing w:val="-1"/>
        <w:w w:val="99"/>
        <w:sz w:val="20"/>
        <w:szCs w:val="20"/>
      </w:rPr>
    </w:lvl>
    <w:lvl w:ilvl="1">
      <w:numFmt w:val="bullet"/>
      <w:lvlText w:val="ï"/>
      <w:lvlJc w:val="left"/>
      <w:pPr>
        <w:ind w:left="2754" w:hanging="567"/>
      </w:pPr>
    </w:lvl>
    <w:lvl w:ilvl="2">
      <w:numFmt w:val="bullet"/>
      <w:lvlText w:val="ï"/>
      <w:lvlJc w:val="left"/>
      <w:pPr>
        <w:ind w:left="3648" w:hanging="567"/>
      </w:pPr>
    </w:lvl>
    <w:lvl w:ilvl="3">
      <w:numFmt w:val="bullet"/>
      <w:lvlText w:val="ï"/>
      <w:lvlJc w:val="left"/>
      <w:pPr>
        <w:ind w:left="4542" w:hanging="567"/>
      </w:pPr>
    </w:lvl>
    <w:lvl w:ilvl="4">
      <w:numFmt w:val="bullet"/>
      <w:lvlText w:val="ï"/>
      <w:lvlJc w:val="left"/>
      <w:pPr>
        <w:ind w:left="5436" w:hanging="567"/>
      </w:pPr>
    </w:lvl>
    <w:lvl w:ilvl="5">
      <w:numFmt w:val="bullet"/>
      <w:lvlText w:val="ï"/>
      <w:lvlJc w:val="left"/>
      <w:pPr>
        <w:ind w:left="6330" w:hanging="567"/>
      </w:pPr>
    </w:lvl>
    <w:lvl w:ilvl="6">
      <w:numFmt w:val="bullet"/>
      <w:lvlText w:val="ï"/>
      <w:lvlJc w:val="left"/>
      <w:pPr>
        <w:ind w:left="7224" w:hanging="567"/>
      </w:pPr>
    </w:lvl>
    <w:lvl w:ilvl="7">
      <w:numFmt w:val="bullet"/>
      <w:lvlText w:val="ï"/>
      <w:lvlJc w:val="left"/>
      <w:pPr>
        <w:ind w:left="8118" w:hanging="567"/>
      </w:pPr>
    </w:lvl>
    <w:lvl w:ilvl="8">
      <w:numFmt w:val="bullet"/>
      <w:lvlText w:val="ï"/>
      <w:lvlJc w:val="left"/>
      <w:pPr>
        <w:ind w:left="9012" w:hanging="567"/>
      </w:pPr>
    </w:lvl>
  </w:abstractNum>
  <w:abstractNum w:abstractNumId="33" w15:restartNumberingAfterBreak="0">
    <w:nsid w:val="00000423"/>
    <w:multiLevelType w:val="multilevel"/>
    <w:tmpl w:val="FFFFFFFF"/>
    <w:lvl w:ilvl="0">
      <w:start w:val="1"/>
      <w:numFmt w:val="lowerLetter"/>
      <w:lvlText w:val="(%1)"/>
      <w:lvlJc w:val="left"/>
      <w:pPr>
        <w:ind w:left="1440" w:hanging="720"/>
      </w:pPr>
      <w:rPr>
        <w:rFonts w:ascii="Arial" w:hAnsi="Arial" w:cs="Arial"/>
        <w:b w:val="0"/>
        <w:bCs w:val="0"/>
        <w:i w:val="0"/>
        <w:iCs w:val="0"/>
        <w:spacing w:val="-1"/>
        <w:w w:val="99"/>
        <w:sz w:val="20"/>
        <w:szCs w:val="20"/>
      </w:rPr>
    </w:lvl>
    <w:lvl w:ilvl="1">
      <w:start w:val="13"/>
      <w:numFmt w:val="decimal"/>
      <w:lvlText w:val="%2."/>
      <w:lvlJc w:val="left"/>
      <w:pPr>
        <w:ind w:left="1440" w:hanging="720"/>
      </w:pPr>
      <w:rPr>
        <w:rFonts w:ascii="Arial" w:hAnsi="Arial" w:cs="Arial"/>
        <w:b w:val="0"/>
        <w:bCs w:val="0"/>
        <w:i w:val="0"/>
        <w:iCs w:val="0"/>
        <w:spacing w:val="-1"/>
        <w:w w:val="99"/>
        <w:sz w:val="20"/>
        <w:szCs w:val="20"/>
      </w:rPr>
    </w:lvl>
    <w:lvl w:ilvl="2">
      <w:start w:val="1"/>
      <w:numFmt w:val="lowerLetter"/>
      <w:lvlText w:val="(%3)"/>
      <w:lvlJc w:val="left"/>
      <w:pPr>
        <w:ind w:left="2880" w:hanging="720"/>
      </w:pPr>
      <w:rPr>
        <w:rFonts w:ascii="Arial" w:hAnsi="Arial" w:cs="Arial"/>
        <w:b w:val="0"/>
        <w:bCs w:val="0"/>
        <w:i w:val="0"/>
        <w:iCs w:val="0"/>
        <w:spacing w:val="-1"/>
        <w:w w:val="99"/>
        <w:sz w:val="20"/>
        <w:szCs w:val="20"/>
      </w:rPr>
    </w:lvl>
    <w:lvl w:ilvl="3">
      <w:numFmt w:val="bullet"/>
      <w:lvlText w:val="ï"/>
      <w:lvlJc w:val="left"/>
      <w:pPr>
        <w:ind w:left="4640" w:hanging="720"/>
      </w:pPr>
    </w:lvl>
    <w:lvl w:ilvl="4">
      <w:numFmt w:val="bullet"/>
      <w:lvlText w:val="ï"/>
      <w:lvlJc w:val="left"/>
      <w:pPr>
        <w:ind w:left="5520" w:hanging="720"/>
      </w:pPr>
    </w:lvl>
    <w:lvl w:ilvl="5">
      <w:numFmt w:val="bullet"/>
      <w:lvlText w:val="ï"/>
      <w:lvlJc w:val="left"/>
      <w:pPr>
        <w:ind w:left="6400" w:hanging="720"/>
      </w:pPr>
    </w:lvl>
    <w:lvl w:ilvl="6">
      <w:numFmt w:val="bullet"/>
      <w:lvlText w:val="ï"/>
      <w:lvlJc w:val="left"/>
      <w:pPr>
        <w:ind w:left="7280" w:hanging="720"/>
      </w:pPr>
    </w:lvl>
    <w:lvl w:ilvl="7">
      <w:numFmt w:val="bullet"/>
      <w:lvlText w:val="ï"/>
      <w:lvlJc w:val="left"/>
      <w:pPr>
        <w:ind w:left="8160" w:hanging="720"/>
      </w:pPr>
    </w:lvl>
    <w:lvl w:ilvl="8">
      <w:numFmt w:val="bullet"/>
      <w:lvlText w:val="ï"/>
      <w:lvlJc w:val="left"/>
      <w:pPr>
        <w:ind w:left="9040" w:hanging="720"/>
      </w:pPr>
    </w:lvl>
  </w:abstractNum>
  <w:abstractNum w:abstractNumId="34" w15:restartNumberingAfterBreak="0">
    <w:nsid w:val="00000424"/>
    <w:multiLevelType w:val="multilevel"/>
    <w:tmpl w:val="FFFFFFFF"/>
    <w:lvl w:ilvl="0">
      <w:start w:val="1"/>
      <w:numFmt w:val="lowerLetter"/>
      <w:lvlText w:val="(%1)"/>
      <w:lvlJc w:val="left"/>
      <w:pPr>
        <w:ind w:left="350" w:hanging="272"/>
      </w:pPr>
      <w:rPr>
        <w:rFonts w:ascii="Arial" w:hAnsi="Arial" w:cs="Arial"/>
        <w:b w:val="0"/>
        <w:bCs w:val="0"/>
        <w:i w:val="0"/>
        <w:iCs w:val="0"/>
        <w:spacing w:val="-1"/>
        <w:w w:val="100"/>
        <w:sz w:val="16"/>
        <w:szCs w:val="16"/>
      </w:rPr>
    </w:lvl>
    <w:lvl w:ilvl="1">
      <w:numFmt w:val="bullet"/>
      <w:lvlText w:val="ï"/>
      <w:lvlJc w:val="left"/>
      <w:pPr>
        <w:ind w:left="602" w:hanging="272"/>
      </w:pPr>
    </w:lvl>
    <w:lvl w:ilvl="2">
      <w:numFmt w:val="bullet"/>
      <w:lvlText w:val="ï"/>
      <w:lvlJc w:val="left"/>
      <w:pPr>
        <w:ind w:left="844" w:hanging="272"/>
      </w:pPr>
    </w:lvl>
    <w:lvl w:ilvl="3">
      <w:numFmt w:val="bullet"/>
      <w:lvlText w:val="ï"/>
      <w:lvlJc w:val="left"/>
      <w:pPr>
        <w:ind w:left="1086" w:hanging="272"/>
      </w:pPr>
    </w:lvl>
    <w:lvl w:ilvl="4">
      <w:numFmt w:val="bullet"/>
      <w:lvlText w:val="ï"/>
      <w:lvlJc w:val="left"/>
      <w:pPr>
        <w:ind w:left="1328" w:hanging="272"/>
      </w:pPr>
    </w:lvl>
    <w:lvl w:ilvl="5">
      <w:numFmt w:val="bullet"/>
      <w:lvlText w:val="ï"/>
      <w:lvlJc w:val="left"/>
      <w:pPr>
        <w:ind w:left="1570" w:hanging="272"/>
      </w:pPr>
    </w:lvl>
    <w:lvl w:ilvl="6">
      <w:numFmt w:val="bullet"/>
      <w:lvlText w:val="ï"/>
      <w:lvlJc w:val="left"/>
      <w:pPr>
        <w:ind w:left="1812" w:hanging="272"/>
      </w:pPr>
    </w:lvl>
    <w:lvl w:ilvl="7">
      <w:numFmt w:val="bullet"/>
      <w:lvlText w:val="ï"/>
      <w:lvlJc w:val="left"/>
      <w:pPr>
        <w:ind w:left="2054" w:hanging="272"/>
      </w:pPr>
    </w:lvl>
    <w:lvl w:ilvl="8">
      <w:numFmt w:val="bullet"/>
      <w:lvlText w:val="ï"/>
      <w:lvlJc w:val="left"/>
      <w:pPr>
        <w:ind w:left="2296" w:hanging="272"/>
      </w:pPr>
    </w:lvl>
  </w:abstractNum>
  <w:abstractNum w:abstractNumId="35" w15:restartNumberingAfterBreak="0">
    <w:nsid w:val="00000425"/>
    <w:multiLevelType w:val="multilevel"/>
    <w:tmpl w:val="FFFFFFFF"/>
    <w:lvl w:ilvl="0">
      <w:start w:val="1"/>
      <w:numFmt w:val="lowerLetter"/>
      <w:lvlText w:val="(%1)"/>
      <w:lvlJc w:val="left"/>
      <w:pPr>
        <w:ind w:left="799" w:hanging="720"/>
      </w:pPr>
      <w:rPr>
        <w:rFonts w:ascii="Arial" w:hAnsi="Arial" w:cs="Arial"/>
        <w:b w:val="0"/>
        <w:bCs w:val="0"/>
        <w:i w:val="0"/>
        <w:iCs w:val="0"/>
        <w:spacing w:val="-1"/>
        <w:w w:val="100"/>
        <w:sz w:val="16"/>
        <w:szCs w:val="16"/>
      </w:rPr>
    </w:lvl>
    <w:lvl w:ilvl="1">
      <w:numFmt w:val="bullet"/>
      <w:lvlText w:val="ï"/>
      <w:lvlJc w:val="left"/>
      <w:pPr>
        <w:ind w:left="1220" w:hanging="720"/>
      </w:pPr>
    </w:lvl>
    <w:lvl w:ilvl="2">
      <w:numFmt w:val="bullet"/>
      <w:lvlText w:val="ï"/>
      <w:lvlJc w:val="left"/>
      <w:pPr>
        <w:ind w:left="1641" w:hanging="720"/>
      </w:pPr>
    </w:lvl>
    <w:lvl w:ilvl="3">
      <w:numFmt w:val="bullet"/>
      <w:lvlText w:val="ï"/>
      <w:lvlJc w:val="left"/>
      <w:pPr>
        <w:ind w:left="2061" w:hanging="720"/>
      </w:pPr>
    </w:lvl>
    <w:lvl w:ilvl="4">
      <w:numFmt w:val="bullet"/>
      <w:lvlText w:val="ï"/>
      <w:lvlJc w:val="left"/>
      <w:pPr>
        <w:ind w:left="2482" w:hanging="720"/>
      </w:pPr>
    </w:lvl>
    <w:lvl w:ilvl="5">
      <w:numFmt w:val="bullet"/>
      <w:lvlText w:val="ï"/>
      <w:lvlJc w:val="left"/>
      <w:pPr>
        <w:ind w:left="2903" w:hanging="720"/>
      </w:pPr>
    </w:lvl>
    <w:lvl w:ilvl="6">
      <w:numFmt w:val="bullet"/>
      <w:lvlText w:val="ï"/>
      <w:lvlJc w:val="left"/>
      <w:pPr>
        <w:ind w:left="3323" w:hanging="720"/>
      </w:pPr>
    </w:lvl>
    <w:lvl w:ilvl="7">
      <w:numFmt w:val="bullet"/>
      <w:lvlText w:val="ï"/>
      <w:lvlJc w:val="left"/>
      <w:pPr>
        <w:ind w:left="3744" w:hanging="720"/>
      </w:pPr>
    </w:lvl>
    <w:lvl w:ilvl="8">
      <w:numFmt w:val="bullet"/>
      <w:lvlText w:val="ï"/>
      <w:lvlJc w:val="left"/>
      <w:pPr>
        <w:ind w:left="4164" w:hanging="720"/>
      </w:pPr>
    </w:lvl>
  </w:abstractNum>
  <w:abstractNum w:abstractNumId="36" w15:restartNumberingAfterBreak="0">
    <w:nsid w:val="00000426"/>
    <w:multiLevelType w:val="multilevel"/>
    <w:tmpl w:val="FFFFFFFF"/>
    <w:lvl w:ilvl="0">
      <w:start w:val="9"/>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37" w15:restartNumberingAfterBreak="0">
    <w:nsid w:val="00000427"/>
    <w:multiLevelType w:val="multilevel"/>
    <w:tmpl w:val="FFFFFFFF"/>
    <w:lvl w:ilvl="0">
      <w:start w:val="1"/>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38" w15:restartNumberingAfterBreak="0">
    <w:nsid w:val="00000428"/>
    <w:multiLevelType w:val="multilevel"/>
    <w:tmpl w:val="FFFFFFFF"/>
    <w:lvl w:ilvl="0">
      <w:start w:val="8"/>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39" w15:restartNumberingAfterBreak="0">
    <w:nsid w:val="00000429"/>
    <w:multiLevelType w:val="multilevel"/>
    <w:tmpl w:val="FFFFFFFF"/>
    <w:lvl w:ilvl="0">
      <w:start w:val="1"/>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0" w15:restartNumberingAfterBreak="0">
    <w:nsid w:val="0000042A"/>
    <w:multiLevelType w:val="multilevel"/>
    <w:tmpl w:val="FFFFFFFF"/>
    <w:lvl w:ilvl="0">
      <w:start w:val="5"/>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1" w15:restartNumberingAfterBreak="0">
    <w:nsid w:val="0000042B"/>
    <w:multiLevelType w:val="multilevel"/>
    <w:tmpl w:val="FFFFFFFF"/>
    <w:lvl w:ilvl="0">
      <w:start w:val="21"/>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2" w15:restartNumberingAfterBreak="0">
    <w:nsid w:val="0000042C"/>
    <w:multiLevelType w:val="multilevel"/>
    <w:tmpl w:val="FFFFFFFF"/>
    <w:lvl w:ilvl="0">
      <w:start w:val="1"/>
      <w:numFmt w:val="lowerLetter"/>
      <w:lvlText w:val="(%1)"/>
      <w:lvlJc w:val="left"/>
      <w:pPr>
        <w:ind w:left="799" w:hanging="720"/>
      </w:pPr>
      <w:rPr>
        <w:rFonts w:ascii="Arial" w:hAnsi="Arial" w:cs="Arial"/>
        <w:b w:val="0"/>
        <w:bCs w:val="0"/>
        <w:i w:val="0"/>
        <w:iCs w:val="0"/>
        <w:spacing w:val="-1"/>
        <w:w w:val="100"/>
        <w:sz w:val="16"/>
        <w:szCs w:val="16"/>
      </w:rPr>
    </w:lvl>
    <w:lvl w:ilvl="1">
      <w:numFmt w:val="bullet"/>
      <w:lvlText w:val="ï"/>
      <w:lvlJc w:val="left"/>
      <w:pPr>
        <w:ind w:left="1220" w:hanging="720"/>
      </w:pPr>
    </w:lvl>
    <w:lvl w:ilvl="2">
      <w:numFmt w:val="bullet"/>
      <w:lvlText w:val="ï"/>
      <w:lvlJc w:val="left"/>
      <w:pPr>
        <w:ind w:left="1641" w:hanging="720"/>
      </w:pPr>
    </w:lvl>
    <w:lvl w:ilvl="3">
      <w:numFmt w:val="bullet"/>
      <w:lvlText w:val="ï"/>
      <w:lvlJc w:val="left"/>
      <w:pPr>
        <w:ind w:left="2061" w:hanging="720"/>
      </w:pPr>
    </w:lvl>
    <w:lvl w:ilvl="4">
      <w:numFmt w:val="bullet"/>
      <w:lvlText w:val="ï"/>
      <w:lvlJc w:val="left"/>
      <w:pPr>
        <w:ind w:left="2482" w:hanging="720"/>
      </w:pPr>
    </w:lvl>
    <w:lvl w:ilvl="5">
      <w:numFmt w:val="bullet"/>
      <w:lvlText w:val="ï"/>
      <w:lvlJc w:val="left"/>
      <w:pPr>
        <w:ind w:left="2903" w:hanging="720"/>
      </w:pPr>
    </w:lvl>
    <w:lvl w:ilvl="6">
      <w:numFmt w:val="bullet"/>
      <w:lvlText w:val="ï"/>
      <w:lvlJc w:val="left"/>
      <w:pPr>
        <w:ind w:left="3323" w:hanging="720"/>
      </w:pPr>
    </w:lvl>
    <w:lvl w:ilvl="7">
      <w:numFmt w:val="bullet"/>
      <w:lvlText w:val="ï"/>
      <w:lvlJc w:val="left"/>
      <w:pPr>
        <w:ind w:left="3744" w:hanging="720"/>
      </w:pPr>
    </w:lvl>
    <w:lvl w:ilvl="8">
      <w:numFmt w:val="bullet"/>
      <w:lvlText w:val="ï"/>
      <w:lvlJc w:val="left"/>
      <w:pPr>
        <w:ind w:left="4164" w:hanging="720"/>
      </w:pPr>
    </w:lvl>
  </w:abstractNum>
  <w:abstractNum w:abstractNumId="43" w15:restartNumberingAfterBreak="0">
    <w:nsid w:val="0000042D"/>
    <w:multiLevelType w:val="multilevel"/>
    <w:tmpl w:val="FFFFFFFF"/>
    <w:lvl w:ilvl="0">
      <w:start w:val="11"/>
      <w:numFmt w:val="lowerLetter"/>
      <w:lvlText w:val="(%1)"/>
      <w:lvlJc w:val="left"/>
      <w:pPr>
        <w:ind w:left="79" w:hanging="720"/>
      </w:pPr>
      <w:rPr>
        <w:rFonts w:ascii="Arial" w:hAnsi="Arial" w:cs="Arial"/>
        <w:b w:val="0"/>
        <w:bCs w:val="0"/>
        <w:i w:val="0"/>
        <w:iCs w:val="0"/>
        <w:spacing w:val="-1"/>
        <w:w w:val="100"/>
        <w:sz w:val="16"/>
        <w:szCs w:val="16"/>
      </w:rPr>
    </w:lvl>
    <w:lvl w:ilvl="1">
      <w:numFmt w:val="bullet"/>
      <w:lvlText w:val="ï"/>
      <w:lvlJc w:val="left"/>
      <w:pPr>
        <w:ind w:left="572" w:hanging="720"/>
      </w:p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4" w15:restartNumberingAfterBreak="0">
    <w:nsid w:val="0000042E"/>
    <w:multiLevelType w:val="multilevel"/>
    <w:tmpl w:val="FFFFFFFF"/>
    <w:lvl w:ilvl="0">
      <w:start w:val="5"/>
      <w:numFmt w:val="lowerLetter"/>
      <w:lvlText w:val="(%1)"/>
      <w:lvlJc w:val="left"/>
      <w:pPr>
        <w:ind w:left="79" w:hanging="240"/>
      </w:pPr>
      <w:rPr>
        <w:rFonts w:ascii="Arial" w:hAnsi="Arial" w:cs="Arial"/>
        <w:b w:val="0"/>
        <w:bCs w:val="0"/>
        <w:i w:val="0"/>
        <w:iCs w:val="0"/>
        <w:spacing w:val="-1"/>
        <w:w w:val="87"/>
        <w:sz w:val="16"/>
        <w:szCs w:val="16"/>
      </w:rPr>
    </w:lvl>
    <w:lvl w:ilvl="1">
      <w:numFmt w:val="bullet"/>
      <w:lvlText w:val="ï"/>
      <w:lvlJc w:val="left"/>
      <w:pPr>
        <w:ind w:left="572" w:hanging="240"/>
      </w:pPr>
    </w:lvl>
    <w:lvl w:ilvl="2">
      <w:numFmt w:val="bullet"/>
      <w:lvlText w:val="ï"/>
      <w:lvlJc w:val="left"/>
      <w:pPr>
        <w:ind w:left="1065" w:hanging="240"/>
      </w:pPr>
    </w:lvl>
    <w:lvl w:ilvl="3">
      <w:numFmt w:val="bullet"/>
      <w:lvlText w:val="ï"/>
      <w:lvlJc w:val="left"/>
      <w:pPr>
        <w:ind w:left="1557" w:hanging="240"/>
      </w:pPr>
    </w:lvl>
    <w:lvl w:ilvl="4">
      <w:numFmt w:val="bullet"/>
      <w:lvlText w:val="ï"/>
      <w:lvlJc w:val="left"/>
      <w:pPr>
        <w:ind w:left="2050" w:hanging="240"/>
      </w:pPr>
    </w:lvl>
    <w:lvl w:ilvl="5">
      <w:numFmt w:val="bullet"/>
      <w:lvlText w:val="ï"/>
      <w:lvlJc w:val="left"/>
      <w:pPr>
        <w:ind w:left="2543" w:hanging="240"/>
      </w:pPr>
    </w:lvl>
    <w:lvl w:ilvl="6">
      <w:numFmt w:val="bullet"/>
      <w:lvlText w:val="ï"/>
      <w:lvlJc w:val="left"/>
      <w:pPr>
        <w:ind w:left="3035" w:hanging="240"/>
      </w:pPr>
    </w:lvl>
    <w:lvl w:ilvl="7">
      <w:numFmt w:val="bullet"/>
      <w:lvlText w:val="ï"/>
      <w:lvlJc w:val="left"/>
      <w:pPr>
        <w:ind w:left="3528" w:hanging="240"/>
      </w:pPr>
    </w:lvl>
    <w:lvl w:ilvl="8">
      <w:numFmt w:val="bullet"/>
      <w:lvlText w:val="ï"/>
      <w:lvlJc w:val="left"/>
      <w:pPr>
        <w:ind w:left="4020" w:hanging="240"/>
      </w:pPr>
    </w:lvl>
  </w:abstractNum>
  <w:abstractNum w:abstractNumId="45" w15:restartNumberingAfterBreak="0">
    <w:nsid w:val="0000042F"/>
    <w:multiLevelType w:val="multilevel"/>
    <w:tmpl w:val="FFFFFFFF"/>
    <w:lvl w:ilvl="0">
      <w:start w:val="1"/>
      <w:numFmt w:val="lowerLetter"/>
      <w:lvlText w:val="(%1)"/>
      <w:lvlJc w:val="left"/>
      <w:pPr>
        <w:ind w:left="79" w:hanging="720"/>
      </w:pPr>
      <w:rPr>
        <w:rFonts w:ascii="Arial" w:hAnsi="Arial" w:cs="Arial"/>
        <w:b w:val="0"/>
        <w:bCs w:val="0"/>
        <w:i w:val="0"/>
        <w:iCs w:val="0"/>
        <w:spacing w:val="-1"/>
        <w:w w:val="100"/>
        <w:sz w:val="16"/>
        <w:szCs w:val="16"/>
      </w:rPr>
    </w:lvl>
    <w:lvl w:ilvl="1">
      <w:start w:val="1"/>
      <w:numFmt w:val="lowerRoman"/>
      <w:lvlText w:val="%2."/>
      <w:lvlJc w:val="left"/>
      <w:pPr>
        <w:ind w:left="79" w:hanging="720"/>
      </w:pPr>
      <w:rPr>
        <w:rFonts w:ascii="Arial" w:hAnsi="Arial" w:cs="Arial"/>
        <w:b w:val="0"/>
        <w:bCs w:val="0"/>
        <w:i w:val="0"/>
        <w:iCs w:val="0"/>
        <w:spacing w:val="0"/>
        <w:w w:val="100"/>
        <w:sz w:val="16"/>
        <w:szCs w:val="16"/>
      </w:r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6" w15:restartNumberingAfterBreak="0">
    <w:nsid w:val="00000430"/>
    <w:multiLevelType w:val="multilevel"/>
    <w:tmpl w:val="FFFFFFFF"/>
    <w:lvl w:ilvl="0">
      <w:start w:val="2"/>
      <w:numFmt w:val="lowerLetter"/>
      <w:lvlText w:val="(%1)"/>
      <w:lvlJc w:val="left"/>
      <w:pPr>
        <w:ind w:left="79" w:hanging="720"/>
      </w:pPr>
      <w:rPr>
        <w:rFonts w:ascii="Arial" w:hAnsi="Arial" w:cs="Arial"/>
        <w:b w:val="0"/>
        <w:bCs w:val="0"/>
        <w:i w:val="0"/>
        <w:iCs w:val="0"/>
        <w:spacing w:val="-1"/>
        <w:w w:val="100"/>
        <w:sz w:val="16"/>
        <w:szCs w:val="16"/>
      </w:rPr>
    </w:lvl>
    <w:lvl w:ilvl="1">
      <w:start w:val="1"/>
      <w:numFmt w:val="lowerRoman"/>
      <w:lvlText w:val="%2."/>
      <w:lvlJc w:val="left"/>
      <w:pPr>
        <w:ind w:left="79" w:hanging="720"/>
      </w:pPr>
      <w:rPr>
        <w:rFonts w:ascii="Arial" w:hAnsi="Arial" w:cs="Arial"/>
        <w:b w:val="0"/>
        <w:bCs w:val="0"/>
        <w:i w:val="0"/>
        <w:iCs w:val="0"/>
        <w:spacing w:val="0"/>
        <w:w w:val="100"/>
        <w:sz w:val="16"/>
        <w:szCs w:val="16"/>
      </w:rPr>
    </w:lvl>
    <w:lvl w:ilvl="2">
      <w:numFmt w:val="bullet"/>
      <w:lvlText w:val="ï"/>
      <w:lvlJc w:val="left"/>
      <w:pPr>
        <w:ind w:left="1065" w:hanging="720"/>
      </w:pPr>
    </w:lvl>
    <w:lvl w:ilvl="3">
      <w:numFmt w:val="bullet"/>
      <w:lvlText w:val="ï"/>
      <w:lvlJc w:val="left"/>
      <w:pPr>
        <w:ind w:left="1557" w:hanging="720"/>
      </w:pPr>
    </w:lvl>
    <w:lvl w:ilvl="4">
      <w:numFmt w:val="bullet"/>
      <w:lvlText w:val="ï"/>
      <w:lvlJc w:val="left"/>
      <w:pPr>
        <w:ind w:left="2050" w:hanging="720"/>
      </w:pPr>
    </w:lvl>
    <w:lvl w:ilvl="5">
      <w:numFmt w:val="bullet"/>
      <w:lvlText w:val="ï"/>
      <w:lvlJc w:val="left"/>
      <w:pPr>
        <w:ind w:left="2543" w:hanging="720"/>
      </w:pPr>
    </w:lvl>
    <w:lvl w:ilvl="6">
      <w:numFmt w:val="bullet"/>
      <w:lvlText w:val="ï"/>
      <w:lvlJc w:val="left"/>
      <w:pPr>
        <w:ind w:left="3035" w:hanging="720"/>
      </w:pPr>
    </w:lvl>
    <w:lvl w:ilvl="7">
      <w:numFmt w:val="bullet"/>
      <w:lvlText w:val="ï"/>
      <w:lvlJc w:val="left"/>
      <w:pPr>
        <w:ind w:left="3528" w:hanging="720"/>
      </w:pPr>
    </w:lvl>
    <w:lvl w:ilvl="8">
      <w:numFmt w:val="bullet"/>
      <w:lvlText w:val="ï"/>
      <w:lvlJc w:val="left"/>
      <w:pPr>
        <w:ind w:left="4020" w:hanging="720"/>
      </w:pPr>
    </w:lvl>
  </w:abstractNum>
  <w:abstractNum w:abstractNumId="47" w15:restartNumberingAfterBreak="0">
    <w:nsid w:val="00000431"/>
    <w:multiLevelType w:val="multilevel"/>
    <w:tmpl w:val="FFFFFFFF"/>
    <w:lvl w:ilvl="0">
      <w:start w:val="3"/>
      <w:numFmt w:val="lowerLetter"/>
      <w:lvlText w:val="(%1)"/>
      <w:lvlJc w:val="left"/>
      <w:pPr>
        <w:ind w:left="79" w:hanging="189"/>
      </w:pPr>
      <w:rPr>
        <w:rFonts w:ascii="Arial" w:hAnsi="Arial" w:cs="Arial"/>
        <w:b w:val="0"/>
        <w:bCs w:val="0"/>
        <w:i w:val="0"/>
        <w:iCs w:val="0"/>
        <w:spacing w:val="-1"/>
        <w:w w:val="100"/>
        <w:sz w:val="14"/>
        <w:szCs w:val="14"/>
      </w:rPr>
    </w:lvl>
    <w:lvl w:ilvl="1">
      <w:numFmt w:val="bullet"/>
      <w:lvlText w:val="ï"/>
      <w:lvlJc w:val="left"/>
      <w:pPr>
        <w:ind w:left="572" w:hanging="189"/>
      </w:pPr>
    </w:lvl>
    <w:lvl w:ilvl="2">
      <w:numFmt w:val="bullet"/>
      <w:lvlText w:val="ï"/>
      <w:lvlJc w:val="left"/>
      <w:pPr>
        <w:ind w:left="1065" w:hanging="189"/>
      </w:pPr>
    </w:lvl>
    <w:lvl w:ilvl="3">
      <w:numFmt w:val="bullet"/>
      <w:lvlText w:val="ï"/>
      <w:lvlJc w:val="left"/>
      <w:pPr>
        <w:ind w:left="1557" w:hanging="189"/>
      </w:pPr>
    </w:lvl>
    <w:lvl w:ilvl="4">
      <w:numFmt w:val="bullet"/>
      <w:lvlText w:val="ï"/>
      <w:lvlJc w:val="left"/>
      <w:pPr>
        <w:ind w:left="2050" w:hanging="189"/>
      </w:pPr>
    </w:lvl>
    <w:lvl w:ilvl="5">
      <w:numFmt w:val="bullet"/>
      <w:lvlText w:val="ï"/>
      <w:lvlJc w:val="left"/>
      <w:pPr>
        <w:ind w:left="2543" w:hanging="189"/>
      </w:pPr>
    </w:lvl>
    <w:lvl w:ilvl="6">
      <w:numFmt w:val="bullet"/>
      <w:lvlText w:val="ï"/>
      <w:lvlJc w:val="left"/>
      <w:pPr>
        <w:ind w:left="3035" w:hanging="189"/>
      </w:pPr>
    </w:lvl>
    <w:lvl w:ilvl="7">
      <w:numFmt w:val="bullet"/>
      <w:lvlText w:val="ï"/>
      <w:lvlJc w:val="left"/>
      <w:pPr>
        <w:ind w:left="3528" w:hanging="189"/>
      </w:pPr>
    </w:lvl>
    <w:lvl w:ilvl="8">
      <w:numFmt w:val="bullet"/>
      <w:lvlText w:val="ï"/>
      <w:lvlJc w:val="left"/>
      <w:pPr>
        <w:ind w:left="4020" w:hanging="189"/>
      </w:pPr>
    </w:lvl>
  </w:abstractNum>
  <w:abstractNum w:abstractNumId="48" w15:restartNumberingAfterBreak="0">
    <w:nsid w:val="00000432"/>
    <w:multiLevelType w:val="multilevel"/>
    <w:tmpl w:val="FFFFFFFF"/>
    <w:lvl w:ilvl="0">
      <w:start w:val="1"/>
      <w:numFmt w:val="lowerLetter"/>
      <w:lvlText w:val="(%1)"/>
      <w:lvlJc w:val="left"/>
      <w:pPr>
        <w:ind w:left="799" w:hanging="360"/>
      </w:pPr>
      <w:rPr>
        <w:rFonts w:ascii="Arial" w:hAnsi="Arial" w:cs="Arial"/>
        <w:b w:val="0"/>
        <w:bCs w:val="0"/>
        <w:i w:val="0"/>
        <w:iCs w:val="0"/>
        <w:spacing w:val="-1"/>
        <w:w w:val="100"/>
        <w:sz w:val="16"/>
        <w:szCs w:val="16"/>
      </w:rPr>
    </w:lvl>
    <w:lvl w:ilvl="1">
      <w:numFmt w:val="bullet"/>
      <w:lvlText w:val="ï"/>
      <w:lvlJc w:val="left"/>
      <w:pPr>
        <w:ind w:left="1220" w:hanging="360"/>
      </w:pPr>
    </w:lvl>
    <w:lvl w:ilvl="2">
      <w:numFmt w:val="bullet"/>
      <w:lvlText w:val="ï"/>
      <w:lvlJc w:val="left"/>
      <w:pPr>
        <w:ind w:left="1641" w:hanging="360"/>
      </w:pPr>
    </w:lvl>
    <w:lvl w:ilvl="3">
      <w:numFmt w:val="bullet"/>
      <w:lvlText w:val="ï"/>
      <w:lvlJc w:val="left"/>
      <w:pPr>
        <w:ind w:left="2061" w:hanging="360"/>
      </w:pPr>
    </w:lvl>
    <w:lvl w:ilvl="4">
      <w:numFmt w:val="bullet"/>
      <w:lvlText w:val="ï"/>
      <w:lvlJc w:val="left"/>
      <w:pPr>
        <w:ind w:left="2482" w:hanging="360"/>
      </w:pPr>
    </w:lvl>
    <w:lvl w:ilvl="5">
      <w:numFmt w:val="bullet"/>
      <w:lvlText w:val="ï"/>
      <w:lvlJc w:val="left"/>
      <w:pPr>
        <w:ind w:left="2903" w:hanging="360"/>
      </w:pPr>
    </w:lvl>
    <w:lvl w:ilvl="6">
      <w:numFmt w:val="bullet"/>
      <w:lvlText w:val="ï"/>
      <w:lvlJc w:val="left"/>
      <w:pPr>
        <w:ind w:left="3323" w:hanging="360"/>
      </w:pPr>
    </w:lvl>
    <w:lvl w:ilvl="7">
      <w:numFmt w:val="bullet"/>
      <w:lvlText w:val="ï"/>
      <w:lvlJc w:val="left"/>
      <w:pPr>
        <w:ind w:left="3744" w:hanging="360"/>
      </w:pPr>
    </w:lvl>
    <w:lvl w:ilvl="8">
      <w:numFmt w:val="bullet"/>
      <w:lvlText w:val="ï"/>
      <w:lvlJc w:val="left"/>
      <w:pPr>
        <w:ind w:left="4164" w:hanging="360"/>
      </w:pPr>
    </w:lvl>
  </w:abstractNum>
  <w:abstractNum w:abstractNumId="49" w15:restartNumberingAfterBreak="0">
    <w:nsid w:val="00000433"/>
    <w:multiLevelType w:val="multilevel"/>
    <w:tmpl w:val="FFFFFFFF"/>
    <w:lvl w:ilvl="0">
      <w:start w:val="1"/>
      <w:numFmt w:val="lowerLetter"/>
      <w:lvlText w:val="(%1)"/>
      <w:lvlJc w:val="left"/>
      <w:pPr>
        <w:ind w:left="2880" w:hanging="720"/>
      </w:pPr>
      <w:rPr>
        <w:rFonts w:ascii="Arial" w:hAnsi="Arial" w:cs="Arial"/>
        <w:b w:val="0"/>
        <w:bCs w:val="0"/>
        <w:i w:val="0"/>
        <w:iCs w:val="0"/>
        <w:spacing w:val="-1"/>
        <w:w w:val="99"/>
        <w:sz w:val="20"/>
        <w:szCs w:val="20"/>
      </w:rPr>
    </w:lvl>
    <w:lvl w:ilvl="1">
      <w:numFmt w:val="bullet"/>
      <w:lvlText w:val="ï"/>
      <w:lvlJc w:val="left"/>
      <w:pPr>
        <w:ind w:left="3672" w:hanging="720"/>
      </w:pPr>
    </w:lvl>
    <w:lvl w:ilvl="2">
      <w:numFmt w:val="bullet"/>
      <w:lvlText w:val="ï"/>
      <w:lvlJc w:val="left"/>
      <w:pPr>
        <w:ind w:left="4464" w:hanging="720"/>
      </w:pPr>
    </w:lvl>
    <w:lvl w:ilvl="3">
      <w:numFmt w:val="bullet"/>
      <w:lvlText w:val="ï"/>
      <w:lvlJc w:val="left"/>
      <w:pPr>
        <w:ind w:left="5256" w:hanging="720"/>
      </w:pPr>
    </w:lvl>
    <w:lvl w:ilvl="4">
      <w:numFmt w:val="bullet"/>
      <w:lvlText w:val="ï"/>
      <w:lvlJc w:val="left"/>
      <w:pPr>
        <w:ind w:left="6048" w:hanging="720"/>
      </w:pPr>
    </w:lvl>
    <w:lvl w:ilvl="5">
      <w:numFmt w:val="bullet"/>
      <w:lvlText w:val="ï"/>
      <w:lvlJc w:val="left"/>
      <w:pPr>
        <w:ind w:left="6840" w:hanging="720"/>
      </w:pPr>
    </w:lvl>
    <w:lvl w:ilvl="6">
      <w:numFmt w:val="bullet"/>
      <w:lvlText w:val="ï"/>
      <w:lvlJc w:val="left"/>
      <w:pPr>
        <w:ind w:left="7632" w:hanging="720"/>
      </w:pPr>
    </w:lvl>
    <w:lvl w:ilvl="7">
      <w:numFmt w:val="bullet"/>
      <w:lvlText w:val="ï"/>
      <w:lvlJc w:val="left"/>
      <w:pPr>
        <w:ind w:left="8424" w:hanging="720"/>
      </w:pPr>
    </w:lvl>
    <w:lvl w:ilvl="8">
      <w:numFmt w:val="bullet"/>
      <w:lvlText w:val="ï"/>
      <w:lvlJc w:val="left"/>
      <w:pPr>
        <w:ind w:left="9216" w:hanging="720"/>
      </w:pPr>
    </w:lvl>
  </w:abstractNum>
  <w:abstractNum w:abstractNumId="50" w15:restartNumberingAfterBreak="0">
    <w:nsid w:val="00000434"/>
    <w:multiLevelType w:val="multilevel"/>
    <w:tmpl w:val="FFFFFFFF"/>
    <w:lvl w:ilvl="0">
      <w:start w:val="2"/>
      <w:numFmt w:val="decimal"/>
      <w:lvlText w:val="(%1)"/>
      <w:lvlJc w:val="left"/>
      <w:pPr>
        <w:ind w:left="1440" w:hanging="720"/>
      </w:pPr>
      <w:rPr>
        <w:rFonts w:ascii="Arial" w:hAnsi="Arial" w:cs="Arial"/>
        <w:b w:val="0"/>
        <w:bCs w:val="0"/>
        <w:i w:val="0"/>
        <w:iCs w:val="0"/>
        <w:spacing w:val="-1"/>
        <w:w w:val="99"/>
        <w:sz w:val="20"/>
        <w:szCs w:val="20"/>
      </w:rPr>
    </w:lvl>
    <w:lvl w:ilvl="1">
      <w:start w:val="1"/>
      <w:numFmt w:val="lowerLetter"/>
      <w:lvlText w:val="(%2)"/>
      <w:lvlJc w:val="left"/>
      <w:pPr>
        <w:ind w:left="2880" w:hanging="720"/>
      </w:pPr>
      <w:rPr>
        <w:rFonts w:ascii="Arial" w:hAnsi="Arial" w:cs="Arial"/>
        <w:b w:val="0"/>
        <w:bCs w:val="0"/>
        <w:i w:val="0"/>
        <w:iCs w:val="0"/>
        <w:spacing w:val="-1"/>
        <w:w w:val="99"/>
        <w:sz w:val="20"/>
        <w:szCs w:val="20"/>
      </w:rPr>
    </w:lvl>
    <w:lvl w:ilvl="2">
      <w:numFmt w:val="bullet"/>
      <w:lvlText w:val="ï"/>
      <w:lvlJc w:val="left"/>
      <w:pPr>
        <w:ind w:left="3760" w:hanging="720"/>
      </w:pPr>
    </w:lvl>
    <w:lvl w:ilvl="3">
      <w:numFmt w:val="bullet"/>
      <w:lvlText w:val="ï"/>
      <w:lvlJc w:val="left"/>
      <w:pPr>
        <w:ind w:left="4640" w:hanging="720"/>
      </w:pPr>
    </w:lvl>
    <w:lvl w:ilvl="4">
      <w:numFmt w:val="bullet"/>
      <w:lvlText w:val="ï"/>
      <w:lvlJc w:val="left"/>
      <w:pPr>
        <w:ind w:left="5520" w:hanging="720"/>
      </w:pPr>
    </w:lvl>
    <w:lvl w:ilvl="5">
      <w:numFmt w:val="bullet"/>
      <w:lvlText w:val="ï"/>
      <w:lvlJc w:val="left"/>
      <w:pPr>
        <w:ind w:left="6400" w:hanging="720"/>
      </w:pPr>
    </w:lvl>
    <w:lvl w:ilvl="6">
      <w:numFmt w:val="bullet"/>
      <w:lvlText w:val="ï"/>
      <w:lvlJc w:val="left"/>
      <w:pPr>
        <w:ind w:left="7280" w:hanging="720"/>
      </w:pPr>
    </w:lvl>
    <w:lvl w:ilvl="7">
      <w:numFmt w:val="bullet"/>
      <w:lvlText w:val="ï"/>
      <w:lvlJc w:val="left"/>
      <w:pPr>
        <w:ind w:left="8160" w:hanging="720"/>
      </w:pPr>
    </w:lvl>
    <w:lvl w:ilvl="8">
      <w:numFmt w:val="bullet"/>
      <w:lvlText w:val="ï"/>
      <w:lvlJc w:val="left"/>
      <w:pPr>
        <w:ind w:left="9040" w:hanging="720"/>
      </w:pPr>
    </w:lvl>
  </w:abstractNum>
  <w:abstractNum w:abstractNumId="51" w15:restartNumberingAfterBreak="0">
    <w:nsid w:val="00000435"/>
    <w:multiLevelType w:val="multilevel"/>
    <w:tmpl w:val="FFFFFFFF"/>
    <w:lvl w:ilvl="0">
      <w:start w:val="1"/>
      <w:numFmt w:val="decimal"/>
      <w:lvlText w:val="%1."/>
      <w:lvlJc w:val="left"/>
      <w:pPr>
        <w:ind w:left="2421" w:hanging="994"/>
      </w:pPr>
      <w:rPr>
        <w:rFonts w:ascii="Arial" w:hAnsi="Arial" w:cs="Arial"/>
        <w:b w:val="0"/>
        <w:bCs w:val="0"/>
        <w:i w:val="0"/>
        <w:iCs w:val="0"/>
        <w:spacing w:val="0"/>
        <w:w w:val="99"/>
        <w:sz w:val="20"/>
        <w:szCs w:val="20"/>
      </w:rPr>
    </w:lvl>
    <w:lvl w:ilvl="1">
      <w:start w:val="1"/>
      <w:numFmt w:val="lowerLetter"/>
      <w:lvlText w:val="%2."/>
      <w:lvlJc w:val="left"/>
      <w:pPr>
        <w:ind w:left="2880" w:hanging="459"/>
      </w:pPr>
      <w:rPr>
        <w:rFonts w:ascii="Arial" w:hAnsi="Arial" w:cs="Arial"/>
        <w:b w:val="0"/>
        <w:bCs w:val="0"/>
        <w:i w:val="0"/>
        <w:iCs w:val="0"/>
        <w:spacing w:val="0"/>
        <w:w w:val="99"/>
        <w:sz w:val="20"/>
        <w:szCs w:val="20"/>
      </w:rPr>
    </w:lvl>
    <w:lvl w:ilvl="2">
      <w:numFmt w:val="bullet"/>
      <w:lvlText w:val="ï"/>
      <w:lvlJc w:val="left"/>
      <w:pPr>
        <w:ind w:left="3760" w:hanging="459"/>
      </w:pPr>
    </w:lvl>
    <w:lvl w:ilvl="3">
      <w:numFmt w:val="bullet"/>
      <w:lvlText w:val="ï"/>
      <w:lvlJc w:val="left"/>
      <w:pPr>
        <w:ind w:left="4640" w:hanging="459"/>
      </w:pPr>
    </w:lvl>
    <w:lvl w:ilvl="4">
      <w:numFmt w:val="bullet"/>
      <w:lvlText w:val="ï"/>
      <w:lvlJc w:val="left"/>
      <w:pPr>
        <w:ind w:left="5520" w:hanging="459"/>
      </w:pPr>
    </w:lvl>
    <w:lvl w:ilvl="5">
      <w:numFmt w:val="bullet"/>
      <w:lvlText w:val="ï"/>
      <w:lvlJc w:val="left"/>
      <w:pPr>
        <w:ind w:left="6400" w:hanging="459"/>
      </w:pPr>
    </w:lvl>
    <w:lvl w:ilvl="6">
      <w:numFmt w:val="bullet"/>
      <w:lvlText w:val="ï"/>
      <w:lvlJc w:val="left"/>
      <w:pPr>
        <w:ind w:left="7280" w:hanging="459"/>
      </w:pPr>
    </w:lvl>
    <w:lvl w:ilvl="7">
      <w:numFmt w:val="bullet"/>
      <w:lvlText w:val="ï"/>
      <w:lvlJc w:val="left"/>
      <w:pPr>
        <w:ind w:left="8160" w:hanging="459"/>
      </w:pPr>
    </w:lvl>
    <w:lvl w:ilvl="8">
      <w:numFmt w:val="bullet"/>
      <w:lvlText w:val="ï"/>
      <w:lvlJc w:val="left"/>
      <w:pPr>
        <w:ind w:left="9040" w:hanging="459"/>
      </w:pPr>
    </w:lvl>
  </w:abstractNum>
  <w:abstractNum w:abstractNumId="52" w15:restartNumberingAfterBreak="0">
    <w:nsid w:val="00000436"/>
    <w:multiLevelType w:val="multilevel"/>
    <w:tmpl w:val="FFFFFFFF"/>
    <w:lvl w:ilvl="0">
      <w:start w:val="1"/>
      <w:numFmt w:val="decimal"/>
      <w:lvlText w:val="%1."/>
      <w:lvlJc w:val="left"/>
      <w:pPr>
        <w:ind w:left="1440" w:hanging="720"/>
      </w:pPr>
      <w:rPr>
        <w:rFonts w:ascii="Arial" w:hAnsi="Arial" w:cs="Arial"/>
        <w:b w:val="0"/>
        <w:bCs w:val="0"/>
        <w:i w:val="0"/>
        <w:iCs w:val="0"/>
        <w:spacing w:val="-1"/>
        <w:w w:val="99"/>
        <w:sz w:val="20"/>
        <w:szCs w:val="20"/>
      </w:rPr>
    </w:lvl>
    <w:lvl w:ilvl="1">
      <w:numFmt w:val="bullet"/>
      <w:lvlText w:val="ï"/>
      <w:lvlJc w:val="left"/>
      <w:pPr>
        <w:ind w:left="2376" w:hanging="720"/>
      </w:pPr>
    </w:lvl>
    <w:lvl w:ilvl="2">
      <w:numFmt w:val="bullet"/>
      <w:lvlText w:val="ï"/>
      <w:lvlJc w:val="left"/>
      <w:pPr>
        <w:ind w:left="3312" w:hanging="720"/>
      </w:pPr>
    </w:lvl>
    <w:lvl w:ilvl="3">
      <w:numFmt w:val="bullet"/>
      <w:lvlText w:val="ï"/>
      <w:lvlJc w:val="left"/>
      <w:pPr>
        <w:ind w:left="4248" w:hanging="720"/>
      </w:pPr>
    </w:lvl>
    <w:lvl w:ilvl="4">
      <w:numFmt w:val="bullet"/>
      <w:lvlText w:val="ï"/>
      <w:lvlJc w:val="left"/>
      <w:pPr>
        <w:ind w:left="5184" w:hanging="720"/>
      </w:pPr>
    </w:lvl>
    <w:lvl w:ilvl="5">
      <w:numFmt w:val="bullet"/>
      <w:lvlText w:val="ï"/>
      <w:lvlJc w:val="left"/>
      <w:pPr>
        <w:ind w:left="6120" w:hanging="720"/>
      </w:pPr>
    </w:lvl>
    <w:lvl w:ilvl="6">
      <w:numFmt w:val="bullet"/>
      <w:lvlText w:val="ï"/>
      <w:lvlJc w:val="left"/>
      <w:pPr>
        <w:ind w:left="7056" w:hanging="720"/>
      </w:pPr>
    </w:lvl>
    <w:lvl w:ilvl="7">
      <w:numFmt w:val="bullet"/>
      <w:lvlText w:val="ï"/>
      <w:lvlJc w:val="left"/>
      <w:pPr>
        <w:ind w:left="7992" w:hanging="720"/>
      </w:pPr>
    </w:lvl>
    <w:lvl w:ilvl="8">
      <w:numFmt w:val="bullet"/>
      <w:lvlText w:val="ï"/>
      <w:lvlJc w:val="left"/>
      <w:pPr>
        <w:ind w:left="8928" w:hanging="720"/>
      </w:pPr>
    </w:lvl>
  </w:abstractNum>
  <w:abstractNum w:abstractNumId="53" w15:restartNumberingAfterBreak="0">
    <w:nsid w:val="00000437"/>
    <w:multiLevelType w:val="multilevel"/>
    <w:tmpl w:val="FFFFFFFF"/>
    <w:lvl w:ilvl="0">
      <w:start w:val="1"/>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start w:val="1"/>
      <w:numFmt w:val="lowerRoman"/>
      <w:lvlText w:val="%4."/>
      <w:lvlJc w:val="left"/>
      <w:pPr>
        <w:ind w:left="2212" w:hanging="308"/>
      </w:pPr>
      <w:rPr>
        <w:rFonts w:ascii="Arial" w:hAnsi="Arial" w:cs="Arial"/>
        <w:b w:val="0"/>
        <w:bCs w:val="0"/>
        <w:i w:val="0"/>
        <w:iCs w:val="0"/>
        <w:spacing w:val="-2"/>
        <w:w w:val="99"/>
        <w:sz w:val="20"/>
        <w:szCs w:val="20"/>
      </w:rPr>
    </w:lvl>
    <w:lvl w:ilvl="4">
      <w:numFmt w:val="bullet"/>
      <w:lvlText w:val="ï"/>
      <w:lvlJc w:val="left"/>
      <w:pPr>
        <w:ind w:left="5130" w:hanging="308"/>
      </w:pPr>
    </w:lvl>
    <w:lvl w:ilvl="5">
      <w:numFmt w:val="bullet"/>
      <w:lvlText w:val="ï"/>
      <w:lvlJc w:val="left"/>
      <w:pPr>
        <w:ind w:left="6075" w:hanging="308"/>
      </w:pPr>
    </w:lvl>
    <w:lvl w:ilvl="6">
      <w:numFmt w:val="bullet"/>
      <w:lvlText w:val="ï"/>
      <w:lvlJc w:val="left"/>
      <w:pPr>
        <w:ind w:left="7020" w:hanging="308"/>
      </w:pPr>
    </w:lvl>
    <w:lvl w:ilvl="7">
      <w:numFmt w:val="bullet"/>
      <w:lvlText w:val="ï"/>
      <w:lvlJc w:val="left"/>
      <w:pPr>
        <w:ind w:left="7965" w:hanging="308"/>
      </w:pPr>
    </w:lvl>
    <w:lvl w:ilvl="8">
      <w:numFmt w:val="bullet"/>
      <w:lvlText w:val="ï"/>
      <w:lvlJc w:val="left"/>
      <w:pPr>
        <w:ind w:left="8910" w:hanging="308"/>
      </w:pPr>
    </w:lvl>
  </w:abstractNum>
  <w:abstractNum w:abstractNumId="54" w15:restartNumberingAfterBreak="0">
    <w:nsid w:val="00000438"/>
    <w:multiLevelType w:val="multilevel"/>
    <w:tmpl w:val="FFFFFFFF"/>
    <w:lvl w:ilvl="0">
      <w:start w:val="2"/>
      <w:numFmt w:val="decimal"/>
      <w:lvlText w:val="%1"/>
      <w:lvlJc w:val="left"/>
      <w:pPr>
        <w:ind w:left="1080" w:hanging="360"/>
      </w:pPr>
      <w:rPr>
        <w:rFonts w:cs="Times New Roman"/>
      </w:rPr>
    </w:lvl>
    <w:lvl w:ilvl="1">
      <w:start w:val="1"/>
      <w:numFmt w:val="decimal"/>
      <w:lvlText w:val="%1.%2"/>
      <w:lvlJc w:val="left"/>
      <w:pPr>
        <w:ind w:left="1080" w:hanging="360"/>
      </w:pPr>
      <w:rPr>
        <w:rFonts w:ascii="Arial" w:hAnsi="Arial" w:cs="Arial"/>
        <w:b w:val="0"/>
        <w:bCs w:val="0"/>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55" w15:restartNumberingAfterBreak="0">
    <w:nsid w:val="00000439"/>
    <w:multiLevelType w:val="multilevel"/>
    <w:tmpl w:val="FFFFFFFF"/>
    <w:lvl w:ilvl="0">
      <w:start w:val="3"/>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56" w15:restartNumberingAfterBreak="0">
    <w:nsid w:val="0000043A"/>
    <w:multiLevelType w:val="multilevel"/>
    <w:tmpl w:val="FFFFFFFF"/>
    <w:lvl w:ilvl="0">
      <w:start w:val="1"/>
      <w:numFmt w:val="lowerLetter"/>
      <w:lvlText w:val="(%1)"/>
      <w:lvlJc w:val="left"/>
      <w:pPr>
        <w:ind w:left="1080" w:hanging="1080"/>
      </w:pPr>
      <w:rPr>
        <w:rFonts w:ascii="Arial" w:hAnsi="Arial" w:cs="Arial"/>
        <w:b w:val="0"/>
        <w:bCs w:val="0"/>
        <w:i w:val="0"/>
        <w:iCs w:val="0"/>
        <w:spacing w:val="-1"/>
        <w:w w:val="99"/>
        <w:sz w:val="20"/>
        <w:szCs w:val="20"/>
      </w:rPr>
    </w:lvl>
    <w:lvl w:ilvl="1">
      <w:start w:val="1"/>
      <w:numFmt w:val="lowerRoman"/>
      <w:lvlText w:val="%2."/>
      <w:lvlJc w:val="left"/>
      <w:pPr>
        <w:ind w:left="1800" w:hanging="461"/>
      </w:pPr>
      <w:rPr>
        <w:rFonts w:ascii="Arial" w:hAnsi="Arial" w:cs="Arial"/>
        <w:b w:val="0"/>
        <w:bCs w:val="0"/>
        <w:i w:val="0"/>
        <w:iCs w:val="0"/>
        <w:spacing w:val="-2"/>
        <w:w w:val="99"/>
        <w:sz w:val="20"/>
        <w:szCs w:val="20"/>
      </w:rPr>
    </w:lvl>
    <w:lvl w:ilvl="2">
      <w:numFmt w:val="bullet"/>
      <w:lvlText w:val="ï"/>
      <w:lvlJc w:val="left"/>
      <w:pPr>
        <w:ind w:left="2220" w:hanging="461"/>
      </w:pPr>
    </w:lvl>
    <w:lvl w:ilvl="3">
      <w:numFmt w:val="bullet"/>
      <w:lvlText w:val="ï"/>
      <w:lvlJc w:val="left"/>
      <w:pPr>
        <w:ind w:left="3292" w:hanging="461"/>
      </w:pPr>
    </w:lvl>
    <w:lvl w:ilvl="4">
      <w:numFmt w:val="bullet"/>
      <w:lvlText w:val="ï"/>
      <w:lvlJc w:val="left"/>
      <w:pPr>
        <w:ind w:left="4365" w:hanging="461"/>
      </w:pPr>
    </w:lvl>
    <w:lvl w:ilvl="5">
      <w:numFmt w:val="bullet"/>
      <w:lvlText w:val="ï"/>
      <w:lvlJc w:val="left"/>
      <w:pPr>
        <w:ind w:left="5437" w:hanging="461"/>
      </w:pPr>
    </w:lvl>
    <w:lvl w:ilvl="6">
      <w:numFmt w:val="bullet"/>
      <w:lvlText w:val="ï"/>
      <w:lvlJc w:val="left"/>
      <w:pPr>
        <w:ind w:left="6510" w:hanging="461"/>
      </w:pPr>
    </w:lvl>
    <w:lvl w:ilvl="7">
      <w:numFmt w:val="bullet"/>
      <w:lvlText w:val="ï"/>
      <w:lvlJc w:val="left"/>
      <w:pPr>
        <w:ind w:left="7582" w:hanging="461"/>
      </w:pPr>
    </w:lvl>
    <w:lvl w:ilvl="8">
      <w:numFmt w:val="bullet"/>
      <w:lvlText w:val="ï"/>
      <w:lvlJc w:val="left"/>
      <w:pPr>
        <w:ind w:left="8655" w:hanging="461"/>
      </w:pPr>
    </w:lvl>
  </w:abstractNum>
  <w:abstractNum w:abstractNumId="57" w15:restartNumberingAfterBreak="0">
    <w:nsid w:val="0000043B"/>
    <w:multiLevelType w:val="multilevel"/>
    <w:tmpl w:val="FFFFFFFF"/>
    <w:lvl w:ilvl="0">
      <w:start w:val="5"/>
      <w:numFmt w:val="decimal"/>
      <w:lvlText w:val="%1"/>
      <w:lvlJc w:val="left"/>
      <w:pPr>
        <w:ind w:left="1080" w:hanging="1080"/>
      </w:pPr>
      <w:rPr>
        <w:rFonts w:cs="Times New Roman"/>
      </w:rPr>
    </w:lvl>
    <w:lvl w:ilvl="1">
      <w:start w:val="1"/>
      <w:numFmt w:val="decimal"/>
      <w:lvlText w:val="%1.%2"/>
      <w:lvlJc w:val="left"/>
      <w:pPr>
        <w:ind w:left="1080" w:hanging="108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58" w15:restartNumberingAfterBreak="0">
    <w:nsid w:val="0000043C"/>
    <w:multiLevelType w:val="multilevel"/>
    <w:tmpl w:val="FFFFFFFF"/>
    <w:lvl w:ilvl="0">
      <w:start w:val="6"/>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59" w15:restartNumberingAfterBreak="0">
    <w:nsid w:val="0000043D"/>
    <w:multiLevelType w:val="multilevel"/>
    <w:tmpl w:val="FFFFFFFF"/>
    <w:lvl w:ilvl="0">
      <w:start w:val="7"/>
      <w:numFmt w:val="decimal"/>
      <w:lvlText w:val="%1"/>
      <w:lvlJc w:val="left"/>
      <w:pPr>
        <w:ind w:left="1080" w:hanging="1080"/>
      </w:pPr>
      <w:rPr>
        <w:rFonts w:cs="Times New Roman"/>
      </w:rPr>
    </w:lvl>
    <w:lvl w:ilvl="1">
      <w:start w:val="1"/>
      <w:numFmt w:val="decimal"/>
      <w:lvlText w:val="%1.%2"/>
      <w:lvlJc w:val="left"/>
      <w:pPr>
        <w:ind w:left="1080" w:hanging="1080"/>
      </w:pPr>
      <w:rPr>
        <w:rFonts w:ascii="Arial" w:hAnsi="Arial" w:cs="Arial"/>
        <w:b/>
        <w:bCs/>
        <w:i w:val="0"/>
        <w:iCs w:val="0"/>
        <w:spacing w:val="-1"/>
        <w:w w:val="99"/>
        <w:sz w:val="20"/>
        <w:szCs w:val="20"/>
      </w:rPr>
    </w:lvl>
    <w:lvl w:ilvl="2">
      <w:start w:val="1"/>
      <w:numFmt w:val="lowerLetter"/>
      <w:lvlText w:val="(%3)"/>
      <w:lvlJc w:val="left"/>
      <w:pPr>
        <w:ind w:left="2212" w:hanging="569"/>
      </w:pPr>
      <w:rPr>
        <w:rFonts w:ascii="Arial" w:hAnsi="Arial" w:cs="Arial"/>
        <w:b w:val="0"/>
        <w:bCs w:val="0"/>
        <w:i w:val="0"/>
        <w:iCs w:val="0"/>
        <w:spacing w:val="-1"/>
        <w:w w:val="99"/>
        <w:sz w:val="20"/>
        <w:szCs w:val="20"/>
      </w:rPr>
    </w:lvl>
    <w:lvl w:ilvl="3">
      <w:start w:val="1"/>
      <w:numFmt w:val="lowerRoman"/>
      <w:lvlText w:val="%4)"/>
      <w:lvlJc w:val="left"/>
      <w:pPr>
        <w:ind w:left="2520" w:hanging="360"/>
      </w:pPr>
      <w:rPr>
        <w:rFonts w:ascii="Arial" w:hAnsi="Arial" w:cs="Arial"/>
        <w:b w:val="0"/>
        <w:bCs w:val="0"/>
        <w:i w:val="0"/>
        <w:iCs w:val="0"/>
        <w:spacing w:val="-2"/>
        <w:w w:val="99"/>
        <w:sz w:val="20"/>
        <w:szCs w:val="20"/>
      </w:rPr>
    </w:lvl>
    <w:lvl w:ilvl="4">
      <w:numFmt w:val="bullet"/>
      <w:lvlText w:val="ï"/>
      <w:lvlJc w:val="left"/>
      <w:pPr>
        <w:ind w:left="4590" w:hanging="360"/>
      </w:pPr>
    </w:lvl>
    <w:lvl w:ilvl="5">
      <w:numFmt w:val="bullet"/>
      <w:lvlText w:val="ï"/>
      <w:lvlJc w:val="left"/>
      <w:pPr>
        <w:ind w:left="5625" w:hanging="360"/>
      </w:pPr>
    </w:lvl>
    <w:lvl w:ilvl="6">
      <w:numFmt w:val="bullet"/>
      <w:lvlText w:val="ï"/>
      <w:lvlJc w:val="left"/>
      <w:pPr>
        <w:ind w:left="6660" w:hanging="360"/>
      </w:pPr>
    </w:lvl>
    <w:lvl w:ilvl="7">
      <w:numFmt w:val="bullet"/>
      <w:lvlText w:val="ï"/>
      <w:lvlJc w:val="left"/>
      <w:pPr>
        <w:ind w:left="7695" w:hanging="360"/>
      </w:pPr>
    </w:lvl>
    <w:lvl w:ilvl="8">
      <w:numFmt w:val="bullet"/>
      <w:lvlText w:val="ï"/>
      <w:lvlJc w:val="left"/>
      <w:pPr>
        <w:ind w:left="8730" w:hanging="360"/>
      </w:pPr>
    </w:lvl>
  </w:abstractNum>
  <w:abstractNum w:abstractNumId="60" w15:restartNumberingAfterBreak="0">
    <w:nsid w:val="0000043E"/>
    <w:multiLevelType w:val="multilevel"/>
    <w:tmpl w:val="FFFFFFFF"/>
    <w:lvl w:ilvl="0">
      <w:start w:val="1"/>
      <w:numFmt w:val="lowerRoman"/>
      <w:lvlText w:val="%1."/>
      <w:lvlJc w:val="left"/>
      <w:pPr>
        <w:ind w:left="2520" w:hanging="360"/>
      </w:pPr>
      <w:rPr>
        <w:rFonts w:ascii="Arial" w:hAnsi="Arial" w:cs="Arial"/>
        <w:b w:val="0"/>
        <w:bCs w:val="0"/>
        <w:i w:val="0"/>
        <w:iCs w:val="0"/>
        <w:spacing w:val="-2"/>
        <w:w w:val="99"/>
        <w:sz w:val="20"/>
        <w:szCs w:val="20"/>
      </w:rPr>
    </w:lvl>
    <w:lvl w:ilvl="1">
      <w:numFmt w:val="bullet"/>
      <w:lvlText w:val="ï"/>
      <w:lvlJc w:val="left"/>
      <w:pPr>
        <w:ind w:left="3348" w:hanging="360"/>
      </w:pPr>
    </w:lvl>
    <w:lvl w:ilvl="2">
      <w:numFmt w:val="bullet"/>
      <w:lvlText w:val="ï"/>
      <w:lvlJc w:val="left"/>
      <w:pPr>
        <w:ind w:left="4176" w:hanging="360"/>
      </w:pPr>
    </w:lvl>
    <w:lvl w:ilvl="3">
      <w:numFmt w:val="bullet"/>
      <w:lvlText w:val="ï"/>
      <w:lvlJc w:val="left"/>
      <w:pPr>
        <w:ind w:left="5004" w:hanging="360"/>
      </w:pPr>
    </w:lvl>
    <w:lvl w:ilvl="4">
      <w:numFmt w:val="bullet"/>
      <w:lvlText w:val="ï"/>
      <w:lvlJc w:val="left"/>
      <w:pPr>
        <w:ind w:left="5832" w:hanging="360"/>
      </w:pPr>
    </w:lvl>
    <w:lvl w:ilvl="5">
      <w:numFmt w:val="bullet"/>
      <w:lvlText w:val="ï"/>
      <w:lvlJc w:val="left"/>
      <w:pPr>
        <w:ind w:left="6660" w:hanging="360"/>
      </w:pPr>
    </w:lvl>
    <w:lvl w:ilvl="6">
      <w:numFmt w:val="bullet"/>
      <w:lvlText w:val="ï"/>
      <w:lvlJc w:val="left"/>
      <w:pPr>
        <w:ind w:left="7488" w:hanging="360"/>
      </w:pPr>
    </w:lvl>
    <w:lvl w:ilvl="7">
      <w:numFmt w:val="bullet"/>
      <w:lvlText w:val="ï"/>
      <w:lvlJc w:val="left"/>
      <w:pPr>
        <w:ind w:left="8316" w:hanging="360"/>
      </w:pPr>
    </w:lvl>
    <w:lvl w:ilvl="8">
      <w:numFmt w:val="bullet"/>
      <w:lvlText w:val="ï"/>
      <w:lvlJc w:val="left"/>
      <w:pPr>
        <w:ind w:left="9144" w:hanging="360"/>
      </w:pPr>
    </w:lvl>
  </w:abstractNum>
  <w:abstractNum w:abstractNumId="61" w15:restartNumberingAfterBreak="0">
    <w:nsid w:val="0000043F"/>
    <w:multiLevelType w:val="multilevel"/>
    <w:tmpl w:val="FFFFFFFF"/>
    <w:lvl w:ilvl="0">
      <w:start w:val="1"/>
      <w:numFmt w:val="lowerRoman"/>
      <w:lvlText w:val="%1."/>
      <w:lvlJc w:val="left"/>
      <w:pPr>
        <w:ind w:left="2520" w:hanging="360"/>
      </w:pPr>
      <w:rPr>
        <w:rFonts w:ascii="Arial" w:hAnsi="Arial" w:cs="Arial"/>
        <w:b w:val="0"/>
        <w:bCs w:val="0"/>
        <w:i w:val="0"/>
        <w:iCs w:val="0"/>
        <w:spacing w:val="-2"/>
        <w:w w:val="99"/>
        <w:sz w:val="20"/>
        <w:szCs w:val="20"/>
      </w:rPr>
    </w:lvl>
    <w:lvl w:ilvl="1">
      <w:numFmt w:val="bullet"/>
      <w:lvlText w:val="ï"/>
      <w:lvlJc w:val="left"/>
      <w:pPr>
        <w:ind w:left="3348" w:hanging="360"/>
      </w:pPr>
    </w:lvl>
    <w:lvl w:ilvl="2">
      <w:numFmt w:val="bullet"/>
      <w:lvlText w:val="ï"/>
      <w:lvlJc w:val="left"/>
      <w:pPr>
        <w:ind w:left="4176" w:hanging="360"/>
      </w:pPr>
    </w:lvl>
    <w:lvl w:ilvl="3">
      <w:numFmt w:val="bullet"/>
      <w:lvlText w:val="ï"/>
      <w:lvlJc w:val="left"/>
      <w:pPr>
        <w:ind w:left="5004" w:hanging="360"/>
      </w:pPr>
    </w:lvl>
    <w:lvl w:ilvl="4">
      <w:numFmt w:val="bullet"/>
      <w:lvlText w:val="ï"/>
      <w:lvlJc w:val="left"/>
      <w:pPr>
        <w:ind w:left="5832" w:hanging="360"/>
      </w:pPr>
    </w:lvl>
    <w:lvl w:ilvl="5">
      <w:numFmt w:val="bullet"/>
      <w:lvlText w:val="ï"/>
      <w:lvlJc w:val="left"/>
      <w:pPr>
        <w:ind w:left="6660" w:hanging="360"/>
      </w:pPr>
    </w:lvl>
    <w:lvl w:ilvl="6">
      <w:numFmt w:val="bullet"/>
      <w:lvlText w:val="ï"/>
      <w:lvlJc w:val="left"/>
      <w:pPr>
        <w:ind w:left="7488" w:hanging="360"/>
      </w:pPr>
    </w:lvl>
    <w:lvl w:ilvl="7">
      <w:numFmt w:val="bullet"/>
      <w:lvlText w:val="ï"/>
      <w:lvlJc w:val="left"/>
      <w:pPr>
        <w:ind w:left="8316" w:hanging="360"/>
      </w:pPr>
    </w:lvl>
    <w:lvl w:ilvl="8">
      <w:numFmt w:val="bullet"/>
      <w:lvlText w:val="ï"/>
      <w:lvlJc w:val="left"/>
      <w:pPr>
        <w:ind w:left="9144" w:hanging="360"/>
      </w:pPr>
    </w:lvl>
  </w:abstractNum>
  <w:abstractNum w:abstractNumId="62" w15:restartNumberingAfterBreak="0">
    <w:nsid w:val="00000440"/>
    <w:multiLevelType w:val="multilevel"/>
    <w:tmpl w:val="FFFFFFFF"/>
    <w:lvl w:ilvl="0">
      <w:start w:val="8"/>
      <w:numFmt w:val="decimal"/>
      <w:lvlText w:val="%1"/>
      <w:lvlJc w:val="left"/>
      <w:pPr>
        <w:ind w:left="1080" w:hanging="1080"/>
      </w:pPr>
      <w:rPr>
        <w:rFonts w:cs="Times New Roman"/>
      </w:rPr>
    </w:lvl>
    <w:lvl w:ilvl="1">
      <w:start w:val="1"/>
      <w:numFmt w:val="decimal"/>
      <w:lvlText w:val="%1.%2"/>
      <w:lvlJc w:val="left"/>
      <w:pPr>
        <w:ind w:left="1080" w:hanging="108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start w:val="1"/>
      <w:numFmt w:val="lowerRoman"/>
      <w:lvlText w:val="%4."/>
      <w:lvlJc w:val="left"/>
      <w:pPr>
        <w:ind w:left="2880" w:hanging="720"/>
      </w:pPr>
      <w:rPr>
        <w:rFonts w:ascii="Arial" w:hAnsi="Arial" w:cs="Arial"/>
        <w:b w:val="0"/>
        <w:bCs w:val="0"/>
        <w:i w:val="0"/>
        <w:iCs w:val="0"/>
        <w:spacing w:val="-2"/>
        <w:w w:val="99"/>
        <w:sz w:val="20"/>
        <w:szCs w:val="20"/>
      </w:rPr>
    </w:lvl>
    <w:lvl w:ilvl="4">
      <w:start w:val="1"/>
      <w:numFmt w:val="upperLetter"/>
      <w:lvlText w:val="%5."/>
      <w:lvlJc w:val="left"/>
      <w:pPr>
        <w:ind w:left="3597" w:hanging="360"/>
      </w:pPr>
      <w:rPr>
        <w:rFonts w:ascii="Arial" w:hAnsi="Arial" w:cs="Arial"/>
        <w:b w:val="0"/>
        <w:bCs w:val="0"/>
        <w:i w:val="0"/>
        <w:iCs w:val="0"/>
        <w:spacing w:val="-1"/>
        <w:w w:val="99"/>
        <w:sz w:val="20"/>
        <w:szCs w:val="20"/>
      </w:rPr>
    </w:lvl>
    <w:lvl w:ilvl="5">
      <w:numFmt w:val="bullet"/>
      <w:lvlText w:val="ï"/>
      <w:lvlJc w:val="left"/>
      <w:pPr>
        <w:ind w:left="5657" w:hanging="360"/>
      </w:pPr>
    </w:lvl>
    <w:lvl w:ilvl="6">
      <w:numFmt w:val="bullet"/>
      <w:lvlText w:val="ï"/>
      <w:lvlJc w:val="left"/>
      <w:pPr>
        <w:ind w:left="6685" w:hanging="360"/>
      </w:pPr>
    </w:lvl>
    <w:lvl w:ilvl="7">
      <w:numFmt w:val="bullet"/>
      <w:lvlText w:val="ï"/>
      <w:lvlJc w:val="left"/>
      <w:pPr>
        <w:ind w:left="7714" w:hanging="360"/>
      </w:pPr>
    </w:lvl>
    <w:lvl w:ilvl="8">
      <w:numFmt w:val="bullet"/>
      <w:lvlText w:val="ï"/>
      <w:lvlJc w:val="left"/>
      <w:pPr>
        <w:ind w:left="8742" w:hanging="360"/>
      </w:pPr>
    </w:lvl>
  </w:abstractNum>
  <w:abstractNum w:abstractNumId="63" w15:restartNumberingAfterBreak="0">
    <w:nsid w:val="00000441"/>
    <w:multiLevelType w:val="multilevel"/>
    <w:tmpl w:val="FFFFFFFF"/>
    <w:lvl w:ilvl="0">
      <w:start w:val="1"/>
      <w:numFmt w:val="lowerRoman"/>
      <w:lvlText w:val="%1."/>
      <w:lvlJc w:val="left"/>
      <w:pPr>
        <w:ind w:left="2877" w:hanging="720"/>
      </w:pPr>
      <w:rPr>
        <w:rFonts w:ascii="Arial" w:hAnsi="Arial" w:cs="Arial"/>
        <w:b w:val="0"/>
        <w:bCs w:val="0"/>
        <w:i w:val="0"/>
        <w:iCs w:val="0"/>
        <w:spacing w:val="-2"/>
        <w:w w:val="99"/>
        <w:sz w:val="20"/>
        <w:szCs w:val="20"/>
      </w:rPr>
    </w:lvl>
    <w:lvl w:ilvl="1">
      <w:numFmt w:val="bullet"/>
      <w:lvlText w:val="ï"/>
      <w:lvlJc w:val="left"/>
      <w:pPr>
        <w:ind w:left="3672" w:hanging="720"/>
      </w:pPr>
    </w:lvl>
    <w:lvl w:ilvl="2">
      <w:numFmt w:val="bullet"/>
      <w:lvlText w:val="ï"/>
      <w:lvlJc w:val="left"/>
      <w:pPr>
        <w:ind w:left="4464" w:hanging="720"/>
      </w:pPr>
    </w:lvl>
    <w:lvl w:ilvl="3">
      <w:numFmt w:val="bullet"/>
      <w:lvlText w:val="ï"/>
      <w:lvlJc w:val="left"/>
      <w:pPr>
        <w:ind w:left="5256" w:hanging="720"/>
      </w:pPr>
    </w:lvl>
    <w:lvl w:ilvl="4">
      <w:numFmt w:val="bullet"/>
      <w:lvlText w:val="ï"/>
      <w:lvlJc w:val="left"/>
      <w:pPr>
        <w:ind w:left="6048" w:hanging="720"/>
      </w:pPr>
    </w:lvl>
    <w:lvl w:ilvl="5">
      <w:numFmt w:val="bullet"/>
      <w:lvlText w:val="ï"/>
      <w:lvlJc w:val="left"/>
      <w:pPr>
        <w:ind w:left="6840" w:hanging="720"/>
      </w:pPr>
    </w:lvl>
    <w:lvl w:ilvl="6">
      <w:numFmt w:val="bullet"/>
      <w:lvlText w:val="ï"/>
      <w:lvlJc w:val="left"/>
      <w:pPr>
        <w:ind w:left="7632" w:hanging="720"/>
      </w:pPr>
    </w:lvl>
    <w:lvl w:ilvl="7">
      <w:numFmt w:val="bullet"/>
      <w:lvlText w:val="ï"/>
      <w:lvlJc w:val="left"/>
      <w:pPr>
        <w:ind w:left="8424" w:hanging="720"/>
      </w:pPr>
    </w:lvl>
    <w:lvl w:ilvl="8">
      <w:numFmt w:val="bullet"/>
      <w:lvlText w:val="ï"/>
      <w:lvlJc w:val="left"/>
      <w:pPr>
        <w:ind w:left="9216" w:hanging="720"/>
      </w:pPr>
    </w:lvl>
  </w:abstractNum>
  <w:abstractNum w:abstractNumId="64" w15:restartNumberingAfterBreak="0">
    <w:nsid w:val="00000442"/>
    <w:multiLevelType w:val="multilevel"/>
    <w:tmpl w:val="FFFFFFFF"/>
    <w:lvl w:ilvl="0">
      <w:start w:val="9"/>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start w:val="1"/>
      <w:numFmt w:val="lowerRoman"/>
      <w:lvlText w:val="%4."/>
      <w:lvlJc w:val="left"/>
      <w:pPr>
        <w:ind w:left="2880" w:hanging="360"/>
      </w:pPr>
      <w:rPr>
        <w:rFonts w:ascii="Arial" w:hAnsi="Arial" w:cs="Arial"/>
        <w:b w:val="0"/>
        <w:bCs w:val="0"/>
        <w:i w:val="0"/>
        <w:iCs w:val="0"/>
        <w:spacing w:val="-2"/>
        <w:w w:val="99"/>
        <w:sz w:val="20"/>
        <w:szCs w:val="20"/>
      </w:rPr>
    </w:lvl>
    <w:lvl w:ilvl="4">
      <w:start w:val="9"/>
      <w:numFmt w:val="decimal"/>
      <w:lvlText w:val="(%5)"/>
      <w:lvlJc w:val="left"/>
      <w:pPr>
        <w:ind w:left="3182" w:hanging="303"/>
      </w:pPr>
      <w:rPr>
        <w:rFonts w:ascii="Arial" w:hAnsi="Arial" w:cs="Arial"/>
        <w:b w:val="0"/>
        <w:bCs w:val="0"/>
        <w:i w:val="0"/>
        <w:iCs w:val="0"/>
        <w:spacing w:val="-1"/>
        <w:w w:val="99"/>
        <w:sz w:val="20"/>
        <w:szCs w:val="20"/>
      </w:rPr>
    </w:lvl>
    <w:lvl w:ilvl="5">
      <w:numFmt w:val="bullet"/>
      <w:lvlText w:val="ï"/>
      <w:lvlJc w:val="left"/>
      <w:pPr>
        <w:ind w:left="2880" w:hanging="303"/>
      </w:pPr>
    </w:lvl>
    <w:lvl w:ilvl="6">
      <w:numFmt w:val="bullet"/>
      <w:lvlText w:val="ï"/>
      <w:lvlJc w:val="left"/>
      <w:pPr>
        <w:ind w:left="3180" w:hanging="303"/>
      </w:pPr>
    </w:lvl>
    <w:lvl w:ilvl="7">
      <w:numFmt w:val="bullet"/>
      <w:lvlText w:val="ï"/>
      <w:lvlJc w:val="left"/>
      <w:pPr>
        <w:ind w:left="5085" w:hanging="303"/>
      </w:pPr>
    </w:lvl>
    <w:lvl w:ilvl="8">
      <w:numFmt w:val="bullet"/>
      <w:lvlText w:val="ï"/>
      <w:lvlJc w:val="left"/>
      <w:pPr>
        <w:ind w:left="6990" w:hanging="303"/>
      </w:pPr>
    </w:lvl>
  </w:abstractNum>
  <w:abstractNum w:abstractNumId="65" w15:restartNumberingAfterBreak="0">
    <w:nsid w:val="00000443"/>
    <w:multiLevelType w:val="multilevel"/>
    <w:tmpl w:val="FFFFFFFF"/>
    <w:lvl w:ilvl="0">
      <w:start w:val="10"/>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66" w15:restartNumberingAfterBreak="0">
    <w:nsid w:val="00000444"/>
    <w:multiLevelType w:val="multilevel"/>
    <w:tmpl w:val="FFFFFFFF"/>
    <w:lvl w:ilvl="0">
      <w:start w:val="11"/>
      <w:numFmt w:val="decimal"/>
      <w:lvlText w:val="%1"/>
      <w:lvlJc w:val="left"/>
      <w:pPr>
        <w:ind w:left="1799" w:hanging="720"/>
      </w:pPr>
      <w:rPr>
        <w:rFonts w:cs="Times New Roman"/>
      </w:rPr>
    </w:lvl>
    <w:lvl w:ilvl="1">
      <w:start w:val="1"/>
      <w:numFmt w:val="decimal"/>
      <w:lvlText w:val="%1.%2"/>
      <w:lvlJc w:val="left"/>
      <w:pPr>
        <w:ind w:left="1799"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67" w15:restartNumberingAfterBreak="0">
    <w:nsid w:val="00000445"/>
    <w:multiLevelType w:val="multilevel"/>
    <w:tmpl w:val="FFFFFFFF"/>
    <w:lvl w:ilvl="0">
      <w:start w:val="12"/>
      <w:numFmt w:val="decimal"/>
      <w:lvlText w:val="%1"/>
      <w:lvlJc w:val="left"/>
      <w:pPr>
        <w:ind w:left="1440" w:hanging="720"/>
      </w:pPr>
      <w:rPr>
        <w:rFonts w:cs="Times New Roman"/>
      </w:rPr>
    </w:lvl>
    <w:lvl w:ilvl="1">
      <w:start w:val="1"/>
      <w:numFmt w:val="decimal"/>
      <w:lvlText w:val="%1.%2"/>
      <w:lvlJc w:val="left"/>
      <w:pPr>
        <w:ind w:left="144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start w:val="1"/>
      <w:numFmt w:val="lowerRoman"/>
      <w:lvlText w:val="%4."/>
      <w:lvlJc w:val="left"/>
      <w:pPr>
        <w:ind w:left="2520" w:hanging="360"/>
      </w:pPr>
      <w:rPr>
        <w:rFonts w:ascii="Arial" w:hAnsi="Arial" w:cs="Arial"/>
        <w:b w:val="0"/>
        <w:bCs w:val="0"/>
        <w:i w:val="0"/>
        <w:iCs w:val="0"/>
        <w:spacing w:val="-2"/>
        <w:w w:val="99"/>
        <w:sz w:val="20"/>
        <w:szCs w:val="20"/>
      </w:rPr>
    </w:lvl>
    <w:lvl w:ilvl="4">
      <w:numFmt w:val="bullet"/>
      <w:lvlText w:val="ï"/>
      <w:lvlJc w:val="left"/>
      <w:pPr>
        <w:ind w:left="4320" w:hanging="360"/>
      </w:pPr>
    </w:lvl>
    <w:lvl w:ilvl="5">
      <w:numFmt w:val="bullet"/>
      <w:lvlText w:val="ï"/>
      <w:lvlJc w:val="left"/>
      <w:pPr>
        <w:ind w:left="5400" w:hanging="360"/>
      </w:pPr>
    </w:lvl>
    <w:lvl w:ilvl="6">
      <w:numFmt w:val="bullet"/>
      <w:lvlText w:val="ï"/>
      <w:lvlJc w:val="left"/>
      <w:pPr>
        <w:ind w:left="6480" w:hanging="360"/>
      </w:pPr>
    </w:lvl>
    <w:lvl w:ilvl="7">
      <w:numFmt w:val="bullet"/>
      <w:lvlText w:val="ï"/>
      <w:lvlJc w:val="left"/>
      <w:pPr>
        <w:ind w:left="7560" w:hanging="360"/>
      </w:pPr>
    </w:lvl>
    <w:lvl w:ilvl="8">
      <w:numFmt w:val="bullet"/>
      <w:lvlText w:val="ï"/>
      <w:lvlJc w:val="left"/>
      <w:pPr>
        <w:ind w:left="8640" w:hanging="360"/>
      </w:pPr>
    </w:lvl>
  </w:abstractNum>
  <w:abstractNum w:abstractNumId="68" w15:restartNumberingAfterBreak="0">
    <w:nsid w:val="00000446"/>
    <w:multiLevelType w:val="multilevel"/>
    <w:tmpl w:val="FFFFFFFF"/>
    <w:lvl w:ilvl="0">
      <w:start w:val="13"/>
      <w:numFmt w:val="decimal"/>
      <w:lvlText w:val="%1"/>
      <w:lvlJc w:val="left"/>
      <w:pPr>
        <w:ind w:left="1080" w:hanging="852"/>
      </w:pPr>
      <w:rPr>
        <w:rFonts w:cs="Times New Roman"/>
      </w:rPr>
    </w:lvl>
    <w:lvl w:ilvl="1">
      <w:start w:val="1"/>
      <w:numFmt w:val="decimal"/>
      <w:lvlText w:val="%1.%2"/>
      <w:lvlJc w:val="left"/>
      <w:pPr>
        <w:ind w:left="1080" w:hanging="852"/>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start w:val="1"/>
      <w:numFmt w:val="lowerLetter"/>
      <w:lvlText w:val="%4."/>
      <w:lvlJc w:val="left"/>
      <w:pPr>
        <w:ind w:left="2520" w:hanging="360"/>
      </w:pPr>
      <w:rPr>
        <w:rFonts w:ascii="Arial" w:hAnsi="Arial" w:cs="Arial"/>
        <w:b w:val="0"/>
        <w:bCs w:val="0"/>
        <w:i w:val="0"/>
        <w:iCs w:val="0"/>
        <w:spacing w:val="-1"/>
        <w:w w:val="99"/>
        <w:sz w:val="20"/>
        <w:szCs w:val="20"/>
      </w:rPr>
    </w:lvl>
    <w:lvl w:ilvl="4">
      <w:numFmt w:val="bullet"/>
      <w:lvlText w:val="ï"/>
      <w:lvlJc w:val="left"/>
      <w:pPr>
        <w:ind w:left="4590" w:hanging="360"/>
      </w:pPr>
    </w:lvl>
    <w:lvl w:ilvl="5">
      <w:numFmt w:val="bullet"/>
      <w:lvlText w:val="ï"/>
      <w:lvlJc w:val="left"/>
      <w:pPr>
        <w:ind w:left="5625" w:hanging="360"/>
      </w:pPr>
    </w:lvl>
    <w:lvl w:ilvl="6">
      <w:numFmt w:val="bullet"/>
      <w:lvlText w:val="ï"/>
      <w:lvlJc w:val="left"/>
      <w:pPr>
        <w:ind w:left="6660" w:hanging="360"/>
      </w:pPr>
    </w:lvl>
    <w:lvl w:ilvl="7">
      <w:numFmt w:val="bullet"/>
      <w:lvlText w:val="ï"/>
      <w:lvlJc w:val="left"/>
      <w:pPr>
        <w:ind w:left="7695" w:hanging="360"/>
      </w:pPr>
    </w:lvl>
    <w:lvl w:ilvl="8">
      <w:numFmt w:val="bullet"/>
      <w:lvlText w:val="ï"/>
      <w:lvlJc w:val="left"/>
      <w:pPr>
        <w:ind w:left="8730" w:hanging="360"/>
      </w:pPr>
    </w:lvl>
  </w:abstractNum>
  <w:abstractNum w:abstractNumId="69" w15:restartNumberingAfterBreak="0">
    <w:nsid w:val="00000447"/>
    <w:multiLevelType w:val="multilevel"/>
    <w:tmpl w:val="FFFFFFFF"/>
    <w:lvl w:ilvl="0">
      <w:start w:val="14"/>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70" w15:restartNumberingAfterBreak="0">
    <w:nsid w:val="00000448"/>
    <w:multiLevelType w:val="multilevel"/>
    <w:tmpl w:val="FFFFFFFF"/>
    <w:lvl w:ilvl="0">
      <w:start w:val="15"/>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71" w15:restartNumberingAfterBreak="0">
    <w:nsid w:val="00000449"/>
    <w:multiLevelType w:val="multilevel"/>
    <w:tmpl w:val="FFFFFFFF"/>
    <w:lvl w:ilvl="0">
      <w:start w:val="16"/>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72" w15:restartNumberingAfterBreak="0">
    <w:nsid w:val="0000044A"/>
    <w:multiLevelType w:val="multilevel"/>
    <w:tmpl w:val="FFFFFFFF"/>
    <w:lvl w:ilvl="0">
      <w:start w:val="17"/>
      <w:numFmt w:val="decimal"/>
      <w:lvlText w:val="%1"/>
      <w:lvlJc w:val="left"/>
      <w:pPr>
        <w:ind w:left="1799" w:hanging="720"/>
      </w:pPr>
      <w:rPr>
        <w:rFonts w:cs="Times New Roman"/>
      </w:rPr>
    </w:lvl>
    <w:lvl w:ilvl="1">
      <w:start w:val="1"/>
      <w:numFmt w:val="decimal"/>
      <w:lvlText w:val="%1.%2"/>
      <w:lvlJc w:val="left"/>
      <w:pPr>
        <w:ind w:left="1799"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73" w15:restartNumberingAfterBreak="0">
    <w:nsid w:val="0000044B"/>
    <w:multiLevelType w:val="multilevel"/>
    <w:tmpl w:val="FFFFFFFF"/>
    <w:lvl w:ilvl="0">
      <w:start w:val="18"/>
      <w:numFmt w:val="decimal"/>
      <w:lvlText w:val="%1"/>
      <w:lvlJc w:val="left"/>
      <w:pPr>
        <w:ind w:left="1080" w:hanging="720"/>
      </w:pPr>
      <w:rPr>
        <w:rFonts w:cs="Times New Roman"/>
      </w:rPr>
    </w:lvl>
    <w:lvl w:ilvl="1">
      <w:start w:val="1"/>
      <w:numFmt w:val="decimal"/>
      <w:lvlText w:val="%1.%2"/>
      <w:lvlJc w:val="left"/>
      <w:pPr>
        <w:ind w:left="1080" w:hanging="720"/>
      </w:pPr>
      <w:rPr>
        <w:rFonts w:ascii="Arial" w:hAnsi="Arial" w:cs="Arial"/>
        <w:b/>
        <w:bCs/>
        <w:i w:val="0"/>
        <w:iCs w:val="0"/>
        <w:spacing w:val="-1"/>
        <w:w w:val="99"/>
        <w:sz w:val="20"/>
        <w:szCs w:val="20"/>
      </w:rPr>
    </w:lvl>
    <w:lvl w:ilvl="2">
      <w:start w:val="1"/>
      <w:numFmt w:val="lowerLetter"/>
      <w:lvlText w:val="(%3)"/>
      <w:lvlJc w:val="left"/>
      <w:pPr>
        <w:ind w:left="2212" w:hanging="567"/>
      </w:pPr>
      <w:rPr>
        <w:rFonts w:ascii="Arial" w:hAnsi="Arial" w:cs="Arial"/>
        <w:b w:val="0"/>
        <w:bCs w:val="0"/>
        <w:i w:val="0"/>
        <w:iCs w:val="0"/>
        <w:spacing w:val="-1"/>
        <w:w w:val="99"/>
        <w:sz w:val="20"/>
        <w:szCs w:val="20"/>
      </w:rPr>
    </w:lvl>
    <w:lvl w:ilvl="3">
      <w:numFmt w:val="bullet"/>
      <w:lvlText w:val="ï"/>
      <w:lvlJc w:val="left"/>
      <w:pPr>
        <w:ind w:left="4126" w:hanging="567"/>
      </w:pPr>
    </w:lvl>
    <w:lvl w:ilvl="4">
      <w:numFmt w:val="bullet"/>
      <w:lvlText w:val="ï"/>
      <w:lvlJc w:val="left"/>
      <w:pPr>
        <w:ind w:left="5080" w:hanging="567"/>
      </w:pPr>
    </w:lvl>
    <w:lvl w:ilvl="5">
      <w:numFmt w:val="bullet"/>
      <w:lvlText w:val="ï"/>
      <w:lvlJc w:val="left"/>
      <w:pPr>
        <w:ind w:left="6033" w:hanging="567"/>
      </w:pPr>
    </w:lvl>
    <w:lvl w:ilvl="6">
      <w:numFmt w:val="bullet"/>
      <w:lvlText w:val="ï"/>
      <w:lvlJc w:val="left"/>
      <w:pPr>
        <w:ind w:left="6986" w:hanging="567"/>
      </w:pPr>
    </w:lvl>
    <w:lvl w:ilvl="7">
      <w:numFmt w:val="bullet"/>
      <w:lvlText w:val="ï"/>
      <w:lvlJc w:val="left"/>
      <w:pPr>
        <w:ind w:left="7940" w:hanging="567"/>
      </w:pPr>
    </w:lvl>
    <w:lvl w:ilvl="8">
      <w:numFmt w:val="bullet"/>
      <w:lvlText w:val="ï"/>
      <w:lvlJc w:val="left"/>
      <w:pPr>
        <w:ind w:left="8893" w:hanging="567"/>
      </w:pPr>
    </w:lvl>
  </w:abstractNum>
  <w:abstractNum w:abstractNumId="74" w15:restartNumberingAfterBreak="0">
    <w:nsid w:val="0000044C"/>
    <w:multiLevelType w:val="multilevel"/>
    <w:tmpl w:val="FFFFFFFF"/>
    <w:lvl w:ilvl="0">
      <w:start w:val="1"/>
      <w:numFmt w:val="lowerLetter"/>
      <w:lvlText w:val="%1."/>
      <w:lvlJc w:val="left"/>
      <w:pPr>
        <w:ind w:left="2212" w:hanging="567"/>
      </w:pPr>
      <w:rPr>
        <w:rFonts w:ascii="Arial" w:hAnsi="Arial" w:cs="Arial"/>
        <w:b w:val="0"/>
        <w:bCs w:val="0"/>
        <w:i w:val="0"/>
        <w:iCs w:val="0"/>
        <w:spacing w:val="-1"/>
        <w:w w:val="99"/>
        <w:sz w:val="20"/>
        <w:szCs w:val="20"/>
      </w:rPr>
    </w:lvl>
    <w:lvl w:ilvl="1">
      <w:numFmt w:val="bullet"/>
      <w:lvlText w:val="ï"/>
      <w:lvlJc w:val="left"/>
      <w:pPr>
        <w:ind w:left="3078" w:hanging="567"/>
      </w:pPr>
    </w:lvl>
    <w:lvl w:ilvl="2">
      <w:numFmt w:val="bullet"/>
      <w:lvlText w:val="ï"/>
      <w:lvlJc w:val="left"/>
      <w:pPr>
        <w:ind w:left="3936" w:hanging="567"/>
      </w:pPr>
    </w:lvl>
    <w:lvl w:ilvl="3">
      <w:numFmt w:val="bullet"/>
      <w:lvlText w:val="ï"/>
      <w:lvlJc w:val="left"/>
      <w:pPr>
        <w:ind w:left="4794" w:hanging="567"/>
      </w:pPr>
    </w:lvl>
    <w:lvl w:ilvl="4">
      <w:numFmt w:val="bullet"/>
      <w:lvlText w:val="ï"/>
      <w:lvlJc w:val="left"/>
      <w:pPr>
        <w:ind w:left="5652" w:hanging="567"/>
      </w:pPr>
    </w:lvl>
    <w:lvl w:ilvl="5">
      <w:numFmt w:val="bullet"/>
      <w:lvlText w:val="ï"/>
      <w:lvlJc w:val="left"/>
      <w:pPr>
        <w:ind w:left="6510" w:hanging="567"/>
      </w:pPr>
    </w:lvl>
    <w:lvl w:ilvl="6">
      <w:numFmt w:val="bullet"/>
      <w:lvlText w:val="ï"/>
      <w:lvlJc w:val="left"/>
      <w:pPr>
        <w:ind w:left="7368" w:hanging="567"/>
      </w:pPr>
    </w:lvl>
    <w:lvl w:ilvl="7">
      <w:numFmt w:val="bullet"/>
      <w:lvlText w:val="ï"/>
      <w:lvlJc w:val="left"/>
      <w:pPr>
        <w:ind w:left="8226" w:hanging="567"/>
      </w:pPr>
    </w:lvl>
    <w:lvl w:ilvl="8">
      <w:numFmt w:val="bullet"/>
      <w:lvlText w:val="ï"/>
      <w:lvlJc w:val="left"/>
      <w:pPr>
        <w:ind w:left="9084" w:hanging="567"/>
      </w:pPr>
    </w:lvl>
  </w:abstractNum>
  <w:abstractNum w:abstractNumId="75" w15:restartNumberingAfterBreak="0">
    <w:nsid w:val="0000044D"/>
    <w:multiLevelType w:val="multilevel"/>
    <w:tmpl w:val="FFFFFFFF"/>
    <w:lvl w:ilvl="0">
      <w:start w:val="1"/>
      <w:numFmt w:val="decimal"/>
      <w:lvlText w:val="%1."/>
      <w:lvlJc w:val="left"/>
      <w:pPr>
        <w:ind w:left="1080" w:hanging="720"/>
      </w:pPr>
      <w:rPr>
        <w:rFonts w:ascii="Arial" w:hAnsi="Arial" w:cs="Arial"/>
        <w:b w:val="0"/>
        <w:bCs w:val="0"/>
        <w:i w:val="0"/>
        <w:iCs w:val="0"/>
        <w:spacing w:val="-1"/>
        <w:w w:val="99"/>
        <w:sz w:val="20"/>
        <w:szCs w:val="20"/>
      </w:rPr>
    </w:lvl>
    <w:lvl w:ilvl="1">
      <w:numFmt w:val="bullet"/>
      <w:lvlText w:val="ï"/>
      <w:lvlJc w:val="left"/>
      <w:pPr>
        <w:ind w:left="2052" w:hanging="720"/>
      </w:p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76" w15:restartNumberingAfterBreak="0">
    <w:nsid w:val="0000044E"/>
    <w:multiLevelType w:val="multilevel"/>
    <w:tmpl w:val="FFFFFFFF"/>
    <w:lvl w:ilvl="0">
      <w:start w:val="1"/>
      <w:numFmt w:val="decimal"/>
      <w:lvlText w:val="%1"/>
      <w:lvlJc w:val="left"/>
      <w:pPr>
        <w:ind w:left="410" w:hanging="303"/>
      </w:pPr>
      <w:rPr>
        <w:rFonts w:ascii="Arial" w:hAnsi="Arial" w:cs="Arial"/>
        <w:b/>
        <w:bCs/>
        <w:i w:val="0"/>
        <w:iCs w:val="0"/>
        <w:spacing w:val="0"/>
        <w:w w:val="100"/>
        <w:sz w:val="18"/>
        <w:szCs w:val="18"/>
      </w:rPr>
    </w:lvl>
    <w:lvl w:ilvl="1">
      <w:numFmt w:val="bullet"/>
      <w:lvlText w:val="ï"/>
      <w:lvlJc w:val="left"/>
      <w:pPr>
        <w:ind w:left="1263" w:hanging="303"/>
      </w:pPr>
    </w:lvl>
    <w:lvl w:ilvl="2">
      <w:numFmt w:val="bullet"/>
      <w:lvlText w:val="ï"/>
      <w:lvlJc w:val="left"/>
      <w:pPr>
        <w:ind w:left="2107" w:hanging="303"/>
      </w:pPr>
    </w:lvl>
    <w:lvl w:ilvl="3">
      <w:numFmt w:val="bullet"/>
      <w:lvlText w:val="ï"/>
      <w:lvlJc w:val="left"/>
      <w:pPr>
        <w:ind w:left="2950" w:hanging="303"/>
      </w:pPr>
    </w:lvl>
    <w:lvl w:ilvl="4">
      <w:numFmt w:val="bullet"/>
      <w:lvlText w:val="ï"/>
      <w:lvlJc w:val="left"/>
      <w:pPr>
        <w:ind w:left="3794" w:hanging="303"/>
      </w:pPr>
    </w:lvl>
    <w:lvl w:ilvl="5">
      <w:numFmt w:val="bullet"/>
      <w:lvlText w:val="ï"/>
      <w:lvlJc w:val="left"/>
      <w:pPr>
        <w:ind w:left="4637" w:hanging="303"/>
      </w:pPr>
    </w:lvl>
    <w:lvl w:ilvl="6">
      <w:numFmt w:val="bullet"/>
      <w:lvlText w:val="ï"/>
      <w:lvlJc w:val="left"/>
      <w:pPr>
        <w:ind w:left="5481" w:hanging="303"/>
      </w:pPr>
    </w:lvl>
    <w:lvl w:ilvl="7">
      <w:numFmt w:val="bullet"/>
      <w:lvlText w:val="ï"/>
      <w:lvlJc w:val="left"/>
      <w:pPr>
        <w:ind w:left="6325" w:hanging="303"/>
      </w:pPr>
    </w:lvl>
    <w:lvl w:ilvl="8">
      <w:numFmt w:val="bullet"/>
      <w:lvlText w:val="ï"/>
      <w:lvlJc w:val="left"/>
      <w:pPr>
        <w:ind w:left="7168" w:hanging="303"/>
      </w:pPr>
    </w:lvl>
  </w:abstractNum>
  <w:abstractNum w:abstractNumId="77" w15:restartNumberingAfterBreak="0">
    <w:nsid w:val="0000044F"/>
    <w:multiLevelType w:val="multilevel"/>
    <w:tmpl w:val="FFFFFFFF"/>
    <w:lvl w:ilvl="0">
      <w:start w:val="1"/>
      <w:numFmt w:val="decimal"/>
      <w:lvlText w:val="%1"/>
      <w:lvlJc w:val="left"/>
      <w:pPr>
        <w:ind w:left="410" w:hanging="303"/>
      </w:pPr>
      <w:rPr>
        <w:rFonts w:ascii="Arial" w:hAnsi="Arial" w:cs="Arial"/>
        <w:b/>
        <w:bCs/>
        <w:i w:val="0"/>
        <w:iCs w:val="0"/>
        <w:spacing w:val="0"/>
        <w:w w:val="100"/>
        <w:sz w:val="18"/>
        <w:szCs w:val="18"/>
      </w:rPr>
    </w:lvl>
    <w:lvl w:ilvl="1">
      <w:numFmt w:val="bullet"/>
      <w:lvlText w:val="ï"/>
      <w:lvlJc w:val="left"/>
      <w:pPr>
        <w:ind w:left="1263" w:hanging="303"/>
      </w:pPr>
    </w:lvl>
    <w:lvl w:ilvl="2">
      <w:numFmt w:val="bullet"/>
      <w:lvlText w:val="ï"/>
      <w:lvlJc w:val="left"/>
      <w:pPr>
        <w:ind w:left="2107" w:hanging="303"/>
      </w:pPr>
    </w:lvl>
    <w:lvl w:ilvl="3">
      <w:numFmt w:val="bullet"/>
      <w:lvlText w:val="ï"/>
      <w:lvlJc w:val="left"/>
      <w:pPr>
        <w:ind w:left="2950" w:hanging="303"/>
      </w:pPr>
    </w:lvl>
    <w:lvl w:ilvl="4">
      <w:numFmt w:val="bullet"/>
      <w:lvlText w:val="ï"/>
      <w:lvlJc w:val="left"/>
      <w:pPr>
        <w:ind w:left="3794" w:hanging="303"/>
      </w:pPr>
    </w:lvl>
    <w:lvl w:ilvl="5">
      <w:numFmt w:val="bullet"/>
      <w:lvlText w:val="ï"/>
      <w:lvlJc w:val="left"/>
      <w:pPr>
        <w:ind w:left="4637" w:hanging="303"/>
      </w:pPr>
    </w:lvl>
    <w:lvl w:ilvl="6">
      <w:numFmt w:val="bullet"/>
      <w:lvlText w:val="ï"/>
      <w:lvlJc w:val="left"/>
      <w:pPr>
        <w:ind w:left="5481" w:hanging="303"/>
      </w:pPr>
    </w:lvl>
    <w:lvl w:ilvl="7">
      <w:numFmt w:val="bullet"/>
      <w:lvlText w:val="ï"/>
      <w:lvlJc w:val="left"/>
      <w:pPr>
        <w:ind w:left="6325" w:hanging="303"/>
      </w:pPr>
    </w:lvl>
    <w:lvl w:ilvl="8">
      <w:numFmt w:val="bullet"/>
      <w:lvlText w:val="ï"/>
      <w:lvlJc w:val="left"/>
      <w:pPr>
        <w:ind w:left="7168" w:hanging="303"/>
      </w:pPr>
    </w:lvl>
  </w:abstractNum>
  <w:abstractNum w:abstractNumId="78" w15:restartNumberingAfterBreak="0">
    <w:nsid w:val="00000450"/>
    <w:multiLevelType w:val="multilevel"/>
    <w:tmpl w:val="FFFFFFFF"/>
    <w:lvl w:ilvl="0">
      <w:start w:val="1"/>
      <w:numFmt w:val="decimal"/>
      <w:lvlText w:val="%1."/>
      <w:lvlJc w:val="left"/>
      <w:pPr>
        <w:ind w:left="1800" w:hanging="720"/>
      </w:pPr>
      <w:rPr>
        <w:rFonts w:ascii="Arial" w:hAnsi="Arial" w:cs="Arial"/>
        <w:b w:val="0"/>
        <w:bCs w:val="0"/>
        <w:i w:val="0"/>
        <w:iCs w:val="0"/>
        <w:spacing w:val="-1"/>
        <w:w w:val="99"/>
        <w:sz w:val="20"/>
        <w:szCs w:val="20"/>
      </w:rPr>
    </w:lvl>
    <w:lvl w:ilvl="1">
      <w:start w:val="1"/>
      <w:numFmt w:val="lowerLetter"/>
      <w:lvlText w:val="%2."/>
      <w:lvlJc w:val="left"/>
      <w:pPr>
        <w:ind w:left="2520" w:hanging="360"/>
      </w:pPr>
      <w:rPr>
        <w:rFonts w:ascii="Arial" w:hAnsi="Arial" w:cs="Arial"/>
        <w:b w:val="0"/>
        <w:bCs w:val="0"/>
        <w:i w:val="0"/>
        <w:iCs w:val="0"/>
        <w:spacing w:val="-1"/>
        <w:w w:val="99"/>
        <w:sz w:val="20"/>
        <w:szCs w:val="20"/>
      </w:rPr>
    </w:lvl>
    <w:lvl w:ilvl="2">
      <w:numFmt w:val="bullet"/>
      <w:lvlText w:val="ï"/>
      <w:lvlJc w:val="left"/>
      <w:pPr>
        <w:ind w:left="3440" w:hanging="360"/>
      </w:pPr>
    </w:lvl>
    <w:lvl w:ilvl="3">
      <w:numFmt w:val="bullet"/>
      <w:lvlText w:val="ï"/>
      <w:lvlJc w:val="left"/>
      <w:pPr>
        <w:ind w:left="4360" w:hanging="360"/>
      </w:pPr>
    </w:lvl>
    <w:lvl w:ilvl="4">
      <w:numFmt w:val="bullet"/>
      <w:lvlText w:val="ï"/>
      <w:lvlJc w:val="left"/>
      <w:pPr>
        <w:ind w:left="5280" w:hanging="360"/>
      </w:pPr>
    </w:lvl>
    <w:lvl w:ilvl="5">
      <w:numFmt w:val="bullet"/>
      <w:lvlText w:val="ï"/>
      <w:lvlJc w:val="left"/>
      <w:pPr>
        <w:ind w:left="6200" w:hanging="360"/>
      </w:pPr>
    </w:lvl>
    <w:lvl w:ilvl="6">
      <w:numFmt w:val="bullet"/>
      <w:lvlText w:val="ï"/>
      <w:lvlJc w:val="left"/>
      <w:pPr>
        <w:ind w:left="7120" w:hanging="360"/>
      </w:pPr>
    </w:lvl>
    <w:lvl w:ilvl="7">
      <w:numFmt w:val="bullet"/>
      <w:lvlText w:val="ï"/>
      <w:lvlJc w:val="left"/>
      <w:pPr>
        <w:ind w:left="8040" w:hanging="360"/>
      </w:pPr>
    </w:lvl>
    <w:lvl w:ilvl="8">
      <w:numFmt w:val="bullet"/>
      <w:lvlText w:val="ï"/>
      <w:lvlJc w:val="left"/>
      <w:pPr>
        <w:ind w:left="8960" w:hanging="360"/>
      </w:pPr>
    </w:lvl>
  </w:abstractNum>
  <w:abstractNum w:abstractNumId="79" w15:restartNumberingAfterBreak="0">
    <w:nsid w:val="00000451"/>
    <w:multiLevelType w:val="multilevel"/>
    <w:tmpl w:val="FFFFFFFF"/>
    <w:lvl w:ilvl="0">
      <w:start w:val="1"/>
      <w:numFmt w:val="decimal"/>
      <w:lvlText w:val="(%1)"/>
      <w:lvlJc w:val="left"/>
      <w:pPr>
        <w:ind w:left="1080" w:hanging="334"/>
      </w:pPr>
      <w:rPr>
        <w:rFonts w:ascii="Arial" w:hAnsi="Arial" w:cs="Arial"/>
        <w:b w:val="0"/>
        <w:bCs w:val="0"/>
        <w:i w:val="0"/>
        <w:iCs w:val="0"/>
        <w:spacing w:val="-1"/>
        <w:w w:val="100"/>
        <w:sz w:val="18"/>
        <w:szCs w:val="18"/>
      </w:rPr>
    </w:lvl>
    <w:lvl w:ilvl="1">
      <w:numFmt w:val="bullet"/>
      <w:lvlText w:val="ï"/>
      <w:lvlJc w:val="left"/>
      <w:pPr>
        <w:ind w:left="2052" w:hanging="334"/>
      </w:pPr>
    </w:lvl>
    <w:lvl w:ilvl="2">
      <w:numFmt w:val="bullet"/>
      <w:lvlText w:val="ï"/>
      <w:lvlJc w:val="left"/>
      <w:pPr>
        <w:ind w:left="3024" w:hanging="334"/>
      </w:pPr>
    </w:lvl>
    <w:lvl w:ilvl="3">
      <w:numFmt w:val="bullet"/>
      <w:lvlText w:val="ï"/>
      <w:lvlJc w:val="left"/>
      <w:pPr>
        <w:ind w:left="3996" w:hanging="334"/>
      </w:pPr>
    </w:lvl>
    <w:lvl w:ilvl="4">
      <w:numFmt w:val="bullet"/>
      <w:lvlText w:val="ï"/>
      <w:lvlJc w:val="left"/>
      <w:pPr>
        <w:ind w:left="4968" w:hanging="334"/>
      </w:pPr>
    </w:lvl>
    <w:lvl w:ilvl="5">
      <w:numFmt w:val="bullet"/>
      <w:lvlText w:val="ï"/>
      <w:lvlJc w:val="left"/>
      <w:pPr>
        <w:ind w:left="5940" w:hanging="334"/>
      </w:pPr>
    </w:lvl>
    <w:lvl w:ilvl="6">
      <w:numFmt w:val="bullet"/>
      <w:lvlText w:val="ï"/>
      <w:lvlJc w:val="left"/>
      <w:pPr>
        <w:ind w:left="6912" w:hanging="334"/>
      </w:pPr>
    </w:lvl>
    <w:lvl w:ilvl="7">
      <w:numFmt w:val="bullet"/>
      <w:lvlText w:val="ï"/>
      <w:lvlJc w:val="left"/>
      <w:pPr>
        <w:ind w:left="7884" w:hanging="334"/>
      </w:pPr>
    </w:lvl>
    <w:lvl w:ilvl="8">
      <w:numFmt w:val="bullet"/>
      <w:lvlText w:val="ï"/>
      <w:lvlJc w:val="left"/>
      <w:pPr>
        <w:ind w:left="8856" w:hanging="334"/>
      </w:pPr>
    </w:lvl>
  </w:abstractNum>
  <w:abstractNum w:abstractNumId="80" w15:restartNumberingAfterBreak="0">
    <w:nsid w:val="00000452"/>
    <w:multiLevelType w:val="multilevel"/>
    <w:tmpl w:val="FFFFFFFF"/>
    <w:lvl w:ilvl="0">
      <w:start w:val="1"/>
      <w:numFmt w:val="decimal"/>
      <w:lvlText w:val="%1."/>
      <w:lvlJc w:val="left"/>
      <w:pPr>
        <w:ind w:left="1080" w:hanging="720"/>
      </w:pPr>
      <w:rPr>
        <w:rFonts w:cs="Times New Roman"/>
        <w:spacing w:val="-1"/>
        <w:w w:val="99"/>
      </w:rPr>
    </w:lvl>
    <w:lvl w:ilvl="1">
      <w:start w:val="1"/>
      <w:numFmt w:val="lowerLetter"/>
      <w:lvlText w:val="(%2)"/>
      <w:lvlJc w:val="left"/>
      <w:pPr>
        <w:ind w:left="2520" w:hanging="720"/>
      </w:pPr>
      <w:rPr>
        <w:rFonts w:ascii="Arial" w:hAnsi="Arial" w:cs="Arial"/>
        <w:b w:val="0"/>
        <w:bCs w:val="0"/>
        <w:i w:val="0"/>
        <w:iCs w:val="0"/>
        <w:spacing w:val="-1"/>
        <w:w w:val="99"/>
        <w:sz w:val="20"/>
        <w:szCs w:val="20"/>
      </w:rPr>
    </w:lvl>
    <w:lvl w:ilvl="2">
      <w:numFmt w:val="bullet"/>
      <w:lvlText w:val="ï"/>
      <w:lvlJc w:val="left"/>
      <w:pPr>
        <w:ind w:left="3440" w:hanging="720"/>
      </w:pPr>
    </w:lvl>
    <w:lvl w:ilvl="3">
      <w:numFmt w:val="bullet"/>
      <w:lvlText w:val="ï"/>
      <w:lvlJc w:val="left"/>
      <w:pPr>
        <w:ind w:left="4360" w:hanging="720"/>
      </w:pPr>
    </w:lvl>
    <w:lvl w:ilvl="4">
      <w:numFmt w:val="bullet"/>
      <w:lvlText w:val="ï"/>
      <w:lvlJc w:val="left"/>
      <w:pPr>
        <w:ind w:left="5280" w:hanging="720"/>
      </w:pPr>
    </w:lvl>
    <w:lvl w:ilvl="5">
      <w:numFmt w:val="bullet"/>
      <w:lvlText w:val="ï"/>
      <w:lvlJc w:val="left"/>
      <w:pPr>
        <w:ind w:left="6200" w:hanging="720"/>
      </w:pPr>
    </w:lvl>
    <w:lvl w:ilvl="6">
      <w:numFmt w:val="bullet"/>
      <w:lvlText w:val="ï"/>
      <w:lvlJc w:val="left"/>
      <w:pPr>
        <w:ind w:left="7120" w:hanging="720"/>
      </w:pPr>
    </w:lvl>
    <w:lvl w:ilvl="7">
      <w:numFmt w:val="bullet"/>
      <w:lvlText w:val="ï"/>
      <w:lvlJc w:val="left"/>
      <w:pPr>
        <w:ind w:left="8040" w:hanging="720"/>
      </w:pPr>
    </w:lvl>
    <w:lvl w:ilvl="8">
      <w:numFmt w:val="bullet"/>
      <w:lvlText w:val="ï"/>
      <w:lvlJc w:val="left"/>
      <w:pPr>
        <w:ind w:left="8960" w:hanging="720"/>
      </w:pPr>
    </w:lvl>
  </w:abstractNum>
  <w:abstractNum w:abstractNumId="81" w15:restartNumberingAfterBreak="0">
    <w:nsid w:val="00000453"/>
    <w:multiLevelType w:val="multilevel"/>
    <w:tmpl w:val="FFFFFFFF"/>
    <w:lvl w:ilvl="0">
      <w:start w:val="1"/>
      <w:numFmt w:val="upperLetter"/>
      <w:lvlText w:val="%1."/>
      <w:lvlJc w:val="left"/>
      <w:pPr>
        <w:ind w:left="1800" w:hanging="720"/>
      </w:pPr>
      <w:rPr>
        <w:rFonts w:ascii="Arial" w:hAnsi="Arial" w:cs="Arial"/>
        <w:b w:val="0"/>
        <w:bCs w:val="0"/>
        <w:i w:val="0"/>
        <w:iCs w:val="0"/>
        <w:spacing w:val="-1"/>
        <w:w w:val="99"/>
        <w:sz w:val="20"/>
        <w:szCs w:val="20"/>
      </w:rPr>
    </w:lvl>
    <w:lvl w:ilvl="1">
      <w:numFmt w:val="bullet"/>
      <w:lvlText w:val="ï"/>
      <w:lvlJc w:val="left"/>
      <w:pPr>
        <w:ind w:left="2700" w:hanging="720"/>
      </w:pPr>
    </w:lvl>
    <w:lvl w:ilvl="2">
      <w:numFmt w:val="bullet"/>
      <w:lvlText w:val="ï"/>
      <w:lvlJc w:val="left"/>
      <w:pPr>
        <w:ind w:left="3600" w:hanging="720"/>
      </w:pPr>
    </w:lvl>
    <w:lvl w:ilvl="3">
      <w:numFmt w:val="bullet"/>
      <w:lvlText w:val="ï"/>
      <w:lvlJc w:val="left"/>
      <w:pPr>
        <w:ind w:left="4500" w:hanging="720"/>
      </w:pPr>
    </w:lvl>
    <w:lvl w:ilvl="4">
      <w:numFmt w:val="bullet"/>
      <w:lvlText w:val="ï"/>
      <w:lvlJc w:val="left"/>
      <w:pPr>
        <w:ind w:left="5400" w:hanging="720"/>
      </w:pPr>
    </w:lvl>
    <w:lvl w:ilvl="5">
      <w:numFmt w:val="bullet"/>
      <w:lvlText w:val="ï"/>
      <w:lvlJc w:val="left"/>
      <w:pPr>
        <w:ind w:left="6300" w:hanging="720"/>
      </w:pPr>
    </w:lvl>
    <w:lvl w:ilvl="6">
      <w:numFmt w:val="bullet"/>
      <w:lvlText w:val="ï"/>
      <w:lvlJc w:val="left"/>
      <w:pPr>
        <w:ind w:left="7200" w:hanging="720"/>
      </w:pPr>
    </w:lvl>
    <w:lvl w:ilvl="7">
      <w:numFmt w:val="bullet"/>
      <w:lvlText w:val="ï"/>
      <w:lvlJc w:val="left"/>
      <w:pPr>
        <w:ind w:left="8100" w:hanging="720"/>
      </w:pPr>
    </w:lvl>
    <w:lvl w:ilvl="8">
      <w:numFmt w:val="bullet"/>
      <w:lvlText w:val="ï"/>
      <w:lvlJc w:val="left"/>
      <w:pPr>
        <w:ind w:left="9000" w:hanging="720"/>
      </w:pPr>
    </w:lvl>
  </w:abstractNum>
  <w:abstractNum w:abstractNumId="82" w15:restartNumberingAfterBreak="0">
    <w:nsid w:val="00000454"/>
    <w:multiLevelType w:val="multilevel"/>
    <w:tmpl w:val="FFFFFFFF"/>
    <w:lvl w:ilvl="0">
      <w:start w:val="1"/>
      <w:numFmt w:val="decimal"/>
      <w:lvlText w:val="%1."/>
      <w:lvlJc w:val="left"/>
      <w:pPr>
        <w:ind w:left="1440" w:hanging="360"/>
      </w:pPr>
      <w:rPr>
        <w:rFonts w:ascii="Arial" w:hAnsi="Arial" w:cs="Arial"/>
        <w:b w:val="0"/>
        <w:bCs w:val="0"/>
        <w:i w:val="0"/>
        <w:iCs w:val="0"/>
        <w:spacing w:val="-1"/>
        <w:w w:val="99"/>
        <w:sz w:val="20"/>
        <w:szCs w:val="20"/>
      </w:rPr>
    </w:lvl>
    <w:lvl w:ilvl="1">
      <w:start w:val="5"/>
      <w:numFmt w:val="lowerLetter"/>
      <w:lvlText w:val="(%2)"/>
      <w:lvlJc w:val="left"/>
      <w:pPr>
        <w:ind w:left="2160" w:hanging="720"/>
      </w:pPr>
      <w:rPr>
        <w:rFonts w:ascii="Arial" w:hAnsi="Arial" w:cs="Arial"/>
        <w:b w:val="0"/>
        <w:bCs w:val="0"/>
        <w:i w:val="0"/>
        <w:iCs w:val="0"/>
        <w:spacing w:val="-1"/>
        <w:w w:val="99"/>
        <w:sz w:val="20"/>
        <w:szCs w:val="20"/>
      </w:rPr>
    </w:lvl>
    <w:lvl w:ilvl="2">
      <w:numFmt w:val="bullet"/>
      <w:lvlText w:val="ï"/>
      <w:lvlJc w:val="left"/>
      <w:pPr>
        <w:ind w:left="3120" w:hanging="720"/>
      </w:pPr>
    </w:lvl>
    <w:lvl w:ilvl="3">
      <w:numFmt w:val="bullet"/>
      <w:lvlText w:val="ï"/>
      <w:lvlJc w:val="left"/>
      <w:pPr>
        <w:ind w:left="4080" w:hanging="720"/>
      </w:pPr>
    </w:lvl>
    <w:lvl w:ilvl="4">
      <w:numFmt w:val="bullet"/>
      <w:lvlText w:val="ï"/>
      <w:lvlJc w:val="left"/>
      <w:pPr>
        <w:ind w:left="5040" w:hanging="720"/>
      </w:pPr>
    </w:lvl>
    <w:lvl w:ilvl="5">
      <w:numFmt w:val="bullet"/>
      <w:lvlText w:val="ï"/>
      <w:lvlJc w:val="left"/>
      <w:pPr>
        <w:ind w:left="6000" w:hanging="720"/>
      </w:pPr>
    </w:lvl>
    <w:lvl w:ilvl="6">
      <w:numFmt w:val="bullet"/>
      <w:lvlText w:val="ï"/>
      <w:lvlJc w:val="left"/>
      <w:pPr>
        <w:ind w:left="6960" w:hanging="720"/>
      </w:pPr>
    </w:lvl>
    <w:lvl w:ilvl="7">
      <w:numFmt w:val="bullet"/>
      <w:lvlText w:val="ï"/>
      <w:lvlJc w:val="left"/>
      <w:pPr>
        <w:ind w:left="7920" w:hanging="720"/>
      </w:pPr>
    </w:lvl>
    <w:lvl w:ilvl="8">
      <w:numFmt w:val="bullet"/>
      <w:lvlText w:val="ï"/>
      <w:lvlJc w:val="left"/>
      <w:pPr>
        <w:ind w:left="8880" w:hanging="720"/>
      </w:pPr>
    </w:lvl>
  </w:abstractNum>
  <w:abstractNum w:abstractNumId="83" w15:restartNumberingAfterBreak="0">
    <w:nsid w:val="00000455"/>
    <w:multiLevelType w:val="multilevel"/>
    <w:tmpl w:val="FFFFFFFF"/>
    <w:lvl w:ilvl="0">
      <w:start w:val="1"/>
      <w:numFmt w:val="lowerLetter"/>
      <w:lvlText w:val="(%1)"/>
      <w:lvlJc w:val="left"/>
      <w:pPr>
        <w:ind w:left="1800" w:hanging="361"/>
      </w:pPr>
      <w:rPr>
        <w:rFonts w:ascii="Arial" w:hAnsi="Arial" w:cs="Arial"/>
        <w:b w:val="0"/>
        <w:bCs w:val="0"/>
        <w:i w:val="0"/>
        <w:iCs w:val="0"/>
        <w:spacing w:val="-1"/>
        <w:w w:val="99"/>
        <w:sz w:val="20"/>
        <w:szCs w:val="20"/>
      </w:rPr>
    </w:lvl>
    <w:lvl w:ilvl="1">
      <w:start w:val="1"/>
      <w:numFmt w:val="lowerRoman"/>
      <w:lvlText w:val="(%2)"/>
      <w:lvlJc w:val="left"/>
      <w:pPr>
        <w:ind w:left="2520" w:hanging="720"/>
      </w:pPr>
      <w:rPr>
        <w:rFonts w:ascii="Arial" w:hAnsi="Arial" w:cs="Arial"/>
        <w:b w:val="0"/>
        <w:bCs w:val="0"/>
        <w:i w:val="0"/>
        <w:iCs w:val="0"/>
        <w:spacing w:val="-2"/>
        <w:w w:val="99"/>
        <w:sz w:val="20"/>
        <w:szCs w:val="20"/>
      </w:rPr>
    </w:lvl>
    <w:lvl w:ilvl="2">
      <w:numFmt w:val="bullet"/>
      <w:lvlText w:val="ï"/>
      <w:lvlJc w:val="left"/>
      <w:pPr>
        <w:ind w:left="3440" w:hanging="720"/>
      </w:pPr>
    </w:lvl>
    <w:lvl w:ilvl="3">
      <w:numFmt w:val="bullet"/>
      <w:lvlText w:val="ï"/>
      <w:lvlJc w:val="left"/>
      <w:pPr>
        <w:ind w:left="4360" w:hanging="720"/>
      </w:pPr>
    </w:lvl>
    <w:lvl w:ilvl="4">
      <w:numFmt w:val="bullet"/>
      <w:lvlText w:val="ï"/>
      <w:lvlJc w:val="left"/>
      <w:pPr>
        <w:ind w:left="5280" w:hanging="720"/>
      </w:pPr>
    </w:lvl>
    <w:lvl w:ilvl="5">
      <w:numFmt w:val="bullet"/>
      <w:lvlText w:val="ï"/>
      <w:lvlJc w:val="left"/>
      <w:pPr>
        <w:ind w:left="6200" w:hanging="720"/>
      </w:pPr>
    </w:lvl>
    <w:lvl w:ilvl="6">
      <w:numFmt w:val="bullet"/>
      <w:lvlText w:val="ï"/>
      <w:lvlJc w:val="left"/>
      <w:pPr>
        <w:ind w:left="7120" w:hanging="720"/>
      </w:pPr>
    </w:lvl>
    <w:lvl w:ilvl="7">
      <w:numFmt w:val="bullet"/>
      <w:lvlText w:val="ï"/>
      <w:lvlJc w:val="left"/>
      <w:pPr>
        <w:ind w:left="8040" w:hanging="720"/>
      </w:pPr>
    </w:lvl>
    <w:lvl w:ilvl="8">
      <w:numFmt w:val="bullet"/>
      <w:lvlText w:val="ï"/>
      <w:lvlJc w:val="left"/>
      <w:pPr>
        <w:ind w:left="8960" w:hanging="720"/>
      </w:pPr>
    </w:lvl>
  </w:abstractNum>
  <w:abstractNum w:abstractNumId="84" w15:restartNumberingAfterBreak="0">
    <w:nsid w:val="00000456"/>
    <w:multiLevelType w:val="multilevel"/>
    <w:tmpl w:val="FFFFFFFF"/>
    <w:lvl w:ilvl="0">
      <w:start w:val="1"/>
      <w:numFmt w:val="lowerLetter"/>
      <w:lvlText w:val="(%1)"/>
      <w:lvlJc w:val="left"/>
      <w:pPr>
        <w:ind w:left="1800" w:hanging="361"/>
      </w:pPr>
      <w:rPr>
        <w:rFonts w:ascii="Arial" w:hAnsi="Arial" w:cs="Arial"/>
        <w:b w:val="0"/>
        <w:bCs w:val="0"/>
        <w:i w:val="0"/>
        <w:iCs w:val="0"/>
        <w:spacing w:val="-1"/>
        <w:w w:val="99"/>
        <w:sz w:val="20"/>
        <w:szCs w:val="20"/>
      </w:rPr>
    </w:lvl>
    <w:lvl w:ilvl="1">
      <w:numFmt w:val="bullet"/>
      <w:lvlText w:val="ï"/>
      <w:lvlJc w:val="left"/>
      <w:pPr>
        <w:ind w:left="2700" w:hanging="361"/>
      </w:pPr>
    </w:lvl>
    <w:lvl w:ilvl="2">
      <w:numFmt w:val="bullet"/>
      <w:lvlText w:val="ï"/>
      <w:lvlJc w:val="left"/>
      <w:pPr>
        <w:ind w:left="3600" w:hanging="361"/>
      </w:pPr>
    </w:lvl>
    <w:lvl w:ilvl="3">
      <w:numFmt w:val="bullet"/>
      <w:lvlText w:val="ï"/>
      <w:lvlJc w:val="left"/>
      <w:pPr>
        <w:ind w:left="4500" w:hanging="361"/>
      </w:pPr>
    </w:lvl>
    <w:lvl w:ilvl="4">
      <w:numFmt w:val="bullet"/>
      <w:lvlText w:val="ï"/>
      <w:lvlJc w:val="left"/>
      <w:pPr>
        <w:ind w:left="5400" w:hanging="361"/>
      </w:pPr>
    </w:lvl>
    <w:lvl w:ilvl="5">
      <w:numFmt w:val="bullet"/>
      <w:lvlText w:val="ï"/>
      <w:lvlJc w:val="left"/>
      <w:pPr>
        <w:ind w:left="6300" w:hanging="361"/>
      </w:pPr>
    </w:lvl>
    <w:lvl w:ilvl="6">
      <w:numFmt w:val="bullet"/>
      <w:lvlText w:val="ï"/>
      <w:lvlJc w:val="left"/>
      <w:pPr>
        <w:ind w:left="7200" w:hanging="361"/>
      </w:pPr>
    </w:lvl>
    <w:lvl w:ilvl="7">
      <w:numFmt w:val="bullet"/>
      <w:lvlText w:val="ï"/>
      <w:lvlJc w:val="left"/>
      <w:pPr>
        <w:ind w:left="8100" w:hanging="361"/>
      </w:pPr>
    </w:lvl>
    <w:lvl w:ilvl="8">
      <w:numFmt w:val="bullet"/>
      <w:lvlText w:val="ï"/>
      <w:lvlJc w:val="left"/>
      <w:pPr>
        <w:ind w:left="9000" w:hanging="361"/>
      </w:pPr>
    </w:lvl>
  </w:abstractNum>
  <w:abstractNum w:abstractNumId="85" w15:restartNumberingAfterBreak="0">
    <w:nsid w:val="00000457"/>
    <w:multiLevelType w:val="multilevel"/>
    <w:tmpl w:val="FFFFFFFF"/>
    <w:lvl w:ilvl="0">
      <w:start w:val="1"/>
      <w:numFmt w:val="lowerLetter"/>
      <w:lvlText w:val="(%1)"/>
      <w:lvlJc w:val="left"/>
      <w:pPr>
        <w:ind w:left="1800" w:hanging="361"/>
      </w:pPr>
      <w:rPr>
        <w:rFonts w:ascii="Arial" w:hAnsi="Arial" w:cs="Arial"/>
        <w:b w:val="0"/>
        <w:bCs w:val="0"/>
        <w:i w:val="0"/>
        <w:iCs w:val="0"/>
        <w:spacing w:val="-1"/>
        <w:w w:val="99"/>
        <w:sz w:val="20"/>
        <w:szCs w:val="20"/>
      </w:rPr>
    </w:lvl>
    <w:lvl w:ilvl="1">
      <w:numFmt w:val="bullet"/>
      <w:lvlText w:val="ï"/>
      <w:lvlJc w:val="left"/>
      <w:pPr>
        <w:ind w:left="2700" w:hanging="361"/>
      </w:pPr>
    </w:lvl>
    <w:lvl w:ilvl="2">
      <w:numFmt w:val="bullet"/>
      <w:lvlText w:val="ï"/>
      <w:lvlJc w:val="left"/>
      <w:pPr>
        <w:ind w:left="3600" w:hanging="361"/>
      </w:pPr>
    </w:lvl>
    <w:lvl w:ilvl="3">
      <w:numFmt w:val="bullet"/>
      <w:lvlText w:val="ï"/>
      <w:lvlJc w:val="left"/>
      <w:pPr>
        <w:ind w:left="4500" w:hanging="361"/>
      </w:pPr>
    </w:lvl>
    <w:lvl w:ilvl="4">
      <w:numFmt w:val="bullet"/>
      <w:lvlText w:val="ï"/>
      <w:lvlJc w:val="left"/>
      <w:pPr>
        <w:ind w:left="5400" w:hanging="361"/>
      </w:pPr>
    </w:lvl>
    <w:lvl w:ilvl="5">
      <w:numFmt w:val="bullet"/>
      <w:lvlText w:val="ï"/>
      <w:lvlJc w:val="left"/>
      <w:pPr>
        <w:ind w:left="6300" w:hanging="361"/>
      </w:pPr>
    </w:lvl>
    <w:lvl w:ilvl="6">
      <w:numFmt w:val="bullet"/>
      <w:lvlText w:val="ï"/>
      <w:lvlJc w:val="left"/>
      <w:pPr>
        <w:ind w:left="7200" w:hanging="361"/>
      </w:pPr>
    </w:lvl>
    <w:lvl w:ilvl="7">
      <w:numFmt w:val="bullet"/>
      <w:lvlText w:val="ï"/>
      <w:lvlJc w:val="left"/>
      <w:pPr>
        <w:ind w:left="8100" w:hanging="361"/>
      </w:pPr>
    </w:lvl>
    <w:lvl w:ilvl="8">
      <w:numFmt w:val="bullet"/>
      <w:lvlText w:val="ï"/>
      <w:lvlJc w:val="left"/>
      <w:pPr>
        <w:ind w:left="9000" w:hanging="361"/>
      </w:pPr>
    </w:lvl>
  </w:abstractNum>
  <w:abstractNum w:abstractNumId="86" w15:restartNumberingAfterBreak="0">
    <w:nsid w:val="00000458"/>
    <w:multiLevelType w:val="multilevel"/>
    <w:tmpl w:val="FFFFFFFF"/>
    <w:lvl w:ilvl="0">
      <w:start w:val="6"/>
      <w:numFmt w:val="decimal"/>
      <w:lvlText w:val="%1."/>
      <w:lvlJc w:val="left"/>
      <w:pPr>
        <w:ind w:left="1440" w:hanging="360"/>
      </w:pPr>
      <w:rPr>
        <w:rFonts w:ascii="Arial" w:hAnsi="Arial" w:cs="Arial"/>
        <w:b w:val="0"/>
        <w:bCs w:val="0"/>
        <w:i w:val="0"/>
        <w:iCs w:val="0"/>
        <w:spacing w:val="-1"/>
        <w:w w:val="99"/>
        <w:sz w:val="20"/>
        <w:szCs w:val="20"/>
      </w:rPr>
    </w:lvl>
    <w:lvl w:ilvl="1">
      <w:numFmt w:val="bullet"/>
      <w:lvlText w:val="ï"/>
      <w:lvlJc w:val="left"/>
      <w:pPr>
        <w:ind w:left="2376" w:hanging="360"/>
      </w:pPr>
    </w:lvl>
    <w:lvl w:ilvl="2">
      <w:numFmt w:val="bullet"/>
      <w:lvlText w:val="ï"/>
      <w:lvlJc w:val="left"/>
      <w:pPr>
        <w:ind w:left="3312" w:hanging="360"/>
      </w:pPr>
    </w:lvl>
    <w:lvl w:ilvl="3">
      <w:numFmt w:val="bullet"/>
      <w:lvlText w:val="ï"/>
      <w:lvlJc w:val="left"/>
      <w:pPr>
        <w:ind w:left="4248" w:hanging="360"/>
      </w:pPr>
    </w:lvl>
    <w:lvl w:ilvl="4">
      <w:numFmt w:val="bullet"/>
      <w:lvlText w:val="ï"/>
      <w:lvlJc w:val="left"/>
      <w:pPr>
        <w:ind w:left="5184" w:hanging="360"/>
      </w:pPr>
    </w:lvl>
    <w:lvl w:ilvl="5">
      <w:numFmt w:val="bullet"/>
      <w:lvlText w:val="ï"/>
      <w:lvlJc w:val="left"/>
      <w:pPr>
        <w:ind w:left="6120" w:hanging="360"/>
      </w:pPr>
    </w:lvl>
    <w:lvl w:ilvl="6">
      <w:numFmt w:val="bullet"/>
      <w:lvlText w:val="ï"/>
      <w:lvlJc w:val="left"/>
      <w:pPr>
        <w:ind w:left="7056" w:hanging="360"/>
      </w:pPr>
    </w:lvl>
    <w:lvl w:ilvl="7">
      <w:numFmt w:val="bullet"/>
      <w:lvlText w:val="ï"/>
      <w:lvlJc w:val="left"/>
      <w:pPr>
        <w:ind w:left="7992" w:hanging="360"/>
      </w:pPr>
    </w:lvl>
    <w:lvl w:ilvl="8">
      <w:numFmt w:val="bullet"/>
      <w:lvlText w:val="ï"/>
      <w:lvlJc w:val="left"/>
      <w:pPr>
        <w:ind w:left="8928" w:hanging="360"/>
      </w:pPr>
    </w:lvl>
  </w:abstractNum>
  <w:abstractNum w:abstractNumId="87" w15:restartNumberingAfterBreak="0">
    <w:nsid w:val="00000459"/>
    <w:multiLevelType w:val="multilevel"/>
    <w:tmpl w:val="FFFFFFFF"/>
    <w:lvl w:ilvl="0">
      <w:start w:val="1"/>
      <w:numFmt w:val="upperLetter"/>
      <w:lvlText w:val="%1."/>
      <w:lvlJc w:val="left"/>
      <w:pPr>
        <w:ind w:left="1080" w:hanging="720"/>
      </w:pPr>
      <w:rPr>
        <w:rFonts w:ascii="Arial" w:hAnsi="Arial" w:cs="Arial"/>
        <w:b w:val="0"/>
        <w:bCs w:val="0"/>
        <w:i w:val="0"/>
        <w:iCs w:val="0"/>
        <w:spacing w:val="-1"/>
        <w:w w:val="99"/>
        <w:sz w:val="20"/>
        <w:szCs w:val="20"/>
      </w:rPr>
    </w:lvl>
    <w:lvl w:ilvl="1">
      <w:numFmt w:val="bullet"/>
      <w:lvlText w:val="ï"/>
      <w:lvlJc w:val="left"/>
      <w:pPr>
        <w:ind w:left="2052" w:hanging="720"/>
      </w:p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88" w15:restartNumberingAfterBreak="0">
    <w:nsid w:val="0000045A"/>
    <w:multiLevelType w:val="multilevel"/>
    <w:tmpl w:val="FFFFFFFF"/>
    <w:lvl w:ilvl="0">
      <w:start w:val="1"/>
      <w:numFmt w:val="decimal"/>
      <w:lvlText w:val="%1."/>
      <w:lvlJc w:val="left"/>
      <w:pPr>
        <w:ind w:left="1080" w:hanging="720"/>
      </w:pPr>
      <w:rPr>
        <w:rFonts w:ascii="Arial" w:hAnsi="Arial" w:cs="Arial"/>
        <w:b w:val="0"/>
        <w:bCs w:val="0"/>
        <w:i w:val="0"/>
        <w:iCs w:val="0"/>
        <w:spacing w:val="-1"/>
        <w:w w:val="99"/>
        <w:sz w:val="20"/>
        <w:szCs w:val="20"/>
      </w:rPr>
    </w:lvl>
    <w:lvl w:ilvl="1">
      <w:start w:val="1"/>
      <w:numFmt w:val="lowerLetter"/>
      <w:lvlText w:val="(%2)"/>
      <w:lvlJc w:val="left"/>
      <w:pPr>
        <w:ind w:left="1080" w:hanging="720"/>
      </w:pPr>
      <w:rPr>
        <w:rFonts w:ascii="Arial" w:hAnsi="Arial" w:cs="Arial"/>
        <w:b w:val="0"/>
        <w:bCs w:val="0"/>
        <w:i w:val="0"/>
        <w:iCs w:val="0"/>
        <w:spacing w:val="-1"/>
        <w:w w:val="99"/>
        <w:sz w:val="20"/>
        <w:szCs w:val="20"/>
      </w:r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89" w15:restartNumberingAfterBreak="0">
    <w:nsid w:val="0000045B"/>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90" w15:restartNumberingAfterBreak="0">
    <w:nsid w:val="0000045C"/>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91" w15:restartNumberingAfterBreak="0">
    <w:nsid w:val="0000045D"/>
    <w:multiLevelType w:val="multilevel"/>
    <w:tmpl w:val="FFFFFFFF"/>
    <w:lvl w:ilvl="0">
      <w:start w:val="1"/>
      <w:numFmt w:val="upperLetter"/>
      <w:lvlText w:val="%1."/>
      <w:lvlJc w:val="left"/>
      <w:pPr>
        <w:ind w:left="3799" w:hanging="200"/>
      </w:pPr>
      <w:rPr>
        <w:rFonts w:ascii="Arial" w:hAnsi="Arial" w:cs="Arial"/>
        <w:b w:val="0"/>
        <w:bCs w:val="0"/>
        <w:i w:val="0"/>
        <w:iCs w:val="0"/>
        <w:spacing w:val="0"/>
        <w:w w:val="100"/>
        <w:sz w:val="16"/>
        <w:szCs w:val="16"/>
      </w:rPr>
    </w:lvl>
    <w:lvl w:ilvl="1">
      <w:numFmt w:val="bullet"/>
      <w:lvlText w:val="ï"/>
      <w:lvlJc w:val="left"/>
      <w:pPr>
        <w:ind w:left="4500" w:hanging="200"/>
      </w:pPr>
    </w:lvl>
    <w:lvl w:ilvl="2">
      <w:numFmt w:val="bullet"/>
      <w:lvlText w:val="ï"/>
      <w:lvlJc w:val="left"/>
      <w:pPr>
        <w:ind w:left="5200" w:hanging="200"/>
      </w:pPr>
    </w:lvl>
    <w:lvl w:ilvl="3">
      <w:numFmt w:val="bullet"/>
      <w:lvlText w:val="ï"/>
      <w:lvlJc w:val="left"/>
      <w:pPr>
        <w:ind w:left="5900" w:hanging="200"/>
      </w:pPr>
    </w:lvl>
    <w:lvl w:ilvl="4">
      <w:numFmt w:val="bullet"/>
      <w:lvlText w:val="ï"/>
      <w:lvlJc w:val="left"/>
      <w:pPr>
        <w:ind w:left="6600" w:hanging="200"/>
      </w:pPr>
    </w:lvl>
    <w:lvl w:ilvl="5">
      <w:numFmt w:val="bullet"/>
      <w:lvlText w:val="ï"/>
      <w:lvlJc w:val="left"/>
      <w:pPr>
        <w:ind w:left="7300" w:hanging="200"/>
      </w:pPr>
    </w:lvl>
    <w:lvl w:ilvl="6">
      <w:numFmt w:val="bullet"/>
      <w:lvlText w:val="ï"/>
      <w:lvlJc w:val="left"/>
      <w:pPr>
        <w:ind w:left="8000" w:hanging="200"/>
      </w:pPr>
    </w:lvl>
    <w:lvl w:ilvl="7">
      <w:numFmt w:val="bullet"/>
      <w:lvlText w:val="ï"/>
      <w:lvlJc w:val="left"/>
      <w:pPr>
        <w:ind w:left="8700" w:hanging="200"/>
      </w:pPr>
    </w:lvl>
    <w:lvl w:ilvl="8">
      <w:numFmt w:val="bullet"/>
      <w:lvlText w:val="ï"/>
      <w:lvlJc w:val="left"/>
      <w:pPr>
        <w:ind w:left="9400" w:hanging="200"/>
      </w:pPr>
    </w:lvl>
  </w:abstractNum>
  <w:abstractNum w:abstractNumId="92" w15:restartNumberingAfterBreak="0">
    <w:nsid w:val="0000045E"/>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93" w15:restartNumberingAfterBreak="0">
    <w:nsid w:val="0000045F"/>
    <w:multiLevelType w:val="multilevel"/>
    <w:tmpl w:val="FFFFFFFF"/>
    <w:lvl w:ilvl="0">
      <w:start w:val="1"/>
      <w:numFmt w:val="upperLetter"/>
      <w:lvlText w:val="%1."/>
      <w:lvlJc w:val="left"/>
      <w:pPr>
        <w:ind w:left="3799" w:hanging="200"/>
      </w:pPr>
      <w:rPr>
        <w:rFonts w:ascii="Arial" w:hAnsi="Arial" w:cs="Arial"/>
        <w:b w:val="0"/>
        <w:bCs w:val="0"/>
        <w:i w:val="0"/>
        <w:iCs w:val="0"/>
        <w:spacing w:val="0"/>
        <w:w w:val="100"/>
        <w:sz w:val="16"/>
        <w:szCs w:val="16"/>
      </w:rPr>
    </w:lvl>
    <w:lvl w:ilvl="1">
      <w:numFmt w:val="bullet"/>
      <w:lvlText w:val="ï"/>
      <w:lvlJc w:val="left"/>
      <w:pPr>
        <w:ind w:left="4500" w:hanging="200"/>
      </w:pPr>
    </w:lvl>
    <w:lvl w:ilvl="2">
      <w:numFmt w:val="bullet"/>
      <w:lvlText w:val="ï"/>
      <w:lvlJc w:val="left"/>
      <w:pPr>
        <w:ind w:left="5200" w:hanging="200"/>
      </w:pPr>
    </w:lvl>
    <w:lvl w:ilvl="3">
      <w:numFmt w:val="bullet"/>
      <w:lvlText w:val="ï"/>
      <w:lvlJc w:val="left"/>
      <w:pPr>
        <w:ind w:left="5900" w:hanging="200"/>
      </w:pPr>
    </w:lvl>
    <w:lvl w:ilvl="4">
      <w:numFmt w:val="bullet"/>
      <w:lvlText w:val="ï"/>
      <w:lvlJc w:val="left"/>
      <w:pPr>
        <w:ind w:left="6600" w:hanging="200"/>
      </w:pPr>
    </w:lvl>
    <w:lvl w:ilvl="5">
      <w:numFmt w:val="bullet"/>
      <w:lvlText w:val="ï"/>
      <w:lvlJc w:val="left"/>
      <w:pPr>
        <w:ind w:left="7300" w:hanging="200"/>
      </w:pPr>
    </w:lvl>
    <w:lvl w:ilvl="6">
      <w:numFmt w:val="bullet"/>
      <w:lvlText w:val="ï"/>
      <w:lvlJc w:val="left"/>
      <w:pPr>
        <w:ind w:left="8000" w:hanging="200"/>
      </w:pPr>
    </w:lvl>
    <w:lvl w:ilvl="7">
      <w:numFmt w:val="bullet"/>
      <w:lvlText w:val="ï"/>
      <w:lvlJc w:val="left"/>
      <w:pPr>
        <w:ind w:left="8700" w:hanging="200"/>
      </w:pPr>
    </w:lvl>
    <w:lvl w:ilvl="8">
      <w:numFmt w:val="bullet"/>
      <w:lvlText w:val="ï"/>
      <w:lvlJc w:val="left"/>
      <w:pPr>
        <w:ind w:left="9400" w:hanging="200"/>
      </w:pPr>
    </w:lvl>
  </w:abstractNum>
  <w:abstractNum w:abstractNumId="94" w15:restartNumberingAfterBreak="0">
    <w:nsid w:val="00000460"/>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95" w15:restartNumberingAfterBreak="0">
    <w:nsid w:val="00000461"/>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96" w15:restartNumberingAfterBreak="0">
    <w:nsid w:val="00000462"/>
    <w:multiLevelType w:val="multilevel"/>
    <w:tmpl w:val="FFFFFFFF"/>
    <w:lvl w:ilvl="0">
      <w:start w:val="1"/>
      <w:numFmt w:val="upperLetter"/>
      <w:lvlText w:val="%1."/>
      <w:lvlJc w:val="left"/>
      <w:pPr>
        <w:ind w:left="3799" w:hanging="200"/>
      </w:pPr>
      <w:rPr>
        <w:rFonts w:ascii="Arial" w:hAnsi="Arial" w:cs="Arial"/>
        <w:b w:val="0"/>
        <w:bCs w:val="0"/>
        <w:i w:val="0"/>
        <w:iCs w:val="0"/>
        <w:spacing w:val="0"/>
        <w:w w:val="100"/>
        <w:sz w:val="16"/>
        <w:szCs w:val="16"/>
      </w:rPr>
    </w:lvl>
    <w:lvl w:ilvl="1">
      <w:numFmt w:val="bullet"/>
      <w:lvlText w:val="ï"/>
      <w:lvlJc w:val="left"/>
      <w:pPr>
        <w:ind w:left="4500" w:hanging="200"/>
      </w:pPr>
    </w:lvl>
    <w:lvl w:ilvl="2">
      <w:numFmt w:val="bullet"/>
      <w:lvlText w:val="ï"/>
      <w:lvlJc w:val="left"/>
      <w:pPr>
        <w:ind w:left="5200" w:hanging="200"/>
      </w:pPr>
    </w:lvl>
    <w:lvl w:ilvl="3">
      <w:numFmt w:val="bullet"/>
      <w:lvlText w:val="ï"/>
      <w:lvlJc w:val="left"/>
      <w:pPr>
        <w:ind w:left="5900" w:hanging="200"/>
      </w:pPr>
    </w:lvl>
    <w:lvl w:ilvl="4">
      <w:numFmt w:val="bullet"/>
      <w:lvlText w:val="ï"/>
      <w:lvlJc w:val="left"/>
      <w:pPr>
        <w:ind w:left="6600" w:hanging="200"/>
      </w:pPr>
    </w:lvl>
    <w:lvl w:ilvl="5">
      <w:numFmt w:val="bullet"/>
      <w:lvlText w:val="ï"/>
      <w:lvlJc w:val="left"/>
      <w:pPr>
        <w:ind w:left="7300" w:hanging="200"/>
      </w:pPr>
    </w:lvl>
    <w:lvl w:ilvl="6">
      <w:numFmt w:val="bullet"/>
      <w:lvlText w:val="ï"/>
      <w:lvlJc w:val="left"/>
      <w:pPr>
        <w:ind w:left="8000" w:hanging="200"/>
      </w:pPr>
    </w:lvl>
    <w:lvl w:ilvl="7">
      <w:numFmt w:val="bullet"/>
      <w:lvlText w:val="ï"/>
      <w:lvlJc w:val="left"/>
      <w:pPr>
        <w:ind w:left="8700" w:hanging="200"/>
      </w:pPr>
    </w:lvl>
    <w:lvl w:ilvl="8">
      <w:numFmt w:val="bullet"/>
      <w:lvlText w:val="ï"/>
      <w:lvlJc w:val="left"/>
      <w:pPr>
        <w:ind w:left="9400" w:hanging="200"/>
      </w:pPr>
    </w:lvl>
  </w:abstractNum>
  <w:abstractNum w:abstractNumId="97" w15:restartNumberingAfterBreak="0">
    <w:nsid w:val="00000463"/>
    <w:multiLevelType w:val="multilevel"/>
    <w:tmpl w:val="FFFFFFFF"/>
    <w:lvl w:ilvl="0">
      <w:start w:val="1"/>
      <w:numFmt w:val="upperLetter"/>
      <w:lvlText w:val="%1."/>
      <w:lvlJc w:val="left"/>
      <w:pPr>
        <w:ind w:left="3799" w:hanging="200"/>
      </w:pPr>
      <w:rPr>
        <w:rFonts w:ascii="Arial" w:hAnsi="Arial" w:cs="Arial"/>
        <w:b w:val="0"/>
        <w:bCs w:val="0"/>
        <w:i w:val="0"/>
        <w:iCs w:val="0"/>
        <w:spacing w:val="0"/>
        <w:w w:val="100"/>
        <w:sz w:val="16"/>
        <w:szCs w:val="16"/>
      </w:rPr>
    </w:lvl>
    <w:lvl w:ilvl="1">
      <w:numFmt w:val="bullet"/>
      <w:lvlText w:val="ï"/>
      <w:lvlJc w:val="left"/>
      <w:pPr>
        <w:ind w:left="4500" w:hanging="200"/>
      </w:pPr>
    </w:lvl>
    <w:lvl w:ilvl="2">
      <w:numFmt w:val="bullet"/>
      <w:lvlText w:val="ï"/>
      <w:lvlJc w:val="left"/>
      <w:pPr>
        <w:ind w:left="5200" w:hanging="200"/>
      </w:pPr>
    </w:lvl>
    <w:lvl w:ilvl="3">
      <w:numFmt w:val="bullet"/>
      <w:lvlText w:val="ï"/>
      <w:lvlJc w:val="left"/>
      <w:pPr>
        <w:ind w:left="5900" w:hanging="200"/>
      </w:pPr>
    </w:lvl>
    <w:lvl w:ilvl="4">
      <w:numFmt w:val="bullet"/>
      <w:lvlText w:val="ï"/>
      <w:lvlJc w:val="left"/>
      <w:pPr>
        <w:ind w:left="6600" w:hanging="200"/>
      </w:pPr>
    </w:lvl>
    <w:lvl w:ilvl="5">
      <w:numFmt w:val="bullet"/>
      <w:lvlText w:val="ï"/>
      <w:lvlJc w:val="left"/>
      <w:pPr>
        <w:ind w:left="7300" w:hanging="200"/>
      </w:pPr>
    </w:lvl>
    <w:lvl w:ilvl="6">
      <w:numFmt w:val="bullet"/>
      <w:lvlText w:val="ï"/>
      <w:lvlJc w:val="left"/>
      <w:pPr>
        <w:ind w:left="8000" w:hanging="200"/>
      </w:pPr>
    </w:lvl>
    <w:lvl w:ilvl="7">
      <w:numFmt w:val="bullet"/>
      <w:lvlText w:val="ï"/>
      <w:lvlJc w:val="left"/>
      <w:pPr>
        <w:ind w:left="8700" w:hanging="200"/>
      </w:pPr>
    </w:lvl>
    <w:lvl w:ilvl="8">
      <w:numFmt w:val="bullet"/>
      <w:lvlText w:val="ï"/>
      <w:lvlJc w:val="left"/>
      <w:pPr>
        <w:ind w:left="9400" w:hanging="200"/>
      </w:pPr>
    </w:lvl>
  </w:abstractNum>
  <w:abstractNum w:abstractNumId="98" w15:restartNumberingAfterBreak="0">
    <w:nsid w:val="00000464"/>
    <w:multiLevelType w:val="multilevel"/>
    <w:tmpl w:val="FFFFFFFF"/>
    <w:lvl w:ilvl="0">
      <w:start w:val="1"/>
      <w:numFmt w:val="upperLetter"/>
      <w:lvlText w:val="%1."/>
      <w:lvlJc w:val="left"/>
      <w:pPr>
        <w:ind w:left="3799" w:hanging="200"/>
      </w:pPr>
      <w:rPr>
        <w:rFonts w:ascii="Arial" w:hAnsi="Arial" w:cs="Arial"/>
        <w:b w:val="0"/>
        <w:bCs w:val="0"/>
        <w:i w:val="0"/>
        <w:iCs w:val="0"/>
        <w:spacing w:val="0"/>
        <w:w w:val="100"/>
        <w:sz w:val="16"/>
        <w:szCs w:val="16"/>
      </w:rPr>
    </w:lvl>
    <w:lvl w:ilvl="1">
      <w:numFmt w:val="bullet"/>
      <w:lvlText w:val="ï"/>
      <w:lvlJc w:val="left"/>
      <w:pPr>
        <w:ind w:left="4500" w:hanging="200"/>
      </w:pPr>
    </w:lvl>
    <w:lvl w:ilvl="2">
      <w:numFmt w:val="bullet"/>
      <w:lvlText w:val="ï"/>
      <w:lvlJc w:val="left"/>
      <w:pPr>
        <w:ind w:left="5200" w:hanging="200"/>
      </w:pPr>
    </w:lvl>
    <w:lvl w:ilvl="3">
      <w:numFmt w:val="bullet"/>
      <w:lvlText w:val="ï"/>
      <w:lvlJc w:val="left"/>
      <w:pPr>
        <w:ind w:left="5900" w:hanging="200"/>
      </w:pPr>
    </w:lvl>
    <w:lvl w:ilvl="4">
      <w:numFmt w:val="bullet"/>
      <w:lvlText w:val="ï"/>
      <w:lvlJc w:val="left"/>
      <w:pPr>
        <w:ind w:left="6600" w:hanging="200"/>
      </w:pPr>
    </w:lvl>
    <w:lvl w:ilvl="5">
      <w:numFmt w:val="bullet"/>
      <w:lvlText w:val="ï"/>
      <w:lvlJc w:val="left"/>
      <w:pPr>
        <w:ind w:left="7300" w:hanging="200"/>
      </w:pPr>
    </w:lvl>
    <w:lvl w:ilvl="6">
      <w:numFmt w:val="bullet"/>
      <w:lvlText w:val="ï"/>
      <w:lvlJc w:val="left"/>
      <w:pPr>
        <w:ind w:left="8000" w:hanging="200"/>
      </w:pPr>
    </w:lvl>
    <w:lvl w:ilvl="7">
      <w:numFmt w:val="bullet"/>
      <w:lvlText w:val="ï"/>
      <w:lvlJc w:val="left"/>
      <w:pPr>
        <w:ind w:left="8700" w:hanging="200"/>
      </w:pPr>
    </w:lvl>
    <w:lvl w:ilvl="8">
      <w:numFmt w:val="bullet"/>
      <w:lvlText w:val="ï"/>
      <w:lvlJc w:val="left"/>
      <w:pPr>
        <w:ind w:left="9400" w:hanging="200"/>
      </w:pPr>
    </w:lvl>
  </w:abstractNum>
  <w:abstractNum w:abstractNumId="99" w15:restartNumberingAfterBreak="0">
    <w:nsid w:val="00000465"/>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100" w15:restartNumberingAfterBreak="0">
    <w:nsid w:val="00000466"/>
    <w:multiLevelType w:val="multilevel"/>
    <w:tmpl w:val="FFFFFFFF"/>
    <w:lvl w:ilvl="0">
      <w:start w:val="1"/>
      <w:numFmt w:val="upperLetter"/>
      <w:lvlText w:val="%1."/>
      <w:lvlJc w:val="left"/>
      <w:pPr>
        <w:ind w:left="3796" w:hanging="197"/>
      </w:pPr>
      <w:rPr>
        <w:rFonts w:ascii="Arial" w:hAnsi="Arial" w:cs="Arial"/>
        <w:b w:val="0"/>
        <w:bCs w:val="0"/>
        <w:i w:val="0"/>
        <w:iCs w:val="0"/>
        <w:spacing w:val="0"/>
        <w:w w:val="100"/>
        <w:sz w:val="16"/>
        <w:szCs w:val="16"/>
      </w:rPr>
    </w:lvl>
    <w:lvl w:ilvl="1">
      <w:numFmt w:val="bullet"/>
      <w:lvlText w:val="ï"/>
      <w:lvlJc w:val="left"/>
      <w:pPr>
        <w:ind w:left="4500" w:hanging="197"/>
      </w:pPr>
    </w:lvl>
    <w:lvl w:ilvl="2">
      <w:numFmt w:val="bullet"/>
      <w:lvlText w:val="ï"/>
      <w:lvlJc w:val="left"/>
      <w:pPr>
        <w:ind w:left="5200" w:hanging="197"/>
      </w:pPr>
    </w:lvl>
    <w:lvl w:ilvl="3">
      <w:numFmt w:val="bullet"/>
      <w:lvlText w:val="ï"/>
      <w:lvlJc w:val="left"/>
      <w:pPr>
        <w:ind w:left="5900" w:hanging="197"/>
      </w:pPr>
    </w:lvl>
    <w:lvl w:ilvl="4">
      <w:numFmt w:val="bullet"/>
      <w:lvlText w:val="ï"/>
      <w:lvlJc w:val="left"/>
      <w:pPr>
        <w:ind w:left="6600" w:hanging="197"/>
      </w:pPr>
    </w:lvl>
    <w:lvl w:ilvl="5">
      <w:numFmt w:val="bullet"/>
      <w:lvlText w:val="ï"/>
      <w:lvlJc w:val="left"/>
      <w:pPr>
        <w:ind w:left="7300" w:hanging="197"/>
      </w:pPr>
    </w:lvl>
    <w:lvl w:ilvl="6">
      <w:numFmt w:val="bullet"/>
      <w:lvlText w:val="ï"/>
      <w:lvlJc w:val="left"/>
      <w:pPr>
        <w:ind w:left="8000" w:hanging="197"/>
      </w:pPr>
    </w:lvl>
    <w:lvl w:ilvl="7">
      <w:numFmt w:val="bullet"/>
      <w:lvlText w:val="ï"/>
      <w:lvlJc w:val="left"/>
      <w:pPr>
        <w:ind w:left="8700" w:hanging="197"/>
      </w:pPr>
    </w:lvl>
    <w:lvl w:ilvl="8">
      <w:numFmt w:val="bullet"/>
      <w:lvlText w:val="ï"/>
      <w:lvlJc w:val="left"/>
      <w:pPr>
        <w:ind w:left="9400" w:hanging="197"/>
      </w:pPr>
    </w:lvl>
  </w:abstractNum>
  <w:abstractNum w:abstractNumId="101" w15:restartNumberingAfterBreak="0">
    <w:nsid w:val="00000467"/>
    <w:multiLevelType w:val="multilevel"/>
    <w:tmpl w:val="FFFFFFFF"/>
    <w:lvl w:ilvl="0">
      <w:start w:val="1"/>
      <w:numFmt w:val="decimal"/>
      <w:lvlText w:val="%1."/>
      <w:lvlJc w:val="left"/>
      <w:pPr>
        <w:ind w:left="1646" w:hanging="567"/>
      </w:pPr>
      <w:rPr>
        <w:rFonts w:ascii="Arial" w:hAnsi="Arial" w:cs="Arial"/>
        <w:b w:val="0"/>
        <w:bCs w:val="0"/>
        <w:i w:val="0"/>
        <w:iCs w:val="0"/>
        <w:spacing w:val="-3"/>
        <w:w w:val="99"/>
        <w:sz w:val="20"/>
        <w:szCs w:val="20"/>
      </w:rPr>
    </w:lvl>
    <w:lvl w:ilvl="1">
      <w:numFmt w:val="bullet"/>
      <w:lvlText w:val="ï"/>
      <w:lvlJc w:val="left"/>
      <w:pPr>
        <w:ind w:left="2556" w:hanging="567"/>
      </w:pPr>
    </w:lvl>
    <w:lvl w:ilvl="2">
      <w:numFmt w:val="bullet"/>
      <w:lvlText w:val="ï"/>
      <w:lvlJc w:val="left"/>
      <w:pPr>
        <w:ind w:left="3472" w:hanging="567"/>
      </w:pPr>
    </w:lvl>
    <w:lvl w:ilvl="3">
      <w:numFmt w:val="bullet"/>
      <w:lvlText w:val="ï"/>
      <w:lvlJc w:val="left"/>
      <w:pPr>
        <w:ind w:left="4388" w:hanging="567"/>
      </w:pPr>
    </w:lvl>
    <w:lvl w:ilvl="4">
      <w:numFmt w:val="bullet"/>
      <w:lvlText w:val="ï"/>
      <w:lvlJc w:val="left"/>
      <w:pPr>
        <w:ind w:left="5304" w:hanging="567"/>
      </w:pPr>
    </w:lvl>
    <w:lvl w:ilvl="5">
      <w:numFmt w:val="bullet"/>
      <w:lvlText w:val="ï"/>
      <w:lvlJc w:val="left"/>
      <w:pPr>
        <w:ind w:left="6220" w:hanging="567"/>
      </w:pPr>
    </w:lvl>
    <w:lvl w:ilvl="6">
      <w:numFmt w:val="bullet"/>
      <w:lvlText w:val="ï"/>
      <w:lvlJc w:val="left"/>
      <w:pPr>
        <w:ind w:left="7136" w:hanging="567"/>
      </w:pPr>
    </w:lvl>
    <w:lvl w:ilvl="7">
      <w:numFmt w:val="bullet"/>
      <w:lvlText w:val="ï"/>
      <w:lvlJc w:val="left"/>
      <w:pPr>
        <w:ind w:left="8052" w:hanging="567"/>
      </w:pPr>
    </w:lvl>
    <w:lvl w:ilvl="8">
      <w:numFmt w:val="bullet"/>
      <w:lvlText w:val="ï"/>
      <w:lvlJc w:val="left"/>
      <w:pPr>
        <w:ind w:left="8968" w:hanging="567"/>
      </w:pPr>
    </w:lvl>
  </w:abstractNum>
  <w:abstractNum w:abstractNumId="102" w15:restartNumberingAfterBreak="0">
    <w:nsid w:val="00000468"/>
    <w:multiLevelType w:val="multilevel"/>
    <w:tmpl w:val="FFFFFFFF"/>
    <w:lvl w:ilvl="0">
      <w:start w:val="1"/>
      <w:numFmt w:val="decimal"/>
      <w:lvlText w:val="%1."/>
      <w:lvlJc w:val="left"/>
      <w:pPr>
        <w:ind w:left="1363" w:hanging="284"/>
      </w:pPr>
      <w:rPr>
        <w:rFonts w:ascii="Arial" w:hAnsi="Arial" w:cs="Arial"/>
        <w:b w:val="0"/>
        <w:bCs w:val="0"/>
        <w:i/>
        <w:iCs/>
        <w:spacing w:val="-1"/>
        <w:w w:val="100"/>
        <w:sz w:val="16"/>
        <w:szCs w:val="16"/>
      </w:rPr>
    </w:lvl>
    <w:lvl w:ilvl="1">
      <w:numFmt w:val="bullet"/>
      <w:lvlText w:val="ï"/>
      <w:lvlJc w:val="left"/>
      <w:pPr>
        <w:ind w:left="2304" w:hanging="284"/>
      </w:pPr>
    </w:lvl>
    <w:lvl w:ilvl="2">
      <w:numFmt w:val="bullet"/>
      <w:lvlText w:val="ï"/>
      <w:lvlJc w:val="left"/>
      <w:pPr>
        <w:ind w:left="3248" w:hanging="284"/>
      </w:pPr>
    </w:lvl>
    <w:lvl w:ilvl="3">
      <w:numFmt w:val="bullet"/>
      <w:lvlText w:val="ï"/>
      <w:lvlJc w:val="left"/>
      <w:pPr>
        <w:ind w:left="4192" w:hanging="284"/>
      </w:pPr>
    </w:lvl>
    <w:lvl w:ilvl="4">
      <w:numFmt w:val="bullet"/>
      <w:lvlText w:val="ï"/>
      <w:lvlJc w:val="left"/>
      <w:pPr>
        <w:ind w:left="5136" w:hanging="284"/>
      </w:pPr>
    </w:lvl>
    <w:lvl w:ilvl="5">
      <w:numFmt w:val="bullet"/>
      <w:lvlText w:val="ï"/>
      <w:lvlJc w:val="left"/>
      <w:pPr>
        <w:ind w:left="6080" w:hanging="284"/>
      </w:pPr>
    </w:lvl>
    <w:lvl w:ilvl="6">
      <w:numFmt w:val="bullet"/>
      <w:lvlText w:val="ï"/>
      <w:lvlJc w:val="left"/>
      <w:pPr>
        <w:ind w:left="7024" w:hanging="284"/>
      </w:pPr>
    </w:lvl>
    <w:lvl w:ilvl="7">
      <w:numFmt w:val="bullet"/>
      <w:lvlText w:val="ï"/>
      <w:lvlJc w:val="left"/>
      <w:pPr>
        <w:ind w:left="7968" w:hanging="284"/>
      </w:pPr>
    </w:lvl>
    <w:lvl w:ilvl="8">
      <w:numFmt w:val="bullet"/>
      <w:lvlText w:val="ï"/>
      <w:lvlJc w:val="left"/>
      <w:pPr>
        <w:ind w:left="8912" w:hanging="284"/>
      </w:pPr>
    </w:lvl>
  </w:abstractNum>
  <w:abstractNum w:abstractNumId="103" w15:restartNumberingAfterBreak="0">
    <w:nsid w:val="00000469"/>
    <w:multiLevelType w:val="multilevel"/>
    <w:tmpl w:val="FFFFFFFF"/>
    <w:lvl w:ilvl="0">
      <w:start w:val="1"/>
      <w:numFmt w:val="lowerLetter"/>
      <w:lvlText w:val="(%1)"/>
      <w:lvlJc w:val="left"/>
      <w:pPr>
        <w:ind w:left="1800" w:hanging="720"/>
      </w:pPr>
      <w:rPr>
        <w:rFonts w:ascii="Arial" w:hAnsi="Arial" w:cs="Arial"/>
        <w:b w:val="0"/>
        <w:bCs w:val="0"/>
        <w:i w:val="0"/>
        <w:iCs w:val="0"/>
        <w:spacing w:val="-1"/>
        <w:w w:val="99"/>
        <w:sz w:val="20"/>
        <w:szCs w:val="20"/>
      </w:rPr>
    </w:lvl>
    <w:lvl w:ilvl="1">
      <w:numFmt w:val="bullet"/>
      <w:lvlText w:val="ï"/>
      <w:lvlJc w:val="left"/>
      <w:pPr>
        <w:ind w:left="2700" w:hanging="720"/>
      </w:pPr>
    </w:lvl>
    <w:lvl w:ilvl="2">
      <w:numFmt w:val="bullet"/>
      <w:lvlText w:val="ï"/>
      <w:lvlJc w:val="left"/>
      <w:pPr>
        <w:ind w:left="3600" w:hanging="720"/>
      </w:pPr>
    </w:lvl>
    <w:lvl w:ilvl="3">
      <w:numFmt w:val="bullet"/>
      <w:lvlText w:val="ï"/>
      <w:lvlJc w:val="left"/>
      <w:pPr>
        <w:ind w:left="4500" w:hanging="720"/>
      </w:pPr>
    </w:lvl>
    <w:lvl w:ilvl="4">
      <w:numFmt w:val="bullet"/>
      <w:lvlText w:val="ï"/>
      <w:lvlJc w:val="left"/>
      <w:pPr>
        <w:ind w:left="5400" w:hanging="720"/>
      </w:pPr>
    </w:lvl>
    <w:lvl w:ilvl="5">
      <w:numFmt w:val="bullet"/>
      <w:lvlText w:val="ï"/>
      <w:lvlJc w:val="left"/>
      <w:pPr>
        <w:ind w:left="6300" w:hanging="720"/>
      </w:pPr>
    </w:lvl>
    <w:lvl w:ilvl="6">
      <w:numFmt w:val="bullet"/>
      <w:lvlText w:val="ï"/>
      <w:lvlJc w:val="left"/>
      <w:pPr>
        <w:ind w:left="7200" w:hanging="720"/>
      </w:pPr>
    </w:lvl>
    <w:lvl w:ilvl="7">
      <w:numFmt w:val="bullet"/>
      <w:lvlText w:val="ï"/>
      <w:lvlJc w:val="left"/>
      <w:pPr>
        <w:ind w:left="8100" w:hanging="720"/>
      </w:pPr>
    </w:lvl>
    <w:lvl w:ilvl="8">
      <w:numFmt w:val="bullet"/>
      <w:lvlText w:val="ï"/>
      <w:lvlJc w:val="left"/>
      <w:pPr>
        <w:ind w:left="9000" w:hanging="720"/>
      </w:pPr>
    </w:lvl>
  </w:abstractNum>
  <w:abstractNum w:abstractNumId="104" w15:restartNumberingAfterBreak="0">
    <w:nsid w:val="0000046A"/>
    <w:multiLevelType w:val="multilevel"/>
    <w:tmpl w:val="FFFFFFFF"/>
    <w:lvl w:ilvl="0">
      <w:start w:val="1"/>
      <w:numFmt w:val="lowerLetter"/>
      <w:lvlText w:val="(%1)"/>
      <w:lvlJc w:val="left"/>
      <w:pPr>
        <w:ind w:left="1800" w:hanging="720"/>
      </w:pPr>
      <w:rPr>
        <w:rFonts w:ascii="Arial" w:hAnsi="Arial" w:cs="Arial"/>
        <w:b w:val="0"/>
        <w:bCs w:val="0"/>
        <w:i w:val="0"/>
        <w:iCs w:val="0"/>
        <w:spacing w:val="-1"/>
        <w:w w:val="99"/>
        <w:sz w:val="20"/>
        <w:szCs w:val="20"/>
      </w:rPr>
    </w:lvl>
    <w:lvl w:ilvl="1">
      <w:numFmt w:val="bullet"/>
      <w:lvlText w:val="ï"/>
      <w:lvlJc w:val="left"/>
      <w:pPr>
        <w:ind w:left="2700" w:hanging="720"/>
      </w:pPr>
    </w:lvl>
    <w:lvl w:ilvl="2">
      <w:numFmt w:val="bullet"/>
      <w:lvlText w:val="ï"/>
      <w:lvlJc w:val="left"/>
      <w:pPr>
        <w:ind w:left="3600" w:hanging="720"/>
      </w:pPr>
    </w:lvl>
    <w:lvl w:ilvl="3">
      <w:numFmt w:val="bullet"/>
      <w:lvlText w:val="ï"/>
      <w:lvlJc w:val="left"/>
      <w:pPr>
        <w:ind w:left="4500" w:hanging="720"/>
      </w:pPr>
    </w:lvl>
    <w:lvl w:ilvl="4">
      <w:numFmt w:val="bullet"/>
      <w:lvlText w:val="ï"/>
      <w:lvlJc w:val="left"/>
      <w:pPr>
        <w:ind w:left="5400" w:hanging="720"/>
      </w:pPr>
    </w:lvl>
    <w:lvl w:ilvl="5">
      <w:numFmt w:val="bullet"/>
      <w:lvlText w:val="ï"/>
      <w:lvlJc w:val="left"/>
      <w:pPr>
        <w:ind w:left="6300" w:hanging="720"/>
      </w:pPr>
    </w:lvl>
    <w:lvl w:ilvl="6">
      <w:numFmt w:val="bullet"/>
      <w:lvlText w:val="ï"/>
      <w:lvlJc w:val="left"/>
      <w:pPr>
        <w:ind w:left="7200" w:hanging="720"/>
      </w:pPr>
    </w:lvl>
    <w:lvl w:ilvl="7">
      <w:numFmt w:val="bullet"/>
      <w:lvlText w:val="ï"/>
      <w:lvlJc w:val="left"/>
      <w:pPr>
        <w:ind w:left="8100" w:hanging="720"/>
      </w:pPr>
    </w:lvl>
    <w:lvl w:ilvl="8">
      <w:numFmt w:val="bullet"/>
      <w:lvlText w:val="ï"/>
      <w:lvlJc w:val="left"/>
      <w:pPr>
        <w:ind w:left="9000" w:hanging="720"/>
      </w:pPr>
    </w:lvl>
  </w:abstractNum>
  <w:abstractNum w:abstractNumId="105" w15:restartNumberingAfterBreak="0">
    <w:nsid w:val="0000046B"/>
    <w:multiLevelType w:val="multilevel"/>
    <w:tmpl w:val="FFFFFFFF"/>
    <w:lvl w:ilvl="0">
      <w:start w:val="1"/>
      <w:numFmt w:val="lowerLetter"/>
      <w:lvlText w:val="(%1)"/>
      <w:lvlJc w:val="left"/>
      <w:pPr>
        <w:ind w:left="1080" w:hanging="720"/>
      </w:pPr>
      <w:rPr>
        <w:rFonts w:ascii="Arial" w:hAnsi="Arial" w:cs="Arial"/>
        <w:b w:val="0"/>
        <w:bCs w:val="0"/>
        <w:i w:val="0"/>
        <w:iCs w:val="0"/>
        <w:spacing w:val="-1"/>
        <w:w w:val="99"/>
        <w:sz w:val="20"/>
        <w:szCs w:val="20"/>
      </w:rPr>
    </w:lvl>
    <w:lvl w:ilvl="1">
      <w:numFmt w:val="bullet"/>
      <w:lvlText w:val="ï"/>
      <w:lvlJc w:val="left"/>
      <w:pPr>
        <w:ind w:left="2052" w:hanging="720"/>
      </w:p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106" w15:restartNumberingAfterBreak="0">
    <w:nsid w:val="0000046C"/>
    <w:multiLevelType w:val="multilevel"/>
    <w:tmpl w:val="FFFFFFFF"/>
    <w:lvl w:ilvl="0">
      <w:start w:val="1"/>
      <w:numFmt w:val="lowerLetter"/>
      <w:lvlText w:val="(%1)"/>
      <w:lvlJc w:val="left"/>
      <w:pPr>
        <w:ind w:left="1080" w:hanging="720"/>
      </w:pPr>
      <w:rPr>
        <w:rFonts w:ascii="Arial" w:hAnsi="Arial" w:cs="Arial"/>
        <w:b w:val="0"/>
        <w:bCs w:val="0"/>
        <w:i w:val="0"/>
        <w:iCs w:val="0"/>
        <w:spacing w:val="-1"/>
        <w:w w:val="99"/>
        <w:sz w:val="20"/>
        <w:szCs w:val="20"/>
      </w:rPr>
    </w:lvl>
    <w:lvl w:ilvl="1">
      <w:numFmt w:val="bullet"/>
      <w:lvlText w:val="ï"/>
      <w:lvlJc w:val="left"/>
      <w:pPr>
        <w:ind w:left="2052" w:hanging="720"/>
      </w:p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107" w15:restartNumberingAfterBreak="0">
    <w:nsid w:val="0000046D"/>
    <w:multiLevelType w:val="multilevel"/>
    <w:tmpl w:val="FFFFFFFF"/>
    <w:lvl w:ilvl="0">
      <w:start w:val="1"/>
      <w:numFmt w:val="lowerLetter"/>
      <w:lvlText w:val="(%1)"/>
      <w:lvlJc w:val="left"/>
      <w:pPr>
        <w:ind w:left="1800" w:hanging="720"/>
      </w:pPr>
      <w:rPr>
        <w:rFonts w:ascii="Arial" w:hAnsi="Arial" w:cs="Arial"/>
        <w:b w:val="0"/>
        <w:bCs w:val="0"/>
        <w:i w:val="0"/>
        <w:iCs w:val="0"/>
        <w:spacing w:val="-1"/>
        <w:w w:val="99"/>
        <w:sz w:val="20"/>
        <w:szCs w:val="20"/>
      </w:rPr>
    </w:lvl>
    <w:lvl w:ilvl="1">
      <w:numFmt w:val="bullet"/>
      <w:lvlText w:val="ï"/>
      <w:lvlJc w:val="left"/>
      <w:pPr>
        <w:ind w:left="2700" w:hanging="720"/>
      </w:pPr>
    </w:lvl>
    <w:lvl w:ilvl="2">
      <w:numFmt w:val="bullet"/>
      <w:lvlText w:val="ï"/>
      <w:lvlJc w:val="left"/>
      <w:pPr>
        <w:ind w:left="3600" w:hanging="720"/>
      </w:pPr>
    </w:lvl>
    <w:lvl w:ilvl="3">
      <w:numFmt w:val="bullet"/>
      <w:lvlText w:val="ï"/>
      <w:lvlJc w:val="left"/>
      <w:pPr>
        <w:ind w:left="4500" w:hanging="720"/>
      </w:pPr>
    </w:lvl>
    <w:lvl w:ilvl="4">
      <w:numFmt w:val="bullet"/>
      <w:lvlText w:val="ï"/>
      <w:lvlJc w:val="left"/>
      <w:pPr>
        <w:ind w:left="5400" w:hanging="720"/>
      </w:pPr>
    </w:lvl>
    <w:lvl w:ilvl="5">
      <w:numFmt w:val="bullet"/>
      <w:lvlText w:val="ï"/>
      <w:lvlJc w:val="left"/>
      <w:pPr>
        <w:ind w:left="6300" w:hanging="720"/>
      </w:pPr>
    </w:lvl>
    <w:lvl w:ilvl="6">
      <w:numFmt w:val="bullet"/>
      <w:lvlText w:val="ï"/>
      <w:lvlJc w:val="left"/>
      <w:pPr>
        <w:ind w:left="7200" w:hanging="720"/>
      </w:pPr>
    </w:lvl>
    <w:lvl w:ilvl="7">
      <w:numFmt w:val="bullet"/>
      <w:lvlText w:val="ï"/>
      <w:lvlJc w:val="left"/>
      <w:pPr>
        <w:ind w:left="8100" w:hanging="720"/>
      </w:pPr>
    </w:lvl>
    <w:lvl w:ilvl="8">
      <w:numFmt w:val="bullet"/>
      <w:lvlText w:val="ï"/>
      <w:lvlJc w:val="left"/>
      <w:pPr>
        <w:ind w:left="9000" w:hanging="720"/>
      </w:pPr>
    </w:lvl>
  </w:abstractNum>
  <w:abstractNum w:abstractNumId="108" w15:restartNumberingAfterBreak="0">
    <w:nsid w:val="0000046E"/>
    <w:multiLevelType w:val="multilevel"/>
    <w:tmpl w:val="FFFFFFFF"/>
    <w:lvl w:ilvl="0">
      <w:start w:val="1"/>
      <w:numFmt w:val="lowerLetter"/>
      <w:lvlText w:val="(%1)"/>
      <w:lvlJc w:val="left"/>
      <w:pPr>
        <w:ind w:left="1080" w:hanging="720"/>
      </w:pPr>
      <w:rPr>
        <w:rFonts w:ascii="Arial" w:hAnsi="Arial" w:cs="Arial"/>
        <w:b w:val="0"/>
        <w:bCs w:val="0"/>
        <w:i w:val="0"/>
        <w:iCs w:val="0"/>
        <w:spacing w:val="-1"/>
        <w:w w:val="99"/>
        <w:sz w:val="20"/>
        <w:szCs w:val="20"/>
      </w:rPr>
    </w:lvl>
    <w:lvl w:ilvl="1">
      <w:numFmt w:val="bullet"/>
      <w:lvlText w:val="ï"/>
      <w:lvlJc w:val="left"/>
      <w:pPr>
        <w:ind w:left="2052" w:hanging="720"/>
      </w:pPr>
    </w:lvl>
    <w:lvl w:ilvl="2">
      <w:numFmt w:val="bullet"/>
      <w:lvlText w:val="ï"/>
      <w:lvlJc w:val="left"/>
      <w:pPr>
        <w:ind w:left="3024" w:hanging="720"/>
      </w:pPr>
    </w:lvl>
    <w:lvl w:ilvl="3">
      <w:numFmt w:val="bullet"/>
      <w:lvlText w:val="ï"/>
      <w:lvlJc w:val="left"/>
      <w:pPr>
        <w:ind w:left="3996" w:hanging="720"/>
      </w:pPr>
    </w:lvl>
    <w:lvl w:ilvl="4">
      <w:numFmt w:val="bullet"/>
      <w:lvlText w:val="ï"/>
      <w:lvlJc w:val="left"/>
      <w:pPr>
        <w:ind w:left="4968" w:hanging="720"/>
      </w:pPr>
    </w:lvl>
    <w:lvl w:ilvl="5">
      <w:numFmt w:val="bullet"/>
      <w:lvlText w:val="ï"/>
      <w:lvlJc w:val="left"/>
      <w:pPr>
        <w:ind w:left="5940" w:hanging="720"/>
      </w:pPr>
    </w:lvl>
    <w:lvl w:ilvl="6">
      <w:numFmt w:val="bullet"/>
      <w:lvlText w:val="ï"/>
      <w:lvlJc w:val="left"/>
      <w:pPr>
        <w:ind w:left="6912" w:hanging="720"/>
      </w:pPr>
    </w:lvl>
    <w:lvl w:ilvl="7">
      <w:numFmt w:val="bullet"/>
      <w:lvlText w:val="ï"/>
      <w:lvlJc w:val="left"/>
      <w:pPr>
        <w:ind w:left="7884" w:hanging="720"/>
      </w:pPr>
    </w:lvl>
    <w:lvl w:ilvl="8">
      <w:numFmt w:val="bullet"/>
      <w:lvlText w:val="ï"/>
      <w:lvlJc w:val="left"/>
      <w:pPr>
        <w:ind w:left="8856" w:hanging="720"/>
      </w:pPr>
    </w:lvl>
  </w:abstractNum>
  <w:abstractNum w:abstractNumId="109" w15:restartNumberingAfterBreak="0">
    <w:nsid w:val="0000046F"/>
    <w:multiLevelType w:val="multilevel"/>
    <w:tmpl w:val="FFFFFFFF"/>
    <w:lvl w:ilvl="0">
      <w:start w:val="1"/>
      <w:numFmt w:val="decimal"/>
      <w:lvlText w:val="%1."/>
      <w:lvlJc w:val="left"/>
      <w:pPr>
        <w:ind w:left="1151" w:hanging="432"/>
      </w:pPr>
      <w:rPr>
        <w:rFonts w:ascii="Arial" w:hAnsi="Arial" w:cs="Arial"/>
        <w:b w:val="0"/>
        <w:bCs w:val="0"/>
        <w:i w:val="0"/>
        <w:iCs w:val="0"/>
        <w:spacing w:val="-1"/>
        <w:w w:val="99"/>
        <w:sz w:val="20"/>
        <w:szCs w:val="20"/>
      </w:rPr>
    </w:lvl>
    <w:lvl w:ilvl="1">
      <w:start w:val="1"/>
      <w:numFmt w:val="decimal"/>
      <w:lvlText w:val="%1.%2"/>
      <w:lvlJc w:val="left"/>
      <w:pPr>
        <w:ind w:left="1080" w:hanging="1080"/>
      </w:pPr>
      <w:rPr>
        <w:rFonts w:ascii="Arial" w:hAnsi="Arial" w:cs="Arial"/>
        <w:b/>
        <w:bCs/>
        <w:i w:val="0"/>
        <w:iCs w:val="0"/>
        <w:spacing w:val="-1"/>
        <w:w w:val="99"/>
        <w:sz w:val="20"/>
        <w:szCs w:val="20"/>
      </w:rPr>
    </w:lvl>
    <w:lvl w:ilvl="2">
      <w:numFmt w:val="bullet"/>
      <w:lvlText w:val="ï"/>
      <w:lvlJc w:val="left"/>
      <w:pPr>
        <w:ind w:left="2231" w:hanging="1080"/>
      </w:pPr>
    </w:lvl>
    <w:lvl w:ilvl="3">
      <w:numFmt w:val="bullet"/>
      <w:lvlText w:val="ï"/>
      <w:lvlJc w:val="left"/>
      <w:pPr>
        <w:ind w:left="3302" w:hanging="1080"/>
      </w:pPr>
    </w:lvl>
    <w:lvl w:ilvl="4">
      <w:numFmt w:val="bullet"/>
      <w:lvlText w:val="ï"/>
      <w:lvlJc w:val="left"/>
      <w:pPr>
        <w:ind w:left="4373" w:hanging="1080"/>
      </w:pPr>
    </w:lvl>
    <w:lvl w:ilvl="5">
      <w:numFmt w:val="bullet"/>
      <w:lvlText w:val="ï"/>
      <w:lvlJc w:val="left"/>
      <w:pPr>
        <w:ind w:left="5444" w:hanging="1080"/>
      </w:pPr>
    </w:lvl>
    <w:lvl w:ilvl="6">
      <w:numFmt w:val="bullet"/>
      <w:lvlText w:val="ï"/>
      <w:lvlJc w:val="left"/>
      <w:pPr>
        <w:ind w:left="6515" w:hanging="1080"/>
      </w:pPr>
    </w:lvl>
    <w:lvl w:ilvl="7">
      <w:numFmt w:val="bullet"/>
      <w:lvlText w:val="ï"/>
      <w:lvlJc w:val="left"/>
      <w:pPr>
        <w:ind w:left="7586" w:hanging="1080"/>
      </w:pPr>
    </w:lvl>
    <w:lvl w:ilvl="8">
      <w:numFmt w:val="bullet"/>
      <w:lvlText w:val="ï"/>
      <w:lvlJc w:val="left"/>
      <w:pPr>
        <w:ind w:left="8657" w:hanging="1080"/>
      </w:pPr>
    </w:lvl>
  </w:abstractNum>
  <w:abstractNum w:abstractNumId="110" w15:restartNumberingAfterBreak="0">
    <w:nsid w:val="03E80B8D"/>
    <w:multiLevelType w:val="hybridMultilevel"/>
    <w:tmpl w:val="FFFFFFFF"/>
    <w:lvl w:ilvl="0" w:tplc="34090005">
      <w:start w:val="1"/>
      <w:numFmt w:val="bullet"/>
      <w:lvlText w:val=""/>
      <w:lvlJc w:val="left"/>
      <w:pPr>
        <w:ind w:left="1933" w:hanging="360"/>
      </w:pPr>
      <w:rPr>
        <w:rFonts w:ascii="Wingdings" w:hAnsi="Wingdings" w:hint="default"/>
      </w:rPr>
    </w:lvl>
    <w:lvl w:ilvl="1" w:tplc="04090003" w:tentative="1">
      <w:start w:val="1"/>
      <w:numFmt w:val="bullet"/>
      <w:lvlText w:val="o"/>
      <w:lvlJc w:val="left"/>
      <w:pPr>
        <w:ind w:left="2653" w:hanging="360"/>
      </w:pPr>
      <w:rPr>
        <w:rFonts w:ascii="Courier New" w:hAnsi="Courier New" w:hint="default"/>
      </w:rPr>
    </w:lvl>
    <w:lvl w:ilvl="2" w:tplc="04090005" w:tentative="1">
      <w:start w:val="1"/>
      <w:numFmt w:val="bullet"/>
      <w:lvlText w:val=""/>
      <w:lvlJc w:val="left"/>
      <w:pPr>
        <w:ind w:left="3373" w:hanging="360"/>
      </w:pPr>
      <w:rPr>
        <w:rFonts w:ascii="Wingdings" w:hAnsi="Wingdings" w:hint="default"/>
      </w:rPr>
    </w:lvl>
    <w:lvl w:ilvl="3" w:tplc="04090001" w:tentative="1">
      <w:start w:val="1"/>
      <w:numFmt w:val="bullet"/>
      <w:lvlText w:val=""/>
      <w:lvlJc w:val="left"/>
      <w:pPr>
        <w:ind w:left="4093" w:hanging="360"/>
      </w:pPr>
      <w:rPr>
        <w:rFonts w:ascii="Symbol" w:hAnsi="Symbol" w:hint="default"/>
      </w:rPr>
    </w:lvl>
    <w:lvl w:ilvl="4" w:tplc="04090003" w:tentative="1">
      <w:start w:val="1"/>
      <w:numFmt w:val="bullet"/>
      <w:lvlText w:val="o"/>
      <w:lvlJc w:val="left"/>
      <w:pPr>
        <w:ind w:left="4813" w:hanging="360"/>
      </w:pPr>
      <w:rPr>
        <w:rFonts w:ascii="Courier New" w:hAnsi="Courier New" w:hint="default"/>
      </w:rPr>
    </w:lvl>
    <w:lvl w:ilvl="5" w:tplc="04090005" w:tentative="1">
      <w:start w:val="1"/>
      <w:numFmt w:val="bullet"/>
      <w:lvlText w:val=""/>
      <w:lvlJc w:val="left"/>
      <w:pPr>
        <w:ind w:left="5533" w:hanging="360"/>
      </w:pPr>
      <w:rPr>
        <w:rFonts w:ascii="Wingdings" w:hAnsi="Wingdings" w:hint="default"/>
      </w:rPr>
    </w:lvl>
    <w:lvl w:ilvl="6" w:tplc="04090001" w:tentative="1">
      <w:start w:val="1"/>
      <w:numFmt w:val="bullet"/>
      <w:lvlText w:val=""/>
      <w:lvlJc w:val="left"/>
      <w:pPr>
        <w:ind w:left="6253" w:hanging="360"/>
      </w:pPr>
      <w:rPr>
        <w:rFonts w:ascii="Symbol" w:hAnsi="Symbol" w:hint="default"/>
      </w:rPr>
    </w:lvl>
    <w:lvl w:ilvl="7" w:tplc="04090003" w:tentative="1">
      <w:start w:val="1"/>
      <w:numFmt w:val="bullet"/>
      <w:lvlText w:val="o"/>
      <w:lvlJc w:val="left"/>
      <w:pPr>
        <w:ind w:left="6973" w:hanging="360"/>
      </w:pPr>
      <w:rPr>
        <w:rFonts w:ascii="Courier New" w:hAnsi="Courier New" w:hint="default"/>
      </w:rPr>
    </w:lvl>
    <w:lvl w:ilvl="8" w:tplc="04090005" w:tentative="1">
      <w:start w:val="1"/>
      <w:numFmt w:val="bullet"/>
      <w:lvlText w:val=""/>
      <w:lvlJc w:val="left"/>
      <w:pPr>
        <w:ind w:left="7693" w:hanging="360"/>
      </w:pPr>
      <w:rPr>
        <w:rFonts w:ascii="Wingdings" w:hAnsi="Wingdings" w:hint="default"/>
      </w:rPr>
    </w:lvl>
  </w:abstractNum>
  <w:abstractNum w:abstractNumId="111" w15:restartNumberingAfterBreak="0">
    <w:nsid w:val="042E1098"/>
    <w:multiLevelType w:val="hybridMultilevel"/>
    <w:tmpl w:val="FFFFFFFF"/>
    <w:lvl w:ilvl="0" w:tplc="34090005">
      <w:start w:val="1"/>
      <w:numFmt w:val="bullet"/>
      <w:lvlText w:val=""/>
      <w:lvlJc w:val="left"/>
      <w:pPr>
        <w:ind w:left="1933" w:hanging="360"/>
      </w:pPr>
      <w:rPr>
        <w:rFonts w:ascii="Wingdings" w:hAnsi="Wingdings" w:hint="default"/>
      </w:rPr>
    </w:lvl>
    <w:lvl w:ilvl="1" w:tplc="04090003" w:tentative="1">
      <w:start w:val="1"/>
      <w:numFmt w:val="bullet"/>
      <w:lvlText w:val="o"/>
      <w:lvlJc w:val="left"/>
      <w:pPr>
        <w:ind w:left="2653" w:hanging="360"/>
      </w:pPr>
      <w:rPr>
        <w:rFonts w:ascii="Courier New" w:hAnsi="Courier New" w:hint="default"/>
      </w:rPr>
    </w:lvl>
    <w:lvl w:ilvl="2" w:tplc="04090005" w:tentative="1">
      <w:start w:val="1"/>
      <w:numFmt w:val="bullet"/>
      <w:lvlText w:val=""/>
      <w:lvlJc w:val="left"/>
      <w:pPr>
        <w:ind w:left="3373" w:hanging="360"/>
      </w:pPr>
      <w:rPr>
        <w:rFonts w:ascii="Wingdings" w:hAnsi="Wingdings" w:hint="default"/>
      </w:rPr>
    </w:lvl>
    <w:lvl w:ilvl="3" w:tplc="04090001" w:tentative="1">
      <w:start w:val="1"/>
      <w:numFmt w:val="bullet"/>
      <w:lvlText w:val=""/>
      <w:lvlJc w:val="left"/>
      <w:pPr>
        <w:ind w:left="4093" w:hanging="360"/>
      </w:pPr>
      <w:rPr>
        <w:rFonts w:ascii="Symbol" w:hAnsi="Symbol" w:hint="default"/>
      </w:rPr>
    </w:lvl>
    <w:lvl w:ilvl="4" w:tplc="04090003" w:tentative="1">
      <w:start w:val="1"/>
      <w:numFmt w:val="bullet"/>
      <w:lvlText w:val="o"/>
      <w:lvlJc w:val="left"/>
      <w:pPr>
        <w:ind w:left="4813" w:hanging="360"/>
      </w:pPr>
      <w:rPr>
        <w:rFonts w:ascii="Courier New" w:hAnsi="Courier New" w:hint="default"/>
      </w:rPr>
    </w:lvl>
    <w:lvl w:ilvl="5" w:tplc="04090005" w:tentative="1">
      <w:start w:val="1"/>
      <w:numFmt w:val="bullet"/>
      <w:lvlText w:val=""/>
      <w:lvlJc w:val="left"/>
      <w:pPr>
        <w:ind w:left="5533" w:hanging="360"/>
      </w:pPr>
      <w:rPr>
        <w:rFonts w:ascii="Wingdings" w:hAnsi="Wingdings" w:hint="default"/>
      </w:rPr>
    </w:lvl>
    <w:lvl w:ilvl="6" w:tplc="04090001" w:tentative="1">
      <w:start w:val="1"/>
      <w:numFmt w:val="bullet"/>
      <w:lvlText w:val=""/>
      <w:lvlJc w:val="left"/>
      <w:pPr>
        <w:ind w:left="6253" w:hanging="360"/>
      </w:pPr>
      <w:rPr>
        <w:rFonts w:ascii="Symbol" w:hAnsi="Symbol" w:hint="default"/>
      </w:rPr>
    </w:lvl>
    <w:lvl w:ilvl="7" w:tplc="04090003" w:tentative="1">
      <w:start w:val="1"/>
      <w:numFmt w:val="bullet"/>
      <w:lvlText w:val="o"/>
      <w:lvlJc w:val="left"/>
      <w:pPr>
        <w:ind w:left="6973" w:hanging="360"/>
      </w:pPr>
      <w:rPr>
        <w:rFonts w:ascii="Courier New" w:hAnsi="Courier New" w:hint="default"/>
      </w:rPr>
    </w:lvl>
    <w:lvl w:ilvl="8" w:tplc="04090005" w:tentative="1">
      <w:start w:val="1"/>
      <w:numFmt w:val="bullet"/>
      <w:lvlText w:val=""/>
      <w:lvlJc w:val="left"/>
      <w:pPr>
        <w:ind w:left="7693" w:hanging="360"/>
      </w:pPr>
      <w:rPr>
        <w:rFonts w:ascii="Wingdings" w:hAnsi="Wingdings" w:hint="default"/>
      </w:rPr>
    </w:lvl>
  </w:abstractNum>
  <w:abstractNum w:abstractNumId="112" w15:restartNumberingAfterBreak="0">
    <w:nsid w:val="10C46E30"/>
    <w:multiLevelType w:val="multilevel"/>
    <w:tmpl w:val="FFFFFFFF"/>
    <w:lvl w:ilvl="0">
      <w:start w:val="1"/>
      <w:numFmt w:val="bullet"/>
      <w:lvlText w:val="•"/>
      <w:lvlJc w:val="left"/>
      <w:pPr>
        <w:ind w:left="1440" w:hanging="360"/>
      </w:pPr>
      <w:rPr>
        <w:rFonts w:ascii="Arial" w:hAnsi="Arial" w:hint="default"/>
        <w:b w:val="0"/>
        <w:i w:val="0"/>
        <w:spacing w:val="0"/>
        <w:w w:val="130"/>
        <w:sz w:val="20"/>
      </w:rPr>
    </w:lvl>
    <w:lvl w:ilvl="1">
      <w:start w:val="1"/>
      <w:numFmt w:val="lowerLetter"/>
      <w:lvlText w:val="%2."/>
      <w:lvlJc w:val="left"/>
      <w:pPr>
        <w:ind w:left="1996" w:hanging="569"/>
      </w:pPr>
      <w:rPr>
        <w:rFonts w:ascii="Arial" w:hAnsi="Arial" w:cs="Arial"/>
        <w:b w:val="0"/>
        <w:bCs w:val="0"/>
        <w:i w:val="0"/>
        <w:iCs w:val="0"/>
        <w:spacing w:val="0"/>
        <w:w w:val="99"/>
        <w:sz w:val="20"/>
        <w:szCs w:val="20"/>
      </w:rPr>
    </w:lvl>
    <w:lvl w:ilvl="2">
      <w:numFmt w:val="bullet"/>
      <w:lvlText w:val="ï"/>
      <w:lvlJc w:val="left"/>
      <w:pPr>
        <w:ind w:left="2977" w:hanging="569"/>
      </w:pPr>
    </w:lvl>
    <w:lvl w:ilvl="3">
      <w:numFmt w:val="bullet"/>
      <w:lvlText w:val="ï"/>
      <w:lvlJc w:val="left"/>
      <w:pPr>
        <w:ind w:left="3955" w:hanging="569"/>
      </w:pPr>
    </w:lvl>
    <w:lvl w:ilvl="4">
      <w:numFmt w:val="bullet"/>
      <w:lvlText w:val="ï"/>
      <w:lvlJc w:val="left"/>
      <w:pPr>
        <w:ind w:left="4933" w:hanging="569"/>
      </w:pPr>
    </w:lvl>
    <w:lvl w:ilvl="5">
      <w:numFmt w:val="bullet"/>
      <w:lvlText w:val="ï"/>
      <w:lvlJc w:val="left"/>
      <w:pPr>
        <w:ind w:left="5911" w:hanging="569"/>
      </w:pPr>
    </w:lvl>
    <w:lvl w:ilvl="6">
      <w:numFmt w:val="bullet"/>
      <w:lvlText w:val="ï"/>
      <w:lvlJc w:val="left"/>
      <w:pPr>
        <w:ind w:left="6888" w:hanging="569"/>
      </w:pPr>
    </w:lvl>
    <w:lvl w:ilvl="7">
      <w:numFmt w:val="bullet"/>
      <w:lvlText w:val="ï"/>
      <w:lvlJc w:val="left"/>
      <w:pPr>
        <w:ind w:left="7866" w:hanging="569"/>
      </w:pPr>
    </w:lvl>
    <w:lvl w:ilvl="8">
      <w:numFmt w:val="bullet"/>
      <w:lvlText w:val="ï"/>
      <w:lvlJc w:val="left"/>
      <w:pPr>
        <w:ind w:left="8844" w:hanging="569"/>
      </w:pPr>
    </w:lvl>
  </w:abstractNum>
  <w:abstractNum w:abstractNumId="113" w15:restartNumberingAfterBreak="0">
    <w:nsid w:val="17C106E9"/>
    <w:multiLevelType w:val="multilevel"/>
    <w:tmpl w:val="FFFFFFFF"/>
    <w:lvl w:ilvl="0">
      <w:start w:val="1"/>
      <w:numFmt w:val="bullet"/>
      <w:lvlText w:val="•"/>
      <w:lvlJc w:val="left"/>
      <w:pPr>
        <w:ind w:left="1440" w:hanging="449"/>
      </w:pPr>
      <w:rPr>
        <w:rFonts w:ascii="Arial" w:hAnsi="Arial" w:hint="default"/>
        <w:b w:val="0"/>
        <w:i w:val="0"/>
        <w:spacing w:val="0"/>
        <w:w w:val="131"/>
        <w:sz w:val="18"/>
      </w:rPr>
    </w:lvl>
    <w:lvl w:ilvl="1">
      <w:numFmt w:val="bullet"/>
      <w:lvlText w:val="ï"/>
      <w:lvlJc w:val="left"/>
      <w:pPr>
        <w:ind w:left="2376" w:hanging="449"/>
      </w:pPr>
    </w:lvl>
    <w:lvl w:ilvl="2">
      <w:numFmt w:val="bullet"/>
      <w:lvlText w:val="ï"/>
      <w:lvlJc w:val="left"/>
      <w:pPr>
        <w:ind w:left="3312" w:hanging="449"/>
      </w:pPr>
    </w:lvl>
    <w:lvl w:ilvl="3">
      <w:numFmt w:val="bullet"/>
      <w:lvlText w:val="ï"/>
      <w:lvlJc w:val="left"/>
      <w:pPr>
        <w:ind w:left="4248" w:hanging="449"/>
      </w:pPr>
    </w:lvl>
    <w:lvl w:ilvl="4">
      <w:numFmt w:val="bullet"/>
      <w:lvlText w:val="ï"/>
      <w:lvlJc w:val="left"/>
      <w:pPr>
        <w:ind w:left="5184" w:hanging="449"/>
      </w:pPr>
    </w:lvl>
    <w:lvl w:ilvl="5">
      <w:numFmt w:val="bullet"/>
      <w:lvlText w:val="ï"/>
      <w:lvlJc w:val="left"/>
      <w:pPr>
        <w:ind w:left="6120" w:hanging="449"/>
      </w:pPr>
    </w:lvl>
    <w:lvl w:ilvl="6">
      <w:numFmt w:val="bullet"/>
      <w:lvlText w:val="ï"/>
      <w:lvlJc w:val="left"/>
      <w:pPr>
        <w:ind w:left="7056" w:hanging="449"/>
      </w:pPr>
    </w:lvl>
    <w:lvl w:ilvl="7">
      <w:numFmt w:val="bullet"/>
      <w:lvlText w:val="ï"/>
      <w:lvlJc w:val="left"/>
      <w:pPr>
        <w:ind w:left="7992" w:hanging="449"/>
      </w:pPr>
    </w:lvl>
    <w:lvl w:ilvl="8">
      <w:numFmt w:val="bullet"/>
      <w:lvlText w:val="ï"/>
      <w:lvlJc w:val="left"/>
      <w:pPr>
        <w:ind w:left="8928" w:hanging="449"/>
      </w:pPr>
    </w:lvl>
  </w:abstractNum>
  <w:abstractNum w:abstractNumId="114" w15:restartNumberingAfterBreak="0">
    <w:nsid w:val="24AE5B23"/>
    <w:multiLevelType w:val="multilevel"/>
    <w:tmpl w:val="FFFFFFFF"/>
    <w:lvl w:ilvl="0">
      <w:start w:val="1"/>
      <w:numFmt w:val="bullet"/>
      <w:lvlText w:val="•"/>
      <w:lvlJc w:val="left"/>
      <w:pPr>
        <w:ind w:left="1240" w:hanging="360"/>
      </w:pPr>
      <w:rPr>
        <w:rFonts w:ascii="Arial" w:hAnsi="Arial" w:hint="default"/>
        <w:b w:val="0"/>
        <w:i w:val="0"/>
        <w:spacing w:val="0"/>
        <w:w w:val="131"/>
        <w:sz w:val="16"/>
      </w:rPr>
    </w:lvl>
    <w:lvl w:ilvl="1">
      <w:numFmt w:val="bullet"/>
      <w:lvlText w:val="ï"/>
      <w:lvlJc w:val="left"/>
      <w:pPr>
        <w:ind w:left="1584" w:hanging="360"/>
      </w:pPr>
    </w:lvl>
    <w:lvl w:ilvl="2">
      <w:numFmt w:val="bullet"/>
      <w:lvlText w:val="ï"/>
      <w:lvlJc w:val="left"/>
      <w:pPr>
        <w:ind w:left="1928" w:hanging="360"/>
      </w:pPr>
    </w:lvl>
    <w:lvl w:ilvl="3">
      <w:numFmt w:val="bullet"/>
      <w:lvlText w:val="ï"/>
      <w:lvlJc w:val="left"/>
      <w:pPr>
        <w:ind w:left="2272" w:hanging="360"/>
      </w:pPr>
    </w:lvl>
    <w:lvl w:ilvl="4">
      <w:numFmt w:val="bullet"/>
      <w:lvlText w:val="ï"/>
      <w:lvlJc w:val="left"/>
      <w:pPr>
        <w:ind w:left="2616" w:hanging="360"/>
      </w:pPr>
    </w:lvl>
    <w:lvl w:ilvl="5">
      <w:numFmt w:val="bullet"/>
      <w:lvlText w:val="ï"/>
      <w:lvlJc w:val="left"/>
      <w:pPr>
        <w:ind w:left="2960" w:hanging="360"/>
      </w:pPr>
    </w:lvl>
    <w:lvl w:ilvl="6">
      <w:numFmt w:val="bullet"/>
      <w:lvlText w:val="ï"/>
      <w:lvlJc w:val="left"/>
      <w:pPr>
        <w:ind w:left="3304" w:hanging="360"/>
      </w:pPr>
    </w:lvl>
    <w:lvl w:ilvl="7">
      <w:numFmt w:val="bullet"/>
      <w:lvlText w:val="ï"/>
      <w:lvlJc w:val="left"/>
      <w:pPr>
        <w:ind w:left="3648" w:hanging="360"/>
      </w:pPr>
    </w:lvl>
    <w:lvl w:ilvl="8">
      <w:numFmt w:val="bullet"/>
      <w:lvlText w:val="ï"/>
      <w:lvlJc w:val="left"/>
      <w:pPr>
        <w:ind w:left="3992" w:hanging="360"/>
      </w:pPr>
    </w:lvl>
  </w:abstractNum>
  <w:abstractNum w:abstractNumId="115" w15:restartNumberingAfterBreak="0">
    <w:nsid w:val="2D9E3345"/>
    <w:multiLevelType w:val="multilevel"/>
    <w:tmpl w:val="FFFFFFFF"/>
    <w:lvl w:ilvl="0">
      <w:start w:val="1"/>
      <w:numFmt w:val="bullet"/>
      <w:lvlText w:val="•"/>
      <w:lvlJc w:val="left"/>
      <w:pPr>
        <w:ind w:left="1240" w:hanging="360"/>
      </w:pPr>
      <w:rPr>
        <w:rFonts w:ascii="Arial" w:hAnsi="Arial" w:hint="default"/>
        <w:b w:val="0"/>
        <w:i w:val="0"/>
        <w:spacing w:val="0"/>
        <w:w w:val="131"/>
        <w:sz w:val="16"/>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116" w15:restartNumberingAfterBreak="0">
    <w:nsid w:val="311D6BDF"/>
    <w:multiLevelType w:val="multilevel"/>
    <w:tmpl w:val="FFFFFFFF"/>
    <w:lvl w:ilvl="0">
      <w:start w:val="1"/>
      <w:numFmt w:val="bullet"/>
      <w:lvlText w:val="•"/>
      <w:lvlJc w:val="left"/>
      <w:pPr>
        <w:ind w:left="1240" w:hanging="360"/>
      </w:pPr>
      <w:rPr>
        <w:rFonts w:ascii="Arial" w:hAnsi="Arial" w:hint="default"/>
        <w:b w:val="0"/>
        <w:i w:val="0"/>
        <w:spacing w:val="0"/>
        <w:w w:val="131"/>
        <w:sz w:val="16"/>
      </w:rPr>
    </w:lvl>
    <w:lvl w:ilvl="1">
      <w:numFmt w:val="bullet"/>
      <w:lvlText w:val="ï"/>
      <w:lvlJc w:val="left"/>
      <w:pPr>
        <w:ind w:left="1583" w:hanging="360"/>
      </w:pPr>
    </w:lvl>
    <w:lvl w:ilvl="2">
      <w:numFmt w:val="bullet"/>
      <w:lvlText w:val="ï"/>
      <w:lvlJc w:val="left"/>
      <w:pPr>
        <w:ind w:left="1927" w:hanging="360"/>
      </w:pPr>
    </w:lvl>
    <w:lvl w:ilvl="3">
      <w:numFmt w:val="bullet"/>
      <w:lvlText w:val="ï"/>
      <w:lvlJc w:val="left"/>
      <w:pPr>
        <w:ind w:left="2270" w:hanging="360"/>
      </w:pPr>
    </w:lvl>
    <w:lvl w:ilvl="4">
      <w:numFmt w:val="bullet"/>
      <w:lvlText w:val="ï"/>
      <w:lvlJc w:val="left"/>
      <w:pPr>
        <w:ind w:left="2614" w:hanging="360"/>
      </w:pPr>
    </w:lvl>
    <w:lvl w:ilvl="5">
      <w:numFmt w:val="bullet"/>
      <w:lvlText w:val="ï"/>
      <w:lvlJc w:val="left"/>
      <w:pPr>
        <w:ind w:left="2957" w:hanging="360"/>
      </w:pPr>
    </w:lvl>
    <w:lvl w:ilvl="6">
      <w:numFmt w:val="bullet"/>
      <w:lvlText w:val="ï"/>
      <w:lvlJc w:val="left"/>
      <w:pPr>
        <w:ind w:left="3301" w:hanging="360"/>
      </w:pPr>
    </w:lvl>
    <w:lvl w:ilvl="7">
      <w:numFmt w:val="bullet"/>
      <w:lvlText w:val="ï"/>
      <w:lvlJc w:val="left"/>
      <w:pPr>
        <w:ind w:left="3644" w:hanging="360"/>
      </w:pPr>
    </w:lvl>
    <w:lvl w:ilvl="8">
      <w:numFmt w:val="bullet"/>
      <w:lvlText w:val="ï"/>
      <w:lvlJc w:val="left"/>
      <w:pPr>
        <w:ind w:left="3988" w:hanging="360"/>
      </w:pPr>
    </w:lvl>
  </w:abstractNum>
  <w:abstractNum w:abstractNumId="117" w15:restartNumberingAfterBreak="0">
    <w:nsid w:val="316E7AF6"/>
    <w:multiLevelType w:val="multilevel"/>
    <w:tmpl w:val="FFFFFFFF"/>
    <w:lvl w:ilvl="0">
      <w:start w:val="1"/>
      <w:numFmt w:val="bullet"/>
      <w:lvlText w:val="•"/>
      <w:lvlJc w:val="left"/>
      <w:pPr>
        <w:ind w:left="1240" w:hanging="360"/>
      </w:pPr>
      <w:rPr>
        <w:rFonts w:ascii="Arial" w:hAnsi="Arial" w:hint="default"/>
        <w:b w:val="0"/>
        <w:i w:val="0"/>
        <w:spacing w:val="0"/>
        <w:w w:val="131"/>
        <w:sz w:val="16"/>
      </w:rPr>
    </w:lvl>
    <w:lvl w:ilvl="1">
      <w:numFmt w:val="bullet"/>
      <w:lvlText w:val="ï"/>
      <w:lvlJc w:val="left"/>
      <w:pPr>
        <w:ind w:left="1584" w:hanging="360"/>
      </w:pPr>
    </w:lvl>
    <w:lvl w:ilvl="2">
      <w:numFmt w:val="bullet"/>
      <w:lvlText w:val="ï"/>
      <w:lvlJc w:val="left"/>
      <w:pPr>
        <w:ind w:left="1928" w:hanging="360"/>
      </w:pPr>
    </w:lvl>
    <w:lvl w:ilvl="3">
      <w:numFmt w:val="bullet"/>
      <w:lvlText w:val="ï"/>
      <w:lvlJc w:val="left"/>
      <w:pPr>
        <w:ind w:left="2272" w:hanging="360"/>
      </w:pPr>
    </w:lvl>
    <w:lvl w:ilvl="4">
      <w:numFmt w:val="bullet"/>
      <w:lvlText w:val="ï"/>
      <w:lvlJc w:val="left"/>
      <w:pPr>
        <w:ind w:left="2616" w:hanging="360"/>
      </w:pPr>
    </w:lvl>
    <w:lvl w:ilvl="5">
      <w:numFmt w:val="bullet"/>
      <w:lvlText w:val="ï"/>
      <w:lvlJc w:val="left"/>
      <w:pPr>
        <w:ind w:left="2960" w:hanging="360"/>
      </w:pPr>
    </w:lvl>
    <w:lvl w:ilvl="6">
      <w:numFmt w:val="bullet"/>
      <w:lvlText w:val="ï"/>
      <w:lvlJc w:val="left"/>
      <w:pPr>
        <w:ind w:left="3304" w:hanging="360"/>
      </w:pPr>
    </w:lvl>
    <w:lvl w:ilvl="7">
      <w:numFmt w:val="bullet"/>
      <w:lvlText w:val="ï"/>
      <w:lvlJc w:val="left"/>
      <w:pPr>
        <w:ind w:left="3648" w:hanging="360"/>
      </w:pPr>
    </w:lvl>
    <w:lvl w:ilvl="8">
      <w:numFmt w:val="bullet"/>
      <w:lvlText w:val="ï"/>
      <w:lvlJc w:val="left"/>
      <w:pPr>
        <w:ind w:left="3992" w:hanging="360"/>
      </w:pPr>
    </w:lvl>
  </w:abstractNum>
  <w:abstractNum w:abstractNumId="118" w15:restartNumberingAfterBreak="0">
    <w:nsid w:val="3FCA66A1"/>
    <w:multiLevelType w:val="hybridMultilevel"/>
    <w:tmpl w:val="FFFFFFFF"/>
    <w:lvl w:ilvl="0" w:tplc="34090005">
      <w:start w:val="1"/>
      <w:numFmt w:val="bullet"/>
      <w:lvlText w:val=""/>
      <w:lvlJc w:val="left"/>
      <w:pPr>
        <w:ind w:left="1933" w:hanging="360"/>
      </w:pPr>
      <w:rPr>
        <w:rFonts w:ascii="Wingdings" w:hAnsi="Wingdings" w:hint="default"/>
      </w:rPr>
    </w:lvl>
    <w:lvl w:ilvl="1" w:tplc="04090003" w:tentative="1">
      <w:start w:val="1"/>
      <w:numFmt w:val="bullet"/>
      <w:lvlText w:val="o"/>
      <w:lvlJc w:val="left"/>
      <w:pPr>
        <w:ind w:left="2653" w:hanging="360"/>
      </w:pPr>
      <w:rPr>
        <w:rFonts w:ascii="Courier New" w:hAnsi="Courier New" w:hint="default"/>
      </w:rPr>
    </w:lvl>
    <w:lvl w:ilvl="2" w:tplc="04090005" w:tentative="1">
      <w:start w:val="1"/>
      <w:numFmt w:val="bullet"/>
      <w:lvlText w:val=""/>
      <w:lvlJc w:val="left"/>
      <w:pPr>
        <w:ind w:left="3373" w:hanging="360"/>
      </w:pPr>
      <w:rPr>
        <w:rFonts w:ascii="Wingdings" w:hAnsi="Wingdings" w:hint="default"/>
      </w:rPr>
    </w:lvl>
    <w:lvl w:ilvl="3" w:tplc="04090001" w:tentative="1">
      <w:start w:val="1"/>
      <w:numFmt w:val="bullet"/>
      <w:lvlText w:val=""/>
      <w:lvlJc w:val="left"/>
      <w:pPr>
        <w:ind w:left="4093" w:hanging="360"/>
      </w:pPr>
      <w:rPr>
        <w:rFonts w:ascii="Symbol" w:hAnsi="Symbol" w:hint="default"/>
      </w:rPr>
    </w:lvl>
    <w:lvl w:ilvl="4" w:tplc="04090003" w:tentative="1">
      <w:start w:val="1"/>
      <w:numFmt w:val="bullet"/>
      <w:lvlText w:val="o"/>
      <w:lvlJc w:val="left"/>
      <w:pPr>
        <w:ind w:left="4813" w:hanging="360"/>
      </w:pPr>
      <w:rPr>
        <w:rFonts w:ascii="Courier New" w:hAnsi="Courier New" w:hint="default"/>
      </w:rPr>
    </w:lvl>
    <w:lvl w:ilvl="5" w:tplc="04090005" w:tentative="1">
      <w:start w:val="1"/>
      <w:numFmt w:val="bullet"/>
      <w:lvlText w:val=""/>
      <w:lvlJc w:val="left"/>
      <w:pPr>
        <w:ind w:left="5533" w:hanging="360"/>
      </w:pPr>
      <w:rPr>
        <w:rFonts w:ascii="Wingdings" w:hAnsi="Wingdings" w:hint="default"/>
      </w:rPr>
    </w:lvl>
    <w:lvl w:ilvl="6" w:tplc="04090001" w:tentative="1">
      <w:start w:val="1"/>
      <w:numFmt w:val="bullet"/>
      <w:lvlText w:val=""/>
      <w:lvlJc w:val="left"/>
      <w:pPr>
        <w:ind w:left="6253" w:hanging="360"/>
      </w:pPr>
      <w:rPr>
        <w:rFonts w:ascii="Symbol" w:hAnsi="Symbol" w:hint="default"/>
      </w:rPr>
    </w:lvl>
    <w:lvl w:ilvl="7" w:tplc="04090003" w:tentative="1">
      <w:start w:val="1"/>
      <w:numFmt w:val="bullet"/>
      <w:lvlText w:val="o"/>
      <w:lvlJc w:val="left"/>
      <w:pPr>
        <w:ind w:left="6973" w:hanging="360"/>
      </w:pPr>
      <w:rPr>
        <w:rFonts w:ascii="Courier New" w:hAnsi="Courier New" w:hint="default"/>
      </w:rPr>
    </w:lvl>
    <w:lvl w:ilvl="8" w:tplc="04090005" w:tentative="1">
      <w:start w:val="1"/>
      <w:numFmt w:val="bullet"/>
      <w:lvlText w:val=""/>
      <w:lvlJc w:val="left"/>
      <w:pPr>
        <w:ind w:left="7693" w:hanging="360"/>
      </w:pPr>
      <w:rPr>
        <w:rFonts w:ascii="Wingdings" w:hAnsi="Wingdings" w:hint="default"/>
      </w:rPr>
    </w:lvl>
  </w:abstractNum>
  <w:abstractNum w:abstractNumId="119" w15:restartNumberingAfterBreak="0">
    <w:nsid w:val="45E17C7A"/>
    <w:multiLevelType w:val="multilevel"/>
    <w:tmpl w:val="FFFFFFFF"/>
    <w:lvl w:ilvl="0">
      <w:start w:val="1"/>
      <w:numFmt w:val="bullet"/>
      <w:lvlText w:val="•"/>
      <w:lvlJc w:val="left"/>
      <w:pPr>
        <w:ind w:left="1147" w:hanging="360"/>
      </w:pPr>
      <w:rPr>
        <w:rFonts w:ascii="Arial" w:hAnsi="Arial" w:hint="default"/>
        <w:b w:val="0"/>
        <w:i w:val="0"/>
        <w:spacing w:val="0"/>
        <w:w w:val="130"/>
        <w:sz w:val="20"/>
      </w:rPr>
    </w:lvl>
    <w:lvl w:ilvl="1">
      <w:numFmt w:val="bullet"/>
      <w:lvlText w:val="ï"/>
      <w:lvlJc w:val="left"/>
      <w:pPr>
        <w:ind w:left="2106" w:hanging="360"/>
      </w:pPr>
    </w:lvl>
    <w:lvl w:ilvl="2">
      <w:numFmt w:val="bullet"/>
      <w:lvlText w:val="ï"/>
      <w:lvlJc w:val="left"/>
      <w:pPr>
        <w:ind w:left="3072" w:hanging="360"/>
      </w:pPr>
    </w:lvl>
    <w:lvl w:ilvl="3">
      <w:numFmt w:val="bullet"/>
      <w:lvlText w:val="ï"/>
      <w:lvlJc w:val="left"/>
      <w:pPr>
        <w:ind w:left="4038" w:hanging="360"/>
      </w:pPr>
    </w:lvl>
    <w:lvl w:ilvl="4">
      <w:numFmt w:val="bullet"/>
      <w:lvlText w:val="ï"/>
      <w:lvlJc w:val="left"/>
      <w:pPr>
        <w:ind w:left="5004" w:hanging="360"/>
      </w:pPr>
    </w:lvl>
    <w:lvl w:ilvl="5">
      <w:numFmt w:val="bullet"/>
      <w:lvlText w:val="ï"/>
      <w:lvlJc w:val="left"/>
      <w:pPr>
        <w:ind w:left="5970" w:hanging="360"/>
      </w:pPr>
    </w:lvl>
    <w:lvl w:ilvl="6">
      <w:numFmt w:val="bullet"/>
      <w:lvlText w:val="ï"/>
      <w:lvlJc w:val="left"/>
      <w:pPr>
        <w:ind w:left="6936" w:hanging="360"/>
      </w:pPr>
    </w:lvl>
    <w:lvl w:ilvl="7">
      <w:numFmt w:val="bullet"/>
      <w:lvlText w:val="ï"/>
      <w:lvlJc w:val="left"/>
      <w:pPr>
        <w:ind w:left="7902" w:hanging="360"/>
      </w:pPr>
    </w:lvl>
    <w:lvl w:ilvl="8">
      <w:numFmt w:val="bullet"/>
      <w:lvlText w:val="ï"/>
      <w:lvlJc w:val="left"/>
      <w:pPr>
        <w:ind w:left="8868" w:hanging="360"/>
      </w:pPr>
    </w:lvl>
  </w:abstractNum>
  <w:abstractNum w:abstractNumId="120" w15:restartNumberingAfterBreak="0">
    <w:nsid w:val="533B48CA"/>
    <w:multiLevelType w:val="multilevel"/>
    <w:tmpl w:val="FFFFFFFF"/>
    <w:lvl w:ilvl="0">
      <w:start w:val="1"/>
      <w:numFmt w:val="decimal"/>
      <w:lvlText w:val="%1."/>
      <w:lvlJc w:val="left"/>
      <w:pPr>
        <w:ind w:left="1147" w:hanging="360"/>
      </w:pPr>
      <w:rPr>
        <w:rFonts w:ascii="Arial" w:hAnsi="Arial" w:cs="Arial"/>
        <w:b w:val="0"/>
        <w:bCs w:val="0"/>
        <w:i w:val="0"/>
        <w:iCs w:val="0"/>
        <w:spacing w:val="-1"/>
        <w:w w:val="99"/>
        <w:sz w:val="20"/>
        <w:szCs w:val="20"/>
      </w:rPr>
    </w:lvl>
    <w:lvl w:ilvl="1">
      <w:start w:val="1"/>
      <w:numFmt w:val="bullet"/>
      <w:lvlText w:val="•"/>
      <w:lvlJc w:val="left"/>
      <w:pPr>
        <w:ind w:left="1867" w:hanging="360"/>
      </w:pPr>
      <w:rPr>
        <w:rFonts w:ascii="Arial" w:hAnsi="Arial" w:hint="default"/>
        <w:b w:val="0"/>
        <w:i w:val="0"/>
        <w:spacing w:val="0"/>
        <w:w w:val="130"/>
        <w:sz w:val="20"/>
      </w:rPr>
    </w:lvl>
    <w:lvl w:ilvl="2">
      <w:numFmt w:val="bullet"/>
      <w:lvlText w:val="ï"/>
      <w:lvlJc w:val="left"/>
      <w:pPr>
        <w:ind w:left="2853" w:hanging="360"/>
      </w:pPr>
    </w:lvl>
    <w:lvl w:ilvl="3">
      <w:numFmt w:val="bullet"/>
      <w:lvlText w:val="ï"/>
      <w:lvlJc w:val="left"/>
      <w:pPr>
        <w:ind w:left="3846" w:hanging="360"/>
      </w:pPr>
    </w:lvl>
    <w:lvl w:ilvl="4">
      <w:numFmt w:val="bullet"/>
      <w:lvlText w:val="ï"/>
      <w:lvlJc w:val="left"/>
      <w:pPr>
        <w:ind w:left="4840" w:hanging="360"/>
      </w:pPr>
    </w:lvl>
    <w:lvl w:ilvl="5">
      <w:numFmt w:val="bullet"/>
      <w:lvlText w:val="ï"/>
      <w:lvlJc w:val="left"/>
      <w:pPr>
        <w:ind w:left="5833" w:hanging="360"/>
      </w:pPr>
    </w:lvl>
    <w:lvl w:ilvl="6">
      <w:numFmt w:val="bullet"/>
      <w:lvlText w:val="ï"/>
      <w:lvlJc w:val="left"/>
      <w:pPr>
        <w:ind w:left="6826" w:hanging="360"/>
      </w:pPr>
    </w:lvl>
    <w:lvl w:ilvl="7">
      <w:numFmt w:val="bullet"/>
      <w:lvlText w:val="ï"/>
      <w:lvlJc w:val="left"/>
      <w:pPr>
        <w:ind w:left="7820" w:hanging="360"/>
      </w:pPr>
    </w:lvl>
    <w:lvl w:ilvl="8">
      <w:numFmt w:val="bullet"/>
      <w:lvlText w:val="ï"/>
      <w:lvlJc w:val="left"/>
      <w:pPr>
        <w:ind w:left="8813" w:hanging="360"/>
      </w:pPr>
    </w:lvl>
  </w:abstractNum>
  <w:abstractNum w:abstractNumId="121" w15:restartNumberingAfterBreak="0">
    <w:nsid w:val="555F6B31"/>
    <w:multiLevelType w:val="multilevel"/>
    <w:tmpl w:val="FFFFFFFF"/>
    <w:lvl w:ilvl="0">
      <w:start w:val="1"/>
      <w:numFmt w:val="decimal"/>
      <w:lvlText w:val="%1."/>
      <w:lvlJc w:val="left"/>
      <w:pPr>
        <w:ind w:left="1080" w:hanging="360"/>
      </w:pPr>
      <w:rPr>
        <w:rFonts w:ascii="Arial" w:hAnsi="Arial" w:cs="Arial"/>
        <w:b w:val="0"/>
        <w:bCs w:val="0"/>
        <w:i w:val="0"/>
        <w:iCs w:val="0"/>
        <w:spacing w:val="-1"/>
        <w:w w:val="99"/>
        <w:sz w:val="20"/>
        <w:szCs w:val="20"/>
      </w:rPr>
    </w:lvl>
    <w:lvl w:ilvl="1">
      <w:start w:val="1"/>
      <w:numFmt w:val="bullet"/>
      <w:lvlText w:val="•"/>
      <w:lvlJc w:val="left"/>
      <w:pPr>
        <w:ind w:left="1440" w:hanging="360"/>
      </w:pPr>
      <w:rPr>
        <w:rFonts w:ascii="Arial" w:hAnsi="Arial" w:hint="default"/>
        <w:b w:val="0"/>
        <w:i w:val="0"/>
        <w:spacing w:val="0"/>
        <w:w w:val="130"/>
        <w:sz w:val="20"/>
      </w:rPr>
    </w:lvl>
    <w:lvl w:ilvl="2">
      <w:numFmt w:val="bullet"/>
      <w:lvlText w:val="ï"/>
      <w:lvlJc w:val="left"/>
      <w:pPr>
        <w:ind w:left="2480" w:hanging="360"/>
      </w:pPr>
    </w:lvl>
    <w:lvl w:ilvl="3">
      <w:numFmt w:val="bullet"/>
      <w:lvlText w:val="ï"/>
      <w:lvlJc w:val="left"/>
      <w:pPr>
        <w:ind w:left="3520" w:hanging="360"/>
      </w:pPr>
    </w:lvl>
    <w:lvl w:ilvl="4">
      <w:numFmt w:val="bullet"/>
      <w:lvlText w:val="ï"/>
      <w:lvlJc w:val="left"/>
      <w:pPr>
        <w:ind w:left="4560" w:hanging="360"/>
      </w:pPr>
    </w:lvl>
    <w:lvl w:ilvl="5">
      <w:numFmt w:val="bullet"/>
      <w:lvlText w:val="ï"/>
      <w:lvlJc w:val="left"/>
      <w:pPr>
        <w:ind w:left="5600" w:hanging="360"/>
      </w:pPr>
    </w:lvl>
    <w:lvl w:ilvl="6">
      <w:numFmt w:val="bullet"/>
      <w:lvlText w:val="ï"/>
      <w:lvlJc w:val="left"/>
      <w:pPr>
        <w:ind w:left="6640" w:hanging="360"/>
      </w:pPr>
    </w:lvl>
    <w:lvl w:ilvl="7">
      <w:numFmt w:val="bullet"/>
      <w:lvlText w:val="ï"/>
      <w:lvlJc w:val="left"/>
      <w:pPr>
        <w:ind w:left="7680" w:hanging="360"/>
      </w:pPr>
    </w:lvl>
    <w:lvl w:ilvl="8">
      <w:numFmt w:val="bullet"/>
      <w:lvlText w:val="ï"/>
      <w:lvlJc w:val="left"/>
      <w:pPr>
        <w:ind w:left="8720" w:hanging="360"/>
      </w:pPr>
    </w:lvl>
  </w:abstractNum>
  <w:abstractNum w:abstractNumId="122" w15:restartNumberingAfterBreak="0">
    <w:nsid w:val="6330617F"/>
    <w:multiLevelType w:val="hybridMultilevel"/>
    <w:tmpl w:val="FFFFFFFF"/>
    <w:lvl w:ilvl="0" w:tplc="34090005">
      <w:start w:val="1"/>
      <w:numFmt w:val="bullet"/>
      <w:lvlText w:val=""/>
      <w:lvlJc w:val="left"/>
      <w:pPr>
        <w:ind w:left="3287" w:hanging="360"/>
      </w:pPr>
      <w:rPr>
        <w:rFonts w:ascii="Wingdings" w:hAnsi="Wingdings" w:hint="default"/>
      </w:rPr>
    </w:lvl>
    <w:lvl w:ilvl="1" w:tplc="04090003" w:tentative="1">
      <w:start w:val="1"/>
      <w:numFmt w:val="bullet"/>
      <w:lvlText w:val="o"/>
      <w:lvlJc w:val="left"/>
      <w:pPr>
        <w:ind w:left="4007" w:hanging="360"/>
      </w:pPr>
      <w:rPr>
        <w:rFonts w:ascii="Courier New" w:hAnsi="Courier New" w:hint="default"/>
      </w:rPr>
    </w:lvl>
    <w:lvl w:ilvl="2" w:tplc="04090005" w:tentative="1">
      <w:start w:val="1"/>
      <w:numFmt w:val="bullet"/>
      <w:lvlText w:val=""/>
      <w:lvlJc w:val="left"/>
      <w:pPr>
        <w:ind w:left="4727" w:hanging="360"/>
      </w:pPr>
      <w:rPr>
        <w:rFonts w:ascii="Wingdings" w:hAnsi="Wingdings" w:hint="default"/>
      </w:rPr>
    </w:lvl>
    <w:lvl w:ilvl="3" w:tplc="04090001" w:tentative="1">
      <w:start w:val="1"/>
      <w:numFmt w:val="bullet"/>
      <w:lvlText w:val=""/>
      <w:lvlJc w:val="left"/>
      <w:pPr>
        <w:ind w:left="5447" w:hanging="360"/>
      </w:pPr>
      <w:rPr>
        <w:rFonts w:ascii="Symbol" w:hAnsi="Symbol" w:hint="default"/>
      </w:rPr>
    </w:lvl>
    <w:lvl w:ilvl="4" w:tplc="04090003" w:tentative="1">
      <w:start w:val="1"/>
      <w:numFmt w:val="bullet"/>
      <w:lvlText w:val="o"/>
      <w:lvlJc w:val="left"/>
      <w:pPr>
        <w:ind w:left="6167" w:hanging="360"/>
      </w:pPr>
      <w:rPr>
        <w:rFonts w:ascii="Courier New" w:hAnsi="Courier New" w:hint="default"/>
      </w:rPr>
    </w:lvl>
    <w:lvl w:ilvl="5" w:tplc="04090005" w:tentative="1">
      <w:start w:val="1"/>
      <w:numFmt w:val="bullet"/>
      <w:lvlText w:val=""/>
      <w:lvlJc w:val="left"/>
      <w:pPr>
        <w:ind w:left="6887" w:hanging="360"/>
      </w:pPr>
      <w:rPr>
        <w:rFonts w:ascii="Wingdings" w:hAnsi="Wingdings" w:hint="default"/>
      </w:rPr>
    </w:lvl>
    <w:lvl w:ilvl="6" w:tplc="04090001" w:tentative="1">
      <w:start w:val="1"/>
      <w:numFmt w:val="bullet"/>
      <w:lvlText w:val=""/>
      <w:lvlJc w:val="left"/>
      <w:pPr>
        <w:ind w:left="7607" w:hanging="360"/>
      </w:pPr>
      <w:rPr>
        <w:rFonts w:ascii="Symbol" w:hAnsi="Symbol" w:hint="default"/>
      </w:rPr>
    </w:lvl>
    <w:lvl w:ilvl="7" w:tplc="04090003" w:tentative="1">
      <w:start w:val="1"/>
      <w:numFmt w:val="bullet"/>
      <w:lvlText w:val="o"/>
      <w:lvlJc w:val="left"/>
      <w:pPr>
        <w:ind w:left="8327" w:hanging="360"/>
      </w:pPr>
      <w:rPr>
        <w:rFonts w:ascii="Courier New" w:hAnsi="Courier New" w:hint="default"/>
      </w:rPr>
    </w:lvl>
    <w:lvl w:ilvl="8" w:tplc="04090005" w:tentative="1">
      <w:start w:val="1"/>
      <w:numFmt w:val="bullet"/>
      <w:lvlText w:val=""/>
      <w:lvlJc w:val="left"/>
      <w:pPr>
        <w:ind w:left="9047" w:hanging="360"/>
      </w:pPr>
      <w:rPr>
        <w:rFonts w:ascii="Wingdings" w:hAnsi="Wingdings" w:hint="default"/>
      </w:rPr>
    </w:lvl>
  </w:abstractNum>
  <w:abstractNum w:abstractNumId="123" w15:restartNumberingAfterBreak="0">
    <w:nsid w:val="7025154D"/>
    <w:multiLevelType w:val="multilevel"/>
    <w:tmpl w:val="FFFFFFFF"/>
    <w:lvl w:ilvl="0">
      <w:start w:val="1"/>
      <w:numFmt w:val="decimal"/>
      <w:lvlText w:val="%1."/>
      <w:lvlJc w:val="left"/>
      <w:pPr>
        <w:ind w:left="1147" w:hanging="360"/>
      </w:pPr>
      <w:rPr>
        <w:rFonts w:ascii="Arial" w:hAnsi="Arial" w:cs="Arial"/>
        <w:b w:val="0"/>
        <w:bCs w:val="0"/>
        <w:i w:val="0"/>
        <w:iCs w:val="0"/>
        <w:spacing w:val="-1"/>
        <w:w w:val="99"/>
        <w:sz w:val="20"/>
        <w:szCs w:val="20"/>
      </w:rPr>
    </w:lvl>
    <w:lvl w:ilvl="1">
      <w:start w:val="1"/>
      <w:numFmt w:val="bullet"/>
      <w:lvlText w:val="•"/>
      <w:lvlJc w:val="left"/>
      <w:pPr>
        <w:ind w:left="720" w:hanging="356"/>
      </w:pPr>
      <w:rPr>
        <w:rFonts w:ascii="Arial" w:hAnsi="Arial" w:hint="default"/>
        <w:b w:val="0"/>
        <w:i w:val="0"/>
        <w:spacing w:val="0"/>
        <w:w w:val="130"/>
        <w:sz w:val="20"/>
      </w:rPr>
    </w:lvl>
    <w:lvl w:ilvl="2">
      <w:numFmt w:val="bullet"/>
      <w:lvlText w:val="ï"/>
      <w:lvlJc w:val="left"/>
      <w:pPr>
        <w:ind w:left="2213" w:hanging="356"/>
      </w:pPr>
    </w:lvl>
    <w:lvl w:ilvl="3">
      <w:numFmt w:val="bullet"/>
      <w:lvlText w:val="ï"/>
      <w:lvlJc w:val="left"/>
      <w:pPr>
        <w:ind w:left="3286" w:hanging="356"/>
      </w:pPr>
    </w:lvl>
    <w:lvl w:ilvl="4">
      <w:numFmt w:val="bullet"/>
      <w:lvlText w:val="ï"/>
      <w:lvlJc w:val="left"/>
      <w:pPr>
        <w:ind w:left="4360" w:hanging="356"/>
      </w:pPr>
    </w:lvl>
    <w:lvl w:ilvl="5">
      <w:numFmt w:val="bullet"/>
      <w:lvlText w:val="ï"/>
      <w:lvlJc w:val="left"/>
      <w:pPr>
        <w:ind w:left="5433" w:hanging="356"/>
      </w:pPr>
    </w:lvl>
    <w:lvl w:ilvl="6">
      <w:numFmt w:val="bullet"/>
      <w:lvlText w:val="ï"/>
      <w:lvlJc w:val="left"/>
      <w:pPr>
        <w:ind w:left="6506" w:hanging="356"/>
      </w:pPr>
    </w:lvl>
    <w:lvl w:ilvl="7">
      <w:numFmt w:val="bullet"/>
      <w:lvlText w:val="ï"/>
      <w:lvlJc w:val="left"/>
      <w:pPr>
        <w:ind w:left="7580" w:hanging="356"/>
      </w:pPr>
    </w:lvl>
    <w:lvl w:ilvl="8">
      <w:numFmt w:val="bullet"/>
      <w:lvlText w:val="ï"/>
      <w:lvlJc w:val="left"/>
      <w:pPr>
        <w:ind w:left="8653" w:hanging="356"/>
      </w:pPr>
    </w:lvl>
  </w:abstractNum>
  <w:abstractNum w:abstractNumId="124" w15:restartNumberingAfterBreak="0">
    <w:nsid w:val="73CC1BE4"/>
    <w:multiLevelType w:val="multilevel"/>
    <w:tmpl w:val="FFFFFFFF"/>
    <w:lvl w:ilvl="0">
      <w:start w:val="1"/>
      <w:numFmt w:val="bullet"/>
      <w:lvlText w:val="•"/>
      <w:lvlJc w:val="left"/>
      <w:pPr>
        <w:ind w:left="799" w:hanging="360"/>
      </w:pPr>
      <w:rPr>
        <w:rFonts w:ascii="Arial" w:hAnsi="Arial" w:hint="default"/>
        <w:b w:val="0"/>
        <w:i w:val="0"/>
        <w:spacing w:val="0"/>
        <w:w w:val="131"/>
        <w:sz w:val="16"/>
      </w:rPr>
    </w:lvl>
    <w:lvl w:ilvl="1">
      <w:numFmt w:val="bullet"/>
      <w:lvlText w:val="ï"/>
      <w:lvlJc w:val="left"/>
      <w:pPr>
        <w:ind w:left="1188" w:hanging="360"/>
      </w:pPr>
    </w:lvl>
    <w:lvl w:ilvl="2">
      <w:numFmt w:val="bullet"/>
      <w:lvlText w:val="ï"/>
      <w:lvlJc w:val="left"/>
      <w:pPr>
        <w:ind w:left="1576" w:hanging="360"/>
      </w:pPr>
    </w:lvl>
    <w:lvl w:ilvl="3">
      <w:numFmt w:val="bullet"/>
      <w:lvlText w:val="ï"/>
      <w:lvlJc w:val="left"/>
      <w:pPr>
        <w:ind w:left="1964" w:hanging="360"/>
      </w:pPr>
    </w:lvl>
    <w:lvl w:ilvl="4">
      <w:numFmt w:val="bullet"/>
      <w:lvlText w:val="ï"/>
      <w:lvlJc w:val="left"/>
      <w:pPr>
        <w:ind w:left="2352" w:hanging="360"/>
      </w:pPr>
    </w:lvl>
    <w:lvl w:ilvl="5">
      <w:numFmt w:val="bullet"/>
      <w:lvlText w:val="ï"/>
      <w:lvlJc w:val="left"/>
      <w:pPr>
        <w:ind w:left="2740" w:hanging="360"/>
      </w:pPr>
    </w:lvl>
    <w:lvl w:ilvl="6">
      <w:numFmt w:val="bullet"/>
      <w:lvlText w:val="ï"/>
      <w:lvlJc w:val="left"/>
      <w:pPr>
        <w:ind w:left="3128" w:hanging="360"/>
      </w:pPr>
    </w:lvl>
    <w:lvl w:ilvl="7">
      <w:numFmt w:val="bullet"/>
      <w:lvlText w:val="ï"/>
      <w:lvlJc w:val="left"/>
      <w:pPr>
        <w:ind w:left="3516" w:hanging="360"/>
      </w:pPr>
    </w:lvl>
    <w:lvl w:ilvl="8">
      <w:numFmt w:val="bullet"/>
      <w:lvlText w:val="ï"/>
      <w:lvlJc w:val="left"/>
      <w:pPr>
        <w:ind w:left="3904" w:hanging="360"/>
      </w:pPr>
    </w:lvl>
  </w:abstractNum>
  <w:abstractNum w:abstractNumId="125" w15:restartNumberingAfterBreak="0">
    <w:nsid w:val="78C32B84"/>
    <w:multiLevelType w:val="multilevel"/>
    <w:tmpl w:val="FFFFFFFF"/>
    <w:lvl w:ilvl="0">
      <w:start w:val="1"/>
      <w:numFmt w:val="bullet"/>
      <w:lvlText w:val=""/>
      <w:lvlJc w:val="left"/>
      <w:pPr>
        <w:ind w:left="1440" w:hanging="449"/>
      </w:pPr>
      <w:rPr>
        <w:rFonts w:ascii="Symbol" w:hAnsi="Symbol" w:hint="default"/>
        <w:b w:val="0"/>
        <w:i w:val="0"/>
        <w:spacing w:val="0"/>
        <w:w w:val="131"/>
        <w:sz w:val="18"/>
      </w:rPr>
    </w:lvl>
    <w:lvl w:ilvl="1">
      <w:numFmt w:val="bullet"/>
      <w:lvlText w:val="ï"/>
      <w:lvlJc w:val="left"/>
      <w:pPr>
        <w:ind w:left="2376" w:hanging="449"/>
      </w:pPr>
    </w:lvl>
    <w:lvl w:ilvl="2">
      <w:numFmt w:val="bullet"/>
      <w:lvlText w:val="ï"/>
      <w:lvlJc w:val="left"/>
      <w:pPr>
        <w:ind w:left="3312" w:hanging="449"/>
      </w:pPr>
    </w:lvl>
    <w:lvl w:ilvl="3">
      <w:numFmt w:val="bullet"/>
      <w:lvlText w:val="ï"/>
      <w:lvlJc w:val="left"/>
      <w:pPr>
        <w:ind w:left="4248" w:hanging="449"/>
      </w:pPr>
    </w:lvl>
    <w:lvl w:ilvl="4">
      <w:numFmt w:val="bullet"/>
      <w:lvlText w:val="ï"/>
      <w:lvlJc w:val="left"/>
      <w:pPr>
        <w:ind w:left="5184" w:hanging="449"/>
      </w:pPr>
    </w:lvl>
    <w:lvl w:ilvl="5">
      <w:numFmt w:val="bullet"/>
      <w:lvlText w:val="ï"/>
      <w:lvlJc w:val="left"/>
      <w:pPr>
        <w:ind w:left="6120" w:hanging="449"/>
      </w:pPr>
    </w:lvl>
    <w:lvl w:ilvl="6">
      <w:numFmt w:val="bullet"/>
      <w:lvlText w:val="ï"/>
      <w:lvlJc w:val="left"/>
      <w:pPr>
        <w:ind w:left="7056" w:hanging="449"/>
      </w:pPr>
    </w:lvl>
    <w:lvl w:ilvl="7">
      <w:numFmt w:val="bullet"/>
      <w:lvlText w:val="ï"/>
      <w:lvlJc w:val="left"/>
      <w:pPr>
        <w:ind w:left="7992" w:hanging="449"/>
      </w:pPr>
    </w:lvl>
    <w:lvl w:ilvl="8">
      <w:numFmt w:val="bullet"/>
      <w:lvlText w:val="ï"/>
      <w:lvlJc w:val="left"/>
      <w:pPr>
        <w:ind w:left="8928" w:hanging="449"/>
      </w:pPr>
    </w:lvl>
  </w:abstractNum>
  <w:abstractNum w:abstractNumId="126" w15:restartNumberingAfterBreak="0">
    <w:nsid w:val="7C423EFA"/>
    <w:multiLevelType w:val="multilevel"/>
    <w:tmpl w:val="FFFFFFFF"/>
    <w:lvl w:ilvl="0">
      <w:start w:val="1"/>
      <w:numFmt w:val="bullet"/>
      <w:lvlText w:val="•"/>
      <w:lvlJc w:val="left"/>
      <w:pPr>
        <w:ind w:left="799" w:hanging="360"/>
      </w:pPr>
      <w:rPr>
        <w:rFonts w:ascii="Arial" w:hAnsi="Arial" w:hint="default"/>
        <w:b w:val="0"/>
        <w:i w:val="0"/>
        <w:spacing w:val="0"/>
        <w:w w:val="131"/>
        <w:sz w:val="16"/>
      </w:rPr>
    </w:lvl>
    <w:lvl w:ilvl="1">
      <w:numFmt w:val="bullet"/>
      <w:lvlText w:val="ï"/>
      <w:lvlJc w:val="left"/>
      <w:pPr>
        <w:ind w:left="1187" w:hanging="360"/>
      </w:pPr>
    </w:lvl>
    <w:lvl w:ilvl="2">
      <w:numFmt w:val="bullet"/>
      <w:lvlText w:val="ï"/>
      <w:lvlJc w:val="left"/>
      <w:pPr>
        <w:ind w:left="1575" w:hanging="360"/>
      </w:pPr>
    </w:lvl>
    <w:lvl w:ilvl="3">
      <w:numFmt w:val="bullet"/>
      <w:lvlText w:val="ï"/>
      <w:lvlJc w:val="left"/>
      <w:pPr>
        <w:ind w:left="1962" w:hanging="360"/>
      </w:pPr>
    </w:lvl>
    <w:lvl w:ilvl="4">
      <w:numFmt w:val="bullet"/>
      <w:lvlText w:val="ï"/>
      <w:lvlJc w:val="left"/>
      <w:pPr>
        <w:ind w:left="2350" w:hanging="360"/>
      </w:pPr>
    </w:lvl>
    <w:lvl w:ilvl="5">
      <w:numFmt w:val="bullet"/>
      <w:lvlText w:val="ï"/>
      <w:lvlJc w:val="left"/>
      <w:pPr>
        <w:ind w:left="2737" w:hanging="360"/>
      </w:pPr>
    </w:lvl>
    <w:lvl w:ilvl="6">
      <w:numFmt w:val="bullet"/>
      <w:lvlText w:val="ï"/>
      <w:lvlJc w:val="left"/>
      <w:pPr>
        <w:ind w:left="3125" w:hanging="360"/>
      </w:pPr>
    </w:lvl>
    <w:lvl w:ilvl="7">
      <w:numFmt w:val="bullet"/>
      <w:lvlText w:val="ï"/>
      <w:lvlJc w:val="left"/>
      <w:pPr>
        <w:ind w:left="3512" w:hanging="360"/>
      </w:pPr>
    </w:lvl>
    <w:lvl w:ilvl="8">
      <w:numFmt w:val="bullet"/>
      <w:lvlText w:val="ï"/>
      <w:lvlJc w:val="left"/>
      <w:pPr>
        <w:ind w:left="3900" w:hanging="360"/>
      </w:pPr>
    </w:lvl>
  </w:abstractNum>
  <w:abstractNum w:abstractNumId="127" w15:restartNumberingAfterBreak="0">
    <w:nsid w:val="7DAD1F74"/>
    <w:multiLevelType w:val="multilevel"/>
    <w:tmpl w:val="FFFFFFFF"/>
    <w:lvl w:ilvl="0">
      <w:start w:val="1"/>
      <w:numFmt w:val="decimal"/>
      <w:lvlText w:val="%1."/>
      <w:lvlJc w:val="left"/>
      <w:pPr>
        <w:ind w:left="1440" w:hanging="720"/>
      </w:pPr>
      <w:rPr>
        <w:rFonts w:ascii="Arial" w:hAnsi="Arial" w:cs="Arial"/>
        <w:b/>
        <w:bCs/>
        <w:i w:val="0"/>
        <w:iCs w:val="0"/>
        <w:spacing w:val="-1"/>
        <w:w w:val="99"/>
        <w:sz w:val="20"/>
        <w:szCs w:val="20"/>
      </w:rPr>
    </w:lvl>
    <w:lvl w:ilvl="1">
      <w:start w:val="1"/>
      <w:numFmt w:val="bullet"/>
      <w:lvlText w:val="•"/>
      <w:lvlJc w:val="left"/>
      <w:pPr>
        <w:ind w:left="2160" w:hanging="720"/>
      </w:pPr>
      <w:rPr>
        <w:rFonts w:ascii="Arial" w:hAnsi="Arial" w:hint="default"/>
        <w:b w:val="0"/>
        <w:i w:val="0"/>
        <w:spacing w:val="0"/>
        <w:w w:val="130"/>
        <w:sz w:val="20"/>
      </w:rPr>
    </w:lvl>
    <w:lvl w:ilvl="2">
      <w:numFmt w:val="bullet"/>
      <w:lvlText w:val="ï"/>
      <w:lvlJc w:val="left"/>
      <w:pPr>
        <w:ind w:left="3120" w:hanging="720"/>
      </w:pPr>
    </w:lvl>
    <w:lvl w:ilvl="3">
      <w:numFmt w:val="bullet"/>
      <w:lvlText w:val="ï"/>
      <w:lvlJc w:val="left"/>
      <w:pPr>
        <w:ind w:left="4080" w:hanging="720"/>
      </w:pPr>
    </w:lvl>
    <w:lvl w:ilvl="4">
      <w:numFmt w:val="bullet"/>
      <w:lvlText w:val="ï"/>
      <w:lvlJc w:val="left"/>
      <w:pPr>
        <w:ind w:left="5040" w:hanging="720"/>
      </w:pPr>
    </w:lvl>
    <w:lvl w:ilvl="5">
      <w:numFmt w:val="bullet"/>
      <w:lvlText w:val="ï"/>
      <w:lvlJc w:val="left"/>
      <w:pPr>
        <w:ind w:left="6000" w:hanging="720"/>
      </w:pPr>
    </w:lvl>
    <w:lvl w:ilvl="6">
      <w:numFmt w:val="bullet"/>
      <w:lvlText w:val="ï"/>
      <w:lvlJc w:val="left"/>
      <w:pPr>
        <w:ind w:left="6960" w:hanging="720"/>
      </w:pPr>
    </w:lvl>
    <w:lvl w:ilvl="7">
      <w:numFmt w:val="bullet"/>
      <w:lvlText w:val="ï"/>
      <w:lvlJc w:val="left"/>
      <w:pPr>
        <w:ind w:left="7920" w:hanging="720"/>
      </w:pPr>
    </w:lvl>
    <w:lvl w:ilvl="8">
      <w:numFmt w:val="bullet"/>
      <w:lvlText w:val="ï"/>
      <w:lvlJc w:val="left"/>
      <w:pPr>
        <w:ind w:left="8880" w:hanging="720"/>
      </w:pPr>
    </w:lvl>
  </w:abstractNum>
  <w:num w:numId="1" w16cid:durableId="318459980">
    <w:abstractNumId w:val="109"/>
  </w:num>
  <w:num w:numId="2" w16cid:durableId="711081431">
    <w:abstractNumId w:val="108"/>
  </w:num>
  <w:num w:numId="3" w16cid:durableId="666597590">
    <w:abstractNumId w:val="107"/>
  </w:num>
  <w:num w:numId="4" w16cid:durableId="1792624922">
    <w:abstractNumId w:val="106"/>
  </w:num>
  <w:num w:numId="5" w16cid:durableId="624773825">
    <w:abstractNumId w:val="105"/>
  </w:num>
  <w:num w:numId="6" w16cid:durableId="248002899">
    <w:abstractNumId w:val="104"/>
  </w:num>
  <w:num w:numId="7" w16cid:durableId="1929996353">
    <w:abstractNumId w:val="103"/>
  </w:num>
  <w:num w:numId="8" w16cid:durableId="1651060922">
    <w:abstractNumId w:val="102"/>
  </w:num>
  <w:num w:numId="9" w16cid:durableId="2128085572">
    <w:abstractNumId w:val="101"/>
  </w:num>
  <w:num w:numId="10" w16cid:durableId="664237469">
    <w:abstractNumId w:val="100"/>
  </w:num>
  <w:num w:numId="11" w16cid:durableId="1798255513">
    <w:abstractNumId w:val="99"/>
  </w:num>
  <w:num w:numId="12" w16cid:durableId="713626687">
    <w:abstractNumId w:val="98"/>
  </w:num>
  <w:num w:numId="13" w16cid:durableId="2016377903">
    <w:abstractNumId w:val="97"/>
  </w:num>
  <w:num w:numId="14" w16cid:durableId="1575167767">
    <w:abstractNumId w:val="96"/>
  </w:num>
  <w:num w:numId="15" w16cid:durableId="1250240494">
    <w:abstractNumId w:val="95"/>
  </w:num>
  <w:num w:numId="16" w16cid:durableId="108748733">
    <w:abstractNumId w:val="94"/>
  </w:num>
  <w:num w:numId="17" w16cid:durableId="831258814">
    <w:abstractNumId w:val="93"/>
  </w:num>
  <w:num w:numId="18" w16cid:durableId="867983870">
    <w:abstractNumId w:val="92"/>
  </w:num>
  <w:num w:numId="19" w16cid:durableId="189685662">
    <w:abstractNumId w:val="91"/>
  </w:num>
  <w:num w:numId="20" w16cid:durableId="1785075811">
    <w:abstractNumId w:val="90"/>
  </w:num>
  <w:num w:numId="21" w16cid:durableId="874581220">
    <w:abstractNumId w:val="89"/>
  </w:num>
  <w:num w:numId="22" w16cid:durableId="988703547">
    <w:abstractNumId w:val="88"/>
  </w:num>
  <w:num w:numId="23" w16cid:durableId="131946046">
    <w:abstractNumId w:val="87"/>
  </w:num>
  <w:num w:numId="24" w16cid:durableId="1547134389">
    <w:abstractNumId w:val="86"/>
  </w:num>
  <w:num w:numId="25" w16cid:durableId="681586048">
    <w:abstractNumId w:val="85"/>
  </w:num>
  <w:num w:numId="26" w16cid:durableId="1388139744">
    <w:abstractNumId w:val="84"/>
  </w:num>
  <w:num w:numId="27" w16cid:durableId="1647392452">
    <w:abstractNumId w:val="83"/>
  </w:num>
  <w:num w:numId="28" w16cid:durableId="1160929367">
    <w:abstractNumId w:val="82"/>
  </w:num>
  <w:num w:numId="29" w16cid:durableId="706567511">
    <w:abstractNumId w:val="81"/>
  </w:num>
  <w:num w:numId="30" w16cid:durableId="580412327">
    <w:abstractNumId w:val="80"/>
  </w:num>
  <w:num w:numId="31" w16cid:durableId="1075862183">
    <w:abstractNumId w:val="79"/>
  </w:num>
  <w:num w:numId="32" w16cid:durableId="2085759019">
    <w:abstractNumId w:val="78"/>
  </w:num>
  <w:num w:numId="33" w16cid:durableId="670647895">
    <w:abstractNumId w:val="77"/>
  </w:num>
  <w:num w:numId="34" w16cid:durableId="1161120114">
    <w:abstractNumId w:val="76"/>
  </w:num>
  <w:num w:numId="35" w16cid:durableId="1715228413">
    <w:abstractNumId w:val="75"/>
  </w:num>
  <w:num w:numId="36" w16cid:durableId="186481645">
    <w:abstractNumId w:val="74"/>
  </w:num>
  <w:num w:numId="37" w16cid:durableId="2017882914">
    <w:abstractNumId w:val="73"/>
  </w:num>
  <w:num w:numId="38" w16cid:durableId="859049842">
    <w:abstractNumId w:val="72"/>
  </w:num>
  <w:num w:numId="39" w16cid:durableId="828519728">
    <w:abstractNumId w:val="71"/>
  </w:num>
  <w:num w:numId="40" w16cid:durableId="668867332">
    <w:abstractNumId w:val="70"/>
  </w:num>
  <w:num w:numId="41" w16cid:durableId="771365286">
    <w:abstractNumId w:val="69"/>
  </w:num>
  <w:num w:numId="42" w16cid:durableId="522941001">
    <w:abstractNumId w:val="68"/>
  </w:num>
  <w:num w:numId="43" w16cid:durableId="762185039">
    <w:abstractNumId w:val="67"/>
  </w:num>
  <w:num w:numId="44" w16cid:durableId="1150251747">
    <w:abstractNumId w:val="66"/>
  </w:num>
  <w:num w:numId="45" w16cid:durableId="1239174204">
    <w:abstractNumId w:val="65"/>
  </w:num>
  <w:num w:numId="46" w16cid:durableId="1556967032">
    <w:abstractNumId w:val="64"/>
  </w:num>
  <w:num w:numId="47" w16cid:durableId="949358355">
    <w:abstractNumId w:val="63"/>
  </w:num>
  <w:num w:numId="48" w16cid:durableId="1893226616">
    <w:abstractNumId w:val="62"/>
  </w:num>
  <w:num w:numId="49" w16cid:durableId="828329302">
    <w:abstractNumId w:val="61"/>
  </w:num>
  <w:num w:numId="50" w16cid:durableId="452408571">
    <w:abstractNumId w:val="60"/>
  </w:num>
  <w:num w:numId="51" w16cid:durableId="1242643981">
    <w:abstractNumId w:val="59"/>
  </w:num>
  <w:num w:numId="52" w16cid:durableId="900095016">
    <w:abstractNumId w:val="58"/>
  </w:num>
  <w:num w:numId="53" w16cid:durableId="641082572">
    <w:abstractNumId w:val="57"/>
  </w:num>
  <w:num w:numId="54" w16cid:durableId="1735734840">
    <w:abstractNumId w:val="56"/>
  </w:num>
  <w:num w:numId="55" w16cid:durableId="1246189804">
    <w:abstractNumId w:val="55"/>
  </w:num>
  <w:num w:numId="56" w16cid:durableId="487134374">
    <w:abstractNumId w:val="54"/>
  </w:num>
  <w:num w:numId="57" w16cid:durableId="1698892709">
    <w:abstractNumId w:val="53"/>
  </w:num>
  <w:num w:numId="58" w16cid:durableId="1671907882">
    <w:abstractNumId w:val="52"/>
  </w:num>
  <w:num w:numId="59" w16cid:durableId="1774933330">
    <w:abstractNumId w:val="51"/>
  </w:num>
  <w:num w:numId="60" w16cid:durableId="1984311089">
    <w:abstractNumId w:val="50"/>
  </w:num>
  <w:num w:numId="61" w16cid:durableId="706568203">
    <w:abstractNumId w:val="49"/>
  </w:num>
  <w:num w:numId="62" w16cid:durableId="1383363620">
    <w:abstractNumId w:val="48"/>
  </w:num>
  <w:num w:numId="63" w16cid:durableId="1218591854">
    <w:abstractNumId w:val="47"/>
  </w:num>
  <w:num w:numId="64" w16cid:durableId="423378459">
    <w:abstractNumId w:val="46"/>
  </w:num>
  <w:num w:numId="65" w16cid:durableId="1373845216">
    <w:abstractNumId w:val="45"/>
  </w:num>
  <w:num w:numId="66" w16cid:durableId="2131849868">
    <w:abstractNumId w:val="44"/>
  </w:num>
  <w:num w:numId="67" w16cid:durableId="906453151">
    <w:abstractNumId w:val="43"/>
  </w:num>
  <w:num w:numId="68" w16cid:durableId="2099596673">
    <w:abstractNumId w:val="42"/>
  </w:num>
  <w:num w:numId="69" w16cid:durableId="42215414">
    <w:abstractNumId w:val="41"/>
  </w:num>
  <w:num w:numId="70" w16cid:durableId="881594117">
    <w:abstractNumId w:val="40"/>
  </w:num>
  <w:num w:numId="71" w16cid:durableId="1636831418">
    <w:abstractNumId w:val="39"/>
  </w:num>
  <w:num w:numId="72" w16cid:durableId="1659535053">
    <w:abstractNumId w:val="38"/>
  </w:num>
  <w:num w:numId="73" w16cid:durableId="1695960561">
    <w:abstractNumId w:val="37"/>
  </w:num>
  <w:num w:numId="74" w16cid:durableId="1578704864">
    <w:abstractNumId w:val="36"/>
  </w:num>
  <w:num w:numId="75" w16cid:durableId="41831571">
    <w:abstractNumId w:val="35"/>
  </w:num>
  <w:num w:numId="76" w16cid:durableId="1643735212">
    <w:abstractNumId w:val="34"/>
  </w:num>
  <w:num w:numId="77" w16cid:durableId="1318147786">
    <w:abstractNumId w:val="33"/>
  </w:num>
  <w:num w:numId="78" w16cid:durableId="986668035">
    <w:abstractNumId w:val="32"/>
  </w:num>
  <w:num w:numId="79" w16cid:durableId="773013117">
    <w:abstractNumId w:val="31"/>
  </w:num>
  <w:num w:numId="80" w16cid:durableId="1925188390">
    <w:abstractNumId w:val="30"/>
  </w:num>
  <w:num w:numId="81" w16cid:durableId="1876574572">
    <w:abstractNumId w:val="29"/>
  </w:num>
  <w:num w:numId="82" w16cid:durableId="395204780">
    <w:abstractNumId w:val="28"/>
  </w:num>
  <w:num w:numId="83" w16cid:durableId="173496087">
    <w:abstractNumId w:val="27"/>
  </w:num>
  <w:num w:numId="84" w16cid:durableId="1345860411">
    <w:abstractNumId w:val="26"/>
  </w:num>
  <w:num w:numId="85" w16cid:durableId="634793853">
    <w:abstractNumId w:val="25"/>
  </w:num>
  <w:num w:numId="86" w16cid:durableId="339937333">
    <w:abstractNumId w:val="24"/>
  </w:num>
  <w:num w:numId="87" w16cid:durableId="122777610">
    <w:abstractNumId w:val="23"/>
  </w:num>
  <w:num w:numId="88" w16cid:durableId="2030720936">
    <w:abstractNumId w:val="22"/>
  </w:num>
  <w:num w:numId="89" w16cid:durableId="472793607">
    <w:abstractNumId w:val="21"/>
  </w:num>
  <w:num w:numId="90" w16cid:durableId="1359969871">
    <w:abstractNumId w:val="20"/>
  </w:num>
  <w:num w:numId="91" w16cid:durableId="2111512124">
    <w:abstractNumId w:val="19"/>
  </w:num>
  <w:num w:numId="92" w16cid:durableId="564802072">
    <w:abstractNumId w:val="18"/>
  </w:num>
  <w:num w:numId="93" w16cid:durableId="303508438">
    <w:abstractNumId w:val="17"/>
  </w:num>
  <w:num w:numId="94" w16cid:durableId="1569148529">
    <w:abstractNumId w:val="16"/>
  </w:num>
  <w:num w:numId="95" w16cid:durableId="85151716">
    <w:abstractNumId w:val="15"/>
  </w:num>
  <w:num w:numId="96" w16cid:durableId="411506872">
    <w:abstractNumId w:val="14"/>
  </w:num>
  <w:num w:numId="97" w16cid:durableId="283271176">
    <w:abstractNumId w:val="13"/>
  </w:num>
  <w:num w:numId="98" w16cid:durableId="1256868035">
    <w:abstractNumId w:val="12"/>
  </w:num>
  <w:num w:numId="99" w16cid:durableId="361245180">
    <w:abstractNumId w:val="11"/>
  </w:num>
  <w:num w:numId="100" w16cid:durableId="1691301498">
    <w:abstractNumId w:val="10"/>
  </w:num>
  <w:num w:numId="101" w16cid:durableId="808784781">
    <w:abstractNumId w:val="9"/>
  </w:num>
  <w:num w:numId="102" w16cid:durableId="999230225">
    <w:abstractNumId w:val="8"/>
  </w:num>
  <w:num w:numId="103" w16cid:durableId="1118911712">
    <w:abstractNumId w:val="7"/>
  </w:num>
  <w:num w:numId="104" w16cid:durableId="533621720">
    <w:abstractNumId w:val="6"/>
  </w:num>
  <w:num w:numId="105" w16cid:durableId="458231583">
    <w:abstractNumId w:val="5"/>
  </w:num>
  <w:num w:numId="106" w16cid:durableId="1355882283">
    <w:abstractNumId w:val="4"/>
  </w:num>
  <w:num w:numId="107" w16cid:durableId="1662850258">
    <w:abstractNumId w:val="3"/>
  </w:num>
  <w:num w:numId="108" w16cid:durableId="2146770496">
    <w:abstractNumId w:val="2"/>
  </w:num>
  <w:num w:numId="109" w16cid:durableId="1202547521">
    <w:abstractNumId w:val="1"/>
  </w:num>
  <w:num w:numId="110" w16cid:durableId="1992950817">
    <w:abstractNumId w:val="0"/>
  </w:num>
  <w:num w:numId="111" w16cid:durableId="109591063">
    <w:abstractNumId w:val="125"/>
  </w:num>
  <w:num w:numId="112" w16cid:durableId="1112553436">
    <w:abstractNumId w:val="113"/>
  </w:num>
  <w:num w:numId="113" w16cid:durableId="826748084">
    <w:abstractNumId w:val="127"/>
  </w:num>
  <w:num w:numId="114" w16cid:durableId="815609653">
    <w:abstractNumId w:val="123"/>
  </w:num>
  <w:num w:numId="115" w16cid:durableId="537819683">
    <w:abstractNumId w:val="119"/>
  </w:num>
  <w:num w:numId="116" w16cid:durableId="1858349425">
    <w:abstractNumId w:val="110"/>
  </w:num>
  <w:num w:numId="117" w16cid:durableId="532812091">
    <w:abstractNumId w:val="118"/>
  </w:num>
  <w:num w:numId="118" w16cid:durableId="942567051">
    <w:abstractNumId w:val="111"/>
  </w:num>
  <w:num w:numId="119" w16cid:durableId="261185397">
    <w:abstractNumId w:val="120"/>
  </w:num>
  <w:num w:numId="120" w16cid:durableId="1328241470">
    <w:abstractNumId w:val="121"/>
  </w:num>
  <w:num w:numId="121" w16cid:durableId="660424991">
    <w:abstractNumId w:val="112"/>
  </w:num>
  <w:num w:numId="122" w16cid:durableId="1953780033">
    <w:abstractNumId w:val="114"/>
  </w:num>
  <w:num w:numId="123" w16cid:durableId="1660382827">
    <w:abstractNumId w:val="124"/>
  </w:num>
  <w:num w:numId="124" w16cid:durableId="1566716610">
    <w:abstractNumId w:val="117"/>
  </w:num>
  <w:num w:numId="125" w16cid:durableId="141165755">
    <w:abstractNumId w:val="115"/>
  </w:num>
  <w:num w:numId="126" w16cid:durableId="676420502">
    <w:abstractNumId w:val="126"/>
  </w:num>
  <w:num w:numId="127" w16cid:durableId="1634485368">
    <w:abstractNumId w:val="116"/>
  </w:num>
  <w:num w:numId="128" w16cid:durableId="1798066365">
    <w:abstractNumId w:val="122"/>
  </w:num>
  <w:numIdMacAtCleanup w:val="1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bordersDoNotSurroundHeader/>
  <w:bordersDoNotSurroundFooter/>
  <w:proofState w:spelling="clean"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BF"/>
    <w:rsid w:val="00060E77"/>
    <w:rsid w:val="00065943"/>
    <w:rsid w:val="000817E3"/>
    <w:rsid w:val="000B1E22"/>
    <w:rsid w:val="000D5503"/>
    <w:rsid w:val="000E4C09"/>
    <w:rsid w:val="001156AC"/>
    <w:rsid w:val="00153E8E"/>
    <w:rsid w:val="00167C66"/>
    <w:rsid w:val="00190C79"/>
    <w:rsid w:val="001C4024"/>
    <w:rsid w:val="00206E92"/>
    <w:rsid w:val="00240D2F"/>
    <w:rsid w:val="002449D9"/>
    <w:rsid w:val="00294D56"/>
    <w:rsid w:val="002B6FF3"/>
    <w:rsid w:val="003017BE"/>
    <w:rsid w:val="00301AB5"/>
    <w:rsid w:val="00313B7E"/>
    <w:rsid w:val="00321E09"/>
    <w:rsid w:val="00381D54"/>
    <w:rsid w:val="003D3AA8"/>
    <w:rsid w:val="00404CEA"/>
    <w:rsid w:val="00410456"/>
    <w:rsid w:val="00410A27"/>
    <w:rsid w:val="00414B54"/>
    <w:rsid w:val="00423591"/>
    <w:rsid w:val="004779CD"/>
    <w:rsid w:val="00477A24"/>
    <w:rsid w:val="004A6BB4"/>
    <w:rsid w:val="004C37A4"/>
    <w:rsid w:val="004D0E1B"/>
    <w:rsid w:val="00533EC2"/>
    <w:rsid w:val="00555D6E"/>
    <w:rsid w:val="005F6B0F"/>
    <w:rsid w:val="00600252"/>
    <w:rsid w:val="006544F5"/>
    <w:rsid w:val="00667D31"/>
    <w:rsid w:val="006721CE"/>
    <w:rsid w:val="0067548F"/>
    <w:rsid w:val="00686B9B"/>
    <w:rsid w:val="00686D26"/>
    <w:rsid w:val="00687BBF"/>
    <w:rsid w:val="00690989"/>
    <w:rsid w:val="00696E1A"/>
    <w:rsid w:val="006A4424"/>
    <w:rsid w:val="006B0EC8"/>
    <w:rsid w:val="006B5B59"/>
    <w:rsid w:val="006C54C2"/>
    <w:rsid w:val="00701C4C"/>
    <w:rsid w:val="0071123C"/>
    <w:rsid w:val="0078238A"/>
    <w:rsid w:val="007847BD"/>
    <w:rsid w:val="00791325"/>
    <w:rsid w:val="007A731B"/>
    <w:rsid w:val="007C732E"/>
    <w:rsid w:val="0080455C"/>
    <w:rsid w:val="008909BC"/>
    <w:rsid w:val="008920ED"/>
    <w:rsid w:val="008C0853"/>
    <w:rsid w:val="008D42ED"/>
    <w:rsid w:val="009131B6"/>
    <w:rsid w:val="00944AE5"/>
    <w:rsid w:val="009A6881"/>
    <w:rsid w:val="009B64E3"/>
    <w:rsid w:val="009F67C1"/>
    <w:rsid w:val="00A269D4"/>
    <w:rsid w:val="00A70910"/>
    <w:rsid w:val="00B13BD1"/>
    <w:rsid w:val="00B30279"/>
    <w:rsid w:val="00B41748"/>
    <w:rsid w:val="00B61E46"/>
    <w:rsid w:val="00B975D8"/>
    <w:rsid w:val="00BA034E"/>
    <w:rsid w:val="00BB2F26"/>
    <w:rsid w:val="00BC2D8A"/>
    <w:rsid w:val="00BD15DB"/>
    <w:rsid w:val="00C811EF"/>
    <w:rsid w:val="00CB5590"/>
    <w:rsid w:val="00CE2948"/>
    <w:rsid w:val="00CF4723"/>
    <w:rsid w:val="00D00284"/>
    <w:rsid w:val="00D23823"/>
    <w:rsid w:val="00D306B4"/>
    <w:rsid w:val="00D31982"/>
    <w:rsid w:val="00D4533A"/>
    <w:rsid w:val="00D933B0"/>
    <w:rsid w:val="00DB37EF"/>
    <w:rsid w:val="00DC43F5"/>
    <w:rsid w:val="00DD774D"/>
    <w:rsid w:val="00E112CC"/>
    <w:rsid w:val="00E13BC6"/>
    <w:rsid w:val="00E24437"/>
    <w:rsid w:val="00E43AE1"/>
    <w:rsid w:val="00E6293F"/>
    <w:rsid w:val="00E82A76"/>
    <w:rsid w:val="00EB2233"/>
    <w:rsid w:val="00ED1E15"/>
    <w:rsid w:val="00ED2FEC"/>
    <w:rsid w:val="00F11C91"/>
    <w:rsid w:val="00F31D08"/>
    <w:rsid w:val="00F6163C"/>
    <w:rsid w:val="00F617A6"/>
    <w:rsid w:val="00FE272E"/>
    <w:rsid w:val="00FE2918"/>
    <w:rsid w:val="00FE64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45CBE1"/>
  <w14:defaultImageDpi w14:val="0"/>
  <w15:docId w15:val="{ECCEC172-F416-5F45-BC06-14B5FF0C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kern w:val="0"/>
      <w:sz w:val="22"/>
      <w:szCs w:val="22"/>
      <w:lang w:val="en-US"/>
    </w:rPr>
  </w:style>
  <w:style w:type="paragraph" w:styleId="Heading1">
    <w:name w:val="heading 1"/>
    <w:basedOn w:val="Normal"/>
    <w:next w:val="Normal"/>
    <w:link w:val="Heading1Char"/>
    <w:uiPriority w:val="1"/>
    <w:qFormat/>
    <w:pPr>
      <w:spacing w:before="1"/>
      <w:jc w:val="center"/>
      <w:outlineLvl w:val="0"/>
    </w:pPr>
    <w:rPr>
      <w:b/>
      <w:bCs/>
      <w:sz w:val="36"/>
      <w:szCs w:val="36"/>
    </w:rPr>
  </w:style>
  <w:style w:type="paragraph" w:styleId="Heading2">
    <w:name w:val="heading 2"/>
    <w:basedOn w:val="Normal"/>
    <w:next w:val="Normal"/>
    <w:link w:val="Heading2Char"/>
    <w:uiPriority w:val="1"/>
    <w:qFormat/>
    <w:pPr>
      <w:ind w:right="2"/>
      <w:jc w:val="center"/>
      <w:outlineLvl w:val="1"/>
    </w:pPr>
    <w:rPr>
      <w:b/>
      <w:bCs/>
      <w:sz w:val="32"/>
      <w:szCs w:val="32"/>
      <w:u w:val="single"/>
    </w:rPr>
  </w:style>
  <w:style w:type="paragraph" w:styleId="Heading3">
    <w:name w:val="heading 3"/>
    <w:basedOn w:val="Normal"/>
    <w:next w:val="Normal"/>
    <w:link w:val="Heading3Char"/>
    <w:uiPriority w:val="1"/>
    <w:qFormat/>
    <w:pPr>
      <w:spacing w:before="1"/>
      <w:ind w:left="1735" w:right="1735"/>
      <w:jc w:val="center"/>
      <w:outlineLvl w:val="2"/>
    </w:pPr>
    <w:rPr>
      <w:b/>
      <w:bCs/>
      <w:sz w:val="24"/>
      <w:szCs w:val="24"/>
    </w:rPr>
  </w:style>
  <w:style w:type="paragraph" w:styleId="Heading4">
    <w:name w:val="heading 4"/>
    <w:basedOn w:val="Normal"/>
    <w:next w:val="Normal"/>
    <w:link w:val="Heading4Char"/>
    <w:uiPriority w:val="1"/>
    <w:qFormat/>
    <w:pPr>
      <w:jc w:val="center"/>
      <w:outlineLvl w:val="3"/>
    </w:pPr>
    <w:rPr>
      <w:b/>
      <w:bCs/>
      <w:sz w:val="24"/>
      <w:szCs w:val="24"/>
    </w:rPr>
  </w:style>
  <w:style w:type="paragraph" w:styleId="Heading5">
    <w:name w:val="heading 5"/>
    <w:basedOn w:val="Normal"/>
    <w:next w:val="Normal"/>
    <w:link w:val="Heading5Char"/>
    <w:uiPriority w:val="1"/>
    <w:qFormat/>
    <w:pPr>
      <w:jc w:val="center"/>
      <w:outlineLvl w:val="4"/>
    </w:pPr>
    <w:rPr>
      <w:b/>
      <w:bCs/>
    </w:rPr>
  </w:style>
  <w:style w:type="paragraph" w:styleId="Heading6">
    <w:name w:val="heading 6"/>
    <w:basedOn w:val="Normal"/>
    <w:next w:val="Normal"/>
    <w:link w:val="Heading6Char"/>
    <w:uiPriority w:val="1"/>
    <w:qFormat/>
    <w:pPr>
      <w:spacing w:before="20"/>
      <w:ind w:left="20"/>
      <w:outlineLvl w:val="5"/>
    </w:pPr>
    <w:rPr>
      <w:rFonts w:ascii="Arial Narrow" w:hAnsi="Arial Narrow" w:cs="Arial Narrow"/>
    </w:rPr>
  </w:style>
  <w:style w:type="paragraph" w:styleId="Heading7">
    <w:name w:val="heading 7"/>
    <w:basedOn w:val="Normal"/>
    <w:next w:val="Normal"/>
    <w:link w:val="Heading7Char"/>
    <w:uiPriority w:val="1"/>
    <w:qFormat/>
    <w:pPr>
      <w:jc w:val="center"/>
      <w:outlineLvl w:val="6"/>
    </w:pPr>
    <w:rPr>
      <w:b/>
      <w:bCs/>
      <w:sz w:val="20"/>
      <w:szCs w:val="20"/>
    </w:rPr>
  </w:style>
  <w:style w:type="paragraph" w:styleId="Heading8">
    <w:name w:val="heading 8"/>
    <w:basedOn w:val="Normal"/>
    <w:next w:val="Normal"/>
    <w:link w:val="Heading8Char"/>
    <w:uiPriority w:val="1"/>
    <w:qFormat/>
    <w:pPr>
      <w:ind w:left="720"/>
      <w:outlineLvl w:val="7"/>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US" w:eastAsia="x-none"/>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kern w:val="0"/>
      <w:sz w:val="28"/>
      <w:szCs w:val="28"/>
      <w:lang w:val="en-US" w:eastAsia="x-none"/>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kern w:val="0"/>
      <w:sz w:val="26"/>
      <w:szCs w:val="26"/>
      <w:lang w:val="en-US" w:eastAsia="x-none"/>
    </w:rPr>
  </w:style>
  <w:style w:type="character" w:customStyle="1" w:styleId="Heading4Char">
    <w:name w:val="Heading 4 Char"/>
    <w:basedOn w:val="DefaultParagraphFont"/>
    <w:link w:val="Heading4"/>
    <w:uiPriority w:val="9"/>
    <w:semiHidden/>
    <w:locked/>
    <w:rPr>
      <w:rFonts w:cs="Times New Roman"/>
      <w:b/>
      <w:bCs/>
      <w:kern w:val="0"/>
      <w:sz w:val="28"/>
      <w:szCs w:val="28"/>
      <w:lang w:val="en-US" w:eastAsia="x-none"/>
    </w:rPr>
  </w:style>
  <w:style w:type="character" w:customStyle="1" w:styleId="Heading5Char">
    <w:name w:val="Heading 5 Char"/>
    <w:basedOn w:val="DefaultParagraphFont"/>
    <w:link w:val="Heading5"/>
    <w:uiPriority w:val="9"/>
    <w:semiHidden/>
    <w:locked/>
    <w:rPr>
      <w:rFonts w:cs="Times New Roman"/>
      <w:b/>
      <w:bCs/>
      <w:i/>
      <w:iCs/>
      <w:kern w:val="0"/>
      <w:sz w:val="26"/>
      <w:szCs w:val="26"/>
      <w:lang w:val="en-US" w:eastAsia="x-none"/>
    </w:rPr>
  </w:style>
  <w:style w:type="character" w:customStyle="1" w:styleId="Heading6Char">
    <w:name w:val="Heading 6 Char"/>
    <w:basedOn w:val="DefaultParagraphFont"/>
    <w:link w:val="Heading6"/>
    <w:uiPriority w:val="9"/>
    <w:semiHidden/>
    <w:locked/>
    <w:rPr>
      <w:rFonts w:cs="Times New Roman"/>
      <w:b/>
      <w:bCs/>
      <w:kern w:val="0"/>
      <w:sz w:val="22"/>
      <w:szCs w:val="22"/>
      <w:lang w:val="en-US" w:eastAsia="x-none"/>
    </w:rPr>
  </w:style>
  <w:style w:type="character" w:customStyle="1" w:styleId="Heading7Char">
    <w:name w:val="Heading 7 Char"/>
    <w:basedOn w:val="DefaultParagraphFont"/>
    <w:link w:val="Heading7"/>
    <w:uiPriority w:val="9"/>
    <w:semiHidden/>
    <w:locked/>
    <w:rPr>
      <w:rFonts w:cs="Times New Roman"/>
      <w:kern w:val="0"/>
      <w:lang w:val="en-US" w:eastAsia="x-none"/>
    </w:rPr>
  </w:style>
  <w:style w:type="character" w:customStyle="1" w:styleId="Heading8Char">
    <w:name w:val="Heading 8 Char"/>
    <w:basedOn w:val="DefaultParagraphFont"/>
    <w:link w:val="Heading8"/>
    <w:uiPriority w:val="9"/>
    <w:semiHidden/>
    <w:locked/>
    <w:rPr>
      <w:rFonts w:cs="Times New Roman"/>
      <w:i/>
      <w:iCs/>
      <w:kern w:val="0"/>
      <w:lang w:val="en-US" w:eastAsia="x-none"/>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locked/>
    <w:rPr>
      <w:rFonts w:ascii="Arial" w:hAnsi="Arial" w:cs="Arial"/>
      <w:kern w:val="0"/>
      <w:sz w:val="22"/>
      <w:szCs w:val="22"/>
      <w:lang w:val="en-US" w:eastAsia="x-none"/>
    </w:rPr>
  </w:style>
  <w:style w:type="paragraph" w:styleId="ListParagraph">
    <w:name w:val="List Paragraph"/>
    <w:basedOn w:val="Normal"/>
    <w:uiPriority w:val="1"/>
    <w:qFormat/>
    <w:pPr>
      <w:ind w:left="2212" w:hanging="567"/>
      <w:jc w:val="both"/>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701C4C"/>
    <w:pPr>
      <w:tabs>
        <w:tab w:val="center" w:pos="4680"/>
        <w:tab w:val="right" w:pos="9360"/>
      </w:tabs>
    </w:pPr>
  </w:style>
  <w:style w:type="character" w:customStyle="1" w:styleId="HeaderChar">
    <w:name w:val="Header Char"/>
    <w:basedOn w:val="DefaultParagraphFont"/>
    <w:link w:val="Header"/>
    <w:uiPriority w:val="99"/>
    <w:locked/>
    <w:rsid w:val="00701C4C"/>
    <w:rPr>
      <w:rFonts w:ascii="Arial" w:hAnsi="Arial" w:cs="Arial"/>
      <w:kern w:val="0"/>
      <w:sz w:val="22"/>
      <w:szCs w:val="22"/>
      <w:lang w:val="en-US" w:eastAsia="x-none"/>
    </w:rPr>
  </w:style>
  <w:style w:type="paragraph" w:styleId="Footer">
    <w:name w:val="footer"/>
    <w:basedOn w:val="Normal"/>
    <w:link w:val="FooterChar"/>
    <w:uiPriority w:val="99"/>
    <w:unhideWhenUsed/>
    <w:rsid w:val="00701C4C"/>
    <w:pPr>
      <w:tabs>
        <w:tab w:val="center" w:pos="4680"/>
        <w:tab w:val="right" w:pos="9360"/>
      </w:tabs>
    </w:pPr>
  </w:style>
  <w:style w:type="character" w:customStyle="1" w:styleId="FooterChar">
    <w:name w:val="Footer Char"/>
    <w:basedOn w:val="DefaultParagraphFont"/>
    <w:link w:val="Footer"/>
    <w:uiPriority w:val="99"/>
    <w:locked/>
    <w:rsid w:val="00701C4C"/>
    <w:rPr>
      <w:rFonts w:ascii="Arial" w:hAnsi="Arial" w:cs="Arial"/>
      <w:kern w:val="0"/>
      <w:sz w:val="22"/>
      <w:szCs w:val="22"/>
      <w:lang w:val="en-US" w:eastAsia="x-none"/>
    </w:rPr>
  </w:style>
  <w:style w:type="character" w:styleId="CommentReference">
    <w:name w:val="annotation reference"/>
    <w:basedOn w:val="DefaultParagraphFont"/>
    <w:uiPriority w:val="99"/>
    <w:semiHidden/>
    <w:unhideWhenUsed/>
    <w:rsid w:val="00667D31"/>
    <w:rPr>
      <w:rFonts w:cs="Times New Roman"/>
      <w:sz w:val="16"/>
      <w:szCs w:val="16"/>
    </w:rPr>
  </w:style>
  <w:style w:type="paragraph" w:styleId="CommentText">
    <w:name w:val="annotation text"/>
    <w:basedOn w:val="Normal"/>
    <w:link w:val="CommentTextChar"/>
    <w:uiPriority w:val="99"/>
    <w:semiHidden/>
    <w:unhideWhenUsed/>
    <w:rsid w:val="00667D31"/>
    <w:rPr>
      <w:sz w:val="20"/>
      <w:szCs w:val="20"/>
    </w:rPr>
  </w:style>
  <w:style w:type="character" w:customStyle="1" w:styleId="CommentTextChar">
    <w:name w:val="Comment Text Char"/>
    <w:basedOn w:val="DefaultParagraphFont"/>
    <w:link w:val="CommentText"/>
    <w:uiPriority w:val="99"/>
    <w:semiHidden/>
    <w:locked/>
    <w:rsid w:val="00667D31"/>
    <w:rPr>
      <w:rFonts w:ascii="Arial" w:hAnsi="Arial" w:cs="Arial"/>
      <w:kern w:val="0"/>
      <w:sz w:val="20"/>
      <w:szCs w:val="20"/>
      <w:lang w:val="en-US" w:eastAsia="x-none"/>
    </w:rPr>
  </w:style>
  <w:style w:type="paragraph" w:styleId="CommentSubject">
    <w:name w:val="annotation subject"/>
    <w:basedOn w:val="CommentText"/>
    <w:next w:val="CommentText"/>
    <w:link w:val="CommentSubjectChar"/>
    <w:uiPriority w:val="99"/>
    <w:semiHidden/>
    <w:unhideWhenUsed/>
    <w:rsid w:val="00667D31"/>
    <w:rPr>
      <w:b/>
      <w:bCs/>
    </w:rPr>
  </w:style>
  <w:style w:type="character" w:customStyle="1" w:styleId="CommentSubjectChar">
    <w:name w:val="Comment Subject Char"/>
    <w:basedOn w:val="CommentTextChar"/>
    <w:link w:val="CommentSubject"/>
    <w:uiPriority w:val="99"/>
    <w:semiHidden/>
    <w:locked/>
    <w:rsid w:val="00667D31"/>
    <w:rPr>
      <w:rFonts w:ascii="Arial" w:hAnsi="Arial" w:cs="Arial"/>
      <w:b/>
      <w:bCs/>
      <w:kern w:val="0"/>
      <w:sz w:val="20"/>
      <w:szCs w:val="20"/>
      <w:lang w:val="en-US" w:eastAsia="x-none"/>
    </w:rPr>
  </w:style>
  <w:style w:type="paragraph" w:styleId="BalloonText">
    <w:name w:val="Balloon Text"/>
    <w:basedOn w:val="Normal"/>
    <w:link w:val="BalloonTextChar"/>
    <w:uiPriority w:val="99"/>
    <w:semiHidden/>
    <w:unhideWhenUsed/>
    <w:rsid w:val="004A6BB4"/>
    <w:rPr>
      <w:rFonts w:ascii="Segoe UI Symbol" w:hAnsi="Segoe UI Symbol" w:cs="Segoe UI Symbol"/>
      <w:sz w:val="18"/>
      <w:szCs w:val="18"/>
    </w:rPr>
  </w:style>
  <w:style w:type="character" w:customStyle="1" w:styleId="BalloonTextChar">
    <w:name w:val="Balloon Text Char"/>
    <w:basedOn w:val="DefaultParagraphFont"/>
    <w:link w:val="BalloonText"/>
    <w:uiPriority w:val="99"/>
    <w:semiHidden/>
    <w:locked/>
    <w:rsid w:val="004A6BB4"/>
    <w:rPr>
      <w:rFonts w:ascii="Segoe UI Symbol" w:hAnsi="Segoe UI Symbol" w:cs="Segoe UI Symbol"/>
      <w:kern w:val="0"/>
      <w:sz w:val="18"/>
      <w:szCs w:val="18"/>
      <w:lang w:val="x-none" w:eastAsia="en-US"/>
    </w:rPr>
  </w:style>
  <w:style w:type="paragraph" w:styleId="Revision">
    <w:name w:val="Revision"/>
    <w:hidden/>
    <w:uiPriority w:val="99"/>
    <w:semiHidden/>
    <w:rsid w:val="00D00284"/>
    <w:pPr>
      <w:spacing w:after="0" w:line="240" w:lineRule="auto"/>
    </w:pPr>
    <w:rPr>
      <w:rFonts w:ascii="Arial" w:hAnsi="Arial" w:cs="Arial"/>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laws-lois.justice.gc.ca/eng/regulations/SOR-2022-138/" TargetMode="External"/><Relationship Id="rId26" Type="http://schemas.openxmlformats.org/officeDocument/2006/relationships/comments" Target="comments.xml"/><Relationship Id="rId39" Type="http://schemas.openxmlformats.org/officeDocument/2006/relationships/header" Target="header8.xml"/><Relationship Id="rId21" Type="http://schemas.openxmlformats.org/officeDocument/2006/relationships/image" Target="media/image30.png"/><Relationship Id="rId34" Type="http://schemas.openxmlformats.org/officeDocument/2006/relationships/footer" Target="footer4.xml"/><Relationship Id="rId42"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png"/><Relationship Id="rId29" Type="http://schemas.openxmlformats.org/officeDocument/2006/relationships/header" Target="header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oter" Target="footer3.xml"/><Relationship Id="rId37" Type="http://schemas.openxmlformats.org/officeDocument/2006/relationships/header" Target="header7.xml"/><Relationship Id="rId40" Type="http://schemas.openxmlformats.org/officeDocument/2006/relationships/footer" Target="footer7.xml"/><Relationship Id="rId5" Type="http://schemas.openxmlformats.org/officeDocument/2006/relationships/styles" Target="styles.xml"/><Relationship Id="rId15" Type="http://schemas.openxmlformats.org/officeDocument/2006/relationships/image" Target="media/image10.png"/><Relationship Id="rId23" Type="http://schemas.openxmlformats.org/officeDocument/2006/relationships/image" Target="media/image40.png"/><Relationship Id="rId28" Type="http://schemas.microsoft.com/office/2016/09/relationships/commentsIds" Target="commentsIds.xml"/><Relationship Id="rId36" Type="http://schemas.openxmlformats.org/officeDocument/2006/relationships/footer" Target="footer5.xml"/><Relationship Id="rId10" Type="http://schemas.openxmlformats.org/officeDocument/2006/relationships/hyperlink" Target="http://www.safesweat.com/" TargetMode="External"/><Relationship Id="rId19" Type="http://schemas.openxmlformats.org/officeDocument/2006/relationships/hyperlink" Target="http://www.stewardshipmanitoba.org/" TargetMode="External"/><Relationship Id="rId31"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4.png"/><Relationship Id="rId27" Type="http://schemas.microsoft.com/office/2011/relationships/commentsExtended" Target="commentsExtended.xml"/><Relationship Id="rId30" Type="http://schemas.openxmlformats.org/officeDocument/2006/relationships/footer" Target="footer2.xml"/><Relationship Id="rId35" Type="http://schemas.openxmlformats.org/officeDocument/2006/relationships/header" Target="header6.xm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0.png"/><Relationship Id="rId25" Type="http://schemas.openxmlformats.org/officeDocument/2006/relationships/image" Target="media/image6.png"/><Relationship Id="rId33" Type="http://schemas.openxmlformats.org/officeDocument/2006/relationships/header" Target="header5.xml"/><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29528A-C8C9-45EE-B199-F600EA17E401}">
  <ds:schemaRefs>
    <ds:schemaRef ds:uri="http://schemas.microsoft.com/sharepoint/v3/contenttype/forms"/>
  </ds:schemaRefs>
</ds:datastoreItem>
</file>

<file path=customXml/itemProps2.xml><?xml version="1.0" encoding="utf-8"?>
<ds:datastoreItem xmlns:ds="http://schemas.openxmlformats.org/officeDocument/2006/customXml" ds:itemID="{5DDD47A9-A7A1-4868-8574-DC17B5C58466}">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customXml/itemProps3.xml><?xml version="1.0" encoding="utf-8"?>
<ds:datastoreItem xmlns:ds="http://schemas.openxmlformats.org/officeDocument/2006/customXml" ds:itemID="{5B54C828-55A8-4928-ADB5-9287329F5E96}"/>
</file>

<file path=docProps/app.xml><?xml version="1.0" encoding="utf-8"?>
<Properties xmlns="http://schemas.openxmlformats.org/officeDocument/2006/extended-properties" xmlns:vt="http://schemas.openxmlformats.org/officeDocument/2006/docPropsVTypes">
  <Template>Normal.dotm</Template>
  <TotalTime>0</TotalTime>
  <Pages>83</Pages>
  <Words>31028</Words>
  <Characters>166017</Characters>
  <Application>Microsoft Office Word</Application>
  <DocSecurity>0</DocSecurity>
  <Lines>1383</Lines>
  <Paragraphs>393</Paragraphs>
  <ScaleCrop>false</ScaleCrop>
  <Company/>
  <LinksUpToDate>false</LinksUpToDate>
  <CharactersWithSpaces>196652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Adler CFE</dc:creator>
  <cp:keywords/>
  <dc:description/>
  <cp:lastModifiedBy>Matthew Levine</cp:lastModifiedBy>
  <cp:revision>2</cp:revision>
  <dcterms:created xsi:type="dcterms:W3CDTF">2025-06-06T18:02:00Z</dcterms:created>
  <dcterms:modified xsi:type="dcterms:W3CDTF">2025-06-06T18:02:00Z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Creator">
    <vt:lpwstr>Power PDF Create</vt:lpwstr>
  </property>
  <property fmtid="{D5CDD505-2E9C-101B-9397-08002B2CF9AE}" pid="4" name="Producer">
    <vt:lpwstr>PDFKit.NET 12.3.208.0 DMV10</vt:lpwstr>
  </property>
  <property fmtid="{D5CDD505-2E9C-101B-9397-08002B2CF9AE}" pid="5" name="Order">
    <vt:r8>2321100</vt:r8>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xd_Signature">
    <vt:bool>false</vt:bool>
  </property>
  <property fmtid="{D5CDD505-2E9C-101B-9397-08002B2CF9AE}" pid="12" name="xd_ProgID">
    <vt:lpwstr/>
  </property>
  <property fmtid="{D5CDD505-2E9C-101B-9397-08002B2CF9AE}" pid="13" name="TemplateUrl">
    <vt:lpwstr/>
  </property>
</Properties>
</file>