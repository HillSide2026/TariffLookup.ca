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B488" w14:textId="05F96065" w:rsidR="005B0EE9" w:rsidRPr="00243962" w:rsidRDefault="005B0EE9" w:rsidP="00243962">
      <w:pPr>
        <w:pStyle w:val="Heading1"/>
        <w:jc w:val="center"/>
        <w:rPr>
          <w:b/>
          <w:bCs/>
          <w:w w:val="105"/>
          <w:sz w:val="24"/>
          <w:szCs w:val="24"/>
        </w:rPr>
      </w:pPr>
      <w:r w:rsidRPr="00243962">
        <w:rPr>
          <w:b/>
          <w:bCs/>
          <w:w w:val="105"/>
          <w:sz w:val="24"/>
          <w:szCs w:val="24"/>
        </w:rPr>
        <w:t>SCHEDULE B: Amendment Number 1</w:t>
      </w:r>
    </w:p>
    <w:p w14:paraId="575A31D9" w14:textId="77777777" w:rsidR="005B0EE9" w:rsidRDefault="005B0EE9" w:rsidP="005B0EE9">
      <w:pPr>
        <w:rPr>
          <w:b/>
          <w:bCs/>
          <w:w w:val="105"/>
          <w:sz w:val="20"/>
          <w:szCs w:val="20"/>
        </w:rPr>
      </w:pPr>
    </w:p>
    <w:p w14:paraId="05BA3E04" w14:textId="77777777" w:rsidR="005B0EE9" w:rsidRPr="00114891" w:rsidRDefault="005B0EE9" w:rsidP="005B0EE9"/>
    <w:p w14:paraId="5A4B4E4A" w14:textId="77777777" w:rsidR="00576DB1" w:rsidRPr="00336A07" w:rsidRDefault="00576DB1" w:rsidP="00576DB1">
      <w:pPr>
        <w:rPr>
          <w:rStyle w:val="SubtleReference"/>
        </w:rPr>
      </w:pPr>
    </w:p>
    <w:p w14:paraId="4A6A27F1" w14:textId="6F7FEE7B" w:rsidR="005B0EE9" w:rsidRDefault="005B0EE9" w:rsidP="005B0EE9">
      <w:pPr>
        <w:jc w:val="both"/>
        <w:rPr>
          <w:color w:val="212121"/>
          <w:shd w:val="clear" w:color="auto" w:fill="FFFFFF"/>
        </w:rPr>
      </w:pPr>
      <w:r w:rsidRPr="005B0EE9">
        <w:rPr>
          <w:color w:val="212121"/>
          <w:shd w:val="clear" w:color="auto" w:fill="FFFFFF"/>
        </w:rPr>
        <w:t xml:space="preserve">In accordance with s. [number] of the Master License Agreement (“MLA”) dated </w:t>
      </w:r>
      <w:r w:rsidRPr="005B0EE9">
        <w:t xml:space="preserve">25 day of November, 2024 (the “MLA Effective Date”) between STAR 333 SPORTS INC. (referred to in the MLA as ‘‘Star 333 Sports’’ or ‘‘License Holder’’ or “S3” and referred to in this </w:t>
      </w:r>
      <w:r>
        <w:t>“</w:t>
      </w:r>
      <w:r w:rsidRPr="005B0EE9">
        <w:t>Amendment Number 1 as “Star 333</w:t>
      </w:r>
      <w:r w:rsidR="00E43590">
        <w:t xml:space="preserve"> Sports</w:t>
      </w:r>
      <w:r w:rsidRPr="005B0EE9">
        <w:t>”) and CRICKET CANADA (“Cricket Canada”)</w:t>
      </w:r>
      <w:r w:rsidRPr="005B0EE9">
        <w:rPr>
          <w:color w:val="212121"/>
          <w:shd w:val="clear" w:color="auto" w:fill="FFFFFF"/>
        </w:rPr>
        <w:t xml:space="preserve">, and in consideration of the premises and mutual covenants contained herein, the </w:t>
      </w:r>
      <w:r>
        <w:rPr>
          <w:color w:val="212121"/>
          <w:shd w:val="clear" w:color="auto" w:fill="FFFFFF"/>
        </w:rPr>
        <w:t>P</w:t>
      </w:r>
      <w:r w:rsidRPr="005B0EE9">
        <w:rPr>
          <w:color w:val="212121"/>
          <w:shd w:val="clear" w:color="auto" w:fill="FFFFFF"/>
        </w:rPr>
        <w:t xml:space="preserve">arties </w:t>
      </w:r>
      <w:r>
        <w:rPr>
          <w:color w:val="212121"/>
          <w:shd w:val="clear" w:color="auto" w:fill="FFFFFF"/>
        </w:rPr>
        <w:t>hereby enter into this Amendment Number 1 (“Amendment No. 1”).</w:t>
      </w:r>
    </w:p>
    <w:p w14:paraId="0F3AE7F2" w14:textId="77777777" w:rsidR="005B0EE9" w:rsidRDefault="005B0EE9" w:rsidP="005B0EE9">
      <w:pPr>
        <w:jc w:val="both"/>
        <w:rPr>
          <w:color w:val="212121"/>
          <w:shd w:val="clear" w:color="auto" w:fill="FFFFFF"/>
        </w:rPr>
      </w:pPr>
    </w:p>
    <w:p w14:paraId="491F1922" w14:textId="6E985C1D" w:rsidR="005B0EE9" w:rsidRPr="005B0EE9" w:rsidRDefault="005B0EE9" w:rsidP="005B0EE9">
      <w:pPr>
        <w:jc w:val="both"/>
        <w:rPr>
          <w:color w:val="212121"/>
          <w:shd w:val="clear" w:color="auto" w:fill="FFFFFF"/>
        </w:rPr>
      </w:pPr>
      <w:r>
        <w:rPr>
          <w:color w:val="212121"/>
          <w:shd w:val="clear" w:color="auto" w:fill="FFFFFF"/>
        </w:rPr>
        <w:t>Cricket Canada and Star 333</w:t>
      </w:r>
      <w:r w:rsidR="00E43590">
        <w:rPr>
          <w:color w:val="212121"/>
          <w:shd w:val="clear" w:color="auto" w:fill="FFFFFF"/>
        </w:rPr>
        <w:t xml:space="preserve"> Sports </w:t>
      </w:r>
      <w:r w:rsidRPr="005B0EE9">
        <w:rPr>
          <w:rFonts w:eastAsia="Arial"/>
          <w:color w:val="000000"/>
        </w:rPr>
        <w:t>are sometimes individually referred to herein as a "Party" and collectively as the "Parties".</w:t>
      </w:r>
    </w:p>
    <w:p w14:paraId="2A613729" w14:textId="77777777" w:rsidR="005B0EE9" w:rsidRDefault="005B0EE9" w:rsidP="005B0EE9">
      <w:pPr>
        <w:jc w:val="both"/>
        <w:rPr>
          <w:color w:val="212121"/>
          <w:shd w:val="clear" w:color="auto" w:fill="FFFFFF"/>
        </w:rPr>
      </w:pPr>
    </w:p>
    <w:p w14:paraId="1F2DC4B9" w14:textId="77777777" w:rsidR="005B0EE9" w:rsidRPr="007978D8" w:rsidRDefault="005B0EE9" w:rsidP="005B0EE9">
      <w:pPr>
        <w:spacing w:before="200" w:line="300" w:lineRule="atLeast"/>
        <w:jc w:val="both"/>
      </w:pPr>
      <w:r w:rsidRPr="007978D8">
        <w:rPr>
          <w:rFonts w:eastAsia="Arial"/>
          <w:b/>
          <w:color w:val="000000"/>
        </w:rPr>
        <w:t>RECITALS</w:t>
      </w:r>
    </w:p>
    <w:p w14:paraId="39E0A268" w14:textId="791C7B04" w:rsidR="005B0EE9" w:rsidRPr="007978D8" w:rsidRDefault="005B0EE9" w:rsidP="005B0EE9">
      <w:pPr>
        <w:pStyle w:val="ListParagraph"/>
        <w:numPr>
          <w:ilvl w:val="0"/>
          <w:numId w:val="2"/>
        </w:numPr>
        <w:spacing w:before="120" w:line="300" w:lineRule="atLeast"/>
        <w:jc w:val="both"/>
        <w:rPr>
          <w:rFonts w:eastAsia="Arial"/>
          <w:color w:val="000000"/>
        </w:rPr>
      </w:pPr>
      <w:r w:rsidRPr="007978D8">
        <w:rPr>
          <w:rFonts w:eastAsia="Arial"/>
          <w:color w:val="000000"/>
        </w:rPr>
        <w:t xml:space="preserve">The Parties previously </w:t>
      </w:r>
      <w:proofErr w:type="gramStart"/>
      <w:r w:rsidRPr="007978D8">
        <w:rPr>
          <w:rFonts w:eastAsia="Arial"/>
          <w:color w:val="000000"/>
        </w:rPr>
        <w:t>entered into</w:t>
      </w:r>
      <w:proofErr w:type="gramEnd"/>
      <w:r w:rsidRPr="007978D8">
        <w:rPr>
          <w:rFonts w:eastAsia="Arial"/>
          <w:color w:val="000000"/>
        </w:rPr>
        <w:t xml:space="preserve"> that certain </w:t>
      </w:r>
      <w:proofErr w:type="gramStart"/>
      <w:r w:rsidRPr="007978D8">
        <w:rPr>
          <w:rFonts w:eastAsia="Arial"/>
          <w:color w:val="000000"/>
        </w:rPr>
        <w:t>MLA;</w:t>
      </w:r>
      <w:proofErr w:type="gramEnd"/>
    </w:p>
    <w:p w14:paraId="1E52DF09" w14:textId="0B94DFD8" w:rsidR="005B0EE9" w:rsidRPr="007978D8" w:rsidRDefault="005B0EE9" w:rsidP="005B0EE9">
      <w:pPr>
        <w:pStyle w:val="ListParagraph"/>
        <w:numPr>
          <w:ilvl w:val="0"/>
          <w:numId w:val="2"/>
        </w:numPr>
        <w:spacing w:before="120" w:line="300" w:lineRule="atLeast"/>
        <w:jc w:val="both"/>
        <w:rPr>
          <w:rFonts w:eastAsia="Arial"/>
          <w:color w:val="000000"/>
        </w:rPr>
      </w:pPr>
      <w:r w:rsidRPr="007978D8">
        <w:rPr>
          <w:rFonts w:eastAsia="Arial"/>
          <w:color w:val="000000"/>
        </w:rPr>
        <w:t xml:space="preserve">The Parties now wish to </w:t>
      </w:r>
      <w:proofErr w:type="gramStart"/>
      <w:r w:rsidRPr="007978D8">
        <w:rPr>
          <w:rFonts w:eastAsia="Arial"/>
          <w:color w:val="000000"/>
        </w:rPr>
        <w:t>enter into</w:t>
      </w:r>
      <w:proofErr w:type="gramEnd"/>
      <w:r w:rsidRPr="007978D8">
        <w:rPr>
          <w:rFonts w:eastAsia="Arial"/>
          <w:color w:val="000000"/>
        </w:rPr>
        <w:t xml:space="preserve"> this Amendment No. 1 dated as of [date] (the "Amendment Effective Date").</w:t>
      </w:r>
    </w:p>
    <w:p w14:paraId="344C70E6" w14:textId="1D1B7A2D" w:rsidR="005B0EE9" w:rsidRPr="005B0EE9" w:rsidDel="00C55DFC" w:rsidRDefault="005B0EE9" w:rsidP="005B0EE9">
      <w:pPr>
        <w:pStyle w:val="LexisNexisList1"/>
        <w:rPr>
          <w:del w:id="0" w:author="Matthew Levine" w:date="2025-05-21T19:32:00Z" w16du:dateUtc="2025-05-21T23:32:00Z"/>
          <w:b/>
          <w:bCs/>
        </w:rPr>
      </w:pPr>
      <w:del w:id="1" w:author="Matthew Levine" w:date="2025-05-21T19:32:00Z" w16du:dateUtc="2025-05-21T23:32:00Z">
        <w:r w:rsidRPr="005B0EE9" w:rsidDel="00C55DFC">
          <w:rPr>
            <w:rFonts w:eastAsia="Arial"/>
            <w:b/>
            <w:bCs/>
          </w:rPr>
          <w:delText>Structure of Agreement.</w:delText>
        </w:r>
      </w:del>
    </w:p>
    <w:p w14:paraId="560F3202" w14:textId="52F71BD0" w:rsidR="0088434E" w:rsidRPr="0088434E" w:rsidDel="00C55DFC" w:rsidRDefault="005B0EE9" w:rsidP="0088434E">
      <w:pPr>
        <w:pStyle w:val="LexisNexisList2"/>
        <w:rPr>
          <w:del w:id="2" w:author="Matthew Levine" w:date="2025-05-21T19:32:00Z" w16du:dateUtc="2025-05-21T23:32:00Z"/>
          <w:rFonts w:eastAsia="Arial"/>
        </w:rPr>
      </w:pPr>
      <w:del w:id="3" w:author="Matthew Levine" w:date="2025-05-21T19:32:00Z" w16du:dateUtc="2025-05-21T23:32:00Z">
        <w:r w:rsidRPr="0088434E" w:rsidDel="00C55DFC">
          <w:rPr>
            <w:rFonts w:eastAsia="Arial"/>
            <w:b/>
            <w:bCs/>
          </w:rPr>
          <w:delText>Components of the Agreement.</w:delText>
        </w:r>
        <w:r w:rsidRPr="005B0EE9" w:rsidDel="00C55DFC">
          <w:rPr>
            <w:rFonts w:eastAsia="Arial"/>
          </w:rPr>
          <w:delText xml:space="preserve"> </w:delText>
        </w:r>
        <w:r w:rsidR="0088434E" w:rsidDel="00C55DFC">
          <w:delText>For clarity of drafting, all references to the “Agreement” shall be deemed to include the following as of the Amendment Effective Date:</w:delText>
        </w:r>
      </w:del>
    </w:p>
    <w:p w14:paraId="1E81C320" w14:textId="3B6C3DD9" w:rsidR="0088434E" w:rsidRPr="0088434E" w:rsidDel="00C55DFC" w:rsidRDefault="0088434E" w:rsidP="0088434E">
      <w:pPr>
        <w:pStyle w:val="LexisNexisList2"/>
        <w:numPr>
          <w:ilvl w:val="0"/>
          <w:numId w:val="0"/>
        </w:numPr>
        <w:ind w:left="720"/>
        <w:rPr>
          <w:del w:id="4" w:author="Matthew Levine" w:date="2025-05-21T19:32:00Z" w16du:dateUtc="2025-05-21T23:32:00Z"/>
          <w:rFonts w:eastAsia="Arial"/>
        </w:rPr>
      </w:pPr>
      <w:del w:id="5" w:author="Matthew Levine" w:date="2025-05-21T19:32:00Z" w16du:dateUtc="2025-05-21T23:32:00Z">
        <w:r w:rsidDel="00C55DFC">
          <w:delText>(i) the provisions set forth in the MLA and the schedules contained therein, including this Schedule B; and</w:delText>
        </w:r>
        <w:r w:rsidDel="00C55DFC">
          <w:br/>
          <w:delText>(ii) this Amendment No. 1 and any exhibits referenced herein.</w:delText>
        </w:r>
      </w:del>
    </w:p>
    <w:p w14:paraId="6B18A2E6" w14:textId="08375088" w:rsidR="005B0EE9" w:rsidRPr="005B0EE9" w:rsidDel="00C55DFC" w:rsidRDefault="00DA0FA3" w:rsidP="00DA0FA3">
      <w:pPr>
        <w:spacing w:before="120" w:line="300" w:lineRule="atLeast"/>
        <w:ind w:left="357" w:hanging="357"/>
        <w:jc w:val="both"/>
        <w:rPr>
          <w:del w:id="6" w:author="Matthew Levine" w:date="2025-05-21T19:32:00Z" w16du:dateUtc="2025-05-21T23:32:00Z"/>
        </w:rPr>
      </w:pPr>
      <w:del w:id="7" w:author="Matthew Levine" w:date="2025-05-21T19:32:00Z" w16du:dateUtc="2025-05-21T23:32:00Z">
        <w:r w:rsidDel="00C55DFC">
          <w:rPr>
            <w:rFonts w:eastAsia="Arial"/>
            <w:b/>
            <w:bCs/>
            <w:color w:val="000000"/>
          </w:rPr>
          <w:delText>(b)</w:delText>
        </w:r>
        <w:r w:rsidR="005B0EE9" w:rsidDel="00C55DFC">
          <w:rPr>
            <w:rFonts w:eastAsia="Arial"/>
            <w:b/>
            <w:bCs/>
            <w:color w:val="000000"/>
          </w:rPr>
          <w:delText xml:space="preserve"> </w:delText>
        </w:r>
        <w:r w:rsidR="005B0EE9" w:rsidRPr="005B0EE9" w:rsidDel="00C55DFC">
          <w:rPr>
            <w:rFonts w:eastAsia="Arial"/>
            <w:b/>
            <w:color w:val="000000"/>
          </w:rPr>
          <w:delText>Definitions.</w:delText>
        </w:r>
        <w:r w:rsidR="005B0EE9" w:rsidRPr="005B0EE9" w:rsidDel="00C55DFC">
          <w:rPr>
            <w:rFonts w:eastAsia="Arial"/>
            <w:color w:val="000000"/>
          </w:rPr>
          <w:delText xml:space="preserve"> All </w:delText>
        </w:r>
        <w:r w:rsidR="005B0EE9" w:rsidDel="00C55DFC">
          <w:rPr>
            <w:rFonts w:eastAsia="Arial"/>
            <w:color w:val="000000"/>
          </w:rPr>
          <w:delText>defined</w:delText>
        </w:r>
        <w:r w:rsidR="005B0EE9" w:rsidRPr="005B0EE9" w:rsidDel="00C55DFC">
          <w:rPr>
            <w:rFonts w:eastAsia="Arial"/>
            <w:color w:val="000000"/>
          </w:rPr>
          <w:delText xml:space="preserve"> terms used in the </w:delText>
        </w:r>
        <w:r w:rsidR="005B0EE9" w:rsidDel="00C55DFC">
          <w:rPr>
            <w:rFonts w:eastAsia="Arial"/>
            <w:color w:val="000000"/>
          </w:rPr>
          <w:delText xml:space="preserve">MLA </w:delText>
        </w:r>
        <w:r w:rsidR="005B0EE9" w:rsidRPr="005B0EE9" w:rsidDel="00C55DFC">
          <w:rPr>
            <w:rFonts w:eastAsia="Arial"/>
            <w:color w:val="000000"/>
          </w:rPr>
          <w:delText xml:space="preserve">shall have the meanings set forth </w:delText>
        </w:r>
        <w:r w:rsidR="005B0EE9" w:rsidDel="00C55DFC">
          <w:rPr>
            <w:rFonts w:eastAsia="Arial"/>
            <w:color w:val="000000"/>
          </w:rPr>
          <w:delText>therein</w:delText>
        </w:r>
        <w:r w:rsidR="005B0EE9" w:rsidRPr="005B0EE9" w:rsidDel="00C55DFC">
          <w:rPr>
            <w:rFonts w:eastAsia="Arial"/>
            <w:color w:val="000000"/>
          </w:rPr>
          <w:delText xml:space="preserve">. Other </w:delText>
        </w:r>
        <w:r w:rsidR="005B0EE9" w:rsidDel="00C55DFC">
          <w:rPr>
            <w:rFonts w:eastAsia="Arial"/>
            <w:color w:val="000000"/>
          </w:rPr>
          <w:delText xml:space="preserve">defined </w:delText>
        </w:r>
        <w:r w:rsidR="005B0EE9" w:rsidRPr="005B0EE9" w:rsidDel="00C55DFC">
          <w:rPr>
            <w:rFonts w:eastAsia="Arial"/>
            <w:color w:val="000000"/>
          </w:rPr>
          <w:delText>terms used in t</w:delText>
        </w:r>
        <w:r w:rsidR="005B0EE9" w:rsidDel="00C55DFC">
          <w:rPr>
            <w:rFonts w:eastAsia="Arial"/>
            <w:color w:val="000000"/>
          </w:rPr>
          <w:delText>his Amendment</w:delText>
        </w:r>
        <w:r w:rsidR="005B0EE9" w:rsidRPr="005B0EE9" w:rsidDel="00C55DFC">
          <w:rPr>
            <w:rFonts w:eastAsia="Arial"/>
            <w:color w:val="000000"/>
          </w:rPr>
          <w:delText xml:space="preserve"> are defined where they are used and have the meanings so indicated.</w:delText>
        </w:r>
      </w:del>
    </w:p>
    <w:p w14:paraId="25547655" w14:textId="00006B08" w:rsidR="005B0EE9" w:rsidDel="00C55DFC" w:rsidRDefault="00DA0FA3" w:rsidP="006429D4">
      <w:pPr>
        <w:spacing w:before="120" w:line="300" w:lineRule="atLeast"/>
        <w:ind w:left="357" w:hanging="357"/>
        <w:jc w:val="both"/>
        <w:rPr>
          <w:del w:id="8" w:author="Matthew Levine" w:date="2025-05-21T19:32:00Z" w16du:dateUtc="2025-05-21T23:32:00Z"/>
          <w:color w:val="212121"/>
          <w:shd w:val="clear" w:color="auto" w:fill="FFFFFF"/>
        </w:rPr>
      </w:pPr>
      <w:del w:id="9" w:author="Matthew Levine" w:date="2025-05-21T19:32:00Z" w16du:dateUtc="2025-05-21T23:32:00Z">
        <w:r w:rsidDel="00C55DFC">
          <w:rPr>
            <w:rFonts w:eastAsia="Arial"/>
            <w:b/>
            <w:bCs/>
            <w:color w:val="000000"/>
          </w:rPr>
          <w:delText>(c)</w:delText>
        </w:r>
        <w:r w:rsidR="005B0EE9" w:rsidDel="00C55DFC">
          <w:rPr>
            <w:rFonts w:eastAsia="Arial"/>
            <w:b/>
            <w:bCs/>
            <w:color w:val="000000"/>
          </w:rPr>
          <w:delText xml:space="preserve"> </w:delText>
        </w:r>
        <w:r w:rsidR="005B0EE9" w:rsidRPr="005B0EE9" w:rsidDel="00C55DFC">
          <w:rPr>
            <w:rFonts w:eastAsia="Arial"/>
            <w:b/>
            <w:color w:val="000000"/>
          </w:rPr>
          <w:delText xml:space="preserve">Deviations from </w:delText>
        </w:r>
        <w:r w:rsidR="005B0EE9" w:rsidDel="00C55DFC">
          <w:rPr>
            <w:rFonts w:eastAsia="Arial"/>
            <w:b/>
            <w:color w:val="000000"/>
          </w:rPr>
          <w:delText>MLA</w:delText>
        </w:r>
        <w:r w:rsidR="005B0EE9" w:rsidRPr="005B0EE9" w:rsidDel="00C55DFC">
          <w:rPr>
            <w:rFonts w:eastAsia="Arial"/>
            <w:b/>
            <w:color w:val="000000"/>
          </w:rPr>
          <w:delText>, Priority.</w:delText>
        </w:r>
        <w:r w:rsidR="005B0EE9" w:rsidRPr="005B0EE9" w:rsidDel="00C55DFC">
          <w:rPr>
            <w:rFonts w:eastAsia="Arial"/>
            <w:color w:val="000000"/>
          </w:rPr>
          <w:delText xml:space="preserve"> In the event of </w:delText>
        </w:r>
        <w:r w:rsidR="001C3486" w:rsidDel="00C55DFC">
          <w:delText>any conflict or inconsistency between the provisions of the MLA and this Amendment No. 1 (including this Schedule B), the provisions of this Amendment No. 1 shall prevail to the extent of such conflict or inconsistency</w:delText>
        </w:r>
        <w:r w:rsidR="005B0EE9" w:rsidDel="00C55DFC">
          <w:rPr>
            <w:rFonts w:eastAsia="Arial"/>
            <w:color w:val="000000"/>
          </w:rPr>
          <w:delText xml:space="preserve">. </w:delText>
        </w:r>
      </w:del>
    </w:p>
    <w:p w14:paraId="279045A4" w14:textId="2B7B2EE9" w:rsidR="005B0EE9" w:rsidRPr="005B0EE9" w:rsidRDefault="005B0EE9" w:rsidP="004332D9">
      <w:pPr>
        <w:pStyle w:val="LexisNexisList1"/>
        <w:jc w:val="both"/>
        <w:rPr>
          <w:b/>
          <w:bCs/>
        </w:rPr>
      </w:pPr>
      <w:r w:rsidRPr="005B0EE9">
        <w:rPr>
          <w:rStyle w:val="Heading1Char"/>
          <w:rFonts w:cstheme="minorBidi"/>
          <w:b/>
          <w:bCs/>
          <w:color w:val="auto"/>
          <w:sz w:val="24"/>
          <w:szCs w:val="22"/>
        </w:rPr>
        <w:t>Amendments</w:t>
      </w:r>
      <w:r w:rsidRPr="005B0EE9">
        <w:rPr>
          <w:b/>
          <w:bCs/>
        </w:rPr>
        <w:t>.</w:t>
      </w:r>
      <w:r>
        <w:rPr>
          <w:b/>
          <w:bCs/>
        </w:rPr>
        <w:t xml:space="preserve"> </w:t>
      </w:r>
      <w:r>
        <w:t xml:space="preserve">As of the Amendment Effective Date, the Agreement is hereby amended as </w:t>
      </w:r>
      <w:r w:rsidR="007978D8">
        <w:t xml:space="preserve">set out in the </w:t>
      </w:r>
      <w:r>
        <w:t>follow</w:t>
      </w:r>
      <w:r w:rsidR="00CA4BBB">
        <w:t>ing</w:t>
      </w:r>
      <w:r w:rsidR="007978D8">
        <w:t xml:space="preserve"> (a) – (</w:t>
      </w:r>
      <w:r w:rsidR="00CA4BBB">
        <w:t>k</w:t>
      </w:r>
      <w:r w:rsidR="007978D8">
        <w:t>)</w:t>
      </w:r>
      <w:r>
        <w:t>:</w:t>
      </w:r>
    </w:p>
    <w:p w14:paraId="3FD33FB8" w14:textId="77777777" w:rsidR="00887E8D" w:rsidRDefault="00887E8D" w:rsidP="00887E8D">
      <w:pPr>
        <w:pStyle w:val="LexisNexisList2"/>
      </w:pPr>
      <w:r>
        <w:t xml:space="preserve">Sub-Section 2.1 of the MLA is hereby by amended by deleting the word “non-transferable” and inserting the words “transferable subject to sections </w:t>
      </w:r>
      <w:r w:rsidRPr="00C661E4">
        <w:t>23.1.1-23.1.2” in its place.</w:t>
      </w:r>
    </w:p>
    <w:p w14:paraId="17A2B101" w14:textId="01617233" w:rsidR="001C1C7B" w:rsidRDefault="001C1C7B" w:rsidP="0041533F">
      <w:pPr>
        <w:pStyle w:val="LexisNexisList2"/>
      </w:pPr>
      <w:r>
        <w:t>Section 2 of the MLA is hereby amended by adding a new sub-section 2.</w:t>
      </w:r>
      <w:r w:rsidR="00C51F89">
        <w:t xml:space="preserve">3.1-2 </w:t>
      </w:r>
      <w:r>
        <w:t>as follows:</w:t>
      </w:r>
    </w:p>
    <w:p w14:paraId="576D38AC" w14:textId="5C2C6BB6" w:rsidR="001C1C7B" w:rsidRDefault="001C1C7B" w:rsidP="00121A53">
      <w:pPr>
        <w:spacing w:before="100" w:beforeAutospacing="1" w:after="100" w:afterAutospacing="1"/>
        <w:ind w:left="720"/>
        <w:jc w:val="both"/>
      </w:pPr>
      <w:r>
        <w:rPr>
          <w:rStyle w:val="Strong"/>
          <w:rFonts w:eastAsiaTheme="majorEastAsia"/>
        </w:rPr>
        <w:t>2.</w:t>
      </w:r>
      <w:r w:rsidR="00C51F89">
        <w:rPr>
          <w:rStyle w:val="Strong"/>
          <w:rFonts w:eastAsiaTheme="majorEastAsia"/>
        </w:rPr>
        <w:t>3</w:t>
      </w:r>
      <w:r w:rsidR="00C51F89">
        <w:t>.</w:t>
      </w:r>
      <w:r w:rsidR="00C51F89" w:rsidRPr="00D474B4">
        <w:rPr>
          <w:b/>
          <w:bCs/>
        </w:rPr>
        <w:t>1</w:t>
      </w:r>
      <w:r>
        <w:t>Notwithstanding anything to the contrary in this Agreement, STAR 333 Sports shall retain the unrestricted right to develop, organize, promote, and operate cricket leagues or tournaments in Canada in any format other than the T20 format (defined herein as 120 legal balls per side). This includes, without limitation, formats such as T12, T10, “Legends League”, “Champions League”, exhibition matches, or any other format or concept devised by STAR 333 Sports in its sole discretion</w:t>
      </w:r>
      <w:r w:rsidR="00520CBE">
        <w:t xml:space="preserve"> (“Additional League(s)”)</w:t>
      </w:r>
    </w:p>
    <w:p w14:paraId="1423F900" w14:textId="25E291B1" w:rsidR="001C1C7B" w:rsidRDefault="001C1C7B" w:rsidP="00121A53">
      <w:pPr>
        <w:spacing w:before="100" w:beforeAutospacing="1" w:after="100" w:afterAutospacing="1"/>
        <w:ind w:left="720"/>
        <w:jc w:val="both"/>
      </w:pPr>
      <w:r>
        <w:t xml:space="preserve">For greater certainty, no consent or approval from Cricket Canada shall be required for such </w:t>
      </w:r>
      <w:r w:rsidR="00520CBE">
        <w:t>Additional Leagues</w:t>
      </w:r>
      <w:r>
        <w:t xml:space="preserve"> and Cricket Canada shall not restrict, interfere with, or delay the organization of such </w:t>
      </w:r>
      <w:r w:rsidR="002D6795">
        <w:t>Additional L</w:t>
      </w:r>
      <w:r>
        <w:t>eague</w:t>
      </w:r>
      <w:r w:rsidR="002D6795">
        <w:t xml:space="preserve"> </w:t>
      </w:r>
      <w:r w:rsidR="00B75C91">
        <w:t xml:space="preserve">nor shall Cricket Canada require any </w:t>
      </w:r>
      <w:r w:rsidR="00F534E3">
        <w:t xml:space="preserve">fee </w:t>
      </w:r>
      <w:r w:rsidR="002D6795">
        <w:t>therefor</w:t>
      </w:r>
      <w:r w:rsidR="00B34AED">
        <w:t xml:space="preserve">. </w:t>
      </w:r>
    </w:p>
    <w:p w14:paraId="4C4C0518" w14:textId="6DD2EF62" w:rsidR="001C1C7B" w:rsidRDefault="00C51F89" w:rsidP="00D474B4">
      <w:pPr>
        <w:pStyle w:val="LexisNexisList1"/>
        <w:numPr>
          <w:ilvl w:val="0"/>
          <w:numId w:val="0"/>
        </w:numPr>
        <w:ind w:left="720"/>
        <w:jc w:val="both"/>
      </w:pPr>
      <w:r>
        <w:rPr>
          <w:rStyle w:val="Strong"/>
          <w:rFonts w:eastAsiaTheme="majorEastAsia"/>
        </w:rPr>
        <w:t>2.3</w:t>
      </w:r>
      <w:r>
        <w:t>.</w:t>
      </w:r>
      <w:r w:rsidRPr="00D474B4">
        <w:rPr>
          <w:b/>
          <w:bCs/>
        </w:rPr>
        <w:t>2</w:t>
      </w:r>
      <w:r>
        <w:t xml:space="preserve"> In addition to the foregoing 2.3.2</w:t>
      </w:r>
      <w:r w:rsidR="00CD1637">
        <w:t xml:space="preserve">, Cricket Canada shall grant to Star 333 Sports a license in respect </w:t>
      </w:r>
      <w:r w:rsidR="00154DEB">
        <w:t xml:space="preserve">of one of the following: </w:t>
      </w:r>
      <w:r w:rsidR="001755FB">
        <w:t>(</w:t>
      </w:r>
      <w:proofErr w:type="spellStart"/>
      <w:r w:rsidR="001755FB">
        <w:t>i</w:t>
      </w:r>
      <w:proofErr w:type="spellEnd"/>
      <w:r w:rsidR="001755FB">
        <w:t xml:space="preserve">) </w:t>
      </w:r>
      <w:r w:rsidR="00154DEB">
        <w:t>a Legends League</w:t>
      </w:r>
      <w:r w:rsidR="001755FB">
        <w:t>;</w:t>
      </w:r>
      <w:r w:rsidR="00154DEB">
        <w:t xml:space="preserve"> or</w:t>
      </w:r>
      <w:r w:rsidR="001755FB">
        <w:t>, (ii)</w:t>
      </w:r>
      <w:r w:rsidR="00154DEB">
        <w:t xml:space="preserve"> T12 League</w:t>
      </w:r>
      <w:r w:rsidR="001755FB">
        <w:t xml:space="preserve"> ((</w:t>
      </w:r>
      <w:proofErr w:type="spellStart"/>
      <w:r w:rsidR="001755FB">
        <w:t>i</w:t>
      </w:r>
      <w:proofErr w:type="spellEnd"/>
      <w:r w:rsidR="001755FB">
        <w:t xml:space="preserve">) or (ii) as applicable, the </w:t>
      </w:r>
      <w:r w:rsidR="00632C16">
        <w:t xml:space="preserve">“Additional License”) and Parties hereto </w:t>
      </w:r>
      <w:r w:rsidR="00292689">
        <w:t>acknowledge and agree that the Additional License shall be granted for a period not less than the</w:t>
      </w:r>
      <w:r w:rsidR="00C42E33">
        <w:t xml:space="preserve"> League license set out herein.</w:t>
      </w:r>
    </w:p>
    <w:p w14:paraId="19CE05DB" w14:textId="77777777" w:rsidR="00C42E33" w:rsidRDefault="00C42E33" w:rsidP="00D474B4">
      <w:pPr>
        <w:pStyle w:val="LexisNexisList1"/>
        <w:numPr>
          <w:ilvl w:val="0"/>
          <w:numId w:val="0"/>
        </w:numPr>
        <w:ind w:left="720"/>
      </w:pPr>
    </w:p>
    <w:p w14:paraId="31EA5EC1" w14:textId="50AAA70A" w:rsidR="00C36C6F" w:rsidDel="00886A4C" w:rsidRDefault="001C1C7B" w:rsidP="00C36C6F">
      <w:pPr>
        <w:pStyle w:val="LexisNexisList2"/>
        <w:jc w:val="both"/>
        <w:rPr>
          <w:del w:id="10" w:author="Matthew Levine" w:date="2025-05-21T19:33:00Z" w16du:dateUtc="2025-05-21T23:33:00Z"/>
        </w:rPr>
      </w:pPr>
      <w:del w:id="11" w:author="Matthew Levine" w:date="2025-05-21T19:33:00Z" w16du:dateUtc="2025-05-21T23:33:00Z">
        <w:r w:rsidDel="00886A4C">
          <w:delText>Section 3</w:delText>
        </w:r>
        <w:r w:rsidR="00C36C6F" w:rsidDel="00886A4C">
          <w:delText xml:space="preserve">.1 of the MLA is hereby deleted in its entirety and replaced </w:delText>
        </w:r>
        <w:r w:rsidR="009E2F27" w:rsidDel="00886A4C">
          <w:delText>by the following Section 3.1.1</w:delText>
        </w:r>
        <w:r w:rsidR="00CE3DAD" w:rsidDel="00886A4C">
          <w:delText>-3</w:delText>
        </w:r>
        <w:r w:rsidR="009E2F27" w:rsidDel="00886A4C">
          <w:delText>:</w:delText>
        </w:r>
      </w:del>
    </w:p>
    <w:p w14:paraId="2EB99C8C" w14:textId="7ED8D059" w:rsidR="00661B98" w:rsidDel="00886A4C" w:rsidRDefault="009E2F27" w:rsidP="00886A4C">
      <w:pPr>
        <w:pStyle w:val="LexisNexisList2"/>
        <w:jc w:val="both"/>
        <w:rPr>
          <w:del w:id="12" w:author="Matthew Levine" w:date="2025-05-21T19:33:00Z" w16du:dateUtc="2025-05-21T23:33:00Z"/>
        </w:rPr>
        <w:pPrChange w:id="13" w:author="Matthew Levine" w:date="2025-05-21T19:33:00Z" w16du:dateUtc="2025-05-21T23:33:00Z">
          <w:pPr>
            <w:pStyle w:val="LexisNexisList2"/>
            <w:numPr>
              <w:ilvl w:val="0"/>
              <w:numId w:val="0"/>
            </w:numPr>
            <w:tabs>
              <w:tab w:val="clear" w:pos="936"/>
            </w:tabs>
            <w:ind w:left="720" w:firstLine="0"/>
            <w:jc w:val="both"/>
          </w:pPr>
        </w:pPrChange>
      </w:pPr>
      <w:del w:id="14" w:author="Matthew Levine" w:date="2025-05-21T19:33:00Z" w16du:dateUtc="2025-05-21T23:33:00Z">
        <w:r w:rsidRPr="009E2F27" w:rsidDel="00886A4C">
          <w:rPr>
            <w:b/>
            <w:bCs/>
          </w:rPr>
          <w:delText>3.1.1</w:delText>
        </w:r>
        <w:r w:rsidR="00661B98" w:rsidDel="00886A4C">
          <w:rPr>
            <w:b/>
            <w:bCs/>
          </w:rPr>
          <w:delText xml:space="preserve"> </w:delText>
        </w:r>
        <w:r w:rsidR="00661B98" w:rsidDel="00886A4C">
          <w:delText xml:space="preserve">For each Season of the League, STAR 333 Sports shall pay Cricket Canada </w:delText>
        </w:r>
        <w:r w:rsidR="00D61220" w:rsidDel="00886A4C">
          <w:delText>a license fee (as defined hereunder) upon</w:delText>
        </w:r>
        <w:r w:rsidR="00661B98" w:rsidDel="00886A4C">
          <w:delText xml:space="preserve"> written confirmation from the ICC that the League has been sanctioned for that Season.</w:delText>
        </w:r>
        <w:r w:rsidR="005E35E1" w:rsidDel="00886A4C">
          <w:delText xml:space="preserve"> </w:delText>
        </w:r>
        <w:r w:rsidR="00661B98" w:rsidDel="00886A4C">
          <w:delText xml:space="preserve">Once ICC sanctioning is confirmed, the </w:delText>
        </w:r>
        <w:r w:rsidR="00CE3DAD" w:rsidDel="00886A4C">
          <w:delText>license fee</w:delText>
        </w:r>
        <w:r w:rsidR="00661B98" w:rsidDel="00886A4C">
          <w:delText xml:space="preserve"> shall be paid within fifteen (15) days of such confirmation unless otherwise agreed in writing. </w:delText>
        </w:r>
      </w:del>
    </w:p>
    <w:p w14:paraId="0C3FDE8A" w14:textId="27EF8D91" w:rsidR="00CE3DAD" w:rsidDel="00886A4C" w:rsidRDefault="00CE3DAD" w:rsidP="00661B98">
      <w:pPr>
        <w:pStyle w:val="LexisNexisList2"/>
        <w:numPr>
          <w:ilvl w:val="0"/>
          <w:numId w:val="0"/>
        </w:numPr>
        <w:ind w:left="720"/>
        <w:jc w:val="both"/>
        <w:rPr>
          <w:del w:id="15" w:author="Matthew Levine" w:date="2025-05-21T19:33:00Z" w16du:dateUtc="2025-05-21T23:33:00Z"/>
        </w:rPr>
      </w:pPr>
      <w:del w:id="16" w:author="Matthew Levine" w:date="2025-05-21T19:33:00Z" w16du:dateUtc="2025-05-21T23:33:00Z">
        <w:r w:rsidRPr="009E2F27" w:rsidDel="00886A4C">
          <w:rPr>
            <w:b/>
            <w:bCs/>
          </w:rPr>
          <w:delText>3.1.</w:delText>
        </w:r>
        <w:r w:rsidDel="00886A4C">
          <w:rPr>
            <w:b/>
            <w:bCs/>
          </w:rPr>
          <w:delText xml:space="preserve">2 </w:delText>
        </w:r>
        <w:r w:rsidDel="00886A4C">
          <w:delText xml:space="preserve">For each Season of the League </w:delText>
        </w:r>
        <w:r w:rsidR="00086C4C" w:rsidDel="00886A4C">
          <w:delText>that is sanctioned by the</w:delText>
        </w:r>
        <w:r w:rsidDel="00886A4C">
          <w:delText xml:space="preserve"> </w:delText>
        </w:r>
        <w:r w:rsidR="00086C4C" w:rsidDel="00886A4C">
          <w:delText>ICC (each, a “Sanctioned Season”)</w:delText>
        </w:r>
        <w:r w:rsidDel="00886A4C">
          <w:delText>,</w:delText>
        </w:r>
        <w:r w:rsidR="00086C4C" w:rsidDel="00886A4C">
          <w:delText xml:space="preserve"> STAR 333 Sports shall pay Cricket Canada the license fee (“License Fee”)</w:delText>
        </w:r>
        <w:r w:rsidR="00FA137C" w:rsidDel="00886A4C">
          <w:delText xml:space="preserve">: </w:delText>
        </w:r>
      </w:del>
    </w:p>
    <w:p w14:paraId="2E44B209" w14:textId="254BB8C7" w:rsidR="00BC1D5B" w:rsidDel="00886A4C" w:rsidRDefault="00FA137C" w:rsidP="00BC1D5B">
      <w:pPr>
        <w:pStyle w:val="LexisNexisList2"/>
        <w:numPr>
          <w:ilvl w:val="0"/>
          <w:numId w:val="0"/>
        </w:numPr>
        <w:ind w:left="1440"/>
        <w:jc w:val="both"/>
        <w:rPr>
          <w:del w:id="17" w:author="Matthew Levine" w:date="2025-05-21T19:33:00Z" w16du:dateUtc="2025-05-21T23:33:00Z"/>
        </w:rPr>
      </w:pPr>
      <w:del w:id="18" w:author="Matthew Levine" w:date="2025-05-21T19:33:00Z" w16du:dateUtc="2025-05-21T23:33:00Z">
        <w:r w:rsidDel="00886A4C">
          <w:rPr>
            <w:b/>
            <w:bCs/>
          </w:rPr>
          <w:delText xml:space="preserve">(a) </w:delText>
        </w:r>
        <w:r w:rsidR="00BC1D5B" w:rsidRPr="00D474B4" w:rsidDel="00886A4C">
          <w:delText>in respect of the first five Sanctioned Seasons, a fee of</w:delText>
        </w:r>
        <w:r w:rsidR="00BC1D5B" w:rsidDel="00886A4C">
          <w:rPr>
            <w:b/>
            <w:bCs/>
          </w:rPr>
          <w:delText xml:space="preserve"> </w:delText>
        </w:r>
        <w:r w:rsidDel="00886A4C">
          <w:delText xml:space="preserve">US$ 225,000 (United States Dollars Two Hundred and Twenty-Five Thousand) for </w:delText>
        </w:r>
        <w:r w:rsidR="00BC1D5B" w:rsidDel="00886A4C">
          <w:delText xml:space="preserve">the </w:delText>
        </w:r>
        <w:r w:rsidDel="00886A4C">
          <w:delText>Men’s Event and USD 25,000 (United States Dollars Twenty-Five Thousand Only) for the Women’s Event</w:delText>
        </w:r>
        <w:r w:rsidR="00BC1D5B" w:rsidDel="00886A4C">
          <w:delText>;</w:delText>
        </w:r>
      </w:del>
    </w:p>
    <w:p w14:paraId="46E92F4C" w14:textId="20542BB5" w:rsidR="00FA137C" w:rsidDel="00886A4C" w:rsidRDefault="00BC1D5B" w:rsidP="000575A5">
      <w:pPr>
        <w:pStyle w:val="LexisNexisList2"/>
        <w:numPr>
          <w:ilvl w:val="0"/>
          <w:numId w:val="0"/>
        </w:numPr>
        <w:ind w:left="1440"/>
        <w:jc w:val="both"/>
        <w:rPr>
          <w:del w:id="19" w:author="Matthew Levine" w:date="2025-05-21T19:33:00Z" w16du:dateUtc="2025-05-21T23:33:00Z"/>
        </w:rPr>
      </w:pPr>
      <w:del w:id="20" w:author="Matthew Levine" w:date="2025-05-21T19:33:00Z" w16du:dateUtc="2025-05-21T23:33:00Z">
        <w:r w:rsidDel="00886A4C">
          <w:rPr>
            <w:b/>
            <w:bCs/>
          </w:rPr>
          <w:delText xml:space="preserve">(b) </w:delText>
        </w:r>
        <w:r w:rsidR="00FA137C" w:rsidDel="00886A4C">
          <w:delText xml:space="preserve">The license fee will increase by 5% every five </w:delText>
        </w:r>
        <w:r w:rsidR="000575A5" w:rsidDel="00886A4C">
          <w:delText>(5) Sanctioned Seasons</w:delText>
        </w:r>
        <w:r w:rsidR="00FA137C" w:rsidDel="00886A4C">
          <w:delText xml:space="preserve"> for </w:delText>
        </w:r>
        <w:r w:rsidR="000575A5" w:rsidDel="00886A4C">
          <w:delText xml:space="preserve">the </w:delText>
        </w:r>
        <w:r w:rsidR="00FA137C" w:rsidDel="00886A4C">
          <w:delText xml:space="preserve">Men’s Event and 15% </w:delText>
        </w:r>
        <w:r w:rsidR="000575A5" w:rsidDel="00886A4C">
          <w:delText xml:space="preserve">every five (5) Sanctioned Seasons </w:delText>
        </w:r>
        <w:r w:rsidR="00FA137C" w:rsidDel="00886A4C">
          <w:delText xml:space="preserve">for </w:delText>
        </w:r>
        <w:r w:rsidR="000575A5" w:rsidDel="00886A4C">
          <w:delText xml:space="preserve">the </w:delText>
        </w:r>
        <w:r w:rsidR="00FA137C" w:rsidDel="00886A4C">
          <w:delText>Women’s event</w:delText>
        </w:r>
        <w:r w:rsidR="005F3E20" w:rsidDel="00886A4C">
          <w:delText>.</w:delText>
        </w:r>
      </w:del>
    </w:p>
    <w:p w14:paraId="57FDE80C" w14:textId="065787C0" w:rsidR="005F3E20" w:rsidRPr="00D474B4" w:rsidDel="00886A4C" w:rsidRDefault="005F3E20" w:rsidP="002B3FD8">
      <w:pPr>
        <w:pStyle w:val="LexisNexisList2"/>
        <w:numPr>
          <w:ilvl w:val="0"/>
          <w:numId w:val="0"/>
        </w:numPr>
        <w:ind w:left="720"/>
        <w:jc w:val="both"/>
        <w:rPr>
          <w:del w:id="21" w:author="Matthew Levine" w:date="2025-05-21T19:33:00Z" w16du:dateUtc="2025-05-21T23:33:00Z"/>
        </w:rPr>
      </w:pPr>
      <w:del w:id="22" w:author="Matthew Levine" w:date="2025-05-21T19:33:00Z" w16du:dateUtc="2025-05-21T23:33:00Z">
        <w:r w:rsidRPr="009E2F27" w:rsidDel="00886A4C">
          <w:rPr>
            <w:b/>
            <w:bCs/>
          </w:rPr>
          <w:delText>3.1.</w:delText>
        </w:r>
        <w:r w:rsidDel="00886A4C">
          <w:rPr>
            <w:b/>
            <w:bCs/>
          </w:rPr>
          <w:delText xml:space="preserve">3 </w:delText>
        </w:r>
        <w:r w:rsidDel="00886A4C">
          <w:delText xml:space="preserve">For certainty of drafting, the Parties acknowledge and agree that no License Fee shall </w:delText>
        </w:r>
        <w:r w:rsidR="002B3FD8" w:rsidDel="00886A4C">
          <w:delText xml:space="preserve">apply to any Season or </w:delText>
        </w:r>
        <w:r w:rsidR="00692E70" w:rsidDel="00886A4C">
          <w:delText>event / Event of the League that is not formally sanctioned by the ICC.</w:delText>
        </w:r>
      </w:del>
    </w:p>
    <w:p w14:paraId="7B06D26F" w14:textId="0741E55D" w:rsidR="00C36C6F" w:rsidRDefault="00C36C6F" w:rsidP="009E2F27">
      <w:pPr>
        <w:pStyle w:val="LexisNexisList2"/>
        <w:numPr>
          <w:ilvl w:val="0"/>
          <w:numId w:val="0"/>
        </w:numPr>
        <w:ind w:left="357"/>
        <w:jc w:val="both"/>
      </w:pPr>
    </w:p>
    <w:p w14:paraId="1DBDF91B" w14:textId="674ADAAA" w:rsidR="001C1C7B" w:rsidRDefault="00C36C6F" w:rsidP="00C36C6F">
      <w:pPr>
        <w:pStyle w:val="LexisNexisList2"/>
        <w:jc w:val="both"/>
      </w:pPr>
      <w:r>
        <w:t xml:space="preserve">Section 3 </w:t>
      </w:r>
      <w:r w:rsidR="001C1C7B">
        <w:t>of the MLA is hereby amended to insert a new Section 3.4.1-3 immediately following Section 3.4 and preceding Section 3.5.”</w:t>
      </w:r>
    </w:p>
    <w:p w14:paraId="534D2F19" w14:textId="13D38F96" w:rsidR="001C1C7B" w:rsidRDefault="001C1C7B" w:rsidP="00CA2143">
      <w:pPr>
        <w:pStyle w:val="AmendmentText"/>
      </w:pPr>
      <w:r>
        <w:rPr>
          <w:rStyle w:val="Strong"/>
        </w:rPr>
        <w:t>3.4.1</w:t>
      </w:r>
      <w:r>
        <w:t xml:space="preserve"> Notwithstanding anything to the contrary in this Agreement, in the event that the relevant Season of the League does not take place for any reason not attributable to a material breach by STAR 333 Sports, including due to third-party delays, logistical challenges, regulatory issues, or other relevant circumstances, STAR 333 Sports shall be entitled to a full refund of any </w:t>
      </w:r>
      <w:r>
        <w:lastRenderedPageBreak/>
        <w:t>License Fee paid in respect of that Season. Such refund shall be payable within thirty (30) days of STAR 333 Sports submitting a written demand therefor.</w:t>
      </w:r>
    </w:p>
    <w:p w14:paraId="5C61BF67" w14:textId="43891E1D" w:rsidR="001C1C7B" w:rsidRDefault="001C1C7B" w:rsidP="006429D4">
      <w:pPr>
        <w:pStyle w:val="AmendmentText"/>
      </w:pPr>
      <w:r>
        <w:rPr>
          <w:rStyle w:val="Strong"/>
        </w:rPr>
        <w:t>3.4.2</w:t>
      </w:r>
      <w:r>
        <w:t xml:space="preserve"> In addition, where ICC sanctioning has not been obtained and no material breach has occurred on the part of STAR 333 Sports, </w:t>
      </w:r>
      <w:proofErr w:type="spellStart"/>
      <w:r w:rsidR="008A1B22">
        <w:t>i</w:t>
      </w:r>
      <w:proofErr w:type="spellEnd"/>
      <w:r w:rsidR="008A1B22">
        <w:t xml:space="preserve">) </w:t>
      </w:r>
      <w:r>
        <w:t>STAR 333 Sports shall be entitled, at its sole discretion, to proceed with the operation of the League under the sanction and authority of Cricket Canada, and Cricket Canada shall not unreasonably withhold or delay such sanctioning</w:t>
      </w:r>
      <w:r w:rsidR="008A1B22">
        <w:t>; ii) no</w:t>
      </w:r>
      <w:r w:rsidR="00547427">
        <w:t xml:space="preserve">twithstanding 3.1 hereof, no License Fee shall be charged by Cricket Canada or otherwise payable by </w:t>
      </w:r>
      <w:r w:rsidR="00853AD5">
        <w:t>Star 333 to Cricket Canada in respect of that season</w:t>
      </w:r>
      <w:r w:rsidR="005F09A3">
        <w:t xml:space="preserve"> and </w:t>
      </w:r>
      <w:r w:rsidR="007B30F6">
        <w:t>this</w:t>
      </w:r>
      <w:r w:rsidR="005F09A3" w:rsidRPr="005F09A3">
        <w:t xml:space="preserve"> refund obligation shall survive termination of the Agreement and be enforceable under Section 28.</w:t>
      </w:r>
    </w:p>
    <w:p w14:paraId="26C6EFD3" w14:textId="047BC6F5" w:rsidR="001C1C7B" w:rsidRDefault="001C1C7B" w:rsidP="00824A8A">
      <w:pPr>
        <w:pStyle w:val="AmendmentText"/>
      </w:pPr>
      <w:r>
        <w:rPr>
          <w:rStyle w:val="Strong"/>
        </w:rPr>
        <w:t>3.4.3</w:t>
      </w:r>
      <w:r>
        <w:t xml:space="preserve"> For further certainty, where the League does not proceed </w:t>
      </w:r>
      <w:proofErr w:type="gramStart"/>
      <w:r>
        <w:t>in a given</w:t>
      </w:r>
      <w:proofErr w:type="gramEnd"/>
      <w:r>
        <w:t xml:space="preserve"> Season due to Cricket Canada’s failure to take commercially reasonable steps to secure ICC sanctioning, STAR 333 Sports shall be entitled to pursue a claim for direct damages resulting from such failure, in addition to any refund due under Section 3.4.1-2.</w:t>
      </w:r>
    </w:p>
    <w:p w14:paraId="7FE65587" w14:textId="45663057" w:rsidR="004B2B53" w:rsidRDefault="004B2B53" w:rsidP="004B2B53">
      <w:pPr>
        <w:pStyle w:val="LexisNexisList2"/>
      </w:pPr>
      <w:r>
        <w:t>Sub-</w:t>
      </w:r>
      <w:r w:rsidR="00824A8A">
        <w:t>Section</w:t>
      </w:r>
      <w:r>
        <w:t xml:space="preserve">s </w:t>
      </w:r>
      <w:r w:rsidR="00824A8A">
        <w:t>5</w:t>
      </w:r>
      <w:r>
        <w:t>.1 and 5.2 are deleted in their entirety and replaced with sub-sections 5.3</w:t>
      </w:r>
      <w:r w:rsidR="006C089F">
        <w:t xml:space="preserve"> and 5.4</w:t>
      </w:r>
      <w:r>
        <w:t xml:space="preserve"> that shall read as follows:</w:t>
      </w:r>
    </w:p>
    <w:p w14:paraId="315C28A0" w14:textId="77777777" w:rsidR="006034D7" w:rsidRDefault="00672290" w:rsidP="00CA4CBC">
      <w:pPr>
        <w:pStyle w:val="AmendmentText"/>
      </w:pPr>
      <w:r w:rsidRPr="00672290">
        <w:rPr>
          <w:b/>
          <w:bCs/>
        </w:rPr>
        <w:t>5.3</w:t>
      </w:r>
      <w:r>
        <w:t xml:space="preserve"> The League shall initially consist of</w:t>
      </w:r>
    </w:p>
    <w:p w14:paraId="4B0CE33C" w14:textId="1AE0C4BE" w:rsidR="006034D7" w:rsidRDefault="007227D6" w:rsidP="006034D7">
      <w:pPr>
        <w:pStyle w:val="AmendmentText"/>
        <w:ind w:left="1440" w:firstLine="60"/>
      </w:pPr>
      <w:r>
        <w:t xml:space="preserve">five </w:t>
      </w:r>
      <w:r w:rsidR="00672290">
        <w:t>(</w:t>
      </w:r>
      <w:r>
        <w:t>5</w:t>
      </w:r>
      <w:r w:rsidR="00672290">
        <w:t xml:space="preserve">) teams </w:t>
      </w:r>
      <w:r w:rsidR="00260E1B">
        <w:t xml:space="preserve">for men’s cricket </w:t>
      </w:r>
      <w:r w:rsidR="00672290">
        <w:t>(each, a “Franchise” and collectively, the “Franchises”), each comprising a minimum of fifteen (15) male players (each, a “Men’s Team”)</w:t>
      </w:r>
      <w:r w:rsidR="006034D7">
        <w:t xml:space="preserve">; and </w:t>
      </w:r>
    </w:p>
    <w:p w14:paraId="7EAD65CA" w14:textId="5C15C851" w:rsidR="00602FB5" w:rsidRDefault="00DC713E" w:rsidP="00602FB5">
      <w:pPr>
        <w:pStyle w:val="AmendmentText"/>
        <w:ind w:left="1440" w:firstLine="60"/>
      </w:pPr>
      <w:r>
        <w:t xml:space="preserve">two (2) teams for women’s cricket </w:t>
      </w:r>
      <w:r w:rsidR="00602FB5">
        <w:t xml:space="preserve">made up of </w:t>
      </w:r>
      <w:r w:rsidR="00672290">
        <w:t>fifteen (15) female players (each, a “Women’s Team”)</w:t>
      </w:r>
    </w:p>
    <w:p w14:paraId="082DB77F" w14:textId="4AB2C243" w:rsidR="006C089F" w:rsidRDefault="00672290" w:rsidP="00602FB5">
      <w:pPr>
        <w:pStyle w:val="AmendmentText"/>
      </w:pPr>
      <w:r>
        <w:t>which numbers of players may be adjusted by mutual consent.</w:t>
      </w:r>
    </w:p>
    <w:p w14:paraId="1C468CF6" w14:textId="77777777" w:rsidR="00B25B1B" w:rsidRPr="00D474B4" w:rsidRDefault="00602FB5" w:rsidP="00B25B1B">
      <w:pPr>
        <w:pStyle w:val="AmendmentText"/>
      </w:pPr>
      <w:r w:rsidRPr="007B30F6">
        <w:rPr>
          <w:b/>
          <w:bCs/>
        </w:rPr>
        <w:t>5.3.1</w:t>
      </w:r>
      <w:r w:rsidRPr="00D474B4">
        <w:t xml:space="preserve"> </w:t>
      </w:r>
      <w:r w:rsidR="000722D1" w:rsidRPr="00D474B4">
        <w:t xml:space="preserve">In subsequent seasons after season 1, </w:t>
      </w:r>
      <w:r w:rsidR="00240E21" w:rsidRPr="00D474B4">
        <w:t xml:space="preserve">Star 333 is hereby authorized to conduct the League </w:t>
      </w:r>
      <w:r w:rsidR="00D827C7" w:rsidRPr="00D474B4">
        <w:t>as follows</w:t>
      </w:r>
      <w:r w:rsidR="00B25B1B" w:rsidRPr="00D474B4">
        <w:t xml:space="preserve">: </w:t>
      </w:r>
    </w:p>
    <w:p w14:paraId="3353C5A2" w14:textId="0642B8E2" w:rsidR="002A57D3" w:rsidRPr="00D474B4" w:rsidRDefault="00B25B1B" w:rsidP="00D474B4">
      <w:pPr>
        <w:pStyle w:val="AmendmentText"/>
        <w:ind w:left="1440"/>
      </w:pPr>
      <w:r w:rsidRPr="00D474B4">
        <w:t>In respect of Men’s Teams</w:t>
      </w:r>
      <w:r w:rsidR="006473CB" w:rsidRPr="00D474B4">
        <w:t>, a minimum of two (2) Men’s Teams</w:t>
      </w:r>
      <w:r w:rsidR="002A57D3" w:rsidRPr="00D474B4">
        <w:t xml:space="preserve"> and a maximum of twelve (12) Men’s Teams; and</w:t>
      </w:r>
    </w:p>
    <w:p w14:paraId="73821484" w14:textId="75FBF5A8" w:rsidR="002A57D3" w:rsidRDefault="002A57D3" w:rsidP="002A57D3">
      <w:pPr>
        <w:pStyle w:val="AmendmentText"/>
        <w:ind w:left="1440"/>
      </w:pPr>
      <w:r w:rsidRPr="00D474B4">
        <w:t>In respect of Women’s Teams, a minimum of two (2) Women’s Teams and a maximum of twelve (12) Women’s Teams.</w:t>
      </w:r>
    </w:p>
    <w:p w14:paraId="1E7658DF" w14:textId="454EE4E2" w:rsidR="00954DA9" w:rsidRPr="00D474B4" w:rsidRDefault="00954DA9" w:rsidP="00D474B4">
      <w:pPr>
        <w:pStyle w:val="AmendmentText"/>
      </w:pPr>
      <w:r>
        <w:t xml:space="preserve">For greater certainty, no consent or approval from Cricket Canada shall be required for such </w:t>
      </w:r>
      <w:r w:rsidR="00A36B35">
        <w:t>subsequent seasons</w:t>
      </w:r>
      <w:r>
        <w:t xml:space="preserve"> and Cricket Canada shall not restrict, interfere with, or delay the organization of </w:t>
      </w:r>
      <w:r w:rsidR="00A36B35">
        <w:t>subsequent seasons</w:t>
      </w:r>
      <w:r w:rsidR="00A67F06">
        <w:t xml:space="preserve">. </w:t>
      </w:r>
    </w:p>
    <w:p w14:paraId="4DD7105A" w14:textId="3FED1CDB" w:rsidR="004B2B53" w:rsidRDefault="006C089F" w:rsidP="00CA4CBC">
      <w:pPr>
        <w:pStyle w:val="AmendmentText"/>
      </w:pPr>
      <w:r>
        <w:rPr>
          <w:b/>
          <w:bCs/>
        </w:rPr>
        <w:t>5.</w:t>
      </w:r>
      <w:r w:rsidR="007B30F6">
        <w:rPr>
          <w:b/>
          <w:bCs/>
        </w:rPr>
        <w:t>4</w:t>
      </w:r>
      <w:r w:rsidR="00672290">
        <w:t xml:space="preserve"> STAR 333 Sports retains the exclusive right, in its sole discretion, to determine the total number of Franchises in the League and to make all operational and strategic decisions regarding the structure and management of the League, including the inclusion of Minimum Canadian Players as set out in Schedule A.</w:t>
      </w:r>
    </w:p>
    <w:p w14:paraId="7EA45D22" w14:textId="77777777" w:rsidR="00824A8A" w:rsidRPr="005C1594" w:rsidRDefault="00824A8A" w:rsidP="00824A8A">
      <w:pPr>
        <w:pStyle w:val="LexisNexisList2"/>
        <w:jc w:val="both"/>
      </w:pPr>
      <w:r w:rsidRPr="005C1594">
        <w:t>Schedule A of the MLA is hereby amended so that earlier text reading,</w:t>
      </w:r>
      <w:r w:rsidRPr="005C1594">
        <w:br/>
      </w:r>
      <w:r w:rsidRPr="005C1594">
        <w:rPr>
          <w:rStyle w:val="Emphasis"/>
          <w:rFonts w:eastAsiaTheme="majorEastAsia"/>
          <w:i w:val="0"/>
          <w:iCs w:val="0"/>
        </w:rPr>
        <w:t>“The League will initially consist of a minimum of six teams/franchises; however, the total numbers of the teams/franchises shall remain maximum of ten (10)”</w:t>
      </w:r>
      <w:r w:rsidRPr="005C1594">
        <w:br/>
        <w:t>is deleted in its entirety and replaced with the following:</w:t>
      </w:r>
    </w:p>
    <w:p w14:paraId="73C5BD25" w14:textId="11C82D1B" w:rsidR="00824A8A" w:rsidRDefault="00824A8A" w:rsidP="00CA4CBC">
      <w:pPr>
        <w:pStyle w:val="AmendmentText"/>
      </w:pPr>
      <w:r w:rsidRPr="0041533F">
        <w:rPr>
          <w:rStyle w:val="Emphasis"/>
        </w:rPr>
        <w:lastRenderedPageBreak/>
        <w:t>“</w:t>
      </w:r>
      <w:r w:rsidR="005F3B75" w:rsidRPr="00D474B4">
        <w:rPr>
          <w:rStyle w:val="Emphasis"/>
        </w:rPr>
        <w:t>In the first Season, t</w:t>
      </w:r>
      <w:r w:rsidRPr="0041533F">
        <w:rPr>
          <w:rStyle w:val="Emphasis"/>
        </w:rPr>
        <w:t xml:space="preserve">he League </w:t>
      </w:r>
      <w:r w:rsidR="005F3B75" w:rsidRPr="00D474B4">
        <w:rPr>
          <w:rStyle w:val="Emphasis"/>
        </w:rPr>
        <w:t>will</w:t>
      </w:r>
      <w:r w:rsidR="005F3B75" w:rsidRPr="0041533F">
        <w:rPr>
          <w:rStyle w:val="Emphasis"/>
        </w:rPr>
        <w:t xml:space="preserve"> </w:t>
      </w:r>
      <w:r w:rsidRPr="0041533F">
        <w:rPr>
          <w:rStyle w:val="Emphasis"/>
        </w:rPr>
        <w:t xml:space="preserve">consist of up to </w:t>
      </w:r>
      <w:r w:rsidR="005F3B75" w:rsidRPr="00D474B4">
        <w:rPr>
          <w:rStyle w:val="Emphasis"/>
        </w:rPr>
        <w:t>five</w:t>
      </w:r>
      <w:r w:rsidR="005F3B75" w:rsidRPr="0041533F">
        <w:rPr>
          <w:rStyle w:val="Emphasis"/>
        </w:rPr>
        <w:t xml:space="preserve"> </w:t>
      </w:r>
      <w:r w:rsidRPr="0041533F">
        <w:rPr>
          <w:rStyle w:val="Emphasis"/>
        </w:rPr>
        <w:t>(</w:t>
      </w:r>
      <w:r w:rsidR="005F3B75" w:rsidRPr="00D474B4">
        <w:rPr>
          <w:rStyle w:val="Emphasis"/>
        </w:rPr>
        <w:t>5</w:t>
      </w:r>
      <w:r w:rsidRPr="0041533F">
        <w:rPr>
          <w:rStyle w:val="Emphasis"/>
        </w:rPr>
        <w:t xml:space="preserve">) men’s teams and up to </w:t>
      </w:r>
      <w:r w:rsidR="005F3B75" w:rsidRPr="00D474B4">
        <w:rPr>
          <w:rStyle w:val="Emphasis"/>
        </w:rPr>
        <w:t>two</w:t>
      </w:r>
      <w:r w:rsidR="005F3B75" w:rsidRPr="0041533F">
        <w:rPr>
          <w:rStyle w:val="Emphasis"/>
        </w:rPr>
        <w:t xml:space="preserve"> </w:t>
      </w:r>
      <w:r w:rsidRPr="0041533F">
        <w:rPr>
          <w:rStyle w:val="Emphasis"/>
        </w:rPr>
        <w:t>(</w:t>
      </w:r>
      <w:r w:rsidR="005F3B75" w:rsidRPr="00D474B4">
        <w:rPr>
          <w:rStyle w:val="Emphasis"/>
        </w:rPr>
        <w:t>2</w:t>
      </w:r>
      <w:r w:rsidRPr="0041533F">
        <w:rPr>
          <w:rStyle w:val="Emphasis"/>
        </w:rPr>
        <w:t>) women’s teams</w:t>
      </w:r>
      <w:r w:rsidR="005F3B75" w:rsidRPr="00D474B4">
        <w:rPr>
          <w:rStyle w:val="Emphasis"/>
        </w:rPr>
        <w:t>; and, in each subsequent Season,</w:t>
      </w:r>
      <w:r w:rsidRPr="0041533F">
        <w:rPr>
          <w:rStyle w:val="Emphasis"/>
        </w:rPr>
        <w:t xml:space="preserve"> </w:t>
      </w:r>
      <w:r w:rsidR="005F3B75" w:rsidRPr="00D474B4">
        <w:rPr>
          <w:rStyle w:val="Emphasis"/>
        </w:rPr>
        <w:t>the</w:t>
      </w:r>
      <w:r w:rsidRPr="0041533F">
        <w:rPr>
          <w:rStyle w:val="Emphasis"/>
        </w:rPr>
        <w:t xml:space="preserve"> League</w:t>
      </w:r>
      <w:r w:rsidR="004A7705" w:rsidRPr="00D474B4">
        <w:rPr>
          <w:rStyle w:val="Emphasis"/>
        </w:rPr>
        <w:t xml:space="preserve"> will consist of not less than two</w:t>
      </w:r>
      <w:r w:rsidR="00734E8E" w:rsidRPr="00D474B4">
        <w:rPr>
          <w:rStyle w:val="Emphasis"/>
        </w:rPr>
        <w:t xml:space="preserve"> </w:t>
      </w:r>
      <w:r w:rsidR="004A7705" w:rsidRPr="00D474B4">
        <w:rPr>
          <w:rStyle w:val="Emphasis"/>
        </w:rPr>
        <w:t>(2) and not more than twelve (12) Men’s Teams and Women’s Teams</w:t>
      </w:r>
      <w:r w:rsidRPr="0041533F">
        <w:rPr>
          <w:rStyle w:val="Emphasis"/>
        </w:rPr>
        <w:t>.</w:t>
      </w:r>
      <w:r w:rsidR="0041533F" w:rsidRPr="00D474B4">
        <w:rPr>
          <w:rStyle w:val="Emphasis"/>
        </w:rPr>
        <w:t>”</w:t>
      </w:r>
    </w:p>
    <w:p w14:paraId="5E0ADB62" w14:textId="04DD1315" w:rsidR="005B0EE9" w:rsidRDefault="005B0EE9" w:rsidP="00D75419">
      <w:pPr>
        <w:pStyle w:val="LexisNexisList2"/>
      </w:pPr>
      <w:r>
        <w:t>Section 6.1 of the MLA is deleted in its entirety and replaced with section 6.2 that shall read as follows:</w:t>
      </w:r>
    </w:p>
    <w:p w14:paraId="0311C145" w14:textId="420329BF" w:rsidR="005B0EE9" w:rsidRPr="005B0EE9" w:rsidRDefault="005B0EE9" w:rsidP="00CA2143">
      <w:pPr>
        <w:pStyle w:val="AmendmentText"/>
      </w:pPr>
      <w:r>
        <w:t xml:space="preserve">6.2. </w:t>
      </w:r>
      <w:r>
        <w:tab/>
      </w:r>
      <w:r w:rsidRPr="005B0EE9">
        <w:t>At the end of each Season, an independent audit of the League Operations (“League Audit”) will be conducted by a reputable accounting firm in Canada proposed by Cricket Canada and approved by STAR 333</w:t>
      </w:r>
      <w:r w:rsidR="00517CD5">
        <w:t xml:space="preserve"> Sports</w:t>
      </w:r>
      <w:r w:rsidRPr="005B0EE9">
        <w:t>. In the ordinary course, the League Audit will result in a report that will be provided to both Parties.</w:t>
      </w:r>
    </w:p>
    <w:p w14:paraId="297D5D67" w14:textId="1204DEFF" w:rsidR="005B0EE9" w:rsidRPr="00FD2E63" w:rsidRDefault="005B0EE9" w:rsidP="00CA2143">
      <w:pPr>
        <w:pStyle w:val="AmendmentText"/>
        <w:rPr>
          <w:rFonts w:eastAsiaTheme="minorHAnsi"/>
          <w:color w:val="000000"/>
        </w:rPr>
      </w:pPr>
      <w:r w:rsidRPr="005B0EE9">
        <w:t>League Operations for the purposes of this Section 6.2 shall mean the following financial elements only:</w:t>
      </w:r>
      <w:r w:rsidR="00FD2E63">
        <w:rPr>
          <w:rFonts w:eastAsiaTheme="minorHAnsi"/>
          <w:color w:val="000000"/>
        </w:rPr>
        <w:t xml:space="preserve"> </w:t>
      </w:r>
      <w:r w:rsidRPr="005B0EE9">
        <w:rPr>
          <w:i/>
          <w:iCs/>
        </w:rPr>
        <w:t>(a)</w:t>
      </w:r>
      <w:r w:rsidRPr="005B0EE9">
        <w:t xml:space="preserve"> Gross revenue received from ticket sales, sponsorship agreements, and broadcasting rights directly attributable to League matches;</w:t>
      </w:r>
      <w:r w:rsidRPr="005B0EE9">
        <w:br/>
      </w:r>
      <w:r w:rsidRPr="005B0EE9">
        <w:rPr>
          <w:i/>
          <w:iCs/>
        </w:rPr>
        <w:t>(b)</w:t>
      </w:r>
      <w:r w:rsidRPr="005B0EE9">
        <w:t xml:space="preserve"> Expenses incurred by the Licensee in staging League matches, limited to venue rental, security, officiating fees, and player payments;</w:t>
      </w:r>
      <w:r w:rsidRPr="005B0EE9">
        <w:br/>
      </w:r>
      <w:r w:rsidRPr="005B0EE9">
        <w:rPr>
          <w:i/>
          <w:iCs/>
        </w:rPr>
        <w:t>(c)</w:t>
      </w:r>
      <w:r w:rsidRPr="005B0EE9">
        <w:t xml:space="preserve"> Payments made to Cricket Canada or STAR 333</w:t>
      </w:r>
      <w:r w:rsidR="00517CD5">
        <w:t xml:space="preserve"> Sports</w:t>
      </w:r>
      <w:r w:rsidR="00517CD5" w:rsidRPr="005B0EE9">
        <w:t xml:space="preserve"> </w:t>
      </w:r>
      <w:r w:rsidRPr="005B0EE9">
        <w:t>under this Agreement</w:t>
      </w:r>
      <w:r>
        <w:t>.</w:t>
      </w:r>
    </w:p>
    <w:p w14:paraId="68E70E05" w14:textId="4C92E07D" w:rsidR="005B0EE9" w:rsidRDefault="005B0EE9" w:rsidP="003770AA">
      <w:pPr>
        <w:pStyle w:val="AmendmentText"/>
      </w:pPr>
      <w:r>
        <w:t>The costs of the League Audit shall be borne equally (50/50) by the Parties. However, if the League Audit reveals discrepancies in reported revenue exceeding five percent (5%), STAR 333</w:t>
      </w:r>
      <w:r w:rsidR="00517CD5">
        <w:t xml:space="preserve"> Sports</w:t>
      </w:r>
      <w:r>
        <w:t xml:space="preserve"> will bear one hundred percent (100%) of the League Audit costs for that year. The assumption of such costs shall be the sole and exclusive remedy in respect of such discrepancies, and shall not give rise to any further liability, default, sanction, or claim under this Agreement.</w:t>
      </w:r>
    </w:p>
    <w:p w14:paraId="3A32E30B" w14:textId="0A03EB09" w:rsidR="00A4485E" w:rsidRDefault="00A4485E" w:rsidP="00D75419">
      <w:pPr>
        <w:pStyle w:val="LexisNexisList2"/>
      </w:pPr>
      <w:r>
        <w:t>Section 9.3 of the MLA is hereby deleted in its entirety and replaced with the following:</w:t>
      </w:r>
    </w:p>
    <w:p w14:paraId="2199EEC8" w14:textId="09A638A5" w:rsidR="00A4485E" w:rsidRDefault="00A4485E" w:rsidP="00CA4CBC">
      <w:pPr>
        <w:pStyle w:val="AmendmentText"/>
      </w:pPr>
      <w:r>
        <w:rPr>
          <w:rStyle w:val="Strong"/>
        </w:rPr>
        <w:t>9.3.1</w:t>
      </w:r>
      <w:r>
        <w:rPr>
          <w:rStyle w:val="Strong"/>
        </w:rPr>
        <w:tab/>
      </w:r>
      <w:r>
        <w:t xml:space="preserve"> STAR 333 Sports shall have the right</w:t>
      </w:r>
      <w:r w:rsidR="00D9408B">
        <w:t>, subject to approval by Cricket Canada</w:t>
      </w:r>
      <w:r w:rsidR="00696A20">
        <w:t>, not to be unreasonably withheld</w:t>
      </w:r>
      <w:r w:rsidR="00D9408B">
        <w:t xml:space="preserve">, </w:t>
      </w:r>
      <w:r>
        <w:t>to modify, adjust, or revise the format, structure, or scheduling of the League at any time. For clarity, no such changes shall be deemed a breach of this Agreement or give rise to any right of termination, renegotiation, or claim by Cricket Canada.</w:t>
      </w:r>
      <w:r w:rsidR="00696A20">
        <w:t xml:space="preserve"> For further certainty, </w:t>
      </w:r>
      <w:r w:rsidR="00917012" w:rsidRPr="00917012">
        <w:t>Cricket Canada will not deny approval unless the requested change creates a scheduling conflict with the ODI or T20I schedule of national team players</w:t>
      </w:r>
      <w:r w:rsidR="00917012">
        <w:t>.</w:t>
      </w:r>
    </w:p>
    <w:p w14:paraId="1C9B41FE" w14:textId="20AAF4E1" w:rsidR="005B0EE9" w:rsidRDefault="005B0EE9" w:rsidP="00CA4CBC">
      <w:pPr>
        <w:pStyle w:val="LexisNexisList2"/>
      </w:pPr>
      <w:r>
        <w:t>Section 11.1 of the MLA is deleted in its entirety and replaced with sections 11.2-11.4 that shall read as follows:</w:t>
      </w:r>
    </w:p>
    <w:p w14:paraId="06BA4E37" w14:textId="4A228919" w:rsidR="005B0EE9" w:rsidRPr="005B0EE9" w:rsidRDefault="005B0EE9" w:rsidP="00726FC2">
      <w:pPr>
        <w:pStyle w:val="AmendmentText"/>
      </w:pPr>
      <w:r w:rsidRPr="005B0EE9">
        <w:rPr>
          <w:b/>
          <w:bCs/>
        </w:rPr>
        <w:t>11.2</w:t>
      </w:r>
      <w:r w:rsidRPr="005B0EE9">
        <w:t xml:space="preserve"> </w:t>
      </w:r>
      <w:r>
        <w:tab/>
      </w:r>
      <w:r w:rsidRPr="005B0EE9">
        <w:t>All sporting matters pertaining to the League, as described below (“Sporting Matters”), shall fall under the oversight of a governing advisory body (the “Sporting Counsel”), as further detailed in Sections 11.3 and 11.4. The Sporting Counsel shall be responsible for ensuring that:</w:t>
      </w:r>
    </w:p>
    <w:p w14:paraId="3457583E" w14:textId="77777777" w:rsidR="005B0EE9" w:rsidRPr="005B0EE9" w:rsidRDefault="005B0EE9" w:rsidP="00E34252">
      <w:pPr>
        <w:pStyle w:val="AmendmentText"/>
      </w:pPr>
      <w:r w:rsidRPr="005B0EE9">
        <w:t>(</w:t>
      </w:r>
      <w:proofErr w:type="spellStart"/>
      <w:r w:rsidRPr="005B0EE9">
        <w:t>i</w:t>
      </w:r>
      <w:proofErr w:type="spellEnd"/>
      <w:r w:rsidRPr="005B0EE9">
        <w:t xml:space="preserve">) The League is conducted in a fair and transparent manner, in accordance with industry best practices, and that anti-corruption, anti-doping, anti-racism policies, and all applicable ICC and Cricket Canada rules and regulations are effectively </w:t>
      </w:r>
      <w:proofErr w:type="gramStart"/>
      <w:r w:rsidRPr="005B0EE9">
        <w:t>implemented;</w:t>
      </w:r>
      <w:proofErr w:type="gramEnd"/>
    </w:p>
    <w:p w14:paraId="15E10836" w14:textId="77777777" w:rsidR="005B0EE9" w:rsidRPr="005B0EE9" w:rsidRDefault="005B0EE9" w:rsidP="00E34252">
      <w:pPr>
        <w:pStyle w:val="AmendmentText"/>
      </w:pPr>
      <w:r w:rsidRPr="005B0EE9">
        <w:t xml:space="preserve">(ii) The determination and administration of Player Fees, Total Team Purse, player recommendations, player transfers, and prize money, as defined in the Franchise Agreements between the League and its Franchisees, are carried out in a fair and reasonable manner, in accordance with each applicable Franchise Agreement and a Sporting Counsel Charter to be formalized from time to </w:t>
      </w:r>
      <w:proofErr w:type="gramStart"/>
      <w:r w:rsidRPr="005B0EE9">
        <w:t>time;</w:t>
      </w:r>
      <w:proofErr w:type="gramEnd"/>
    </w:p>
    <w:p w14:paraId="7504B03E" w14:textId="2023630C" w:rsidR="005B0EE9" w:rsidRPr="005B0EE9" w:rsidRDefault="005B0EE9" w:rsidP="00E34252">
      <w:pPr>
        <w:pStyle w:val="AmendmentText"/>
      </w:pPr>
      <w:r w:rsidRPr="005B0EE9">
        <w:t>(iii) Any other sporting matters mutually agreed upon in writing by the Parties</w:t>
      </w:r>
      <w:r>
        <w:t xml:space="preserve"> </w:t>
      </w:r>
      <w:r w:rsidRPr="005B0EE9">
        <w:t>are carried out in a fair and reasonable manner</w:t>
      </w:r>
      <w:r>
        <w:t xml:space="preserve"> in accordance with this Agreement.</w:t>
      </w:r>
    </w:p>
    <w:p w14:paraId="4FEA364E" w14:textId="64E5EA0A" w:rsidR="005B0EE9" w:rsidRPr="005B0EE9" w:rsidRDefault="005B0EE9" w:rsidP="00726FC2">
      <w:pPr>
        <w:pStyle w:val="AmendmentText"/>
      </w:pPr>
      <w:r w:rsidRPr="005B0EE9">
        <w:rPr>
          <w:b/>
          <w:bCs/>
        </w:rPr>
        <w:lastRenderedPageBreak/>
        <w:t>11.3</w:t>
      </w:r>
      <w:r>
        <w:tab/>
      </w:r>
      <w:r w:rsidRPr="005B0EE9">
        <w:t>The Sporting Counsel shall initially be composed of:</w:t>
      </w:r>
      <w:r w:rsidRPr="005B0EE9">
        <w:br/>
        <w:t>(</w:t>
      </w:r>
      <w:proofErr w:type="spellStart"/>
      <w:r w:rsidRPr="005B0EE9">
        <w:t>i</w:t>
      </w:r>
      <w:proofErr w:type="spellEnd"/>
      <w:r w:rsidRPr="005B0EE9">
        <w:t>) one (1) member appointed by Cricket Canada (the “Cricket Canada Member”); and</w:t>
      </w:r>
      <w:r w:rsidRPr="005B0EE9">
        <w:br/>
        <w:t>(ii) three (3) members appointed by the League (the “League Members”).</w:t>
      </w:r>
    </w:p>
    <w:p w14:paraId="67322ADF" w14:textId="77777777" w:rsidR="005B0EE9" w:rsidRPr="005B0EE9" w:rsidRDefault="005B0EE9" w:rsidP="00726FC2">
      <w:pPr>
        <w:pStyle w:val="AmendmentText"/>
      </w:pPr>
      <w:r w:rsidRPr="005B0EE9">
        <w:t>The composition of the Sporting Counsel may be modified by the League in its sole discretion, acting reasonably.</w:t>
      </w:r>
    </w:p>
    <w:p w14:paraId="0B192DA2" w14:textId="166421AB" w:rsidR="005B0EE9" w:rsidRPr="005B0EE9" w:rsidRDefault="005B0EE9" w:rsidP="00726FC2">
      <w:pPr>
        <w:pStyle w:val="AmendmentText"/>
      </w:pPr>
      <w:r w:rsidRPr="005B0EE9">
        <w:rPr>
          <w:b/>
          <w:bCs/>
        </w:rPr>
        <w:t>11.4</w:t>
      </w:r>
      <w:r w:rsidRPr="005B0EE9">
        <w:t xml:space="preserve"> </w:t>
      </w:r>
      <w:r>
        <w:tab/>
      </w:r>
      <w:r w:rsidRPr="005B0EE9">
        <w:t xml:space="preserve">The Sporting Counsel shall convene </w:t>
      </w:r>
      <w:r>
        <w:t xml:space="preserve">from time to time to consider Sporting Matters within its mandate, including upon the request of either Party. Meetings may be held in person, by video conference, or through other agreed-upon means. For clarity, nothing in Sections 11.2 to 11.4 shall limit or affect Star 333’s exclusive authority over the management, operation, and commercial affairs of the League. </w:t>
      </w:r>
    </w:p>
    <w:p w14:paraId="779BA951" w14:textId="3A517E26" w:rsidR="005B0EE9" w:rsidRDefault="005B0EE9" w:rsidP="003770AA">
      <w:pPr>
        <w:pStyle w:val="LexisNexisList2"/>
      </w:pPr>
      <w:r>
        <w:t>Section 25.5 of the MLA is deleted in its entirety and replaced with sections 25.5.1 that shall read as follows:</w:t>
      </w:r>
    </w:p>
    <w:p w14:paraId="624DAFE5" w14:textId="52AE551C" w:rsidR="005B0EE9" w:rsidRDefault="005B0EE9" w:rsidP="00CA4CBC">
      <w:pPr>
        <w:pStyle w:val="AmendmentText"/>
      </w:pPr>
      <w:r w:rsidRPr="00726FC2">
        <w:rPr>
          <w:b/>
          <w:bCs/>
        </w:rPr>
        <w:t>25.5.1</w:t>
      </w:r>
      <w:r w:rsidRPr="00726FC2">
        <w:t xml:space="preserve"> </w:t>
      </w:r>
      <w:r w:rsidRPr="00726FC2">
        <w:tab/>
        <w:t>It</w:t>
      </w:r>
      <w:r w:rsidRPr="00726FC2">
        <w:rPr>
          <w:spacing w:val="-6"/>
        </w:rPr>
        <w:t xml:space="preserve"> </w:t>
      </w:r>
      <w:r w:rsidRPr="00726FC2">
        <w:t>is</w:t>
      </w:r>
      <w:r w:rsidRPr="00726FC2">
        <w:rPr>
          <w:spacing w:val="-7"/>
        </w:rPr>
        <w:t xml:space="preserve"> </w:t>
      </w:r>
      <w:r w:rsidRPr="00726FC2">
        <w:t>further</w:t>
      </w:r>
      <w:r w:rsidRPr="00726FC2">
        <w:rPr>
          <w:spacing w:val="-7"/>
        </w:rPr>
        <w:t xml:space="preserve"> </w:t>
      </w:r>
      <w:r w:rsidRPr="00726FC2">
        <w:t>agreed</w:t>
      </w:r>
      <w:r w:rsidRPr="00726FC2">
        <w:rPr>
          <w:spacing w:val="-8"/>
        </w:rPr>
        <w:t xml:space="preserve"> </w:t>
      </w:r>
      <w:r w:rsidRPr="00726FC2">
        <w:t>between</w:t>
      </w:r>
      <w:r w:rsidRPr="00726FC2">
        <w:rPr>
          <w:spacing w:val="-8"/>
        </w:rPr>
        <w:t xml:space="preserve"> </w:t>
      </w:r>
      <w:r w:rsidRPr="00726FC2">
        <w:t>the</w:t>
      </w:r>
      <w:r w:rsidRPr="00726FC2">
        <w:rPr>
          <w:spacing w:val="-7"/>
        </w:rPr>
        <w:t xml:space="preserve"> </w:t>
      </w:r>
      <w:r w:rsidRPr="00726FC2">
        <w:t>Parties</w:t>
      </w:r>
      <w:r w:rsidRPr="00726FC2">
        <w:rPr>
          <w:spacing w:val="-8"/>
        </w:rPr>
        <w:t xml:space="preserve"> </w:t>
      </w:r>
      <w:r w:rsidRPr="00726FC2">
        <w:t>that</w:t>
      </w:r>
      <w:r w:rsidRPr="00726FC2">
        <w:rPr>
          <w:spacing w:val="-6"/>
        </w:rPr>
        <w:t xml:space="preserve"> </w:t>
      </w:r>
      <w:r w:rsidRPr="00726FC2">
        <w:t>Cricket</w:t>
      </w:r>
      <w:r w:rsidRPr="00726FC2">
        <w:rPr>
          <w:spacing w:val="-8"/>
        </w:rPr>
        <w:t xml:space="preserve"> </w:t>
      </w:r>
      <w:r w:rsidRPr="00726FC2">
        <w:t>Canada</w:t>
      </w:r>
      <w:r w:rsidRPr="00726FC2">
        <w:rPr>
          <w:spacing w:val="-6"/>
        </w:rPr>
        <w:t xml:space="preserve"> </w:t>
      </w:r>
      <w:r w:rsidRPr="00726FC2">
        <w:t>grants</w:t>
      </w:r>
      <w:r w:rsidRPr="00726FC2">
        <w:rPr>
          <w:spacing w:val="-5"/>
        </w:rPr>
        <w:t xml:space="preserve"> </w:t>
      </w:r>
      <w:r w:rsidRPr="00726FC2">
        <w:t>to</w:t>
      </w:r>
      <w:r w:rsidRPr="00726FC2">
        <w:rPr>
          <w:spacing w:val="-7"/>
        </w:rPr>
        <w:t xml:space="preserve"> </w:t>
      </w:r>
      <w:r w:rsidRPr="00726FC2">
        <w:t>STAR</w:t>
      </w:r>
      <w:r w:rsidRPr="00726FC2">
        <w:rPr>
          <w:spacing w:val="-5"/>
        </w:rPr>
        <w:t xml:space="preserve"> </w:t>
      </w:r>
      <w:r w:rsidRPr="00726FC2">
        <w:t>333</w:t>
      </w:r>
      <w:r w:rsidRPr="00726FC2">
        <w:rPr>
          <w:spacing w:val="-8"/>
        </w:rPr>
        <w:t xml:space="preserve"> </w:t>
      </w:r>
      <w:r w:rsidRPr="00726FC2">
        <w:t>Sports and any of its sub-licensees, a non-exclusive, irrevocable, royalty-free, license on an “as</w:t>
      </w:r>
      <w:r w:rsidRPr="00726FC2">
        <w:rPr>
          <w:spacing w:val="-9"/>
        </w:rPr>
        <w:t xml:space="preserve"> </w:t>
      </w:r>
      <w:r w:rsidRPr="00726FC2">
        <w:t>is”</w:t>
      </w:r>
      <w:r w:rsidRPr="00726FC2">
        <w:rPr>
          <w:spacing w:val="-10"/>
        </w:rPr>
        <w:t xml:space="preserve"> </w:t>
      </w:r>
      <w:r w:rsidRPr="00726FC2">
        <w:t>basis,</w:t>
      </w:r>
      <w:r w:rsidRPr="00726FC2">
        <w:rPr>
          <w:spacing w:val="-10"/>
        </w:rPr>
        <w:t xml:space="preserve"> </w:t>
      </w:r>
      <w:r w:rsidRPr="00726FC2">
        <w:t>which</w:t>
      </w:r>
      <w:r w:rsidRPr="00726FC2">
        <w:rPr>
          <w:spacing w:val="-10"/>
        </w:rPr>
        <w:t xml:space="preserve"> </w:t>
      </w:r>
      <w:r w:rsidRPr="00726FC2">
        <w:t>shall</w:t>
      </w:r>
      <w:r w:rsidRPr="00726FC2">
        <w:rPr>
          <w:spacing w:val="-7"/>
        </w:rPr>
        <w:t xml:space="preserve"> </w:t>
      </w:r>
      <w:r w:rsidRPr="00726FC2">
        <w:t>remain</w:t>
      </w:r>
      <w:r w:rsidRPr="00726FC2">
        <w:rPr>
          <w:spacing w:val="-10"/>
        </w:rPr>
        <w:t xml:space="preserve"> </w:t>
      </w:r>
      <w:r w:rsidRPr="00726FC2">
        <w:t>valid</w:t>
      </w:r>
      <w:r w:rsidRPr="00726FC2">
        <w:rPr>
          <w:spacing w:val="-10"/>
        </w:rPr>
        <w:t xml:space="preserve"> </w:t>
      </w:r>
      <w:r w:rsidRPr="00726FC2">
        <w:t>during</w:t>
      </w:r>
      <w:r w:rsidRPr="00726FC2">
        <w:rPr>
          <w:spacing w:val="-10"/>
        </w:rPr>
        <w:t xml:space="preserve"> </w:t>
      </w:r>
      <w:r w:rsidRPr="00726FC2">
        <w:t>the</w:t>
      </w:r>
      <w:r w:rsidRPr="00726FC2">
        <w:rPr>
          <w:spacing w:val="-10"/>
        </w:rPr>
        <w:t xml:space="preserve"> </w:t>
      </w:r>
      <w:r w:rsidRPr="00726FC2">
        <w:t>Term,</w:t>
      </w:r>
      <w:r w:rsidRPr="00726FC2">
        <w:rPr>
          <w:spacing w:val="-10"/>
        </w:rPr>
        <w:t xml:space="preserve"> </w:t>
      </w:r>
      <w:r w:rsidRPr="00726FC2">
        <w:t>to</w:t>
      </w:r>
      <w:r w:rsidRPr="00726FC2">
        <w:rPr>
          <w:spacing w:val="-9"/>
        </w:rPr>
        <w:t xml:space="preserve"> </w:t>
      </w:r>
      <w:r w:rsidRPr="00726FC2">
        <w:t>use</w:t>
      </w:r>
      <w:r w:rsidRPr="00726FC2">
        <w:rPr>
          <w:spacing w:val="-8"/>
        </w:rPr>
        <w:t xml:space="preserve"> </w:t>
      </w:r>
      <w:r w:rsidRPr="00726FC2">
        <w:t>any</w:t>
      </w:r>
      <w:r w:rsidRPr="00726FC2">
        <w:rPr>
          <w:spacing w:val="-10"/>
        </w:rPr>
        <w:t xml:space="preserve"> </w:t>
      </w:r>
      <w:r w:rsidRPr="00726FC2">
        <w:t>intellectual</w:t>
      </w:r>
      <w:r w:rsidRPr="00726FC2">
        <w:rPr>
          <w:spacing w:val="-9"/>
        </w:rPr>
        <w:t xml:space="preserve"> </w:t>
      </w:r>
      <w:r w:rsidRPr="00726FC2">
        <w:t>property rights, marks and logo that stands vested in Cricket Canada, including but not limited to</w:t>
      </w:r>
      <w:r w:rsidRPr="00726FC2">
        <w:rPr>
          <w:spacing w:val="-7"/>
        </w:rPr>
        <w:t xml:space="preserve"> </w:t>
      </w:r>
      <w:r w:rsidRPr="00726FC2">
        <w:t>the</w:t>
      </w:r>
      <w:r w:rsidRPr="00726FC2">
        <w:rPr>
          <w:spacing w:val="-8"/>
        </w:rPr>
        <w:t xml:space="preserve"> </w:t>
      </w:r>
      <w:r w:rsidRPr="00726FC2">
        <w:t>right</w:t>
      </w:r>
      <w:r w:rsidRPr="00726FC2">
        <w:rPr>
          <w:spacing w:val="-7"/>
        </w:rPr>
        <w:t xml:space="preserve"> </w:t>
      </w:r>
      <w:r w:rsidRPr="00726FC2">
        <w:t>to</w:t>
      </w:r>
      <w:r w:rsidRPr="00726FC2">
        <w:rPr>
          <w:spacing w:val="-5"/>
        </w:rPr>
        <w:t xml:space="preserve"> </w:t>
      </w:r>
      <w:r w:rsidRPr="00726FC2">
        <w:t>use</w:t>
      </w:r>
      <w:r w:rsidRPr="00726FC2">
        <w:rPr>
          <w:spacing w:val="-6"/>
        </w:rPr>
        <w:t xml:space="preserve"> </w:t>
      </w:r>
      <w:r w:rsidRPr="00726FC2">
        <w:t>any</w:t>
      </w:r>
      <w:r w:rsidRPr="00726FC2">
        <w:rPr>
          <w:spacing w:val="-7"/>
        </w:rPr>
        <w:t xml:space="preserve"> </w:t>
      </w:r>
      <w:r w:rsidRPr="00726FC2">
        <w:t>trademark,</w:t>
      </w:r>
      <w:r w:rsidRPr="00726FC2">
        <w:rPr>
          <w:spacing w:val="-5"/>
        </w:rPr>
        <w:t xml:space="preserve"> </w:t>
      </w:r>
      <w:r w:rsidRPr="00726FC2">
        <w:t>copyright</w:t>
      </w:r>
      <w:r w:rsidRPr="00726FC2">
        <w:rPr>
          <w:spacing w:val="-7"/>
        </w:rPr>
        <w:t xml:space="preserve"> </w:t>
      </w:r>
      <w:r w:rsidRPr="00726FC2">
        <w:t>design,</w:t>
      </w:r>
      <w:r w:rsidRPr="00726FC2">
        <w:rPr>
          <w:spacing w:val="-7"/>
        </w:rPr>
        <w:t xml:space="preserve"> </w:t>
      </w:r>
      <w:r w:rsidRPr="00726FC2">
        <w:t>patent,</w:t>
      </w:r>
      <w:r w:rsidRPr="00726FC2">
        <w:rPr>
          <w:spacing w:val="-7"/>
        </w:rPr>
        <w:t xml:space="preserve"> </w:t>
      </w:r>
      <w:r w:rsidRPr="00726FC2">
        <w:t>or</w:t>
      </w:r>
      <w:r w:rsidRPr="00726FC2">
        <w:rPr>
          <w:spacing w:val="-8"/>
        </w:rPr>
        <w:t xml:space="preserve"> </w:t>
      </w:r>
      <w:r w:rsidRPr="00726FC2">
        <w:t>service</w:t>
      </w:r>
      <w:r w:rsidRPr="00726FC2">
        <w:rPr>
          <w:spacing w:val="-6"/>
        </w:rPr>
        <w:t xml:space="preserve"> </w:t>
      </w:r>
      <w:r w:rsidRPr="00726FC2">
        <w:t>mark,</w:t>
      </w:r>
      <w:r w:rsidRPr="00726FC2">
        <w:rPr>
          <w:spacing w:val="-3"/>
        </w:rPr>
        <w:t xml:space="preserve"> </w:t>
      </w:r>
      <w:r w:rsidRPr="00726FC2">
        <w:t>licensed</w:t>
      </w:r>
      <w:r w:rsidRPr="00726FC2">
        <w:rPr>
          <w:spacing w:val="-7"/>
        </w:rPr>
        <w:t xml:space="preserve"> </w:t>
      </w:r>
      <w:r w:rsidRPr="00726FC2">
        <w:t xml:space="preserve">or controlled by Cricket Canada, which use by STAR 333 shall be solely in connection with the League and its related commercial activities, including performance of its obligations under this Agreement. </w:t>
      </w:r>
    </w:p>
    <w:p w14:paraId="7EF2D886" w14:textId="4006A37B" w:rsidR="00042889" w:rsidRDefault="00042889" w:rsidP="00E34252">
      <w:pPr>
        <w:pStyle w:val="LexisNexisList2"/>
        <w:jc w:val="both"/>
      </w:pPr>
      <w:r>
        <w:t>Sub-sections 23.1-2 of the MLA are hereby deleted in their entirety and replaced with sub-sections 23.1.1 and 23.1.2 that shall read as follows:</w:t>
      </w:r>
    </w:p>
    <w:p w14:paraId="33BEF0F9" w14:textId="4CE76E4D" w:rsidR="00D17416" w:rsidRDefault="00042889" w:rsidP="005C1594">
      <w:pPr>
        <w:pStyle w:val="LexisNexisList2"/>
        <w:numPr>
          <w:ilvl w:val="0"/>
          <w:numId w:val="0"/>
        </w:numPr>
        <w:ind w:left="720"/>
        <w:jc w:val="both"/>
      </w:pPr>
      <w:r w:rsidRPr="00D17416">
        <w:rPr>
          <w:b/>
          <w:bCs/>
        </w:rPr>
        <w:t>23.1.1</w:t>
      </w:r>
      <w:r>
        <w:t xml:space="preserve"> </w:t>
      </w:r>
      <w:r w:rsidR="008E5142">
        <w:tab/>
      </w:r>
      <w:r w:rsidR="00D17416">
        <w:t xml:space="preserve">STAR 333 Sports shall have the unrestricted right, at any time and in its sole discretion, to assign, transfer, or sub-license any or </w:t>
      </w:r>
      <w:proofErr w:type="gramStart"/>
      <w:r w:rsidR="00D17416">
        <w:t>all of</w:t>
      </w:r>
      <w:proofErr w:type="gramEnd"/>
      <w:r w:rsidR="00D17416">
        <w:t xml:space="preserve"> its rights, benefits, or obligations under this Agreement, including the right to operate, commercialize, or administer the League, without the consent of Cricket Canada. Any such assignment, transfer, or sub-license shall not constitute a breach of this Agreement, nor require amendment, novation, or any further documentation involving Cricket Canada.</w:t>
      </w:r>
    </w:p>
    <w:p w14:paraId="474C84BF" w14:textId="77D12375" w:rsidR="00DE00B5" w:rsidRDefault="00D17416" w:rsidP="003770AA">
      <w:pPr>
        <w:pStyle w:val="AmendmentText"/>
      </w:pPr>
      <w:r>
        <w:rPr>
          <w:rStyle w:val="Strong"/>
        </w:rPr>
        <w:t xml:space="preserve">23.1.2 </w:t>
      </w:r>
      <w:r>
        <w:rPr>
          <w:rStyle w:val="Strong"/>
        </w:rPr>
        <w:tab/>
      </w:r>
      <w:r>
        <w:t>STAR 333 Sports shall further have the right to sell or otherwise dispose of the League, including this Agreement and all related commercial or operational rights, at any time and without the need for prior consent. STAR 333 Sports shall provide Cricket Canada with written notice of any such transaction within a reasonable period following its completion. For greater certainty, any such sale shall not trigger any suspension of the Parties’ obligations or give rise to any right of objection, renegotiation, or termination on the part of Cricket Canada.</w:t>
      </w:r>
    </w:p>
    <w:p w14:paraId="15C1C021" w14:textId="3A774FFB" w:rsidR="00273330" w:rsidRPr="003770AA" w:rsidRDefault="00352610" w:rsidP="00E34252">
      <w:pPr>
        <w:pStyle w:val="LexisNexisList2"/>
        <w:jc w:val="both"/>
        <w:rPr>
          <w:rFonts w:eastAsiaTheme="minorHAnsi"/>
        </w:rPr>
      </w:pPr>
      <w:r>
        <w:t>Provided that the mutual consent to arbitration reflected in Section 28 shall remain in full force and effect, the text of Section 28 is hereby deleted in its entirety and replaced with the following:</w:t>
      </w:r>
    </w:p>
    <w:p w14:paraId="06303F3B" w14:textId="678AB547" w:rsidR="00273330" w:rsidRDefault="00273330" w:rsidP="005C1594">
      <w:pPr>
        <w:pStyle w:val="AmendmentText"/>
      </w:pPr>
      <w:r w:rsidRPr="00352610">
        <w:rPr>
          <w:b/>
          <w:bCs/>
        </w:rPr>
        <w:t>28.1</w:t>
      </w:r>
      <w:r>
        <w:t xml:space="preserve"> </w:t>
      </w:r>
      <w:r>
        <w:rPr>
          <w:rStyle w:val="Strong"/>
        </w:rPr>
        <w:t>Governing Law</w:t>
      </w:r>
      <w:r w:rsidR="00C73762">
        <w:t xml:space="preserve">. </w:t>
      </w:r>
      <w:r w:rsidR="00C60E32" w:rsidRPr="00C60E32">
        <w:t xml:space="preserve">This Agreement and all instruments </w:t>
      </w:r>
      <w:proofErr w:type="gramStart"/>
      <w:r w:rsidR="00C60E32" w:rsidRPr="00C60E32">
        <w:t>entered into</w:t>
      </w:r>
      <w:proofErr w:type="gramEnd"/>
      <w:r w:rsidR="00C60E32" w:rsidRPr="00C60E32">
        <w:t xml:space="preserve"> pursuant hereto shall be governed by and construed in accordance with the laws of the Province of Ontario and the federal laws of Canada applicable therein.</w:t>
      </w:r>
      <w:r>
        <w:t xml:space="preserve"> To the extent that any provision of the rules, regulations, or codes of the International Cricket Council (ICC) is incorporated by reference or otherwise applied under this Agreement, such provisions shall be subordinate to and interpreted consistently with the governing law set out in this Section.</w:t>
      </w:r>
    </w:p>
    <w:p w14:paraId="03F660BA" w14:textId="0D7C9770" w:rsidR="00273330" w:rsidRDefault="00273330" w:rsidP="005C1594">
      <w:pPr>
        <w:pStyle w:val="AmendmentText"/>
      </w:pPr>
      <w:r w:rsidRPr="00C60E32">
        <w:rPr>
          <w:b/>
          <w:bCs/>
        </w:rPr>
        <w:t>28.2</w:t>
      </w:r>
      <w:r>
        <w:t xml:space="preserve"> </w:t>
      </w:r>
      <w:r>
        <w:rPr>
          <w:rStyle w:val="Strong"/>
        </w:rPr>
        <w:t>Arbitration Agreement</w:t>
      </w:r>
      <w:r w:rsidR="00C73762">
        <w:t xml:space="preserve">. </w:t>
      </w:r>
      <w:r>
        <w:t>Any dispute, controversy or claim arising out of or relating to this Agreement</w:t>
      </w:r>
      <w:r w:rsidR="00C73762">
        <w:t xml:space="preserve"> </w:t>
      </w:r>
      <w:r w:rsidR="00C73762" w:rsidRPr="00C60E32">
        <w:t xml:space="preserve">and </w:t>
      </w:r>
      <w:r w:rsidR="00C73762">
        <w:t>for greater certainty of drafting a</w:t>
      </w:r>
      <w:r w:rsidR="00C73762" w:rsidRPr="00C60E32">
        <w:t xml:space="preserve">ll instruments </w:t>
      </w:r>
      <w:proofErr w:type="gramStart"/>
      <w:r w:rsidR="00C73762" w:rsidRPr="00C60E32">
        <w:t>entered into</w:t>
      </w:r>
      <w:proofErr w:type="gramEnd"/>
      <w:r w:rsidR="00C73762" w:rsidRPr="00C60E32">
        <w:t xml:space="preserve"> pursuant hereto</w:t>
      </w:r>
      <w:r>
        <w:t xml:space="preserve">, including its existence, interpretation, breach, termination, or validity, shall be finally resolved </w:t>
      </w:r>
      <w:r>
        <w:lastRenderedPageBreak/>
        <w:t>by arbitration administered by ADR Chambers under its Arbitration Rules in force at the time the Notice of Arbitration is submitted.</w:t>
      </w:r>
    </w:p>
    <w:p w14:paraId="1DE96C15" w14:textId="05E120EF" w:rsidR="00273330" w:rsidRDefault="00273330" w:rsidP="005C1594">
      <w:pPr>
        <w:pStyle w:val="AmendmentText"/>
      </w:pPr>
      <w:r w:rsidRPr="00C73762">
        <w:rPr>
          <w:b/>
          <w:bCs/>
        </w:rPr>
        <w:t>28.3</w:t>
      </w:r>
      <w:r>
        <w:t xml:space="preserve"> </w:t>
      </w:r>
      <w:r>
        <w:rPr>
          <w:rStyle w:val="Strong"/>
        </w:rPr>
        <w:t>Seat, Language, and Conduct</w:t>
      </w:r>
      <w:r w:rsidR="00C73762">
        <w:t xml:space="preserve">. </w:t>
      </w:r>
      <w:r>
        <w:t>The seat of arbitration shall be Toronto, Ontario, Canada. The language of the arbitration shall be English. The arbitration shall be conducted in a confidential manner.</w:t>
      </w:r>
    </w:p>
    <w:p w14:paraId="1EE41110" w14:textId="5567B1AC" w:rsidR="00273330" w:rsidRDefault="00273330" w:rsidP="005C1594">
      <w:pPr>
        <w:pStyle w:val="AmendmentText"/>
      </w:pPr>
      <w:r w:rsidRPr="00C73762">
        <w:rPr>
          <w:b/>
          <w:bCs/>
        </w:rPr>
        <w:t>28.4</w:t>
      </w:r>
      <w:r>
        <w:t xml:space="preserve"> </w:t>
      </w:r>
      <w:r>
        <w:rPr>
          <w:rStyle w:val="Strong"/>
        </w:rPr>
        <w:t>Tribunal Composition</w:t>
      </w:r>
      <w:r w:rsidR="00C73762">
        <w:rPr>
          <w:rStyle w:val="Strong"/>
        </w:rPr>
        <w:t xml:space="preserve">. </w:t>
      </w:r>
      <w:r>
        <w:t xml:space="preserve">The </w:t>
      </w:r>
      <w:r w:rsidR="00C73762">
        <w:t xml:space="preserve">arbitration </w:t>
      </w:r>
      <w:r>
        <w:t>tribunal shall consist of a sole arbitrator unless the amount in dispute exceeds five million Canadian dollars (CAD $5,000,000), in which case the tribunal shall consist of three arbitrators. The Parties shall attempt to agree on the sole arbitrator (or each appoint one arbitrator and jointly select the chair in a three-member panel), failing which the appointment(s) shall be made by ADR Chambers.</w:t>
      </w:r>
    </w:p>
    <w:p w14:paraId="02282646" w14:textId="2D725988" w:rsidR="005B0EE9" w:rsidRDefault="00273330" w:rsidP="001E44D4">
      <w:pPr>
        <w:pStyle w:val="AmendmentText"/>
      </w:pPr>
      <w:r w:rsidRPr="00C73762">
        <w:rPr>
          <w:b/>
          <w:bCs/>
        </w:rPr>
        <w:t>28.5</w:t>
      </w:r>
      <w:r>
        <w:t xml:space="preserve"> </w:t>
      </w:r>
      <w:r>
        <w:rPr>
          <w:rStyle w:val="Strong"/>
        </w:rPr>
        <w:t>Enforcement and Interim Measures</w:t>
      </w:r>
      <w:r w:rsidR="00C73762">
        <w:rPr>
          <w:rStyle w:val="Strong"/>
        </w:rPr>
        <w:t xml:space="preserve">. </w:t>
      </w:r>
      <w:r>
        <w:t>Any award rendered by the tribunal shall be final and binding on the Parties, and judgment thereon may be entered in any court of competent jurisdiction. The Parties waive any right of appeal to the fullest extent permitted by law.</w:t>
      </w:r>
    </w:p>
    <w:p w14:paraId="39584647" w14:textId="07864187" w:rsidR="005B0EE9" w:rsidRPr="00C21421" w:rsidRDefault="004332D9" w:rsidP="005B0EE9">
      <w:pPr>
        <w:pStyle w:val="LexisNexisList1"/>
        <w:jc w:val="both"/>
        <w:rPr>
          <w:rFonts w:eastAsiaTheme="minorHAnsi"/>
          <w:b/>
          <w:bCs/>
        </w:rPr>
      </w:pPr>
      <w:r>
        <w:rPr>
          <w:rStyle w:val="Heading1Char"/>
          <w:rFonts w:eastAsiaTheme="minorHAnsi" w:cstheme="minorBidi"/>
          <w:b/>
          <w:bCs/>
          <w:color w:val="auto"/>
          <w:sz w:val="24"/>
          <w:szCs w:val="22"/>
        </w:rPr>
        <w:t>Additional Provisions</w:t>
      </w:r>
      <w:r w:rsidRPr="005B0EE9">
        <w:rPr>
          <w:b/>
          <w:bCs/>
        </w:rPr>
        <w:t>.</w:t>
      </w:r>
      <w:r>
        <w:rPr>
          <w:b/>
          <w:bCs/>
        </w:rPr>
        <w:t xml:space="preserve"> </w:t>
      </w:r>
      <w:r w:rsidR="00227821">
        <w:t xml:space="preserve"> </w:t>
      </w:r>
      <w:r w:rsidR="00E556BA">
        <w:t>As of the Amendment Effective Date, the Agreement is hereby amended so that each of the following provisions shall be incorporated into Section 31 of the Master License Agreement as standalone sub-sections, with the same force and effect as if originally set forth therein.</w:t>
      </w:r>
    </w:p>
    <w:p w14:paraId="0DB134E9" w14:textId="63F8EF04" w:rsidR="00A81B82" w:rsidRPr="006E18BC" w:rsidRDefault="000E6635" w:rsidP="006E18BC">
      <w:pPr>
        <w:pStyle w:val="AmendmentText"/>
      </w:pPr>
      <w:r w:rsidRPr="00A12390">
        <w:rPr>
          <w:b/>
          <w:bCs/>
        </w:rPr>
        <w:t>31.1</w:t>
      </w:r>
      <w:r w:rsidR="00A12390">
        <w:rPr>
          <w:b/>
          <w:bCs/>
        </w:rPr>
        <w:tab/>
      </w:r>
      <w:r w:rsidR="00A12390">
        <w:t>If any shareholder of STAR 333 Sports is convicted of a criminal offence involving corruption, fraud, or dishonesty, STAR 333 Sports shall promptly take commercially reasonable steps to ensure that such individual ceases to hold a controlling interest or governance position in the company. For greater certainty, such conviction shall not, in and of itself, constitute a breach of this Agreement or grounds for termination by Cricket Canada, provided STAR 333 Sports complies with the foregoing obligation in a timely manner.</w:t>
      </w:r>
    </w:p>
    <w:p w14:paraId="2A5874B9" w14:textId="5B29AB85" w:rsidR="00A81B82" w:rsidRPr="00A81B82" w:rsidRDefault="00A81B82" w:rsidP="006E18BC">
      <w:pPr>
        <w:pStyle w:val="AmendmentText"/>
        <w:rPr>
          <w:b/>
          <w:bCs/>
        </w:rPr>
      </w:pPr>
      <w:r>
        <w:rPr>
          <w:b/>
          <w:bCs/>
        </w:rPr>
        <w:t xml:space="preserve">31.2 </w:t>
      </w:r>
      <w:r>
        <w:rPr>
          <w:b/>
          <w:bCs/>
        </w:rPr>
        <w:tab/>
      </w:r>
      <w:r>
        <w:t>In the event that Cricket Canada is suspended, dissolved, or replaced as the recognized governing body for cricket in Canada, whether by the International Cricket Council (ICC) or any other competent authority, this Agreement shall remain in full force and effect. Any successor entity appointed or recognized by the ICC to assume the role of national governing body for cricket in Canada shall be bound by the terms of this Agreement as if it were Cricket Canada.</w:t>
      </w:r>
    </w:p>
    <w:p w14:paraId="0B2BBE94" w14:textId="5B1E438E" w:rsidR="00A81B82" w:rsidRPr="006E18BC" w:rsidRDefault="00A81B82" w:rsidP="006E18BC">
      <w:pPr>
        <w:pStyle w:val="AmendmentText"/>
      </w:pPr>
      <w:r>
        <w:t>In addition, if the Board of Directors or governing leadership of Cricket Canada is replaced, reconstituted, or dismissed for any reason, whether voluntarily or by directive of a third party, such change shall not affect the enforceability of this Agreement. The new Board or leadership shall continue to be bound by the terms of this Agreement without interruption.</w:t>
      </w:r>
    </w:p>
    <w:p w14:paraId="56D33654" w14:textId="7D9A40B9" w:rsidR="00EE7A59" w:rsidRPr="00A32B4F" w:rsidRDefault="006E18BC" w:rsidP="00C21421">
      <w:pPr>
        <w:pStyle w:val="AmendmentText"/>
        <w:rPr>
          <w:b/>
          <w:bCs/>
        </w:rPr>
      </w:pPr>
      <w:r w:rsidRPr="006E18BC">
        <w:rPr>
          <w:b/>
          <w:bCs/>
        </w:rPr>
        <w:t>31.3</w:t>
      </w:r>
      <w:r>
        <w:tab/>
      </w:r>
      <w:r w:rsidR="00EE7A59">
        <w:t>Cricket Canada shall indemnify and hold harmless the majority shareholder of STAR 333 Sports (the “Indemnified Party”) from and against any and all claims, liabilities, losses, damages, costs, and expenses (including reasonable legal fees) arising directly from any third-party claims brought against the Indemnified Party solely in connection with the performance of STAR 333 Sports’ obligations under this Agreement, provided that such claims do not arise from the Indemnified Party’s own willful misconduct, fraud, or gross negligence.</w:t>
      </w:r>
      <w:r w:rsidR="00BC21AB">
        <w:t xml:space="preserve"> </w:t>
      </w:r>
      <w:r w:rsidR="00EE7A59">
        <w:t>This indemnity shall also extend to any reputational damage, public allegation, or loss of goodwill suffered by the Indemnified Party, to the extent such harm arises from or is attributable to any breach, act, or omission by Cricket Canada under this Agreement.</w:t>
      </w:r>
    </w:p>
    <w:p w14:paraId="3B3EB480" w14:textId="4AC3DB01" w:rsidR="00D32D41" w:rsidRPr="00D32D41" w:rsidRDefault="00D32D41" w:rsidP="006E18BC">
      <w:pPr>
        <w:pStyle w:val="AmendmentText"/>
        <w:rPr>
          <w:b/>
          <w:bCs/>
        </w:rPr>
      </w:pPr>
      <w:r>
        <w:rPr>
          <w:b/>
          <w:bCs/>
        </w:rPr>
        <w:t>31.4</w:t>
      </w:r>
      <w:r w:rsidRPr="00D32D41">
        <w:rPr>
          <w:b/>
          <w:bCs/>
        </w:rPr>
        <w:t xml:space="preserve">    </w:t>
      </w:r>
      <w:r>
        <w:t xml:space="preserve">Cricket Canada shall not approve, sanction, organize, or permit the scheduling of any local league, tournament, or cricket event within Canada that overlaps with the scheduled window of the League (the “Super 60”), as determined by STAR 333 Sports. This prohibition </w:t>
      </w:r>
      <w:r>
        <w:lastRenderedPageBreak/>
        <w:t>shall apply to any event involving professional or semi-professional players and shall remain in effect for the full duration of each Season of the League, including reasonable setup and takedown periods.</w:t>
      </w:r>
    </w:p>
    <w:p w14:paraId="201BA793" w14:textId="341639E2" w:rsidR="00D32D41" w:rsidRPr="00D32D41" w:rsidRDefault="001F4B1A" w:rsidP="006E18BC">
      <w:pPr>
        <w:pStyle w:val="AmendmentText"/>
      </w:pPr>
      <w:r>
        <w:t>F</w:t>
      </w:r>
      <w:r w:rsidR="00D32D41">
        <w:t>or greater certainty, the Parties acknowledge that uninterrupted scheduling is essential to the success of the League and that any breach of this provision shall be deemed a material breach of this Agreement.</w:t>
      </w:r>
    </w:p>
    <w:p w14:paraId="21D4200B" w14:textId="77777777" w:rsidR="001F4B1A" w:rsidRDefault="001F4B1A" w:rsidP="006E18BC">
      <w:pPr>
        <w:pStyle w:val="AmendmentText"/>
      </w:pPr>
      <w:r>
        <w:t xml:space="preserve">STAR 333 Sports shall have </w:t>
      </w:r>
      <w:proofErr w:type="gramStart"/>
      <w:r>
        <w:t>first priority</w:t>
      </w:r>
      <w:proofErr w:type="gramEnd"/>
      <w:r>
        <w:t xml:space="preserve"> in securing a calendar window to host the League (the “Super 60”) during the months of July and August in each calendar year of the Term. Cricket Canada shall not approve, allocate, or permit any other national, regional, or local league or tournament to occupy or interfere with this preferred window, unless and until STAR 333 Sports has confirmed that it will not be utilizing that window for the relevant Season.</w:t>
      </w:r>
    </w:p>
    <w:p w14:paraId="41CF4C59" w14:textId="26ABDC73" w:rsidR="001F4B1A" w:rsidRPr="006E18BC" w:rsidRDefault="001F4B1A" w:rsidP="006E18BC">
      <w:pPr>
        <w:pStyle w:val="AmendmentText"/>
      </w:pPr>
      <w:r>
        <w:t>For greater certainty, this priority shall apply regardless of the format or level of the other proposed event, and shall be respected in Cricket Canada’s scheduling, sanctioning, and field access processes.</w:t>
      </w:r>
    </w:p>
    <w:p w14:paraId="14E4E6B6" w14:textId="6DDF4E24" w:rsidR="0058758F" w:rsidRPr="006E18BC" w:rsidRDefault="00D32D41" w:rsidP="006E18BC">
      <w:pPr>
        <w:pStyle w:val="AmendmentText"/>
      </w:pPr>
      <w:r w:rsidRPr="001F4B1A">
        <w:rPr>
          <w:b/>
          <w:bCs/>
        </w:rPr>
        <w:t xml:space="preserve">31.5 </w:t>
      </w:r>
      <w:r w:rsidRPr="001F4B1A">
        <w:rPr>
          <w:b/>
          <w:bCs/>
        </w:rPr>
        <w:tab/>
      </w:r>
      <w:r w:rsidR="00A32B4F" w:rsidRPr="001F4B1A">
        <w:rPr>
          <w:b/>
          <w:bCs/>
        </w:rPr>
        <w:t xml:space="preserve"> </w:t>
      </w:r>
      <w:r w:rsidR="0058758F">
        <w:t>Cricket Canada shall not approve, sanction, host, or permit the hosting of any professional or semi-professional cricket league, tournament, or event in Canada during the Term of this Agreement without the prior written consent of STAR 333 Sports. This restriction applies regardless of match format, naming, structure, or branding, and includes but is not limited to T20, T10, T12, The Hundred-style, exhibition, legends, or invitational formats.</w:t>
      </w:r>
    </w:p>
    <w:p w14:paraId="40F33680" w14:textId="0B9B8431" w:rsidR="005B0EE9" w:rsidRDefault="0058758F" w:rsidP="00C21421">
      <w:pPr>
        <w:pStyle w:val="AmendmentText"/>
      </w:pPr>
      <w:r>
        <w:t>For greater certainty, no foreign league, franchise team, or commercially affiliated cricket entity shall be permitted to organize or participate in any such professional or semi-professional event within Canada unless expressly authorized in writing by STAR 333 Sports. Any such attempt to bypass this provision, directly or indirectly, shall be deemed a material breach of this Agreement.</w:t>
      </w:r>
    </w:p>
    <w:p w14:paraId="4D2BD9D2" w14:textId="7F651C99" w:rsidR="009745BF" w:rsidRPr="001E44D4" w:rsidRDefault="001E44D4" w:rsidP="00864961">
      <w:pPr>
        <w:pStyle w:val="AmendmentText"/>
        <w:rPr>
          <w:b/>
          <w:bCs/>
        </w:rPr>
      </w:pPr>
      <w:r w:rsidRPr="001E44D4">
        <w:rPr>
          <w:b/>
          <w:bCs/>
        </w:rPr>
        <w:t xml:space="preserve">31.6 </w:t>
      </w:r>
      <w:r w:rsidRPr="001E44D4">
        <w:rPr>
          <w:b/>
          <w:bCs/>
        </w:rPr>
        <w:tab/>
      </w:r>
      <w:r w:rsidR="009745BF">
        <w:t>Cricket Canada shall ensure that all players participating in the League, whether on a Men’s Team or a Women’s Team and whether contracted directly or otherwise registered under Cricket Canada, comply with the League’s media and promotional obligations. Without limiting the generality of the foregoing, Cricket Canada shall ensure that:</w:t>
      </w:r>
      <w:r w:rsidR="009745BF">
        <w:br/>
        <w:t>(</w:t>
      </w:r>
      <w:proofErr w:type="spellStart"/>
      <w:r w:rsidR="00864961">
        <w:t>i</w:t>
      </w:r>
      <w:proofErr w:type="spellEnd"/>
      <w:r w:rsidR="00864961">
        <w:t>)</w:t>
      </w:r>
      <w:r w:rsidR="009745BF">
        <w:t xml:space="preserve"> all players provide STAR 333 Sports or its designated representatives with requested media materials, including but not limited to match footage, headshots, promotional photographs, and related content, within forty-eight (48) hours of such request; and</w:t>
      </w:r>
      <w:r w:rsidR="009745BF">
        <w:br/>
        <w:t>(</w:t>
      </w:r>
      <w:r w:rsidR="00864961">
        <w:t>ii</w:t>
      </w:r>
      <w:r w:rsidR="009745BF">
        <w:t>) all players make themselves available, within seventy-two (72) hours of written notice, for any official League-related media activity, including video/photo shoots, interviews, or public appearances.</w:t>
      </w:r>
    </w:p>
    <w:p w14:paraId="705B41AF" w14:textId="77777777" w:rsidR="00413540" w:rsidRPr="00413540" w:rsidRDefault="00413540" w:rsidP="005B0EE9">
      <w:pPr>
        <w:pStyle w:val="LexisNexisList1"/>
        <w:rPr>
          <w:rStyle w:val="Heading1Char"/>
          <w:rFonts w:eastAsia="Times New Roman" w:cstheme="minorBidi"/>
          <w:b/>
          <w:bCs/>
          <w:color w:val="auto"/>
          <w:sz w:val="24"/>
          <w:szCs w:val="22"/>
        </w:rPr>
      </w:pPr>
      <w:r>
        <w:rPr>
          <w:rStyle w:val="Heading1Char"/>
          <w:rFonts w:cstheme="minorBidi"/>
          <w:b/>
          <w:bCs/>
          <w:color w:val="auto"/>
          <w:sz w:val="24"/>
          <w:szCs w:val="22"/>
        </w:rPr>
        <w:t>MISC.</w:t>
      </w:r>
    </w:p>
    <w:p w14:paraId="54725EB7" w14:textId="1A995551" w:rsidR="005B0EE9" w:rsidRDefault="005B0EE9" w:rsidP="0087572E">
      <w:pPr>
        <w:pStyle w:val="LexisNexisList2"/>
        <w:jc w:val="both"/>
      </w:pPr>
      <w:r w:rsidRPr="005B0EE9">
        <w:rPr>
          <w:rStyle w:val="Heading1Char"/>
          <w:rFonts w:cstheme="minorBidi"/>
          <w:b/>
          <w:bCs/>
          <w:color w:val="auto"/>
          <w:sz w:val="24"/>
          <w:szCs w:val="22"/>
        </w:rPr>
        <w:t>Date of Effectiveness</w:t>
      </w:r>
      <w:r w:rsidRPr="005B0EE9">
        <w:t xml:space="preserve">. </w:t>
      </w:r>
      <w:r>
        <w:t xml:space="preserve">This Amendment, including </w:t>
      </w:r>
      <w:proofErr w:type="gramStart"/>
      <w:r>
        <w:t>all of</w:t>
      </w:r>
      <w:proofErr w:type="gramEnd"/>
      <w:r>
        <w:t xml:space="preserve"> the changes set forth in Section 2</w:t>
      </w:r>
      <w:r w:rsidR="00413540">
        <w:t xml:space="preserve"> and Section 3 hereof</w:t>
      </w:r>
      <w:r>
        <w:t>, shall become effective as of the Effective Date. On and after the Effective Date, each reference in the Agreement to "this Agreement", "the Agreement", "hereunder", "hereof", "herein" or words of like import, and each reference to the Agreement in any other agreements, documents, or instruments executed and delivered pursuant to, or in connection with, the Agreement, will mean and be a reference to the Agreement as amended by this Amendment.</w:t>
      </w:r>
    </w:p>
    <w:p w14:paraId="102C3BF7" w14:textId="0A9F47B6" w:rsidR="0087572E" w:rsidRDefault="001425AB" w:rsidP="0087572E">
      <w:pPr>
        <w:pStyle w:val="LexisNexisList2"/>
        <w:jc w:val="both"/>
      </w:pPr>
      <w:r w:rsidRPr="001425AB">
        <w:rPr>
          <w:b/>
          <w:bCs/>
        </w:rPr>
        <w:t>Jurisdiction.</w:t>
      </w:r>
      <w:r>
        <w:t xml:space="preserve"> </w:t>
      </w:r>
      <w:r w:rsidR="0087572E">
        <w:t xml:space="preserve">This Amendment shall be governed by and construed in accordance with the laws of the Province of </w:t>
      </w:r>
      <w:r>
        <w:t xml:space="preserve">Ontario </w:t>
      </w:r>
      <w:r w:rsidR="0087572E">
        <w:t xml:space="preserve">and the laws of Canada applicable therein, regardless of any conflict of law rules. Each of the Parties irrevocably submits to the </w:t>
      </w:r>
      <w:r w:rsidR="001C654E">
        <w:t xml:space="preserve">arbitrator appointed pursuant to section 28 of the Agreement and set out in section </w:t>
      </w:r>
      <w:r w:rsidR="00AD6841">
        <w:t>2(h) of this Amendment.</w:t>
      </w:r>
    </w:p>
    <w:p w14:paraId="3CE52D6F" w14:textId="1D4C5D44" w:rsidR="0087572E" w:rsidRDefault="00AD6841" w:rsidP="00AD6841">
      <w:pPr>
        <w:pStyle w:val="LexisNexisList2"/>
        <w:jc w:val="both"/>
      </w:pPr>
      <w:r w:rsidRPr="00AD6841">
        <w:rPr>
          <w:b/>
          <w:bCs/>
        </w:rPr>
        <w:lastRenderedPageBreak/>
        <w:t>Binding Effect; Interpretation.</w:t>
      </w:r>
      <w:r>
        <w:t xml:space="preserve"> </w:t>
      </w:r>
      <w:r w:rsidR="0087572E">
        <w:t>This Amendment shall inure to the benefit of and be binding upon each of the Parties and each of their permitted assigns.</w:t>
      </w:r>
      <w:r>
        <w:t xml:space="preserve"> </w:t>
      </w:r>
      <w:r w:rsidR="0087572E">
        <w:t>The headings in this Amendment are for reference only and do not affect the interpretation of this Amendment.</w:t>
      </w:r>
    </w:p>
    <w:p w14:paraId="3F0CD889" w14:textId="536DB33A" w:rsidR="0087572E" w:rsidRDefault="00AD6841" w:rsidP="0087572E">
      <w:pPr>
        <w:pStyle w:val="LexisNexisList2"/>
        <w:jc w:val="both"/>
      </w:pPr>
      <w:r w:rsidRPr="00AD6841">
        <w:rPr>
          <w:b/>
          <w:bCs/>
        </w:rPr>
        <w:t>Execution.</w:t>
      </w:r>
      <w:r>
        <w:t xml:space="preserve"> </w:t>
      </w:r>
      <w:r w:rsidR="0087572E">
        <w:t>This Amendment may be executed in counterparts, each of which is deemed an original, but all of which constitute one and the same agreement. Delivery of an executed counterpart of this Amendment electronically or by facsimile shall be effective as delivery of an original executed counterpart of this Amendment.</w:t>
      </w:r>
    </w:p>
    <w:p w14:paraId="6ADBD81C" w14:textId="2E29B1DE" w:rsidR="0087572E" w:rsidRDefault="00361A66" w:rsidP="0087572E">
      <w:pPr>
        <w:pStyle w:val="LexisNexisList2"/>
        <w:jc w:val="both"/>
      </w:pPr>
      <w:r w:rsidRPr="00361A66">
        <w:rPr>
          <w:b/>
          <w:bCs/>
        </w:rPr>
        <w:t>Entire Agreement.</w:t>
      </w:r>
      <w:r>
        <w:t xml:space="preserve"> </w:t>
      </w:r>
      <w:r w:rsidR="0087572E">
        <w:t>This Amendment and the Agreement, together, constitute the sole and entire agreement between the Parties with respect to its subject matter, and supersede all prior and contemporaneous understandings, agreements, representations, and warranties, both written and oral, with respect to such subject matter.</w:t>
      </w:r>
    </w:p>
    <w:p w14:paraId="25AC67C8" w14:textId="00098B3A" w:rsidR="0041533F" w:rsidRDefault="0087572E" w:rsidP="00D474B4">
      <w:pPr>
        <w:pStyle w:val="LexisNexisList2"/>
        <w:jc w:val="both"/>
      </w:pPr>
      <w:r w:rsidRPr="0087572E">
        <w:rPr>
          <w:rStyle w:val="Heading1Char"/>
          <w:b/>
          <w:bCs/>
          <w:sz w:val="24"/>
          <w:szCs w:val="24"/>
        </w:rPr>
        <w:t xml:space="preserve">Remainder of </w:t>
      </w:r>
      <w:r w:rsidR="00361A66">
        <w:rPr>
          <w:rStyle w:val="Heading1Char"/>
          <w:b/>
          <w:bCs/>
          <w:sz w:val="24"/>
          <w:szCs w:val="24"/>
        </w:rPr>
        <w:t>MLA.</w:t>
      </w:r>
      <w:r>
        <w:t xml:space="preserve"> Except as expressly provided in this Amendment, </w:t>
      </w:r>
      <w:proofErr w:type="gramStart"/>
      <w:r>
        <w:t>all of</w:t>
      </w:r>
      <w:proofErr w:type="gramEnd"/>
      <w:r>
        <w:t xml:space="preserve"> the terms and provisions of the </w:t>
      </w:r>
      <w:r w:rsidR="00361A66">
        <w:t>MLA</w:t>
      </w:r>
      <w:r>
        <w:t xml:space="preserve"> are and will remain in full force and effect and are hereby ratified and confirmed by the Parties in all respects. Without limiting the generality of the foregoing, the amendments contained herein will not be construed as an amendment to or waiver of any other provision of the </w:t>
      </w:r>
      <w:r w:rsidR="00361A66">
        <w:t>MLA</w:t>
      </w:r>
      <w:r>
        <w:t xml:space="preserve"> (or of any other agreement or document relating to the subject matter hereof), or as a waiver of or consent to any further or future action on the part of either Party that would require the waiver or consent of the other Party.</w:t>
      </w:r>
    </w:p>
    <w:p w14:paraId="7602B047" w14:textId="29D3E4C4" w:rsidR="0041533F" w:rsidRDefault="0041533F" w:rsidP="00D474B4">
      <w:pPr>
        <w:pStyle w:val="LexisNexisList1"/>
        <w:numPr>
          <w:ilvl w:val="0"/>
          <w:numId w:val="0"/>
        </w:numPr>
        <w:ind w:left="360" w:hanging="360"/>
        <w:jc w:val="center"/>
      </w:pPr>
      <w:r>
        <w:t>[Remainder Intentionally Left Blank]</w:t>
      </w:r>
    </w:p>
    <w:p w14:paraId="66A60ACC" w14:textId="77777777" w:rsidR="0041533F" w:rsidRDefault="0041533F" w:rsidP="00D474B4">
      <w:pPr>
        <w:pStyle w:val="LexisNexisList1"/>
        <w:numPr>
          <w:ilvl w:val="0"/>
          <w:numId w:val="0"/>
        </w:numPr>
        <w:ind w:left="360" w:hanging="360"/>
      </w:pPr>
    </w:p>
    <w:p w14:paraId="509FFDDE" w14:textId="3181B099" w:rsidR="00312D60" w:rsidRPr="0099431B" w:rsidRDefault="0087572E" w:rsidP="0099431B">
      <w:pPr>
        <w:pStyle w:val="LexisNexisPara"/>
        <w:sectPr w:rsidR="00312D60" w:rsidRPr="0099431B" w:rsidSect="00312D60">
          <w:headerReference w:type="default" r:id="rId10"/>
          <w:footerReference w:type="default" r:id="rId11"/>
          <w:pgSz w:w="11910" w:h="16840"/>
          <w:pgMar w:top="1340" w:right="780" w:bottom="280" w:left="1340" w:header="182" w:footer="0" w:gutter="0"/>
          <w:cols w:space="720"/>
          <w:noEndnote/>
        </w:sectPr>
      </w:pPr>
      <w:r>
        <w:t xml:space="preserve">IN WITNESS WHEREOF, the Parties have executed this Amendment as of the </w:t>
      </w:r>
      <w:r w:rsidR="004269B0">
        <w:t xml:space="preserve">Amendment </w:t>
      </w:r>
      <w:r>
        <w:t>Effective Date</w:t>
      </w:r>
    </w:p>
    <w:p w14:paraId="02958E42" w14:textId="62A3781B" w:rsidR="00312D60" w:rsidRDefault="00312D60" w:rsidP="00514819">
      <w:pPr>
        <w:pStyle w:val="BodyText"/>
        <w:kinsoku w:val="0"/>
        <w:overflowPunct w:val="0"/>
        <w:spacing w:before="193"/>
        <w:rPr>
          <w:rFonts w:ascii="Lucida Grande" w:hAnsi="Lucida Grande" w:cs="Lucida Grande"/>
          <w:spacing w:val="-2"/>
          <w:sz w:val="18"/>
          <w:szCs w:val="18"/>
        </w:rPr>
      </w:pPr>
    </w:p>
    <w:tbl>
      <w:tblPr>
        <w:tblStyle w:val="TableGrid"/>
        <w:tblW w:w="9109"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394"/>
      </w:tblGrid>
      <w:tr w:rsidR="003513B7" w14:paraId="60D977A9" w14:textId="77777777" w:rsidTr="001F7F09">
        <w:tc>
          <w:tcPr>
            <w:tcW w:w="4715" w:type="dxa"/>
          </w:tcPr>
          <w:p w14:paraId="0D587237" w14:textId="7D879B87" w:rsidR="003513B7" w:rsidRPr="00E40D5E" w:rsidRDefault="003513B7" w:rsidP="00312D60">
            <w:pPr>
              <w:pStyle w:val="BodyText"/>
              <w:kinsoku w:val="0"/>
              <w:overflowPunct w:val="0"/>
              <w:spacing w:before="193"/>
              <w:rPr>
                <w:b/>
                <w:bCs/>
                <w:spacing w:val="-2"/>
                <w:sz w:val="24"/>
                <w:szCs w:val="24"/>
              </w:rPr>
            </w:pPr>
            <w:r w:rsidRPr="00E40D5E">
              <w:rPr>
                <w:b/>
                <w:bCs/>
                <w:spacing w:val="-2"/>
                <w:sz w:val="24"/>
                <w:szCs w:val="24"/>
              </w:rPr>
              <w:t xml:space="preserve">For and on behalf of </w:t>
            </w:r>
            <w:r w:rsidRPr="00E40D5E">
              <w:rPr>
                <w:b/>
                <w:bCs/>
                <w:sz w:val="24"/>
                <w:szCs w:val="24"/>
              </w:rPr>
              <w:t>STAR</w:t>
            </w:r>
            <w:r w:rsidRPr="00E40D5E">
              <w:rPr>
                <w:b/>
                <w:bCs/>
                <w:spacing w:val="-1"/>
                <w:sz w:val="24"/>
                <w:szCs w:val="24"/>
              </w:rPr>
              <w:t xml:space="preserve"> </w:t>
            </w:r>
            <w:r w:rsidRPr="00E40D5E">
              <w:rPr>
                <w:b/>
                <w:bCs/>
                <w:sz w:val="24"/>
                <w:szCs w:val="24"/>
              </w:rPr>
              <w:t>333</w:t>
            </w:r>
            <w:r w:rsidRPr="00E40D5E">
              <w:rPr>
                <w:b/>
                <w:bCs/>
                <w:spacing w:val="1"/>
                <w:sz w:val="24"/>
                <w:szCs w:val="24"/>
              </w:rPr>
              <w:t xml:space="preserve"> </w:t>
            </w:r>
            <w:r w:rsidRPr="00E40D5E">
              <w:rPr>
                <w:b/>
                <w:bCs/>
                <w:spacing w:val="-2"/>
                <w:sz w:val="24"/>
                <w:szCs w:val="24"/>
              </w:rPr>
              <w:t>Sports</w:t>
            </w:r>
          </w:p>
        </w:tc>
        <w:tc>
          <w:tcPr>
            <w:tcW w:w="4394" w:type="dxa"/>
          </w:tcPr>
          <w:p w14:paraId="15225311" w14:textId="6CA23268" w:rsidR="003513B7" w:rsidRPr="00E40D5E" w:rsidRDefault="003513B7" w:rsidP="00312D60">
            <w:pPr>
              <w:pStyle w:val="BodyText"/>
              <w:kinsoku w:val="0"/>
              <w:overflowPunct w:val="0"/>
              <w:spacing w:before="193"/>
              <w:rPr>
                <w:b/>
                <w:bCs/>
                <w:spacing w:val="-2"/>
                <w:sz w:val="24"/>
                <w:szCs w:val="24"/>
              </w:rPr>
            </w:pPr>
            <w:r w:rsidRPr="00E40D5E">
              <w:rPr>
                <w:b/>
                <w:bCs/>
                <w:spacing w:val="-2"/>
                <w:sz w:val="24"/>
                <w:szCs w:val="24"/>
              </w:rPr>
              <w:t>For and on behalf of Cricket Canada</w:t>
            </w:r>
          </w:p>
        </w:tc>
      </w:tr>
      <w:tr w:rsidR="003513B7" w14:paraId="6EEED2E3" w14:textId="77777777" w:rsidTr="001F7F09">
        <w:trPr>
          <w:trHeight w:val="1573"/>
        </w:trPr>
        <w:tc>
          <w:tcPr>
            <w:tcW w:w="4715" w:type="dxa"/>
          </w:tcPr>
          <w:p w14:paraId="11D068FC" w14:textId="77777777" w:rsidR="003513B7" w:rsidRPr="00E40D5E" w:rsidRDefault="003513B7" w:rsidP="00312D60">
            <w:pPr>
              <w:pStyle w:val="BodyText"/>
              <w:kinsoku w:val="0"/>
              <w:overflowPunct w:val="0"/>
              <w:spacing w:before="193"/>
              <w:rPr>
                <w:spacing w:val="-2"/>
                <w:sz w:val="24"/>
                <w:szCs w:val="24"/>
              </w:rPr>
            </w:pPr>
          </w:p>
        </w:tc>
        <w:tc>
          <w:tcPr>
            <w:tcW w:w="4394" w:type="dxa"/>
          </w:tcPr>
          <w:p w14:paraId="0358562E" w14:textId="77777777" w:rsidR="003513B7" w:rsidRPr="00E40D5E" w:rsidRDefault="003513B7" w:rsidP="00312D60">
            <w:pPr>
              <w:pStyle w:val="BodyText"/>
              <w:kinsoku w:val="0"/>
              <w:overflowPunct w:val="0"/>
              <w:spacing w:before="193"/>
              <w:rPr>
                <w:spacing w:val="-2"/>
                <w:sz w:val="24"/>
                <w:szCs w:val="24"/>
              </w:rPr>
            </w:pPr>
          </w:p>
        </w:tc>
      </w:tr>
      <w:tr w:rsidR="0099431B" w14:paraId="0778D6BA" w14:textId="77777777" w:rsidTr="001F7F09">
        <w:tc>
          <w:tcPr>
            <w:tcW w:w="4715" w:type="dxa"/>
          </w:tcPr>
          <w:p w14:paraId="6BD35ED7" w14:textId="3652439D" w:rsidR="0099431B" w:rsidRPr="00E40D5E" w:rsidRDefault="0099431B" w:rsidP="003521A6">
            <w:pPr>
              <w:pStyle w:val="BodyText"/>
              <w:kinsoku w:val="0"/>
              <w:overflowPunct w:val="0"/>
              <w:spacing w:before="193"/>
              <w:rPr>
                <w:spacing w:val="-2"/>
              </w:rPr>
            </w:pPr>
            <w:r>
              <w:rPr>
                <w:spacing w:val="-2"/>
              </w:rPr>
              <w:t>_______________________________</w:t>
            </w:r>
          </w:p>
        </w:tc>
        <w:tc>
          <w:tcPr>
            <w:tcW w:w="4394" w:type="dxa"/>
          </w:tcPr>
          <w:p w14:paraId="26EA5984" w14:textId="7CBB8960" w:rsidR="0099431B" w:rsidRPr="00E40D5E" w:rsidRDefault="0099431B" w:rsidP="003521A6">
            <w:pPr>
              <w:pStyle w:val="BodyText"/>
              <w:kinsoku w:val="0"/>
              <w:overflowPunct w:val="0"/>
              <w:spacing w:before="193"/>
              <w:rPr>
                <w:spacing w:val="-2"/>
              </w:rPr>
            </w:pPr>
            <w:r>
              <w:rPr>
                <w:spacing w:val="-2"/>
              </w:rPr>
              <w:t>_______________________________</w:t>
            </w:r>
          </w:p>
        </w:tc>
      </w:tr>
      <w:tr w:rsidR="003521A6" w14:paraId="50A4E15B" w14:textId="77777777" w:rsidTr="001F7F09">
        <w:tc>
          <w:tcPr>
            <w:tcW w:w="4715" w:type="dxa"/>
          </w:tcPr>
          <w:p w14:paraId="5B1D46CC" w14:textId="6C51120F" w:rsidR="003521A6" w:rsidRPr="00E40D5E" w:rsidRDefault="003521A6" w:rsidP="003521A6">
            <w:pPr>
              <w:pStyle w:val="BodyText"/>
              <w:kinsoku w:val="0"/>
              <w:overflowPunct w:val="0"/>
              <w:spacing w:before="193"/>
              <w:rPr>
                <w:spacing w:val="-2"/>
                <w:sz w:val="24"/>
                <w:szCs w:val="24"/>
              </w:rPr>
            </w:pPr>
            <w:r w:rsidRPr="00E40D5E">
              <w:rPr>
                <w:spacing w:val="-2"/>
                <w:sz w:val="24"/>
                <w:szCs w:val="24"/>
              </w:rPr>
              <w:t>Name: Abhishek Shah</w:t>
            </w:r>
          </w:p>
        </w:tc>
        <w:tc>
          <w:tcPr>
            <w:tcW w:w="4394" w:type="dxa"/>
          </w:tcPr>
          <w:p w14:paraId="0D31F587" w14:textId="5528FC50" w:rsidR="003521A6" w:rsidRPr="00E40D5E" w:rsidRDefault="003521A6" w:rsidP="003521A6">
            <w:pPr>
              <w:pStyle w:val="BodyText"/>
              <w:kinsoku w:val="0"/>
              <w:overflowPunct w:val="0"/>
              <w:spacing w:before="193"/>
              <w:rPr>
                <w:spacing w:val="-2"/>
                <w:sz w:val="24"/>
                <w:szCs w:val="24"/>
              </w:rPr>
            </w:pPr>
            <w:r w:rsidRPr="00E40D5E">
              <w:rPr>
                <w:spacing w:val="-2"/>
                <w:sz w:val="24"/>
                <w:szCs w:val="24"/>
              </w:rPr>
              <w:t>Name: Amjad Bajwa</w:t>
            </w:r>
          </w:p>
        </w:tc>
      </w:tr>
      <w:tr w:rsidR="003521A6" w14:paraId="7BCD9ADF" w14:textId="77777777" w:rsidTr="001F7F09">
        <w:tc>
          <w:tcPr>
            <w:tcW w:w="4715" w:type="dxa"/>
          </w:tcPr>
          <w:p w14:paraId="60664B6E" w14:textId="6821DF46" w:rsidR="003521A6" w:rsidRPr="00E40D5E" w:rsidRDefault="003521A6" w:rsidP="003521A6">
            <w:pPr>
              <w:pStyle w:val="BodyText"/>
              <w:kinsoku w:val="0"/>
              <w:overflowPunct w:val="0"/>
              <w:spacing w:before="193"/>
              <w:rPr>
                <w:spacing w:val="-2"/>
                <w:sz w:val="24"/>
                <w:szCs w:val="24"/>
              </w:rPr>
            </w:pPr>
            <w:r w:rsidRPr="00E40D5E">
              <w:rPr>
                <w:spacing w:val="-2"/>
                <w:sz w:val="24"/>
                <w:szCs w:val="24"/>
              </w:rPr>
              <w:t>Designation: Director</w:t>
            </w:r>
          </w:p>
        </w:tc>
        <w:tc>
          <w:tcPr>
            <w:tcW w:w="4394" w:type="dxa"/>
          </w:tcPr>
          <w:p w14:paraId="4F689FF7" w14:textId="0C380ECF" w:rsidR="003521A6" w:rsidRPr="00E40D5E" w:rsidRDefault="003521A6" w:rsidP="003521A6">
            <w:pPr>
              <w:pStyle w:val="BodyText"/>
              <w:kinsoku w:val="0"/>
              <w:overflowPunct w:val="0"/>
              <w:spacing w:before="193"/>
              <w:rPr>
                <w:spacing w:val="-2"/>
                <w:sz w:val="24"/>
                <w:szCs w:val="24"/>
              </w:rPr>
            </w:pPr>
            <w:r w:rsidRPr="00E40D5E">
              <w:rPr>
                <w:spacing w:val="-2"/>
                <w:sz w:val="24"/>
                <w:szCs w:val="24"/>
              </w:rPr>
              <w:t>Designation: President</w:t>
            </w:r>
          </w:p>
        </w:tc>
      </w:tr>
      <w:tr w:rsidR="003513B7" w14:paraId="7F8111AD" w14:textId="77777777" w:rsidTr="001F7F09">
        <w:trPr>
          <w:trHeight w:val="1820"/>
        </w:trPr>
        <w:tc>
          <w:tcPr>
            <w:tcW w:w="4715" w:type="dxa"/>
          </w:tcPr>
          <w:p w14:paraId="6980970A" w14:textId="77777777" w:rsidR="003513B7" w:rsidRPr="00E40D5E" w:rsidRDefault="003513B7" w:rsidP="00312D60">
            <w:pPr>
              <w:pStyle w:val="BodyText"/>
              <w:kinsoku w:val="0"/>
              <w:overflowPunct w:val="0"/>
              <w:spacing w:before="193"/>
              <w:rPr>
                <w:spacing w:val="-2"/>
                <w:sz w:val="24"/>
                <w:szCs w:val="24"/>
              </w:rPr>
            </w:pPr>
          </w:p>
        </w:tc>
        <w:tc>
          <w:tcPr>
            <w:tcW w:w="4394" w:type="dxa"/>
          </w:tcPr>
          <w:p w14:paraId="052F37EC" w14:textId="77777777" w:rsidR="003513B7" w:rsidRPr="00E40D5E" w:rsidRDefault="003513B7" w:rsidP="00312D60">
            <w:pPr>
              <w:pStyle w:val="BodyText"/>
              <w:kinsoku w:val="0"/>
              <w:overflowPunct w:val="0"/>
              <w:spacing w:before="193"/>
              <w:rPr>
                <w:spacing w:val="-2"/>
                <w:sz w:val="24"/>
                <w:szCs w:val="24"/>
              </w:rPr>
            </w:pPr>
          </w:p>
        </w:tc>
      </w:tr>
      <w:tr w:rsidR="0099431B" w14:paraId="60B02DB8" w14:textId="77777777" w:rsidTr="001F7F09">
        <w:tc>
          <w:tcPr>
            <w:tcW w:w="4715" w:type="dxa"/>
          </w:tcPr>
          <w:p w14:paraId="72BF69A8" w14:textId="61D6C2E9" w:rsidR="0099431B" w:rsidRPr="00E40D5E" w:rsidRDefault="0099431B" w:rsidP="00312D60">
            <w:pPr>
              <w:pStyle w:val="BodyText"/>
              <w:kinsoku w:val="0"/>
              <w:overflowPunct w:val="0"/>
              <w:spacing w:before="193"/>
              <w:rPr>
                <w:spacing w:val="-2"/>
              </w:rPr>
            </w:pPr>
            <w:r>
              <w:rPr>
                <w:spacing w:val="-2"/>
              </w:rPr>
              <w:t>_______________________________</w:t>
            </w:r>
          </w:p>
        </w:tc>
        <w:tc>
          <w:tcPr>
            <w:tcW w:w="4394" w:type="dxa"/>
          </w:tcPr>
          <w:p w14:paraId="3445468C" w14:textId="07004109" w:rsidR="0099431B" w:rsidRPr="00E40D5E" w:rsidRDefault="0099431B" w:rsidP="00312D60">
            <w:pPr>
              <w:pStyle w:val="BodyText"/>
              <w:kinsoku w:val="0"/>
              <w:overflowPunct w:val="0"/>
              <w:spacing w:before="193"/>
              <w:rPr>
                <w:spacing w:val="-2"/>
              </w:rPr>
            </w:pPr>
            <w:r>
              <w:rPr>
                <w:spacing w:val="-2"/>
              </w:rPr>
              <w:t>_______________________________</w:t>
            </w:r>
          </w:p>
        </w:tc>
      </w:tr>
      <w:tr w:rsidR="003513B7" w14:paraId="2E846754" w14:textId="77777777" w:rsidTr="001F7F09">
        <w:tc>
          <w:tcPr>
            <w:tcW w:w="4715" w:type="dxa"/>
          </w:tcPr>
          <w:p w14:paraId="15901BDA" w14:textId="06B6E0B6" w:rsidR="003513B7" w:rsidRPr="00E40D5E" w:rsidRDefault="00E40D5E" w:rsidP="00312D60">
            <w:pPr>
              <w:pStyle w:val="BodyText"/>
              <w:kinsoku w:val="0"/>
              <w:overflowPunct w:val="0"/>
              <w:spacing w:before="193"/>
              <w:rPr>
                <w:spacing w:val="-2"/>
                <w:sz w:val="24"/>
                <w:szCs w:val="24"/>
              </w:rPr>
            </w:pPr>
            <w:r w:rsidRPr="00E40D5E">
              <w:rPr>
                <w:spacing w:val="-2"/>
                <w:sz w:val="24"/>
                <w:szCs w:val="24"/>
              </w:rPr>
              <w:t xml:space="preserve">Name: </w:t>
            </w:r>
          </w:p>
        </w:tc>
        <w:tc>
          <w:tcPr>
            <w:tcW w:w="4394" w:type="dxa"/>
          </w:tcPr>
          <w:p w14:paraId="5489335D" w14:textId="453F7FA5" w:rsidR="003513B7" w:rsidRPr="00E40D5E" w:rsidRDefault="00DD4CBD" w:rsidP="00312D60">
            <w:pPr>
              <w:pStyle w:val="BodyText"/>
              <w:kinsoku w:val="0"/>
              <w:overflowPunct w:val="0"/>
              <w:spacing w:before="193"/>
              <w:rPr>
                <w:spacing w:val="-2"/>
                <w:sz w:val="24"/>
                <w:szCs w:val="24"/>
              </w:rPr>
            </w:pPr>
            <w:r w:rsidRPr="00E40D5E">
              <w:rPr>
                <w:spacing w:val="-2"/>
                <w:sz w:val="24"/>
                <w:szCs w:val="24"/>
              </w:rPr>
              <w:t xml:space="preserve">Name: </w:t>
            </w:r>
            <w:r w:rsidRPr="00E40D5E">
              <w:rPr>
                <w:sz w:val="24"/>
                <w:szCs w:val="24"/>
              </w:rPr>
              <w:t>Maninder</w:t>
            </w:r>
            <w:r w:rsidRPr="00E40D5E">
              <w:rPr>
                <w:spacing w:val="-2"/>
                <w:sz w:val="24"/>
                <w:szCs w:val="24"/>
              </w:rPr>
              <w:t xml:space="preserve"> Singh</w:t>
            </w:r>
          </w:p>
        </w:tc>
      </w:tr>
      <w:tr w:rsidR="00AB56DA" w14:paraId="78F2BC29" w14:textId="77777777" w:rsidTr="001F7F09">
        <w:tc>
          <w:tcPr>
            <w:tcW w:w="4715" w:type="dxa"/>
          </w:tcPr>
          <w:p w14:paraId="287CD49D" w14:textId="7C30C311" w:rsidR="00AB56DA" w:rsidRPr="00E40D5E" w:rsidRDefault="00AB56DA" w:rsidP="00AB56DA">
            <w:pPr>
              <w:pStyle w:val="BodyText"/>
              <w:kinsoku w:val="0"/>
              <w:overflowPunct w:val="0"/>
              <w:spacing w:before="193"/>
              <w:rPr>
                <w:spacing w:val="-2"/>
                <w:sz w:val="24"/>
                <w:szCs w:val="24"/>
              </w:rPr>
            </w:pPr>
            <w:r w:rsidRPr="00E40D5E">
              <w:rPr>
                <w:spacing w:val="-2"/>
                <w:sz w:val="24"/>
                <w:szCs w:val="24"/>
              </w:rPr>
              <w:t>Designation: Witness</w:t>
            </w:r>
          </w:p>
        </w:tc>
        <w:tc>
          <w:tcPr>
            <w:tcW w:w="4394" w:type="dxa"/>
          </w:tcPr>
          <w:p w14:paraId="57F54F5E" w14:textId="1AD2A34D" w:rsidR="00AB56DA" w:rsidRPr="00E40D5E" w:rsidRDefault="00AB56DA" w:rsidP="00AB56DA">
            <w:pPr>
              <w:pStyle w:val="BodyText"/>
              <w:kinsoku w:val="0"/>
              <w:overflowPunct w:val="0"/>
              <w:spacing w:before="193"/>
              <w:rPr>
                <w:spacing w:val="-2"/>
                <w:sz w:val="24"/>
                <w:szCs w:val="24"/>
              </w:rPr>
            </w:pPr>
            <w:r>
              <w:rPr>
                <w:spacing w:val="-2"/>
                <w:sz w:val="24"/>
                <w:szCs w:val="24"/>
              </w:rPr>
              <w:t>I have binding authority</w:t>
            </w:r>
          </w:p>
        </w:tc>
      </w:tr>
      <w:tr w:rsidR="00AB56DA" w14:paraId="65B4A594" w14:textId="77777777" w:rsidTr="001F7F09">
        <w:trPr>
          <w:trHeight w:val="1577"/>
        </w:trPr>
        <w:tc>
          <w:tcPr>
            <w:tcW w:w="4715" w:type="dxa"/>
          </w:tcPr>
          <w:p w14:paraId="7E077F7D" w14:textId="77777777" w:rsidR="00AB56DA" w:rsidRPr="00E40D5E" w:rsidRDefault="00AB56DA" w:rsidP="00AB56DA">
            <w:pPr>
              <w:pStyle w:val="BodyText"/>
              <w:kinsoku w:val="0"/>
              <w:overflowPunct w:val="0"/>
              <w:spacing w:before="193"/>
              <w:rPr>
                <w:spacing w:val="-2"/>
                <w:sz w:val="24"/>
                <w:szCs w:val="24"/>
              </w:rPr>
            </w:pPr>
          </w:p>
        </w:tc>
        <w:tc>
          <w:tcPr>
            <w:tcW w:w="4394" w:type="dxa"/>
          </w:tcPr>
          <w:p w14:paraId="00B2C823" w14:textId="77777777" w:rsidR="00AB56DA" w:rsidRPr="00E40D5E" w:rsidRDefault="00AB56DA" w:rsidP="00AB56DA">
            <w:pPr>
              <w:pStyle w:val="BodyText"/>
              <w:kinsoku w:val="0"/>
              <w:overflowPunct w:val="0"/>
              <w:spacing w:before="193"/>
              <w:rPr>
                <w:spacing w:val="-2"/>
                <w:sz w:val="24"/>
                <w:szCs w:val="24"/>
              </w:rPr>
            </w:pPr>
          </w:p>
        </w:tc>
      </w:tr>
      <w:tr w:rsidR="00AB56DA" w14:paraId="6FFCD9FB" w14:textId="77777777" w:rsidTr="001F7F09">
        <w:tc>
          <w:tcPr>
            <w:tcW w:w="4715" w:type="dxa"/>
          </w:tcPr>
          <w:p w14:paraId="45B3E014"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20A834C3" w14:textId="6C490EBD" w:rsidR="00AB56DA" w:rsidRPr="00E40D5E" w:rsidRDefault="00AB56DA" w:rsidP="00AB56DA">
            <w:pPr>
              <w:pStyle w:val="BodyText"/>
              <w:kinsoku w:val="0"/>
              <w:overflowPunct w:val="0"/>
              <w:spacing w:before="193"/>
            </w:pPr>
            <w:r>
              <w:rPr>
                <w:spacing w:val="-2"/>
              </w:rPr>
              <w:t>_______________________________</w:t>
            </w:r>
          </w:p>
        </w:tc>
      </w:tr>
      <w:tr w:rsidR="00AB56DA" w14:paraId="3650D550" w14:textId="77777777" w:rsidTr="001F7F09">
        <w:tc>
          <w:tcPr>
            <w:tcW w:w="4715" w:type="dxa"/>
          </w:tcPr>
          <w:p w14:paraId="7466B668"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2370B808" w14:textId="01606702" w:rsidR="00AB56DA" w:rsidRPr="0099431B" w:rsidRDefault="00AB56DA" w:rsidP="00AB56DA">
            <w:pPr>
              <w:pStyle w:val="BodyText"/>
              <w:kinsoku w:val="0"/>
              <w:overflowPunct w:val="0"/>
              <w:spacing w:before="193"/>
              <w:rPr>
                <w:spacing w:val="-2"/>
                <w:sz w:val="24"/>
                <w:szCs w:val="24"/>
              </w:rPr>
            </w:pPr>
            <w:r w:rsidRPr="0099431B">
              <w:rPr>
                <w:sz w:val="24"/>
                <w:szCs w:val="24"/>
              </w:rPr>
              <w:t>Name: Salman</w:t>
            </w:r>
            <w:r w:rsidRPr="0099431B">
              <w:rPr>
                <w:spacing w:val="-2"/>
                <w:sz w:val="24"/>
                <w:szCs w:val="24"/>
              </w:rPr>
              <w:t xml:space="preserve"> </w:t>
            </w:r>
            <w:r w:rsidRPr="0099431B">
              <w:rPr>
                <w:spacing w:val="-4"/>
                <w:sz w:val="24"/>
                <w:szCs w:val="24"/>
              </w:rPr>
              <w:t>Khan</w:t>
            </w:r>
          </w:p>
        </w:tc>
      </w:tr>
      <w:tr w:rsidR="00AB56DA" w14:paraId="6E7B618F" w14:textId="77777777" w:rsidTr="001F7F09">
        <w:tc>
          <w:tcPr>
            <w:tcW w:w="4715" w:type="dxa"/>
          </w:tcPr>
          <w:p w14:paraId="56141FB3"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5D10F45C" w14:textId="63199DC4" w:rsidR="00AB56DA" w:rsidRPr="0099431B" w:rsidRDefault="00AB56DA" w:rsidP="00AB56DA">
            <w:pPr>
              <w:pStyle w:val="BodyText"/>
              <w:kinsoku w:val="0"/>
              <w:overflowPunct w:val="0"/>
              <w:spacing w:before="193"/>
              <w:rPr>
                <w:spacing w:val="-2"/>
                <w:sz w:val="24"/>
                <w:szCs w:val="24"/>
              </w:rPr>
            </w:pPr>
            <w:r>
              <w:rPr>
                <w:spacing w:val="-2"/>
                <w:sz w:val="24"/>
                <w:szCs w:val="24"/>
              </w:rPr>
              <w:t>I have binding authority</w:t>
            </w:r>
          </w:p>
        </w:tc>
      </w:tr>
    </w:tbl>
    <w:p w14:paraId="3E7F26B6" w14:textId="77777777" w:rsidR="00312D60" w:rsidRDefault="00312D60" w:rsidP="0099431B">
      <w:pPr>
        <w:pStyle w:val="BodyText"/>
        <w:kinsoku w:val="0"/>
        <w:overflowPunct w:val="0"/>
        <w:spacing w:before="193"/>
        <w:rPr>
          <w:rFonts w:ascii="Lucida Grande" w:hAnsi="Lucida Grande" w:cs="Lucida Grande"/>
          <w:spacing w:val="-2"/>
          <w:sz w:val="18"/>
          <w:szCs w:val="18"/>
        </w:rPr>
        <w:sectPr w:rsidR="00312D60" w:rsidSect="00312D60">
          <w:type w:val="continuous"/>
          <w:pgSz w:w="11910" w:h="16840"/>
          <w:pgMar w:top="1340" w:right="780" w:bottom="280" w:left="1340" w:header="720" w:footer="720" w:gutter="0"/>
          <w:cols w:num="2" w:space="720" w:equalWidth="0">
            <w:col w:w="859" w:space="4763"/>
            <w:col w:w="4168"/>
          </w:cols>
          <w:noEndnote/>
        </w:sectPr>
      </w:pPr>
    </w:p>
    <w:p w14:paraId="76E53E2C" w14:textId="63495A35" w:rsidR="00312D60" w:rsidRPr="0099431B" w:rsidRDefault="00312D60" w:rsidP="0099431B">
      <w:pPr>
        <w:pStyle w:val="BodyText"/>
        <w:tabs>
          <w:tab w:val="left" w:pos="5136"/>
        </w:tabs>
        <w:kinsoku w:val="0"/>
        <w:overflowPunct w:val="0"/>
        <w:rPr>
          <w:rFonts w:ascii="Lucida Grande" w:hAnsi="Lucida Grande" w:cs="Lucida Grande"/>
          <w:sz w:val="20"/>
          <w:szCs w:val="20"/>
        </w:rPr>
      </w:pPr>
    </w:p>
    <w:sectPr w:rsidR="00312D60" w:rsidRPr="0099431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ED28" w14:textId="77777777" w:rsidR="007D66A3" w:rsidRDefault="007D66A3" w:rsidP="00514819">
      <w:r>
        <w:separator/>
      </w:r>
    </w:p>
  </w:endnote>
  <w:endnote w:type="continuationSeparator" w:id="0">
    <w:p w14:paraId="47BB337F" w14:textId="77777777" w:rsidR="007D66A3" w:rsidRDefault="007D66A3" w:rsidP="0051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CA68" w14:textId="77777777" w:rsidR="00CA4BBB" w:rsidRDefault="00CA4BBB">
    <w:pPr>
      <w:pStyle w:val="BodyText"/>
      <w:kinsoku w:val="0"/>
      <w:overflowPunct w:val="0"/>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10FE" w14:textId="77777777" w:rsidR="007D66A3" w:rsidRDefault="007D66A3" w:rsidP="00514819">
      <w:r>
        <w:separator/>
      </w:r>
    </w:p>
  </w:footnote>
  <w:footnote w:type="continuationSeparator" w:id="0">
    <w:p w14:paraId="74D03675" w14:textId="77777777" w:rsidR="007D66A3" w:rsidRDefault="007D66A3" w:rsidP="00514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4F8" w14:textId="4821FD88" w:rsidR="00CA4BBB" w:rsidRDefault="00CA4BBB">
    <w:pPr>
      <w:pStyle w:val="BodyText"/>
      <w:kinsoku w:val="0"/>
      <w:overflowPunct w:val="0"/>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Letter"/>
      <w:lvlText w:val="%1."/>
      <w:lvlJc w:val="left"/>
      <w:pPr>
        <w:ind w:left="820" w:hanging="720"/>
      </w:pPr>
      <w:rPr>
        <w:spacing w:val="-1"/>
        <w:w w:val="100"/>
      </w:rPr>
    </w:lvl>
    <w:lvl w:ilvl="1">
      <w:start w:val="1"/>
      <w:numFmt w:val="decimal"/>
      <w:lvlText w:val="%2."/>
      <w:lvlJc w:val="left"/>
      <w:pPr>
        <w:ind w:left="820" w:hanging="720"/>
      </w:pPr>
      <w:rPr>
        <w:spacing w:val="0"/>
        <w:w w:val="100"/>
      </w:rPr>
    </w:lvl>
    <w:lvl w:ilvl="2">
      <w:start w:val="1"/>
      <w:numFmt w:val="decimal"/>
      <w:lvlText w:val="%2.%3"/>
      <w:lvlJc w:val="left"/>
      <w:pPr>
        <w:ind w:left="820" w:hanging="720"/>
      </w:pPr>
      <w:rPr>
        <w:spacing w:val="0"/>
        <w:w w:val="100"/>
      </w:rPr>
    </w:lvl>
    <w:lvl w:ilvl="3">
      <w:start w:val="1"/>
      <w:numFmt w:val="decimal"/>
      <w:lvlText w:val="%2.%3.%4"/>
      <w:lvlJc w:val="left"/>
      <w:pPr>
        <w:ind w:left="1720" w:hanging="720"/>
      </w:pPr>
      <w:rPr>
        <w:spacing w:val="0"/>
        <w:w w:val="100"/>
      </w:rPr>
    </w:lvl>
    <w:lvl w:ilvl="4">
      <w:numFmt w:val="bullet"/>
      <w:lvlText w:val="ï"/>
      <w:lvlJc w:val="left"/>
      <w:pPr>
        <w:ind w:left="3736" w:hanging="720"/>
      </w:pPr>
    </w:lvl>
    <w:lvl w:ilvl="5">
      <w:numFmt w:val="bullet"/>
      <w:lvlText w:val="ï"/>
      <w:lvlJc w:val="left"/>
      <w:pPr>
        <w:ind w:left="4744" w:hanging="720"/>
      </w:pPr>
    </w:lvl>
    <w:lvl w:ilvl="6">
      <w:numFmt w:val="bullet"/>
      <w:lvlText w:val="ï"/>
      <w:lvlJc w:val="left"/>
      <w:pPr>
        <w:ind w:left="5753" w:hanging="720"/>
      </w:pPr>
    </w:lvl>
    <w:lvl w:ilvl="7">
      <w:numFmt w:val="bullet"/>
      <w:lvlText w:val="ï"/>
      <w:lvlJc w:val="left"/>
      <w:pPr>
        <w:ind w:left="6761" w:hanging="720"/>
      </w:pPr>
    </w:lvl>
    <w:lvl w:ilvl="8">
      <w:numFmt w:val="bullet"/>
      <w:lvlText w:val="ï"/>
      <w:lvlJc w:val="left"/>
      <w:pPr>
        <w:ind w:left="7769" w:hanging="720"/>
      </w:pPr>
    </w:lvl>
  </w:abstractNum>
  <w:abstractNum w:abstractNumId="1" w15:restartNumberingAfterBreak="0">
    <w:nsid w:val="156A4AAF"/>
    <w:multiLevelType w:val="hybridMultilevel"/>
    <w:tmpl w:val="836432E2"/>
    <w:lvl w:ilvl="0" w:tplc="0BE26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82CC1"/>
    <w:multiLevelType w:val="multilevel"/>
    <w:tmpl w:val="3F3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32A14"/>
    <w:multiLevelType w:val="hybridMultilevel"/>
    <w:tmpl w:val="4420F4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803D58"/>
    <w:multiLevelType w:val="multilevel"/>
    <w:tmpl w:val="12AE0E1A"/>
    <w:lvl w:ilvl="0">
      <w:start w:val="3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4009B9"/>
    <w:multiLevelType w:val="multilevel"/>
    <w:tmpl w:val="10303FDE"/>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b/>
        <w:bCs/>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6" w15:restartNumberingAfterBreak="0">
    <w:nsid w:val="5A105F7A"/>
    <w:multiLevelType w:val="multilevel"/>
    <w:tmpl w:val="FFFFFFFF"/>
    <w:lvl w:ilvl="0">
      <w:start w:val="1"/>
      <w:numFmt w:val="upperLetter"/>
      <w:lvlText w:val="%1."/>
      <w:lvlJc w:val="left"/>
      <w:pPr>
        <w:ind w:left="820" w:hanging="720"/>
      </w:pPr>
      <w:rPr>
        <w:spacing w:val="-1"/>
        <w:w w:val="100"/>
      </w:rPr>
    </w:lvl>
    <w:lvl w:ilvl="1">
      <w:start w:val="1"/>
      <w:numFmt w:val="decimal"/>
      <w:lvlText w:val="%2."/>
      <w:lvlJc w:val="left"/>
      <w:pPr>
        <w:ind w:left="820" w:hanging="720"/>
      </w:pPr>
      <w:rPr>
        <w:spacing w:val="0"/>
        <w:w w:val="100"/>
      </w:rPr>
    </w:lvl>
    <w:lvl w:ilvl="2">
      <w:start w:val="1"/>
      <w:numFmt w:val="decimal"/>
      <w:lvlText w:val="%2.%3"/>
      <w:lvlJc w:val="left"/>
      <w:pPr>
        <w:ind w:left="820" w:hanging="720"/>
      </w:pPr>
      <w:rPr>
        <w:spacing w:val="0"/>
        <w:w w:val="100"/>
      </w:rPr>
    </w:lvl>
    <w:lvl w:ilvl="3">
      <w:start w:val="1"/>
      <w:numFmt w:val="decimal"/>
      <w:lvlText w:val="%2.%3.%4"/>
      <w:lvlJc w:val="left"/>
      <w:pPr>
        <w:ind w:left="1720" w:hanging="720"/>
      </w:pPr>
      <w:rPr>
        <w:spacing w:val="0"/>
        <w:w w:val="100"/>
      </w:rPr>
    </w:lvl>
    <w:lvl w:ilvl="4">
      <w:numFmt w:val="bullet"/>
      <w:lvlText w:val="ï"/>
      <w:lvlJc w:val="left"/>
      <w:pPr>
        <w:ind w:left="3736" w:hanging="720"/>
      </w:pPr>
    </w:lvl>
    <w:lvl w:ilvl="5">
      <w:numFmt w:val="bullet"/>
      <w:lvlText w:val="ï"/>
      <w:lvlJc w:val="left"/>
      <w:pPr>
        <w:ind w:left="4744" w:hanging="720"/>
      </w:pPr>
    </w:lvl>
    <w:lvl w:ilvl="6">
      <w:numFmt w:val="bullet"/>
      <w:lvlText w:val="ï"/>
      <w:lvlJc w:val="left"/>
      <w:pPr>
        <w:ind w:left="5753" w:hanging="720"/>
      </w:pPr>
    </w:lvl>
    <w:lvl w:ilvl="7">
      <w:numFmt w:val="bullet"/>
      <w:lvlText w:val="ï"/>
      <w:lvlJc w:val="left"/>
      <w:pPr>
        <w:ind w:left="6761" w:hanging="720"/>
      </w:pPr>
    </w:lvl>
    <w:lvl w:ilvl="8">
      <w:numFmt w:val="bullet"/>
      <w:lvlText w:val="ï"/>
      <w:lvlJc w:val="left"/>
      <w:pPr>
        <w:ind w:left="7769" w:hanging="720"/>
      </w:pPr>
    </w:lvl>
  </w:abstractNum>
  <w:abstractNum w:abstractNumId="7" w15:restartNumberingAfterBreak="0">
    <w:nsid w:val="5B4A7A49"/>
    <w:multiLevelType w:val="hybridMultilevel"/>
    <w:tmpl w:val="DA3CBF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8C5AFF"/>
    <w:multiLevelType w:val="multilevel"/>
    <w:tmpl w:val="7AB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B1305"/>
    <w:multiLevelType w:val="hybridMultilevel"/>
    <w:tmpl w:val="41F834BA"/>
    <w:lvl w:ilvl="0" w:tplc="4DF8B3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655890">
    <w:abstractNumId w:val="5"/>
  </w:num>
  <w:num w:numId="2" w16cid:durableId="1854150651">
    <w:abstractNumId w:val="3"/>
  </w:num>
  <w:num w:numId="3" w16cid:durableId="1090271219">
    <w:abstractNumId w:val="0"/>
  </w:num>
  <w:num w:numId="4" w16cid:durableId="404105607">
    <w:abstractNumId w:val="5"/>
  </w:num>
  <w:num w:numId="5" w16cid:durableId="375930012">
    <w:abstractNumId w:val="6"/>
  </w:num>
  <w:num w:numId="6" w16cid:durableId="555430013">
    <w:abstractNumId w:val="8"/>
  </w:num>
  <w:num w:numId="7" w16cid:durableId="1451632148">
    <w:abstractNumId w:val="2"/>
  </w:num>
  <w:num w:numId="8" w16cid:durableId="18735699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7042170">
    <w:abstractNumId w:val="5"/>
    <w:lvlOverride w:ilvl="0">
      <w:startOverride w:val="1"/>
    </w:lvlOverride>
    <w:lvlOverride w:ilvl="1">
      <w:startOverride w:val="1"/>
    </w:lvlOverride>
    <w:lvlOverride w:ilvl="2">
      <w:startOverride w:val="400"/>
    </w:lvlOverride>
  </w:num>
  <w:num w:numId="10" w16cid:durableId="306863352">
    <w:abstractNumId w:val="7"/>
  </w:num>
  <w:num w:numId="11" w16cid:durableId="613756174">
    <w:abstractNumId w:val="4"/>
  </w:num>
  <w:num w:numId="12" w16cid:durableId="1932160083">
    <w:abstractNumId w:val="5"/>
  </w:num>
  <w:num w:numId="13" w16cid:durableId="1861815446">
    <w:abstractNumId w:val="1"/>
  </w:num>
  <w:num w:numId="14" w16cid:durableId="88965587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E9"/>
    <w:rsid w:val="00037FD5"/>
    <w:rsid w:val="00042889"/>
    <w:rsid w:val="000575A5"/>
    <w:rsid w:val="000722D1"/>
    <w:rsid w:val="00086C4C"/>
    <w:rsid w:val="0008769C"/>
    <w:rsid w:val="0009120E"/>
    <w:rsid w:val="000D4DE0"/>
    <w:rsid w:val="000E6635"/>
    <w:rsid w:val="00114891"/>
    <w:rsid w:val="00121A53"/>
    <w:rsid w:val="001425AB"/>
    <w:rsid w:val="00154DEB"/>
    <w:rsid w:val="001755FB"/>
    <w:rsid w:val="001C1C7B"/>
    <w:rsid w:val="001C3486"/>
    <w:rsid w:val="001C654E"/>
    <w:rsid w:val="001D01DC"/>
    <w:rsid w:val="001E44D4"/>
    <w:rsid w:val="001F4B1A"/>
    <w:rsid w:val="001F7F09"/>
    <w:rsid w:val="00227821"/>
    <w:rsid w:val="00240E21"/>
    <w:rsid w:val="00243962"/>
    <w:rsid w:val="00260E1B"/>
    <w:rsid w:val="002726B4"/>
    <w:rsid w:val="00273330"/>
    <w:rsid w:val="00292689"/>
    <w:rsid w:val="002A57D3"/>
    <w:rsid w:val="002B3FD8"/>
    <w:rsid w:val="002D2364"/>
    <w:rsid w:val="002D6795"/>
    <w:rsid w:val="002E3888"/>
    <w:rsid w:val="00312D60"/>
    <w:rsid w:val="00313B7E"/>
    <w:rsid w:val="003513B7"/>
    <w:rsid w:val="003521A6"/>
    <w:rsid w:val="00352610"/>
    <w:rsid w:val="00361A66"/>
    <w:rsid w:val="003770AA"/>
    <w:rsid w:val="003936AB"/>
    <w:rsid w:val="00400ED6"/>
    <w:rsid w:val="00403D5F"/>
    <w:rsid w:val="00406F06"/>
    <w:rsid w:val="00413540"/>
    <w:rsid w:val="004146F8"/>
    <w:rsid w:val="0041533F"/>
    <w:rsid w:val="004269B0"/>
    <w:rsid w:val="004332D9"/>
    <w:rsid w:val="004A2107"/>
    <w:rsid w:val="004A7705"/>
    <w:rsid w:val="004B2B53"/>
    <w:rsid w:val="00514819"/>
    <w:rsid w:val="00517BE7"/>
    <w:rsid w:val="00517CD5"/>
    <w:rsid w:val="00520CBE"/>
    <w:rsid w:val="00547427"/>
    <w:rsid w:val="00576DB1"/>
    <w:rsid w:val="0058758F"/>
    <w:rsid w:val="005B0C02"/>
    <w:rsid w:val="005B0EE9"/>
    <w:rsid w:val="005C1594"/>
    <w:rsid w:val="005C4B6E"/>
    <w:rsid w:val="005E35E1"/>
    <w:rsid w:val="005F09A3"/>
    <w:rsid w:val="005F3B75"/>
    <w:rsid w:val="005F3E20"/>
    <w:rsid w:val="00602FB5"/>
    <w:rsid w:val="006034D7"/>
    <w:rsid w:val="00632C16"/>
    <w:rsid w:val="006429D4"/>
    <w:rsid w:val="006473CB"/>
    <w:rsid w:val="00654A1F"/>
    <w:rsid w:val="00661B98"/>
    <w:rsid w:val="006648DA"/>
    <w:rsid w:val="00672290"/>
    <w:rsid w:val="006806F5"/>
    <w:rsid w:val="00692E70"/>
    <w:rsid w:val="00696A20"/>
    <w:rsid w:val="006A105E"/>
    <w:rsid w:val="006C089F"/>
    <w:rsid w:val="006E18BC"/>
    <w:rsid w:val="00701667"/>
    <w:rsid w:val="00721212"/>
    <w:rsid w:val="007227D6"/>
    <w:rsid w:val="00726FC2"/>
    <w:rsid w:val="00734E8E"/>
    <w:rsid w:val="007978D8"/>
    <w:rsid w:val="007B30F6"/>
    <w:rsid w:val="007D66A3"/>
    <w:rsid w:val="00824A8A"/>
    <w:rsid w:val="00826F18"/>
    <w:rsid w:val="00844A1A"/>
    <w:rsid w:val="00853AD5"/>
    <w:rsid w:val="00864961"/>
    <w:rsid w:val="0087572E"/>
    <w:rsid w:val="0088434E"/>
    <w:rsid w:val="00886A4C"/>
    <w:rsid w:val="00887E8D"/>
    <w:rsid w:val="008915A1"/>
    <w:rsid w:val="008A1B22"/>
    <w:rsid w:val="008D78A8"/>
    <w:rsid w:val="008E5142"/>
    <w:rsid w:val="008E6B19"/>
    <w:rsid w:val="00917012"/>
    <w:rsid w:val="00954DA9"/>
    <w:rsid w:val="009745BF"/>
    <w:rsid w:val="009817CF"/>
    <w:rsid w:val="0099431B"/>
    <w:rsid w:val="009B6C05"/>
    <w:rsid w:val="009E2F27"/>
    <w:rsid w:val="00A12390"/>
    <w:rsid w:val="00A32B4F"/>
    <w:rsid w:val="00A36B35"/>
    <w:rsid w:val="00A4485E"/>
    <w:rsid w:val="00A67F06"/>
    <w:rsid w:val="00A81B82"/>
    <w:rsid w:val="00AB56DA"/>
    <w:rsid w:val="00AB61F2"/>
    <w:rsid w:val="00AD645A"/>
    <w:rsid w:val="00AD6841"/>
    <w:rsid w:val="00B017CC"/>
    <w:rsid w:val="00B25B1B"/>
    <w:rsid w:val="00B276B8"/>
    <w:rsid w:val="00B34AED"/>
    <w:rsid w:val="00B472BB"/>
    <w:rsid w:val="00B71597"/>
    <w:rsid w:val="00B75C91"/>
    <w:rsid w:val="00B76288"/>
    <w:rsid w:val="00B76E53"/>
    <w:rsid w:val="00BC1D5B"/>
    <w:rsid w:val="00BC21AB"/>
    <w:rsid w:val="00C21421"/>
    <w:rsid w:val="00C36C6F"/>
    <w:rsid w:val="00C41B83"/>
    <w:rsid w:val="00C42E33"/>
    <w:rsid w:val="00C51F89"/>
    <w:rsid w:val="00C55DFC"/>
    <w:rsid w:val="00C60E32"/>
    <w:rsid w:val="00C73762"/>
    <w:rsid w:val="00CA2143"/>
    <w:rsid w:val="00CA4BBB"/>
    <w:rsid w:val="00CA4CBC"/>
    <w:rsid w:val="00CD1637"/>
    <w:rsid w:val="00CD592B"/>
    <w:rsid w:val="00CE3DAD"/>
    <w:rsid w:val="00D170F7"/>
    <w:rsid w:val="00D17416"/>
    <w:rsid w:val="00D32D41"/>
    <w:rsid w:val="00D37EB9"/>
    <w:rsid w:val="00D4466E"/>
    <w:rsid w:val="00D474B4"/>
    <w:rsid w:val="00D52AA7"/>
    <w:rsid w:val="00D61220"/>
    <w:rsid w:val="00D625E2"/>
    <w:rsid w:val="00D75419"/>
    <w:rsid w:val="00D827C7"/>
    <w:rsid w:val="00D83B99"/>
    <w:rsid w:val="00D9408B"/>
    <w:rsid w:val="00DA0FA3"/>
    <w:rsid w:val="00DC0F15"/>
    <w:rsid w:val="00DC713E"/>
    <w:rsid w:val="00DD4CBD"/>
    <w:rsid w:val="00DE00B5"/>
    <w:rsid w:val="00E03AF3"/>
    <w:rsid w:val="00E11C68"/>
    <w:rsid w:val="00E34252"/>
    <w:rsid w:val="00E40D5E"/>
    <w:rsid w:val="00E43590"/>
    <w:rsid w:val="00E4489C"/>
    <w:rsid w:val="00E556BA"/>
    <w:rsid w:val="00E55CDD"/>
    <w:rsid w:val="00E7315B"/>
    <w:rsid w:val="00E9193B"/>
    <w:rsid w:val="00EE7A59"/>
    <w:rsid w:val="00F44899"/>
    <w:rsid w:val="00F51561"/>
    <w:rsid w:val="00F534E3"/>
    <w:rsid w:val="00FA137C"/>
    <w:rsid w:val="00FD2E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E4B1D"/>
  <w15:chartTrackingRefBased/>
  <w15:docId w15:val="{C40F2811-7FDF-F740-94D1-A1CDF9F0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33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6DB1"/>
    <w:pPr>
      <w:keepNext/>
      <w:keepLines/>
      <w:spacing w:before="240"/>
      <w:outlineLvl w:val="0"/>
    </w:pPr>
    <w:rPr>
      <w:rFonts w:eastAsiaTheme="majorEastAsia"/>
      <w:color w:val="000000" w:themeColor="text1"/>
      <w:sz w:val="32"/>
      <w:szCs w:val="32"/>
    </w:rPr>
  </w:style>
  <w:style w:type="paragraph" w:styleId="Heading2">
    <w:name w:val="heading 2"/>
    <w:basedOn w:val="Normal"/>
    <w:next w:val="Normal"/>
    <w:link w:val="Heading2Char"/>
    <w:uiPriority w:val="9"/>
    <w:unhideWhenUsed/>
    <w:qFormat/>
    <w:rsid w:val="00576DB1"/>
    <w:pPr>
      <w:keepNext/>
      <w:keepLines/>
      <w:spacing w:before="40"/>
      <w:outlineLvl w:val="1"/>
    </w:pPr>
    <w:rPr>
      <w:rFonts w:eastAsiaTheme="majorEastAsia"/>
      <w:color w:val="000000" w:themeColor="text1"/>
      <w:sz w:val="26"/>
      <w:szCs w:val="26"/>
    </w:rPr>
  </w:style>
  <w:style w:type="paragraph" w:styleId="Heading3">
    <w:name w:val="heading 3"/>
    <w:basedOn w:val="Normal"/>
    <w:next w:val="Normal"/>
    <w:link w:val="Heading3Char"/>
    <w:uiPriority w:val="9"/>
    <w:unhideWhenUsed/>
    <w:qFormat/>
    <w:rsid w:val="00576DB1"/>
    <w:pPr>
      <w:keepNext/>
      <w:keepLines/>
      <w:spacing w:before="40"/>
      <w:outlineLvl w:val="2"/>
    </w:pPr>
    <w:rPr>
      <w:rFonts w:eastAsiaTheme="majorEastAsia"/>
      <w:color w:val="000000" w:themeColor="text1"/>
    </w:rPr>
  </w:style>
  <w:style w:type="paragraph" w:styleId="Heading4">
    <w:name w:val="heading 4"/>
    <w:basedOn w:val="Normal"/>
    <w:next w:val="Normal"/>
    <w:link w:val="Heading4Char"/>
    <w:uiPriority w:val="9"/>
    <w:unhideWhenUsed/>
    <w:qFormat/>
    <w:rsid w:val="00576DB1"/>
    <w:pPr>
      <w:keepNext/>
      <w:keepLines/>
      <w:spacing w:before="4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unhideWhenUsed/>
    <w:qFormat/>
    <w:rsid w:val="00576DB1"/>
    <w:pPr>
      <w:keepNext/>
      <w:keepLines/>
      <w:spacing w:before="40"/>
      <w:outlineLvl w:val="4"/>
    </w:pPr>
    <w:rPr>
      <w:rFonts w:eastAsiaTheme="majorEastAsia"/>
      <w:color w:val="000000" w:themeColor="text1"/>
      <w:u w:val="single"/>
    </w:rPr>
  </w:style>
  <w:style w:type="paragraph" w:styleId="Heading6">
    <w:name w:val="heading 6"/>
    <w:basedOn w:val="Normal"/>
    <w:next w:val="Normal"/>
    <w:link w:val="Heading6Char"/>
    <w:uiPriority w:val="9"/>
    <w:semiHidden/>
    <w:unhideWhenUsed/>
    <w:qFormat/>
    <w:rsid w:val="005B0E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E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E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E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DB1"/>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576DB1"/>
    <w:rPr>
      <w:rFonts w:ascii="Times New Roman" w:eastAsiaTheme="majorEastAsia" w:hAnsi="Times New Roman" w:cs="Times New Roman"/>
      <w:color w:val="000000" w:themeColor="text1"/>
      <w:sz w:val="26"/>
      <w:szCs w:val="26"/>
    </w:rPr>
  </w:style>
  <w:style w:type="character" w:customStyle="1" w:styleId="Heading3Char">
    <w:name w:val="Heading 3 Char"/>
    <w:basedOn w:val="DefaultParagraphFont"/>
    <w:link w:val="Heading3"/>
    <w:uiPriority w:val="9"/>
    <w:rsid w:val="00576DB1"/>
    <w:rPr>
      <w:rFonts w:ascii="Times New Roman" w:eastAsiaTheme="majorEastAsia" w:hAnsi="Times New Roman" w:cs="Times New Roman"/>
      <w:color w:val="000000" w:themeColor="text1"/>
    </w:rPr>
  </w:style>
  <w:style w:type="character" w:customStyle="1" w:styleId="Heading4Char">
    <w:name w:val="Heading 4 Char"/>
    <w:basedOn w:val="DefaultParagraphFont"/>
    <w:link w:val="Heading4"/>
    <w:uiPriority w:val="9"/>
    <w:rsid w:val="00576DB1"/>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9"/>
    <w:rsid w:val="00576DB1"/>
    <w:rPr>
      <w:rFonts w:ascii="Times New Roman" w:eastAsiaTheme="majorEastAsia" w:hAnsi="Times New Roman" w:cs="Times New Roman"/>
      <w:color w:val="000000" w:themeColor="text1"/>
      <w:u w:val="single"/>
    </w:rPr>
  </w:style>
  <w:style w:type="paragraph" w:styleId="Title">
    <w:name w:val="Title"/>
    <w:basedOn w:val="Normal"/>
    <w:next w:val="Normal"/>
    <w:link w:val="TitleChar"/>
    <w:uiPriority w:val="10"/>
    <w:qFormat/>
    <w:rsid w:val="00576DB1"/>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76DB1"/>
    <w:rPr>
      <w:rFonts w:ascii="Times New Roman" w:eastAsiaTheme="majorEastAsia" w:hAnsi="Times New Roman" w:cs="Times New Roman"/>
      <w:spacing w:val="-10"/>
      <w:kern w:val="28"/>
      <w:sz w:val="56"/>
      <w:szCs w:val="56"/>
    </w:rPr>
  </w:style>
  <w:style w:type="character" w:styleId="SubtleEmphasis">
    <w:name w:val="Subtle Emphasis"/>
    <w:basedOn w:val="DefaultParagraphFont"/>
    <w:uiPriority w:val="19"/>
    <w:qFormat/>
    <w:rsid w:val="00576DB1"/>
    <w:rPr>
      <w:i/>
      <w:iCs/>
      <w:color w:val="404040" w:themeColor="text1" w:themeTint="BF"/>
    </w:rPr>
  </w:style>
  <w:style w:type="character" w:styleId="Emphasis">
    <w:name w:val="Emphasis"/>
    <w:basedOn w:val="DefaultParagraphFont"/>
    <w:uiPriority w:val="20"/>
    <w:qFormat/>
    <w:rsid w:val="00576DB1"/>
    <w:rPr>
      <w:i/>
      <w:iCs/>
    </w:rPr>
  </w:style>
  <w:style w:type="paragraph" w:styleId="Quote">
    <w:name w:val="Quote"/>
    <w:basedOn w:val="Normal"/>
    <w:next w:val="Normal"/>
    <w:link w:val="QuoteChar"/>
    <w:uiPriority w:val="29"/>
    <w:qFormat/>
    <w:rsid w:val="00576D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76DB1"/>
    <w:rPr>
      <w:rFonts w:ascii="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576DB1"/>
    <w:pPr>
      <w:pBdr>
        <w:top w:val="single" w:sz="4" w:space="10" w:color="156082" w:themeColor="accent1"/>
        <w:bottom w:val="single" w:sz="4" w:space="10" w:color="156082"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576DB1"/>
    <w:rPr>
      <w:rFonts w:ascii="Times New Roman" w:hAnsi="Times New Roman" w:cs="Times New Roman"/>
      <w:i/>
      <w:iCs/>
      <w:color w:val="000000" w:themeColor="text1"/>
    </w:rPr>
  </w:style>
  <w:style w:type="character" w:styleId="SubtleReference">
    <w:name w:val="Subtle Reference"/>
    <w:basedOn w:val="DefaultParagraphFont"/>
    <w:uiPriority w:val="31"/>
    <w:qFormat/>
    <w:rsid w:val="00114891"/>
    <w:rPr>
      <w:smallCaps/>
      <w:color w:val="000000" w:themeColor="text1"/>
    </w:rPr>
  </w:style>
  <w:style w:type="paragraph" w:styleId="ListParagraph">
    <w:name w:val="List Paragraph"/>
    <w:basedOn w:val="Normal"/>
    <w:uiPriority w:val="1"/>
    <w:qFormat/>
    <w:rsid w:val="00114891"/>
    <w:pPr>
      <w:ind w:left="720"/>
      <w:contextualSpacing/>
    </w:pPr>
  </w:style>
  <w:style w:type="paragraph" w:styleId="Subtitle">
    <w:name w:val="Subtitle"/>
    <w:basedOn w:val="Normal"/>
    <w:next w:val="Normal"/>
    <w:link w:val="SubtitleChar"/>
    <w:uiPriority w:val="11"/>
    <w:qFormat/>
    <w:rsid w:val="00576DB1"/>
  </w:style>
  <w:style w:type="character" w:customStyle="1" w:styleId="SubtitleChar">
    <w:name w:val="Subtitle Char"/>
    <w:basedOn w:val="DefaultParagraphFont"/>
    <w:link w:val="Subtitle"/>
    <w:uiPriority w:val="11"/>
    <w:rsid w:val="00576DB1"/>
    <w:rPr>
      <w:rFonts w:ascii="Times New Roman" w:hAnsi="Times New Roman" w:cs="Times New Roman"/>
    </w:rPr>
  </w:style>
  <w:style w:type="character" w:customStyle="1" w:styleId="Heading6Char">
    <w:name w:val="Heading 6 Char"/>
    <w:basedOn w:val="DefaultParagraphFont"/>
    <w:link w:val="Heading6"/>
    <w:uiPriority w:val="9"/>
    <w:semiHidden/>
    <w:rsid w:val="005B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EE9"/>
    <w:rPr>
      <w:rFonts w:eastAsiaTheme="majorEastAsia" w:cstheme="majorBidi"/>
      <w:color w:val="272727" w:themeColor="text1" w:themeTint="D8"/>
    </w:rPr>
  </w:style>
  <w:style w:type="character" w:styleId="IntenseEmphasis">
    <w:name w:val="Intense Emphasis"/>
    <w:basedOn w:val="DefaultParagraphFont"/>
    <w:uiPriority w:val="21"/>
    <w:qFormat/>
    <w:rsid w:val="005B0EE9"/>
    <w:rPr>
      <w:i/>
      <w:iCs/>
      <w:color w:val="0F4761" w:themeColor="accent1" w:themeShade="BF"/>
    </w:rPr>
  </w:style>
  <w:style w:type="character" w:styleId="IntenseReference">
    <w:name w:val="Intense Reference"/>
    <w:basedOn w:val="DefaultParagraphFont"/>
    <w:uiPriority w:val="32"/>
    <w:qFormat/>
    <w:rsid w:val="005B0EE9"/>
    <w:rPr>
      <w:b/>
      <w:bCs/>
      <w:smallCaps/>
      <w:color w:val="0F4761" w:themeColor="accent1" w:themeShade="BF"/>
      <w:spacing w:val="5"/>
    </w:rPr>
  </w:style>
  <w:style w:type="character" w:customStyle="1" w:styleId="sssh">
    <w:name w:val="ss_sh"/>
    <w:basedOn w:val="DefaultParagraphFont"/>
    <w:rsid w:val="005B0EE9"/>
  </w:style>
  <w:style w:type="paragraph" w:styleId="BodyText">
    <w:name w:val="Body Text"/>
    <w:basedOn w:val="Normal"/>
    <w:link w:val="BodyTextChar"/>
    <w:uiPriority w:val="1"/>
    <w:qFormat/>
    <w:rsid w:val="005B0EE9"/>
    <w:pPr>
      <w:widowControl w:val="0"/>
      <w:autoSpaceDE w:val="0"/>
      <w:autoSpaceDN w:val="0"/>
      <w:adjustRightInd w:val="0"/>
    </w:pPr>
    <w:rPr>
      <w:rFonts w:eastAsiaTheme="minorEastAsia"/>
      <w:lang w:val="en-US"/>
    </w:rPr>
  </w:style>
  <w:style w:type="character" w:customStyle="1" w:styleId="BodyTextChar">
    <w:name w:val="Body Text Char"/>
    <w:basedOn w:val="DefaultParagraphFont"/>
    <w:link w:val="BodyText"/>
    <w:uiPriority w:val="99"/>
    <w:rsid w:val="005B0EE9"/>
    <w:rPr>
      <w:rFonts w:ascii="Times New Roman" w:eastAsiaTheme="minorEastAsia" w:hAnsi="Times New Roman" w:cs="Times New Roman"/>
      <w:kern w:val="0"/>
      <w:lang w:val="en-US"/>
    </w:rPr>
  </w:style>
  <w:style w:type="paragraph" w:customStyle="1" w:styleId="LexisNexisList1">
    <w:name w:val="LexisNexisList1"/>
    <w:basedOn w:val="Normal"/>
    <w:qFormat/>
    <w:rsid w:val="005B0EE9"/>
    <w:pPr>
      <w:numPr>
        <w:numId w:val="1"/>
      </w:numPr>
      <w:spacing w:before="360" w:after="120"/>
    </w:pPr>
    <w:rPr>
      <w:rFonts w:cstheme="minorBidi"/>
      <w:szCs w:val="22"/>
      <w:lang w:val="en-US"/>
    </w:rPr>
  </w:style>
  <w:style w:type="paragraph" w:customStyle="1" w:styleId="LexisNexisList2">
    <w:name w:val="LexisNexisList2"/>
    <w:basedOn w:val="Normal"/>
    <w:qFormat/>
    <w:rsid w:val="00D75419"/>
    <w:pPr>
      <w:numPr>
        <w:ilvl w:val="1"/>
        <w:numId w:val="1"/>
      </w:numPr>
      <w:spacing w:before="120" w:after="120"/>
      <w:ind w:left="357" w:hanging="357"/>
    </w:pPr>
    <w:rPr>
      <w:rFonts w:cstheme="minorBidi"/>
      <w:szCs w:val="22"/>
      <w:lang w:val="en-US"/>
    </w:rPr>
  </w:style>
  <w:style w:type="paragraph" w:customStyle="1" w:styleId="LexisNexisList3">
    <w:name w:val="LexisNexisList3"/>
    <w:basedOn w:val="Normal"/>
    <w:qFormat/>
    <w:rsid w:val="005B0EE9"/>
    <w:pPr>
      <w:numPr>
        <w:ilvl w:val="2"/>
        <w:numId w:val="1"/>
      </w:numPr>
      <w:spacing w:before="120" w:after="120"/>
    </w:pPr>
    <w:rPr>
      <w:rFonts w:cstheme="minorBidi"/>
      <w:szCs w:val="22"/>
      <w:lang w:val="en-US"/>
    </w:rPr>
  </w:style>
  <w:style w:type="paragraph" w:customStyle="1" w:styleId="LexisNexisList4">
    <w:name w:val="LexisNexisList4"/>
    <w:basedOn w:val="Normal"/>
    <w:qFormat/>
    <w:rsid w:val="005B0EE9"/>
    <w:pPr>
      <w:numPr>
        <w:ilvl w:val="3"/>
        <w:numId w:val="1"/>
      </w:numPr>
      <w:spacing w:before="120" w:after="120"/>
    </w:pPr>
    <w:rPr>
      <w:rFonts w:cstheme="minorBidi"/>
      <w:szCs w:val="22"/>
      <w:lang w:val="en-US"/>
    </w:rPr>
  </w:style>
  <w:style w:type="paragraph" w:customStyle="1" w:styleId="LexisNexisList6">
    <w:name w:val="LexisNexisList6"/>
    <w:basedOn w:val="Normal"/>
    <w:next w:val="Normal"/>
    <w:qFormat/>
    <w:rsid w:val="005B0EE9"/>
    <w:pPr>
      <w:keepNext/>
      <w:numPr>
        <w:ilvl w:val="5"/>
        <w:numId w:val="1"/>
      </w:numPr>
      <w:spacing w:before="120" w:after="120"/>
    </w:pPr>
    <w:rPr>
      <w:rFonts w:cstheme="minorBidi"/>
      <w:szCs w:val="22"/>
      <w:lang w:val="en-US"/>
    </w:rPr>
  </w:style>
  <w:style w:type="paragraph" w:customStyle="1" w:styleId="LexisNexisList7">
    <w:name w:val="LexisNexisList7"/>
    <w:basedOn w:val="Normal"/>
    <w:qFormat/>
    <w:rsid w:val="005B0EE9"/>
    <w:pPr>
      <w:numPr>
        <w:ilvl w:val="6"/>
        <w:numId w:val="1"/>
      </w:numPr>
      <w:spacing w:before="240" w:after="120"/>
    </w:pPr>
    <w:rPr>
      <w:rFonts w:cstheme="minorBidi"/>
      <w:szCs w:val="22"/>
      <w:lang w:val="en-US"/>
    </w:rPr>
  </w:style>
  <w:style w:type="paragraph" w:customStyle="1" w:styleId="LexisNexisList8">
    <w:name w:val="LexisNexisList8"/>
    <w:basedOn w:val="Normal"/>
    <w:qFormat/>
    <w:rsid w:val="005B0EE9"/>
    <w:pPr>
      <w:numPr>
        <w:ilvl w:val="7"/>
        <w:numId w:val="1"/>
      </w:numPr>
      <w:spacing w:before="120" w:after="120"/>
    </w:pPr>
    <w:rPr>
      <w:rFonts w:cstheme="minorBidi"/>
      <w:szCs w:val="22"/>
      <w:lang w:val="en-US"/>
    </w:rPr>
  </w:style>
  <w:style w:type="paragraph" w:customStyle="1" w:styleId="LexisNexisList9">
    <w:name w:val="LexisNexisList9"/>
    <w:basedOn w:val="Normal"/>
    <w:qFormat/>
    <w:rsid w:val="005B0EE9"/>
    <w:pPr>
      <w:numPr>
        <w:ilvl w:val="8"/>
        <w:numId w:val="1"/>
      </w:numPr>
      <w:spacing w:before="120" w:after="120"/>
    </w:pPr>
    <w:rPr>
      <w:rFonts w:cstheme="minorBidi"/>
      <w:szCs w:val="22"/>
      <w:lang w:val="en-US"/>
    </w:rPr>
  </w:style>
  <w:style w:type="paragraph" w:styleId="NormalWeb">
    <w:name w:val="Normal (Web)"/>
    <w:basedOn w:val="Normal"/>
    <w:uiPriority w:val="99"/>
    <w:semiHidden/>
    <w:unhideWhenUsed/>
    <w:rsid w:val="005B0EE9"/>
    <w:pPr>
      <w:spacing w:before="100" w:beforeAutospacing="1" w:after="100" w:afterAutospacing="1"/>
    </w:pPr>
  </w:style>
  <w:style w:type="character" w:styleId="Strong">
    <w:name w:val="Strong"/>
    <w:basedOn w:val="DefaultParagraphFont"/>
    <w:uiPriority w:val="22"/>
    <w:qFormat/>
    <w:rsid w:val="005B0EE9"/>
    <w:rPr>
      <w:b/>
      <w:bCs/>
    </w:rPr>
  </w:style>
  <w:style w:type="character" w:styleId="CommentReference">
    <w:name w:val="annotation reference"/>
    <w:basedOn w:val="DefaultParagraphFont"/>
    <w:uiPriority w:val="99"/>
    <w:semiHidden/>
    <w:unhideWhenUsed/>
    <w:rsid w:val="005B0EE9"/>
    <w:rPr>
      <w:sz w:val="16"/>
      <w:szCs w:val="16"/>
    </w:rPr>
  </w:style>
  <w:style w:type="paragraph" w:styleId="CommentText">
    <w:name w:val="annotation text"/>
    <w:basedOn w:val="Normal"/>
    <w:link w:val="CommentTextChar"/>
    <w:uiPriority w:val="99"/>
    <w:semiHidden/>
    <w:unhideWhenUsed/>
    <w:rsid w:val="005B0EE9"/>
    <w:rPr>
      <w:sz w:val="20"/>
      <w:szCs w:val="20"/>
    </w:rPr>
  </w:style>
  <w:style w:type="character" w:customStyle="1" w:styleId="CommentTextChar">
    <w:name w:val="Comment Text Char"/>
    <w:basedOn w:val="DefaultParagraphFont"/>
    <w:link w:val="CommentText"/>
    <w:uiPriority w:val="99"/>
    <w:semiHidden/>
    <w:rsid w:val="005B0EE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B0EE9"/>
    <w:rPr>
      <w:b/>
      <w:bCs/>
    </w:rPr>
  </w:style>
  <w:style w:type="character" w:customStyle="1" w:styleId="CommentSubjectChar">
    <w:name w:val="Comment Subject Char"/>
    <w:basedOn w:val="CommentTextChar"/>
    <w:link w:val="CommentSubject"/>
    <w:uiPriority w:val="99"/>
    <w:semiHidden/>
    <w:rsid w:val="005B0EE9"/>
    <w:rPr>
      <w:rFonts w:ascii="Times New Roman" w:hAnsi="Times New Roman" w:cs="Times New Roman"/>
      <w:b/>
      <w:bCs/>
      <w:sz w:val="20"/>
      <w:szCs w:val="20"/>
    </w:rPr>
  </w:style>
  <w:style w:type="paragraph" w:customStyle="1" w:styleId="AmendmentText">
    <w:name w:val="Amendment Text"/>
    <w:basedOn w:val="Normal"/>
    <w:qFormat/>
    <w:rsid w:val="00CA2143"/>
    <w:pPr>
      <w:spacing w:before="100" w:beforeAutospacing="1" w:after="100" w:afterAutospacing="1"/>
      <w:ind w:left="720"/>
      <w:jc w:val="both"/>
    </w:pPr>
    <w:rPr>
      <w:rFonts w:eastAsiaTheme="majorEastAsia"/>
    </w:rPr>
  </w:style>
  <w:style w:type="paragraph" w:customStyle="1" w:styleId="LexisNexisPara">
    <w:name w:val="LexisNexisPara"/>
    <w:basedOn w:val="Normal"/>
    <w:qFormat/>
    <w:rsid w:val="0087572E"/>
    <w:pPr>
      <w:spacing w:before="120" w:after="120"/>
    </w:pPr>
    <w:rPr>
      <w:rFonts w:eastAsiaTheme="minorHAnsi" w:cstheme="minorBidi"/>
      <w:szCs w:val="22"/>
      <w:lang w:val="en-US"/>
    </w:rPr>
  </w:style>
  <w:style w:type="paragraph" w:customStyle="1" w:styleId="LexisNexisSignature">
    <w:name w:val="LexisNexisSignature"/>
    <w:basedOn w:val="Normal"/>
    <w:qFormat/>
    <w:rsid w:val="0087572E"/>
    <w:pPr>
      <w:keepNext/>
      <w:keepLines/>
    </w:pPr>
    <w:rPr>
      <w:rFonts w:eastAsiaTheme="minorHAnsi" w:cstheme="minorBidi"/>
      <w:szCs w:val="22"/>
      <w:lang w:val="en-US"/>
    </w:rPr>
  </w:style>
  <w:style w:type="table" w:styleId="TableGrid">
    <w:name w:val="Table Grid"/>
    <w:basedOn w:val="TableNormal"/>
    <w:uiPriority w:val="59"/>
    <w:rsid w:val="0087572E"/>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4819"/>
    <w:pPr>
      <w:tabs>
        <w:tab w:val="center" w:pos="4680"/>
        <w:tab w:val="right" w:pos="9360"/>
      </w:tabs>
    </w:pPr>
  </w:style>
  <w:style w:type="character" w:customStyle="1" w:styleId="HeaderChar">
    <w:name w:val="Header Char"/>
    <w:basedOn w:val="DefaultParagraphFont"/>
    <w:link w:val="Header"/>
    <w:uiPriority w:val="99"/>
    <w:rsid w:val="0051481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14819"/>
    <w:pPr>
      <w:tabs>
        <w:tab w:val="center" w:pos="4680"/>
        <w:tab w:val="right" w:pos="9360"/>
      </w:tabs>
    </w:pPr>
  </w:style>
  <w:style w:type="character" w:customStyle="1" w:styleId="FooterChar">
    <w:name w:val="Footer Char"/>
    <w:basedOn w:val="DefaultParagraphFont"/>
    <w:link w:val="Footer"/>
    <w:uiPriority w:val="99"/>
    <w:rsid w:val="00514819"/>
    <w:rPr>
      <w:rFonts w:ascii="Times New Roman" w:eastAsia="Times New Roman" w:hAnsi="Times New Roman" w:cs="Times New Roman"/>
      <w:kern w:val="0"/>
      <w14:ligatures w14:val="none"/>
    </w:rPr>
  </w:style>
  <w:style w:type="paragraph" w:styleId="Revision">
    <w:name w:val="Revision"/>
    <w:hidden/>
    <w:uiPriority w:val="99"/>
    <w:semiHidden/>
    <w:rsid w:val="00C51F8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5054">
      <w:bodyDiv w:val="1"/>
      <w:marLeft w:val="0"/>
      <w:marRight w:val="0"/>
      <w:marTop w:val="0"/>
      <w:marBottom w:val="0"/>
      <w:divBdr>
        <w:top w:val="none" w:sz="0" w:space="0" w:color="auto"/>
        <w:left w:val="none" w:sz="0" w:space="0" w:color="auto"/>
        <w:bottom w:val="none" w:sz="0" w:space="0" w:color="auto"/>
        <w:right w:val="none" w:sz="0" w:space="0" w:color="auto"/>
      </w:divBdr>
      <w:divsChild>
        <w:div w:id="146288502">
          <w:marLeft w:val="0"/>
          <w:marRight w:val="0"/>
          <w:marTop w:val="0"/>
          <w:marBottom w:val="0"/>
          <w:divBdr>
            <w:top w:val="none" w:sz="0" w:space="0" w:color="auto"/>
            <w:left w:val="none" w:sz="0" w:space="0" w:color="auto"/>
            <w:bottom w:val="none" w:sz="0" w:space="0" w:color="auto"/>
            <w:right w:val="none" w:sz="0" w:space="0" w:color="auto"/>
          </w:divBdr>
        </w:div>
        <w:div w:id="1718704474">
          <w:marLeft w:val="0"/>
          <w:marRight w:val="0"/>
          <w:marTop w:val="0"/>
          <w:marBottom w:val="0"/>
          <w:divBdr>
            <w:top w:val="none" w:sz="0" w:space="0" w:color="auto"/>
            <w:left w:val="none" w:sz="0" w:space="0" w:color="auto"/>
            <w:bottom w:val="none" w:sz="0" w:space="0" w:color="auto"/>
            <w:right w:val="none" w:sz="0" w:space="0" w:color="auto"/>
          </w:divBdr>
        </w:div>
        <w:div w:id="267927642">
          <w:marLeft w:val="0"/>
          <w:marRight w:val="0"/>
          <w:marTop w:val="0"/>
          <w:marBottom w:val="0"/>
          <w:divBdr>
            <w:top w:val="none" w:sz="0" w:space="0" w:color="auto"/>
            <w:left w:val="none" w:sz="0" w:space="0" w:color="auto"/>
            <w:bottom w:val="none" w:sz="0" w:space="0" w:color="auto"/>
            <w:right w:val="none" w:sz="0" w:space="0" w:color="auto"/>
          </w:divBdr>
          <w:divsChild>
            <w:div w:id="1834754998">
              <w:marLeft w:val="0"/>
              <w:marRight w:val="0"/>
              <w:marTop w:val="0"/>
              <w:marBottom w:val="0"/>
              <w:divBdr>
                <w:top w:val="none" w:sz="0" w:space="0" w:color="auto"/>
                <w:left w:val="none" w:sz="0" w:space="0" w:color="auto"/>
                <w:bottom w:val="none" w:sz="0" w:space="0" w:color="auto"/>
                <w:right w:val="none" w:sz="0" w:space="0" w:color="auto"/>
              </w:divBdr>
            </w:div>
          </w:divsChild>
        </w:div>
        <w:div w:id="1219706936">
          <w:marLeft w:val="0"/>
          <w:marRight w:val="0"/>
          <w:marTop w:val="0"/>
          <w:marBottom w:val="0"/>
          <w:divBdr>
            <w:top w:val="none" w:sz="0" w:space="0" w:color="auto"/>
            <w:left w:val="none" w:sz="0" w:space="0" w:color="auto"/>
            <w:bottom w:val="none" w:sz="0" w:space="0" w:color="auto"/>
            <w:right w:val="none" w:sz="0" w:space="0" w:color="auto"/>
          </w:divBdr>
        </w:div>
        <w:div w:id="1385838039">
          <w:marLeft w:val="0"/>
          <w:marRight w:val="0"/>
          <w:marTop w:val="0"/>
          <w:marBottom w:val="0"/>
          <w:divBdr>
            <w:top w:val="none" w:sz="0" w:space="0" w:color="auto"/>
            <w:left w:val="none" w:sz="0" w:space="0" w:color="auto"/>
            <w:bottom w:val="none" w:sz="0" w:space="0" w:color="auto"/>
            <w:right w:val="none" w:sz="0" w:space="0" w:color="auto"/>
          </w:divBdr>
        </w:div>
        <w:div w:id="390737703">
          <w:marLeft w:val="0"/>
          <w:marRight w:val="0"/>
          <w:marTop w:val="0"/>
          <w:marBottom w:val="0"/>
          <w:divBdr>
            <w:top w:val="none" w:sz="0" w:space="0" w:color="auto"/>
            <w:left w:val="none" w:sz="0" w:space="0" w:color="auto"/>
            <w:bottom w:val="none" w:sz="0" w:space="0" w:color="auto"/>
            <w:right w:val="none" w:sz="0" w:space="0" w:color="auto"/>
          </w:divBdr>
        </w:div>
      </w:divsChild>
    </w:div>
    <w:div w:id="127550152">
      <w:bodyDiv w:val="1"/>
      <w:marLeft w:val="0"/>
      <w:marRight w:val="0"/>
      <w:marTop w:val="0"/>
      <w:marBottom w:val="0"/>
      <w:divBdr>
        <w:top w:val="none" w:sz="0" w:space="0" w:color="auto"/>
        <w:left w:val="none" w:sz="0" w:space="0" w:color="auto"/>
        <w:bottom w:val="none" w:sz="0" w:space="0" w:color="auto"/>
        <w:right w:val="none" w:sz="0" w:space="0" w:color="auto"/>
      </w:divBdr>
    </w:div>
    <w:div w:id="290333075">
      <w:bodyDiv w:val="1"/>
      <w:marLeft w:val="0"/>
      <w:marRight w:val="0"/>
      <w:marTop w:val="0"/>
      <w:marBottom w:val="0"/>
      <w:divBdr>
        <w:top w:val="none" w:sz="0" w:space="0" w:color="auto"/>
        <w:left w:val="none" w:sz="0" w:space="0" w:color="auto"/>
        <w:bottom w:val="none" w:sz="0" w:space="0" w:color="auto"/>
        <w:right w:val="none" w:sz="0" w:space="0" w:color="auto"/>
      </w:divBdr>
      <w:divsChild>
        <w:div w:id="135600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34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05141">
      <w:bodyDiv w:val="1"/>
      <w:marLeft w:val="0"/>
      <w:marRight w:val="0"/>
      <w:marTop w:val="0"/>
      <w:marBottom w:val="0"/>
      <w:divBdr>
        <w:top w:val="none" w:sz="0" w:space="0" w:color="auto"/>
        <w:left w:val="none" w:sz="0" w:space="0" w:color="auto"/>
        <w:bottom w:val="none" w:sz="0" w:space="0" w:color="auto"/>
        <w:right w:val="none" w:sz="0" w:space="0" w:color="auto"/>
      </w:divBdr>
      <w:divsChild>
        <w:div w:id="1429960662">
          <w:marLeft w:val="0"/>
          <w:marRight w:val="0"/>
          <w:marTop w:val="0"/>
          <w:marBottom w:val="0"/>
          <w:divBdr>
            <w:top w:val="none" w:sz="0" w:space="0" w:color="auto"/>
            <w:left w:val="none" w:sz="0" w:space="0" w:color="auto"/>
            <w:bottom w:val="none" w:sz="0" w:space="0" w:color="auto"/>
            <w:right w:val="none" w:sz="0" w:space="0" w:color="auto"/>
          </w:divBdr>
        </w:div>
        <w:div w:id="1892308795">
          <w:marLeft w:val="0"/>
          <w:marRight w:val="0"/>
          <w:marTop w:val="0"/>
          <w:marBottom w:val="0"/>
          <w:divBdr>
            <w:top w:val="none" w:sz="0" w:space="0" w:color="auto"/>
            <w:left w:val="none" w:sz="0" w:space="0" w:color="auto"/>
            <w:bottom w:val="none" w:sz="0" w:space="0" w:color="auto"/>
            <w:right w:val="none" w:sz="0" w:space="0" w:color="auto"/>
          </w:divBdr>
        </w:div>
        <w:div w:id="120344475">
          <w:marLeft w:val="0"/>
          <w:marRight w:val="0"/>
          <w:marTop w:val="0"/>
          <w:marBottom w:val="0"/>
          <w:divBdr>
            <w:top w:val="none" w:sz="0" w:space="0" w:color="auto"/>
            <w:left w:val="none" w:sz="0" w:space="0" w:color="auto"/>
            <w:bottom w:val="none" w:sz="0" w:space="0" w:color="auto"/>
            <w:right w:val="none" w:sz="0" w:space="0" w:color="auto"/>
          </w:divBdr>
        </w:div>
        <w:div w:id="160049003">
          <w:marLeft w:val="0"/>
          <w:marRight w:val="0"/>
          <w:marTop w:val="0"/>
          <w:marBottom w:val="0"/>
          <w:divBdr>
            <w:top w:val="none" w:sz="0" w:space="0" w:color="auto"/>
            <w:left w:val="none" w:sz="0" w:space="0" w:color="auto"/>
            <w:bottom w:val="none" w:sz="0" w:space="0" w:color="auto"/>
            <w:right w:val="none" w:sz="0" w:space="0" w:color="auto"/>
          </w:divBdr>
        </w:div>
        <w:div w:id="1309242480">
          <w:marLeft w:val="0"/>
          <w:marRight w:val="0"/>
          <w:marTop w:val="0"/>
          <w:marBottom w:val="0"/>
          <w:divBdr>
            <w:top w:val="none" w:sz="0" w:space="0" w:color="auto"/>
            <w:left w:val="none" w:sz="0" w:space="0" w:color="auto"/>
            <w:bottom w:val="none" w:sz="0" w:space="0" w:color="auto"/>
            <w:right w:val="none" w:sz="0" w:space="0" w:color="auto"/>
          </w:divBdr>
        </w:div>
        <w:div w:id="141973809">
          <w:marLeft w:val="0"/>
          <w:marRight w:val="0"/>
          <w:marTop w:val="0"/>
          <w:marBottom w:val="0"/>
          <w:divBdr>
            <w:top w:val="none" w:sz="0" w:space="0" w:color="auto"/>
            <w:left w:val="none" w:sz="0" w:space="0" w:color="auto"/>
            <w:bottom w:val="none" w:sz="0" w:space="0" w:color="auto"/>
            <w:right w:val="none" w:sz="0" w:space="0" w:color="auto"/>
          </w:divBdr>
        </w:div>
        <w:div w:id="900601388">
          <w:marLeft w:val="0"/>
          <w:marRight w:val="0"/>
          <w:marTop w:val="0"/>
          <w:marBottom w:val="0"/>
          <w:divBdr>
            <w:top w:val="none" w:sz="0" w:space="0" w:color="auto"/>
            <w:left w:val="none" w:sz="0" w:space="0" w:color="auto"/>
            <w:bottom w:val="none" w:sz="0" w:space="0" w:color="auto"/>
            <w:right w:val="none" w:sz="0" w:space="0" w:color="auto"/>
          </w:divBdr>
          <w:divsChild>
            <w:div w:id="1068453279">
              <w:marLeft w:val="0"/>
              <w:marRight w:val="0"/>
              <w:marTop w:val="0"/>
              <w:marBottom w:val="0"/>
              <w:divBdr>
                <w:top w:val="none" w:sz="0" w:space="0" w:color="auto"/>
                <w:left w:val="none" w:sz="0" w:space="0" w:color="auto"/>
                <w:bottom w:val="none" w:sz="0" w:space="0" w:color="auto"/>
                <w:right w:val="none" w:sz="0" w:space="0" w:color="auto"/>
              </w:divBdr>
            </w:div>
            <w:div w:id="1776704419">
              <w:marLeft w:val="0"/>
              <w:marRight w:val="0"/>
              <w:marTop w:val="0"/>
              <w:marBottom w:val="0"/>
              <w:divBdr>
                <w:top w:val="none" w:sz="0" w:space="0" w:color="auto"/>
                <w:left w:val="none" w:sz="0" w:space="0" w:color="auto"/>
                <w:bottom w:val="none" w:sz="0" w:space="0" w:color="auto"/>
                <w:right w:val="none" w:sz="0" w:space="0" w:color="auto"/>
              </w:divBdr>
            </w:div>
            <w:div w:id="670447561">
              <w:marLeft w:val="0"/>
              <w:marRight w:val="0"/>
              <w:marTop w:val="0"/>
              <w:marBottom w:val="0"/>
              <w:divBdr>
                <w:top w:val="none" w:sz="0" w:space="0" w:color="auto"/>
                <w:left w:val="none" w:sz="0" w:space="0" w:color="auto"/>
                <w:bottom w:val="none" w:sz="0" w:space="0" w:color="auto"/>
                <w:right w:val="none" w:sz="0" w:space="0" w:color="auto"/>
              </w:divBdr>
            </w:div>
            <w:div w:id="676423416">
              <w:marLeft w:val="0"/>
              <w:marRight w:val="0"/>
              <w:marTop w:val="0"/>
              <w:marBottom w:val="0"/>
              <w:divBdr>
                <w:top w:val="none" w:sz="0" w:space="0" w:color="auto"/>
                <w:left w:val="none" w:sz="0" w:space="0" w:color="auto"/>
                <w:bottom w:val="none" w:sz="0" w:space="0" w:color="auto"/>
                <w:right w:val="none" w:sz="0" w:space="0" w:color="auto"/>
              </w:divBdr>
            </w:div>
            <w:div w:id="1491870118">
              <w:marLeft w:val="0"/>
              <w:marRight w:val="0"/>
              <w:marTop w:val="0"/>
              <w:marBottom w:val="0"/>
              <w:divBdr>
                <w:top w:val="none" w:sz="0" w:space="0" w:color="auto"/>
                <w:left w:val="none" w:sz="0" w:space="0" w:color="auto"/>
                <w:bottom w:val="none" w:sz="0" w:space="0" w:color="auto"/>
                <w:right w:val="none" w:sz="0" w:space="0" w:color="auto"/>
              </w:divBdr>
            </w:div>
            <w:div w:id="2046444258">
              <w:marLeft w:val="0"/>
              <w:marRight w:val="0"/>
              <w:marTop w:val="0"/>
              <w:marBottom w:val="0"/>
              <w:divBdr>
                <w:top w:val="none" w:sz="0" w:space="0" w:color="auto"/>
                <w:left w:val="none" w:sz="0" w:space="0" w:color="auto"/>
                <w:bottom w:val="none" w:sz="0" w:space="0" w:color="auto"/>
                <w:right w:val="none" w:sz="0" w:space="0" w:color="auto"/>
              </w:divBdr>
            </w:div>
            <w:div w:id="1770923887">
              <w:marLeft w:val="0"/>
              <w:marRight w:val="0"/>
              <w:marTop w:val="0"/>
              <w:marBottom w:val="0"/>
              <w:divBdr>
                <w:top w:val="none" w:sz="0" w:space="0" w:color="auto"/>
                <w:left w:val="none" w:sz="0" w:space="0" w:color="auto"/>
                <w:bottom w:val="none" w:sz="0" w:space="0" w:color="auto"/>
                <w:right w:val="none" w:sz="0" w:space="0" w:color="auto"/>
              </w:divBdr>
            </w:div>
            <w:div w:id="1559853565">
              <w:marLeft w:val="0"/>
              <w:marRight w:val="0"/>
              <w:marTop w:val="0"/>
              <w:marBottom w:val="0"/>
              <w:divBdr>
                <w:top w:val="none" w:sz="0" w:space="0" w:color="auto"/>
                <w:left w:val="none" w:sz="0" w:space="0" w:color="auto"/>
                <w:bottom w:val="none" w:sz="0" w:space="0" w:color="auto"/>
                <w:right w:val="none" w:sz="0" w:space="0" w:color="auto"/>
              </w:divBdr>
            </w:div>
            <w:div w:id="376055204">
              <w:marLeft w:val="0"/>
              <w:marRight w:val="0"/>
              <w:marTop w:val="0"/>
              <w:marBottom w:val="0"/>
              <w:divBdr>
                <w:top w:val="none" w:sz="0" w:space="0" w:color="auto"/>
                <w:left w:val="none" w:sz="0" w:space="0" w:color="auto"/>
                <w:bottom w:val="none" w:sz="0" w:space="0" w:color="auto"/>
                <w:right w:val="none" w:sz="0" w:space="0" w:color="auto"/>
              </w:divBdr>
            </w:div>
            <w:div w:id="414785648">
              <w:marLeft w:val="0"/>
              <w:marRight w:val="0"/>
              <w:marTop w:val="0"/>
              <w:marBottom w:val="0"/>
              <w:divBdr>
                <w:top w:val="none" w:sz="0" w:space="0" w:color="auto"/>
                <w:left w:val="none" w:sz="0" w:space="0" w:color="auto"/>
                <w:bottom w:val="none" w:sz="0" w:space="0" w:color="auto"/>
                <w:right w:val="none" w:sz="0" w:space="0" w:color="auto"/>
              </w:divBdr>
            </w:div>
            <w:div w:id="1978293437">
              <w:marLeft w:val="0"/>
              <w:marRight w:val="0"/>
              <w:marTop w:val="0"/>
              <w:marBottom w:val="0"/>
              <w:divBdr>
                <w:top w:val="none" w:sz="0" w:space="0" w:color="auto"/>
                <w:left w:val="none" w:sz="0" w:space="0" w:color="auto"/>
                <w:bottom w:val="none" w:sz="0" w:space="0" w:color="auto"/>
                <w:right w:val="none" w:sz="0" w:space="0" w:color="auto"/>
              </w:divBdr>
            </w:div>
            <w:div w:id="1434327408">
              <w:marLeft w:val="0"/>
              <w:marRight w:val="0"/>
              <w:marTop w:val="0"/>
              <w:marBottom w:val="0"/>
              <w:divBdr>
                <w:top w:val="none" w:sz="0" w:space="0" w:color="auto"/>
                <w:left w:val="none" w:sz="0" w:space="0" w:color="auto"/>
                <w:bottom w:val="none" w:sz="0" w:space="0" w:color="auto"/>
                <w:right w:val="none" w:sz="0" w:space="0" w:color="auto"/>
              </w:divBdr>
            </w:div>
            <w:div w:id="1868442205">
              <w:marLeft w:val="0"/>
              <w:marRight w:val="0"/>
              <w:marTop w:val="0"/>
              <w:marBottom w:val="0"/>
              <w:divBdr>
                <w:top w:val="none" w:sz="0" w:space="0" w:color="auto"/>
                <w:left w:val="none" w:sz="0" w:space="0" w:color="auto"/>
                <w:bottom w:val="none" w:sz="0" w:space="0" w:color="auto"/>
                <w:right w:val="none" w:sz="0" w:space="0" w:color="auto"/>
              </w:divBdr>
            </w:div>
            <w:div w:id="1326779678">
              <w:marLeft w:val="0"/>
              <w:marRight w:val="0"/>
              <w:marTop w:val="0"/>
              <w:marBottom w:val="0"/>
              <w:divBdr>
                <w:top w:val="none" w:sz="0" w:space="0" w:color="auto"/>
                <w:left w:val="none" w:sz="0" w:space="0" w:color="auto"/>
                <w:bottom w:val="none" w:sz="0" w:space="0" w:color="auto"/>
                <w:right w:val="none" w:sz="0" w:space="0" w:color="auto"/>
              </w:divBdr>
            </w:div>
            <w:div w:id="1405184121">
              <w:marLeft w:val="0"/>
              <w:marRight w:val="0"/>
              <w:marTop w:val="0"/>
              <w:marBottom w:val="0"/>
              <w:divBdr>
                <w:top w:val="none" w:sz="0" w:space="0" w:color="auto"/>
                <w:left w:val="none" w:sz="0" w:space="0" w:color="auto"/>
                <w:bottom w:val="none" w:sz="0" w:space="0" w:color="auto"/>
                <w:right w:val="none" w:sz="0" w:space="0" w:color="auto"/>
              </w:divBdr>
            </w:div>
            <w:div w:id="202717432">
              <w:marLeft w:val="0"/>
              <w:marRight w:val="0"/>
              <w:marTop w:val="0"/>
              <w:marBottom w:val="0"/>
              <w:divBdr>
                <w:top w:val="none" w:sz="0" w:space="0" w:color="auto"/>
                <w:left w:val="none" w:sz="0" w:space="0" w:color="auto"/>
                <w:bottom w:val="none" w:sz="0" w:space="0" w:color="auto"/>
                <w:right w:val="none" w:sz="0" w:space="0" w:color="auto"/>
              </w:divBdr>
            </w:div>
            <w:div w:id="529225683">
              <w:marLeft w:val="0"/>
              <w:marRight w:val="0"/>
              <w:marTop w:val="0"/>
              <w:marBottom w:val="0"/>
              <w:divBdr>
                <w:top w:val="none" w:sz="0" w:space="0" w:color="auto"/>
                <w:left w:val="none" w:sz="0" w:space="0" w:color="auto"/>
                <w:bottom w:val="none" w:sz="0" w:space="0" w:color="auto"/>
                <w:right w:val="none" w:sz="0" w:space="0" w:color="auto"/>
              </w:divBdr>
            </w:div>
            <w:div w:id="16942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3899">
      <w:bodyDiv w:val="1"/>
      <w:marLeft w:val="0"/>
      <w:marRight w:val="0"/>
      <w:marTop w:val="0"/>
      <w:marBottom w:val="0"/>
      <w:divBdr>
        <w:top w:val="none" w:sz="0" w:space="0" w:color="auto"/>
        <w:left w:val="none" w:sz="0" w:space="0" w:color="auto"/>
        <w:bottom w:val="none" w:sz="0" w:space="0" w:color="auto"/>
        <w:right w:val="none" w:sz="0" w:space="0" w:color="auto"/>
      </w:divBdr>
    </w:div>
    <w:div w:id="600647111">
      <w:bodyDiv w:val="1"/>
      <w:marLeft w:val="0"/>
      <w:marRight w:val="0"/>
      <w:marTop w:val="0"/>
      <w:marBottom w:val="0"/>
      <w:divBdr>
        <w:top w:val="none" w:sz="0" w:space="0" w:color="auto"/>
        <w:left w:val="none" w:sz="0" w:space="0" w:color="auto"/>
        <w:bottom w:val="none" w:sz="0" w:space="0" w:color="auto"/>
        <w:right w:val="none" w:sz="0" w:space="0" w:color="auto"/>
      </w:divBdr>
    </w:div>
    <w:div w:id="864096972">
      <w:bodyDiv w:val="1"/>
      <w:marLeft w:val="0"/>
      <w:marRight w:val="0"/>
      <w:marTop w:val="0"/>
      <w:marBottom w:val="0"/>
      <w:divBdr>
        <w:top w:val="none" w:sz="0" w:space="0" w:color="auto"/>
        <w:left w:val="none" w:sz="0" w:space="0" w:color="auto"/>
        <w:bottom w:val="none" w:sz="0" w:space="0" w:color="auto"/>
        <w:right w:val="none" w:sz="0" w:space="0" w:color="auto"/>
      </w:divBdr>
    </w:div>
    <w:div w:id="936518859">
      <w:bodyDiv w:val="1"/>
      <w:marLeft w:val="0"/>
      <w:marRight w:val="0"/>
      <w:marTop w:val="0"/>
      <w:marBottom w:val="0"/>
      <w:divBdr>
        <w:top w:val="none" w:sz="0" w:space="0" w:color="auto"/>
        <w:left w:val="none" w:sz="0" w:space="0" w:color="auto"/>
        <w:bottom w:val="none" w:sz="0" w:space="0" w:color="auto"/>
        <w:right w:val="none" w:sz="0" w:space="0" w:color="auto"/>
      </w:divBdr>
    </w:div>
    <w:div w:id="1338390464">
      <w:bodyDiv w:val="1"/>
      <w:marLeft w:val="0"/>
      <w:marRight w:val="0"/>
      <w:marTop w:val="0"/>
      <w:marBottom w:val="0"/>
      <w:divBdr>
        <w:top w:val="none" w:sz="0" w:space="0" w:color="auto"/>
        <w:left w:val="none" w:sz="0" w:space="0" w:color="auto"/>
        <w:bottom w:val="none" w:sz="0" w:space="0" w:color="auto"/>
        <w:right w:val="none" w:sz="0" w:space="0" w:color="auto"/>
      </w:divBdr>
    </w:div>
    <w:div w:id="1426657153">
      <w:bodyDiv w:val="1"/>
      <w:marLeft w:val="0"/>
      <w:marRight w:val="0"/>
      <w:marTop w:val="0"/>
      <w:marBottom w:val="0"/>
      <w:divBdr>
        <w:top w:val="none" w:sz="0" w:space="0" w:color="auto"/>
        <w:left w:val="none" w:sz="0" w:space="0" w:color="auto"/>
        <w:bottom w:val="none" w:sz="0" w:space="0" w:color="auto"/>
        <w:right w:val="none" w:sz="0" w:space="0" w:color="auto"/>
      </w:divBdr>
    </w:div>
    <w:div w:id="1539928914">
      <w:bodyDiv w:val="1"/>
      <w:marLeft w:val="0"/>
      <w:marRight w:val="0"/>
      <w:marTop w:val="0"/>
      <w:marBottom w:val="0"/>
      <w:divBdr>
        <w:top w:val="none" w:sz="0" w:space="0" w:color="auto"/>
        <w:left w:val="none" w:sz="0" w:space="0" w:color="auto"/>
        <w:bottom w:val="none" w:sz="0" w:space="0" w:color="auto"/>
        <w:right w:val="none" w:sz="0" w:space="0" w:color="auto"/>
      </w:divBdr>
      <w:divsChild>
        <w:div w:id="143852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91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994260">
      <w:bodyDiv w:val="1"/>
      <w:marLeft w:val="0"/>
      <w:marRight w:val="0"/>
      <w:marTop w:val="0"/>
      <w:marBottom w:val="0"/>
      <w:divBdr>
        <w:top w:val="none" w:sz="0" w:space="0" w:color="auto"/>
        <w:left w:val="none" w:sz="0" w:space="0" w:color="auto"/>
        <w:bottom w:val="none" w:sz="0" w:space="0" w:color="auto"/>
        <w:right w:val="none" w:sz="0" w:space="0" w:color="auto"/>
      </w:divBdr>
      <w:divsChild>
        <w:div w:id="8207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9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29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19690">
      <w:bodyDiv w:val="1"/>
      <w:marLeft w:val="0"/>
      <w:marRight w:val="0"/>
      <w:marTop w:val="0"/>
      <w:marBottom w:val="0"/>
      <w:divBdr>
        <w:top w:val="none" w:sz="0" w:space="0" w:color="auto"/>
        <w:left w:val="none" w:sz="0" w:space="0" w:color="auto"/>
        <w:bottom w:val="none" w:sz="0" w:space="0" w:color="auto"/>
        <w:right w:val="none" w:sz="0" w:space="0" w:color="auto"/>
      </w:divBdr>
    </w:div>
    <w:div w:id="1884438360">
      <w:bodyDiv w:val="1"/>
      <w:marLeft w:val="0"/>
      <w:marRight w:val="0"/>
      <w:marTop w:val="0"/>
      <w:marBottom w:val="0"/>
      <w:divBdr>
        <w:top w:val="none" w:sz="0" w:space="0" w:color="auto"/>
        <w:left w:val="none" w:sz="0" w:space="0" w:color="auto"/>
        <w:bottom w:val="none" w:sz="0" w:space="0" w:color="auto"/>
        <w:right w:val="none" w:sz="0" w:space="0" w:color="auto"/>
      </w:divBdr>
    </w:div>
    <w:div w:id="1915819929">
      <w:bodyDiv w:val="1"/>
      <w:marLeft w:val="0"/>
      <w:marRight w:val="0"/>
      <w:marTop w:val="0"/>
      <w:marBottom w:val="0"/>
      <w:divBdr>
        <w:top w:val="none" w:sz="0" w:space="0" w:color="auto"/>
        <w:left w:val="none" w:sz="0" w:space="0" w:color="auto"/>
        <w:bottom w:val="none" w:sz="0" w:space="0" w:color="auto"/>
        <w:right w:val="none" w:sz="0" w:space="0" w:color="auto"/>
      </w:divBdr>
    </w:div>
    <w:div w:id="193031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4B381B-3D1D-4FF5-85A2-602C22B37544}">
  <ds:schemaRefs>
    <ds:schemaRef ds:uri="http://schemas.microsoft.com/sharepoint/v3/contenttype/forms"/>
  </ds:schemaRefs>
</ds:datastoreItem>
</file>

<file path=customXml/itemProps2.xml><?xml version="1.0" encoding="utf-8"?>
<ds:datastoreItem xmlns:ds="http://schemas.openxmlformats.org/officeDocument/2006/customXml" ds:itemID="{CCADF610-25E0-492C-8108-6CB8FA857754}"/>
</file>

<file path=customXml/itemProps3.xml><?xml version="1.0" encoding="utf-8"?>
<ds:datastoreItem xmlns:ds="http://schemas.openxmlformats.org/officeDocument/2006/customXml" ds:itemID="{CD168FDA-C73E-4B1F-A6BD-6543387C1DE5}">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3652</Words>
  <Characters>20818</Characters>
  <Application>Microsoft Office Word</Application>
  <DocSecurity>0</DocSecurity>
  <Lines>173</Lines>
  <Paragraphs>48</Paragraphs>
  <ScaleCrop>false</ScaleCrop>
  <Company>Levine's</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4</cp:revision>
  <dcterms:created xsi:type="dcterms:W3CDTF">2025-05-21T23:32:00Z</dcterms:created>
  <dcterms:modified xsi:type="dcterms:W3CDTF">2025-05-21T23:33:00Z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