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27D08ECF" w14:textId="77777777" w:rsidR="00636B44" w:rsidRPr="003B4636" w:rsidRDefault="00930945">
      <w:pPr>
        <w:spacing w:before="40" w:after="40" w:line="240" w:lineRule="auto"/>
        <w:ind w:left="1700"/>
        <w:rPr>
          <w:color w:val="002060"/>
          <w:sz w:val="40"/>
          <w:szCs w:val="40"/>
        </w:rPr>
      </w:pPr>
      <w:r w:rsidRPr="003B4636">
        <w:rPr>
          <w:color w:val="002060"/>
          <w:sz w:val="72"/>
          <w:szCs w:val="72"/>
        </w:rPr>
        <w:t>Customer Onboarding Form</w:t>
      </w:r>
    </w:p>
    <w:p w14:paraId="07035319" w14:textId="77777777" w:rsidR="00636B44" w:rsidRPr="003B4636" w:rsidRDefault="00930945">
      <w:pPr>
        <w:spacing w:before="40" w:after="40" w:line="240" w:lineRule="auto"/>
        <w:ind w:left="1700"/>
        <w:rPr>
          <w:color w:val="002060"/>
          <w:sz w:val="40"/>
          <w:szCs w:val="40"/>
        </w:rPr>
      </w:pPr>
      <w:r w:rsidRPr="003B4636">
        <w:rPr>
          <w:color w:val="002060"/>
          <w:sz w:val="40"/>
          <w:szCs w:val="40"/>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17DBC890" w14:textId="2E180216" w:rsidR="00BD1C91" w:rsidRPr="003B4636" w:rsidRDefault="00930945">
          <w:pPr>
            <w:pStyle w:val="TOC1"/>
            <w:tabs>
              <w:tab w:val="left" w:pos="400"/>
              <w:tab w:val="right" w:pos="12950"/>
            </w:tabs>
            <w:rPr>
              <w:rFonts w:asciiTheme="minorHAnsi" w:eastAsiaTheme="minorEastAsia" w:hAnsiTheme="minorHAnsi" w:cstheme="minorBidi"/>
              <w:noProof/>
              <w:sz w:val="22"/>
              <w:szCs w:val="22"/>
              <w:lang w:val="en-US" w:eastAsia="zh-CN"/>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199998609" w:history="1">
            <w:r w:rsidR="00BD1C91" w:rsidRPr="00D05DCC">
              <w:rPr>
                <w:rStyle w:val="Hyperlink"/>
                <w:noProof/>
              </w:rPr>
              <w:t>1.</w:t>
            </w:r>
            <w:r w:rsidR="00BD1C91">
              <w:rPr>
                <w:rFonts w:asciiTheme="minorHAnsi" w:eastAsiaTheme="minorEastAsia" w:hAnsiTheme="minorHAnsi" w:cstheme="minorBidi"/>
                <w:noProof/>
                <w:sz w:val="22"/>
                <w:szCs w:val="22"/>
                <w:lang w:val="en-US" w:eastAsia="zh-CN"/>
              </w:rPr>
              <w:tab/>
            </w:r>
            <w:r w:rsidR="00BD1C91" w:rsidRPr="00D05DCC">
              <w:rPr>
                <w:rStyle w:val="Hyperlink"/>
                <w:noProof/>
              </w:rPr>
              <w:t>Company Information</w:t>
            </w:r>
            <w:r w:rsidR="00BD1C91">
              <w:rPr>
                <w:noProof/>
                <w:webHidden/>
              </w:rPr>
              <w:tab/>
            </w:r>
            <w:r w:rsidR="00BD1C91">
              <w:rPr>
                <w:noProof/>
                <w:webHidden/>
              </w:rPr>
              <w:fldChar w:fldCharType="begin"/>
            </w:r>
            <w:r w:rsidR="00BD1C91">
              <w:rPr>
                <w:noProof/>
                <w:webHidden/>
              </w:rPr>
              <w:instrText xml:space="preserve"> PAGEREF _Toc199998609 \h </w:instrText>
            </w:r>
            <w:r w:rsidR="00BD1C91">
              <w:rPr>
                <w:noProof/>
                <w:webHidden/>
              </w:rPr>
            </w:r>
            <w:r w:rsidR="00BD1C91">
              <w:rPr>
                <w:noProof/>
                <w:webHidden/>
              </w:rPr>
              <w:fldChar w:fldCharType="separate"/>
            </w:r>
            <w:r w:rsidR="00BD1C91">
              <w:rPr>
                <w:noProof/>
                <w:webHidden/>
              </w:rPr>
              <w:t>3</w:t>
            </w:r>
            <w:r w:rsidR="00BD1C91">
              <w:rPr>
                <w:noProof/>
                <w:webHidden/>
              </w:rPr>
              <w:fldChar w:fldCharType="end"/>
            </w:r>
          </w:hyperlink>
        </w:p>
        <w:p w14:paraId="65A9EA3E" w14:textId="7ABA8D11"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0" w:history="1">
            <w:r w:rsidRPr="00D05DCC">
              <w:rPr>
                <w:rStyle w:val="Hyperlink"/>
                <w:noProof/>
              </w:rPr>
              <w:t>2.</w:t>
            </w:r>
            <w:r>
              <w:rPr>
                <w:rFonts w:asciiTheme="minorHAnsi" w:eastAsiaTheme="minorEastAsia" w:hAnsiTheme="minorHAnsi" w:cstheme="minorBidi"/>
                <w:noProof/>
                <w:sz w:val="22"/>
                <w:szCs w:val="22"/>
                <w:lang w:val="en-US" w:eastAsia="zh-CN"/>
              </w:rPr>
              <w:tab/>
            </w:r>
            <w:r w:rsidRPr="00D05DCC">
              <w:rPr>
                <w:rStyle w:val="Hyperlink"/>
                <w:noProof/>
              </w:rPr>
              <w:t>regulatory structure/audits/enforcement &amp; litigation</w:t>
            </w:r>
            <w:r>
              <w:rPr>
                <w:noProof/>
                <w:webHidden/>
              </w:rPr>
              <w:tab/>
            </w:r>
            <w:r>
              <w:rPr>
                <w:noProof/>
                <w:webHidden/>
              </w:rPr>
              <w:fldChar w:fldCharType="begin"/>
            </w:r>
            <w:r>
              <w:rPr>
                <w:noProof/>
                <w:webHidden/>
              </w:rPr>
              <w:instrText xml:space="preserve"> PAGEREF _Toc199998610 \h </w:instrText>
            </w:r>
            <w:r>
              <w:rPr>
                <w:noProof/>
                <w:webHidden/>
              </w:rPr>
            </w:r>
            <w:r>
              <w:rPr>
                <w:noProof/>
                <w:webHidden/>
              </w:rPr>
              <w:fldChar w:fldCharType="separate"/>
            </w:r>
            <w:r>
              <w:rPr>
                <w:noProof/>
                <w:webHidden/>
              </w:rPr>
              <w:t>7</w:t>
            </w:r>
            <w:r>
              <w:rPr>
                <w:noProof/>
                <w:webHidden/>
              </w:rPr>
              <w:fldChar w:fldCharType="end"/>
            </w:r>
          </w:hyperlink>
        </w:p>
        <w:p w14:paraId="428C33A0" w14:textId="468F60E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1" w:history="1">
            <w:r w:rsidRPr="00D05DCC">
              <w:rPr>
                <w:rStyle w:val="Hyperlink"/>
                <w:noProof/>
              </w:rPr>
              <w:t>3.</w:t>
            </w:r>
            <w:r>
              <w:rPr>
                <w:rFonts w:asciiTheme="minorHAnsi" w:eastAsiaTheme="minorEastAsia" w:hAnsiTheme="minorHAnsi" w:cstheme="minorBidi"/>
                <w:noProof/>
                <w:sz w:val="22"/>
                <w:szCs w:val="22"/>
                <w:lang w:val="en-US" w:eastAsia="zh-CN"/>
              </w:rPr>
              <w:tab/>
            </w:r>
            <w:r w:rsidRPr="00D05DCC">
              <w:rPr>
                <w:rStyle w:val="Hyperlink"/>
                <w:noProof/>
              </w:rPr>
              <w:t>KYC/AML Program</w:t>
            </w:r>
            <w:r>
              <w:rPr>
                <w:noProof/>
                <w:webHidden/>
              </w:rPr>
              <w:tab/>
            </w:r>
            <w:r>
              <w:rPr>
                <w:noProof/>
                <w:webHidden/>
              </w:rPr>
              <w:fldChar w:fldCharType="begin"/>
            </w:r>
            <w:r>
              <w:rPr>
                <w:noProof/>
                <w:webHidden/>
              </w:rPr>
              <w:instrText xml:space="preserve"> PAGEREF _Toc199998611 \h </w:instrText>
            </w:r>
            <w:r>
              <w:rPr>
                <w:noProof/>
                <w:webHidden/>
              </w:rPr>
            </w:r>
            <w:r>
              <w:rPr>
                <w:noProof/>
                <w:webHidden/>
              </w:rPr>
              <w:fldChar w:fldCharType="separate"/>
            </w:r>
            <w:r>
              <w:rPr>
                <w:noProof/>
                <w:webHidden/>
              </w:rPr>
              <w:t>9</w:t>
            </w:r>
            <w:r>
              <w:rPr>
                <w:noProof/>
                <w:webHidden/>
              </w:rPr>
              <w:fldChar w:fldCharType="end"/>
            </w:r>
          </w:hyperlink>
        </w:p>
        <w:p w14:paraId="17A55892" w14:textId="044AD9FD"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2" w:history="1">
            <w:r w:rsidRPr="00D05DCC">
              <w:rPr>
                <w:rStyle w:val="Hyperlink"/>
                <w:noProof/>
              </w:rPr>
              <w:t>4.</w:t>
            </w:r>
            <w:r>
              <w:rPr>
                <w:rFonts w:asciiTheme="minorHAnsi" w:eastAsiaTheme="minorEastAsia" w:hAnsiTheme="minorHAnsi" w:cstheme="minorBidi"/>
                <w:noProof/>
                <w:sz w:val="22"/>
                <w:szCs w:val="22"/>
                <w:lang w:val="en-US" w:eastAsia="zh-CN"/>
              </w:rPr>
              <w:tab/>
            </w:r>
            <w:r w:rsidRPr="00D05DCC">
              <w:rPr>
                <w:rStyle w:val="Hyperlink"/>
                <w:noProof/>
              </w:rPr>
              <w:t>Fraud Monitoring</w:t>
            </w:r>
            <w:r>
              <w:rPr>
                <w:noProof/>
                <w:webHidden/>
              </w:rPr>
              <w:tab/>
            </w:r>
            <w:r>
              <w:rPr>
                <w:noProof/>
                <w:webHidden/>
              </w:rPr>
              <w:fldChar w:fldCharType="begin"/>
            </w:r>
            <w:r>
              <w:rPr>
                <w:noProof/>
                <w:webHidden/>
              </w:rPr>
              <w:instrText xml:space="preserve"> PAGEREF _Toc199998612 \h </w:instrText>
            </w:r>
            <w:r>
              <w:rPr>
                <w:noProof/>
                <w:webHidden/>
              </w:rPr>
            </w:r>
            <w:r>
              <w:rPr>
                <w:noProof/>
                <w:webHidden/>
              </w:rPr>
              <w:fldChar w:fldCharType="separate"/>
            </w:r>
            <w:r>
              <w:rPr>
                <w:noProof/>
                <w:webHidden/>
              </w:rPr>
              <w:t>10</w:t>
            </w:r>
            <w:r>
              <w:rPr>
                <w:noProof/>
                <w:webHidden/>
              </w:rPr>
              <w:fldChar w:fldCharType="end"/>
            </w:r>
          </w:hyperlink>
        </w:p>
        <w:p w14:paraId="3D438B8B" w14:textId="4B1159E7"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3" w:history="1">
            <w:r w:rsidRPr="00D05DCC">
              <w:rPr>
                <w:rStyle w:val="Hyperlink"/>
                <w:noProof/>
              </w:rPr>
              <w:t>5.</w:t>
            </w:r>
            <w:r>
              <w:rPr>
                <w:rFonts w:asciiTheme="minorHAnsi" w:eastAsiaTheme="minorEastAsia" w:hAnsiTheme="minorHAnsi" w:cstheme="minorBidi"/>
                <w:noProof/>
                <w:sz w:val="22"/>
                <w:szCs w:val="22"/>
                <w:lang w:val="en-US" w:eastAsia="zh-CN"/>
              </w:rPr>
              <w:tab/>
            </w:r>
            <w:r w:rsidRPr="00D05DCC">
              <w:rPr>
                <w:rStyle w:val="Hyperlink"/>
                <w:noProof/>
              </w:rPr>
              <w:t>Transaction Monitoring/SAR Reporting</w:t>
            </w:r>
            <w:r>
              <w:rPr>
                <w:noProof/>
                <w:webHidden/>
              </w:rPr>
              <w:tab/>
            </w:r>
            <w:r>
              <w:rPr>
                <w:noProof/>
                <w:webHidden/>
              </w:rPr>
              <w:fldChar w:fldCharType="begin"/>
            </w:r>
            <w:r>
              <w:rPr>
                <w:noProof/>
                <w:webHidden/>
              </w:rPr>
              <w:instrText xml:space="preserve"> PAGEREF _Toc199998613 \h </w:instrText>
            </w:r>
            <w:r>
              <w:rPr>
                <w:noProof/>
                <w:webHidden/>
              </w:rPr>
            </w:r>
            <w:r>
              <w:rPr>
                <w:noProof/>
                <w:webHidden/>
              </w:rPr>
              <w:fldChar w:fldCharType="separate"/>
            </w:r>
            <w:r>
              <w:rPr>
                <w:noProof/>
                <w:webHidden/>
              </w:rPr>
              <w:t>10</w:t>
            </w:r>
            <w:r>
              <w:rPr>
                <w:noProof/>
                <w:webHidden/>
              </w:rPr>
              <w:fldChar w:fldCharType="end"/>
            </w:r>
          </w:hyperlink>
        </w:p>
        <w:p w14:paraId="634D174E" w14:textId="3DE95A6A"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4" w:history="1">
            <w:r w:rsidRPr="00D05DCC">
              <w:rPr>
                <w:rStyle w:val="Hyperlink"/>
                <w:noProof/>
              </w:rPr>
              <w:t>6.</w:t>
            </w:r>
            <w:r>
              <w:rPr>
                <w:rFonts w:asciiTheme="minorHAnsi" w:eastAsiaTheme="minorEastAsia" w:hAnsiTheme="minorHAnsi" w:cstheme="minorBidi"/>
                <w:noProof/>
                <w:sz w:val="22"/>
                <w:szCs w:val="22"/>
                <w:lang w:val="en-US" w:eastAsia="zh-CN"/>
              </w:rPr>
              <w:tab/>
            </w:r>
            <w:r w:rsidRPr="00D05DCC">
              <w:rPr>
                <w:rStyle w:val="Hyperlink"/>
                <w:noProof/>
              </w:rPr>
              <w:t>Sanctions Screening</w:t>
            </w:r>
            <w:r>
              <w:rPr>
                <w:noProof/>
                <w:webHidden/>
              </w:rPr>
              <w:tab/>
            </w:r>
            <w:r>
              <w:rPr>
                <w:noProof/>
                <w:webHidden/>
              </w:rPr>
              <w:fldChar w:fldCharType="begin"/>
            </w:r>
            <w:r>
              <w:rPr>
                <w:noProof/>
                <w:webHidden/>
              </w:rPr>
              <w:instrText xml:space="preserve"> PAGEREF _Toc199998614 \h </w:instrText>
            </w:r>
            <w:r>
              <w:rPr>
                <w:noProof/>
                <w:webHidden/>
              </w:rPr>
            </w:r>
            <w:r>
              <w:rPr>
                <w:noProof/>
                <w:webHidden/>
              </w:rPr>
              <w:fldChar w:fldCharType="separate"/>
            </w:r>
            <w:r>
              <w:rPr>
                <w:noProof/>
                <w:webHidden/>
              </w:rPr>
              <w:t>11</w:t>
            </w:r>
            <w:r>
              <w:rPr>
                <w:noProof/>
                <w:webHidden/>
              </w:rPr>
              <w:fldChar w:fldCharType="end"/>
            </w:r>
          </w:hyperlink>
        </w:p>
        <w:p w14:paraId="1F83F3F0" w14:textId="4B04AE7F"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5" w:history="1">
            <w:r w:rsidRPr="00D05DCC">
              <w:rPr>
                <w:rStyle w:val="Hyperlink"/>
                <w:noProof/>
              </w:rPr>
              <w:t>7.</w:t>
            </w:r>
            <w:r>
              <w:rPr>
                <w:rFonts w:asciiTheme="minorHAnsi" w:eastAsiaTheme="minorEastAsia" w:hAnsiTheme="minorHAnsi" w:cstheme="minorBidi"/>
                <w:noProof/>
                <w:sz w:val="22"/>
                <w:szCs w:val="22"/>
                <w:lang w:val="en-US" w:eastAsia="zh-CN"/>
              </w:rPr>
              <w:tab/>
            </w:r>
            <w:r w:rsidRPr="00D05DCC">
              <w:rPr>
                <w:rStyle w:val="Hyperlink"/>
                <w:noProof/>
              </w:rPr>
              <w:t>Info Sec/Cyber security/Privacy/consumer complaints</w:t>
            </w:r>
            <w:r>
              <w:rPr>
                <w:noProof/>
                <w:webHidden/>
              </w:rPr>
              <w:tab/>
            </w:r>
            <w:r>
              <w:rPr>
                <w:noProof/>
                <w:webHidden/>
              </w:rPr>
              <w:fldChar w:fldCharType="begin"/>
            </w:r>
            <w:r>
              <w:rPr>
                <w:noProof/>
                <w:webHidden/>
              </w:rPr>
              <w:instrText xml:space="preserve"> PAGEREF _Toc199998615 \h </w:instrText>
            </w:r>
            <w:r>
              <w:rPr>
                <w:noProof/>
                <w:webHidden/>
              </w:rPr>
            </w:r>
            <w:r>
              <w:rPr>
                <w:noProof/>
                <w:webHidden/>
              </w:rPr>
              <w:fldChar w:fldCharType="separate"/>
            </w:r>
            <w:r>
              <w:rPr>
                <w:noProof/>
                <w:webHidden/>
              </w:rPr>
              <w:t>11</w:t>
            </w:r>
            <w:r>
              <w:rPr>
                <w:noProof/>
                <w:webHidden/>
              </w:rPr>
              <w:fldChar w:fldCharType="end"/>
            </w:r>
          </w:hyperlink>
        </w:p>
        <w:p w14:paraId="2432078B" w14:textId="6335FAA8"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6" w:history="1">
            <w:r w:rsidRPr="00D05DCC">
              <w:rPr>
                <w:rStyle w:val="Hyperlink"/>
                <w:noProof/>
              </w:rPr>
              <w:t>8.</w:t>
            </w:r>
            <w:r>
              <w:rPr>
                <w:rFonts w:asciiTheme="minorHAnsi" w:eastAsiaTheme="minorEastAsia" w:hAnsiTheme="minorHAnsi" w:cstheme="minorBidi"/>
                <w:noProof/>
                <w:sz w:val="22"/>
                <w:szCs w:val="22"/>
                <w:lang w:val="en-US" w:eastAsia="zh-CN"/>
              </w:rPr>
              <w:tab/>
            </w:r>
            <w:r w:rsidRPr="00D05DCC">
              <w:rPr>
                <w:rStyle w:val="Hyperlink"/>
                <w:noProof/>
              </w:rPr>
              <w:t>Transactional activities</w:t>
            </w:r>
            <w:r>
              <w:rPr>
                <w:noProof/>
                <w:webHidden/>
              </w:rPr>
              <w:tab/>
            </w:r>
            <w:r>
              <w:rPr>
                <w:noProof/>
                <w:webHidden/>
              </w:rPr>
              <w:fldChar w:fldCharType="begin"/>
            </w:r>
            <w:r>
              <w:rPr>
                <w:noProof/>
                <w:webHidden/>
              </w:rPr>
              <w:instrText xml:space="preserve"> PAGEREF _Toc199998616 \h </w:instrText>
            </w:r>
            <w:r>
              <w:rPr>
                <w:noProof/>
                <w:webHidden/>
              </w:rPr>
            </w:r>
            <w:r>
              <w:rPr>
                <w:noProof/>
                <w:webHidden/>
              </w:rPr>
              <w:fldChar w:fldCharType="separate"/>
            </w:r>
            <w:r>
              <w:rPr>
                <w:noProof/>
                <w:webHidden/>
              </w:rPr>
              <w:t>12</w:t>
            </w:r>
            <w:r>
              <w:rPr>
                <w:noProof/>
                <w:webHidden/>
              </w:rPr>
              <w:fldChar w:fldCharType="end"/>
            </w:r>
          </w:hyperlink>
        </w:p>
        <w:p w14:paraId="2E5832AB" w14:textId="4A59023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7" w:history="1">
            <w:r w:rsidRPr="00D05DCC">
              <w:rPr>
                <w:rStyle w:val="Hyperlink"/>
                <w:noProof/>
              </w:rPr>
              <w:t>9.</w:t>
            </w:r>
            <w:r>
              <w:rPr>
                <w:rFonts w:asciiTheme="minorHAnsi" w:eastAsiaTheme="minorEastAsia" w:hAnsiTheme="minorHAnsi" w:cstheme="minorBidi"/>
                <w:noProof/>
                <w:sz w:val="22"/>
                <w:szCs w:val="22"/>
                <w:lang w:val="en-US" w:eastAsia="zh-CN"/>
              </w:rPr>
              <w:tab/>
            </w:r>
            <w:r w:rsidRPr="00D05DCC">
              <w:rPr>
                <w:rStyle w:val="Hyperlink"/>
                <w:noProof/>
              </w:rPr>
              <w:t>BENEFICIAL OWNERSHIP INFORMATION REQUIREMENTS</w:t>
            </w:r>
            <w:r>
              <w:rPr>
                <w:noProof/>
                <w:webHidden/>
              </w:rPr>
              <w:tab/>
            </w:r>
            <w:r>
              <w:rPr>
                <w:noProof/>
                <w:webHidden/>
              </w:rPr>
              <w:fldChar w:fldCharType="begin"/>
            </w:r>
            <w:r>
              <w:rPr>
                <w:noProof/>
                <w:webHidden/>
              </w:rPr>
              <w:instrText xml:space="preserve"> PAGEREF _Toc199998617 \h </w:instrText>
            </w:r>
            <w:r>
              <w:rPr>
                <w:noProof/>
                <w:webHidden/>
              </w:rPr>
            </w:r>
            <w:r>
              <w:rPr>
                <w:noProof/>
                <w:webHidden/>
              </w:rPr>
              <w:fldChar w:fldCharType="separate"/>
            </w:r>
            <w:r>
              <w:rPr>
                <w:noProof/>
                <w:webHidden/>
              </w:rPr>
              <w:t>13</w:t>
            </w:r>
            <w:r>
              <w:rPr>
                <w:noProof/>
                <w:webHidden/>
              </w:rPr>
              <w:fldChar w:fldCharType="end"/>
            </w:r>
          </w:hyperlink>
        </w:p>
        <w:p w14:paraId="089C956E" w14:textId="2D7F5A7E"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8" w:history="1">
            <w:r w:rsidRPr="00D05DCC">
              <w:rPr>
                <w:rStyle w:val="Hyperlink"/>
                <w:noProof/>
              </w:rPr>
              <w:t>10.</w:t>
            </w:r>
            <w:r>
              <w:rPr>
                <w:rFonts w:asciiTheme="minorHAnsi" w:eastAsiaTheme="minorEastAsia" w:hAnsiTheme="minorHAnsi" w:cstheme="minorBidi"/>
                <w:noProof/>
                <w:sz w:val="22"/>
                <w:szCs w:val="22"/>
                <w:lang w:val="en-US" w:eastAsia="zh-CN"/>
              </w:rPr>
              <w:tab/>
            </w:r>
            <w:r w:rsidRPr="00D05DCC">
              <w:rPr>
                <w:rStyle w:val="Hyperlink"/>
                <w:noProof/>
              </w:rPr>
              <w:t>DIRECTORS AND KEY MANAGEMENT INFORMATION</w:t>
            </w:r>
            <w:r>
              <w:rPr>
                <w:noProof/>
                <w:webHidden/>
              </w:rPr>
              <w:tab/>
            </w:r>
            <w:r>
              <w:rPr>
                <w:noProof/>
                <w:webHidden/>
              </w:rPr>
              <w:fldChar w:fldCharType="begin"/>
            </w:r>
            <w:r>
              <w:rPr>
                <w:noProof/>
                <w:webHidden/>
              </w:rPr>
              <w:instrText xml:space="preserve"> PAGEREF _Toc199998618 \h </w:instrText>
            </w:r>
            <w:r>
              <w:rPr>
                <w:noProof/>
                <w:webHidden/>
              </w:rPr>
            </w:r>
            <w:r>
              <w:rPr>
                <w:noProof/>
                <w:webHidden/>
              </w:rPr>
              <w:fldChar w:fldCharType="separate"/>
            </w:r>
            <w:r>
              <w:rPr>
                <w:noProof/>
                <w:webHidden/>
              </w:rPr>
              <w:t>14</w:t>
            </w:r>
            <w:r>
              <w:rPr>
                <w:noProof/>
                <w:webHidden/>
              </w:rPr>
              <w:fldChar w:fldCharType="end"/>
            </w:r>
          </w:hyperlink>
        </w:p>
        <w:p w14:paraId="7A1D3F20" w14:textId="4141472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9" w:history="1">
            <w:r w:rsidRPr="00D05DCC">
              <w:rPr>
                <w:rStyle w:val="Hyperlink"/>
                <w:noProof/>
              </w:rPr>
              <w:t>11.</w:t>
            </w:r>
            <w:r>
              <w:rPr>
                <w:rFonts w:asciiTheme="minorHAnsi" w:eastAsiaTheme="minorEastAsia" w:hAnsiTheme="minorHAnsi" w:cstheme="minorBidi"/>
                <w:noProof/>
                <w:sz w:val="22"/>
                <w:szCs w:val="22"/>
                <w:lang w:val="en-US" w:eastAsia="zh-CN"/>
              </w:rPr>
              <w:tab/>
            </w:r>
            <w:r w:rsidRPr="00D05DCC">
              <w:rPr>
                <w:rStyle w:val="Hyperlink"/>
                <w:noProof/>
              </w:rPr>
              <w:t>THIRD PARTY DETAILS</w:t>
            </w:r>
            <w:r>
              <w:rPr>
                <w:noProof/>
                <w:webHidden/>
              </w:rPr>
              <w:tab/>
            </w:r>
            <w:r>
              <w:rPr>
                <w:noProof/>
                <w:webHidden/>
              </w:rPr>
              <w:fldChar w:fldCharType="begin"/>
            </w:r>
            <w:r>
              <w:rPr>
                <w:noProof/>
                <w:webHidden/>
              </w:rPr>
              <w:instrText xml:space="preserve"> PAGEREF _Toc199998619 \h </w:instrText>
            </w:r>
            <w:r>
              <w:rPr>
                <w:noProof/>
                <w:webHidden/>
              </w:rPr>
            </w:r>
            <w:r>
              <w:rPr>
                <w:noProof/>
                <w:webHidden/>
              </w:rPr>
              <w:fldChar w:fldCharType="separate"/>
            </w:r>
            <w:r>
              <w:rPr>
                <w:noProof/>
                <w:webHidden/>
              </w:rPr>
              <w:t>14</w:t>
            </w:r>
            <w:r>
              <w:rPr>
                <w:noProof/>
                <w:webHidden/>
              </w:rPr>
              <w:fldChar w:fldCharType="end"/>
            </w:r>
          </w:hyperlink>
        </w:p>
        <w:p w14:paraId="4F0BA83C" w14:textId="5CC18F0D"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0" w:history="1">
            <w:r w:rsidRPr="00D05DCC">
              <w:rPr>
                <w:rStyle w:val="Hyperlink"/>
                <w:noProof/>
              </w:rPr>
              <w:t>12. Politically Exposed Person (PEP) Self-Certification Form</w:t>
            </w:r>
            <w:r>
              <w:rPr>
                <w:noProof/>
                <w:webHidden/>
              </w:rPr>
              <w:tab/>
            </w:r>
            <w:r>
              <w:rPr>
                <w:noProof/>
                <w:webHidden/>
              </w:rPr>
              <w:fldChar w:fldCharType="begin"/>
            </w:r>
            <w:r>
              <w:rPr>
                <w:noProof/>
                <w:webHidden/>
              </w:rPr>
              <w:instrText xml:space="preserve"> PAGEREF _Toc199998620 \h </w:instrText>
            </w:r>
            <w:r>
              <w:rPr>
                <w:noProof/>
                <w:webHidden/>
              </w:rPr>
            </w:r>
            <w:r>
              <w:rPr>
                <w:noProof/>
                <w:webHidden/>
              </w:rPr>
              <w:fldChar w:fldCharType="separate"/>
            </w:r>
            <w:r>
              <w:rPr>
                <w:noProof/>
                <w:webHidden/>
              </w:rPr>
              <w:t>15</w:t>
            </w:r>
            <w:r>
              <w:rPr>
                <w:noProof/>
                <w:webHidden/>
              </w:rPr>
              <w:fldChar w:fldCharType="end"/>
            </w:r>
          </w:hyperlink>
        </w:p>
        <w:p w14:paraId="0D41D826" w14:textId="1DBA093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21" w:history="1">
            <w:r w:rsidRPr="00D05DCC">
              <w:rPr>
                <w:rStyle w:val="Hyperlink"/>
                <w:noProof/>
              </w:rPr>
              <w:t>13.</w:t>
            </w:r>
            <w:r>
              <w:rPr>
                <w:rFonts w:asciiTheme="minorHAnsi" w:eastAsiaTheme="minorEastAsia" w:hAnsiTheme="minorHAnsi" w:cstheme="minorBidi"/>
                <w:noProof/>
                <w:sz w:val="22"/>
                <w:szCs w:val="22"/>
                <w:lang w:val="en-US" w:eastAsia="zh-CN"/>
              </w:rPr>
              <w:tab/>
            </w:r>
            <w:r w:rsidRPr="00D05DCC">
              <w:rPr>
                <w:rStyle w:val="Hyperlink"/>
                <w:noProof/>
              </w:rPr>
              <w:t>Declaration</w:t>
            </w:r>
            <w:r>
              <w:rPr>
                <w:noProof/>
                <w:webHidden/>
              </w:rPr>
              <w:tab/>
            </w:r>
            <w:r>
              <w:rPr>
                <w:noProof/>
                <w:webHidden/>
              </w:rPr>
              <w:fldChar w:fldCharType="begin"/>
            </w:r>
            <w:r>
              <w:rPr>
                <w:noProof/>
                <w:webHidden/>
              </w:rPr>
              <w:instrText xml:space="preserve"> PAGEREF _Toc199998621 \h </w:instrText>
            </w:r>
            <w:r>
              <w:rPr>
                <w:noProof/>
                <w:webHidden/>
              </w:rPr>
            </w:r>
            <w:r>
              <w:rPr>
                <w:noProof/>
                <w:webHidden/>
              </w:rPr>
              <w:fldChar w:fldCharType="separate"/>
            </w:r>
            <w:r>
              <w:rPr>
                <w:noProof/>
                <w:webHidden/>
              </w:rPr>
              <w:t>16</w:t>
            </w:r>
            <w:r>
              <w:rPr>
                <w:noProof/>
                <w:webHidden/>
              </w:rPr>
              <w:fldChar w:fldCharType="end"/>
            </w:r>
          </w:hyperlink>
        </w:p>
        <w:p w14:paraId="320DCED2" w14:textId="0BBF90F8"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2" w:history="1">
            <w:r w:rsidRPr="00D05DCC">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_Toc199998622 \h </w:instrText>
            </w:r>
            <w:r>
              <w:rPr>
                <w:noProof/>
                <w:webHidden/>
              </w:rPr>
            </w:r>
            <w:r>
              <w:rPr>
                <w:noProof/>
                <w:webHidden/>
              </w:rPr>
              <w:fldChar w:fldCharType="separate"/>
            </w:r>
            <w:r>
              <w:rPr>
                <w:noProof/>
                <w:webHidden/>
              </w:rPr>
              <w:t>17</w:t>
            </w:r>
            <w:r>
              <w:rPr>
                <w:noProof/>
                <w:webHidden/>
              </w:rPr>
              <w:fldChar w:fldCharType="end"/>
            </w:r>
          </w:hyperlink>
        </w:p>
        <w:p w14:paraId="56C41DC9" w14:textId="7E6CB790"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3" w:history="1">
            <w:r w:rsidRPr="00D05DCC">
              <w:rPr>
                <w:rStyle w:val="Hyperlink"/>
                <w:noProof/>
              </w:rPr>
              <w:t>ACCEPTABLE FORMS OF IDENTIFICATION FOR BUSINESS</w:t>
            </w:r>
            <w:r>
              <w:rPr>
                <w:noProof/>
                <w:webHidden/>
              </w:rPr>
              <w:tab/>
            </w:r>
            <w:r>
              <w:rPr>
                <w:noProof/>
                <w:webHidden/>
              </w:rPr>
              <w:fldChar w:fldCharType="begin"/>
            </w:r>
            <w:r>
              <w:rPr>
                <w:noProof/>
                <w:webHidden/>
              </w:rPr>
              <w:instrText xml:space="preserve"> PAGEREF _Toc199998623 \h </w:instrText>
            </w:r>
            <w:r>
              <w:rPr>
                <w:noProof/>
                <w:webHidden/>
              </w:rPr>
            </w:r>
            <w:r>
              <w:rPr>
                <w:noProof/>
                <w:webHidden/>
              </w:rPr>
              <w:fldChar w:fldCharType="separate"/>
            </w:r>
            <w:r>
              <w:rPr>
                <w:noProof/>
                <w:webHidden/>
              </w:rPr>
              <w:t>17</w:t>
            </w:r>
            <w:r>
              <w:rPr>
                <w:noProof/>
                <w:webHidden/>
              </w:rPr>
              <w:fldChar w:fldCharType="end"/>
            </w:r>
          </w:hyperlink>
        </w:p>
        <w:p w14:paraId="3CB79D82" w14:textId="2B07FC79"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4" w:history="1">
            <w:r w:rsidRPr="00D05DCC">
              <w:rPr>
                <w:rStyle w:val="Hyperlink"/>
                <w:noProof/>
              </w:rPr>
              <w:t>Documentation checklist</w:t>
            </w:r>
            <w:r>
              <w:rPr>
                <w:noProof/>
                <w:webHidden/>
              </w:rPr>
              <w:tab/>
            </w:r>
            <w:r>
              <w:rPr>
                <w:noProof/>
                <w:webHidden/>
              </w:rPr>
              <w:fldChar w:fldCharType="begin"/>
            </w:r>
            <w:r>
              <w:rPr>
                <w:noProof/>
                <w:webHidden/>
              </w:rPr>
              <w:instrText xml:space="preserve"> PAGEREF _Toc199998624 \h </w:instrText>
            </w:r>
            <w:r>
              <w:rPr>
                <w:noProof/>
                <w:webHidden/>
              </w:rPr>
            </w:r>
            <w:r>
              <w:rPr>
                <w:noProof/>
                <w:webHidden/>
              </w:rPr>
              <w:fldChar w:fldCharType="separate"/>
            </w:r>
            <w:r>
              <w:rPr>
                <w:noProof/>
                <w:webHidden/>
              </w:rPr>
              <w:t>18</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199998609"/>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pPr>
              <w:jc w:val="right"/>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pPr>
              <w:jc w:val="right"/>
              <w:rPr>
                <w:sz w:val="22"/>
                <w:szCs w:val="22"/>
              </w:rPr>
            </w:pPr>
            <w:r>
              <w:rPr>
                <w:sz w:val="22"/>
                <w:szCs w:val="22"/>
              </w:rPr>
              <w:t>Industry/Specific Nature of Business</w:t>
            </w:r>
          </w:p>
          <w:p w14:paraId="06D3EEA4" w14:textId="77777777" w:rsidR="00636B44" w:rsidRDefault="00930945">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930945">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pPr>
              <w:jc w:val="right"/>
              <w:rPr>
                <w:sz w:val="22"/>
                <w:szCs w:val="22"/>
              </w:rPr>
            </w:pPr>
            <w:r>
              <w:rPr>
                <w:sz w:val="22"/>
                <w:szCs w:val="22"/>
              </w:rPr>
              <w:t>Do you hold a license?</w:t>
            </w:r>
          </w:p>
          <w:p w14:paraId="34A3172C" w14:textId="77777777" w:rsidR="00636B44" w:rsidRDefault="00930945">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pPr>
              <w:jc w:val="right"/>
              <w:rPr>
                <w:sz w:val="22"/>
                <w:szCs w:val="22"/>
              </w:rPr>
            </w:pPr>
            <w:r>
              <w:rPr>
                <w:sz w:val="22"/>
                <w:szCs w:val="22"/>
              </w:rPr>
              <w:t>Who are the customers you are providing services to?  (a)corporate</w:t>
            </w:r>
          </w:p>
          <w:p w14:paraId="1531DFCC" w14:textId="77777777" w:rsidR="00636B44" w:rsidRDefault="00930945">
            <w:pPr>
              <w:jc w:val="right"/>
              <w:rPr>
                <w:sz w:val="22"/>
                <w:szCs w:val="22"/>
              </w:rPr>
            </w:pPr>
            <w:r>
              <w:rPr>
                <w:sz w:val="22"/>
                <w:szCs w:val="22"/>
              </w:rPr>
              <w:t xml:space="preserve">(b) retail </w:t>
            </w:r>
          </w:p>
          <w:p w14:paraId="35635EEA" w14:textId="77777777" w:rsidR="00636B44" w:rsidRDefault="00930945">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pPr>
              <w:jc w:val="right"/>
              <w:rPr>
                <w:sz w:val="22"/>
                <w:szCs w:val="22"/>
              </w:rPr>
            </w:pPr>
            <w:r>
              <w:rPr>
                <w:sz w:val="22"/>
                <w:szCs w:val="22"/>
              </w:rPr>
              <w:t>Location of customer base:</w:t>
            </w:r>
          </w:p>
          <w:p w14:paraId="4D919F1F" w14:textId="77777777" w:rsidR="00636B44" w:rsidRDefault="00930945">
            <w:pPr>
              <w:jc w:val="right"/>
              <w:rPr>
                <w:sz w:val="22"/>
                <w:szCs w:val="22"/>
              </w:rPr>
            </w:pPr>
            <w:r>
              <w:rPr>
                <w:sz w:val="22"/>
                <w:szCs w:val="22"/>
              </w:rPr>
              <w:t xml:space="preserve">(A) Domestic </w:t>
            </w:r>
          </w:p>
          <w:p w14:paraId="66923D7E" w14:textId="77777777" w:rsidR="00636B44" w:rsidRDefault="00930945">
            <w:pPr>
              <w:jc w:val="right"/>
              <w:rPr>
                <w:sz w:val="22"/>
                <w:szCs w:val="22"/>
              </w:rPr>
            </w:pPr>
            <w:r>
              <w:rPr>
                <w:sz w:val="22"/>
                <w:szCs w:val="22"/>
              </w:rPr>
              <w:t>(b) foreign</w:t>
            </w:r>
          </w:p>
          <w:p w14:paraId="134DE909" w14:textId="77777777" w:rsidR="00636B44" w:rsidRDefault="00930945">
            <w:pPr>
              <w:jc w:val="right"/>
              <w:rPr>
                <w:sz w:val="22"/>
                <w:szCs w:val="22"/>
              </w:rPr>
            </w:pPr>
            <w:r>
              <w:rPr>
                <w:sz w:val="22"/>
                <w:szCs w:val="22"/>
              </w:rPr>
              <w:t>or both</w:t>
            </w:r>
          </w:p>
          <w:p w14:paraId="2EF1C514" w14:textId="77777777" w:rsidR="00636B44" w:rsidRDefault="00930945">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199998610"/>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pPr>
              <w:jc w:val="right"/>
              <w:rPr>
                <w:sz w:val="22"/>
                <w:szCs w:val="22"/>
              </w:rPr>
            </w:pPr>
            <w:r>
              <w:rPr>
                <w:sz w:val="22"/>
                <w:szCs w:val="22"/>
              </w:rPr>
              <w:lastRenderedPageBreak/>
              <w:t>Are you listed on a recognized Stock Exchange?</w:t>
            </w:r>
          </w:p>
          <w:p w14:paraId="06BC1139" w14:textId="77777777" w:rsidR="00636B44" w:rsidRDefault="00930945">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930945">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pPr>
              <w:jc w:val="right"/>
              <w:rPr>
                <w:sz w:val="22"/>
                <w:szCs w:val="22"/>
              </w:rPr>
            </w:pPr>
            <w:r>
              <w:rPr>
                <w:sz w:val="22"/>
                <w:szCs w:val="22"/>
              </w:rPr>
              <w:t>Has your organization been subject to regulatory enforcement actions in the last 10 years?</w:t>
            </w:r>
          </w:p>
          <w:p w14:paraId="071ED58A" w14:textId="77777777" w:rsidR="00636B44" w:rsidRDefault="00930945">
            <w:pPr>
              <w:jc w:val="right"/>
              <w:rPr>
                <w:sz w:val="22"/>
                <w:szCs w:val="22"/>
              </w:rPr>
            </w:pPr>
            <w:r>
              <w:rPr>
                <w:sz w:val="22"/>
                <w:szCs w:val="22"/>
              </w:rPr>
              <w:t>If so, please provide enforcement action and remediation efforts</w:t>
            </w:r>
          </w:p>
          <w:p w14:paraId="44F2BC3D" w14:textId="77777777" w:rsidR="00636B44" w:rsidRDefault="00930945">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pPr>
              <w:jc w:val="right"/>
              <w:rPr>
                <w:sz w:val="22"/>
                <w:szCs w:val="22"/>
              </w:rPr>
            </w:pPr>
            <w:r>
              <w:rPr>
                <w:sz w:val="22"/>
                <w:szCs w:val="22"/>
              </w:rPr>
              <w:t>Date of most recent AML audit and general description of findings</w:t>
            </w:r>
          </w:p>
          <w:p w14:paraId="24EA71B2" w14:textId="77777777" w:rsidR="00636B44" w:rsidRDefault="00930945">
            <w:pPr>
              <w:jc w:val="right"/>
              <w:rPr>
                <w:sz w:val="22"/>
                <w:szCs w:val="22"/>
              </w:rPr>
            </w:pPr>
            <w:r>
              <w:rPr>
                <w:sz w:val="22"/>
                <w:szCs w:val="22"/>
              </w:rPr>
              <w:t>(Provide audit report and related action plan for remediation)</w:t>
            </w:r>
          </w:p>
          <w:p w14:paraId="51187887" w14:textId="0FB73398" w:rsidR="00636B44" w:rsidDel="00380B3C" w:rsidRDefault="00930945">
            <w:pPr>
              <w:jc w:val="right"/>
              <w:rPr>
                <w:del w:id="2" w:author="Matthew Levine" w:date="2025-06-05T15:45:00Z" w16du:dateUtc="2025-06-05T19:45:00Z"/>
                <w:i/>
                <w:sz w:val="22"/>
                <w:szCs w:val="22"/>
              </w:rPr>
            </w:pPr>
            <w:r>
              <w:rPr>
                <w:i/>
                <w:sz w:val="22"/>
                <w:szCs w:val="22"/>
              </w:rPr>
              <w:t xml:space="preserve">If </w:t>
            </w:r>
            <w:ins w:id="3" w:author="Matthew Levine" w:date="2025-06-05T15:44:00Z" w16du:dateUtc="2025-06-05T19:44:00Z">
              <w:r w:rsidR="00940D35">
                <w:rPr>
                  <w:i/>
                  <w:sz w:val="22"/>
                  <w:szCs w:val="22"/>
                </w:rPr>
                <w:t>no indepen</w:t>
              </w:r>
              <w:r w:rsidR="00B605E1">
                <w:rPr>
                  <w:i/>
                  <w:sz w:val="22"/>
                  <w:szCs w:val="22"/>
                </w:rPr>
                <w:t xml:space="preserve">dent AML review has been completed and the company has operated for over </w:t>
              </w:r>
            </w:ins>
            <w:del w:id="4" w:author="Matthew Levine" w:date="2025-06-05T15:44:00Z" w16du:dateUtc="2025-06-05T19:44:00Z">
              <w:r w:rsidDel="00B605E1">
                <w:rPr>
                  <w:i/>
                  <w:sz w:val="22"/>
                  <w:szCs w:val="22"/>
                </w:rPr>
                <w:delText xml:space="preserve">the company has been operating for more that </w:delText>
              </w:r>
            </w:del>
            <w:r>
              <w:rPr>
                <w:i/>
                <w:sz w:val="22"/>
                <w:szCs w:val="22"/>
              </w:rPr>
              <w:t>12 months</w:t>
            </w:r>
            <w:del w:id="5" w:author="Matthew Levine" w:date="2025-06-05T15:44:00Z" w16du:dateUtc="2025-06-05T19:44:00Z">
              <w:r w:rsidDel="00380B3C">
                <w:rPr>
                  <w:i/>
                  <w:sz w:val="22"/>
                  <w:szCs w:val="22"/>
                </w:rPr>
                <w:delText xml:space="preserve"> and has not yet conducted its first independent review</w:delText>
              </w:r>
            </w:del>
            <w:r>
              <w:rPr>
                <w:i/>
                <w:sz w:val="22"/>
                <w:szCs w:val="22"/>
              </w:rPr>
              <w:t xml:space="preserve">, </w:t>
            </w:r>
            <w:del w:id="6" w:author="Matthew Levine" w:date="2025-06-05T15:44:00Z" w16du:dateUtc="2025-06-05T19:44:00Z">
              <w:r w:rsidDel="00380B3C">
                <w:rPr>
                  <w:i/>
                  <w:sz w:val="22"/>
                  <w:szCs w:val="22"/>
                </w:rPr>
                <w:delText>an Engagement Letter must be obtained indicating that a review will be conducted within 3-months</w:delText>
              </w:r>
            </w:del>
            <w:ins w:id="7" w:author="Matthew Levine" w:date="2025-06-05T15:44:00Z" w16du:dateUtc="2025-06-05T19:44:00Z">
              <w:r w:rsidR="00380B3C">
                <w:rPr>
                  <w:i/>
                  <w:sz w:val="22"/>
                  <w:szCs w:val="22"/>
                </w:rPr>
                <w:t xml:space="preserve">please indicate planned </w:t>
              </w:r>
            </w:ins>
            <w:ins w:id="8" w:author="Matthew Levine" w:date="2025-06-05T15:45:00Z" w16du:dateUtc="2025-06-05T19:45:00Z">
              <w:r w:rsidR="00380B3C">
                <w:rPr>
                  <w:i/>
                  <w:sz w:val="22"/>
                  <w:szCs w:val="22"/>
                </w:rPr>
                <w:t>audit provider and anticipated review date</w:t>
              </w:r>
            </w:ins>
            <w:r>
              <w:rPr>
                <w:i/>
                <w:sz w:val="22"/>
                <w:szCs w:val="22"/>
              </w:rPr>
              <w:t xml:space="preserve">. </w:t>
            </w:r>
          </w:p>
          <w:p w14:paraId="32D4BC18" w14:textId="77777777" w:rsidR="00636B44" w:rsidDel="00380B3C" w:rsidRDefault="00636B44">
            <w:pPr>
              <w:jc w:val="right"/>
              <w:rPr>
                <w:del w:id="9" w:author="Matthew Levine" w:date="2025-06-05T15:45:00Z" w16du:dateUtc="2025-06-05T19:45:00Z"/>
                <w:i/>
                <w:sz w:val="22"/>
                <w:szCs w:val="22"/>
              </w:rPr>
            </w:pPr>
          </w:p>
          <w:p w14:paraId="2640B186" w14:textId="34FC3A58" w:rsidR="00636B44" w:rsidRDefault="00930945" w:rsidP="00380B3C">
            <w:pPr>
              <w:jc w:val="right"/>
              <w:rPr>
                <w:sz w:val="22"/>
                <w:szCs w:val="22"/>
              </w:rPr>
            </w:pPr>
            <w:del w:id="10" w:author="Matthew Levine" w:date="2025-06-05T15:45:00Z" w16du:dateUtc="2025-06-05T19:45:00Z">
              <w:r w:rsidDel="00380B3C">
                <w:rPr>
                  <w:i/>
                  <w:sz w:val="22"/>
                  <w:szCs w:val="22"/>
                </w:rPr>
                <w:delText>The letter must include the third-party firm that has been engaged and will be conducting the audit and the date that it will commence.</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11" w:name="_Toc199998611"/>
      <w:r>
        <w:t>KYC/AML Program</w:t>
      </w:r>
      <w:bookmarkEnd w:id="11"/>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pPr>
              <w:jc w:val="right"/>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rsidDel="00056219" w14:paraId="42D4678B" w14:textId="4D8FB34E" w:rsidTr="003B4636">
        <w:trPr>
          <w:trHeight w:val="320"/>
          <w:del w:id="12" w:author="Matthew Levine" w:date="2025-06-05T15:46:00Z" w16du:dateUtc="2025-06-05T19:46: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5D804E75" w:rsidR="00636B44" w:rsidDel="00056219" w:rsidRDefault="00930945">
            <w:pPr>
              <w:jc w:val="right"/>
              <w:rPr>
                <w:del w:id="13" w:author="Matthew Levine" w:date="2025-06-05T15:46:00Z" w16du:dateUtc="2025-06-05T19:46:00Z"/>
                <w:sz w:val="22"/>
                <w:szCs w:val="22"/>
              </w:rPr>
            </w:pPr>
            <w:del w:id="14" w:author="Matthew Levine" w:date="2025-06-05T15:46:00Z" w16du:dateUtc="2025-06-05T19:46:00Z">
              <w:r w:rsidDel="00056219">
                <w:rPr>
                  <w:sz w:val="22"/>
                  <w:szCs w:val="22"/>
                </w:rPr>
                <w:delText>Number of employees in the compliance department</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881D2F" w14:textId="1E4EBC04" w:rsidR="00636B44" w:rsidDel="00056219" w:rsidRDefault="00636B44">
            <w:pPr>
              <w:rPr>
                <w:del w:id="15" w:author="Matthew Levine" w:date="2025-06-05T15:46:00Z" w16du:dateUtc="2025-06-05T19:46:00Z"/>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rsidDel="00056219" w14:paraId="6613FD23" w14:textId="009A4C20" w:rsidTr="003B4636">
        <w:trPr>
          <w:trHeight w:val="320"/>
          <w:del w:id="16" w:author="Matthew Levine" w:date="2025-06-05T15:46:00Z" w16du:dateUtc="2025-06-05T19:46: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60FC783B" w:rsidR="00636B44" w:rsidDel="00056219" w:rsidRDefault="00930945">
            <w:pPr>
              <w:jc w:val="right"/>
              <w:rPr>
                <w:del w:id="17" w:author="Matthew Levine" w:date="2025-06-05T15:46:00Z" w16du:dateUtc="2025-06-05T19:46:00Z"/>
                <w:sz w:val="22"/>
                <w:szCs w:val="22"/>
              </w:rPr>
            </w:pPr>
            <w:del w:id="18" w:author="Matthew Levine" w:date="2025-06-05T15:46:00Z" w16du:dateUtc="2025-06-05T19:46:00Z">
              <w:r w:rsidDel="00056219">
                <w:rPr>
                  <w:sz w:val="22"/>
                  <w:szCs w:val="22"/>
                </w:rPr>
                <w:delText>If automated third-party tool, which software vendor(s) are utilized?</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1D55797" w14:textId="509D509D" w:rsidR="00636B44" w:rsidDel="00056219" w:rsidRDefault="00636B44">
            <w:pPr>
              <w:rPr>
                <w:del w:id="19" w:author="Matthew Levine" w:date="2025-06-05T15:46:00Z" w16du:dateUtc="2025-06-05T19:46:00Z"/>
                <w:sz w:val="22"/>
                <w:szCs w:val="22"/>
              </w:rPr>
            </w:pPr>
          </w:p>
          <w:p w14:paraId="008E16F9" w14:textId="3E2A876E" w:rsidR="00636B44" w:rsidDel="00056219" w:rsidRDefault="00636B44">
            <w:pPr>
              <w:rPr>
                <w:del w:id="20" w:author="Matthew Levine" w:date="2025-06-05T15:46:00Z" w16du:dateUtc="2025-06-05T19:46:00Z"/>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930945">
            <w:pPr>
              <w:jc w:val="right"/>
              <w:rPr>
                <w:sz w:val="22"/>
                <w:szCs w:val="22"/>
              </w:rPr>
            </w:pPr>
            <w:r>
              <w:rPr>
                <w:sz w:val="22"/>
                <w:szCs w:val="22"/>
              </w:rPr>
              <w:t>Provide a copy of the written AML Policies that outlines:</w:t>
            </w:r>
          </w:p>
          <w:p w14:paraId="6DCA7846" w14:textId="77777777" w:rsidR="00636B44" w:rsidRDefault="00930945">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930945">
            <w:pPr>
              <w:numPr>
                <w:ilvl w:val="0"/>
                <w:numId w:val="3"/>
              </w:numPr>
              <w:ind w:left="720"/>
              <w:jc w:val="right"/>
              <w:rPr>
                <w:sz w:val="22"/>
                <w:szCs w:val="22"/>
              </w:rPr>
            </w:pPr>
            <w:r>
              <w:rPr>
                <w:sz w:val="22"/>
                <w:szCs w:val="22"/>
              </w:rPr>
              <w:t>Customer Identification Program (CIP)</w:t>
            </w:r>
          </w:p>
          <w:p w14:paraId="25DFD8C5" w14:textId="77777777" w:rsidR="00636B44" w:rsidRDefault="00930945">
            <w:pPr>
              <w:numPr>
                <w:ilvl w:val="0"/>
                <w:numId w:val="3"/>
              </w:numPr>
              <w:ind w:left="720"/>
              <w:jc w:val="right"/>
              <w:rPr>
                <w:sz w:val="22"/>
                <w:szCs w:val="22"/>
              </w:rPr>
            </w:pPr>
            <w:r>
              <w:rPr>
                <w:sz w:val="22"/>
                <w:szCs w:val="22"/>
              </w:rPr>
              <w:t>Identification of PEPs</w:t>
            </w:r>
          </w:p>
          <w:p w14:paraId="178BC80C" w14:textId="77777777" w:rsidR="00636B44" w:rsidRDefault="00930945">
            <w:pPr>
              <w:numPr>
                <w:ilvl w:val="0"/>
                <w:numId w:val="3"/>
              </w:numPr>
              <w:ind w:left="720"/>
              <w:jc w:val="right"/>
              <w:rPr>
                <w:sz w:val="22"/>
                <w:szCs w:val="22"/>
              </w:rPr>
            </w:pPr>
            <w:r>
              <w:rPr>
                <w:sz w:val="22"/>
                <w:szCs w:val="22"/>
              </w:rPr>
              <w:t>Training</w:t>
            </w:r>
          </w:p>
          <w:p w14:paraId="68863CF6" w14:textId="77777777" w:rsidR="00636B44" w:rsidRDefault="00930945">
            <w:pPr>
              <w:numPr>
                <w:ilvl w:val="0"/>
                <w:numId w:val="3"/>
              </w:numPr>
              <w:ind w:left="720"/>
              <w:jc w:val="right"/>
              <w:rPr>
                <w:sz w:val="22"/>
                <w:szCs w:val="22"/>
              </w:rPr>
            </w:pPr>
            <w:r>
              <w:rPr>
                <w:sz w:val="22"/>
                <w:szCs w:val="22"/>
              </w:rPr>
              <w:t>Testing</w:t>
            </w:r>
          </w:p>
          <w:p w14:paraId="00DDA9F3" w14:textId="77777777" w:rsidR="00636B44" w:rsidRDefault="00930945">
            <w:pPr>
              <w:numPr>
                <w:ilvl w:val="0"/>
                <w:numId w:val="3"/>
              </w:numPr>
              <w:ind w:left="720"/>
              <w:jc w:val="right"/>
              <w:rPr>
                <w:sz w:val="22"/>
                <w:szCs w:val="22"/>
              </w:rPr>
            </w:pPr>
            <w:r>
              <w:rPr>
                <w:sz w:val="22"/>
                <w:szCs w:val="22"/>
              </w:rPr>
              <w:t>Risk Assessment</w:t>
            </w:r>
          </w:p>
          <w:p w14:paraId="52CD7710" w14:textId="77777777" w:rsidR="00636B44" w:rsidRDefault="00930945">
            <w:pPr>
              <w:numPr>
                <w:ilvl w:val="0"/>
                <w:numId w:val="3"/>
              </w:numPr>
              <w:ind w:left="720"/>
              <w:jc w:val="right"/>
              <w:rPr>
                <w:sz w:val="22"/>
                <w:szCs w:val="22"/>
              </w:rPr>
            </w:pPr>
            <w:r>
              <w:rPr>
                <w:sz w:val="22"/>
                <w:szCs w:val="22"/>
              </w:rPr>
              <w:t xml:space="preserve">Ongoing Monitoring </w:t>
            </w:r>
          </w:p>
          <w:p w14:paraId="2F5D8BF6" w14:textId="77777777" w:rsidR="00636B44" w:rsidRDefault="00930945">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pPr>
              <w:jc w:val="right"/>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54BAA3F9" w:rsidR="00636B44" w:rsidRDefault="00930945">
      <w:pPr>
        <w:pStyle w:val="Heading1"/>
        <w:numPr>
          <w:ilvl w:val="0"/>
          <w:numId w:val="1"/>
        </w:numPr>
        <w:ind w:right="344"/>
      </w:pPr>
      <w:bookmarkStart w:id="21" w:name="_Toc199998612"/>
      <w:del w:id="22" w:author="Matthew Levine" w:date="2025-06-05T15:47:00Z" w16du:dateUtc="2025-06-05T19:47:00Z">
        <w:r w:rsidDel="00E5374D">
          <w:delText xml:space="preserve">Fraud </w:delText>
        </w:r>
      </w:del>
      <w:r>
        <w:t>Monitoring</w:t>
      </w:r>
      <w:bookmarkEnd w:id="21"/>
      <w:ins w:id="23" w:author="Matthew Levine" w:date="2025-06-05T15:49:00Z" w16du:dateUtc="2025-06-05T19:49:00Z">
        <w:r w:rsidR="00CF0486">
          <w:t xml:space="preserve"> &amp; SCREENING</w:t>
        </w:r>
      </w:ins>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rsidDel="00483D60" w14:paraId="34389937" w14:textId="44D207C7" w:rsidTr="003B4636">
        <w:trPr>
          <w:trHeight w:val="320"/>
          <w:del w:id="24" w:author="Matthew Levine" w:date="2025-06-05T15:48:00Z" w16du:dateUtc="2025-06-05T19:48: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15C2FFBC" w:rsidR="00636B44" w:rsidRPr="00ED3FBD" w:rsidDel="00483D60" w:rsidRDefault="00930945">
            <w:pPr>
              <w:rPr>
                <w:del w:id="25" w:author="Matthew Levine" w:date="2025-06-05T15:48:00Z" w16du:dateUtc="2025-06-05T19:48:00Z"/>
                <w:sz w:val="22"/>
                <w:szCs w:val="22"/>
              </w:rPr>
            </w:pPr>
            <w:del w:id="26" w:author="Matthew Levine" w:date="2025-06-05T15:47:00Z" w16du:dateUtc="2025-06-05T19:47:00Z">
              <w:r w:rsidRPr="00ED3FBD" w:rsidDel="00ED3FBD">
                <w:rPr>
                  <w:sz w:val="22"/>
                  <w:szCs w:val="22"/>
                </w:rPr>
                <w:delText>Provide a description of your Fraud Monitoring program</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A8DF3B2" w14:textId="74D99248" w:rsidR="00636B44" w:rsidDel="00483D60" w:rsidRDefault="00636B44">
            <w:pPr>
              <w:rPr>
                <w:del w:id="27" w:author="Matthew Levine" w:date="2025-06-05T15:48:00Z" w16du:dateUtc="2025-06-05T19:48:00Z"/>
                <w:sz w:val="22"/>
                <w:szCs w:val="22"/>
              </w:rPr>
            </w:pPr>
          </w:p>
          <w:p w14:paraId="02CAAC17" w14:textId="59CDBCD4" w:rsidR="00636B44" w:rsidDel="00483D60" w:rsidRDefault="00636B44">
            <w:pPr>
              <w:rPr>
                <w:del w:id="28" w:author="Matthew Levine" w:date="2025-06-05T15:48:00Z" w16du:dateUtc="2025-06-05T19:48:00Z"/>
                <w:sz w:val="22"/>
                <w:szCs w:val="22"/>
              </w:rPr>
            </w:pPr>
          </w:p>
        </w:tc>
      </w:tr>
      <w:tr w:rsidR="00636B44" w:rsidDel="00483D60" w14:paraId="6D003D76" w14:textId="10388320" w:rsidTr="003B4636">
        <w:trPr>
          <w:trHeight w:val="320"/>
          <w:del w:id="29" w:author="Matthew Levine" w:date="2025-06-05T15:48:00Z" w16du:dateUtc="2025-06-05T19:48: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D53D824" w:rsidR="00636B44" w:rsidDel="00483D60" w:rsidRDefault="00930945">
            <w:pPr>
              <w:rPr>
                <w:del w:id="30" w:author="Matthew Levine" w:date="2025-06-05T15:48:00Z" w16du:dateUtc="2025-06-05T19:48:00Z"/>
                <w:sz w:val="22"/>
                <w:szCs w:val="22"/>
              </w:rPr>
            </w:pPr>
            <w:del w:id="31" w:author="Matthew Levine" w:date="2025-06-05T15:47:00Z" w16du:dateUtc="2025-06-05T19:47:00Z">
              <w:r w:rsidDel="00E5374D">
                <w:rPr>
                  <w:sz w:val="22"/>
                  <w:szCs w:val="22"/>
                </w:rPr>
                <w:delText xml:space="preserve">Describe your onboarding controls related to fraud monitoring </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30F63B1" w14:textId="1497E4ED" w:rsidR="00636B44" w:rsidDel="00483D60" w:rsidRDefault="00636B44">
            <w:pPr>
              <w:rPr>
                <w:del w:id="32" w:author="Matthew Levine" w:date="2025-06-05T15:48:00Z" w16du:dateUtc="2025-06-05T19:48:00Z"/>
                <w:sz w:val="22"/>
                <w:szCs w:val="22"/>
              </w:rPr>
            </w:pPr>
          </w:p>
          <w:p w14:paraId="00703DD1" w14:textId="223617B7" w:rsidR="00636B44" w:rsidDel="00483D60" w:rsidRDefault="00636B44">
            <w:pPr>
              <w:rPr>
                <w:del w:id="33" w:author="Matthew Levine" w:date="2025-06-05T15:48:00Z" w16du:dateUtc="2025-06-05T19:48:00Z"/>
                <w:sz w:val="22"/>
                <w:szCs w:val="22"/>
              </w:rPr>
            </w:pPr>
          </w:p>
        </w:tc>
      </w:tr>
    </w:tbl>
    <w:p w14:paraId="3D42D418" w14:textId="34959F1F" w:rsidR="00636B44" w:rsidDel="00483D60" w:rsidRDefault="00636B44" w:rsidP="00483D60">
      <w:pPr>
        <w:spacing w:before="0" w:after="0" w:line="240" w:lineRule="auto"/>
        <w:rPr>
          <w:del w:id="34" w:author="Matthew Levine" w:date="2025-06-05T15:48:00Z" w16du:dateUtc="2025-06-05T19:48:00Z"/>
          <w:sz w:val="22"/>
          <w:szCs w:val="22"/>
        </w:rPr>
        <w:pPrChange w:id="35" w:author="Matthew Levine" w:date="2025-06-05T15:48:00Z" w16du:dateUtc="2025-06-05T19:48:00Z">
          <w:pPr>
            <w:spacing w:before="0" w:after="0" w:line="240" w:lineRule="auto"/>
          </w:pPr>
        </w:pPrChange>
      </w:pPr>
    </w:p>
    <w:p w14:paraId="47CF69AC" w14:textId="080FD402" w:rsidR="00636B44" w:rsidDel="00483D60" w:rsidRDefault="00636B44" w:rsidP="00483D60">
      <w:pPr>
        <w:spacing w:before="0" w:after="0" w:line="240" w:lineRule="auto"/>
        <w:rPr>
          <w:del w:id="36" w:author="Matthew Levine" w:date="2025-06-05T15:48:00Z" w16du:dateUtc="2025-06-05T19:48:00Z"/>
          <w:sz w:val="22"/>
          <w:szCs w:val="22"/>
        </w:rPr>
        <w:pPrChange w:id="37" w:author="Matthew Levine" w:date="2025-06-05T15:48:00Z" w16du:dateUtc="2025-06-05T19:48:00Z">
          <w:pPr>
            <w:spacing w:before="0" w:after="0" w:line="240" w:lineRule="auto"/>
          </w:pPr>
        </w:pPrChange>
      </w:pPr>
    </w:p>
    <w:p w14:paraId="7B15B3DD" w14:textId="6B062600" w:rsidR="00636B44" w:rsidRDefault="00930945" w:rsidP="00483D60">
      <w:pPr>
        <w:pStyle w:val="Heading1"/>
        <w:ind w:right="202"/>
        <w:pPrChange w:id="38" w:author="Matthew Levine" w:date="2025-06-05T15:48:00Z" w16du:dateUtc="2025-06-05T19:48:00Z">
          <w:pPr>
            <w:pStyle w:val="Heading1"/>
            <w:numPr>
              <w:numId w:val="1"/>
            </w:numPr>
            <w:ind w:left="360" w:right="202" w:hanging="360"/>
          </w:pPr>
        </w:pPrChange>
      </w:pPr>
      <w:bookmarkStart w:id="39" w:name="_Toc199998613"/>
      <w:del w:id="40" w:author="Matthew Levine" w:date="2025-06-05T15:48:00Z" w16du:dateUtc="2025-06-05T19:48:00Z">
        <w:r w:rsidDel="00483D60">
          <w:delText>Transaction Monitoring/SAR Reporting</w:delText>
        </w:r>
      </w:del>
      <w:bookmarkEnd w:id="39"/>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ins w:id="41" w:author="Matthew Levine" w:date="2025-06-05T15:47:00Z" w16du:dateUtc="2025-06-05T19:47: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483D60">
            <w:pPr>
              <w:jc w:val="both"/>
              <w:rPr>
                <w:ins w:id="42" w:author="Matthew Levine" w:date="2025-06-05T15:47:00Z" w16du:dateUtc="2025-06-05T19:47:00Z"/>
                <w:sz w:val="22"/>
                <w:szCs w:val="22"/>
              </w:rPr>
              <w:pPrChange w:id="43" w:author="Matthew Levine" w:date="2025-06-05T15:48:00Z" w16du:dateUtc="2025-06-05T19:48:00Z">
                <w:pPr/>
              </w:pPrChange>
            </w:pPr>
            <w:ins w:id="44" w:author="Matthew Levine" w:date="2025-06-05T15:47:00Z" w16du:dateUtc="2025-06-05T19:47:00Z">
              <w:r w:rsidRPr="00483D60">
                <w:rPr>
                  <w:sz w:val="22"/>
                  <w:szCs w:val="22"/>
                </w:rPr>
                <w:t>Does your institution maintain a documented fraud monitoring and prevention program</w:t>
              </w:r>
            </w:ins>
            <w:ins w:id="45" w:author="Matthew Levine" w:date="2025-06-05T15:48:00Z" w16du:dateUtc="2025-06-05T19:48:00Z">
              <w:r w:rsidR="00483D60" w:rsidRPr="00483D60">
                <w:rPr>
                  <w:sz w:val="22"/>
                  <w:szCs w:val="22"/>
                </w:rPr>
                <w:t>? (</w:t>
              </w:r>
              <w:r w:rsidR="00483D60" w:rsidRPr="00483D60">
                <w:rPr>
                  <w:sz w:val="22"/>
                  <w:szCs w:val="22"/>
                  <w:rPrChange w:id="46" w:author="Matthew Levine" w:date="2025-06-05T15:48:00Z" w16du:dateUtc="2025-06-05T19:48:00Z">
                    <w:rPr/>
                  </w:rPrChange>
                </w:rPr>
                <w:t>If yes, briefly describe</w:t>
              </w:r>
              <w:r w:rsidR="00483D60" w:rsidRPr="00483D60">
                <w:rPr>
                  <w:sz w:val="22"/>
                  <w:szCs w:val="22"/>
                  <w:rPrChange w:id="47" w:author="Matthew Levine" w:date="2025-06-05T15:48:00Z" w16du:dateUtc="2025-06-05T19:48:00Z">
                    <w:rPr/>
                  </w:rPrChange>
                </w:rPr>
                <w:t>.)</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ins w:id="48" w:author="Matthew Levine" w:date="2025-06-05T15:47:00Z" w16du:dateUtc="2025-06-05T19:47:00Z"/>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105113EC" w:rsidR="00636B44" w:rsidRDefault="00CF0486" w:rsidP="00CF0486">
            <w:pPr>
              <w:jc w:val="both"/>
              <w:rPr>
                <w:sz w:val="22"/>
                <w:szCs w:val="22"/>
              </w:rPr>
              <w:pPrChange w:id="49" w:author="Matthew Levine" w:date="2025-06-05T15:49:00Z" w16du:dateUtc="2025-06-05T19:49:00Z">
                <w:pPr/>
              </w:pPrChange>
            </w:pPr>
            <w:ins w:id="50" w:author="Matthew Levine" w:date="2025-06-05T15:49:00Z" w16du:dateUtc="2025-06-05T19:49:00Z">
              <w:r>
                <w:rPr>
                  <w:sz w:val="22"/>
                  <w:szCs w:val="22"/>
                </w:rPr>
                <w:t xml:space="preserve">In respect of AML Transaction Monitoring, </w:t>
              </w:r>
            </w:ins>
            <w:del w:id="51" w:author="Matthew Levine" w:date="2025-06-05T15:49:00Z" w16du:dateUtc="2025-06-05T19:49:00Z">
              <w:r w:rsidR="00930945" w:rsidDel="00CF0486">
                <w:rPr>
                  <w:sz w:val="22"/>
                  <w:szCs w:val="22"/>
                </w:rPr>
                <w:delText xml:space="preserve">Please </w:delText>
              </w:r>
            </w:del>
            <w:ins w:id="52" w:author="Matthew Levine" w:date="2025-06-05T15:49:00Z" w16du:dateUtc="2025-06-05T19:49:00Z">
              <w:r>
                <w:rPr>
                  <w:sz w:val="22"/>
                  <w:szCs w:val="22"/>
                </w:rPr>
                <w:t>p</w:t>
              </w:r>
              <w:r>
                <w:rPr>
                  <w:sz w:val="22"/>
                  <w:szCs w:val="22"/>
                </w:rPr>
                <w:t xml:space="preserve">lease </w:t>
              </w:r>
            </w:ins>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CF0486">
            <w:pPr>
              <w:jc w:val="both"/>
              <w:rPr>
                <w:sz w:val="22"/>
                <w:szCs w:val="22"/>
              </w:rPr>
              <w:pPrChange w:id="53" w:author="Matthew Levine" w:date="2025-06-05T15:49:00Z" w16du:dateUtc="2025-06-05T19:49:00Z">
                <w:pPr/>
              </w:pPrChange>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ins w:id="54"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4A2ED1">
            <w:pPr>
              <w:jc w:val="both"/>
              <w:rPr>
                <w:ins w:id="55" w:author="Matthew Levine" w:date="2025-06-05T15:50:00Z" w16du:dateUtc="2025-06-05T19:50:00Z"/>
                <w:sz w:val="22"/>
                <w:szCs w:val="22"/>
              </w:rPr>
            </w:pPr>
            <w:ins w:id="56" w:author="Matthew Levine" w:date="2025-06-05T15:50:00Z" w16du:dateUtc="2025-06-05T19:50:00Z">
              <w:r>
                <w:rPr>
                  <w:sz w:val="22"/>
                  <w:szCs w:val="22"/>
                </w:rPr>
                <w:t>Is sanctions screening conducted through a manual process or automated?</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ins w:id="57" w:author="Matthew Levine" w:date="2025-06-05T15:50:00Z" w16du:dateUtc="2025-06-05T19:50:00Z"/>
                <w:sz w:val="22"/>
                <w:szCs w:val="22"/>
              </w:rPr>
            </w:pPr>
          </w:p>
          <w:p w14:paraId="372D7807" w14:textId="77777777" w:rsidR="004A2ED1" w:rsidRDefault="004A2ED1" w:rsidP="004A2ED1">
            <w:pPr>
              <w:rPr>
                <w:ins w:id="58" w:author="Matthew Levine" w:date="2025-06-05T15:50:00Z" w16du:dateUtc="2025-06-05T19:50:00Z"/>
                <w:sz w:val="22"/>
                <w:szCs w:val="22"/>
              </w:rPr>
            </w:pPr>
          </w:p>
        </w:tc>
      </w:tr>
      <w:tr w:rsidR="004A2ED1" w14:paraId="625E6634" w14:textId="77777777" w:rsidTr="003B4636">
        <w:trPr>
          <w:trHeight w:val="320"/>
          <w:ins w:id="59"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4A2ED1">
            <w:pPr>
              <w:jc w:val="both"/>
              <w:rPr>
                <w:ins w:id="60" w:author="Matthew Levine" w:date="2025-06-05T15:50:00Z" w16du:dateUtc="2025-06-05T19:50:00Z"/>
                <w:sz w:val="22"/>
                <w:szCs w:val="22"/>
              </w:rPr>
            </w:pPr>
            <w:ins w:id="61" w:author="Matthew Levine" w:date="2025-06-05T15:50:00Z" w16du:dateUtc="2025-06-05T19:50:00Z">
              <w:r>
                <w:rPr>
                  <w:sz w:val="22"/>
                  <w:szCs w:val="22"/>
                </w:rPr>
                <w:t>If automated third-party tool, which software vendor(s) are utilized?</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ins w:id="62" w:author="Matthew Levine" w:date="2025-06-05T15:50:00Z" w16du:dateUtc="2025-06-05T19:50:00Z"/>
                <w:sz w:val="22"/>
                <w:szCs w:val="22"/>
              </w:rPr>
            </w:pPr>
          </w:p>
          <w:p w14:paraId="2E7BE71F" w14:textId="77777777" w:rsidR="004A2ED1" w:rsidRDefault="004A2ED1" w:rsidP="004A2ED1">
            <w:pPr>
              <w:rPr>
                <w:ins w:id="63" w:author="Matthew Levine" w:date="2025-06-05T15:50:00Z" w16du:dateUtc="2025-06-05T19:50:00Z"/>
                <w:sz w:val="22"/>
                <w:szCs w:val="22"/>
              </w:rPr>
            </w:pPr>
          </w:p>
        </w:tc>
      </w:tr>
      <w:tr w:rsidR="004A2ED1" w14:paraId="47221F65" w14:textId="77777777" w:rsidTr="003B4636">
        <w:trPr>
          <w:trHeight w:val="320"/>
          <w:ins w:id="64"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4A2ED1">
            <w:pPr>
              <w:jc w:val="both"/>
              <w:rPr>
                <w:ins w:id="65" w:author="Matthew Levine" w:date="2025-06-05T15:50:00Z" w16du:dateUtc="2025-06-05T19:50:00Z"/>
                <w:sz w:val="22"/>
                <w:szCs w:val="22"/>
              </w:rPr>
            </w:pPr>
            <w:ins w:id="66" w:author="Matthew Levine" w:date="2025-06-05T15:50:00Z" w16du:dateUtc="2025-06-05T19:50:00Z">
              <w:r>
                <w:t>Describe and provide sanctions screening policy and process</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ins w:id="67" w:author="Matthew Levine" w:date="2025-06-05T15:50:00Z" w16du:dateUtc="2025-06-05T19:50:00Z"/>
                <w:sz w:val="22"/>
                <w:szCs w:val="22"/>
              </w:rPr>
            </w:pPr>
          </w:p>
        </w:tc>
      </w:tr>
      <w:tr w:rsidR="004A2ED1" w14:paraId="7C598530" w14:textId="77777777" w:rsidTr="003B4636">
        <w:trPr>
          <w:trHeight w:val="320"/>
          <w:ins w:id="68"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4A2ED1">
            <w:pPr>
              <w:jc w:val="both"/>
              <w:rPr>
                <w:ins w:id="69" w:author="Matthew Levine" w:date="2025-06-05T15:50:00Z" w16du:dateUtc="2025-06-05T19:50:00Z"/>
                <w:sz w:val="22"/>
                <w:szCs w:val="22"/>
              </w:rPr>
            </w:pPr>
            <w:ins w:id="70" w:author="Matthew Levine" w:date="2025-06-05T15:50:00Z" w16du:dateUtc="2025-06-05T19:50:00Z">
              <w:r>
                <w:rPr>
                  <w:sz w:val="22"/>
                  <w:szCs w:val="22"/>
                </w:rPr>
                <w:t>Which watchlists are names/entities screened against? (i.e., OFAC, UKHMT, UN, SEMA etc.)</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ins w:id="71" w:author="Matthew Levine" w:date="2025-06-05T15:50:00Z" w16du:dateUtc="2025-06-05T19:50:00Z"/>
                <w:sz w:val="22"/>
                <w:szCs w:val="22"/>
              </w:rPr>
            </w:pPr>
          </w:p>
        </w:tc>
      </w:tr>
      <w:tr w:rsidR="004A2ED1" w14:paraId="56137760" w14:textId="77777777" w:rsidTr="003B4636">
        <w:trPr>
          <w:trHeight w:val="320"/>
          <w:ins w:id="72"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4A2ED1">
            <w:pPr>
              <w:jc w:val="both"/>
              <w:rPr>
                <w:ins w:id="73" w:author="Matthew Levine" w:date="2025-06-05T15:50:00Z" w16du:dateUtc="2025-06-05T19:50:00Z"/>
                <w:sz w:val="22"/>
                <w:szCs w:val="22"/>
              </w:rPr>
            </w:pPr>
            <w:ins w:id="74" w:author="Matthew Levine" w:date="2025-06-05T15:50:00Z" w16du:dateUtc="2025-06-05T19:50:00Z">
              <w:r>
                <w:rPr>
                  <w:sz w:val="22"/>
                  <w:szCs w:val="22"/>
                </w:rPr>
                <w:t>Provide description of employee AML training program, frequency of training and confirmation of date of last training. </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ins w:id="75" w:author="Matthew Levine" w:date="2025-06-05T15:50:00Z" w16du:dateUtc="2025-06-05T19:50:00Z"/>
                <w:sz w:val="22"/>
                <w:szCs w:val="22"/>
              </w:rPr>
            </w:pPr>
          </w:p>
        </w:tc>
      </w:tr>
      <w:tr w:rsidR="004A2ED1" w14:paraId="6A6D77FF" w14:textId="77777777" w:rsidTr="003B4636">
        <w:trPr>
          <w:trHeight w:val="320"/>
          <w:ins w:id="76" w:author="Matthew Levine" w:date="2025-06-05T15:50:00Z" w16du:dateUtc="2025-06-05T19:50: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4A2ED1">
            <w:pPr>
              <w:jc w:val="both"/>
              <w:rPr>
                <w:ins w:id="77" w:author="Matthew Levine" w:date="2025-06-05T15:50:00Z" w16du:dateUtc="2025-06-05T19:50:00Z"/>
                <w:sz w:val="22"/>
                <w:szCs w:val="22"/>
              </w:rPr>
            </w:pPr>
            <w:ins w:id="78" w:author="Matthew Levine" w:date="2025-06-05T15:50:00Z" w16du:dateUtc="2025-06-05T19:50:00Z">
              <w:r>
                <w:rPr>
                  <w:sz w:val="22"/>
                  <w:szCs w:val="22"/>
                </w:rPr>
                <w:lastRenderedPageBreak/>
                <w:t>Is sanctions screening conducted through a manual process or automated?</w:t>
              </w:r>
            </w:ins>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ins w:id="79" w:author="Matthew Levine" w:date="2025-06-05T15:50:00Z" w16du:dateUtc="2025-06-05T19:50:00Z"/>
                <w:sz w:val="22"/>
                <w:szCs w:val="22"/>
              </w:rPr>
            </w:pPr>
          </w:p>
          <w:p w14:paraId="3CC4F165" w14:textId="77777777" w:rsidR="004A2ED1" w:rsidRDefault="004A2ED1" w:rsidP="004A2ED1">
            <w:pPr>
              <w:rPr>
                <w:ins w:id="80" w:author="Matthew Levine" w:date="2025-06-05T15:50:00Z" w16du:dateUtc="2025-06-05T19:50:00Z"/>
                <w:sz w:val="22"/>
                <w:szCs w:val="22"/>
              </w:rPr>
            </w:pPr>
          </w:p>
        </w:tc>
      </w:tr>
      <w:tr w:rsidR="00636B44" w:rsidDel="004A2ED1" w14:paraId="50BC885B" w14:textId="5F5BB6EA" w:rsidTr="003B4636">
        <w:trPr>
          <w:trHeight w:val="320"/>
          <w:del w:id="81" w:author="Matthew Levine" w:date="2025-06-05T15:49:00Z" w16du:dateUtc="2025-06-05T19:49: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04FC55C5" w:rsidR="00636B44" w:rsidDel="004A2ED1" w:rsidRDefault="00930945" w:rsidP="00CF0486">
            <w:pPr>
              <w:jc w:val="both"/>
              <w:rPr>
                <w:del w:id="82" w:author="Matthew Levine" w:date="2025-06-05T15:49:00Z" w16du:dateUtc="2025-06-05T19:49:00Z"/>
                <w:sz w:val="22"/>
                <w:szCs w:val="22"/>
              </w:rPr>
              <w:pPrChange w:id="83" w:author="Matthew Levine" w:date="2025-06-05T15:49:00Z" w16du:dateUtc="2025-06-05T19:49:00Z">
                <w:pPr/>
              </w:pPrChange>
            </w:pPr>
            <w:del w:id="84" w:author="Matthew Levine" w:date="2025-06-05T15:49:00Z" w16du:dateUtc="2025-06-05T19:49:00Z">
              <w:r w:rsidDel="004A2ED1">
                <w:rPr>
                  <w:sz w:val="22"/>
                  <w:szCs w:val="22"/>
                </w:rPr>
                <w:delText>How many compliance staff are dedicated to transaction monitoring?</w:delText>
              </w:r>
            </w:del>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A9C7EE3" w14:textId="5F7324E8" w:rsidR="00636B44" w:rsidDel="004A2ED1" w:rsidRDefault="00636B44">
            <w:pPr>
              <w:rPr>
                <w:del w:id="85" w:author="Matthew Levine" w:date="2025-06-05T15:49:00Z" w16du:dateUtc="2025-06-05T19:49:00Z"/>
                <w:sz w:val="22"/>
                <w:szCs w:val="22"/>
              </w:rPr>
            </w:pPr>
          </w:p>
        </w:tc>
      </w:tr>
      <w:tr w:rsidR="00636B44" w:rsidDel="004A2ED1" w14:paraId="1052857F" w14:textId="6CC0FB2E" w:rsidTr="003B4636">
        <w:trPr>
          <w:trHeight w:val="320"/>
          <w:del w:id="86" w:author="Matthew Levine" w:date="2025-06-05T15:49:00Z" w16du:dateUtc="2025-06-05T19:49:00Z"/>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5C8518A8" w:rsidR="00636B44" w:rsidDel="004A2ED1" w:rsidRDefault="00636B44">
            <w:pPr>
              <w:rPr>
                <w:del w:id="87" w:author="Matthew Levine" w:date="2025-06-05T15:49:00Z" w16du:dateUtc="2025-06-05T19:49:00Z"/>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ED8DAE5" w14:textId="790FC337" w:rsidR="00636B44" w:rsidDel="004A2ED1" w:rsidRDefault="00636B44">
            <w:pPr>
              <w:rPr>
                <w:del w:id="88" w:author="Matthew Levine" w:date="2025-06-05T15:49:00Z" w16du:dateUtc="2025-06-05T19:49:00Z"/>
                <w:sz w:val="22"/>
                <w:szCs w:val="22"/>
              </w:rPr>
            </w:pPr>
          </w:p>
        </w:tc>
      </w:tr>
    </w:tbl>
    <w:p w14:paraId="48D807D1" w14:textId="42710A9F" w:rsidR="00636B44" w:rsidDel="004A2ED1" w:rsidRDefault="00636B44">
      <w:pPr>
        <w:spacing w:before="0" w:after="0" w:line="240" w:lineRule="auto"/>
        <w:rPr>
          <w:del w:id="89" w:author="Matthew Levine" w:date="2025-06-05T15:49:00Z" w16du:dateUtc="2025-06-05T19:49:00Z"/>
          <w:sz w:val="22"/>
          <w:szCs w:val="22"/>
        </w:rPr>
      </w:pPr>
    </w:p>
    <w:p w14:paraId="22B0BCFC" w14:textId="5127BA3B" w:rsidR="00636B44" w:rsidDel="006709B0" w:rsidRDefault="00930945">
      <w:pPr>
        <w:pStyle w:val="Heading1"/>
        <w:numPr>
          <w:ilvl w:val="0"/>
          <w:numId w:val="1"/>
        </w:numPr>
        <w:ind w:right="202"/>
        <w:rPr>
          <w:del w:id="90" w:author="Matthew Levine" w:date="2025-06-05T15:51:00Z" w16du:dateUtc="2025-06-05T19:51:00Z"/>
        </w:rPr>
      </w:pPr>
      <w:bookmarkStart w:id="91" w:name="_Toc199998614"/>
      <w:del w:id="92" w:author="Matthew Levine" w:date="2025-06-05T15:49:00Z" w16du:dateUtc="2025-06-05T19:49:00Z">
        <w:r w:rsidDel="004A2ED1">
          <w:delText>Sanctions Screening</w:delText>
        </w:r>
      </w:del>
      <w:bookmarkEnd w:id="91"/>
      <w:del w:id="93" w:author="Matthew Levine" w:date="2025-06-05T15:50:00Z" w16du:dateUtc="2025-06-05T19:50:00Z">
        <w:r w:rsidDel="004A2ED1">
          <w:delText xml:space="preserve"> </w:delText>
        </w:r>
      </w:del>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rsidDel="006709B0" w14:paraId="4CC8346A" w14:textId="63D850A9" w:rsidTr="003B4636">
        <w:trPr>
          <w:trHeight w:val="361"/>
          <w:del w:id="94" w:author="Matthew Levine" w:date="2025-06-05T15:51:00Z" w16du:dateUtc="2025-06-05T19:51:00Z"/>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226C7B7C" w:rsidR="00636B44" w:rsidDel="006709B0" w:rsidRDefault="00930945">
            <w:pPr>
              <w:jc w:val="right"/>
              <w:rPr>
                <w:del w:id="95" w:author="Matthew Levine" w:date="2025-06-05T15:51:00Z" w16du:dateUtc="2025-06-05T19:51:00Z"/>
                <w:sz w:val="22"/>
                <w:szCs w:val="22"/>
              </w:rPr>
            </w:pPr>
            <w:del w:id="96" w:author="Matthew Levine" w:date="2025-06-05T15:51:00Z" w16du:dateUtc="2025-06-05T19:51:00Z">
              <w:r w:rsidDel="006709B0">
                <w:rPr>
                  <w:sz w:val="22"/>
                  <w:szCs w:val="22"/>
                </w:rPr>
                <w:delText>Is sanctions screening conducted through a manual process or automated?</w:delText>
              </w:r>
            </w:del>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7A9315B0" w14:textId="36CA1498" w:rsidR="00636B44" w:rsidDel="006709B0" w:rsidRDefault="00636B44">
            <w:pPr>
              <w:rPr>
                <w:del w:id="97" w:author="Matthew Levine" w:date="2025-06-05T15:51:00Z" w16du:dateUtc="2025-06-05T19:51:00Z"/>
                <w:sz w:val="22"/>
                <w:szCs w:val="22"/>
              </w:rPr>
            </w:pPr>
          </w:p>
          <w:p w14:paraId="77B3EE41" w14:textId="0184EF2D" w:rsidR="00636B44" w:rsidDel="006709B0" w:rsidRDefault="00636B44">
            <w:pPr>
              <w:rPr>
                <w:del w:id="98" w:author="Matthew Levine" w:date="2025-06-05T15:51:00Z" w16du:dateUtc="2025-06-05T19:51:00Z"/>
                <w:sz w:val="22"/>
                <w:szCs w:val="22"/>
              </w:rPr>
            </w:pPr>
          </w:p>
        </w:tc>
      </w:tr>
      <w:tr w:rsidR="00636B44" w:rsidDel="006709B0" w14:paraId="0F92BE7C" w14:textId="2144BA75" w:rsidTr="003B4636">
        <w:trPr>
          <w:trHeight w:val="361"/>
          <w:del w:id="99" w:author="Matthew Levine" w:date="2025-06-05T15:51:00Z" w16du:dateUtc="2025-06-05T19:51:00Z"/>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6D54C3BA" w:rsidR="00636B44" w:rsidDel="006709B0" w:rsidRDefault="00930945">
            <w:pPr>
              <w:jc w:val="right"/>
              <w:rPr>
                <w:del w:id="100" w:author="Matthew Levine" w:date="2025-06-05T15:51:00Z" w16du:dateUtc="2025-06-05T19:51:00Z"/>
                <w:sz w:val="22"/>
                <w:szCs w:val="22"/>
              </w:rPr>
            </w:pPr>
            <w:del w:id="101" w:author="Matthew Levine" w:date="2025-06-05T15:51:00Z" w16du:dateUtc="2025-06-05T19:51:00Z">
              <w:r w:rsidDel="006709B0">
                <w:rPr>
                  <w:sz w:val="22"/>
                  <w:szCs w:val="22"/>
                </w:rPr>
                <w:delText>If automated third-party tool, which software vendor(s) are utilized?</w:delText>
              </w:r>
            </w:del>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1D6BB7F8" w14:textId="67E5B7F8" w:rsidR="00636B44" w:rsidDel="006709B0" w:rsidRDefault="00636B44">
            <w:pPr>
              <w:rPr>
                <w:del w:id="102" w:author="Matthew Levine" w:date="2025-06-05T15:51:00Z" w16du:dateUtc="2025-06-05T19:51:00Z"/>
                <w:sz w:val="22"/>
                <w:szCs w:val="22"/>
              </w:rPr>
            </w:pPr>
          </w:p>
          <w:p w14:paraId="487D7232" w14:textId="72CF999B" w:rsidR="00636B44" w:rsidDel="006709B0" w:rsidRDefault="00636B44">
            <w:pPr>
              <w:rPr>
                <w:del w:id="103" w:author="Matthew Levine" w:date="2025-06-05T15:51:00Z" w16du:dateUtc="2025-06-05T19:51:00Z"/>
                <w:sz w:val="22"/>
                <w:szCs w:val="22"/>
              </w:rPr>
            </w:pPr>
          </w:p>
        </w:tc>
      </w:tr>
      <w:tr w:rsidR="00636B44" w:rsidDel="006709B0" w14:paraId="236C1417" w14:textId="32EBA75E" w:rsidTr="003B4636">
        <w:trPr>
          <w:trHeight w:val="361"/>
          <w:del w:id="104" w:author="Matthew Levine" w:date="2025-06-05T15:51:00Z" w16du:dateUtc="2025-06-05T19:51:00Z"/>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1887B632" w:rsidR="00636B44" w:rsidDel="006709B0" w:rsidRDefault="00930945">
            <w:pPr>
              <w:jc w:val="right"/>
              <w:rPr>
                <w:del w:id="105" w:author="Matthew Levine" w:date="2025-06-05T15:51:00Z" w16du:dateUtc="2025-06-05T19:51:00Z"/>
                <w:b/>
                <w:sz w:val="22"/>
                <w:szCs w:val="22"/>
              </w:rPr>
            </w:pPr>
            <w:del w:id="106" w:author="Matthew Levine" w:date="2025-06-05T15:51:00Z" w16du:dateUtc="2025-06-05T19:51:00Z">
              <w:r w:rsidDel="006709B0">
                <w:delText>Describe and provide sanctions screening policy and process</w:delText>
              </w:r>
            </w:del>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E1B2BCC" w14:textId="29656BF7" w:rsidR="00636B44" w:rsidDel="006709B0" w:rsidRDefault="00636B44">
            <w:pPr>
              <w:rPr>
                <w:del w:id="107" w:author="Matthew Levine" w:date="2025-06-05T15:51:00Z" w16du:dateUtc="2025-06-05T19:51:00Z"/>
                <w:sz w:val="22"/>
                <w:szCs w:val="22"/>
              </w:rPr>
            </w:pPr>
          </w:p>
        </w:tc>
      </w:tr>
      <w:tr w:rsidR="00636B44" w:rsidDel="006709B0" w14:paraId="5AC4ECF9" w14:textId="4319EA8B" w:rsidTr="003B4636">
        <w:trPr>
          <w:trHeight w:val="361"/>
          <w:del w:id="108" w:author="Matthew Levine" w:date="2025-06-05T15:51:00Z" w16du:dateUtc="2025-06-05T19:51:00Z"/>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E3A5672" w:rsidR="00636B44" w:rsidDel="006709B0" w:rsidRDefault="00930945">
            <w:pPr>
              <w:jc w:val="right"/>
              <w:rPr>
                <w:del w:id="109" w:author="Matthew Levine" w:date="2025-06-05T15:51:00Z" w16du:dateUtc="2025-06-05T19:51:00Z"/>
                <w:b/>
                <w:sz w:val="22"/>
                <w:szCs w:val="22"/>
              </w:rPr>
            </w:pPr>
            <w:del w:id="110" w:author="Matthew Levine" w:date="2025-06-05T15:51:00Z" w16du:dateUtc="2025-06-05T19:51:00Z">
              <w:r w:rsidDel="006709B0">
                <w:rPr>
                  <w:sz w:val="22"/>
                  <w:szCs w:val="22"/>
                </w:rPr>
                <w:delText>Which watchlists are names/entities screened against? (i.e., OFAC, UKHMT, UN, SEMA etc.)</w:delText>
              </w:r>
            </w:del>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619CE332" w14:textId="1F135112" w:rsidR="00636B44" w:rsidDel="006709B0" w:rsidRDefault="00636B44">
            <w:pPr>
              <w:rPr>
                <w:del w:id="111" w:author="Matthew Levine" w:date="2025-06-05T15:51:00Z" w16du:dateUtc="2025-06-05T19:51:00Z"/>
                <w:sz w:val="22"/>
                <w:szCs w:val="22"/>
              </w:rPr>
            </w:pPr>
          </w:p>
        </w:tc>
      </w:tr>
      <w:tr w:rsidR="00636B44" w:rsidDel="006709B0" w14:paraId="2ECE5FBA" w14:textId="31615068" w:rsidTr="003B4636">
        <w:trPr>
          <w:trHeight w:val="361"/>
          <w:del w:id="112" w:author="Matthew Levine" w:date="2025-06-05T15:51:00Z" w16du:dateUtc="2025-06-05T19:51:00Z"/>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5C3F10AE" w:rsidR="00636B44" w:rsidDel="006709B0" w:rsidRDefault="00930945">
            <w:pPr>
              <w:jc w:val="right"/>
              <w:rPr>
                <w:del w:id="113" w:author="Matthew Levine" w:date="2025-06-05T15:51:00Z" w16du:dateUtc="2025-06-05T19:51:00Z"/>
                <w:b/>
                <w:sz w:val="22"/>
                <w:szCs w:val="22"/>
              </w:rPr>
            </w:pPr>
            <w:del w:id="114" w:author="Matthew Levine" w:date="2025-06-05T15:51:00Z" w16du:dateUtc="2025-06-05T19:51:00Z">
              <w:r w:rsidDel="006709B0">
                <w:rPr>
                  <w:sz w:val="22"/>
                  <w:szCs w:val="22"/>
                </w:rPr>
                <w:delText>Provide description of employee AML training program, frequency of training and confirmation of date of last training. </w:delText>
              </w:r>
            </w:del>
          </w:p>
        </w:tc>
        <w:tc>
          <w:tcPr>
            <w:tcW w:w="9567" w:type="dxa"/>
            <w:tcBorders>
              <w:top w:val="single" w:sz="8" w:space="0" w:color="000000"/>
              <w:left w:val="single" w:sz="8" w:space="0" w:color="000000"/>
              <w:bottom w:val="single" w:sz="8" w:space="0" w:color="000000"/>
              <w:right w:val="single" w:sz="8" w:space="0" w:color="000000"/>
            </w:tcBorders>
            <w:shd w:val="clear" w:color="auto" w:fill="C7DDF1"/>
          </w:tcPr>
          <w:p w14:paraId="2BF345ED" w14:textId="7A6FDA58" w:rsidR="00636B44" w:rsidDel="006709B0" w:rsidRDefault="00636B44">
            <w:pPr>
              <w:rPr>
                <w:del w:id="115" w:author="Matthew Levine" w:date="2025-06-05T15:51:00Z" w16du:dateUtc="2025-06-05T19:51:00Z"/>
                <w:sz w:val="22"/>
                <w:szCs w:val="22"/>
              </w:rPr>
            </w:pPr>
          </w:p>
        </w:tc>
      </w:tr>
    </w:tbl>
    <w:p w14:paraId="3E3B391D" w14:textId="77777777" w:rsidR="00636B44" w:rsidRDefault="00930945">
      <w:pPr>
        <w:pStyle w:val="Heading1"/>
        <w:numPr>
          <w:ilvl w:val="0"/>
          <w:numId w:val="1"/>
        </w:numPr>
        <w:ind w:right="202"/>
      </w:pPr>
      <w:bookmarkStart w:id="116" w:name="_Toc19999861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116"/>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13601713" w:rsidR="00636B44" w:rsidRDefault="00260268" w:rsidP="00260268">
      <w:pPr>
        <w:pStyle w:val="Heading1"/>
        <w:numPr>
          <w:ilvl w:val="0"/>
          <w:numId w:val="1"/>
        </w:numPr>
        <w:ind w:right="202"/>
        <w:pPrChange w:id="117" w:author="Matthew Levine" w:date="2025-06-05T15:51:00Z" w16du:dateUtc="2025-06-05T19:51:00Z">
          <w:pPr>
            <w:pStyle w:val="Heading1"/>
            <w:numPr>
              <w:numId w:val="6"/>
            </w:numPr>
            <w:ind w:left="360" w:right="202" w:hanging="360"/>
          </w:pPr>
        </w:pPrChange>
      </w:pPr>
      <w:bookmarkStart w:id="118" w:name="_Toc199998616"/>
      <w:ins w:id="119" w:author="Matthew Levine" w:date="2025-06-05T15:51:00Z" w16du:dateUtc="2025-06-05T19:51:00Z">
        <w:r>
          <w:t>T</w:t>
        </w:r>
      </w:ins>
      <w:del w:id="120" w:author="Matthew Levine" w:date="2025-06-05T15:51:00Z" w16du:dateUtc="2025-06-05T19:51:00Z">
        <w:r w:rsidR="00930945" w:rsidDel="006709B0">
          <w:delText>T</w:delText>
        </w:r>
      </w:del>
      <w:r w:rsidR="00930945">
        <w:t>ransactional activities</w:t>
      </w:r>
      <w:bookmarkEnd w:id="118"/>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121" w:name="_heading=h.4d34og8" w:colFirst="0" w:colLast="0"/>
            <w:bookmarkEnd w:id="121"/>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lastRenderedPageBreak/>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260268">
      <w:pPr>
        <w:pStyle w:val="Heading1"/>
        <w:numPr>
          <w:ilvl w:val="0"/>
          <w:numId w:val="1"/>
        </w:numPr>
        <w:pPrChange w:id="122" w:author="Matthew Levine" w:date="2025-06-05T15:51:00Z" w16du:dateUtc="2025-06-05T19:51:00Z">
          <w:pPr>
            <w:pStyle w:val="Heading1"/>
            <w:numPr>
              <w:numId w:val="6"/>
            </w:numPr>
            <w:ind w:left="360" w:hanging="360"/>
          </w:pPr>
        </w:pPrChange>
      </w:pPr>
      <w:bookmarkStart w:id="123" w:name="_Toc199998617"/>
      <w:r>
        <w:t>BENEFICIAL OWNERSHIP INFORMATION REQUIREMENTS</w:t>
      </w:r>
      <w:bookmarkEnd w:id="123"/>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260268">
      <w:pPr>
        <w:pStyle w:val="Heading1"/>
        <w:numPr>
          <w:ilvl w:val="0"/>
          <w:numId w:val="1"/>
        </w:numPr>
        <w:pPrChange w:id="124" w:author="Matthew Levine" w:date="2025-06-05T15:51:00Z" w16du:dateUtc="2025-06-05T19:51:00Z">
          <w:pPr>
            <w:pStyle w:val="Heading1"/>
            <w:numPr>
              <w:numId w:val="6"/>
            </w:numPr>
            <w:ind w:left="360" w:hanging="360"/>
          </w:pPr>
        </w:pPrChange>
      </w:pPr>
      <w:bookmarkStart w:id="125" w:name="_Toc199998618"/>
      <w:r>
        <w:t>DIRECTORS AND KEY MANAGEMENT INFORMATION</w:t>
      </w:r>
      <w:bookmarkEnd w:id="125"/>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260268">
      <w:pPr>
        <w:pStyle w:val="Heading1"/>
        <w:numPr>
          <w:ilvl w:val="0"/>
          <w:numId w:val="1"/>
        </w:numPr>
        <w:pPrChange w:id="126" w:author="Matthew Levine" w:date="2025-06-05T15:51:00Z" w16du:dateUtc="2025-06-05T19:51:00Z">
          <w:pPr>
            <w:pStyle w:val="Heading1"/>
            <w:numPr>
              <w:numId w:val="6"/>
            </w:numPr>
            <w:ind w:left="360" w:hanging="360"/>
          </w:pPr>
        </w:pPrChange>
      </w:pPr>
      <w:bookmarkStart w:id="127" w:name="_Toc199998619"/>
      <w:r>
        <w:t>THIRD PARTY DETAILS</w:t>
      </w:r>
      <w:bookmarkEnd w:id="127"/>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930945">
      <w:pPr>
        <w:pStyle w:val="Heading1"/>
        <w:spacing w:before="57"/>
      </w:pPr>
      <w:bookmarkStart w:id="128" w:name="_Toc199998620"/>
      <w:r>
        <w:t>12. Politically Exposed Person (PEP) Self-Certification Form</w:t>
      </w:r>
      <w:bookmarkEnd w:id="128"/>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lastRenderedPageBreak/>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lastRenderedPageBreak/>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930945">
      <w:pPr>
        <w:pStyle w:val="Heading1"/>
        <w:numPr>
          <w:ilvl w:val="0"/>
          <w:numId w:val="13"/>
        </w:numPr>
        <w:spacing w:before="14"/>
      </w:pPr>
      <w:bookmarkStart w:id="129" w:name="_Toc199998621"/>
      <w:r>
        <w:t>Declaration</w:t>
      </w:r>
      <w:bookmarkEnd w:id="129"/>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30" w:name="_Toc199998622"/>
      <w:r>
        <w:rPr>
          <w:smallCaps/>
        </w:rPr>
        <w:t>ACCEPTABLE FORMS OF IDENTIFICATION FOR INDIVIDUALS</w:t>
      </w:r>
      <w:bookmarkEnd w:id="130"/>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1" w:name="_Toc199998623"/>
      <w:r>
        <w:t>ACCEPTABLE FORMS OF IDENTIFICATION FOR BUSINESS</w:t>
      </w:r>
      <w:bookmarkEnd w:id="131"/>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32" w:name="_Toc199998624"/>
      <w:r>
        <w:t>Documentation checklist</w:t>
      </w:r>
      <w:bookmarkEnd w:id="132"/>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lastRenderedPageBreak/>
              <w:t>☐</w:t>
            </w:r>
          </w:p>
        </w:tc>
      </w:tr>
      <w:tr w:rsidR="00636B44" w:rsidDel="000649E6" w14:paraId="58B26007" w14:textId="076D2D1D" w:rsidTr="003B4636">
        <w:trPr>
          <w:del w:id="133" w:author="Matthew Levine" w:date="2025-06-05T15:40:00Z" w16du:dateUtc="2025-06-05T19:40:00Z"/>
        </w:trPr>
        <w:tc>
          <w:tcPr>
            <w:tcW w:w="7225" w:type="dxa"/>
            <w:tcBorders>
              <w:top w:val="single" w:sz="4" w:space="0" w:color="204F9C"/>
              <w:left w:val="single" w:sz="4" w:space="0" w:color="204F9C"/>
              <w:bottom w:val="single" w:sz="4" w:space="0" w:color="204F9C"/>
              <w:right w:val="single" w:sz="4" w:space="0" w:color="204F9C"/>
            </w:tcBorders>
          </w:tcPr>
          <w:p w14:paraId="7760E6D3" w14:textId="74FF0C3A" w:rsidR="00636B44" w:rsidDel="000649E6" w:rsidRDefault="00930945">
            <w:pPr>
              <w:pBdr>
                <w:top w:val="nil"/>
                <w:left w:val="nil"/>
                <w:bottom w:val="nil"/>
                <w:right w:val="nil"/>
                <w:between w:val="nil"/>
              </w:pBdr>
              <w:spacing w:line="360" w:lineRule="auto"/>
              <w:rPr>
                <w:del w:id="134" w:author="Matthew Levine" w:date="2025-06-05T15:40:00Z" w16du:dateUtc="2025-06-05T19:40:00Z"/>
                <w:rFonts w:ascii="Calibri" w:eastAsia="Calibri" w:hAnsi="Calibri" w:cs="Calibri"/>
                <w:color w:val="000000"/>
                <w:sz w:val="22"/>
                <w:szCs w:val="22"/>
              </w:rPr>
            </w:pPr>
            <w:del w:id="135" w:author="Matthew Levine" w:date="2025-06-05T15:40:00Z" w16du:dateUtc="2025-06-05T19:40:00Z">
              <w:r w:rsidDel="000649E6">
                <w:rPr>
                  <w:rFonts w:ascii="Calibri" w:eastAsia="Calibri" w:hAnsi="Calibri" w:cs="Calibri"/>
                  <w:color w:val="000000"/>
                  <w:sz w:val="22"/>
                  <w:szCs w:val="22"/>
                </w:rPr>
                <w:delText>Wolfsberg Questionnaire V1.3</w:delText>
              </w:r>
            </w:del>
          </w:p>
          <w:p w14:paraId="5B8430D3" w14:textId="7784F1B2" w:rsidR="00636B44" w:rsidDel="000649E6" w:rsidRDefault="00636B44">
            <w:pPr>
              <w:ind w:right="6"/>
              <w:jc w:val="both"/>
              <w:rPr>
                <w:del w:id="136" w:author="Matthew Levine" w:date="2025-06-05T15:40:00Z" w16du:dateUtc="2025-06-05T19:40:00Z"/>
                <w:rFonts w:ascii="Calibri" w:eastAsia="Calibri" w:hAnsi="Calibri" w:cs="Calibri"/>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7951F85F" w14:textId="281D4F05" w:rsidR="00636B44" w:rsidDel="000649E6" w:rsidRDefault="00930945">
            <w:pPr>
              <w:ind w:right="6"/>
              <w:jc w:val="both"/>
              <w:rPr>
                <w:del w:id="137" w:author="Matthew Levine" w:date="2025-06-05T15:40:00Z" w16du:dateUtc="2025-06-05T19:40:00Z"/>
                <w:sz w:val="22"/>
                <w:szCs w:val="22"/>
              </w:rPr>
            </w:pPr>
            <w:del w:id="138" w:author="Matthew Levine" w:date="2025-06-05T15:40:00Z" w16du:dateUtc="2025-06-05T19:40:00Z">
              <w:r w:rsidDel="000649E6">
                <w:rPr>
                  <w:sz w:val="22"/>
                  <w:szCs w:val="22"/>
                </w:rPr>
                <w:delText>☐</w:delText>
              </w:r>
            </w:del>
          </w:p>
        </w:tc>
      </w:tr>
      <w:tr w:rsidR="00636B44" w:rsidDel="00A64AA3" w14:paraId="193CFD93" w14:textId="05341EDA" w:rsidTr="003B4636">
        <w:trPr>
          <w:del w:id="139" w:author="Matthew Levine" w:date="2025-06-05T15:40:00Z" w16du:dateUtc="2025-06-05T19:40:00Z"/>
        </w:trPr>
        <w:tc>
          <w:tcPr>
            <w:tcW w:w="7225" w:type="dxa"/>
            <w:tcBorders>
              <w:top w:val="single" w:sz="4" w:space="0" w:color="204F9C"/>
              <w:left w:val="single" w:sz="4" w:space="0" w:color="204F9C"/>
              <w:bottom w:val="single" w:sz="4" w:space="0" w:color="204F9C"/>
              <w:right w:val="single" w:sz="4" w:space="0" w:color="204F9C"/>
            </w:tcBorders>
          </w:tcPr>
          <w:p w14:paraId="4E1ACEC6" w14:textId="5E6F52F0" w:rsidR="00636B44" w:rsidDel="00A64AA3" w:rsidRDefault="00930945">
            <w:pPr>
              <w:ind w:right="6"/>
              <w:jc w:val="both"/>
              <w:rPr>
                <w:del w:id="140" w:author="Matthew Levine" w:date="2025-06-05T15:40:00Z" w16du:dateUtc="2025-06-05T19:40:00Z"/>
                <w:rFonts w:ascii="Calibri" w:eastAsia="Calibri" w:hAnsi="Calibri" w:cs="Calibri"/>
                <w:sz w:val="22"/>
                <w:szCs w:val="22"/>
              </w:rPr>
            </w:pPr>
            <w:del w:id="141" w:author="Matthew Levine" w:date="2025-06-05T15:40:00Z" w16du:dateUtc="2025-06-05T19:40:00Z">
              <w:r w:rsidDel="00A64AA3">
                <w:rPr>
                  <w:rFonts w:ascii="Calibri" w:eastAsia="Calibri" w:hAnsi="Calibri" w:cs="Calibri"/>
                  <w:sz w:val="22"/>
                  <w:szCs w:val="22"/>
                </w:rPr>
                <w:delText>2 years of audited financial statements</w:delText>
              </w:r>
            </w:del>
          </w:p>
        </w:tc>
        <w:tc>
          <w:tcPr>
            <w:tcW w:w="992" w:type="dxa"/>
            <w:tcBorders>
              <w:top w:val="single" w:sz="4" w:space="0" w:color="204F9C"/>
              <w:left w:val="single" w:sz="4" w:space="0" w:color="204F9C"/>
              <w:bottom w:val="single" w:sz="4" w:space="0" w:color="204F9C"/>
              <w:right w:val="single" w:sz="4" w:space="0" w:color="204F9C"/>
            </w:tcBorders>
          </w:tcPr>
          <w:p w14:paraId="757B60C9" w14:textId="40C94A4C" w:rsidR="00636B44" w:rsidDel="00A64AA3" w:rsidRDefault="00930945">
            <w:pPr>
              <w:ind w:right="6"/>
              <w:jc w:val="both"/>
              <w:rPr>
                <w:del w:id="142" w:author="Matthew Levine" w:date="2025-06-05T15:40:00Z" w16du:dateUtc="2025-06-05T19:40:00Z"/>
                <w:sz w:val="22"/>
                <w:szCs w:val="22"/>
              </w:rPr>
            </w:pPr>
            <w:del w:id="143" w:author="Matthew Levine" w:date="2025-06-05T15:40:00Z" w16du:dateUtc="2025-06-05T19:40:00Z">
              <w:r w:rsidDel="00A64AA3">
                <w:rPr>
                  <w:sz w:val="22"/>
                  <w:szCs w:val="22"/>
                </w:rPr>
                <w:delText>☐</w:delText>
              </w:r>
            </w:del>
          </w:p>
        </w:tc>
      </w:tr>
      <w:tr w:rsidR="00636B44" w:rsidDel="00314A75" w14:paraId="12EA6952" w14:textId="76EFDD1B" w:rsidTr="003B4636">
        <w:trPr>
          <w:del w:id="144" w:author="Matthew Levine" w:date="2025-06-05T15:41:00Z" w16du:dateUtc="2025-06-05T19:41:00Z"/>
        </w:trPr>
        <w:tc>
          <w:tcPr>
            <w:tcW w:w="7225" w:type="dxa"/>
            <w:tcBorders>
              <w:top w:val="single" w:sz="4" w:space="0" w:color="204F9C"/>
              <w:left w:val="single" w:sz="4" w:space="0" w:color="204F9C"/>
              <w:bottom w:val="single" w:sz="4" w:space="0" w:color="204F9C"/>
              <w:right w:val="single" w:sz="4" w:space="0" w:color="204F9C"/>
            </w:tcBorders>
          </w:tcPr>
          <w:p w14:paraId="53D8C24C" w14:textId="1499174C" w:rsidR="00636B44" w:rsidDel="00314A75" w:rsidRDefault="00930945">
            <w:pPr>
              <w:pBdr>
                <w:top w:val="nil"/>
                <w:left w:val="nil"/>
                <w:bottom w:val="nil"/>
                <w:right w:val="nil"/>
                <w:between w:val="nil"/>
              </w:pBdr>
              <w:spacing w:line="360" w:lineRule="auto"/>
              <w:rPr>
                <w:del w:id="145" w:author="Matthew Levine" w:date="2025-06-05T15:41:00Z" w16du:dateUtc="2025-06-05T19:41:00Z"/>
                <w:rFonts w:ascii="Calibri" w:eastAsia="Calibri" w:hAnsi="Calibri" w:cs="Calibri"/>
                <w:color w:val="000000"/>
                <w:sz w:val="22"/>
                <w:szCs w:val="22"/>
              </w:rPr>
            </w:pPr>
            <w:del w:id="146" w:author="Matthew Levine" w:date="2025-06-05T15:41:00Z" w16du:dateUtc="2025-06-05T19:41:00Z">
              <w:r w:rsidDel="00314A75">
                <w:rPr>
                  <w:rFonts w:ascii="Calibri" w:eastAsia="Calibri" w:hAnsi="Calibri" w:cs="Calibri"/>
                  <w:color w:val="000000"/>
                  <w:sz w:val="22"/>
                  <w:szCs w:val="22"/>
                </w:rPr>
                <w:delText>Most recent AML Audit report and related action plan for remediation (if applicable)</w:delText>
              </w:r>
            </w:del>
          </w:p>
          <w:p w14:paraId="3DA2CBE7" w14:textId="501F6ECA" w:rsidR="00636B44" w:rsidDel="00314A75" w:rsidRDefault="00636B44">
            <w:pPr>
              <w:ind w:right="6"/>
              <w:jc w:val="both"/>
              <w:rPr>
                <w:del w:id="147" w:author="Matthew Levine" w:date="2025-06-05T15:41:00Z" w16du:dateUtc="2025-06-05T19:41:00Z"/>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29754525" w14:textId="0E0F2AF6" w:rsidR="00636B44" w:rsidDel="00314A75" w:rsidRDefault="00930945">
            <w:pPr>
              <w:ind w:right="6"/>
              <w:jc w:val="both"/>
              <w:rPr>
                <w:del w:id="148" w:author="Matthew Levine" w:date="2025-06-05T15:41:00Z" w16du:dateUtc="2025-06-05T19:41:00Z"/>
                <w:sz w:val="22"/>
                <w:szCs w:val="22"/>
              </w:rPr>
            </w:pPr>
            <w:del w:id="149" w:author="Matthew Levine" w:date="2025-06-05T15:41:00Z" w16du:dateUtc="2025-06-05T19:41:00Z">
              <w:r w:rsidDel="00314A75">
                <w:rPr>
                  <w:rFonts w:ascii="MS Gothic" w:eastAsia="MS Gothic" w:hAnsi="MS Gothic" w:cs="MS Gothic"/>
                  <w:sz w:val="22"/>
                  <w:szCs w:val="22"/>
                </w:rPr>
                <w:delText>☐</w:delText>
              </w:r>
            </w:del>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0C0BFA3F" w:rsidR="00636B44" w:rsidRDefault="00930945">
      <w:pPr>
        <w:spacing w:before="0" w:after="0" w:line="240" w:lineRule="auto"/>
        <w:ind w:right="6"/>
        <w:jc w:val="both"/>
        <w:rPr>
          <w:sz w:val="22"/>
          <w:szCs w:val="22"/>
        </w:rPr>
      </w:pPr>
      <w:r>
        <w:rPr>
          <w:sz w:val="22"/>
          <w:szCs w:val="22"/>
        </w:rPr>
        <w:lastRenderedPageBreak/>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Payments 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Payments 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ED53" w14:textId="77777777" w:rsidR="00B4006F" w:rsidRDefault="00B4006F">
      <w:pPr>
        <w:spacing w:before="0" w:after="0" w:line="240" w:lineRule="auto"/>
      </w:pPr>
      <w:r>
        <w:separator/>
      </w:r>
    </w:p>
  </w:endnote>
  <w:endnote w:type="continuationSeparator" w:id="0">
    <w:p w14:paraId="54F5AB89" w14:textId="77777777" w:rsidR="00B4006F" w:rsidRDefault="00B400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4E47" w14:textId="77777777" w:rsidR="00B4006F" w:rsidRDefault="00B4006F">
      <w:pPr>
        <w:spacing w:before="0" w:after="0" w:line="240" w:lineRule="auto"/>
      </w:pPr>
      <w:r>
        <w:separator/>
      </w:r>
    </w:p>
  </w:footnote>
  <w:footnote w:type="continuationSeparator" w:id="0">
    <w:p w14:paraId="3428E6FB" w14:textId="77777777" w:rsidR="00B4006F" w:rsidRDefault="00B4006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2"/>
  </w:num>
  <w:num w:numId="2" w16cid:durableId="586498428">
    <w:abstractNumId w:val="5"/>
  </w:num>
  <w:num w:numId="3" w16cid:durableId="711346359">
    <w:abstractNumId w:val="13"/>
  </w:num>
  <w:num w:numId="4" w16cid:durableId="321205561">
    <w:abstractNumId w:val="10"/>
  </w:num>
  <w:num w:numId="5" w16cid:durableId="1600335967">
    <w:abstractNumId w:val="6"/>
  </w:num>
  <w:num w:numId="6" w16cid:durableId="549850578">
    <w:abstractNumId w:val="12"/>
  </w:num>
  <w:num w:numId="7" w16cid:durableId="642000739">
    <w:abstractNumId w:val="7"/>
  </w:num>
  <w:num w:numId="8" w16cid:durableId="2005472907">
    <w:abstractNumId w:val="3"/>
  </w:num>
  <w:num w:numId="9" w16cid:durableId="1040276294">
    <w:abstractNumId w:val="4"/>
  </w:num>
  <w:num w:numId="10" w16cid:durableId="765810503">
    <w:abstractNumId w:val="8"/>
  </w:num>
  <w:num w:numId="11" w16cid:durableId="2111123564">
    <w:abstractNumId w:val="0"/>
  </w:num>
  <w:num w:numId="12" w16cid:durableId="117653553">
    <w:abstractNumId w:val="11"/>
  </w:num>
  <w:num w:numId="13" w16cid:durableId="297692316">
    <w:abstractNumId w:val="9"/>
  </w:num>
  <w:num w:numId="14" w16cid:durableId="11147902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256BBB"/>
    <w:rsid w:val="00260268"/>
    <w:rsid w:val="0026253F"/>
    <w:rsid w:val="002D51BD"/>
    <w:rsid w:val="00313B7E"/>
    <w:rsid w:val="00314A75"/>
    <w:rsid w:val="0031654A"/>
    <w:rsid w:val="00380B3C"/>
    <w:rsid w:val="003B4636"/>
    <w:rsid w:val="00483D60"/>
    <w:rsid w:val="004A2ED1"/>
    <w:rsid w:val="004E26C8"/>
    <w:rsid w:val="00541D04"/>
    <w:rsid w:val="00636B44"/>
    <w:rsid w:val="006709B0"/>
    <w:rsid w:val="00771C01"/>
    <w:rsid w:val="007E7262"/>
    <w:rsid w:val="0092188A"/>
    <w:rsid w:val="00930945"/>
    <w:rsid w:val="00940D35"/>
    <w:rsid w:val="009A5B64"/>
    <w:rsid w:val="009C0A03"/>
    <w:rsid w:val="00A22947"/>
    <w:rsid w:val="00A64AA3"/>
    <w:rsid w:val="00AB4212"/>
    <w:rsid w:val="00AE3CA5"/>
    <w:rsid w:val="00B4006F"/>
    <w:rsid w:val="00B605E1"/>
    <w:rsid w:val="00BD1C91"/>
    <w:rsid w:val="00CC5527"/>
    <w:rsid w:val="00CF0486"/>
    <w:rsid w:val="00DA4D18"/>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Props1.xml><?xml version="1.0" encoding="utf-8"?>
<ds:datastoreItem xmlns:ds="http://schemas.openxmlformats.org/officeDocument/2006/customXml" ds:itemID="{54B0412C-3824-45D4-945B-CC82C5EC6359}">
  <ds:schemaRefs>
    <ds:schemaRef ds:uri="http://schemas.microsoft.com/office/2006/metadata/properties"/>
    <ds:schemaRef ds:uri="http://schemas.microsoft.com/office/infopath/2007/PartnerControls"/>
    <ds:schemaRef ds:uri="da0c6d79-a438-4994-a523-cbf97fae67eb"/>
    <ds:schemaRef ds:uri="019cb54d-0129-45e8-8332-5892cbdaaf8f"/>
  </ds:schemaRefs>
</ds:datastoreItem>
</file>

<file path=customXml/itemProps2.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3.xml><?xml version="1.0" encoding="utf-8"?>
<ds:datastoreItem xmlns:ds="http://schemas.openxmlformats.org/officeDocument/2006/customXml" ds:itemID="{ED73BDDE-E70C-4599-9369-449ADBAA08C5}"/>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2508</Words>
  <Characters>14300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17</cp:revision>
  <dcterms:created xsi:type="dcterms:W3CDTF">2025-06-05T19:16:00Z</dcterms:created>
  <dcterms:modified xsi:type="dcterms:W3CDTF">2025-06-05T19:52:00Z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