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B350F" w:rsidR="00A747FE" w:rsidP="792684EA" w:rsidRDefault="00A747FE" w14:paraId="36516A07" w14:textId="240C7D77">
      <w:pPr>
        <w:pStyle w:val="LetterReference"/>
        <w:rPr>
          <w:rStyle w:val="BookTitle"/>
          <w:rFonts w:eastAsia="游明朝" w:eastAsiaTheme="minorEastAsia"/>
          <w:b w:val="0"/>
          <w:bCs w:val="0"/>
          <w:sz w:val="20"/>
          <w:szCs w:val="20"/>
        </w:rPr>
      </w:pPr>
      <w:r w:rsidRPr="792684EA" w:rsidR="00A747FE">
        <w:rPr>
          <w:sz w:val="20"/>
          <w:szCs w:val="20"/>
        </w:rPr>
        <w:t>&lt;&lt;[</w:t>
      </w:r>
      <w:ins w:author="Diandra Bishop" w:date="2025-11-23T23:07:16.652Z" w:id="776297684">
        <w:r w:rsidRPr="792684EA" w:rsidR="10861A7A">
          <w:rPr>
            <w:sz w:val="20"/>
            <w:szCs w:val="20"/>
          </w:rPr>
          <w:t>24</w:t>
        </w:r>
      </w:ins>
      <w:del w:author="Diandra Bishop" w:date="2025-11-23T23:07:06.716Z" w:id="835083669">
        <w:r w:rsidRPr="792684EA" w:rsidDel="00A747FE">
          <w:rPr>
            <w:sz w:val="20"/>
            <w:szCs w:val="20"/>
          </w:rPr>
          <w:delText>day</w:delText>
        </w:r>
      </w:del>
      <w:r w:rsidRPr="792684EA" w:rsidR="00A747FE">
        <w:rPr>
          <w:sz w:val="20"/>
          <w:szCs w:val="20"/>
        </w:rPr>
        <w:t>] &gt;&gt; &lt;&lt;[month]&gt;&gt; &lt;&lt;[year]&gt;&gt;</w:t>
      </w:r>
    </w:p>
    <w:p w:rsidRPr="00AB350F" w:rsidR="00A747FE" w:rsidP="00A747FE" w:rsidRDefault="00A747FE" w14:paraId="6C5D71AC" w14:textId="5E78BEF4">
      <w:pPr>
        <w:pStyle w:val="Salutation1"/>
        <w:ind w:left="2160"/>
        <w:jc w:val="right"/>
        <w:rPr>
          <w:sz w:val="20"/>
          <w:szCs w:val="20"/>
        </w:rPr>
      </w:pPr>
      <w:r w:rsidRPr="00AB350F">
        <w:rPr>
          <w:sz w:val="20"/>
          <w:szCs w:val="20"/>
        </w:rPr>
        <w:t>Firm Reference: 2</w:t>
      </w:r>
      <w:r w:rsidR="00AB350F">
        <w:rPr>
          <w:sz w:val="20"/>
          <w:szCs w:val="20"/>
        </w:rPr>
        <w:t>5</w:t>
      </w:r>
      <w:r w:rsidRPr="00AB350F">
        <w:rPr>
          <w:sz w:val="20"/>
          <w:szCs w:val="20"/>
        </w:rPr>
        <w:t>-259-0000</w:t>
      </w:r>
      <w:r w:rsidR="00AB350F">
        <w:rPr>
          <w:sz w:val="20"/>
          <w:szCs w:val="20"/>
        </w:rPr>
        <w:t>2</w:t>
      </w:r>
    </w:p>
    <w:p w:rsidRPr="00837678" w:rsidR="00A747FE" w:rsidP="00A747FE" w:rsidRDefault="00A747FE" w14:paraId="1675266A" w14:textId="77777777">
      <w:pPr>
        <w:pStyle w:val="LetterBody"/>
        <w:rPr>
          <w:rStyle w:val="BookTitle"/>
          <w:b w:val="0"/>
          <w:bCs w:val="0"/>
        </w:rPr>
      </w:pPr>
      <w:r w:rsidRPr="00837678">
        <w:rPr>
          <w:b/>
        </w:rPr>
        <w:t>Transmitted Online</w:t>
      </w:r>
    </w:p>
    <w:p w:rsidRPr="00837678" w:rsidR="00A747FE" w:rsidP="00A747FE" w:rsidRDefault="00A747FE" w14:paraId="274F6E67" w14:textId="77777777">
      <w:pPr>
        <w:pStyle w:val="LetterAddressee"/>
        <w:rPr>
          <w:rStyle w:val="BookTitle"/>
          <w:b w:val="0"/>
          <w:bCs w:val="0"/>
        </w:rPr>
      </w:pPr>
      <w:r w:rsidRPr="00837678">
        <w:t>&lt;</w:t>
      </w:r>
      <w:proofErr w:type="gramStart"/>
      <w:r w:rsidRPr="00837678">
        <w:t>&lt;[</w:t>
      </w:r>
      <w:proofErr w:type="gramEnd"/>
      <w:r w:rsidRPr="00837678">
        <w:t>Client Name]&gt;&gt;</w:t>
      </w:r>
    </w:p>
    <w:p w:rsidRPr="00837678" w:rsidR="00A747FE" w:rsidP="00A747FE" w:rsidRDefault="00A747FE" w14:paraId="2D4B1A3E" w14:textId="77777777">
      <w:pPr>
        <w:pStyle w:val="LetterBody"/>
      </w:pPr>
    </w:p>
    <w:p w:rsidRPr="00A17A6B" w:rsidR="00A747FE" w:rsidP="00A747FE" w:rsidRDefault="00A747FE" w14:paraId="353A9889" w14:textId="77777777">
      <w:pPr>
        <w:pStyle w:val="Salutation1"/>
      </w:pPr>
      <w:r w:rsidRPr="00A17A6B">
        <w:t>Dear &lt;&lt;Salutation&gt;&gt; &lt;&lt;</w:t>
      </w:r>
      <w:r>
        <w:t>Client</w:t>
      </w:r>
      <w:r w:rsidRPr="00A17A6B">
        <w:t xml:space="preserve"> Surname</w:t>
      </w:r>
      <w:r w:rsidRPr="00E36E88">
        <w:t>&gt;&gt;</w:t>
      </w:r>
    </w:p>
    <w:p w:rsidRPr="003D36E3" w:rsidR="00A4075E" w:rsidP="00A4075E" w:rsidRDefault="00A4075E" w14:paraId="444F176A" w14:textId="02A29C42">
      <w:pPr>
        <w:pStyle w:val="Heading2"/>
        <w:rPr>
          <w:color w:val="000000" w:themeColor="text1"/>
        </w:rPr>
      </w:pPr>
      <w:r w:rsidRPr="003D36E3">
        <w:rPr>
          <w:color w:val="000000" w:themeColor="text1"/>
        </w:rPr>
        <w:t xml:space="preserve">RE: Engagement Agreement – Franchise </w:t>
      </w:r>
      <w:r>
        <w:rPr>
          <w:color w:val="000000" w:themeColor="text1"/>
        </w:rPr>
        <w:t xml:space="preserve">and Contract </w:t>
      </w:r>
      <w:r w:rsidRPr="003D36E3">
        <w:rPr>
          <w:color w:val="000000" w:themeColor="text1"/>
        </w:rPr>
        <w:t>Law Services</w:t>
      </w:r>
      <w:r w:rsidR="005C2B8E">
        <w:rPr>
          <w:color w:val="000000" w:themeColor="text1"/>
        </w:rPr>
        <w:t xml:space="preserve"> &amp; </w:t>
      </w:r>
      <w:r w:rsidRPr="003D36E3">
        <w:rPr>
          <w:color w:val="000000" w:themeColor="text1"/>
        </w:rPr>
        <w:t>Advi</w:t>
      </w:r>
      <w:r w:rsidR="00622B63">
        <w:rPr>
          <w:color w:val="000000" w:themeColor="text1"/>
        </w:rPr>
        <w:t>s</w:t>
      </w:r>
      <w:r w:rsidRPr="003D36E3">
        <w:rPr>
          <w:color w:val="000000" w:themeColor="text1"/>
        </w:rPr>
        <w:t xml:space="preserve">e </w:t>
      </w:r>
      <w:r w:rsidR="005C2B8E">
        <w:rPr>
          <w:color w:val="000000" w:themeColor="text1"/>
        </w:rPr>
        <w:t xml:space="preserve"> </w:t>
      </w:r>
    </w:p>
    <w:p w:rsidR="00A4075E" w:rsidP="00A4075E" w:rsidRDefault="00A4075E" w14:paraId="29420EA8" w14:textId="3A619409">
      <w:pPr>
        <w:pStyle w:val="LetterBody"/>
        <w:spacing w:line="240" w:lineRule="atLeast"/>
      </w:pPr>
      <w:r>
        <w:t>You have requested, and Levine Law (the “Firm”) has agreed to provide legal services (the “Services”), in connection with your proposed purchase of an existing franchised business, as set out in this letter.</w:t>
      </w:r>
    </w:p>
    <w:p w:rsidR="00A4075E" w:rsidP="00A4075E" w:rsidRDefault="00A4075E" w14:paraId="66391201" w14:textId="77777777">
      <w:pPr>
        <w:pStyle w:val="LetterBody"/>
        <w:spacing w:line="240" w:lineRule="atLeast"/>
      </w:pPr>
      <w:r>
        <w:t>Thank you for selecting our law firm for this work. The purpose of this letter is to: summarize and confirm the terms of our engagement; describe how services are provided, compensated, and if required, terminated. All services the Firm provides will be governed by the terms and conditions of this letter, unless we specifically agree otherwise.</w:t>
      </w:r>
    </w:p>
    <w:p w:rsidRPr="001C2738" w:rsidR="00187DB4" w:rsidRDefault="00656D2A" w14:paraId="61D3D2B8" w14:textId="55B6EA01">
      <w:pPr>
        <w:pStyle w:val="LetterBody"/>
      </w:pPr>
      <w:r>
        <w:t xml:space="preserve">  </w:t>
      </w:r>
    </w:p>
    <w:p w:rsidRPr="001C2738" w:rsidR="00187DB4" w:rsidRDefault="00084682" w14:paraId="1647D076" w14:textId="77777777">
      <w:pPr>
        <w:pStyle w:val="Heading3"/>
        <w:rPr>
          <w:color w:val="000000" w:themeColor="text1"/>
        </w:rPr>
      </w:pPr>
      <w:r w:rsidRPr="001C2738">
        <w:rPr>
          <w:color w:val="000000" w:themeColor="text1"/>
        </w:rPr>
        <w:t>Confirmation</w:t>
      </w:r>
    </w:p>
    <w:p w:rsidRPr="001C2738" w:rsidR="00187DB4" w:rsidRDefault="00084682" w14:paraId="5C14FCC2" w14:textId="77777777">
      <w:pPr>
        <w:pStyle w:val="LetterBody"/>
      </w:pPr>
      <w:r w:rsidRPr="001C2738">
        <w:t xml:space="preserve">If you are in agreement, please send back a signed copy of the current page at your earliest convenience and no later than one week from the date of this letter. A digital scan or electronic signature is sufficient. </w:t>
      </w:r>
    </w:p>
    <w:p w:rsidRPr="001C2738" w:rsidR="00187DB4" w:rsidRDefault="00084682" w14:paraId="2C3179AA" w14:textId="77777777">
      <w:pPr>
        <w:pStyle w:val="LetterBody"/>
      </w:pPr>
      <w:r w:rsidRPr="001C2738">
        <w:t>Thank you. We look forward to assisting you with your important matter(s).</w:t>
      </w:r>
    </w:p>
    <w:p w:rsidR="00187DB4" w:rsidRDefault="00084682" w14:paraId="01154AC6" w14:textId="77777777">
      <w:pPr>
        <w:pStyle w:val="Salutation1"/>
      </w:pPr>
      <w:r>
        <w:t>Yours truly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2"/>
        <w:gridCol w:w="4494"/>
      </w:tblGrid>
      <w:tr w:rsidR="00187DB4" w14:paraId="2F912ACE" w14:textId="77777777">
        <w:tc>
          <w:tcPr>
            <w:tcW w:w="4675" w:type="dxa"/>
          </w:tcPr>
          <w:p w:rsidR="00187DB4" w:rsidRDefault="00084682" w14:paraId="28E24381" w14:textId="77777777">
            <w:pPr>
              <w:pStyle w:val="LetterBody"/>
              <w:spacing w:line="240" w:lineRule="auto"/>
              <w:rPr>
                <w:b/>
                <w:bCs/>
              </w:rPr>
            </w:pPr>
            <w:r>
              <w:rPr>
                <w:b/>
                <w:bCs/>
                <w:noProof/>
                <w:lang w:eastAsia="zh-CN"/>
              </w:rPr>
              <w:drawing>
                <wp:anchor distT="0" distB="0" distL="114300" distR="114300" simplePos="0" relativeHeight="251660288" behindDoc="1" locked="0" layoutInCell="1" allowOverlap="1" wp14:anchorId="080E22FF" wp14:editId="21615400">
                  <wp:simplePos x="0" y="0"/>
                  <wp:positionH relativeFrom="margin">
                    <wp:posOffset>17780</wp:posOffset>
                  </wp:positionH>
                  <wp:positionV relativeFrom="paragraph">
                    <wp:posOffset>151765</wp:posOffset>
                  </wp:positionV>
                  <wp:extent cx="1567815" cy="637540"/>
                  <wp:effectExtent l="0" t="0" r="0" b="0"/>
                  <wp:wrapNone/>
                  <wp:docPr id="1544165372" name="Picture 2" descr="A picture containing dark, night sky&#10;&#10;Description automatically generated"/>
                  <wp:cNvGraphicFramePr/>
                  <a:graphic xmlns:a="http://schemas.openxmlformats.org/drawingml/2006/main">
                    <a:graphicData uri="http://schemas.openxmlformats.org/drawingml/2006/picture">
                      <pic:pic xmlns:pic="http://schemas.openxmlformats.org/drawingml/2006/picture">
                        <pic:nvPicPr>
                          <pic:cNvPr id="1544165372" name="Picture 2" descr="A picture containing dark, night sky&#10;&#10;Description automatically generated"/>
                          <pic:cNvPicPr/>
                        </pic:nvPicPr>
                        <pic:blipFill>
                          <a:blip r:embed="rId12" cstate="print">
                            <a:extLst>
                              <a:ext uri="{28A0092B-C50C-407E-A947-70E740481C1C}">
                                <a14:useLocalDpi xmlns:a14="http://schemas.microsoft.com/office/drawing/2010/main" val="0"/>
                              </a:ext>
                            </a:extLst>
                          </a:blip>
                          <a:srcRect l="9859" t="24109" r="11297" b="18861"/>
                          <a:stretch>
                            <a:fillRect/>
                          </a:stretch>
                        </pic:blipFill>
                        <pic:spPr>
                          <a:xfrm>
                            <a:off x="0" y="0"/>
                            <a:ext cx="1567543" cy="637782"/>
                          </a:xfrm>
                          <a:prstGeom prst="rect">
                            <a:avLst/>
                          </a:prstGeom>
                          <a:noFill/>
                          <a:ln>
                            <a:noFill/>
                          </a:ln>
                        </pic:spPr>
                      </pic:pic>
                    </a:graphicData>
                  </a:graphic>
                </wp:anchor>
              </w:drawing>
            </w:r>
            <w:r>
              <w:rPr>
                <w:b/>
                <w:bCs/>
              </w:rPr>
              <w:t xml:space="preserve">LEVINE LAW </w:t>
            </w:r>
          </w:p>
          <w:p w:rsidR="00187DB4" w:rsidRDefault="00187DB4" w14:paraId="0B4480D6" w14:textId="77777777">
            <w:pPr>
              <w:tabs>
                <w:tab w:val="left" w:pos="7020"/>
              </w:tabs>
              <w:autoSpaceDE w:val="0"/>
              <w:autoSpaceDN w:val="0"/>
              <w:adjustRightInd w:val="0"/>
              <w:spacing w:before="240" w:line="276" w:lineRule="auto"/>
            </w:pPr>
          </w:p>
          <w:p w:rsidR="00187DB4" w:rsidRDefault="00084682" w14:paraId="5E0F4FF8" w14:textId="77777777">
            <w:pPr>
              <w:spacing w:line="240" w:lineRule="auto"/>
              <w:rPr>
                <w:color w:val="000000" w:themeColor="text1"/>
              </w:rPr>
            </w:pPr>
            <w:r>
              <w:rPr>
                <w:color w:val="000000" w:themeColor="text1"/>
              </w:rPr>
              <w:t>Matthew AJ Levine</w:t>
            </w:r>
          </w:p>
        </w:tc>
        <w:tc>
          <w:tcPr>
            <w:tcW w:w="4675" w:type="dxa"/>
          </w:tcPr>
          <w:p w:rsidR="00187DB4" w:rsidRDefault="00187DB4" w14:paraId="0C7BC476" w14:textId="77777777">
            <w:pPr>
              <w:spacing w:line="240" w:lineRule="auto"/>
              <w:jc w:val="center"/>
              <w:rPr>
                <w:b/>
                <w:bCs/>
                <w:color w:val="000000" w:themeColor="text1"/>
              </w:rPr>
            </w:pPr>
          </w:p>
          <w:p w:rsidR="00187DB4" w:rsidRDefault="00187DB4" w14:paraId="032C991F" w14:textId="77777777">
            <w:pPr>
              <w:spacing w:line="240" w:lineRule="auto"/>
              <w:jc w:val="center"/>
              <w:rPr>
                <w:b/>
                <w:bCs/>
                <w:color w:val="000000" w:themeColor="text1"/>
              </w:rPr>
            </w:pPr>
          </w:p>
          <w:p w:rsidR="00187DB4" w:rsidRDefault="00187DB4" w14:paraId="60FADADB" w14:textId="77777777">
            <w:pPr>
              <w:spacing w:line="240" w:lineRule="auto"/>
              <w:rPr>
                <w:color w:val="000000" w:themeColor="text1"/>
              </w:rPr>
            </w:pPr>
          </w:p>
          <w:p w:rsidR="00187DB4" w:rsidP="00656D2A" w:rsidRDefault="00084682" w14:paraId="401099D3" w14:textId="42C73A4E">
            <w:pPr>
              <w:spacing w:line="240" w:lineRule="auto"/>
              <w:rPr>
                <w:rStyle w:val="BookTitle1"/>
                <w:rFonts w:eastAsiaTheme="minorHAnsi"/>
                <w:b w:val="0"/>
                <w:bCs w:val="0"/>
              </w:rPr>
            </w:pPr>
            <w:r>
              <w:rPr>
                <w:color w:val="000000" w:themeColor="text1"/>
              </w:rPr>
              <w:t xml:space="preserve"> </w:t>
            </w:r>
            <w:r w:rsidR="00656D2A">
              <w:rPr>
                <w:color w:val="000000" w:themeColor="text1"/>
              </w:rPr>
              <w:t xml:space="preserve"> </w:t>
            </w:r>
          </w:p>
          <w:p w:rsidR="00187DB4" w:rsidRDefault="00187DB4" w14:paraId="57EA0D7D" w14:textId="77777777">
            <w:pPr>
              <w:pStyle w:val="LetterBody"/>
              <w:spacing w:before="0" w:after="0" w:line="240" w:lineRule="auto"/>
              <w:rPr>
                <w:shd w:val="clear" w:color="auto" w:fill="FFFFFF"/>
              </w:rPr>
            </w:pPr>
          </w:p>
          <w:p w:rsidR="00187DB4" w:rsidRDefault="00187DB4" w14:paraId="49146C72" w14:textId="77777777">
            <w:pPr>
              <w:pStyle w:val="LetterBody"/>
              <w:spacing w:before="0" w:after="0" w:line="240" w:lineRule="auto"/>
            </w:pPr>
          </w:p>
        </w:tc>
      </w:tr>
    </w:tbl>
    <w:p w:rsidR="00187DB4" w:rsidP="00D73932" w:rsidRDefault="00187DB4" w14:paraId="50044FD6" w14:textId="7191C5BC">
      <w:pPr>
        <w:pStyle w:val="Schedule1"/>
        <w:sectPr w:rsidR="00187DB4" w:rsidSect="0097090B">
          <w:footerReference w:type="default" r:id="rId13"/>
          <w:headerReference w:type="first" r:id="rId14"/>
          <w:footerReference w:type="first" r:id="rId15"/>
          <w:pgSz w:w="11906" w:h="16838" w:orient="portrait"/>
          <w:pgMar w:top="1440" w:right="1440" w:bottom="1440" w:left="1440" w:header="288" w:footer="288" w:gutter="0"/>
          <w:cols w:space="708"/>
          <w:titlePg/>
          <w:docGrid w:linePitch="360"/>
        </w:sectPr>
      </w:pPr>
    </w:p>
    <w:p w:rsidR="00187DB4" w:rsidRDefault="00656D2A" w14:paraId="763FC8FA" w14:textId="7405DCE1">
      <w:pPr>
        <w:pStyle w:val="Subtitle"/>
        <w:rPr>
          <w:color w:val="000000" w:themeColor="text1"/>
        </w:rPr>
      </w:pPr>
      <w:r>
        <w:rPr>
          <w:color w:val="000000" w:themeColor="text1"/>
        </w:rPr>
        <w:lastRenderedPageBreak/>
        <w:t xml:space="preserve"> </w:t>
      </w:r>
    </w:p>
    <w:sectPr w:rsidR="00187DB4" w:rsidSect="009A1A31">
      <w:headerReference w:type="default" r:id="rId16"/>
      <w:footerReference w:type="default" r:id="rId17"/>
      <w:headerReference w:type="first" r:id="rId18"/>
      <w:footerReference w:type="first" r:id="rId19"/>
      <w:pgSz w:w="11906" w:h="16838" w:orient="portrait"/>
      <w:pgMar w:top="1440" w:right="1440" w:bottom="1440" w:left="1440" w:header="54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2C0B" w:rsidRDefault="009D2C0B" w14:paraId="0E016FD0" w14:textId="77777777">
      <w:pPr>
        <w:spacing w:line="240" w:lineRule="auto"/>
      </w:pPr>
      <w:r>
        <w:separator/>
      </w:r>
    </w:p>
  </w:endnote>
  <w:endnote w:type="continuationSeparator" w:id="0">
    <w:p w:rsidR="009D2C0B" w:rsidRDefault="009D2C0B" w14:paraId="5D424EC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05"/>
      <w:gridCol w:w="3005"/>
      <w:gridCol w:w="3005"/>
    </w:tblGrid>
    <w:tr w:rsidR="00187DB4" w14:paraId="394E99B3" w14:textId="77777777">
      <w:trPr>
        <w:trHeight w:val="300"/>
      </w:trPr>
      <w:tc>
        <w:tcPr>
          <w:tcW w:w="3005" w:type="dxa"/>
        </w:tcPr>
        <w:p w:rsidR="00187DB4" w:rsidRDefault="00187DB4" w14:paraId="7CC14E33" w14:textId="77777777">
          <w:pPr>
            <w:pStyle w:val="Header"/>
            <w:ind w:left="-115"/>
            <w:jc w:val="left"/>
          </w:pPr>
        </w:p>
      </w:tc>
      <w:tc>
        <w:tcPr>
          <w:tcW w:w="3005" w:type="dxa"/>
        </w:tcPr>
        <w:p w:rsidR="00187DB4" w:rsidRDefault="00187DB4" w14:paraId="1EE204EC" w14:textId="77777777">
          <w:pPr>
            <w:pStyle w:val="Header"/>
            <w:jc w:val="center"/>
          </w:pPr>
        </w:p>
      </w:tc>
      <w:tc>
        <w:tcPr>
          <w:tcW w:w="3005" w:type="dxa"/>
        </w:tcPr>
        <w:p w:rsidR="00187DB4" w:rsidRDefault="00187DB4" w14:paraId="5FE39817" w14:textId="77777777">
          <w:pPr>
            <w:pStyle w:val="Header"/>
            <w:ind w:right="-115"/>
            <w:jc w:val="right"/>
          </w:pPr>
        </w:p>
      </w:tc>
    </w:tr>
  </w:tbl>
  <w:p w:rsidR="00187DB4" w:rsidRDefault="00187DB4" w14:paraId="176B3EB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05"/>
      <w:gridCol w:w="3005"/>
      <w:gridCol w:w="3005"/>
    </w:tblGrid>
    <w:tr w:rsidR="00187DB4" w14:paraId="268A6EA3" w14:textId="77777777">
      <w:trPr>
        <w:trHeight w:val="300"/>
      </w:trPr>
      <w:tc>
        <w:tcPr>
          <w:tcW w:w="3005" w:type="dxa"/>
        </w:tcPr>
        <w:p w:rsidR="00187DB4" w:rsidRDefault="00187DB4" w14:paraId="0B7DB7DA" w14:textId="77777777">
          <w:pPr>
            <w:pStyle w:val="Header"/>
            <w:ind w:left="-115"/>
            <w:jc w:val="left"/>
          </w:pPr>
        </w:p>
      </w:tc>
      <w:tc>
        <w:tcPr>
          <w:tcW w:w="3005" w:type="dxa"/>
        </w:tcPr>
        <w:p w:rsidR="00187DB4" w:rsidRDefault="00187DB4" w14:paraId="7102CD88" w14:textId="77777777">
          <w:pPr>
            <w:pStyle w:val="Header"/>
            <w:jc w:val="center"/>
          </w:pPr>
        </w:p>
      </w:tc>
      <w:tc>
        <w:tcPr>
          <w:tcW w:w="3005" w:type="dxa"/>
        </w:tcPr>
        <w:p w:rsidR="00187DB4" w:rsidRDefault="00187DB4" w14:paraId="1393C21C" w14:textId="77777777">
          <w:pPr>
            <w:pStyle w:val="Header"/>
            <w:ind w:right="-115"/>
            <w:jc w:val="right"/>
          </w:pPr>
        </w:p>
      </w:tc>
    </w:tr>
  </w:tbl>
  <w:p w:rsidR="00187DB4" w:rsidRDefault="00187DB4" w14:paraId="27C31B1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3ECD" w:rsidP="00373ECD" w:rsidRDefault="00373ECD" w14:paraId="3C90D9E5" w14:textId="4B442AB0">
    <w:pPr>
      <w:pStyle w:val="LetterBody"/>
    </w:pPr>
    <w:r w:rsidRPr="00AD6ACD">
      <w:t>If you have any questions regarding billing, please contact our office using the contact information above.</w:t>
    </w:r>
    <w:r w:rsidRPr="00AD6ACD" w:rsidDel="00AD6ACD">
      <w:t xml:space="preserve"> </w:t>
    </w:r>
  </w:p>
  <w:p w:rsidR="00187DB4" w:rsidP="00373ECD" w:rsidRDefault="00373ECD" w14:paraId="626CC5F9" w14:textId="427D09E1">
    <w:pPr>
      <w:pStyle w:val="LetterBody"/>
    </w:pPr>
    <w:r>
      <w:t>Upon collection, this form will be stored securely in accordance with applicable privacy and data protection laws.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05"/>
      <w:gridCol w:w="3005"/>
      <w:gridCol w:w="3005"/>
    </w:tblGrid>
    <w:tr w:rsidR="00187DB4" w14:paraId="10C8C316" w14:textId="77777777">
      <w:trPr>
        <w:trHeight w:val="300"/>
      </w:trPr>
      <w:tc>
        <w:tcPr>
          <w:tcW w:w="3005" w:type="dxa"/>
        </w:tcPr>
        <w:p w:rsidR="00187DB4" w:rsidRDefault="00187DB4" w14:paraId="0937BF1F" w14:textId="77777777">
          <w:pPr>
            <w:pStyle w:val="Header"/>
            <w:ind w:left="-115"/>
            <w:jc w:val="left"/>
          </w:pPr>
        </w:p>
      </w:tc>
      <w:tc>
        <w:tcPr>
          <w:tcW w:w="3005" w:type="dxa"/>
        </w:tcPr>
        <w:p w:rsidR="00187DB4" w:rsidRDefault="00187DB4" w14:paraId="3AABBD3D" w14:textId="77777777">
          <w:pPr>
            <w:pStyle w:val="Header"/>
            <w:jc w:val="center"/>
          </w:pPr>
        </w:p>
      </w:tc>
      <w:tc>
        <w:tcPr>
          <w:tcW w:w="3005" w:type="dxa"/>
        </w:tcPr>
        <w:p w:rsidR="00187DB4" w:rsidRDefault="00187DB4" w14:paraId="698790BE" w14:textId="77777777">
          <w:pPr>
            <w:pStyle w:val="Header"/>
            <w:ind w:right="-115"/>
            <w:jc w:val="right"/>
          </w:pPr>
        </w:p>
      </w:tc>
    </w:tr>
  </w:tbl>
  <w:p w:rsidR="00187DB4" w:rsidRDefault="00187DB4" w14:paraId="00F0D25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2C0B" w:rsidRDefault="009D2C0B" w14:paraId="4A800614" w14:textId="77777777">
      <w:pPr>
        <w:spacing w:after="0"/>
      </w:pPr>
      <w:r>
        <w:separator/>
      </w:r>
    </w:p>
  </w:footnote>
  <w:footnote w:type="continuationSeparator" w:id="0">
    <w:p w:rsidR="009D2C0B" w:rsidRDefault="009D2C0B" w14:paraId="45B0D75A"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4357" w:type="dxa"/>
      <w:tblInd w:w="-180" w:type="dxa"/>
      <w:tblLayout w:type="fixed"/>
      <w:tblLook w:val="04A0" w:firstRow="1" w:lastRow="0" w:firstColumn="1" w:lastColumn="0" w:noHBand="0" w:noVBand="1"/>
    </w:tblPr>
    <w:tblGrid>
      <w:gridCol w:w="4357"/>
    </w:tblGrid>
    <w:tr w:rsidR="00187DB4" w14:paraId="4AC21171" w14:textId="77777777">
      <w:trPr>
        <w:trHeight w:val="1709"/>
      </w:trPr>
      <w:tc>
        <w:tcPr>
          <w:tcW w:w="4357" w:type="dxa"/>
        </w:tcPr>
        <w:p w:rsidR="00187DB4" w:rsidRDefault="00084682" w14:paraId="4BC0CAC5" w14:textId="77777777">
          <w:pPr>
            <w:spacing w:line="240" w:lineRule="auto"/>
            <w:jc w:val="left"/>
            <w:rPr>
              <w:sz w:val="20"/>
              <w:szCs w:val="20"/>
            </w:rPr>
          </w:pPr>
          <w:r>
            <w:rPr>
              <w:rFonts w:eastAsia="Times New Roman"/>
              <w:b/>
              <w:bCs/>
              <w:color w:val="000000" w:themeColor="text1"/>
              <w:sz w:val="20"/>
              <w:szCs w:val="20"/>
            </w:rPr>
            <w:t xml:space="preserve"> </w:t>
          </w:r>
        </w:p>
        <w:p w:rsidR="00187DB4" w:rsidRDefault="00D15CE7" w14:paraId="3E2FCC6C" w14:textId="1F20828F">
          <w:pPr>
            <w:pStyle w:val="Header"/>
            <w:jc w:val="center"/>
          </w:pPr>
          <w:r>
            <w:rPr>
              <w:noProof/>
              <w:lang w:eastAsia="zh-CN"/>
            </w:rPr>
            <mc:AlternateContent>
              <mc:Choice Requires="wps">
                <w:drawing>
                  <wp:anchor distT="0" distB="0" distL="114300" distR="114300" simplePos="0" relativeHeight="251662336" behindDoc="0" locked="0" layoutInCell="1" allowOverlap="1" wp14:anchorId="68A2C075" wp14:editId="0877FE6C">
                    <wp:simplePos x="0" y="0"/>
                    <wp:positionH relativeFrom="column">
                      <wp:posOffset>-68581</wp:posOffset>
                    </wp:positionH>
                    <wp:positionV relativeFrom="paragraph">
                      <wp:posOffset>128270</wp:posOffset>
                    </wp:positionV>
                    <wp:extent cx="2721429" cy="228600"/>
                    <wp:effectExtent l="0" t="0" r="0" b="0"/>
                    <wp:wrapNone/>
                    <wp:docPr id="2145299877" name="Text Box 9"/>
                    <wp:cNvGraphicFramePr/>
                    <a:graphic xmlns:a="http://schemas.openxmlformats.org/drawingml/2006/main">
                      <a:graphicData uri="http://schemas.microsoft.com/office/word/2010/wordprocessingShape">
                        <wps:wsp>
                          <wps:cNvSpPr txBox="1"/>
                          <wps:spPr>
                            <a:xfrm>
                              <a:off x="0" y="0"/>
                              <a:ext cx="2721429" cy="228600"/>
                            </a:xfrm>
                            <a:prstGeom prst="rect">
                              <a:avLst/>
                            </a:prstGeom>
                            <a:noFill/>
                            <a:ln w="6350">
                              <a:noFill/>
                            </a:ln>
                          </wps:spPr>
                          <wps:txbx>
                            <w:txbxContent>
                              <w:p w:rsidR="00187DB4" w:rsidRDefault="00084682" w14:paraId="54B1F03C" w14:textId="1AC4563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Pr="00D15CE7" w:rsidR="00D15CE7">
                                  <w:rPr>
                                    <w:rFonts w:eastAsia="Times New Roman"/>
                                    <w:b/>
                                    <w:bCs/>
                                    <w:color w:val="002060"/>
                                    <w:sz w:val="20"/>
                                    <w:szCs w:val="20"/>
                                  </w:rPr>
                                  <w:t>Levine Law (Barristers &amp; Solicitors)</w:t>
                                </w:r>
                              </w:p>
                              <w:p w:rsidR="00187DB4" w:rsidRDefault="00187DB4" w14:paraId="495A1BCB" w14:textId="7777777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id="_x0000_t202" coordsize="21600,21600" o:spt="202" path="m,l,21600r21600,l21600,xe" w14:anchorId="68A2C075">
                    <v:stroke joinstyle="miter"/>
                    <v:path gradientshapeok="t" o:connecttype="rect"/>
                  </v:shapetype>
                  <v:shape id="Text Box 9" style="position:absolute;left:0;text-align:left;margin-left:-5.4pt;margin-top:10.1pt;width:214.3pt;height:1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">
                    <v:textbox>
                      <w:txbxContent>
                        <w:p w:rsidR="00187DB4" w:rsidRDefault="00084682" w14:paraId="54B1F03C" w14:textId="1AC4563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Pr="00D15CE7" w:rsidR="00D15CE7">
                            <w:rPr>
                              <w:rFonts w:eastAsia="Times New Roman"/>
                              <w:b/>
                              <w:bCs/>
                              <w:color w:val="002060"/>
                              <w:sz w:val="20"/>
                              <w:szCs w:val="20"/>
                            </w:rPr>
                            <w:t>Levine Law (Barristers &amp; Solicitors)</w:t>
                          </w:r>
                        </w:p>
                        <w:p w:rsidR="00187DB4" w:rsidRDefault="00187DB4" w14:paraId="495A1BCB" w14:textId="77777777"/>
                      </w:txbxContent>
                    </v:textbox>
                  </v:shape>
                </w:pict>
              </mc:Fallback>
            </mc:AlternateContent>
          </w:r>
          <w:r w:rsidR="00084682">
            <w:rPr>
              <w:rFonts w:eastAsia="Times New Roman"/>
              <w:b/>
              <w:bCs/>
              <w:noProof/>
              <w:color w:val="000000" w:themeColor="text1"/>
              <w:sz w:val="20"/>
              <w:szCs w:val="20"/>
              <w:lang w:eastAsia="zh-CN"/>
            </w:rPr>
            <mc:AlternateContent>
              <mc:Choice Requires="wpg">
                <w:drawing>
                  <wp:anchor distT="0" distB="0" distL="114300" distR="114300" simplePos="0" relativeHeight="251661312" behindDoc="0" locked="0" layoutInCell="1" allowOverlap="1" wp14:anchorId="31F1FC4B" wp14:editId="5807F052">
                    <wp:simplePos x="0" y="0"/>
                    <wp:positionH relativeFrom="column">
                      <wp:posOffset>60325</wp:posOffset>
                    </wp:positionH>
                    <wp:positionV relativeFrom="paragraph">
                      <wp:posOffset>41275</wp:posOffset>
                    </wp:positionV>
                    <wp:extent cx="5731510" cy="909955"/>
                    <wp:effectExtent l="0" t="0" r="3175" b="4445"/>
                    <wp:wrapNone/>
                    <wp:docPr id="63079387" name="Group 8"/>
                    <wp:cNvGraphicFramePr/>
                    <a:graphic xmlns:a="http://schemas.openxmlformats.org/drawingml/2006/main">
                      <a:graphicData uri="http://schemas.microsoft.com/office/word/2010/wordprocessingGroup">
                        <wpg:wgp>
                          <wpg:cNvGrpSpPr/>
                          <wpg:grpSpPr>
                            <a:xfrm>
                              <a:off x="0" y="0"/>
                              <a:ext cx="5731507" cy="909955"/>
                              <a:chOff x="0" y="0"/>
                              <a:chExt cx="5703901" cy="909956"/>
                            </a:xfrm>
                          </wpg:grpSpPr>
                          <pic:pic xmlns:pic="http://schemas.openxmlformats.org/drawingml/2006/picture">
                            <pic:nvPicPr>
                              <pic:cNvPr id="672599040" name="Picture 105631801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4121938" y="0"/>
                                <a:ext cx="1581963" cy="882650"/>
                              </a:xfrm>
                              <a:prstGeom prst="rect">
                                <a:avLst/>
                              </a:prstGeom>
                            </pic:spPr>
                          </pic:pic>
                          <wpg:grpSp>
                            <wpg:cNvPr id="193219171" name="Group 7"/>
                            <wpg:cNvGrpSpPr/>
                            <wpg:grpSpPr>
                              <a:xfrm>
                                <a:off x="0" y="122768"/>
                                <a:ext cx="2967352" cy="787188"/>
                                <a:chOff x="0" y="-232921"/>
                                <a:chExt cx="3506098" cy="787489"/>
                              </a:xfrm>
                              <a:noFill/>
                            </wpg:grpSpPr>
                            <wps:wsp>
                              <wps:cNvPr id="1069492234" name="Text Box 1"/>
                              <wps:cNvSpPr txBox="1"/>
                              <wps:spPr>
                                <a:xfrm>
                                  <a:off x="57139" y="-232921"/>
                                  <a:ext cx="3448959" cy="787489"/>
                                </a:xfrm>
                                <a:prstGeom prst="rect">
                                  <a:avLst/>
                                </a:prstGeom>
                                <a:grpFill/>
                                <a:ln w="6350">
                                  <a:noFill/>
                                </a:ln>
                              </wps:spPr>
                              <wps:txbx>
                                <w:txbxContent>
                                  <w:p w:rsidR="00187DB4" w:rsidRDefault="00187DB4" w14:paraId="4DCB61E3" w14:textId="77777777">
                                    <w:pPr>
                                      <w:rPr>
                                        <w:rFonts w:eastAsia="Times New Roman"/>
                                        <w:color w:val="0070C0"/>
                                        <w:sz w:val="20"/>
                                        <w:szCs w:val="20"/>
                                      </w:rPr>
                                    </w:pPr>
                                  </w:p>
                                  <w:p w:rsidR="00187DB4" w:rsidRDefault="00084682" w14:paraId="0E771251" w14:textId="792D53AC">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Pr="00D15CE7" w:rsidR="00D15CE7">
                                      <w:rPr>
                                        <w:rFonts w:eastAsia="Times New Roman"/>
                                        <w:color w:val="002060"/>
                                        <w:sz w:val="20"/>
                                        <w:szCs w:val="20"/>
                                      </w:rPr>
                                      <w:t>office@levinelegal.ca</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53828981" name="Picture 2" descr="A blue envelope with black line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761" y="400050"/>
                                  <a:ext cx="114619" cy="106680"/>
                                </a:xfrm>
                                <a:prstGeom prst="rect">
                                  <a:avLst/>
                                </a:prstGeom>
                                <a:grpFill/>
                                <a:ln>
                                  <a:noFill/>
                                </a:ln>
                              </pic:spPr>
                            </pic:pic>
                            <pic:pic xmlns:pic="http://schemas.openxmlformats.org/drawingml/2006/picture">
                              <pic:nvPicPr>
                                <pic:cNvPr id="997093755" name="Picture 3" descr="A blue pin with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66675"/>
                                  <a:ext cx="119380" cy="119380"/>
                                </a:xfrm>
                                <a:prstGeom prst="rect">
                                  <a:avLst/>
                                </a:prstGeom>
                                <a:grpFill/>
                                <a:ln>
                                  <a:noFill/>
                                </a:ln>
                              </pic:spPr>
                            </pic:pic>
                            <pic:pic xmlns:pic="http://schemas.openxmlformats.org/drawingml/2006/picture">
                              <pic:nvPicPr>
                                <pic:cNvPr id="1922513509" name="Picture 4" descr="A blue telephone receiver on a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7144" y="228600"/>
                                  <a:ext cx="104775" cy="104775"/>
                                </a:xfrm>
                                <a:prstGeom prst="rect">
                                  <a:avLst/>
                                </a:prstGeom>
                                <a:grpFill/>
                                <a:ln>
                                  <a:noFill/>
                                </a:ln>
                              </pic:spPr>
                            </pic:pic>
                          </wpg:grpSp>
                        </wpg:wgp>
                      </a:graphicData>
                    </a:graphic>
                  </wp:anchor>
                </w:drawing>
              </mc:Choice>
              <mc:Fallback>
                <w:pict>
                  <v:group id="Group 8" style="position:absolute;left:0;text-align:left;margin-left:4.75pt;margin-top:3.25pt;width:451.3pt;height:71.65pt;z-index:251661312" coordsize="57039,9099" o:spid="_x0000_s1027" w14:anchorId="31F1FC4B"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&#13;&#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056318011" style="position:absolute;left:41219;width:15820;height:8826;visibility:visible;mso-wrap-style:square" o:spid="_x0000_s1028"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">
                      <v:imagedata o:title="" r:id="rId5"/>
                    </v:shape>
                    <v:group id="Group 7" style="position:absolute;top:1227;width:29673;height:7872" coordsize="35060,7874" coordorigin=",-2329" o:spid="_x0000_s10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">
                      <v:shape id="Text Box 1" style="position:absolute;left:571;top:-2329;width:34489;height:7874;visibility:visible;mso-wrap-style:square;v-text-anchor:top" o:spid="_x0000_s1030" filled="f" stroked="f"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">
                        <v:textbox>
                          <w:txbxContent>
                            <w:p w:rsidR="00187DB4" w:rsidRDefault="00187DB4" w14:paraId="4DCB61E3" w14:textId="77777777">
                              <w:pPr>
                                <w:rPr>
                                  <w:rFonts w:eastAsia="Times New Roman"/>
                                  <w:color w:val="0070C0"/>
                                  <w:sz w:val="20"/>
                                  <w:szCs w:val="20"/>
                                </w:rPr>
                              </w:pPr>
                            </w:p>
                            <w:p w:rsidR="00187DB4" w:rsidRDefault="00084682" w14:paraId="0E771251" w14:textId="792D53AC">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Pr="00D15CE7" w:rsidR="00D15CE7">
                                <w:rPr>
                                  <w:rFonts w:eastAsia="Times New Roman"/>
                                  <w:color w:val="002060"/>
                                  <w:sz w:val="20"/>
                                  <w:szCs w:val="20"/>
                                </w:rPr>
                                <w:t>office@levinelegal.ca</w:t>
                              </w:r>
                            </w:p>
                          </w:txbxContent>
                        </v:textbox>
                      </v:shape>
                      <v:shape id="Picture 2" style="position:absolute;left:47;top:4000;width:1146;height:1067;visibility:visible;mso-wrap-style:square" alt="A blue envelope with black lines&#10;&#10;Description automatically generated" o:spid="_x0000_s1031"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">
                        <v:imagedata o:title="A blue envelope with black lines&#10;&#10;Description automatically generated" r:id="rId6"/>
                      </v:shape>
                      <v:shape id="Picture 3" style="position:absolute;top:666;width:1193;height:1194;visibility:visible;mso-wrap-style:square" alt="A blue pin with a black background&#10;&#10;Description automatically generated" o:spid="_x0000_s1032"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">
                        <v:imagedata o:title="A blue pin with a black background&#10;&#10;Description automatically generated" r:id="rId7"/>
                      </v:shape>
                      <v:shape id="Picture 4" style="position:absolute;left:71;top:2286;width:1048;height:1047;visibility:visible;mso-wrap-style:square" alt="A blue telephone receiver on a black background&#10;&#10;Description automatically generated" o:spid="_x0000_s1033"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">
                        <v:imagedata o:title="A blue telephone receiver on a black background&#10;&#10;Description automatically generated" r:id="rId8"/>
                      </v:shape>
                    </v:group>
                  </v:group>
                </w:pict>
              </mc:Fallback>
            </mc:AlternateContent>
          </w:r>
        </w:p>
      </w:tc>
    </w:tr>
  </w:tbl>
  <w:p w:rsidR="00187DB4" w:rsidRDefault="00187DB4" w14:paraId="1223FD76" w14:textId="77777777">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4357" w:type="dxa"/>
      <w:tblInd w:w="-180" w:type="dxa"/>
      <w:tblLayout w:type="fixed"/>
      <w:tblLook w:val="04A0" w:firstRow="1" w:lastRow="0" w:firstColumn="1" w:lastColumn="0" w:noHBand="0" w:noVBand="1"/>
    </w:tblPr>
    <w:tblGrid>
      <w:gridCol w:w="4357"/>
    </w:tblGrid>
    <w:tr w:rsidR="009A1A31" w:rsidTr="001A7E09" w14:paraId="4491CD77" w14:textId="77777777">
      <w:trPr>
        <w:trHeight w:val="1709"/>
      </w:trPr>
      <w:tc>
        <w:tcPr>
          <w:tcW w:w="4357" w:type="dxa"/>
        </w:tcPr>
        <w:p w:rsidR="009A1A31" w:rsidP="009A1A31" w:rsidRDefault="009A1A31" w14:paraId="3AC5EEF9" w14:textId="77777777">
          <w:pPr>
            <w:spacing w:line="240" w:lineRule="auto"/>
            <w:jc w:val="left"/>
            <w:rPr>
              <w:sz w:val="20"/>
              <w:szCs w:val="20"/>
            </w:rPr>
          </w:pPr>
        </w:p>
        <w:p w:rsidR="009A1A31" w:rsidP="009A1A31" w:rsidRDefault="00D15CE7" w14:paraId="566D9249" w14:textId="0DB7A824">
          <w:pPr>
            <w:pStyle w:val="Header"/>
            <w:jc w:val="center"/>
          </w:pPr>
          <w:r>
            <w:rPr>
              <w:noProof/>
              <w:lang w:eastAsia="zh-CN"/>
            </w:rPr>
            <mc:AlternateContent>
              <mc:Choice Requires="wps">
                <w:drawing>
                  <wp:anchor distT="0" distB="0" distL="114300" distR="114300" simplePos="0" relativeHeight="251665408" behindDoc="0" locked="0" layoutInCell="1" allowOverlap="1" wp14:anchorId="3F864BDC" wp14:editId="69FF92AD">
                    <wp:simplePos x="0" y="0"/>
                    <wp:positionH relativeFrom="column">
                      <wp:posOffset>-68581</wp:posOffset>
                    </wp:positionH>
                    <wp:positionV relativeFrom="paragraph">
                      <wp:posOffset>131536</wp:posOffset>
                    </wp:positionV>
                    <wp:extent cx="2688771" cy="228600"/>
                    <wp:effectExtent l="0" t="0" r="0" b="0"/>
                    <wp:wrapNone/>
                    <wp:docPr id="24" name="Text Box 9"/>
                    <wp:cNvGraphicFramePr/>
                    <a:graphic xmlns:a="http://schemas.openxmlformats.org/drawingml/2006/main">
                      <a:graphicData uri="http://schemas.microsoft.com/office/word/2010/wordprocessingShape">
                        <wps:wsp>
                          <wps:cNvSpPr txBox="1"/>
                          <wps:spPr>
                            <a:xfrm>
                              <a:off x="0" y="0"/>
                              <a:ext cx="2688771" cy="228600"/>
                            </a:xfrm>
                            <a:prstGeom prst="rect">
                              <a:avLst/>
                            </a:prstGeom>
                            <a:noFill/>
                            <a:ln w="6350">
                              <a:noFill/>
                            </a:ln>
                          </wps:spPr>
                          <wps:txbx>
                            <w:txbxContent>
                              <w:p w:rsidR="009A1A31" w:rsidP="009A1A31" w:rsidRDefault="009A1A31" w14:paraId="7274CA1A" w14:textId="5AEFF4C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Pr="00D15CE7" w:rsidR="00D15CE7">
                                  <w:rPr>
                                    <w:rFonts w:eastAsia="Times New Roman"/>
                                    <w:b/>
                                    <w:bCs/>
                                    <w:color w:val="002060"/>
                                    <w:sz w:val="20"/>
                                    <w:szCs w:val="20"/>
                                  </w:rPr>
                                  <w:t>Levine Law (Barristers &amp; Solicitors)</w:t>
                                </w:r>
                              </w:p>
                              <w:p w:rsidR="009A1A31" w:rsidP="009A1A31" w:rsidRDefault="009A1A31" w14:paraId="057A2ABB" w14:textId="7777777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id="_x0000_t202" coordsize="21600,21600" o:spt="202" path="m,l,21600r21600,l21600,xe" w14:anchorId="3F864BDC">
                    <v:stroke joinstyle="miter"/>
                    <v:path gradientshapeok="t" o:connecttype="rect"/>
                  </v:shapetype>
                  <v:shape id="_x0000_s1034" style="position:absolute;left:0;text-align:left;margin-left:-5.4pt;margin-top:10.35pt;width:211.7pt;height:1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">
                    <v:textbox>
                      <w:txbxContent>
                        <w:p w:rsidR="009A1A31" w:rsidP="009A1A31" w:rsidRDefault="009A1A31" w14:paraId="7274CA1A" w14:textId="5AEFF4C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Pr="00D15CE7" w:rsidR="00D15CE7">
                            <w:rPr>
                              <w:rFonts w:eastAsia="Times New Roman"/>
                              <w:b/>
                              <w:bCs/>
                              <w:color w:val="002060"/>
                              <w:sz w:val="20"/>
                              <w:szCs w:val="20"/>
                            </w:rPr>
                            <w:t>Levine Law (Barristers &amp; Solicitors)</w:t>
                          </w:r>
                        </w:p>
                        <w:p w:rsidR="009A1A31" w:rsidP="009A1A31" w:rsidRDefault="009A1A31" w14:paraId="057A2ABB" w14:textId="77777777"/>
                      </w:txbxContent>
                    </v:textbox>
                  </v:shape>
                </w:pict>
              </mc:Fallback>
            </mc:AlternateContent>
          </w:r>
          <w:r w:rsidR="009A1A31">
            <w:rPr>
              <w:rFonts w:eastAsia="Times New Roman"/>
              <w:b/>
              <w:bCs/>
              <w:noProof/>
              <w:color w:val="000000" w:themeColor="text1"/>
              <w:sz w:val="20"/>
              <w:szCs w:val="20"/>
              <w:lang w:eastAsia="zh-CN"/>
            </w:rPr>
            <mc:AlternateContent>
              <mc:Choice Requires="wpg">
                <w:drawing>
                  <wp:anchor distT="0" distB="0" distL="114300" distR="114300" simplePos="0" relativeHeight="251664384" behindDoc="0" locked="0" layoutInCell="1" allowOverlap="1" wp14:anchorId="7172272A" wp14:editId="6E917227">
                    <wp:simplePos x="0" y="0"/>
                    <wp:positionH relativeFrom="column">
                      <wp:posOffset>60325</wp:posOffset>
                    </wp:positionH>
                    <wp:positionV relativeFrom="paragraph">
                      <wp:posOffset>41275</wp:posOffset>
                    </wp:positionV>
                    <wp:extent cx="5731510" cy="909955"/>
                    <wp:effectExtent l="0" t="0" r="3175" b="4445"/>
                    <wp:wrapNone/>
                    <wp:docPr id="17" name="Group 8"/>
                    <wp:cNvGraphicFramePr/>
                    <a:graphic xmlns:a="http://schemas.openxmlformats.org/drawingml/2006/main">
                      <a:graphicData uri="http://schemas.microsoft.com/office/word/2010/wordprocessingGroup">
                        <wpg:wgp>
                          <wpg:cNvGrpSpPr/>
                          <wpg:grpSpPr>
                            <a:xfrm>
                              <a:off x="0" y="0"/>
                              <a:ext cx="5731507" cy="909955"/>
                              <a:chOff x="0" y="0"/>
                              <a:chExt cx="5703901" cy="909956"/>
                            </a:xfrm>
                          </wpg:grpSpPr>
                          <pic:pic xmlns:pic="http://schemas.openxmlformats.org/drawingml/2006/picture">
                            <pic:nvPicPr>
                              <pic:cNvPr id="18" name="Picture 105631801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4121938" y="0"/>
                                <a:ext cx="1581963" cy="882650"/>
                              </a:xfrm>
                              <a:prstGeom prst="rect">
                                <a:avLst/>
                              </a:prstGeom>
                            </pic:spPr>
                          </pic:pic>
                          <wpg:grpSp>
                            <wpg:cNvPr id="19" name="Group 7"/>
                            <wpg:cNvGrpSpPr/>
                            <wpg:grpSpPr>
                              <a:xfrm>
                                <a:off x="0" y="122768"/>
                                <a:ext cx="2967352" cy="787188"/>
                                <a:chOff x="0" y="-232921"/>
                                <a:chExt cx="3506098" cy="787489"/>
                              </a:xfrm>
                              <a:noFill/>
                            </wpg:grpSpPr>
                            <wps:wsp>
                              <wps:cNvPr id="20" name="Text Box 1"/>
                              <wps:cNvSpPr txBox="1"/>
                              <wps:spPr>
                                <a:xfrm>
                                  <a:off x="57139" y="-232921"/>
                                  <a:ext cx="3448959" cy="787489"/>
                                </a:xfrm>
                                <a:prstGeom prst="rect">
                                  <a:avLst/>
                                </a:prstGeom>
                                <a:grpFill/>
                                <a:ln w="6350">
                                  <a:noFill/>
                                </a:ln>
                              </wps:spPr>
                              <wps:txbx>
                                <w:txbxContent>
                                  <w:p w:rsidR="009A1A31" w:rsidP="009A1A31" w:rsidRDefault="009A1A31" w14:paraId="5358AF32" w14:textId="77777777">
                                    <w:pPr>
                                      <w:rPr>
                                        <w:rFonts w:eastAsia="Times New Roman"/>
                                        <w:color w:val="0070C0"/>
                                        <w:sz w:val="20"/>
                                        <w:szCs w:val="20"/>
                                      </w:rPr>
                                    </w:pPr>
                                  </w:p>
                                  <w:p w:rsidR="009A1A31" w:rsidP="009A1A31" w:rsidRDefault="009A1A31" w14:paraId="0C45F280" w14:textId="428F5E79">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Pr="00D15CE7" w:rsidR="00D15CE7">
                                      <w:rPr>
                                        <w:rFonts w:eastAsia="Times New Roman"/>
                                        <w:color w:val="002060"/>
                                        <w:sz w:val="20"/>
                                        <w:szCs w:val="20"/>
                                      </w:rPr>
                                      <w:t>office@levinelegal.ca</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1" name="Picture 2" descr="A blue envelope with black line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761" y="400050"/>
                                  <a:ext cx="114619" cy="106680"/>
                                </a:xfrm>
                                <a:prstGeom prst="rect">
                                  <a:avLst/>
                                </a:prstGeom>
                                <a:grpFill/>
                                <a:ln>
                                  <a:noFill/>
                                </a:ln>
                              </pic:spPr>
                            </pic:pic>
                            <pic:pic xmlns:pic="http://schemas.openxmlformats.org/drawingml/2006/picture">
                              <pic:nvPicPr>
                                <pic:cNvPr id="22" name="Picture 3" descr="A blue pin with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66675"/>
                                  <a:ext cx="119380" cy="119380"/>
                                </a:xfrm>
                                <a:prstGeom prst="rect">
                                  <a:avLst/>
                                </a:prstGeom>
                                <a:grpFill/>
                                <a:ln>
                                  <a:noFill/>
                                </a:ln>
                              </pic:spPr>
                            </pic:pic>
                            <pic:pic xmlns:pic="http://schemas.openxmlformats.org/drawingml/2006/picture">
                              <pic:nvPicPr>
                                <pic:cNvPr id="23" name="Picture 4" descr="A blue telephone receiver on a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7144" y="228600"/>
                                  <a:ext cx="104775" cy="104775"/>
                                </a:xfrm>
                                <a:prstGeom prst="rect">
                                  <a:avLst/>
                                </a:prstGeom>
                                <a:grpFill/>
                                <a:ln>
                                  <a:noFill/>
                                </a:ln>
                              </pic:spPr>
                            </pic:pic>
                          </wpg:grpSp>
                        </wpg:wgp>
                      </a:graphicData>
                    </a:graphic>
                  </wp:anchor>
                </w:drawing>
              </mc:Choice>
              <mc:Fallback>
                <w:pict>
                  <v:group id="_x0000_s1035" style="position:absolute;left:0;text-align:left;margin-left:4.75pt;margin-top:3.25pt;width:451.3pt;height:71.65pt;z-index:251664384" coordsize="57039,9099" w14:anchorId="7172272A"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&#13;&#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056318011" style="position:absolute;left:41219;width:15820;height:8826;visibility:visible;mso-wrap-style:square" o:spid="_x0000_s1036"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">
                      <v:imagedata o:title="" r:id="rId5"/>
                    </v:shape>
                    <v:group id="Group 7" style="position:absolute;top:1227;width:29673;height:7872" coordsize="35060,7874" coordorigin=",-2329" o:spid="_x0000_s1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shape id="Text Box 1" style="position:absolute;left:571;top:-2329;width:34489;height:7874;visibility:visible;mso-wrap-style:square;v-text-anchor:top" o:spid="_x0000_s1038" filled="f" stroked="f"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">
                        <v:textbox>
                          <w:txbxContent>
                            <w:p w:rsidR="009A1A31" w:rsidP="009A1A31" w:rsidRDefault="009A1A31" w14:paraId="5358AF32" w14:textId="77777777">
                              <w:pPr>
                                <w:rPr>
                                  <w:rFonts w:eastAsia="Times New Roman"/>
                                  <w:color w:val="0070C0"/>
                                  <w:sz w:val="20"/>
                                  <w:szCs w:val="20"/>
                                </w:rPr>
                              </w:pPr>
                            </w:p>
                            <w:p w:rsidR="009A1A31" w:rsidP="009A1A31" w:rsidRDefault="009A1A31" w14:paraId="0C45F280" w14:textId="428F5E79">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Pr="00D15CE7" w:rsidR="00D15CE7">
                                <w:rPr>
                                  <w:rFonts w:eastAsia="Times New Roman"/>
                                  <w:color w:val="002060"/>
                                  <w:sz w:val="20"/>
                                  <w:szCs w:val="20"/>
                                </w:rPr>
                                <w:t>office@levinelegal.ca</w:t>
                              </w:r>
                            </w:p>
                          </w:txbxContent>
                        </v:textbox>
                      </v:shape>
                      <v:shape id="Picture 2" style="position:absolute;left:47;top:4000;width:1146;height:1067;visibility:visible;mso-wrap-style:square" alt="A blue envelope with black lines&#10;&#10;Description automatically generated" o:spid="_x0000_s1039"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">
                        <v:imagedata o:title="A blue envelope with black lines&#10;&#10;Description automatically generated" r:id="rId6"/>
                      </v:shape>
                      <v:shape id="Picture 3" style="position:absolute;top:666;width:1193;height:1194;visibility:visible;mso-wrap-style:square" alt="A blue pin with a black background&#10;&#10;Description automatically generated" o:spid="_x0000_s1040"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">
                        <v:imagedata o:title="A blue pin with a black background&#10;&#10;Description automatically generated" r:id="rId7"/>
                      </v:shape>
                      <v:shape id="Picture 4" style="position:absolute;left:71;top:2286;width:1048;height:1047;visibility:visible;mso-wrap-style:square" alt="A blue telephone receiver on a black background&#10;&#10;Description automatically generated" o:spid="_x0000_s1041"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">
                        <v:imagedata o:title="A blue telephone receiver on a black background&#10;&#10;Description automatically generated" r:id="rId8"/>
                      </v:shape>
                    </v:group>
                  </v:group>
                </w:pict>
              </mc:Fallback>
            </mc:AlternateContent>
          </w:r>
        </w:p>
      </w:tc>
    </w:tr>
  </w:tbl>
  <w:p w:rsidR="00187DB4" w:rsidP="009A1A31" w:rsidRDefault="00187DB4" w14:paraId="630B7265" w14:textId="36246C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05"/>
      <w:gridCol w:w="3005"/>
      <w:gridCol w:w="3005"/>
    </w:tblGrid>
    <w:tr w:rsidR="00187DB4" w14:paraId="6EF127B7" w14:textId="77777777">
      <w:trPr>
        <w:trHeight w:val="300"/>
      </w:trPr>
      <w:tc>
        <w:tcPr>
          <w:tcW w:w="3005" w:type="dxa"/>
        </w:tcPr>
        <w:p w:rsidR="00187DB4" w:rsidRDefault="00187DB4" w14:paraId="027E5515" w14:textId="77777777">
          <w:pPr>
            <w:pStyle w:val="Header"/>
            <w:ind w:left="-115"/>
            <w:jc w:val="left"/>
          </w:pPr>
        </w:p>
      </w:tc>
      <w:tc>
        <w:tcPr>
          <w:tcW w:w="3005" w:type="dxa"/>
        </w:tcPr>
        <w:p w:rsidR="00187DB4" w:rsidRDefault="00187DB4" w14:paraId="4392B1A4" w14:textId="77777777">
          <w:pPr>
            <w:pStyle w:val="Header"/>
            <w:jc w:val="center"/>
          </w:pPr>
        </w:p>
      </w:tc>
      <w:tc>
        <w:tcPr>
          <w:tcW w:w="3005" w:type="dxa"/>
        </w:tcPr>
        <w:p w:rsidR="00187DB4" w:rsidRDefault="00187DB4" w14:paraId="6DB5B517" w14:textId="77777777">
          <w:pPr>
            <w:pStyle w:val="Header"/>
            <w:ind w:right="-115"/>
            <w:jc w:val="right"/>
          </w:pPr>
        </w:p>
      </w:tc>
    </w:tr>
  </w:tbl>
  <w:p w:rsidR="00187DB4" w:rsidRDefault="00187DB4" w14:paraId="348D9B21"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FFFFF82"/>
    <w:lvl w:ilvl="0">
      <w:start w:val="1"/>
      <w:numFmt w:val="bullet"/>
      <w:pStyle w:val="ListBullet3"/>
      <w:lvlText w:val="o"/>
      <w:lvlJc w:val="left"/>
      <w:pPr>
        <w:ind w:left="926" w:hanging="360"/>
      </w:pPr>
      <w:rPr>
        <w:rFonts w:hint="default" w:ascii="Courier New" w:hAnsi="Courier New" w:cs="Courier New"/>
      </w:rPr>
    </w:lvl>
  </w:abstractNum>
  <w:abstractNum w:abstractNumId="1" w15:restartNumberingAfterBreak="0">
    <w:nsid w:val="01B06A34"/>
    <w:multiLevelType w:val="hybridMultilevel"/>
    <w:tmpl w:val="430694A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387026"/>
    <w:multiLevelType w:val="multilevel"/>
    <w:tmpl w:val="043870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4A6905"/>
    <w:multiLevelType w:val="hybridMultilevel"/>
    <w:tmpl w:val="0986D19A"/>
    <w:lvl w:ilvl="0" w:tplc="D2A0D4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27D11"/>
    <w:multiLevelType w:val="hybridMultilevel"/>
    <w:tmpl w:val="430694AE"/>
    <w:lvl w:ilvl="0" w:tplc="D2A0D4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9873CF"/>
    <w:multiLevelType w:val="hybridMultilevel"/>
    <w:tmpl w:val="E076D430"/>
    <w:lvl w:ilvl="0" w:tplc="5A387A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7D2DC4"/>
    <w:multiLevelType w:val="multilevel"/>
    <w:tmpl w:val="487D2DC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4C5F25F5"/>
    <w:multiLevelType w:val="multilevel"/>
    <w:tmpl w:val="4C5F25F5"/>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61ED1AF2"/>
    <w:multiLevelType w:val="multilevel"/>
    <w:tmpl w:val="61ED1AF2"/>
    <w:lvl w:ilvl="0">
      <w:start w:val="1"/>
      <w:numFmt w:val="bullet"/>
      <w:pStyle w:val="ListBullet2"/>
      <w:lvlText w:val=""/>
      <w:lvlJc w:val="left"/>
      <w:pPr>
        <w:ind w:left="1800" w:hanging="360"/>
      </w:pPr>
      <w:rPr>
        <w:rFonts w:hint="default" w:ascii="Symbol" w:hAnsi="Symbol"/>
      </w:rPr>
    </w:lvl>
    <w:lvl w:ilvl="1">
      <w:start w:val="1"/>
      <w:numFmt w:val="bullet"/>
      <w:lvlText w:val="o"/>
      <w:lvlJc w:val="left"/>
      <w:pPr>
        <w:ind w:left="2520" w:hanging="360"/>
      </w:pPr>
      <w:rPr>
        <w:rFonts w:hint="default" w:ascii="Courier New" w:hAnsi="Courier New" w:cs="Courier New"/>
      </w:rPr>
    </w:lvl>
    <w:lvl w:ilvl="2">
      <w:start w:val="1"/>
      <w:numFmt w:val="bullet"/>
      <w:lvlText w:val=""/>
      <w:lvlJc w:val="left"/>
      <w:pPr>
        <w:ind w:left="3240" w:hanging="360"/>
      </w:pPr>
      <w:rPr>
        <w:rFonts w:hint="default" w:ascii="Wingdings" w:hAnsi="Wingdings"/>
      </w:rPr>
    </w:lvl>
    <w:lvl w:ilvl="3">
      <w:start w:val="1"/>
      <w:numFmt w:val="bullet"/>
      <w:lvlText w:val=""/>
      <w:lvlJc w:val="left"/>
      <w:pPr>
        <w:ind w:left="3960" w:hanging="360"/>
      </w:pPr>
      <w:rPr>
        <w:rFonts w:hint="default" w:ascii="Symbol" w:hAnsi="Symbol"/>
      </w:rPr>
    </w:lvl>
    <w:lvl w:ilvl="4">
      <w:start w:val="1"/>
      <w:numFmt w:val="bullet"/>
      <w:lvlText w:val="o"/>
      <w:lvlJc w:val="left"/>
      <w:pPr>
        <w:ind w:left="4680" w:hanging="360"/>
      </w:pPr>
      <w:rPr>
        <w:rFonts w:hint="default" w:ascii="Courier New" w:hAnsi="Courier New" w:cs="Courier New"/>
      </w:rPr>
    </w:lvl>
    <w:lvl w:ilvl="5">
      <w:start w:val="1"/>
      <w:numFmt w:val="bullet"/>
      <w:lvlText w:val=""/>
      <w:lvlJc w:val="left"/>
      <w:pPr>
        <w:ind w:left="5400" w:hanging="360"/>
      </w:pPr>
      <w:rPr>
        <w:rFonts w:hint="default" w:ascii="Wingdings" w:hAnsi="Wingdings"/>
      </w:rPr>
    </w:lvl>
    <w:lvl w:ilvl="6">
      <w:start w:val="1"/>
      <w:numFmt w:val="bullet"/>
      <w:lvlText w:val=""/>
      <w:lvlJc w:val="left"/>
      <w:pPr>
        <w:ind w:left="6120" w:hanging="360"/>
      </w:pPr>
      <w:rPr>
        <w:rFonts w:hint="default" w:ascii="Symbol" w:hAnsi="Symbol"/>
      </w:rPr>
    </w:lvl>
    <w:lvl w:ilvl="7">
      <w:start w:val="1"/>
      <w:numFmt w:val="bullet"/>
      <w:lvlText w:val="o"/>
      <w:lvlJc w:val="left"/>
      <w:pPr>
        <w:ind w:left="6840" w:hanging="360"/>
      </w:pPr>
      <w:rPr>
        <w:rFonts w:hint="default" w:ascii="Courier New" w:hAnsi="Courier New" w:cs="Courier New"/>
      </w:rPr>
    </w:lvl>
    <w:lvl w:ilvl="8">
      <w:start w:val="1"/>
      <w:numFmt w:val="bullet"/>
      <w:lvlText w:val=""/>
      <w:lvlJc w:val="left"/>
      <w:pPr>
        <w:ind w:left="7560" w:hanging="360"/>
      </w:pPr>
      <w:rPr>
        <w:rFonts w:hint="default" w:ascii="Wingdings" w:hAnsi="Wingdings"/>
      </w:rPr>
    </w:lvl>
  </w:abstractNum>
  <w:abstractNum w:abstractNumId="9" w15:restartNumberingAfterBreak="0">
    <w:nsid w:val="760C071C"/>
    <w:multiLevelType w:val="multilevel"/>
    <w:tmpl w:val="760C071C"/>
    <w:lvl w:ilvl="0">
      <w:start w:val="1"/>
      <w:numFmt w:val="decimal"/>
      <w:pStyle w:val="ListParagraph"/>
      <w:lvlText w:val="%1."/>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872958128">
    <w:abstractNumId w:val="8"/>
  </w:num>
  <w:num w:numId="2" w16cid:durableId="1858617306">
    <w:abstractNumId w:val="0"/>
  </w:num>
  <w:num w:numId="3" w16cid:durableId="1536195352">
    <w:abstractNumId w:val="9"/>
  </w:num>
  <w:num w:numId="4" w16cid:durableId="1854488684">
    <w:abstractNumId w:val="2"/>
  </w:num>
  <w:num w:numId="5" w16cid:durableId="2027049531">
    <w:abstractNumId w:val="7"/>
  </w:num>
  <w:num w:numId="6" w16cid:durableId="648442714">
    <w:abstractNumId w:val="6"/>
  </w:num>
  <w:num w:numId="7" w16cid:durableId="1091781599">
    <w:abstractNumId w:val="3"/>
  </w:num>
  <w:num w:numId="8" w16cid:durableId="1102728579">
    <w:abstractNumId w:val="5"/>
  </w:num>
  <w:num w:numId="9" w16cid:durableId="1154881751">
    <w:abstractNumId w:val="4"/>
  </w:num>
  <w:num w:numId="10" w16cid:durableId="1344016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true"/>
  <w:defaultTabStop w:val="720"/>
  <w:characterSpacingControl w:val="doNotCompress"/>
  <w:hdrShapeDefaults>
    <o:shapedefaults v:ext="edit" spidmax="6145"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D9"/>
    <w:rsid w:val="000054C8"/>
    <w:rsid w:val="00006714"/>
    <w:rsid w:val="000116EF"/>
    <w:rsid w:val="00013C59"/>
    <w:rsid w:val="000200B0"/>
    <w:rsid w:val="00021D21"/>
    <w:rsid w:val="000231CB"/>
    <w:rsid w:val="000239D0"/>
    <w:rsid w:val="00035D0C"/>
    <w:rsid w:val="000362BE"/>
    <w:rsid w:val="00040780"/>
    <w:rsid w:val="0004216D"/>
    <w:rsid w:val="0004440D"/>
    <w:rsid w:val="00044630"/>
    <w:rsid w:val="00046241"/>
    <w:rsid w:val="000462E9"/>
    <w:rsid w:val="000476C3"/>
    <w:rsid w:val="00050080"/>
    <w:rsid w:val="00050CFD"/>
    <w:rsid w:val="00053B19"/>
    <w:rsid w:val="00055F81"/>
    <w:rsid w:val="00063725"/>
    <w:rsid w:val="00064022"/>
    <w:rsid w:val="000721DE"/>
    <w:rsid w:val="0008082E"/>
    <w:rsid w:val="00084682"/>
    <w:rsid w:val="00085683"/>
    <w:rsid w:val="00090DBE"/>
    <w:rsid w:val="00094980"/>
    <w:rsid w:val="00096840"/>
    <w:rsid w:val="000A4F23"/>
    <w:rsid w:val="000B024D"/>
    <w:rsid w:val="000B6F06"/>
    <w:rsid w:val="000D42A9"/>
    <w:rsid w:val="000E1CB2"/>
    <w:rsid w:val="000E4EA3"/>
    <w:rsid w:val="000E7825"/>
    <w:rsid w:val="000F1E75"/>
    <w:rsid w:val="000F3B2C"/>
    <w:rsid w:val="000F590C"/>
    <w:rsid w:val="00105D31"/>
    <w:rsid w:val="001062A0"/>
    <w:rsid w:val="00106E3F"/>
    <w:rsid w:val="001156D6"/>
    <w:rsid w:val="00117D11"/>
    <w:rsid w:val="00122216"/>
    <w:rsid w:val="00122A25"/>
    <w:rsid w:val="00133A84"/>
    <w:rsid w:val="00137EF3"/>
    <w:rsid w:val="00140C17"/>
    <w:rsid w:val="00142128"/>
    <w:rsid w:val="001454A5"/>
    <w:rsid w:val="001459BE"/>
    <w:rsid w:val="00150C69"/>
    <w:rsid w:val="00151628"/>
    <w:rsid w:val="0015186C"/>
    <w:rsid w:val="00152AC5"/>
    <w:rsid w:val="00155823"/>
    <w:rsid w:val="00157984"/>
    <w:rsid w:val="00172663"/>
    <w:rsid w:val="001820DB"/>
    <w:rsid w:val="00183619"/>
    <w:rsid w:val="00187DB4"/>
    <w:rsid w:val="00187EB5"/>
    <w:rsid w:val="001975A6"/>
    <w:rsid w:val="001A4B20"/>
    <w:rsid w:val="001B2FDD"/>
    <w:rsid w:val="001C2738"/>
    <w:rsid w:val="001C7D41"/>
    <w:rsid w:val="001D110B"/>
    <w:rsid w:val="001D3B7C"/>
    <w:rsid w:val="001D689F"/>
    <w:rsid w:val="001E022D"/>
    <w:rsid w:val="001E10CC"/>
    <w:rsid w:val="001E3993"/>
    <w:rsid w:val="001F0EC3"/>
    <w:rsid w:val="00200D04"/>
    <w:rsid w:val="00201E18"/>
    <w:rsid w:val="00202F45"/>
    <w:rsid w:val="00203C7B"/>
    <w:rsid w:val="0020663A"/>
    <w:rsid w:val="00207853"/>
    <w:rsid w:val="002110CF"/>
    <w:rsid w:val="0022457F"/>
    <w:rsid w:val="00247ACD"/>
    <w:rsid w:val="00253DEB"/>
    <w:rsid w:val="002662F2"/>
    <w:rsid w:val="002718B5"/>
    <w:rsid w:val="00271D2E"/>
    <w:rsid w:val="00282835"/>
    <w:rsid w:val="002829FB"/>
    <w:rsid w:val="00291525"/>
    <w:rsid w:val="00293343"/>
    <w:rsid w:val="0029355C"/>
    <w:rsid w:val="002A530E"/>
    <w:rsid w:val="002A6EEB"/>
    <w:rsid w:val="002B4C6E"/>
    <w:rsid w:val="002C0CB6"/>
    <w:rsid w:val="002D20C1"/>
    <w:rsid w:val="002D4970"/>
    <w:rsid w:val="002D7DB9"/>
    <w:rsid w:val="002E0546"/>
    <w:rsid w:val="002F082C"/>
    <w:rsid w:val="002F22DF"/>
    <w:rsid w:val="002F622F"/>
    <w:rsid w:val="00301188"/>
    <w:rsid w:val="00303F91"/>
    <w:rsid w:val="00304CF1"/>
    <w:rsid w:val="00313B7E"/>
    <w:rsid w:val="00313C6D"/>
    <w:rsid w:val="0033144F"/>
    <w:rsid w:val="0033728A"/>
    <w:rsid w:val="0034147C"/>
    <w:rsid w:val="0034348E"/>
    <w:rsid w:val="0034412B"/>
    <w:rsid w:val="00357333"/>
    <w:rsid w:val="00361408"/>
    <w:rsid w:val="003653EB"/>
    <w:rsid w:val="00373ECD"/>
    <w:rsid w:val="00374835"/>
    <w:rsid w:val="00376A2A"/>
    <w:rsid w:val="0037788F"/>
    <w:rsid w:val="0039053F"/>
    <w:rsid w:val="00395AA3"/>
    <w:rsid w:val="0039631A"/>
    <w:rsid w:val="003A5158"/>
    <w:rsid w:val="003A7297"/>
    <w:rsid w:val="003B18E3"/>
    <w:rsid w:val="003B76BC"/>
    <w:rsid w:val="003C3E16"/>
    <w:rsid w:val="003E0667"/>
    <w:rsid w:val="003E1424"/>
    <w:rsid w:val="003E6543"/>
    <w:rsid w:val="003F670E"/>
    <w:rsid w:val="00410F56"/>
    <w:rsid w:val="00412516"/>
    <w:rsid w:val="00413C21"/>
    <w:rsid w:val="0041783C"/>
    <w:rsid w:val="00421241"/>
    <w:rsid w:val="00436C3D"/>
    <w:rsid w:val="00437C60"/>
    <w:rsid w:val="00441E51"/>
    <w:rsid w:val="00457D92"/>
    <w:rsid w:val="00462A07"/>
    <w:rsid w:val="004635FB"/>
    <w:rsid w:val="00464D3E"/>
    <w:rsid w:val="004650D0"/>
    <w:rsid w:val="004657C6"/>
    <w:rsid w:val="004661F3"/>
    <w:rsid w:val="00466C9F"/>
    <w:rsid w:val="00476D3C"/>
    <w:rsid w:val="00480918"/>
    <w:rsid w:val="00481925"/>
    <w:rsid w:val="004823EC"/>
    <w:rsid w:val="00486AA1"/>
    <w:rsid w:val="0049200A"/>
    <w:rsid w:val="0049239E"/>
    <w:rsid w:val="00494840"/>
    <w:rsid w:val="00495509"/>
    <w:rsid w:val="0049690B"/>
    <w:rsid w:val="004A4F8F"/>
    <w:rsid w:val="004A63C7"/>
    <w:rsid w:val="004B280B"/>
    <w:rsid w:val="004B49B6"/>
    <w:rsid w:val="004C3357"/>
    <w:rsid w:val="004C4008"/>
    <w:rsid w:val="004C4345"/>
    <w:rsid w:val="004D3273"/>
    <w:rsid w:val="004D76F2"/>
    <w:rsid w:val="004E1F26"/>
    <w:rsid w:val="004F27D3"/>
    <w:rsid w:val="004F7AB5"/>
    <w:rsid w:val="005065E5"/>
    <w:rsid w:val="00507A6B"/>
    <w:rsid w:val="00512E86"/>
    <w:rsid w:val="005240B8"/>
    <w:rsid w:val="00526DFE"/>
    <w:rsid w:val="0052727F"/>
    <w:rsid w:val="00527DC6"/>
    <w:rsid w:val="005403E9"/>
    <w:rsid w:val="00550007"/>
    <w:rsid w:val="00553A07"/>
    <w:rsid w:val="00556B0A"/>
    <w:rsid w:val="00560E00"/>
    <w:rsid w:val="00564860"/>
    <w:rsid w:val="0057221C"/>
    <w:rsid w:val="0058414A"/>
    <w:rsid w:val="0059008D"/>
    <w:rsid w:val="00594A6C"/>
    <w:rsid w:val="005A0022"/>
    <w:rsid w:val="005B382E"/>
    <w:rsid w:val="005B5052"/>
    <w:rsid w:val="005C0E01"/>
    <w:rsid w:val="005C2B8E"/>
    <w:rsid w:val="005C3A27"/>
    <w:rsid w:val="005C457B"/>
    <w:rsid w:val="005C71F0"/>
    <w:rsid w:val="005D15E0"/>
    <w:rsid w:val="005D7CBF"/>
    <w:rsid w:val="005E2631"/>
    <w:rsid w:val="005E4FE6"/>
    <w:rsid w:val="005E504A"/>
    <w:rsid w:val="005F133B"/>
    <w:rsid w:val="005F13D8"/>
    <w:rsid w:val="005F2437"/>
    <w:rsid w:val="005F6A18"/>
    <w:rsid w:val="005F70AB"/>
    <w:rsid w:val="006023E7"/>
    <w:rsid w:val="00604746"/>
    <w:rsid w:val="00604800"/>
    <w:rsid w:val="00612251"/>
    <w:rsid w:val="00612EEA"/>
    <w:rsid w:val="00616EDF"/>
    <w:rsid w:val="006212A4"/>
    <w:rsid w:val="00622B63"/>
    <w:rsid w:val="0064220C"/>
    <w:rsid w:val="00645B09"/>
    <w:rsid w:val="0065256E"/>
    <w:rsid w:val="00656D2A"/>
    <w:rsid w:val="006623C2"/>
    <w:rsid w:val="00664073"/>
    <w:rsid w:val="00675696"/>
    <w:rsid w:val="0067708B"/>
    <w:rsid w:val="00680362"/>
    <w:rsid w:val="00680584"/>
    <w:rsid w:val="0068207E"/>
    <w:rsid w:val="006831B7"/>
    <w:rsid w:val="00685EF0"/>
    <w:rsid w:val="006924EC"/>
    <w:rsid w:val="006A2C1E"/>
    <w:rsid w:val="006B330F"/>
    <w:rsid w:val="006C04D6"/>
    <w:rsid w:val="006C28FE"/>
    <w:rsid w:val="006D247D"/>
    <w:rsid w:val="006D5DE4"/>
    <w:rsid w:val="006D68F2"/>
    <w:rsid w:val="006D7543"/>
    <w:rsid w:val="006E0720"/>
    <w:rsid w:val="006F10A3"/>
    <w:rsid w:val="006F6B69"/>
    <w:rsid w:val="007001A0"/>
    <w:rsid w:val="00704D8A"/>
    <w:rsid w:val="0071270C"/>
    <w:rsid w:val="00721FC0"/>
    <w:rsid w:val="00726A95"/>
    <w:rsid w:val="00732162"/>
    <w:rsid w:val="00733275"/>
    <w:rsid w:val="00741414"/>
    <w:rsid w:val="00741CFB"/>
    <w:rsid w:val="00745F88"/>
    <w:rsid w:val="00746B3C"/>
    <w:rsid w:val="00755BAC"/>
    <w:rsid w:val="00760CE5"/>
    <w:rsid w:val="00764F66"/>
    <w:rsid w:val="00770691"/>
    <w:rsid w:val="00771BDE"/>
    <w:rsid w:val="00772469"/>
    <w:rsid w:val="00773E8D"/>
    <w:rsid w:val="007854AD"/>
    <w:rsid w:val="007B4B68"/>
    <w:rsid w:val="007B5A93"/>
    <w:rsid w:val="007B7AF1"/>
    <w:rsid w:val="007D497D"/>
    <w:rsid w:val="007D7004"/>
    <w:rsid w:val="007E52AF"/>
    <w:rsid w:val="007E68A7"/>
    <w:rsid w:val="007F08C4"/>
    <w:rsid w:val="007F20E3"/>
    <w:rsid w:val="00800C05"/>
    <w:rsid w:val="00801FC3"/>
    <w:rsid w:val="008052DC"/>
    <w:rsid w:val="00811627"/>
    <w:rsid w:val="00816A4C"/>
    <w:rsid w:val="00816B3B"/>
    <w:rsid w:val="00820670"/>
    <w:rsid w:val="008213B3"/>
    <w:rsid w:val="00821DE3"/>
    <w:rsid w:val="008251FB"/>
    <w:rsid w:val="00836CEE"/>
    <w:rsid w:val="00836F0C"/>
    <w:rsid w:val="00837678"/>
    <w:rsid w:val="00842F9F"/>
    <w:rsid w:val="00843D4B"/>
    <w:rsid w:val="008450A2"/>
    <w:rsid w:val="0085768E"/>
    <w:rsid w:val="00871281"/>
    <w:rsid w:val="00871C94"/>
    <w:rsid w:val="008757B9"/>
    <w:rsid w:val="0087876A"/>
    <w:rsid w:val="00880FF9"/>
    <w:rsid w:val="00881822"/>
    <w:rsid w:val="00892509"/>
    <w:rsid w:val="00893455"/>
    <w:rsid w:val="00895BA3"/>
    <w:rsid w:val="008A0C85"/>
    <w:rsid w:val="008B19D3"/>
    <w:rsid w:val="008B572F"/>
    <w:rsid w:val="008B5A4D"/>
    <w:rsid w:val="008E2B46"/>
    <w:rsid w:val="008E6955"/>
    <w:rsid w:val="008E70BC"/>
    <w:rsid w:val="008F200D"/>
    <w:rsid w:val="008F64A6"/>
    <w:rsid w:val="009069DD"/>
    <w:rsid w:val="009117E0"/>
    <w:rsid w:val="0091380A"/>
    <w:rsid w:val="009326B7"/>
    <w:rsid w:val="0095768F"/>
    <w:rsid w:val="00960A2D"/>
    <w:rsid w:val="009636D1"/>
    <w:rsid w:val="00965BA5"/>
    <w:rsid w:val="009667A2"/>
    <w:rsid w:val="0097090B"/>
    <w:rsid w:val="00970CF8"/>
    <w:rsid w:val="00970D26"/>
    <w:rsid w:val="0097190B"/>
    <w:rsid w:val="00972CAB"/>
    <w:rsid w:val="00972DB6"/>
    <w:rsid w:val="00977655"/>
    <w:rsid w:val="00980026"/>
    <w:rsid w:val="00995759"/>
    <w:rsid w:val="00995D37"/>
    <w:rsid w:val="0099669A"/>
    <w:rsid w:val="009A1A31"/>
    <w:rsid w:val="009A2D2A"/>
    <w:rsid w:val="009A31A4"/>
    <w:rsid w:val="009C32A5"/>
    <w:rsid w:val="009C33D0"/>
    <w:rsid w:val="009C6D6A"/>
    <w:rsid w:val="009D0139"/>
    <w:rsid w:val="009D2C0B"/>
    <w:rsid w:val="009D4A56"/>
    <w:rsid w:val="009D503D"/>
    <w:rsid w:val="009E368F"/>
    <w:rsid w:val="009E3DCE"/>
    <w:rsid w:val="009F114D"/>
    <w:rsid w:val="009F27D9"/>
    <w:rsid w:val="009F4E12"/>
    <w:rsid w:val="009F6508"/>
    <w:rsid w:val="009F6D18"/>
    <w:rsid w:val="009F6EB7"/>
    <w:rsid w:val="00A01493"/>
    <w:rsid w:val="00A03036"/>
    <w:rsid w:val="00A05007"/>
    <w:rsid w:val="00A05048"/>
    <w:rsid w:val="00A0552B"/>
    <w:rsid w:val="00A059E5"/>
    <w:rsid w:val="00A10A87"/>
    <w:rsid w:val="00A11D9E"/>
    <w:rsid w:val="00A14B0D"/>
    <w:rsid w:val="00A17A6B"/>
    <w:rsid w:val="00A22646"/>
    <w:rsid w:val="00A25813"/>
    <w:rsid w:val="00A25820"/>
    <w:rsid w:val="00A33F2A"/>
    <w:rsid w:val="00A347EE"/>
    <w:rsid w:val="00A3791B"/>
    <w:rsid w:val="00A4075E"/>
    <w:rsid w:val="00A40A69"/>
    <w:rsid w:val="00A41AC3"/>
    <w:rsid w:val="00A46B94"/>
    <w:rsid w:val="00A5186D"/>
    <w:rsid w:val="00A56189"/>
    <w:rsid w:val="00A623C5"/>
    <w:rsid w:val="00A717CD"/>
    <w:rsid w:val="00A732F4"/>
    <w:rsid w:val="00A747FE"/>
    <w:rsid w:val="00A76FF6"/>
    <w:rsid w:val="00A81E06"/>
    <w:rsid w:val="00A82FA1"/>
    <w:rsid w:val="00A82FD9"/>
    <w:rsid w:val="00A83D57"/>
    <w:rsid w:val="00A86C36"/>
    <w:rsid w:val="00A913DD"/>
    <w:rsid w:val="00A97659"/>
    <w:rsid w:val="00AA1B99"/>
    <w:rsid w:val="00AA743C"/>
    <w:rsid w:val="00AB069B"/>
    <w:rsid w:val="00AB350F"/>
    <w:rsid w:val="00AC296A"/>
    <w:rsid w:val="00AD4C59"/>
    <w:rsid w:val="00AE3747"/>
    <w:rsid w:val="00AE56BB"/>
    <w:rsid w:val="00AE7C8F"/>
    <w:rsid w:val="00AF0A11"/>
    <w:rsid w:val="00AF5EA6"/>
    <w:rsid w:val="00B00D63"/>
    <w:rsid w:val="00B02F10"/>
    <w:rsid w:val="00B055DD"/>
    <w:rsid w:val="00B16567"/>
    <w:rsid w:val="00B17D10"/>
    <w:rsid w:val="00B2281C"/>
    <w:rsid w:val="00B23944"/>
    <w:rsid w:val="00B36C16"/>
    <w:rsid w:val="00B40AFF"/>
    <w:rsid w:val="00B46388"/>
    <w:rsid w:val="00B46780"/>
    <w:rsid w:val="00B517FF"/>
    <w:rsid w:val="00B57A07"/>
    <w:rsid w:val="00B62045"/>
    <w:rsid w:val="00B62EFD"/>
    <w:rsid w:val="00B63A62"/>
    <w:rsid w:val="00B7101A"/>
    <w:rsid w:val="00B73F6F"/>
    <w:rsid w:val="00B762AF"/>
    <w:rsid w:val="00B77A14"/>
    <w:rsid w:val="00B823DC"/>
    <w:rsid w:val="00B82BE0"/>
    <w:rsid w:val="00B83DBA"/>
    <w:rsid w:val="00B93B63"/>
    <w:rsid w:val="00B96963"/>
    <w:rsid w:val="00BA0565"/>
    <w:rsid w:val="00BA0F71"/>
    <w:rsid w:val="00BA3405"/>
    <w:rsid w:val="00BA62BC"/>
    <w:rsid w:val="00BB772B"/>
    <w:rsid w:val="00BC20C3"/>
    <w:rsid w:val="00BC3C94"/>
    <w:rsid w:val="00BC521F"/>
    <w:rsid w:val="00BC5C16"/>
    <w:rsid w:val="00BD4CBF"/>
    <w:rsid w:val="00BD51D6"/>
    <w:rsid w:val="00BE08F3"/>
    <w:rsid w:val="00BF08AD"/>
    <w:rsid w:val="00BF10DE"/>
    <w:rsid w:val="00C00D47"/>
    <w:rsid w:val="00C04622"/>
    <w:rsid w:val="00C162EA"/>
    <w:rsid w:val="00C2166F"/>
    <w:rsid w:val="00C25656"/>
    <w:rsid w:val="00C30486"/>
    <w:rsid w:val="00C33E31"/>
    <w:rsid w:val="00C41B52"/>
    <w:rsid w:val="00C45494"/>
    <w:rsid w:val="00C4773B"/>
    <w:rsid w:val="00C502DE"/>
    <w:rsid w:val="00C551FA"/>
    <w:rsid w:val="00C60E4F"/>
    <w:rsid w:val="00C65DE6"/>
    <w:rsid w:val="00C725B7"/>
    <w:rsid w:val="00C741C7"/>
    <w:rsid w:val="00C765DD"/>
    <w:rsid w:val="00CB7D17"/>
    <w:rsid w:val="00CC1A82"/>
    <w:rsid w:val="00CC2343"/>
    <w:rsid w:val="00CC2A07"/>
    <w:rsid w:val="00CC6C2A"/>
    <w:rsid w:val="00CE7C80"/>
    <w:rsid w:val="00CF4A07"/>
    <w:rsid w:val="00CF7C55"/>
    <w:rsid w:val="00D105BE"/>
    <w:rsid w:val="00D132E3"/>
    <w:rsid w:val="00D1470F"/>
    <w:rsid w:val="00D147A6"/>
    <w:rsid w:val="00D15CE7"/>
    <w:rsid w:val="00D16DF7"/>
    <w:rsid w:val="00D17E97"/>
    <w:rsid w:val="00D214DF"/>
    <w:rsid w:val="00D3310B"/>
    <w:rsid w:val="00D339F8"/>
    <w:rsid w:val="00D44EC3"/>
    <w:rsid w:val="00D45910"/>
    <w:rsid w:val="00D45930"/>
    <w:rsid w:val="00D4F8DB"/>
    <w:rsid w:val="00D528C3"/>
    <w:rsid w:val="00D5467A"/>
    <w:rsid w:val="00D72E82"/>
    <w:rsid w:val="00D7324C"/>
    <w:rsid w:val="00D73932"/>
    <w:rsid w:val="00D75181"/>
    <w:rsid w:val="00D76D59"/>
    <w:rsid w:val="00D7755E"/>
    <w:rsid w:val="00D82419"/>
    <w:rsid w:val="00D834A2"/>
    <w:rsid w:val="00D8400D"/>
    <w:rsid w:val="00D87378"/>
    <w:rsid w:val="00D924DD"/>
    <w:rsid w:val="00DA2B54"/>
    <w:rsid w:val="00DA7A68"/>
    <w:rsid w:val="00DB348D"/>
    <w:rsid w:val="00DB4EB2"/>
    <w:rsid w:val="00DB54AF"/>
    <w:rsid w:val="00DC13B6"/>
    <w:rsid w:val="00DC6049"/>
    <w:rsid w:val="00DD193E"/>
    <w:rsid w:val="00DD2AE7"/>
    <w:rsid w:val="00DE1AF0"/>
    <w:rsid w:val="00DE2AB9"/>
    <w:rsid w:val="00DE3A21"/>
    <w:rsid w:val="00DE5C24"/>
    <w:rsid w:val="00E138C8"/>
    <w:rsid w:val="00E26119"/>
    <w:rsid w:val="00E30047"/>
    <w:rsid w:val="00E32053"/>
    <w:rsid w:val="00E32619"/>
    <w:rsid w:val="00E35874"/>
    <w:rsid w:val="00E3600A"/>
    <w:rsid w:val="00E36E88"/>
    <w:rsid w:val="00E422C7"/>
    <w:rsid w:val="00E50E68"/>
    <w:rsid w:val="00E5344E"/>
    <w:rsid w:val="00E54369"/>
    <w:rsid w:val="00E57A55"/>
    <w:rsid w:val="00E57E81"/>
    <w:rsid w:val="00E7099C"/>
    <w:rsid w:val="00E71E35"/>
    <w:rsid w:val="00E72782"/>
    <w:rsid w:val="00E74746"/>
    <w:rsid w:val="00E949B9"/>
    <w:rsid w:val="00E97292"/>
    <w:rsid w:val="00EA179D"/>
    <w:rsid w:val="00EA205D"/>
    <w:rsid w:val="00EA46F5"/>
    <w:rsid w:val="00EA58D8"/>
    <w:rsid w:val="00EB5354"/>
    <w:rsid w:val="00EB53D8"/>
    <w:rsid w:val="00EB5DD2"/>
    <w:rsid w:val="00EB5E94"/>
    <w:rsid w:val="00ED734B"/>
    <w:rsid w:val="00EF010E"/>
    <w:rsid w:val="00EF1449"/>
    <w:rsid w:val="00EF1D54"/>
    <w:rsid w:val="00EF2166"/>
    <w:rsid w:val="00EF4C48"/>
    <w:rsid w:val="00EF506C"/>
    <w:rsid w:val="00F00C97"/>
    <w:rsid w:val="00F06EAB"/>
    <w:rsid w:val="00F07682"/>
    <w:rsid w:val="00F161D9"/>
    <w:rsid w:val="00F208D7"/>
    <w:rsid w:val="00F21EFE"/>
    <w:rsid w:val="00F22E7B"/>
    <w:rsid w:val="00F2507A"/>
    <w:rsid w:val="00F25DB5"/>
    <w:rsid w:val="00F33DF9"/>
    <w:rsid w:val="00F34A04"/>
    <w:rsid w:val="00F4198C"/>
    <w:rsid w:val="00F43198"/>
    <w:rsid w:val="00F44A61"/>
    <w:rsid w:val="00F473BF"/>
    <w:rsid w:val="00F556EE"/>
    <w:rsid w:val="00F62D16"/>
    <w:rsid w:val="00F72E03"/>
    <w:rsid w:val="00F73375"/>
    <w:rsid w:val="00F76712"/>
    <w:rsid w:val="00F85C27"/>
    <w:rsid w:val="00F8605C"/>
    <w:rsid w:val="00F93719"/>
    <w:rsid w:val="00FA3020"/>
    <w:rsid w:val="00FA63B1"/>
    <w:rsid w:val="00FA66FB"/>
    <w:rsid w:val="00FA75E3"/>
    <w:rsid w:val="00FB0034"/>
    <w:rsid w:val="00FC2519"/>
    <w:rsid w:val="00FC2956"/>
    <w:rsid w:val="00FC3D44"/>
    <w:rsid w:val="00FC774F"/>
    <w:rsid w:val="00FD5520"/>
    <w:rsid w:val="00FD6751"/>
    <w:rsid w:val="00FE0783"/>
    <w:rsid w:val="00FE1DDE"/>
    <w:rsid w:val="00FE3ADE"/>
    <w:rsid w:val="00FF1739"/>
    <w:rsid w:val="01073429"/>
    <w:rsid w:val="011D55C3"/>
    <w:rsid w:val="01825D8C"/>
    <w:rsid w:val="01FBF758"/>
    <w:rsid w:val="01FEF89F"/>
    <w:rsid w:val="020B7D19"/>
    <w:rsid w:val="021BF2F6"/>
    <w:rsid w:val="02443693"/>
    <w:rsid w:val="0274477B"/>
    <w:rsid w:val="027CDC0C"/>
    <w:rsid w:val="02941001"/>
    <w:rsid w:val="02DA740E"/>
    <w:rsid w:val="02F2889D"/>
    <w:rsid w:val="0310C958"/>
    <w:rsid w:val="03158BFF"/>
    <w:rsid w:val="034DAB93"/>
    <w:rsid w:val="0362FB66"/>
    <w:rsid w:val="0373F7BB"/>
    <w:rsid w:val="0375CF1A"/>
    <w:rsid w:val="0414FD44"/>
    <w:rsid w:val="0591EB7D"/>
    <w:rsid w:val="059D1932"/>
    <w:rsid w:val="05E4C6FD"/>
    <w:rsid w:val="0628DF59"/>
    <w:rsid w:val="0677489A"/>
    <w:rsid w:val="06C20033"/>
    <w:rsid w:val="07094FDA"/>
    <w:rsid w:val="07305282"/>
    <w:rsid w:val="074F09D6"/>
    <w:rsid w:val="079B7B73"/>
    <w:rsid w:val="07E5B7AE"/>
    <w:rsid w:val="08029164"/>
    <w:rsid w:val="081E1C46"/>
    <w:rsid w:val="08BB11AC"/>
    <w:rsid w:val="092A8749"/>
    <w:rsid w:val="09D04E17"/>
    <w:rsid w:val="09D1CD7C"/>
    <w:rsid w:val="0A07CA07"/>
    <w:rsid w:val="0A2D3129"/>
    <w:rsid w:val="0A6952C3"/>
    <w:rsid w:val="0B0E3B72"/>
    <w:rsid w:val="0C545F8F"/>
    <w:rsid w:val="0D63E542"/>
    <w:rsid w:val="0DCE7270"/>
    <w:rsid w:val="0DEFA132"/>
    <w:rsid w:val="0E0CC6F4"/>
    <w:rsid w:val="0E7E0DC4"/>
    <w:rsid w:val="0E920E72"/>
    <w:rsid w:val="0EC990B9"/>
    <w:rsid w:val="0EEE4091"/>
    <w:rsid w:val="0EFD4F58"/>
    <w:rsid w:val="0F68880E"/>
    <w:rsid w:val="0F858861"/>
    <w:rsid w:val="0F88ECD5"/>
    <w:rsid w:val="0FAFAF5B"/>
    <w:rsid w:val="104A66FB"/>
    <w:rsid w:val="10861A7A"/>
    <w:rsid w:val="109BF9DF"/>
    <w:rsid w:val="10C23DBA"/>
    <w:rsid w:val="10C42D13"/>
    <w:rsid w:val="10D6A67A"/>
    <w:rsid w:val="110A6246"/>
    <w:rsid w:val="110AA5C7"/>
    <w:rsid w:val="11AC3D1D"/>
    <w:rsid w:val="11D4BA3A"/>
    <w:rsid w:val="1261060B"/>
    <w:rsid w:val="12D4EBA8"/>
    <w:rsid w:val="12F36562"/>
    <w:rsid w:val="131C13C1"/>
    <w:rsid w:val="13341E2A"/>
    <w:rsid w:val="133A50AE"/>
    <w:rsid w:val="139CD11B"/>
    <w:rsid w:val="1474DFC3"/>
    <w:rsid w:val="14763CB5"/>
    <w:rsid w:val="1492DE1A"/>
    <w:rsid w:val="1546FA05"/>
    <w:rsid w:val="159D40B2"/>
    <w:rsid w:val="15B1F3C3"/>
    <w:rsid w:val="15EB0464"/>
    <w:rsid w:val="1625CDA5"/>
    <w:rsid w:val="1659339E"/>
    <w:rsid w:val="16646425"/>
    <w:rsid w:val="167DB2B4"/>
    <w:rsid w:val="16B3B96F"/>
    <w:rsid w:val="17491796"/>
    <w:rsid w:val="180F24B0"/>
    <w:rsid w:val="185FD2CD"/>
    <w:rsid w:val="1882732A"/>
    <w:rsid w:val="189855B7"/>
    <w:rsid w:val="1920B8F7"/>
    <w:rsid w:val="19731D78"/>
    <w:rsid w:val="1A2DD60D"/>
    <w:rsid w:val="1A7D732B"/>
    <w:rsid w:val="1ABB57C8"/>
    <w:rsid w:val="1AC9E379"/>
    <w:rsid w:val="1BA58109"/>
    <w:rsid w:val="1BB0C15D"/>
    <w:rsid w:val="1BF91AF2"/>
    <w:rsid w:val="1C40FBC7"/>
    <w:rsid w:val="1CBB70CA"/>
    <w:rsid w:val="1CF15FA5"/>
    <w:rsid w:val="1DA12F5B"/>
    <w:rsid w:val="1DD758A9"/>
    <w:rsid w:val="1E2CD6B5"/>
    <w:rsid w:val="1E9B0C9C"/>
    <w:rsid w:val="1EC9E103"/>
    <w:rsid w:val="1F8A6EA3"/>
    <w:rsid w:val="1FA4D86C"/>
    <w:rsid w:val="1FACB39F"/>
    <w:rsid w:val="1FB1ACA7"/>
    <w:rsid w:val="1FB2CE21"/>
    <w:rsid w:val="207461B6"/>
    <w:rsid w:val="20AC5335"/>
    <w:rsid w:val="20E65C48"/>
    <w:rsid w:val="2111E99C"/>
    <w:rsid w:val="21133231"/>
    <w:rsid w:val="2138C128"/>
    <w:rsid w:val="216BD287"/>
    <w:rsid w:val="21C0E8E5"/>
    <w:rsid w:val="22200C94"/>
    <w:rsid w:val="226520FC"/>
    <w:rsid w:val="228E7AE5"/>
    <w:rsid w:val="229C13FC"/>
    <w:rsid w:val="22A001C3"/>
    <w:rsid w:val="22EE0D3C"/>
    <w:rsid w:val="236373F7"/>
    <w:rsid w:val="239547DA"/>
    <w:rsid w:val="23EAD51F"/>
    <w:rsid w:val="24050805"/>
    <w:rsid w:val="24271BEF"/>
    <w:rsid w:val="24335711"/>
    <w:rsid w:val="24539D44"/>
    <w:rsid w:val="245484DE"/>
    <w:rsid w:val="247DB515"/>
    <w:rsid w:val="24CFB9C8"/>
    <w:rsid w:val="25039B06"/>
    <w:rsid w:val="259F3D7B"/>
    <w:rsid w:val="25A5DFBF"/>
    <w:rsid w:val="26357478"/>
    <w:rsid w:val="26B0780F"/>
    <w:rsid w:val="272467D3"/>
    <w:rsid w:val="272A532B"/>
    <w:rsid w:val="27DA9A9F"/>
    <w:rsid w:val="27DB663D"/>
    <w:rsid w:val="2896BA83"/>
    <w:rsid w:val="29F4AAA8"/>
    <w:rsid w:val="29F81783"/>
    <w:rsid w:val="2A3A88A6"/>
    <w:rsid w:val="2A5B2249"/>
    <w:rsid w:val="2AC1FD65"/>
    <w:rsid w:val="2BE8C393"/>
    <w:rsid w:val="2C08E128"/>
    <w:rsid w:val="2C0C90E4"/>
    <w:rsid w:val="2C16C130"/>
    <w:rsid w:val="2C380A92"/>
    <w:rsid w:val="2C90D772"/>
    <w:rsid w:val="2C99FC7F"/>
    <w:rsid w:val="2D019A95"/>
    <w:rsid w:val="2E220A2C"/>
    <w:rsid w:val="2E925A55"/>
    <w:rsid w:val="2ECAB4B3"/>
    <w:rsid w:val="2EF46820"/>
    <w:rsid w:val="2EFE63B6"/>
    <w:rsid w:val="2F7B8DAC"/>
    <w:rsid w:val="2FF9E012"/>
    <w:rsid w:val="304FEF1E"/>
    <w:rsid w:val="311A72E1"/>
    <w:rsid w:val="313A0F5D"/>
    <w:rsid w:val="329FD43C"/>
    <w:rsid w:val="3324DDF1"/>
    <w:rsid w:val="3326FB21"/>
    <w:rsid w:val="338A4B05"/>
    <w:rsid w:val="33F97751"/>
    <w:rsid w:val="3480F064"/>
    <w:rsid w:val="36A88D52"/>
    <w:rsid w:val="36CF4183"/>
    <w:rsid w:val="36F40BCA"/>
    <w:rsid w:val="37431067"/>
    <w:rsid w:val="374A014B"/>
    <w:rsid w:val="381C1000"/>
    <w:rsid w:val="388BF539"/>
    <w:rsid w:val="38BB28DE"/>
    <w:rsid w:val="38BFBD5A"/>
    <w:rsid w:val="38F385A2"/>
    <w:rsid w:val="396DF0E9"/>
    <w:rsid w:val="3A598537"/>
    <w:rsid w:val="3AF0F29F"/>
    <w:rsid w:val="3B75A0E8"/>
    <w:rsid w:val="3C6154A9"/>
    <w:rsid w:val="3C703D1C"/>
    <w:rsid w:val="3C9C8440"/>
    <w:rsid w:val="3D2C9053"/>
    <w:rsid w:val="3D6ECDE3"/>
    <w:rsid w:val="3D91E5D4"/>
    <w:rsid w:val="3DDD6624"/>
    <w:rsid w:val="3F634120"/>
    <w:rsid w:val="3F7B8CA7"/>
    <w:rsid w:val="3F83B6EA"/>
    <w:rsid w:val="3FF8F83F"/>
    <w:rsid w:val="40FD0C08"/>
    <w:rsid w:val="415A6AFA"/>
    <w:rsid w:val="417FC28E"/>
    <w:rsid w:val="4195837E"/>
    <w:rsid w:val="41A05D78"/>
    <w:rsid w:val="41C02CE4"/>
    <w:rsid w:val="42708B40"/>
    <w:rsid w:val="42A8473D"/>
    <w:rsid w:val="436F936E"/>
    <w:rsid w:val="43782226"/>
    <w:rsid w:val="43938F45"/>
    <w:rsid w:val="43C0803A"/>
    <w:rsid w:val="43E7CD85"/>
    <w:rsid w:val="4404BDB9"/>
    <w:rsid w:val="440F9B35"/>
    <w:rsid w:val="44943C37"/>
    <w:rsid w:val="44A44B1F"/>
    <w:rsid w:val="4615DFCB"/>
    <w:rsid w:val="46273405"/>
    <w:rsid w:val="46672A51"/>
    <w:rsid w:val="4669867C"/>
    <w:rsid w:val="4692B3C6"/>
    <w:rsid w:val="469BADFF"/>
    <w:rsid w:val="46B608C9"/>
    <w:rsid w:val="478D328A"/>
    <w:rsid w:val="48ED28A0"/>
    <w:rsid w:val="49127E19"/>
    <w:rsid w:val="49A16BD2"/>
    <w:rsid w:val="4A20EFE4"/>
    <w:rsid w:val="4A685688"/>
    <w:rsid w:val="4AC7BE41"/>
    <w:rsid w:val="4AE1BFD2"/>
    <w:rsid w:val="4AEF6185"/>
    <w:rsid w:val="4AFE2097"/>
    <w:rsid w:val="4B067492"/>
    <w:rsid w:val="4B0E5F51"/>
    <w:rsid w:val="4B7F13E6"/>
    <w:rsid w:val="4C39B0B8"/>
    <w:rsid w:val="4C46BFF7"/>
    <w:rsid w:val="4CE3D219"/>
    <w:rsid w:val="4D23336A"/>
    <w:rsid w:val="4D73870B"/>
    <w:rsid w:val="4DCBE765"/>
    <w:rsid w:val="4DCD27E8"/>
    <w:rsid w:val="4DD1381B"/>
    <w:rsid w:val="4E7C3EA5"/>
    <w:rsid w:val="4E995778"/>
    <w:rsid w:val="4EEC0496"/>
    <w:rsid w:val="4F055716"/>
    <w:rsid w:val="4F6FD1B2"/>
    <w:rsid w:val="4F7A16EE"/>
    <w:rsid w:val="50106898"/>
    <w:rsid w:val="501A8036"/>
    <w:rsid w:val="505BC75A"/>
    <w:rsid w:val="50AF6D71"/>
    <w:rsid w:val="50F5FD12"/>
    <w:rsid w:val="529E5C51"/>
    <w:rsid w:val="52ADC4C3"/>
    <w:rsid w:val="52B73035"/>
    <w:rsid w:val="52EA0B1A"/>
    <w:rsid w:val="532E32EC"/>
    <w:rsid w:val="535E432B"/>
    <w:rsid w:val="5371C916"/>
    <w:rsid w:val="53B44244"/>
    <w:rsid w:val="54258E35"/>
    <w:rsid w:val="542B109B"/>
    <w:rsid w:val="54726CC0"/>
    <w:rsid w:val="548CE318"/>
    <w:rsid w:val="54AB3CCC"/>
    <w:rsid w:val="54F85690"/>
    <w:rsid w:val="55450396"/>
    <w:rsid w:val="5565BFE9"/>
    <w:rsid w:val="5654952E"/>
    <w:rsid w:val="56567A71"/>
    <w:rsid w:val="56BC7DA7"/>
    <w:rsid w:val="56F58747"/>
    <w:rsid w:val="57007F2C"/>
    <w:rsid w:val="57188C48"/>
    <w:rsid w:val="576D3902"/>
    <w:rsid w:val="57C3E1FF"/>
    <w:rsid w:val="58010578"/>
    <w:rsid w:val="5843BD95"/>
    <w:rsid w:val="584BA147"/>
    <w:rsid w:val="58911340"/>
    <w:rsid w:val="593EE58A"/>
    <w:rsid w:val="5970705B"/>
    <w:rsid w:val="5985755E"/>
    <w:rsid w:val="59E17582"/>
    <w:rsid w:val="5A2BE122"/>
    <w:rsid w:val="5AC47625"/>
    <w:rsid w:val="5AFF2D65"/>
    <w:rsid w:val="5B317A17"/>
    <w:rsid w:val="5B971183"/>
    <w:rsid w:val="5B9F15C6"/>
    <w:rsid w:val="5BA0174A"/>
    <w:rsid w:val="5C02A505"/>
    <w:rsid w:val="5C88A533"/>
    <w:rsid w:val="5CFC1E79"/>
    <w:rsid w:val="5D0609AF"/>
    <w:rsid w:val="5DAC2070"/>
    <w:rsid w:val="5E41BAB8"/>
    <w:rsid w:val="5E9A1D89"/>
    <w:rsid w:val="5EAD1053"/>
    <w:rsid w:val="600D00F3"/>
    <w:rsid w:val="603771FE"/>
    <w:rsid w:val="605F3052"/>
    <w:rsid w:val="60645E93"/>
    <w:rsid w:val="6151603E"/>
    <w:rsid w:val="617AB337"/>
    <w:rsid w:val="617C777A"/>
    <w:rsid w:val="617D3AD9"/>
    <w:rsid w:val="6181550D"/>
    <w:rsid w:val="61850ED9"/>
    <w:rsid w:val="6197CFCD"/>
    <w:rsid w:val="61D8F183"/>
    <w:rsid w:val="625DBA1B"/>
    <w:rsid w:val="6314BF1E"/>
    <w:rsid w:val="63695F53"/>
    <w:rsid w:val="63757F70"/>
    <w:rsid w:val="63A3DD8C"/>
    <w:rsid w:val="63C16FF3"/>
    <w:rsid w:val="64558601"/>
    <w:rsid w:val="6473F480"/>
    <w:rsid w:val="649DC7C7"/>
    <w:rsid w:val="65082FEE"/>
    <w:rsid w:val="657C3D73"/>
    <w:rsid w:val="65AA4420"/>
    <w:rsid w:val="65AD44C8"/>
    <w:rsid w:val="65D24895"/>
    <w:rsid w:val="6674D5B2"/>
    <w:rsid w:val="66AB0D91"/>
    <w:rsid w:val="66C31C6B"/>
    <w:rsid w:val="670A6666"/>
    <w:rsid w:val="6715FCC2"/>
    <w:rsid w:val="67587342"/>
    <w:rsid w:val="67B84928"/>
    <w:rsid w:val="67CD64BB"/>
    <w:rsid w:val="67D52A99"/>
    <w:rsid w:val="6846C8F7"/>
    <w:rsid w:val="691AABCE"/>
    <w:rsid w:val="69960696"/>
    <w:rsid w:val="6A0ACDC9"/>
    <w:rsid w:val="6A510D6A"/>
    <w:rsid w:val="6A66FFA6"/>
    <w:rsid w:val="6A7022DE"/>
    <w:rsid w:val="6A959096"/>
    <w:rsid w:val="6AC42DE2"/>
    <w:rsid w:val="6AFBF8D0"/>
    <w:rsid w:val="6B2DFBCF"/>
    <w:rsid w:val="6B74DEFF"/>
    <w:rsid w:val="6BAFBEFC"/>
    <w:rsid w:val="6C0B0EC6"/>
    <w:rsid w:val="6C84C18E"/>
    <w:rsid w:val="6C8C50A9"/>
    <w:rsid w:val="6CF32AD2"/>
    <w:rsid w:val="6CFBABD6"/>
    <w:rsid w:val="6D3428B0"/>
    <w:rsid w:val="6D9208C5"/>
    <w:rsid w:val="6D992683"/>
    <w:rsid w:val="6DF83AAE"/>
    <w:rsid w:val="6E02CD33"/>
    <w:rsid w:val="6ECC3B4A"/>
    <w:rsid w:val="6EFAF798"/>
    <w:rsid w:val="6EFECF0B"/>
    <w:rsid w:val="6FA65E9E"/>
    <w:rsid w:val="6FB8C4BE"/>
    <w:rsid w:val="6FC6CDFD"/>
    <w:rsid w:val="701634ED"/>
    <w:rsid w:val="7216FC80"/>
    <w:rsid w:val="729B5F17"/>
    <w:rsid w:val="734F9A81"/>
    <w:rsid w:val="7379061F"/>
    <w:rsid w:val="73C000E2"/>
    <w:rsid w:val="74BCC564"/>
    <w:rsid w:val="74FFB50A"/>
    <w:rsid w:val="75BF460B"/>
    <w:rsid w:val="762AE294"/>
    <w:rsid w:val="764C1197"/>
    <w:rsid w:val="766335E0"/>
    <w:rsid w:val="7678B1F4"/>
    <w:rsid w:val="767B4D55"/>
    <w:rsid w:val="7694FD0C"/>
    <w:rsid w:val="76A3DB33"/>
    <w:rsid w:val="76B08A93"/>
    <w:rsid w:val="76E0EFE3"/>
    <w:rsid w:val="76F92FE1"/>
    <w:rsid w:val="774AF5B0"/>
    <w:rsid w:val="77B1D465"/>
    <w:rsid w:val="77BD8928"/>
    <w:rsid w:val="78563893"/>
    <w:rsid w:val="787711FB"/>
    <w:rsid w:val="7886C9BD"/>
    <w:rsid w:val="78DA4465"/>
    <w:rsid w:val="78F0C608"/>
    <w:rsid w:val="792684EA"/>
    <w:rsid w:val="795D6E86"/>
    <w:rsid w:val="79896AD9"/>
    <w:rsid w:val="79C85707"/>
    <w:rsid w:val="79C8CDD7"/>
    <w:rsid w:val="7B14D7DB"/>
    <w:rsid w:val="7B4E243B"/>
    <w:rsid w:val="7B574F98"/>
    <w:rsid w:val="7BCACE20"/>
    <w:rsid w:val="7C147FB3"/>
    <w:rsid w:val="7C515F47"/>
    <w:rsid w:val="7D001BB9"/>
    <w:rsid w:val="7D1B366C"/>
    <w:rsid w:val="7D68C9B1"/>
    <w:rsid w:val="7D73809B"/>
    <w:rsid w:val="7D7FE93D"/>
    <w:rsid w:val="7DAEDF06"/>
    <w:rsid w:val="7DCCC159"/>
    <w:rsid w:val="7DE205E1"/>
    <w:rsid w:val="7E3478A6"/>
    <w:rsid w:val="7F1C9532"/>
    <w:rsid w:val="7F9D3054"/>
    <w:rsid w:val="7FBB8470"/>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fillcolor="white">
      <v:fill color="white"/>
    </o:shapedefaults>
    <o:shapelayout v:ext="edit">
      <o:idmap v:ext="edit" data="1"/>
    </o:shapelayout>
  </w:shapeDefaults>
  <w:decimalSymbol w:val="."/>
  <w:listSeparator w:val=","/>
  <w14:docId w14:val="745E9B4D"/>
  <w15:docId w15:val="{456776F5-C4A6-9D49-954F-B1504B83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20" w:line="259" w:lineRule="auto"/>
      <w:jc w:val="both"/>
      <w:outlineLvl w:val="1"/>
    </w:pPr>
    <w:rPr>
      <w:rFonts w:ascii="Times New Roman" w:hAnsi="Times New Roman" w:cs="Times New Roman"/>
      <w:color w:val="1D4771"/>
      <w:kern w:val="2"/>
      <w:sz w:val="24"/>
      <w:szCs w:val="24"/>
      <w:lang w:val="en-US"/>
      <w14:ligatures w14:val="standardContextual"/>
    </w:rPr>
  </w:style>
  <w:style w:type="paragraph" w:styleId="Heading1">
    <w:name w:val="heading 1"/>
    <w:basedOn w:val="Normal"/>
    <w:next w:val="Normal"/>
    <w:link w:val="Heading1Char"/>
    <w:uiPriority w:val="9"/>
    <w:qFormat/>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uiPriority w:val="9"/>
    <w:unhideWhenUsed/>
    <w:qFormat/>
    <w:pPr>
      <w:spacing w:before="240" w:after="240"/>
    </w:pPr>
    <w:rPr>
      <w:b/>
      <w:bCs/>
      <w:color w:val="002060"/>
    </w:rPr>
  </w:style>
  <w:style w:type="paragraph" w:styleId="Heading3">
    <w:name w:val="heading 3"/>
    <w:basedOn w:val="BodyText"/>
    <w:next w:val="Normal"/>
    <w:link w:val="Heading3Char"/>
    <w:uiPriority w:val="9"/>
    <w:unhideWhenUsed/>
    <w:qFormat/>
    <w:pPr>
      <w:tabs>
        <w:tab w:val="left" w:pos="7020"/>
      </w:tabs>
      <w:spacing w:before="240" w:line="240" w:lineRule="auto"/>
      <w:outlineLvl w:val="2"/>
    </w:pPr>
    <w:rPr>
      <w:rFonts w:eastAsia="Times New Roman"/>
      <w:b/>
      <w:bCs/>
      <w:color w:val="002060"/>
      <w:lang w:eastAsia="ja-JP"/>
    </w:rPr>
  </w:style>
  <w:style w:type="paragraph" w:styleId="Heading4">
    <w:name w:val="heading 4"/>
    <w:basedOn w:val="Normal"/>
    <w:next w:val="Normal"/>
    <w:uiPriority w:val="9"/>
    <w:unhideWhenUsed/>
    <w:qFormat/>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uiPriority w:val="9"/>
    <w:unhideWhenUsed/>
    <w:qFormat/>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uiPriority w:val="9"/>
    <w:unhideWhenUsed/>
    <w:qFormat/>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uiPriority w:val="9"/>
    <w:unhideWhenUsed/>
    <w:qFormat/>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uiPriority w:val="9"/>
    <w:unhideWhenUsed/>
    <w:qFormat/>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uiPriority w:val="9"/>
    <w:unhideWhenUsed/>
    <w:qFormat/>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99"/>
    <w:unhideWhenUsed/>
    <w:qFormat/>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paragraph" w:styleId="EndnoteText">
    <w:name w:val="endnote text"/>
    <w:basedOn w:val="Normal"/>
    <w:uiPriority w:val="99"/>
    <w:semiHidden/>
    <w:unhideWhenUsed/>
    <w:pPr>
      <w:spacing w:after="0"/>
    </w:pPr>
    <w:rPr>
      <w:sz w:val="20"/>
      <w:szCs w:val="20"/>
    </w:rPr>
  </w:style>
  <w:style w:type="paragraph" w:styleId="Footer">
    <w:name w:val="footer"/>
    <w:basedOn w:val="Normal"/>
    <w:link w:val="FooterChar"/>
    <w:uiPriority w:val="99"/>
    <w:unhideWhenUsed/>
    <w:pPr>
      <w:tabs>
        <w:tab w:val="center" w:pos="4680"/>
        <w:tab w:val="right" w:pos="9360"/>
      </w:tabs>
      <w:spacing w:after="0"/>
    </w:pPr>
  </w:style>
  <w:style w:type="paragraph" w:styleId="FootnoteText">
    <w:name w:val="footnote text"/>
    <w:basedOn w:val="Normal"/>
    <w:uiPriority w:val="99"/>
    <w:semiHidden/>
    <w:unhideWhenUsed/>
    <w:pPr>
      <w:spacing w:after="0"/>
    </w:pPr>
    <w:rPr>
      <w:sz w:val="20"/>
      <w:szCs w:val="20"/>
    </w:rPr>
  </w:style>
  <w:style w:type="paragraph" w:styleId="Header">
    <w:name w:val="header"/>
    <w:basedOn w:val="Normal"/>
    <w:link w:val="Head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0563C1" w:themeColor="hyperlink"/>
      <w:u w:val="single"/>
    </w:rPr>
  </w:style>
  <w:style w:type="paragraph" w:styleId="ListBullet2">
    <w:name w:val="List Bullet 2"/>
    <w:basedOn w:val="Normal"/>
    <w:uiPriority w:val="99"/>
    <w:unhideWhenUsed/>
    <w:pPr>
      <w:numPr>
        <w:numId w:val="1"/>
      </w:numPr>
      <w:spacing w:before="120"/>
      <w:ind w:left="1080"/>
    </w:pPr>
    <w:rPr>
      <w:color w:val="000000" w:themeColor="text1"/>
    </w:rPr>
  </w:style>
  <w:style w:type="paragraph" w:styleId="ListBullet3">
    <w:name w:val="List Bullet 3"/>
    <w:basedOn w:val="Normal"/>
    <w:uiPriority w:val="99"/>
    <w:unhideWhenUsed/>
    <w:pPr>
      <w:numPr>
        <w:numId w:val="2"/>
      </w:numPr>
      <w:spacing w:before="120"/>
      <w:ind w:left="1440"/>
    </w:pPr>
    <w:rPr>
      <w:color w:val="000000" w:themeColor="text1"/>
    </w:rPr>
  </w:style>
  <w:style w:type="paragraph" w:styleId="NormalWeb">
    <w:name w:val="Normal (Web)"/>
    <w:basedOn w:val="Normal"/>
    <w:uiPriority w:val="99"/>
    <w:semiHidden/>
    <w:unhideWhenUsed/>
    <w:pPr>
      <w:spacing w:beforeAutospacing="1" w:afterAutospacing="1"/>
    </w:pPr>
    <w:rPr>
      <w:rFonts w:eastAsia="Times New Roman"/>
      <w:lang w:val="en-CA"/>
    </w:rPr>
  </w:style>
  <w:style w:type="paragraph" w:styleId="PlainText">
    <w:name w:val="Plain Text"/>
    <w:basedOn w:val="Normal"/>
    <w:link w:val="PlainTextChar"/>
    <w:uiPriority w:val="99"/>
    <w:unhideWhenUsed/>
    <w:pPr>
      <w:spacing w:after="0"/>
    </w:pPr>
    <w:rPr>
      <w:rFonts w:ascii="Calibri" w:hAnsi="Calibri"/>
    </w:rPr>
  </w:style>
  <w:style w:type="character" w:styleId="Strong">
    <w:name w:val="Strong"/>
    <w:uiPriority w:val="22"/>
    <w:qFormat/>
    <w:rPr>
      <w:b/>
      <w:bCs/>
    </w:rPr>
  </w:style>
  <w:style w:type="paragraph" w:styleId="Subtitle">
    <w:name w:val="Subtitle"/>
    <w:basedOn w:val="BodyText"/>
    <w:next w:val="Normal"/>
    <w:link w:val="SubtitleChar"/>
    <w:uiPriority w:val="11"/>
    <w:qFormat/>
    <w:pPr>
      <w:tabs>
        <w:tab w:val="left" w:pos="7020"/>
      </w:tabs>
      <w:spacing w:before="240" w:line="276" w:lineRule="auto"/>
    </w:pPr>
    <w:rPr>
      <w:rFonts w:eastAsia="Times New Roman"/>
      <w:lang w:eastAsia="ja-JP"/>
    </w:rPr>
  </w:style>
  <w:style w:type="table" w:styleId="TableGrid">
    <w:name w:val="Table Grid"/>
    <w:basedOn w:val="TableNormal"/>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uiPriority w:val="10"/>
    <w:qFormat/>
    <w:pPr>
      <w:spacing w:after="0"/>
      <w:contextualSpacing/>
    </w:pPr>
    <w:rPr>
      <w:rFonts w:asciiTheme="majorHAnsi" w:hAnsiTheme="majorHAnsi" w:eastAsiaTheme="majorEastAsia" w:cstheme="majorBidi"/>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character" w:styleId="Heading2Char" w:customStyle="1">
    <w:name w:val="Heading 2 Char"/>
    <w:link w:val="Heading2"/>
    <w:uiPriority w:val="9"/>
    <w:qFormat/>
    <w:rPr>
      <w:rFonts w:ascii="Times New Roman" w:hAnsi="Times New Roman" w:cs="Times New Roman"/>
      <w:b/>
      <w:bCs/>
      <w:color w:val="002060"/>
      <w:sz w:val="24"/>
      <w:szCs w:val="24"/>
      <w:lang w:val="en-US"/>
    </w:rPr>
  </w:style>
  <w:style w:type="character" w:styleId="Heading3Char" w:customStyle="1">
    <w:name w:val="Heading 3 Char"/>
    <w:basedOn w:val="DefaultParagraphFont"/>
    <w:link w:val="Heading3"/>
    <w:uiPriority w:val="9"/>
    <w:rPr>
      <w:rFonts w:ascii="Times New Roman" w:hAnsi="Times New Roman" w:eastAsia="Times New Roman" w:cs="Times New Roman"/>
      <w:b/>
      <w:bCs/>
      <w:color w:val="002060"/>
      <w:sz w:val="24"/>
      <w:szCs w:val="24"/>
      <w:lang w:val="en-US" w:eastAsia="ja-JP"/>
    </w:rPr>
  </w:style>
  <w:style w:type="paragraph" w:styleId="ListParagraph">
    <w:name w:val="List Paragraph"/>
    <w:basedOn w:val="Normal"/>
    <w:uiPriority w:val="34"/>
    <w:qFormat/>
    <w:pPr>
      <w:numPr>
        <w:numId w:val="3"/>
      </w:numPr>
      <w:spacing w:before="120"/>
      <w:ind w:left="720" w:hanging="720"/>
    </w:pPr>
    <w:rPr>
      <w:b/>
      <w:color w:val="002060"/>
    </w:rPr>
  </w:style>
  <w:style w:type="character" w:styleId="BookTitle1" w:customStyle="1">
    <w:name w:val="Book Title1"/>
    <w:uiPriority w:val="33"/>
    <w:rPr>
      <w:rFonts w:ascii="Times New Roman" w:hAnsi="Times New Roman" w:eastAsia="Times New Roman" w:cs="Times New Roman"/>
      <w:b/>
      <w:bCs/>
      <w:lang w:val="en-US"/>
    </w:rPr>
  </w:style>
  <w:style w:type="paragraph" w:styleId="LetterBody" w:customStyle="1">
    <w:name w:val="Letter Body"/>
    <w:basedOn w:val="Normal"/>
    <w:link w:val="LetterBodyChar"/>
    <w:uiPriority w:val="1"/>
    <w:qFormat/>
    <w:pPr>
      <w:spacing w:before="120"/>
    </w:pPr>
    <w:rPr>
      <w:rFonts w:eastAsia="Times New Roman"/>
      <w:color w:val="000000" w:themeColor="text1"/>
    </w:rPr>
  </w:style>
  <w:style w:type="character" w:styleId="BodyTextChar" w:customStyle="1">
    <w:name w:val="Body Text Char"/>
    <w:basedOn w:val="DefaultParagraphFont"/>
    <w:link w:val="BodyText"/>
    <w:uiPriority w:val="99"/>
    <w:rPr>
      <w:kern w:val="0"/>
      <w:lang w:val="en-US"/>
      <w14:ligatures w14:val="none"/>
    </w:rPr>
  </w:style>
  <w:style w:type="character" w:styleId="Heading1Char" w:customStyle="1">
    <w:name w:val="Heading 1 Char"/>
    <w:basedOn w:val="DefaultParagraphFont"/>
    <w:link w:val="Heading1"/>
    <w:uiPriority w:val="9"/>
    <w:rPr>
      <w:rFonts w:ascii="Times New Roman" w:hAnsi="Times New Roman" w:eastAsiaTheme="majorEastAsia" w:cstheme="majorBidi"/>
      <w:b/>
      <w:color w:val="1D4771"/>
      <w:sz w:val="24"/>
      <w:szCs w:val="32"/>
      <w:lang w:val="en-US"/>
    </w:rPr>
  </w:style>
  <w:style w:type="character" w:styleId="apple-converted-space" w:customStyle="1">
    <w:name w:val="apple-converted-space"/>
    <w:basedOn w:val="DefaultParagraphFont"/>
    <w:qFormat/>
  </w:style>
  <w:style w:type="character" w:styleId="SubtitleChar" w:customStyle="1">
    <w:name w:val="Subtitle Char"/>
    <w:basedOn w:val="DefaultParagraphFont"/>
    <w:link w:val="Subtitle"/>
    <w:uiPriority w:val="11"/>
    <w:rPr>
      <w:rFonts w:ascii="Times New Roman" w:hAnsi="Times New Roman" w:eastAsia="Times New Roman" w:cs="Times New Roman"/>
      <w:kern w:val="0"/>
      <w:sz w:val="24"/>
      <w:szCs w:val="24"/>
      <w:lang w:val="en-US" w:eastAsia="ja-JP"/>
      <w14:ligatures w14:val="none"/>
    </w:rPr>
  </w:style>
  <w:style w:type="character" w:styleId="ssit" w:customStyle="1">
    <w:name w:val="ss_it"/>
    <w:basedOn w:val="DefaultParagraphFont"/>
  </w:style>
  <w:style w:type="character" w:styleId="UnresolvedMention1" w:customStyle="1">
    <w:name w:val="Unresolved Mention1"/>
    <w:basedOn w:val="DefaultParagraphFont"/>
    <w:uiPriority w:val="99"/>
    <w:semiHidden/>
    <w:unhideWhenUsed/>
    <w:rPr>
      <w:color w:val="605E5C"/>
      <w:shd w:val="clear" w:color="auto" w:fill="E1DFDD"/>
    </w:rPr>
  </w:style>
  <w:style w:type="character" w:styleId="PlainTextChar" w:customStyle="1">
    <w:name w:val="Plain Text Char"/>
    <w:basedOn w:val="DefaultParagraphFont"/>
    <w:link w:val="PlainText"/>
    <w:uiPriority w:val="99"/>
    <w:rPr>
      <w:rFonts w:ascii="Calibri" w:hAnsi="Calibri"/>
      <w:kern w:val="0"/>
      <w:szCs w:val="21"/>
      <w:lang w:val="en-US"/>
      <w14:ligatures w14:val="none"/>
    </w:rPr>
  </w:style>
  <w:style w:type="paragraph" w:styleId="z-TopofForm1" w:customStyle="1">
    <w:name w:val="z-Top of Form1"/>
    <w:basedOn w:val="Normal"/>
    <w:next w:val="Normal"/>
    <w:link w:val="z-TopofFormChar"/>
    <w:uiPriority w:val="99"/>
    <w:semiHidden/>
    <w:unhideWhenUsed/>
    <w:pPr>
      <w:spacing w:after="0"/>
      <w:jc w:val="center"/>
    </w:pPr>
    <w:rPr>
      <w:rFonts w:ascii="Arial" w:hAnsi="Arial" w:eastAsia="Times New Roman" w:cs="Arial"/>
      <w:sz w:val="16"/>
      <w:szCs w:val="16"/>
      <w:lang w:val="en-CA"/>
    </w:rPr>
  </w:style>
  <w:style w:type="character" w:styleId="z-TopofFormChar" w:customStyle="1">
    <w:name w:val="z-Top of Form Char"/>
    <w:basedOn w:val="DefaultParagraphFont"/>
    <w:link w:val="z-TopofForm1"/>
    <w:uiPriority w:val="99"/>
    <w:semiHidden/>
    <w:rPr>
      <w:rFonts w:ascii="Arial" w:hAnsi="Arial" w:eastAsia="Times New Roman" w:cs="Arial"/>
      <w:vanish/>
      <w:kern w:val="0"/>
      <w:sz w:val="16"/>
      <w:szCs w:val="16"/>
      <w:lang w:val="en-CA"/>
      <w14:ligatures w14:val="none"/>
    </w:rPr>
  </w:style>
  <w:style w:type="character" w:styleId="ssclauselistitemcontent" w:customStyle="1">
    <w:name w:val="ss_clauselistitemcontent"/>
    <w:basedOn w:val="DefaultParagraphFont"/>
  </w:style>
  <w:style w:type="character" w:styleId="sscaps" w:customStyle="1">
    <w:name w:val="ss_caps"/>
    <w:basedOn w:val="DefaultParagraphFont"/>
  </w:style>
  <w:style w:type="character" w:styleId="ssclauselistlabel" w:customStyle="1">
    <w:name w:val="ss_clauselistlabel"/>
    <w:basedOn w:val="DefaultParagraphFont"/>
  </w:style>
  <w:style w:type="paragraph" w:styleId="z-BottomofForm1" w:customStyle="1">
    <w:name w:val="z-Bottom of Form1"/>
    <w:basedOn w:val="Normal"/>
    <w:next w:val="Normal"/>
    <w:link w:val="z-BottomofFormChar"/>
    <w:uiPriority w:val="99"/>
    <w:semiHidden/>
    <w:unhideWhenUsed/>
    <w:pPr>
      <w:spacing w:after="0"/>
      <w:jc w:val="center"/>
    </w:pPr>
    <w:rPr>
      <w:rFonts w:ascii="Arial" w:hAnsi="Arial" w:eastAsia="Times New Roman" w:cs="Arial"/>
      <w:sz w:val="16"/>
      <w:szCs w:val="16"/>
      <w:lang w:val="en-CA"/>
    </w:rPr>
  </w:style>
  <w:style w:type="character" w:styleId="z-BottomofFormChar" w:customStyle="1">
    <w:name w:val="z-Bottom of Form Char"/>
    <w:basedOn w:val="DefaultParagraphFont"/>
    <w:link w:val="z-BottomofForm1"/>
    <w:uiPriority w:val="99"/>
    <w:semiHidden/>
    <w:rPr>
      <w:rFonts w:ascii="Arial" w:hAnsi="Arial" w:eastAsia="Times New Roman" w:cs="Arial"/>
      <w:vanish/>
      <w:kern w:val="0"/>
      <w:sz w:val="16"/>
      <w:szCs w:val="16"/>
      <w:lang w:val="en-CA"/>
      <w14:ligatures w14:val="none"/>
    </w:rPr>
  </w:style>
  <w:style w:type="character" w:styleId="sssh" w:customStyle="1">
    <w:name w:val="ss_sh"/>
    <w:basedOn w:val="DefaultParagraphFont"/>
  </w:style>
  <w:style w:type="paragraph" w:styleId="Salutation1" w:customStyle="1">
    <w:name w:val="Salutation1"/>
    <w:basedOn w:val="Normal"/>
    <w:link w:val="SalutationChar"/>
    <w:uiPriority w:val="1"/>
    <w:qFormat/>
    <w:pPr>
      <w:spacing w:after="240"/>
    </w:pPr>
    <w:rPr>
      <w:rFonts w:eastAsia="Times New Roman"/>
      <w:color w:val="000000" w:themeColor="text1"/>
    </w:rPr>
  </w:style>
  <w:style w:type="character" w:styleId="SalutationChar" w:customStyle="1">
    <w:name w:val="Salutation Char"/>
    <w:basedOn w:val="DefaultParagraphFont"/>
    <w:link w:val="Salutation1"/>
    <w:uiPriority w:val="1"/>
    <w:rPr>
      <w:rFonts w:ascii="Times New Roman" w:hAnsi="Times New Roman" w:eastAsia="Times New Roman" w:cs="Times New Roman"/>
      <w:color w:val="000000" w:themeColor="text1"/>
      <w:sz w:val="24"/>
      <w:szCs w:val="24"/>
      <w:lang w:val="en-US"/>
    </w:rPr>
  </w:style>
  <w:style w:type="paragraph" w:styleId="Quote">
    <w:name w:val="Quote"/>
    <w:basedOn w:val="Normal"/>
    <w:next w:val="Normal"/>
    <w:uiPriority w:val="29"/>
    <w:qFormat/>
    <w:pPr>
      <w:spacing w:before="200"/>
      <w:ind w:left="864" w:right="864"/>
      <w:jc w:val="center"/>
    </w:pPr>
    <w:rPr>
      <w:i/>
      <w:iCs/>
      <w:color w:val="000000" w:themeColor="text1"/>
    </w:rPr>
  </w:style>
  <w:style w:type="paragraph" w:styleId="IntenseQuote">
    <w:name w:val="Intense Quote"/>
    <w:basedOn w:val="Normal"/>
    <w:next w:val="Normal"/>
    <w:uiPriority w:val="30"/>
    <w:qFormat/>
    <w:pPr>
      <w:spacing w:before="360" w:after="360"/>
      <w:ind w:left="864" w:right="864"/>
      <w:jc w:val="center"/>
    </w:pPr>
    <w:rPr>
      <w:i/>
      <w:iCs/>
      <w:color w:val="4471C4"/>
    </w:rPr>
  </w:style>
  <w:style w:type="paragraph" w:styleId="NoSpacing">
    <w:name w:val="No Spacing"/>
    <w:basedOn w:val="Salutation1"/>
    <w:uiPriority w:val="1"/>
    <w:qFormat/>
  </w:style>
  <w:style w:type="table" w:styleId="GridTable1Light-Accent11" w:customStyle="1">
    <w:name w:val="Grid Table 1 Light - Accent 11"/>
    <w:basedOn w:val="TableNormal"/>
    <w:uiPriority w:val="46"/>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character" w:styleId="CommentTextChar" w:customStyle="1">
    <w:name w:val="Comment Text Char"/>
    <w:basedOn w:val="DefaultParagraphFont"/>
    <w:link w:val="CommentText"/>
    <w:uiPriority w:val="99"/>
    <w:semiHidden/>
    <w:rPr>
      <w:rFonts w:ascii="Times New Roman" w:hAnsi="Times New Roman" w:cs="Times New Roman"/>
      <w:color w:val="1D4771"/>
      <w:sz w:val="20"/>
      <w:szCs w:val="20"/>
      <w:lang w:val="en-US"/>
    </w:rPr>
  </w:style>
  <w:style w:type="character" w:styleId="CommentSubjectChar" w:customStyle="1">
    <w:name w:val="Comment Subject Char"/>
    <w:basedOn w:val="CommentTextChar"/>
    <w:link w:val="CommentSubject"/>
    <w:uiPriority w:val="99"/>
    <w:semiHidden/>
    <w:rPr>
      <w:rFonts w:ascii="Times New Roman" w:hAnsi="Times New Roman" w:cs="Times New Roman"/>
      <w:b/>
      <w:bCs/>
      <w:color w:val="1D4771"/>
      <w:sz w:val="20"/>
      <w:szCs w:val="20"/>
      <w:lang w:val="en-US"/>
    </w:rPr>
  </w:style>
  <w:style w:type="paragraph" w:styleId="Revision1" w:customStyle="1">
    <w:name w:val="Revision1"/>
    <w:hidden/>
    <w:uiPriority w:val="99"/>
    <w:semiHidden/>
    <w:rPr>
      <w:rFonts w:ascii="Times New Roman" w:hAnsi="Times New Roman" w:cs="Times New Roman"/>
      <w:color w:val="1D4771"/>
      <w:kern w:val="2"/>
      <w:sz w:val="24"/>
      <w:szCs w:val="24"/>
      <w:lang w:val="en-US"/>
      <w14:ligatures w14:val="standardContextual"/>
    </w:rPr>
  </w:style>
  <w:style w:type="character" w:styleId="Mention1" w:customStyle="1">
    <w:name w:val="Mention1"/>
    <w:basedOn w:val="DefaultParagraphFont"/>
    <w:uiPriority w:val="99"/>
    <w:unhideWhenUsed/>
    <w:rPr>
      <w:color w:val="2B579A"/>
      <w:shd w:val="clear" w:color="auto" w:fill="E1DFDD"/>
    </w:rPr>
  </w:style>
  <w:style w:type="paragraph" w:styleId="Schedule1" w:customStyle="1">
    <w:name w:val="Schedule 1"/>
    <w:basedOn w:val="Normal"/>
    <w:link w:val="Schedule1Char"/>
    <w:uiPriority w:val="1"/>
    <w:qFormat/>
    <w:pPr>
      <w:spacing w:before="120"/>
      <w:jc w:val="center"/>
    </w:pPr>
    <w:rPr>
      <w:rFonts w:eastAsiaTheme="minorEastAsia"/>
      <w:b/>
      <w:bCs/>
      <w:color w:val="002060"/>
    </w:rPr>
  </w:style>
  <w:style w:type="character" w:styleId="Schedule1Char" w:customStyle="1">
    <w:name w:val="Schedule 1 Char"/>
    <w:basedOn w:val="DefaultParagraphFont"/>
    <w:link w:val="Schedule1"/>
    <w:uiPriority w:val="1"/>
    <w:rPr>
      <w:rFonts w:ascii="Times New Roman" w:hAnsi="Times New Roman" w:cs="Times New Roman" w:eastAsiaTheme="minorEastAsia"/>
      <w:b/>
      <w:bCs/>
      <w:color w:val="002060"/>
      <w:sz w:val="24"/>
      <w:szCs w:val="24"/>
      <w:lang w:val="en-US"/>
    </w:rPr>
  </w:style>
  <w:style w:type="paragraph" w:styleId="LetterReference" w:customStyle="1">
    <w:name w:val="Letter Reference"/>
    <w:basedOn w:val="LetterBody"/>
    <w:link w:val="LetterReferenceChar"/>
    <w:qFormat/>
    <w:pPr>
      <w:jc w:val="left"/>
    </w:pPr>
  </w:style>
  <w:style w:type="character" w:styleId="LetterBodyChar" w:customStyle="1">
    <w:name w:val="Letter Body Char"/>
    <w:basedOn w:val="DefaultParagraphFont"/>
    <w:link w:val="LetterBody"/>
    <w:uiPriority w:val="1"/>
    <w:rPr>
      <w:rFonts w:ascii="Times New Roman" w:hAnsi="Times New Roman" w:eastAsia="Times New Roman" w:cs="Times New Roman"/>
      <w:color w:val="000000" w:themeColor="text1"/>
      <w:sz w:val="24"/>
      <w:szCs w:val="24"/>
      <w:lang w:val="en-US"/>
    </w:rPr>
  </w:style>
  <w:style w:type="character" w:styleId="LetterReferenceChar" w:customStyle="1">
    <w:name w:val="Letter Reference Char"/>
    <w:basedOn w:val="LetterBodyChar"/>
    <w:link w:val="LetterReference"/>
    <w:rPr>
      <w:rFonts w:ascii="Times New Roman" w:hAnsi="Times New Roman" w:eastAsia="Times New Roman" w:cs="Times New Roman"/>
      <w:color w:val="000000" w:themeColor="text1"/>
      <w:sz w:val="24"/>
      <w:szCs w:val="24"/>
      <w:lang w:val="en-US"/>
    </w:rPr>
  </w:style>
  <w:style w:type="paragraph" w:styleId="LetterAddressee" w:customStyle="1">
    <w:name w:val="Letter Addressee"/>
    <w:basedOn w:val="LetterBody"/>
    <w:link w:val="LetterAddresseeChar"/>
    <w:qFormat/>
    <w:pPr>
      <w:spacing w:before="0" w:after="0"/>
    </w:pPr>
  </w:style>
  <w:style w:type="character" w:styleId="LetterAddresseeChar" w:customStyle="1">
    <w:name w:val="Letter Addressee Char"/>
    <w:basedOn w:val="LetterBodyChar"/>
    <w:link w:val="LetterAddressee"/>
    <w:rPr>
      <w:rFonts w:ascii="Times New Roman" w:hAnsi="Times New Roman" w:eastAsia="Times New Roman" w:cs="Times New Roman"/>
      <w:color w:val="000000" w:themeColor="text1"/>
      <w:sz w:val="24"/>
      <w:szCs w:val="24"/>
      <w:lang w:val="en-US"/>
    </w:rPr>
  </w:style>
  <w:style w:type="paragraph" w:styleId="TableHeading" w:customStyle="1">
    <w:name w:val="Table Heading"/>
    <w:basedOn w:val="BodyText"/>
    <w:link w:val="TableHeadingChar"/>
    <w:qFormat/>
    <w:pPr>
      <w:framePr w:hSpace="180" w:wrap="around" w:hAnchor="margin" w:vAnchor="text" w:x="279" w:y="42"/>
      <w:spacing w:before="120" w:line="240" w:lineRule="auto"/>
      <w:jc w:val="left"/>
      <w:outlineLvl w:val="9"/>
    </w:pPr>
    <w:rPr>
      <w:rFonts w:eastAsia="Times New Roman"/>
      <w:b/>
      <w:kern w:val="0"/>
      <w:szCs w:val="20"/>
      <w14:ligatures w14:val="none"/>
    </w:rPr>
  </w:style>
  <w:style w:type="character" w:styleId="TableHeadingChar" w:customStyle="1">
    <w:name w:val="Table Heading Char"/>
    <w:basedOn w:val="BodyTextChar"/>
    <w:link w:val="TableHeading"/>
    <w:rPr>
      <w:rFonts w:ascii="Times New Roman" w:hAnsi="Times New Roman" w:eastAsia="Times New Roman" w:cs="Times New Roman"/>
      <w:b/>
      <w:color w:val="1D4771"/>
      <w:kern w:val="0"/>
      <w:sz w:val="24"/>
      <w:szCs w:val="20"/>
      <w:lang w:val="en-US"/>
      <w14:ligatures w14:val="none"/>
    </w:rPr>
  </w:style>
  <w:style w:type="paragraph" w:styleId="TableText" w:customStyle="1">
    <w:name w:val="Table Text"/>
    <w:basedOn w:val="BodyText"/>
    <w:next w:val="BodyText"/>
    <w:link w:val="TableTextChar"/>
    <w:qFormat/>
    <w:pPr>
      <w:spacing w:before="120" w:line="240" w:lineRule="auto"/>
      <w:jc w:val="left"/>
      <w:outlineLvl w:val="9"/>
    </w:pPr>
    <w:rPr>
      <w:rFonts w:eastAsia="Times New Roman"/>
      <w:kern w:val="0"/>
      <w:szCs w:val="20"/>
      <w14:ligatures w14:val="none"/>
    </w:rPr>
  </w:style>
  <w:style w:type="character" w:styleId="TableTextChar" w:customStyle="1">
    <w:name w:val="Table Text Char"/>
    <w:basedOn w:val="BodyTextChar"/>
    <w:link w:val="TableText"/>
    <w:rPr>
      <w:rFonts w:ascii="Times New Roman" w:hAnsi="Times New Roman" w:eastAsia="Times New Roman" w:cs="Times New Roman"/>
      <w:color w:val="1D4771"/>
      <w:kern w:val="0"/>
      <w:sz w:val="24"/>
      <w:szCs w:val="20"/>
      <w:lang w:val="en-US"/>
      <w14:ligatures w14:val="none"/>
    </w:rPr>
  </w:style>
  <w:style w:type="character" w:styleId="BookTitle">
    <w:name w:val="Book Title"/>
    <w:uiPriority w:val="33"/>
    <w:rsid w:val="00A747FE"/>
    <w:rPr>
      <w:rFonts w:ascii="Times New Roman" w:hAnsi="Times New Roman" w:eastAsia="Times New Roman" w:cs="Times New Roman"/>
      <w:b/>
      <w:bCs/>
      <w:lang w:val="en-US"/>
    </w:rPr>
  </w:style>
  <w:style w:type="paragraph" w:styleId="BalloonText">
    <w:name w:val="Balloon Text"/>
    <w:basedOn w:val="Normal"/>
    <w:link w:val="BalloonTextChar"/>
    <w:uiPriority w:val="99"/>
    <w:semiHidden/>
    <w:unhideWhenUsed/>
    <w:rsid w:val="009A1A3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A1A31"/>
    <w:rPr>
      <w:rFonts w:ascii="Segoe UI" w:hAnsi="Segoe UI" w:cs="Segoe UI"/>
      <w:color w:val="1D4771"/>
      <w:kern w:val="2"/>
      <w:sz w:val="18"/>
      <w:szCs w:val="18"/>
      <w:lang w:val="en-US"/>
      <w14:ligatures w14:val="standardContextual"/>
    </w:rPr>
  </w:style>
  <w:style w:type="paragraph" w:styleId="Revision">
    <w:name w:val="Revision"/>
    <w:hidden/>
    <w:uiPriority w:val="99"/>
    <w:unhideWhenUsed/>
    <w:rsid w:val="0097090B"/>
    <w:rPr>
      <w:rFonts w:ascii="Times New Roman" w:hAnsi="Times New Roman" w:cs="Times New Roman"/>
      <w:color w:val="1D4771"/>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header" Target="header3.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footer" Target="footer4.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15" ma:contentTypeDescription="Create a new document." ma:contentTypeScope="" ma:versionID="6d857a8918bb25fb3791ed944e546805">
  <xsd:schema xmlns:xsd="http://www.w3.org/2001/XMLSchema" xmlns:xs="http://www.w3.org/2001/XMLSchema" xmlns:p="http://schemas.microsoft.com/office/2006/metadata/properties" xmlns:ns2="c5058b96-c764-43e9-be9c-452d751a8354" xmlns:ns3="b91583ee-e542-4283-b1d7-f2ee4fa08613" targetNamespace="http://schemas.microsoft.com/office/2006/metadata/properties" ma:root="true" ma:fieldsID="db7ea9a2722d25473888bb5a010fa3cb" ns2:_="" ns3:_="">
    <xsd:import namespace="c5058b96-c764-43e9-be9c-452d751a8354"/>
    <xsd:import namespace="b91583ee-e542-4283-b1d7-f2ee4fa08613"/>
    <xsd:element name="properties">
      <xsd:complexType>
        <xsd:sequence>
          <xsd:element name="documentManagement">
            <xsd:complexType>
              <xsd:all>
                <xsd:element ref="ns2:MatterType" minOccurs="0"/>
                <xsd:element ref="ns2:Practice_x0020_Area" minOccurs="0"/>
                <xsd:element ref="ns2:Corporate_x0020_Solution_x0028_s_x0029_" minOccurs="0"/>
                <xsd:element ref="ns2:Comment"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atterType" ma:index="2" nillable="true" ma:displayName="Delivery Status" ma:format="Dropdown" ma:indexed="true" ma:internalName="MatterType">
      <xsd:simpleType>
        <xsd:restriction base="dms:Choice">
          <xsd:enumeration value="Essential"/>
          <xsd:enumeration value="Strategic"/>
          <xsd:enumeration value="Standard"/>
          <xsd:enumeration value="Parked"/>
        </xsd:restriction>
      </xsd:simpleType>
    </xsd:element>
    <xsd:element name="Practice_x0020_Area" ma:index="3" nillable="true" ma:displayName="Practice Area" ma:default="Corporate" ma:format="Dropdown" ma:internalName="Practice_x0020_Area">
      <xsd:simpleType>
        <xsd:restriction base="dms:Choice">
          <xsd:enumeration value="Corporate"/>
          <xsd:enumeration value="Contract"/>
          <xsd:enumeration value="Compliance"/>
          <xsd:enumeration value="Deal"/>
        </xsd:restriction>
      </xsd:simpleType>
    </xsd:element>
    <xsd:element name="Corporate_x0020_Solution_x0028_s_x0029_" ma:index="4" nillable="true" ma:displayName="Corporate Solution(s)" ma:default="Incorporation" ma:format="Dropdown" ma:internalName="Corporate_x0020_Solution_x0028_s_x0029_">
      <xsd:simpleType>
        <xsd:restriction base="dms:Choice">
          <xsd:enumeration value="Incorporation"/>
          <xsd:enumeration value="Shareholder Agreement"/>
          <xsd:enumeration value="Shareholder Conflict"/>
          <xsd:enumeration value="Corporate Advisory"/>
          <xsd:enumeration value="New Shareholder"/>
          <xsd:enumeration value="Business Acquisition"/>
        </xsd:restriction>
      </xsd:simpleType>
    </xsd:element>
    <xsd:element name="Comment" ma:index="6" nillable="true" ma:displayName="Comment" ma:format="Dropdown" ma:internalName="Comment">
      <xsd:simpleType>
        <xsd:restriction base="dms:Note">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7ddfa5-01a6-4b5e-a005-91f4cf3c44b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583ee-e542-4283-b1d7-f2ee4fa086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2115f1a-a4eb-4fa3-bc6c-4604e4732e0e}" ma:internalName="TaxCatchAll" ma:showField="CatchAllData" ma:web="b91583ee-e542-4283-b1d7-f2ee4fa086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MatterType xmlns="c5058b96-c764-43e9-be9c-452d751a8354">Hourly (New)</MatterType>
    <TaxCatchAll xmlns="b91583ee-e542-4283-b1d7-f2ee4fa08613" xsi:nil="true"/>
    <lcf76f155ced4ddcb4097134ff3c332f xmlns="c5058b96-c764-43e9-be9c-452d751a8354">
      <Terms xmlns="http://schemas.microsoft.com/office/infopath/2007/PartnerControls"/>
    </lcf76f155ced4ddcb4097134ff3c332f>
    <Comment xmlns="c5058b96-c764-43e9-be9c-452d751a8354" xsi:nil="true"/>
    <Corporate_x0020_Solution_x0028_s_x0029_ xmlns="c5058b96-c764-43e9-be9c-452d751a8354">Incorporation</Corporate_x0020_Solution_x0028_s_x0029_>
    <Practice_x0020_Area xmlns="c5058b96-c764-43e9-be9c-452d751a8354">Corporate</Practice_x0020_Area>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6AA207-E95B-4EDB-9269-F7D70E83E2B2}">
  <ds:schemaRefs>
    <ds:schemaRef ds:uri="http://schemas.microsoft.com/sharepoint/v3/contenttype/forms"/>
  </ds:schemaRefs>
</ds:datastoreItem>
</file>

<file path=customXml/itemProps3.xml><?xml version="1.0" encoding="utf-8"?>
<ds:datastoreItem xmlns:ds="http://schemas.openxmlformats.org/officeDocument/2006/customXml" ds:itemID="{809719FD-EBE5-47FC-915D-5C7199D8736C}"/>
</file>

<file path=customXml/itemProps4.xml><?xml version="1.0" encoding="utf-8"?>
<ds:datastoreItem xmlns:ds="http://schemas.openxmlformats.org/officeDocument/2006/customXml" ds:itemID="{EA21E37C-C1CE-474B-8EEF-CC9EF3FDC35B}">
  <ds:schemaRefs>
    <ds:schemaRef ds:uri="http://schemas.openxmlformats.org/officeDocument/2006/bibliography"/>
  </ds:schemaRefs>
</ds:datastoreItem>
</file>

<file path=customXml/itemProps5.xml><?xml version="1.0" encoding="utf-8"?>
<ds:datastoreItem xmlns:ds="http://schemas.openxmlformats.org/officeDocument/2006/customXml" ds:itemID="{5FCE18E0-56D6-42DD-9FE3-BCD9A938AD3B}">
  <ds:schemaRefs>
    <ds:schemaRef ds:uri="d6c87da0-268f-4dc6-aa0e-f3fc8144bb77"/>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Levine's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Levine</dc:creator>
  <cp:lastModifiedBy>Diandra Bishop</cp:lastModifiedBy>
  <cp:revision>5</cp:revision>
  <cp:lastPrinted>2025-04-13T21:19:00Z</cp:lastPrinted>
  <dcterms:created xsi:type="dcterms:W3CDTF">2025-11-19T23:46:00Z</dcterms:created>
  <dcterms:modified xsi:type="dcterms:W3CDTF">2025-11-23T23:07:36Z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KSOProductBuildVer">
    <vt:lpwstr>2057-12.2.0.21183</vt:lpwstr>
  </property>
  <property fmtid="{D5CDD505-2E9C-101B-9397-08002B2CF9AE}" pid="5" name="ICV">
    <vt:lpwstr>4C68B92DCAA343A1BE6E24A38DAAA5FE_13</vt:lpwstr>
  </property>
</Properties>
</file>